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6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2620"/>
        <w:gridCol w:w="2618"/>
        <w:gridCol w:w="2618"/>
        <w:gridCol w:w="320"/>
        <w:gridCol w:w="243"/>
        <w:gridCol w:w="768"/>
      </w:tblGrid>
      <w:tr w:rsidR="000B3ADD" w:rsidRPr="00292DEB" w14:paraId="34F589CF" w14:textId="77777777" w:rsidTr="00F37B7B">
        <w:tc>
          <w:tcPr>
            <w:tcW w:w="1371" w:type="pct"/>
          </w:tcPr>
          <w:p w14:paraId="5F85DE60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  <w:lang w:val="en-US"/>
              </w:rPr>
              <w:t xml:space="preserve">Gesetzgebendes Dekret </w:t>
            </w:r>
            <w:r w:rsidRPr="00292DEB">
              <w:rPr>
                <w:rFonts w:cs="Arial"/>
                <w:i/>
                <w:color w:val="008080"/>
                <w:lang w:val="en-US"/>
              </w:rPr>
              <w:t>(</w:t>
            </w:r>
            <w:r w:rsidRPr="00292DEB">
              <w:rPr>
                <w:rFonts w:cs="Arial"/>
                <w:i/>
                <w:color w:val="008080"/>
              </w:rPr>
              <w:t>ΝΟΜΟΘΕΤΙΚΟ</w:t>
            </w:r>
            <w:r w:rsidRPr="00292DEB">
              <w:rPr>
                <w:rFonts w:cs="Arial"/>
                <w:i/>
                <w:color w:val="008080"/>
                <w:lang w:val="en-US"/>
              </w:rPr>
              <w:t xml:space="preserve"> </w:t>
            </w:r>
            <w:r w:rsidRPr="00292DEB">
              <w:rPr>
                <w:rFonts w:cs="Arial"/>
                <w:i/>
                <w:color w:val="008080"/>
              </w:rPr>
              <w:t>ΔΙΑΤΑΓΜΑ</w:t>
            </w:r>
            <w:r w:rsidRPr="00292DEB">
              <w:rPr>
                <w:rFonts w:cs="Arial"/>
                <w:i/>
                <w:color w:val="008080"/>
                <w:lang w:val="en-US"/>
              </w:rPr>
              <w:t>)</w:t>
            </w:r>
            <w:r w:rsidRPr="00292DEB">
              <w:rPr>
                <w:rFonts w:cs="Arial"/>
                <w:color w:val="FF0000"/>
                <w:lang w:val="en-US"/>
              </w:rPr>
              <w:t xml:space="preserve"> </w:t>
            </w:r>
            <w:r w:rsidRPr="00292DEB">
              <w:rPr>
                <w:rFonts w:cs="Arial"/>
                <w:lang w:val="en-US"/>
              </w:rPr>
              <w:t xml:space="preserve">Nr. 1846/51 vom </w:t>
            </w:r>
            <w:r w:rsidRPr="00292DEB">
              <w:rPr>
                <w:rFonts w:cs="Arial"/>
                <w:color w:val="800000"/>
                <w:lang w:val="en-US"/>
              </w:rPr>
              <w:t>14.</w:t>
            </w:r>
            <w:r w:rsidRPr="00292DEB">
              <w:rPr>
                <w:rFonts w:cs="Arial"/>
                <w:lang w:val="en-US"/>
              </w:rPr>
              <w:t xml:space="preserve"> </w:t>
            </w:r>
            <w:r w:rsidRPr="00292DEB">
              <w:rPr>
                <w:rFonts w:cs="Arial"/>
              </w:rPr>
              <w:t>Juni 1951.</w:t>
            </w:r>
          </w:p>
          <w:p w14:paraId="2DB0F227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>Gesetz</w:t>
            </w:r>
            <w:r w:rsidRPr="00292DEB">
              <w:rPr>
                <w:rFonts w:cs="Arial"/>
                <w:color w:val="800000"/>
              </w:rPr>
              <w:t xml:space="preserve"> </w:t>
            </w:r>
            <w:r w:rsidRPr="00292DEB">
              <w:rPr>
                <w:rFonts w:cs="Arial"/>
              </w:rPr>
              <w:t>Nr.</w:t>
            </w:r>
            <w:r w:rsidRPr="00292DEB">
              <w:rPr>
                <w:rFonts w:cs="Arial"/>
                <w:color w:val="800000"/>
              </w:rPr>
              <w:t xml:space="preserve"> 1902/90</w:t>
            </w:r>
            <w:r w:rsidRPr="00292DEB">
              <w:rPr>
                <w:rFonts w:cs="Arial"/>
              </w:rPr>
              <w:t xml:space="preserve"> zuletzt geändert durch Gesetz Nr. </w:t>
            </w:r>
            <w:r w:rsidRPr="00292DEB">
              <w:rPr>
                <w:rFonts w:cs="Arial"/>
                <w:color w:val="800000"/>
              </w:rPr>
              <w:t>2676/99</w:t>
            </w:r>
            <w:r w:rsidRPr="00292DEB">
              <w:rPr>
                <w:rFonts w:cs="Arial"/>
              </w:rPr>
              <w:t xml:space="preserve"> vom </w:t>
            </w:r>
            <w:r w:rsidRPr="00292DEB">
              <w:rPr>
                <w:rFonts w:cs="Arial"/>
                <w:color w:val="800000"/>
              </w:rPr>
              <w:t>5. Januar 1999</w:t>
            </w:r>
            <w:r w:rsidRPr="00292DEB">
              <w:rPr>
                <w:rFonts w:cs="Arial"/>
              </w:rPr>
              <w:t>.</w:t>
            </w:r>
          </w:p>
          <w:p w14:paraId="78467D82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 xml:space="preserve">Gemeinsame Ministerialentscheidung Nr. </w:t>
            </w:r>
            <w:r w:rsidRPr="00292DEB">
              <w:rPr>
                <w:rFonts w:eastAsia="Arial" w:cs="Arial"/>
              </w:rPr>
              <w:t>Y3a/G.P.oik.</w:t>
            </w:r>
            <w:r w:rsidRPr="00292DEB">
              <w:rPr>
                <w:rFonts w:cs="Arial"/>
                <w:color w:val="800000"/>
              </w:rPr>
              <w:t>88618</w:t>
            </w:r>
            <w:r w:rsidRPr="00292DEB">
              <w:rPr>
                <w:rFonts w:cs="Arial"/>
              </w:rPr>
              <w:t xml:space="preserve"> (B, </w:t>
            </w:r>
            <w:r w:rsidRPr="00292DEB">
              <w:rPr>
                <w:rFonts w:cs="Arial"/>
                <w:color w:val="800000"/>
              </w:rPr>
              <w:t>1223</w:t>
            </w:r>
            <w:r w:rsidRPr="00292DEB">
              <w:rPr>
                <w:rFonts w:cs="Arial"/>
              </w:rPr>
              <w:t xml:space="preserve">) vom 11. September 2002, </w:t>
            </w:r>
            <w:r w:rsidRPr="00292DEB">
              <w:rPr>
                <w:rStyle w:val="hps"/>
                <w:rFonts w:cs="Arial"/>
              </w:rPr>
              <w:t>in der geänderten Fassung</w:t>
            </w:r>
            <w:r w:rsidRPr="00292DEB">
              <w:rPr>
                <w:rFonts w:cs="Arial"/>
              </w:rPr>
              <w:t>.</w:t>
            </w:r>
          </w:p>
          <w:p w14:paraId="4349DF09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 xml:space="preserve">Gesetz Nr. </w:t>
            </w:r>
            <w:r w:rsidRPr="00292DEB">
              <w:rPr>
                <w:rFonts w:cs="Arial"/>
                <w:color w:val="800000"/>
              </w:rPr>
              <w:t>3655/08</w:t>
            </w:r>
            <w:r w:rsidRPr="00292DEB">
              <w:rPr>
                <w:rFonts w:cs="Arial"/>
              </w:rPr>
              <w:t xml:space="preserve"> vom 3. April 2008.</w:t>
            </w:r>
          </w:p>
          <w:p w14:paraId="03FE2B06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 xml:space="preserve">Gesetz Nr. </w:t>
            </w:r>
            <w:r w:rsidRPr="00292DEB">
              <w:rPr>
                <w:rFonts w:cs="Arial"/>
                <w:color w:val="800000"/>
              </w:rPr>
              <w:t>3918/11</w:t>
            </w:r>
            <w:r w:rsidRPr="00292DEB">
              <w:rPr>
                <w:rFonts w:cs="Arial"/>
              </w:rPr>
              <w:t xml:space="preserve"> vom 2. März 2011, in der geänderten Fassung.</w:t>
            </w:r>
          </w:p>
          <w:p w14:paraId="48C534FC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</w:rPr>
            </w:pPr>
            <w:r w:rsidRPr="00292DEB">
              <w:rPr>
                <w:rFonts w:cs="Arial"/>
              </w:rPr>
              <w:t xml:space="preserve">Einheitliche Verordnung für Gesundheitsdienstleistungen (EKPY) der </w:t>
            </w:r>
            <w:r w:rsidRPr="00292DEB">
              <w:rPr>
                <w:rFonts w:cs="Arial"/>
                <w:color w:val="008000"/>
              </w:rPr>
              <w:t>Nationalen Organisation zur Bereitstellung von Gesundheitsdienstleistungen (EOPYY)</w:t>
            </w:r>
            <w:r w:rsidRPr="00292DEB">
              <w:rPr>
                <w:rFonts w:cs="Arial"/>
              </w:rPr>
              <w:t xml:space="preserve">: Gemeinsame Ministerialentscheidung </w:t>
            </w:r>
            <w:r w:rsidRPr="00292DEB">
              <w:rPr>
                <w:rFonts w:eastAsia="Arial" w:cs="Arial"/>
              </w:rPr>
              <w:t>80157 vom 31. Oktober 2018 (B, 4898)</w:t>
            </w:r>
            <w:r w:rsidRPr="00292DEB">
              <w:rPr>
                <w:rFonts w:cs="Arial"/>
              </w:rPr>
              <w:t xml:space="preserve">, in der geänderten Fassung durch die gemeinsame Ministerialentscheidung </w:t>
            </w:r>
            <w:r w:rsidRPr="00292DEB">
              <w:rPr>
                <w:rFonts w:eastAsia="Arial" w:cs="Arial"/>
              </w:rPr>
              <w:t>2918 vom 14. März 2019 (B, 889), die g</w:t>
            </w:r>
            <w:r w:rsidRPr="00292DEB">
              <w:rPr>
                <w:rFonts w:cs="Arial"/>
              </w:rPr>
              <w:t>emeinsame Ministerialentscheidung 20254 vom 10. April 2019 (B, 1218)</w:t>
            </w:r>
            <w:r w:rsidRPr="00292DEB">
              <w:rPr>
                <w:rFonts w:eastAsia="Arial" w:cs="Arial"/>
              </w:rPr>
              <w:t xml:space="preserve"> </w:t>
            </w:r>
            <w:r w:rsidRPr="00292DEB">
              <w:rPr>
                <w:rFonts w:cs="Arial"/>
                <w:color w:val="800000"/>
              </w:rPr>
              <w:t xml:space="preserve">und </w:t>
            </w:r>
            <w:r w:rsidRPr="00292DEB">
              <w:rPr>
                <w:rFonts w:cs="Arial"/>
              </w:rPr>
              <w:t xml:space="preserve">die gemeinsame Ministerialentscheidung </w:t>
            </w:r>
            <w:r w:rsidRPr="00292DEB">
              <w:rPr>
                <w:rFonts w:eastAsia="Arial" w:cs="Arial"/>
              </w:rPr>
              <w:t>51391vom 24. Dezember 2020 (B, 5821),</w:t>
            </w:r>
            <w:r w:rsidRPr="00292DEB">
              <w:rPr>
                <w:rFonts w:cs="Arial"/>
              </w:rPr>
              <w:t xml:space="preserve"> Gemeinsame Ministerialentscheidung 68808 vom 19. Januar 2022 (B, 302).</w:t>
            </w:r>
          </w:p>
          <w:p w14:paraId="508E7D0A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eastAsia="Arial" w:cs="Arial"/>
              </w:rPr>
              <w:t xml:space="preserve">Entscheidung Nr. </w:t>
            </w:r>
            <w:r w:rsidRPr="00292DEB">
              <w:rPr>
                <w:rFonts w:cs="Arial"/>
              </w:rPr>
              <w:t>oik.46415 vom 22. November 2018 (B’ 5464) Entscheidung Nr. oik.46415 vom 22. November 2018 (B’ 5464)</w:t>
            </w:r>
          </w:p>
          <w:p w14:paraId="055FCC24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eastAsia="Arial" w:cs="Arial"/>
              </w:rPr>
              <w:t>Entscheidung Nr. oik.47305 vom 28. November 2018 (B, 5571)</w:t>
            </w:r>
          </w:p>
          <w:p w14:paraId="47273CF2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>Entscheidung Nr. oik.45979 vom 28. November 2018 (B, 5704)</w:t>
            </w:r>
          </w:p>
          <w:p w14:paraId="4759EEC6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>Entscheidung Nr. ΔΒ3Η/oik.9032 vom 8. März 2019 (B, 929)</w:t>
            </w:r>
          </w:p>
          <w:p w14:paraId="6029FA1E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</w:rPr>
            </w:pPr>
            <w:r w:rsidRPr="00292DEB">
              <w:rPr>
                <w:rFonts w:eastAsia="Arial" w:cs="Arial"/>
              </w:rPr>
              <w:t xml:space="preserve">Entscheidung Nr. </w:t>
            </w:r>
            <w:r w:rsidRPr="00292DEB">
              <w:rPr>
                <w:rFonts w:cs="Arial"/>
                <w:color w:val="000000"/>
              </w:rPr>
              <w:t xml:space="preserve"> </w:t>
            </w:r>
            <w:r w:rsidRPr="00292DEB">
              <w:rPr>
                <w:rFonts w:eastAsia="Arial" w:cs="Arial"/>
              </w:rPr>
              <w:t>ΔΒ3Η/oik.9030 vom 8. März 2019 (B’ 1046)</w:t>
            </w:r>
          </w:p>
          <w:p w14:paraId="456D4915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</w:rPr>
            </w:pPr>
            <w:r w:rsidRPr="00292DEB">
              <w:rPr>
                <w:rFonts w:eastAsia="Arial" w:cs="Arial"/>
              </w:rPr>
              <w:t xml:space="preserve">Entscheidungen Nr. </w:t>
            </w:r>
            <w:r w:rsidRPr="00292DEB">
              <w:rPr>
                <w:rFonts w:cs="Arial"/>
                <w:color w:val="000000"/>
              </w:rPr>
              <w:t>1509 und 1510 vom 19. November 2018 (</w:t>
            </w:r>
            <w:r w:rsidRPr="00292DEB">
              <w:rPr>
                <w:rFonts w:eastAsia="Arial" w:cs="Arial"/>
              </w:rPr>
              <w:t>B, 1147)</w:t>
            </w:r>
          </w:p>
          <w:p w14:paraId="0C9991F5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</w:rPr>
            </w:pPr>
            <w:r w:rsidRPr="00292DEB">
              <w:rPr>
                <w:rFonts w:eastAsia="Arial" w:cs="Arial"/>
              </w:rPr>
              <w:t>Entscheidung Nr. ΕΑΛΕ/ΓΠ4736 vom 9. April 2019 (B, 1318)</w:t>
            </w:r>
          </w:p>
          <w:p w14:paraId="7A8129FC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</w:rPr>
            </w:pPr>
            <w:r w:rsidRPr="00292DEB">
              <w:rPr>
                <w:rFonts w:eastAsia="Arial" w:cs="Arial"/>
              </w:rPr>
              <w:t xml:space="preserve">Entscheidung Nr. </w:t>
            </w:r>
            <w:r w:rsidRPr="00292DEB">
              <w:rPr>
                <w:rFonts w:cs="Arial"/>
                <w:color w:val="000000"/>
              </w:rPr>
              <w:t>1570/615 vom 21. November 2019 (</w:t>
            </w:r>
            <w:r w:rsidRPr="00292DEB">
              <w:rPr>
                <w:rFonts w:eastAsia="Arial" w:cs="Arial"/>
              </w:rPr>
              <w:t>B, 4715)</w:t>
            </w:r>
          </w:p>
          <w:p w14:paraId="48349B69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 xml:space="preserve">Nr. </w:t>
            </w:r>
            <w:r w:rsidRPr="00292DEB">
              <w:rPr>
                <w:rFonts w:cs="Arial"/>
                <w:color w:val="800000"/>
              </w:rPr>
              <w:t>4238/</w:t>
            </w:r>
            <w:r w:rsidRPr="00292DEB">
              <w:rPr>
                <w:rFonts w:cs="Arial"/>
              </w:rPr>
              <w:t xml:space="preserve"> </w:t>
            </w:r>
            <w:r w:rsidRPr="00292DEB">
              <w:rPr>
                <w:rFonts w:cs="Arial"/>
                <w:color w:val="800000"/>
              </w:rPr>
              <w:t>2014</w:t>
            </w:r>
            <w:r w:rsidRPr="00292DEB">
              <w:rPr>
                <w:rFonts w:cs="Arial"/>
              </w:rPr>
              <w:t>.</w:t>
            </w:r>
          </w:p>
          <w:p w14:paraId="253AF685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>Gesetz Nr. 4486/2017.</w:t>
            </w:r>
          </w:p>
          <w:p w14:paraId="62100AF4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 xml:space="preserve">Gesetz Nr. </w:t>
            </w:r>
            <w:r w:rsidRPr="00292DEB">
              <w:rPr>
                <w:rFonts w:cs="Arial"/>
                <w:color w:val="C00000"/>
              </w:rPr>
              <w:t>4529/</w:t>
            </w:r>
            <w:r w:rsidRPr="00292DEB">
              <w:rPr>
                <w:rFonts w:cs="Arial"/>
              </w:rPr>
              <w:t xml:space="preserve"> </w:t>
            </w:r>
            <w:r w:rsidRPr="00292DEB">
              <w:rPr>
                <w:rFonts w:cs="Arial"/>
                <w:color w:val="C00000"/>
              </w:rPr>
              <w:t>2018</w:t>
            </w:r>
            <w:r w:rsidRPr="00292DEB">
              <w:rPr>
                <w:rFonts w:cs="Arial"/>
              </w:rPr>
              <w:t>.</w:t>
            </w:r>
          </w:p>
          <w:p w14:paraId="1C812D27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</w:p>
          <w:p w14:paraId="22ADE3F9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 xml:space="preserve">Minsterialentscheidung Nr. </w:t>
            </w:r>
            <w:r w:rsidRPr="00292DEB">
              <w:rPr>
                <w:rFonts w:cs="Arial"/>
                <w:lang w:val="fr-FR"/>
              </w:rPr>
              <w:t>ΕΑΛΕ</w:t>
            </w:r>
            <w:r w:rsidRPr="00292DEB">
              <w:rPr>
                <w:rFonts w:cs="Arial"/>
              </w:rPr>
              <w:t>/</w:t>
            </w:r>
            <w:r w:rsidRPr="00292DEB">
              <w:rPr>
                <w:rFonts w:cs="Arial"/>
                <w:lang w:val="fr-FR"/>
              </w:rPr>
              <w:t>ΓΠ</w:t>
            </w:r>
            <w:r w:rsidRPr="00292DEB">
              <w:rPr>
                <w:rFonts w:cs="Arial"/>
              </w:rPr>
              <w:t xml:space="preserve"> 4091 vom 24. April 2025 (B’ 2106) </w:t>
            </w:r>
          </w:p>
          <w:p w14:paraId="040F80C8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</w:p>
          <w:p w14:paraId="61CC2A68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>Einheitliche Regelung für die Erbringung von Gesundheitsdienstleistungen (E.K.P.Y.)</w:t>
            </w:r>
          </w:p>
          <w:p w14:paraId="7083C8FF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</w:p>
          <w:p w14:paraId="0AC2CA16" w14:textId="77777777" w:rsidR="000B3ADD" w:rsidRDefault="000B3ADD" w:rsidP="00F37B7B">
            <w:pPr>
              <w:spacing w:line="276" w:lineRule="auto"/>
              <w:jc w:val="left"/>
              <w:rPr>
                <w:ins w:id="0" w:author="Octavian Gurlui" w:date="2026-08-31T17:34:00Z" w16du:dateUtc="2026-08-31T15:34:00Z"/>
                <w:rFonts w:cs="Arial"/>
              </w:rPr>
            </w:pPr>
            <w:ins w:id="1" w:author="Octavian Gurlui" w:date="2026-08-31T17:34:00Z" w16du:dateUtc="2026-08-31T15:34:00Z">
              <w:r>
                <w:rPr>
                  <w:rFonts w:cs="Arial"/>
                </w:rPr>
                <w:t xml:space="preserve">Entscheidung Nr. 238 vom 31. Juli 2025 (B' </w:t>
              </w:r>
              <w:proofErr w:type="gramStart"/>
              <w:r>
                <w:rPr>
                  <w:rFonts w:cs="Arial"/>
                </w:rPr>
                <w:t>4737)\</w:t>
              </w:r>
              <w:proofErr w:type="gramEnd"/>
              <w:r>
                <w:rPr>
                  <w:rFonts w:cs="Arial"/>
                </w:rPr>
                <w:t>r</w:t>
              </w:r>
            </w:ins>
          </w:p>
          <w:p w14:paraId="6DCF7399" w14:textId="77777777" w:rsidR="000B3ADD" w:rsidRPr="00292DEB" w:rsidRDefault="000B3ADD" w:rsidP="00F37B7B">
            <w:pPr>
              <w:spacing w:line="276" w:lineRule="auto"/>
              <w:jc w:val="left"/>
              <w:rPr>
                <w:rFonts w:cs="Arial"/>
              </w:rPr>
            </w:pPr>
            <w:r w:rsidRPr="00292DEB">
              <w:rPr>
                <w:rFonts w:cs="Arial"/>
              </w:rPr>
              <w:t xml:space="preserve">Verzeichnis der Rechtsakte: </w:t>
            </w:r>
            <w:hyperlink r:id="rId4" w:history="1">
              <w:r w:rsidRPr="00292DEB">
                <w:rPr>
                  <w:rStyle w:val="Lienhypertexte"/>
                  <w:rFonts w:cs="Arial"/>
                </w:rPr>
                <w:t>https://search.et.gr/el/</w:t>
              </w:r>
            </w:hyperlink>
          </w:p>
          <w:p w14:paraId="4A92AAF8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</w:p>
        </w:tc>
        <w:tc>
          <w:tcPr>
            <w:tcW w:w="1370" w:type="pct"/>
          </w:tcPr>
          <w:p w14:paraId="77B5C5A1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 xml:space="preserve">Décret législatif </w:t>
            </w:r>
            <w:r w:rsidRPr="00292DEB">
              <w:rPr>
                <w:rFonts w:cs="Arial"/>
                <w:i/>
                <w:color w:val="008080"/>
                <w:lang w:val="fr-BE"/>
              </w:rPr>
              <w:t xml:space="preserve">(ΝΟΜΟΘΕΤΙΚΟ ΔΙΑΤΑΓΜΑ) </w:t>
            </w:r>
            <w:r w:rsidRPr="00292DEB">
              <w:rPr>
                <w:rFonts w:cs="Arial"/>
                <w:lang w:val="fr-BE"/>
              </w:rPr>
              <w:t xml:space="preserve">nº 1846/51 du </w:t>
            </w:r>
            <w:r w:rsidRPr="00292DEB">
              <w:rPr>
                <w:rFonts w:cs="Arial"/>
                <w:color w:val="800000"/>
                <w:lang w:val="fr-BE"/>
              </w:rPr>
              <w:t xml:space="preserve">14 </w:t>
            </w:r>
            <w:r w:rsidRPr="00292DEB">
              <w:rPr>
                <w:rFonts w:cs="Arial"/>
                <w:lang w:val="fr-BE"/>
              </w:rPr>
              <w:t>juin 1951.</w:t>
            </w:r>
          </w:p>
          <w:p w14:paraId="136BB404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>Loi nº </w:t>
            </w:r>
            <w:r w:rsidRPr="00292DEB">
              <w:rPr>
                <w:rFonts w:cs="Arial"/>
                <w:color w:val="800000"/>
                <w:lang w:val="fr-BE"/>
              </w:rPr>
              <w:t>1902/90</w:t>
            </w:r>
            <w:r w:rsidRPr="00292DEB">
              <w:rPr>
                <w:rFonts w:cs="Arial"/>
                <w:lang w:val="fr-BE"/>
              </w:rPr>
              <w:t xml:space="preserve"> modifiée en dernier lieu par la Loi nº </w:t>
            </w:r>
            <w:r w:rsidRPr="00292DEB">
              <w:rPr>
                <w:rFonts w:cs="Arial"/>
                <w:color w:val="800000"/>
                <w:lang w:val="fr-BE"/>
              </w:rPr>
              <w:t>2676/99</w:t>
            </w:r>
            <w:r w:rsidRPr="00292DEB">
              <w:rPr>
                <w:rFonts w:cs="Arial"/>
                <w:lang w:val="fr-BE"/>
              </w:rPr>
              <w:t xml:space="preserve"> du </w:t>
            </w:r>
            <w:r w:rsidRPr="00292DEB">
              <w:rPr>
                <w:rFonts w:cs="Arial"/>
                <w:color w:val="800000"/>
                <w:lang w:val="fr-BE"/>
              </w:rPr>
              <w:t xml:space="preserve">5 </w:t>
            </w:r>
            <w:r w:rsidRPr="00292DEB">
              <w:rPr>
                <w:rFonts w:cs="Arial"/>
                <w:lang w:val="fr-BE"/>
              </w:rPr>
              <w:t xml:space="preserve">janvier </w:t>
            </w:r>
            <w:r w:rsidRPr="00292DEB">
              <w:rPr>
                <w:rFonts w:cs="Arial"/>
                <w:color w:val="800000"/>
                <w:lang w:val="fr-BE"/>
              </w:rPr>
              <w:t>1999</w:t>
            </w:r>
            <w:r w:rsidRPr="00292DEB">
              <w:rPr>
                <w:rFonts w:cs="Arial"/>
                <w:lang w:val="fr-BE"/>
              </w:rPr>
              <w:t>.</w:t>
            </w:r>
          </w:p>
          <w:p w14:paraId="25E5C0F7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>Arrêté interministériel nº </w:t>
            </w:r>
            <w:r w:rsidRPr="00292DEB">
              <w:rPr>
                <w:rFonts w:eastAsia="Arial" w:cs="Arial"/>
                <w:lang w:val="fr-BE"/>
              </w:rPr>
              <w:t xml:space="preserve">Y3a/G.P.oik. </w:t>
            </w:r>
            <w:r w:rsidRPr="00292DEB">
              <w:rPr>
                <w:rFonts w:eastAsia="Arial" w:cs="Arial"/>
                <w:color w:val="800000"/>
                <w:lang w:val="fr-BE"/>
              </w:rPr>
              <w:t xml:space="preserve">88618 </w:t>
            </w:r>
            <w:r w:rsidRPr="00292DEB">
              <w:rPr>
                <w:rFonts w:cs="Arial"/>
                <w:lang w:val="fr-BE"/>
              </w:rPr>
              <w:t xml:space="preserve">(B, </w:t>
            </w:r>
            <w:r w:rsidRPr="00292DEB">
              <w:rPr>
                <w:rFonts w:cs="Arial"/>
                <w:color w:val="800000"/>
                <w:lang w:val="fr-BE"/>
              </w:rPr>
              <w:t>1223</w:t>
            </w:r>
            <w:r w:rsidRPr="00292DEB">
              <w:rPr>
                <w:rFonts w:cs="Arial"/>
                <w:lang w:val="fr-BE"/>
              </w:rPr>
              <w:t xml:space="preserve">) du 11 septembre 2002, </w:t>
            </w:r>
            <w:r w:rsidRPr="00292DEB">
              <w:rPr>
                <w:rStyle w:val="hps"/>
                <w:rFonts w:cs="Arial"/>
                <w:lang w:val="fr-BE"/>
              </w:rPr>
              <w:t>avec modifications</w:t>
            </w:r>
            <w:r w:rsidRPr="00292DEB">
              <w:rPr>
                <w:rFonts w:cs="Arial"/>
                <w:lang w:val="fr-BE"/>
              </w:rPr>
              <w:t>.</w:t>
            </w:r>
          </w:p>
          <w:p w14:paraId="7A289074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>Loi nº </w:t>
            </w:r>
            <w:r w:rsidRPr="00292DEB">
              <w:rPr>
                <w:rFonts w:cs="Arial"/>
                <w:color w:val="800000"/>
                <w:lang w:val="fr-BE"/>
              </w:rPr>
              <w:t>3655/08</w:t>
            </w:r>
            <w:r w:rsidRPr="00292DEB">
              <w:rPr>
                <w:rFonts w:cs="Arial"/>
                <w:lang w:val="fr-BE"/>
              </w:rPr>
              <w:t xml:space="preserve"> du 3 avril 2008.</w:t>
            </w:r>
          </w:p>
          <w:p w14:paraId="013AB259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>Loi nº </w:t>
            </w:r>
            <w:r w:rsidRPr="00292DEB">
              <w:rPr>
                <w:rFonts w:cs="Arial"/>
                <w:color w:val="800000"/>
                <w:lang w:val="fr-BE"/>
              </w:rPr>
              <w:t>3918/11</w:t>
            </w:r>
            <w:r w:rsidRPr="00292DEB">
              <w:rPr>
                <w:rFonts w:cs="Arial"/>
                <w:lang w:val="fr-BE"/>
              </w:rPr>
              <w:t xml:space="preserve"> du 2 mars 2011, avec modifications.</w:t>
            </w:r>
          </w:p>
          <w:p w14:paraId="43D8ABB7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>Règlement unifié pour les services de soins de santé (EKPY) de l’</w:t>
            </w:r>
            <w:r w:rsidRPr="00292DEB">
              <w:rPr>
                <w:rFonts w:cs="Arial"/>
                <w:color w:val="008000"/>
                <w:lang w:val="fr-BE"/>
              </w:rPr>
              <w:t>Organisation nationale pour la fourniture de soins de santé (EOPYY)</w:t>
            </w:r>
            <w:r w:rsidRPr="00292DEB">
              <w:rPr>
                <w:rFonts w:cs="Arial"/>
                <w:lang w:val="fr-BE"/>
              </w:rPr>
              <w:t xml:space="preserve">: Arrêté interministériel </w:t>
            </w:r>
            <w:r w:rsidRPr="00292DEB">
              <w:rPr>
                <w:rFonts w:eastAsia="Arial" w:cs="Arial"/>
                <w:lang w:val="fr-BE"/>
              </w:rPr>
              <w:t xml:space="preserve">80157/31-10-2018 (B’ 4898) tel que modifié par l’arrêté interministériel 2918/14-03-2019 (B’ 889), l’arrêté interministériel 20254/10-04-2019 (B’ 1218), l’arrêté interministériel 51391/24-12-2020 (B’ 5821) et l’arrêté interministériel </w:t>
            </w:r>
            <w:r w:rsidRPr="00292DEB">
              <w:rPr>
                <w:rFonts w:cs="Arial"/>
                <w:lang w:val="fr-BE"/>
              </w:rPr>
              <w:t>68808/19-01-2022 (B΄302)</w:t>
            </w:r>
          </w:p>
          <w:p w14:paraId="6A406BD6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oik.46414/21-11-2018 (B’ 5464)</w:t>
            </w:r>
          </w:p>
          <w:p w14:paraId="4475ECAC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oik.46415/22-11-2018 (B’ 5464)</w:t>
            </w:r>
          </w:p>
          <w:p w14:paraId="7B056CF4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oik.47305/28-11-2018 (B’ 5571)</w:t>
            </w:r>
          </w:p>
          <w:p w14:paraId="1A31D11E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oik.45979/28-11-2018 (B’ 5704)</w:t>
            </w:r>
          </w:p>
          <w:p w14:paraId="043024C6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ΔΒ3Η/oik.9032/8-3-2019 (B’ 929)</w:t>
            </w:r>
          </w:p>
          <w:p w14:paraId="45FF6E3C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ΔΒ3Η/oik.9030/8-3-2019 (B’ 1046)</w:t>
            </w:r>
          </w:p>
          <w:p w14:paraId="7334D760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Décisions n° 1509 et 1510/19-11-2018 (B’ 1147)</w:t>
            </w:r>
          </w:p>
          <w:p w14:paraId="4D376713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Décret ministériel n° ΕΑΛΕ/ΓΠ4736/9-4-2019 (B’ 1318)</w:t>
            </w:r>
          </w:p>
          <w:p w14:paraId="617A1EA4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</w:p>
          <w:p w14:paraId="24F65225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n° 1570/615/21-11-2019 (B’ 4715)</w:t>
            </w:r>
          </w:p>
          <w:p w14:paraId="18BA23BF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</w:p>
          <w:p w14:paraId="37FA02BF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Loi n° 4238/2014</w:t>
            </w:r>
          </w:p>
          <w:p w14:paraId="0D48213F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</w:p>
          <w:p w14:paraId="233028C8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Loi n° 4486/2017</w:t>
            </w:r>
          </w:p>
          <w:p w14:paraId="099951A8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</w:p>
          <w:p w14:paraId="59DE5B11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Loi n° 4529/2018</w:t>
            </w:r>
          </w:p>
          <w:p w14:paraId="42588E7E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</w:p>
          <w:p w14:paraId="5A5F4027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Décision ministérielle n° ΕΑΛΕ/ΓΠ 4091/24-4-2025 (B’ 2106)</w:t>
            </w:r>
          </w:p>
          <w:p w14:paraId="132D03D8" w14:textId="77777777" w:rsidR="000B3ADD" w:rsidRPr="00292DEB" w:rsidRDefault="000B3ADD" w:rsidP="00F37B7B">
            <w:pPr>
              <w:spacing w:line="276" w:lineRule="auto"/>
              <w:rPr>
                <w:rFonts w:eastAsia="Arial" w:cs="Arial"/>
                <w:lang w:val="fr-BE"/>
              </w:rPr>
            </w:pPr>
          </w:p>
          <w:p w14:paraId="40F9299E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eastAsia="Arial" w:cs="Arial"/>
                <w:lang w:val="fr-BE"/>
              </w:rPr>
              <w:t>Règlement unifié relatif à la prestation de services de santé (E.K.P.Y.)</w:t>
            </w:r>
          </w:p>
          <w:p w14:paraId="31BE7C6C" w14:textId="77777777" w:rsidR="000B3ADD" w:rsidRDefault="000B3ADD" w:rsidP="00F37B7B">
            <w:pPr>
              <w:spacing w:line="276" w:lineRule="auto"/>
              <w:rPr>
                <w:ins w:id="2" w:author="Octavian Gurlui" w:date="2026-08-31T17:34:00Z" w16du:dateUtc="2026-08-31T15:34:00Z"/>
                <w:rFonts w:cs="Arial"/>
                <w:lang w:val="fr-BE"/>
              </w:rPr>
            </w:pPr>
            <w:ins w:id="3" w:author="Octavian Gurlui" w:date="2026-08-31T17:34:00Z" w16du:dateUtc="2026-08-31T15:34:00Z">
              <w:r>
                <w:rPr>
                  <w:rFonts w:cs="Arial"/>
                  <w:lang w:val="fr-BE"/>
                </w:rPr>
                <w:t>Décision n° 238/31-07-25 (B' 4737)\r</w:t>
              </w:r>
            </w:ins>
          </w:p>
          <w:p w14:paraId="73B815E5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 xml:space="preserve">Répertoire des actes juridiques: </w:t>
            </w:r>
            <w:hyperlink r:id="rId5" w:history="1">
              <w:r w:rsidRPr="00292DEB">
                <w:rPr>
                  <w:rStyle w:val="Lienhypertexte"/>
                  <w:rFonts w:cs="Arial"/>
                  <w:lang w:val="fr-FR"/>
                </w:rPr>
                <w:t>https://search.et.gr/el/</w:t>
              </w:r>
            </w:hyperlink>
          </w:p>
        </w:tc>
        <w:tc>
          <w:tcPr>
            <w:tcW w:w="1370" w:type="pct"/>
          </w:tcPr>
          <w:p w14:paraId="782CEA26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b/>
                <w:color w:val="FF0000"/>
                <w:sz w:val="15"/>
                <w:szCs w:val="15"/>
                <w:lang w:val="en-GB"/>
              </w:rPr>
              <w:t>E-II-01-EL</w:t>
            </w:r>
          </w:p>
          <w:p w14:paraId="6E1FACA9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Legislative Decree </w:t>
            </w:r>
            <w:r w:rsidRPr="00292DEB">
              <w:rPr>
                <w:i/>
                <w:color w:val="008080"/>
                <w:sz w:val="15"/>
                <w:szCs w:val="15"/>
                <w:lang w:val="en-GB"/>
              </w:rPr>
              <w:t>(</w:t>
            </w:r>
            <w:r w:rsidRPr="00292DEB">
              <w:rPr>
                <w:i/>
                <w:color w:val="008080"/>
                <w:sz w:val="15"/>
                <w:szCs w:val="15"/>
              </w:rPr>
              <w:t>ΝΟΜΟΘΕΤΙΚΟ</w:t>
            </w:r>
            <w:r w:rsidRPr="00292DEB">
              <w:rPr>
                <w:i/>
                <w:color w:val="008080"/>
                <w:sz w:val="15"/>
                <w:szCs w:val="15"/>
                <w:lang w:val="en-GB"/>
              </w:rPr>
              <w:t xml:space="preserve"> </w:t>
            </w:r>
            <w:r w:rsidRPr="00292DEB">
              <w:rPr>
                <w:i/>
                <w:color w:val="008080"/>
                <w:sz w:val="15"/>
                <w:szCs w:val="15"/>
              </w:rPr>
              <w:t>ΔΙΑΤΑΓΜΑ</w:t>
            </w:r>
            <w:r w:rsidRPr="00292DEB">
              <w:rPr>
                <w:i/>
                <w:color w:val="008080"/>
                <w:sz w:val="15"/>
                <w:szCs w:val="15"/>
                <w:lang w:val="en-GB"/>
              </w:rPr>
              <w:t xml:space="preserve">) 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No. 1846/51 of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 xml:space="preserve">14 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June 1951.</w:t>
            </w:r>
          </w:p>
          <w:p w14:paraId="502FCF26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Law No.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 xml:space="preserve"> 1902/90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 last modified by Law No.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>2676/99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 of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 xml:space="preserve">5 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January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>1999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.</w:t>
            </w:r>
          </w:p>
          <w:p w14:paraId="552AB31B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Joint Ministerial Decision No.Y3a/G.P.oik.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>88618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 (B,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>1223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) of 11 September 2002, as amended.</w:t>
            </w:r>
          </w:p>
          <w:p w14:paraId="6225E587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Law No.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>3655/08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 of 3 April 2008.</w:t>
            </w:r>
          </w:p>
          <w:p w14:paraId="62E35A43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Law No.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>3918/11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 of 2 March 2011, as amended.</w:t>
            </w:r>
          </w:p>
          <w:p w14:paraId="470A9D99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Unified Regulation for Healthcare Services (EKPY) of the </w:t>
            </w:r>
            <w:r w:rsidRPr="00292DEB">
              <w:rPr>
                <w:color w:val="008000"/>
                <w:sz w:val="15"/>
                <w:szCs w:val="15"/>
                <w:lang w:val="en-GB"/>
              </w:rPr>
              <w:t>National Organisation for the Provision of Health Services (EOPYY)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: Joint Ministerial Decision 80157/31-10-2018 (B’ 4898) as amended by Joint Ministerial Decision 2918/14-03-2019 (B’ 889), Joint Ministerial Decision 20254/10-04-2019 (B’ 1218) and Joint Ministerial Decision 51391/24-12-2020 (B’ 5821), Joint Ministerial Decision 68808/19-01-2022 (B</w:t>
            </w:r>
            <w:r w:rsidRPr="00292DEB">
              <w:rPr>
                <w:color w:val="000000"/>
                <w:sz w:val="15"/>
                <w:szCs w:val="15"/>
              </w:rPr>
              <w:t>΄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302)</w:t>
            </w:r>
          </w:p>
          <w:p w14:paraId="7D4CC793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Decision No oik.46414/21-11-2018 (B’ 5464) Decision No oik.46415/22-11-2018 (B’ 5464)</w:t>
            </w:r>
          </w:p>
          <w:p w14:paraId="0591602C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Decision No oik.47305/28-11-2018 (B’ 5571)</w:t>
            </w:r>
          </w:p>
          <w:p w14:paraId="35231E93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Decision No oik.45979/28-11-2018 (B’ 5704)</w:t>
            </w:r>
          </w:p>
          <w:p w14:paraId="1F58B5C9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Decision No </w:t>
            </w:r>
            <w:r w:rsidRPr="00292DEB">
              <w:rPr>
                <w:color w:val="000000"/>
                <w:sz w:val="15"/>
                <w:szCs w:val="15"/>
              </w:rPr>
              <w:t>ΔΒ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3</w:t>
            </w:r>
            <w:r w:rsidRPr="00292DEB">
              <w:rPr>
                <w:color w:val="000000"/>
                <w:sz w:val="15"/>
                <w:szCs w:val="15"/>
              </w:rPr>
              <w:t>Η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/oik.9032/8-3-2019 (B’ 929)</w:t>
            </w:r>
          </w:p>
          <w:p w14:paraId="2942A554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Decision No </w:t>
            </w:r>
            <w:r w:rsidRPr="00292DEB">
              <w:rPr>
                <w:color w:val="000000"/>
                <w:sz w:val="15"/>
                <w:szCs w:val="15"/>
              </w:rPr>
              <w:t>ΔΒ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3</w:t>
            </w:r>
            <w:r w:rsidRPr="00292DEB">
              <w:rPr>
                <w:color w:val="000000"/>
                <w:sz w:val="15"/>
                <w:szCs w:val="15"/>
              </w:rPr>
              <w:t>Η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/oik.9030/8-3-2019 (B’ 1046)</w:t>
            </w:r>
          </w:p>
          <w:p w14:paraId="7CCD6207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Decisions No 1509 and 1510/19-11-2018 (B’ 1147)</w:t>
            </w:r>
          </w:p>
          <w:p w14:paraId="6E369090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Decision No </w:t>
            </w:r>
            <w:r w:rsidRPr="00292DEB">
              <w:rPr>
                <w:color w:val="000000"/>
                <w:sz w:val="15"/>
                <w:szCs w:val="15"/>
              </w:rPr>
              <w:t>ΕΑΛΕ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/</w:t>
            </w:r>
            <w:r w:rsidRPr="00292DEB">
              <w:rPr>
                <w:color w:val="000000"/>
                <w:sz w:val="15"/>
                <w:szCs w:val="15"/>
              </w:rPr>
              <w:t>ΓΠ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4736/9-4-2019 (B’ 1318)</w:t>
            </w:r>
          </w:p>
          <w:p w14:paraId="3E54E56A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Decision</w:t>
            </w:r>
            <w:del w:id="4" w:author="Author">
              <w:r w:rsidRPr="00292DEB">
                <w:rPr>
                  <w:color w:val="000000"/>
                  <w:sz w:val="15"/>
                  <w:szCs w:val="15"/>
                  <w:lang w:val="en-GB"/>
                </w:rPr>
                <w:delText xml:space="preserve"> </w:delText>
              </w:r>
            </w:del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 No 1570/615/21-11-2019 (B’ 4715)</w:t>
            </w:r>
          </w:p>
          <w:p w14:paraId="59F1EC26" w14:textId="77777777" w:rsidR="000B3ADD" w:rsidRPr="00292DEB" w:rsidRDefault="000B3ADD" w:rsidP="00F37B7B">
            <w:pPr>
              <w:pStyle w:val="Normal0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bookmarkStart w:id="5" w:name="_heading=h.1fob9te" w:colFirst="0" w:colLast="0"/>
            <w:bookmarkEnd w:id="5"/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Law No. </w:t>
            </w:r>
            <w:r w:rsidRPr="00292DEB">
              <w:rPr>
                <w:color w:val="800000"/>
                <w:sz w:val="15"/>
                <w:szCs w:val="15"/>
                <w:lang w:val="en-GB"/>
              </w:rPr>
              <w:t>4238/2014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t>.</w:t>
            </w:r>
          </w:p>
          <w:p w14:paraId="30FD4313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Law No. </w:t>
            </w:r>
            <w:r w:rsidRPr="00292DEB">
              <w:rPr>
                <w:color w:val="C00000"/>
                <w:sz w:val="15"/>
                <w:szCs w:val="15"/>
                <w:lang w:val="en-GB"/>
              </w:rPr>
              <w:t xml:space="preserve">4486/2017 </w:t>
            </w:r>
          </w:p>
          <w:p w14:paraId="7F02FE80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 w:themeColor="text1"/>
                <w:sz w:val="15"/>
                <w:szCs w:val="15"/>
                <w:lang w:val="en-GB"/>
              </w:rPr>
              <w:t xml:space="preserve">Law No. </w:t>
            </w:r>
            <w:r w:rsidRPr="00292DEB">
              <w:rPr>
                <w:color w:val="C00000"/>
                <w:sz w:val="15"/>
                <w:szCs w:val="15"/>
                <w:lang w:val="en-GB"/>
              </w:rPr>
              <w:t>4529/2018</w:t>
            </w:r>
            <w:r w:rsidRPr="00292DEB">
              <w:rPr>
                <w:color w:val="000000" w:themeColor="text1"/>
                <w:sz w:val="15"/>
                <w:szCs w:val="15"/>
                <w:lang w:val="en-GB"/>
              </w:rPr>
              <w:t>.</w:t>
            </w:r>
          </w:p>
          <w:p w14:paraId="30EA6318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 w:themeColor="text1"/>
                <w:sz w:val="15"/>
                <w:szCs w:val="15"/>
                <w:lang w:val="en-GB"/>
              </w:rPr>
            </w:pPr>
          </w:p>
          <w:p w14:paraId="2AE86D75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 w:themeColor="text1"/>
                <w:sz w:val="15"/>
                <w:szCs w:val="15"/>
                <w:lang w:val="en-GB"/>
              </w:rPr>
            </w:pPr>
            <w:r w:rsidRPr="00292DEB">
              <w:rPr>
                <w:color w:val="000000" w:themeColor="text1"/>
                <w:sz w:val="15"/>
                <w:szCs w:val="15"/>
                <w:lang w:val="en-GB"/>
              </w:rPr>
              <w:t xml:space="preserve"> Ministerial Decision No </w:t>
            </w:r>
            <w:r w:rsidRPr="00292DEB">
              <w:rPr>
                <w:color w:val="000000" w:themeColor="text1"/>
                <w:sz w:val="15"/>
                <w:szCs w:val="15"/>
              </w:rPr>
              <w:t>ΕΑΛΕ</w:t>
            </w:r>
            <w:r w:rsidRPr="00292DEB">
              <w:rPr>
                <w:color w:val="000000" w:themeColor="text1"/>
                <w:sz w:val="15"/>
                <w:szCs w:val="15"/>
                <w:lang w:val="en-GB"/>
              </w:rPr>
              <w:t>/</w:t>
            </w:r>
            <w:r w:rsidRPr="00292DEB">
              <w:rPr>
                <w:color w:val="000000" w:themeColor="text1"/>
                <w:sz w:val="15"/>
                <w:szCs w:val="15"/>
              </w:rPr>
              <w:t>ΓΠ</w:t>
            </w:r>
            <w:r w:rsidRPr="00292DEB">
              <w:rPr>
                <w:color w:val="000000" w:themeColor="text1"/>
                <w:sz w:val="15"/>
                <w:szCs w:val="15"/>
                <w:lang w:val="en-GB"/>
              </w:rPr>
              <w:t xml:space="preserve"> 4091/24-4-2025 </w:t>
            </w:r>
            <w:del w:id="6" w:author="Author">
              <w:r w:rsidRPr="00292DEB">
                <w:rPr>
                  <w:color w:val="000000" w:themeColor="text1"/>
                  <w:sz w:val="15"/>
                  <w:szCs w:val="15"/>
                  <w:lang w:val="en-GB"/>
                </w:rPr>
                <w:delText xml:space="preserve"> </w:delText>
              </w:r>
            </w:del>
            <w:r w:rsidRPr="00292DEB">
              <w:rPr>
                <w:color w:val="000000" w:themeColor="text1"/>
                <w:sz w:val="15"/>
                <w:szCs w:val="15"/>
                <w:lang w:val="en-GB"/>
              </w:rPr>
              <w:t xml:space="preserve">(B’ 2106) </w:t>
            </w:r>
          </w:p>
          <w:p w14:paraId="31BBDDE6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color w:val="000000" w:themeColor="text1"/>
                <w:sz w:val="15"/>
                <w:szCs w:val="15"/>
                <w:lang w:val="en-GB"/>
              </w:rPr>
            </w:pPr>
            <w:r w:rsidRPr="00292DEB">
              <w:rPr>
                <w:color w:val="000000" w:themeColor="text1"/>
                <w:sz w:val="15"/>
                <w:szCs w:val="15"/>
                <w:lang w:val="en-GB"/>
              </w:rPr>
              <w:t>Unified Regulation for the Provision of Health Services (E.K.P.Y.)</w:t>
            </w:r>
          </w:p>
          <w:p w14:paraId="0F3C8378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ins w:id="7" w:author="Author"/>
                <w:color w:val="000000" w:themeColor="text1"/>
                <w:sz w:val="15"/>
                <w:szCs w:val="15"/>
                <w:lang w:val="en-GB"/>
              </w:rPr>
            </w:pPr>
            <w:ins w:id="8" w:author="Author">
              <w:r w:rsidRPr="00292DEB">
                <w:rPr>
                  <w:color w:val="000000" w:themeColor="text1"/>
                  <w:sz w:val="15"/>
                  <w:szCs w:val="15"/>
                  <w:lang w:val="en-GB"/>
                </w:rPr>
                <w:t>Decision No.238/31-07-25 (</w:t>
              </w:r>
              <w:r w:rsidRPr="00292DEB">
                <w:rPr>
                  <w:color w:val="000000" w:themeColor="text1"/>
                  <w:sz w:val="15"/>
                  <w:szCs w:val="15"/>
                </w:rPr>
                <w:t>Β΄</w:t>
              </w:r>
              <w:r w:rsidRPr="00292DEB">
                <w:rPr>
                  <w:color w:val="000000" w:themeColor="text1"/>
                  <w:sz w:val="15"/>
                  <w:szCs w:val="15"/>
                  <w:lang w:val="en-GB"/>
                </w:rPr>
                <w:t xml:space="preserve"> 4737)</w:t>
              </w:r>
            </w:ins>
          </w:p>
          <w:p w14:paraId="1F8C4DF0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ins w:id="9" w:author="Author"/>
                <w:color w:val="000000" w:themeColor="text1"/>
                <w:sz w:val="15"/>
                <w:szCs w:val="15"/>
                <w:lang w:val="en-GB"/>
              </w:rPr>
            </w:pPr>
            <w:ins w:id="10" w:author="Author">
              <w:r w:rsidRPr="00292DEB">
                <w:rPr>
                  <w:color w:val="000000" w:themeColor="text1"/>
                  <w:sz w:val="15"/>
                  <w:szCs w:val="15"/>
                  <w:lang w:val="en-GB"/>
                </w:rPr>
                <w:t>Decision No. 255/21-08-25 (B’ 4723)</w:t>
              </w:r>
            </w:ins>
          </w:p>
          <w:p w14:paraId="6496C4A1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ins w:id="11" w:author="Author"/>
                <w:color w:val="000000" w:themeColor="text1"/>
                <w:sz w:val="15"/>
                <w:szCs w:val="15"/>
                <w:lang w:val="en-GB"/>
              </w:rPr>
            </w:pPr>
            <w:ins w:id="12" w:author="Author">
              <w:r w:rsidRPr="00292DEB">
                <w:rPr>
                  <w:color w:val="000000" w:themeColor="text1"/>
                  <w:sz w:val="15"/>
                  <w:szCs w:val="15"/>
                  <w:lang w:val="en-GB"/>
                </w:rPr>
                <w:t>Decision No. 256/21-08-25 (B’ 4739)</w:t>
              </w:r>
            </w:ins>
          </w:p>
          <w:p w14:paraId="07024988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ins w:id="13" w:author="Author"/>
                <w:color w:val="000000" w:themeColor="text1"/>
                <w:sz w:val="15"/>
                <w:szCs w:val="15"/>
                <w:lang w:val="en-GB"/>
              </w:rPr>
            </w:pPr>
            <w:ins w:id="14" w:author="Author">
              <w:r w:rsidRPr="00292DEB">
                <w:rPr>
                  <w:color w:val="000000" w:themeColor="text1"/>
                  <w:sz w:val="15"/>
                  <w:szCs w:val="15"/>
                  <w:lang w:val="en-GB"/>
                </w:rPr>
                <w:t>Decision No. 287/18-09-25 (B’ 5395)</w:t>
              </w:r>
            </w:ins>
          </w:p>
          <w:p w14:paraId="7DCB8F3D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ins w:id="15" w:author="Author"/>
                <w:color w:val="000000" w:themeColor="text1"/>
                <w:sz w:val="15"/>
                <w:szCs w:val="15"/>
                <w:lang w:val="en-GB"/>
              </w:rPr>
            </w:pPr>
            <w:ins w:id="16" w:author="Author">
              <w:r w:rsidRPr="00292DEB">
                <w:rPr>
                  <w:color w:val="000000" w:themeColor="text1"/>
                  <w:sz w:val="15"/>
                  <w:szCs w:val="15"/>
                  <w:lang w:val="en-GB"/>
                </w:rPr>
                <w:t>Decision No. 1062/360/20-11-25 (B’ 6597)</w:t>
              </w:r>
            </w:ins>
          </w:p>
          <w:p w14:paraId="05431724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5"/>
                <w:szCs w:val="15"/>
                <w:lang w:val="en-GB"/>
              </w:rPr>
            </w:pPr>
          </w:p>
          <w:p w14:paraId="79DB7CD7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 w:themeColor="text1"/>
                <w:sz w:val="15"/>
                <w:szCs w:val="15"/>
                <w:lang w:val="en-GB"/>
              </w:rPr>
            </w:pPr>
            <w:r w:rsidRPr="00292DEB">
              <w:rPr>
                <w:color w:val="000000" w:themeColor="text1"/>
                <w:sz w:val="15"/>
                <w:szCs w:val="15"/>
                <w:lang w:val="en-GB"/>
              </w:rPr>
              <w:t xml:space="preserve">Directory of legal acts: </w:t>
            </w:r>
            <w:hyperlink r:id="rId6" w:history="1">
              <w:r w:rsidRPr="00292DEB">
                <w:rPr>
                  <w:rStyle w:val="Lienhypertexte"/>
                  <w:sz w:val="15"/>
                  <w:szCs w:val="15"/>
                  <w:lang w:val="en-GB"/>
                </w:rPr>
                <w:t>https://search.et.gr/el/</w:t>
              </w:r>
            </w:hyperlink>
          </w:p>
          <w:p w14:paraId="74515038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0000"/>
                <w:sz w:val="15"/>
                <w:szCs w:val="15"/>
                <w:lang w:val="en-US"/>
              </w:rPr>
            </w:pPr>
          </w:p>
        </w:tc>
        <w:tc>
          <w:tcPr>
            <w:tcW w:w="167" w:type="pct"/>
          </w:tcPr>
          <w:p w14:paraId="6E7F67CE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fr-FR"/>
              </w:rPr>
            </w:pPr>
            <w:r w:rsidRPr="00292DEB">
              <w:rPr>
                <w:rFonts w:cs="Arial"/>
                <w:color w:val="0000FF"/>
                <w:lang w:val="fr-FR"/>
              </w:rPr>
              <w:t>2</w:t>
            </w:r>
          </w:p>
          <w:p w14:paraId="28BE4698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</w:rPr>
            </w:pPr>
          </w:p>
        </w:tc>
        <w:tc>
          <w:tcPr>
            <w:tcW w:w="127" w:type="pct"/>
          </w:tcPr>
          <w:p w14:paraId="26A6F955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fr-FR"/>
              </w:rPr>
            </w:pPr>
            <w:r w:rsidRPr="00292DEB">
              <w:rPr>
                <w:rFonts w:cs="Arial"/>
                <w:color w:val="0000FF"/>
                <w:lang w:val="fr-FR"/>
              </w:rPr>
              <w:t>1</w:t>
            </w:r>
          </w:p>
          <w:p w14:paraId="6EB7E99F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</w:rPr>
            </w:pPr>
          </w:p>
        </w:tc>
        <w:tc>
          <w:tcPr>
            <w:tcW w:w="402" w:type="pct"/>
          </w:tcPr>
          <w:p w14:paraId="208A7E5C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es-ES"/>
              </w:rPr>
            </w:pPr>
            <w:r w:rsidRPr="00292DEB">
              <w:rPr>
                <w:rFonts w:cs="Arial"/>
                <w:color w:val="0000FF"/>
                <w:lang w:val="es-ES"/>
              </w:rPr>
              <w:t>GREECE</w:t>
            </w:r>
          </w:p>
          <w:p w14:paraId="7C1E642A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</w:rPr>
            </w:pPr>
          </w:p>
        </w:tc>
      </w:tr>
      <w:tr w:rsidR="000B3ADD" w:rsidRPr="00292DEB" w14:paraId="19DF1C37" w14:textId="77777777" w:rsidTr="00F37B7B">
        <w:tc>
          <w:tcPr>
            <w:tcW w:w="1371" w:type="pct"/>
          </w:tcPr>
          <w:p w14:paraId="4AB488EA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 xml:space="preserve">Gemischtes, überwiegend aus obligatorischen Sozialversicherungsbeiträgen finanziertes System, zu dem der Staat </w:t>
            </w:r>
            <w:r w:rsidRPr="00292DEB">
              <w:rPr>
                <w:rFonts w:cs="Arial"/>
              </w:rPr>
              <w:lastRenderedPageBreak/>
              <w:t xml:space="preserve">jedoch einen geringeren Teil der Finanzierung beiträgt. Es handelt sich um ein Drittzahlersystem, </w:t>
            </w:r>
            <w:proofErr w:type="gramStart"/>
            <w:r w:rsidRPr="00292DEB">
              <w:rPr>
                <w:rFonts w:cs="Arial"/>
              </w:rPr>
              <w:t>das</w:t>
            </w:r>
            <w:proofErr w:type="gramEnd"/>
            <w:r w:rsidRPr="00292DEB">
              <w:rPr>
                <w:rFonts w:cs="Arial"/>
              </w:rPr>
              <w:t xml:space="preserve"> alle Einwohner abdeckt und Sachleistungen erbringt.</w:t>
            </w:r>
          </w:p>
          <w:p w14:paraId="0AF55420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</w:p>
          <w:p w14:paraId="00A8FE4F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  <w:r w:rsidRPr="00292DEB">
              <w:rPr>
                <w:rFonts w:cs="Arial"/>
              </w:rPr>
              <w:t>Im System ist keine zusätzliche Krankenversicherung enthalten, welche für bestimmte Personengruppen vorgeschrieben ist.</w:t>
            </w:r>
          </w:p>
          <w:p w14:paraId="6E30D664" w14:textId="77777777" w:rsidR="000B3ADD" w:rsidRPr="00292DEB" w:rsidRDefault="000B3ADD" w:rsidP="00F37B7B">
            <w:pPr>
              <w:spacing w:line="276" w:lineRule="auto"/>
              <w:rPr>
                <w:rFonts w:cs="Arial"/>
              </w:rPr>
            </w:pPr>
          </w:p>
        </w:tc>
        <w:tc>
          <w:tcPr>
            <w:tcW w:w="1370" w:type="pct"/>
          </w:tcPr>
          <w:p w14:paraId="629DB549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lastRenderedPageBreak/>
              <w:t xml:space="preserve">Régime mixte principalement financé par les cotisations à l'assurance sociale obligatoire, mais l’État assure une partie mineure du financement. Il </w:t>
            </w:r>
            <w:r w:rsidRPr="00292DEB">
              <w:rPr>
                <w:rFonts w:cs="Arial"/>
                <w:lang w:val="fr-BE"/>
              </w:rPr>
              <w:lastRenderedPageBreak/>
              <w:t>s’agit d’un système direct ou de tiers payant qui couvre tous les résidents et octroie des prestations en nature.</w:t>
            </w:r>
          </w:p>
          <w:p w14:paraId="57409998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</w:p>
          <w:p w14:paraId="64514185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  <w:r w:rsidRPr="00292DEB">
              <w:rPr>
                <w:rFonts w:cs="Arial"/>
                <w:lang w:val="fr-BE"/>
              </w:rPr>
              <w:t>Le système ne prévoit pas de couverture santé complémentaire, laquelle a été rendue obligatoire pour certains groupes déterminés de la population.</w:t>
            </w:r>
          </w:p>
          <w:p w14:paraId="1C4B7B56" w14:textId="77777777" w:rsidR="000B3ADD" w:rsidRPr="00292DEB" w:rsidRDefault="000B3ADD" w:rsidP="00F37B7B">
            <w:pPr>
              <w:spacing w:line="276" w:lineRule="auto"/>
              <w:rPr>
                <w:rFonts w:cs="Arial"/>
                <w:lang w:val="fr-BE"/>
              </w:rPr>
            </w:pPr>
          </w:p>
        </w:tc>
        <w:tc>
          <w:tcPr>
            <w:tcW w:w="1370" w:type="pct"/>
          </w:tcPr>
          <w:p w14:paraId="16C75AED" w14:textId="77777777" w:rsidR="000B3ADD" w:rsidRPr="00292DEB" w:rsidRDefault="000B3ADD" w:rsidP="00F37B7B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b/>
                <w:color w:val="FF0000"/>
                <w:sz w:val="15"/>
                <w:szCs w:val="15"/>
                <w:lang w:val="en-GB"/>
              </w:rPr>
              <w:lastRenderedPageBreak/>
              <w:t>E-II-02-EL</w:t>
            </w:r>
          </w:p>
          <w:p w14:paraId="78F7F0EA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 xml:space="preserve">Mixed system funded predominantly by compulsory social insurance </w:t>
            </w:r>
            <w:r w:rsidRPr="00292DEB">
              <w:rPr>
                <w:color w:val="000000"/>
                <w:sz w:val="15"/>
                <w:szCs w:val="15"/>
                <w:lang w:val="en-GB"/>
              </w:rPr>
              <w:lastRenderedPageBreak/>
              <w:t>contributions, but the government provides minor part in financing.</w:t>
            </w:r>
          </w:p>
          <w:p w14:paraId="5AE23166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It is a direct or third-payer system, covering all residents and providing in-kind benefits.</w:t>
            </w:r>
          </w:p>
          <w:p w14:paraId="328E0194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7" w:author="Author"/>
                <w:color w:val="000000"/>
                <w:sz w:val="15"/>
                <w:szCs w:val="15"/>
                <w:lang w:val="en-GB"/>
              </w:rPr>
            </w:pPr>
            <w:r w:rsidRPr="00292DEB">
              <w:rPr>
                <w:color w:val="000000"/>
                <w:sz w:val="15"/>
                <w:szCs w:val="15"/>
                <w:lang w:val="en-GB"/>
              </w:rPr>
              <w:t>The system does not contain additional health coverage which has been made mandatory for defined groups of people.</w:t>
            </w:r>
          </w:p>
          <w:p w14:paraId="0CDF5759" w14:textId="77777777" w:rsidR="000B3ADD" w:rsidRPr="00292DEB" w:rsidRDefault="000B3ADD" w:rsidP="00F37B7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ns w:id="18" w:author="Author"/>
                <w:color w:val="000000"/>
                <w:sz w:val="15"/>
                <w:szCs w:val="15"/>
                <w:lang w:val="en-GB"/>
              </w:rPr>
            </w:pPr>
          </w:p>
          <w:p w14:paraId="6F2696DE" w14:textId="77777777" w:rsidR="000B3ADD" w:rsidRDefault="000B3ADD" w:rsidP="00F37B7B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15"/>
                <w:szCs w:val="15"/>
                <w:lang w:val="en-GB"/>
              </w:rPr>
            </w:pPr>
            <w:ins w:id="19" w:author="Author">
              <w:r w:rsidRPr="00292DEB">
                <w:rPr>
                  <w:bCs/>
                  <w:sz w:val="15"/>
                  <w:szCs w:val="15"/>
                  <w:lang w:val="en-GB"/>
                </w:rPr>
                <w:t>Private insurers, if they exist, only play a complementary role and are not the main channel for providing mandatory health benefits coverage.</w:t>
              </w:r>
            </w:ins>
          </w:p>
          <w:p w14:paraId="3676C2ED" w14:textId="77777777" w:rsidR="000B3ADD" w:rsidRPr="00292DEB" w:rsidRDefault="000B3ADD" w:rsidP="00F37B7B">
            <w:pPr>
              <w:pStyle w:val="Normal0"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0000"/>
                <w:sz w:val="15"/>
                <w:szCs w:val="15"/>
                <w:lang w:val="en-US"/>
              </w:rPr>
            </w:pPr>
          </w:p>
        </w:tc>
        <w:tc>
          <w:tcPr>
            <w:tcW w:w="167" w:type="pct"/>
          </w:tcPr>
          <w:p w14:paraId="0520D6BE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fr-FR"/>
              </w:rPr>
            </w:pPr>
            <w:r w:rsidRPr="00292DEB">
              <w:rPr>
                <w:rFonts w:cs="Arial"/>
                <w:color w:val="0000FF"/>
                <w:lang w:val="fr-FR"/>
              </w:rPr>
              <w:lastRenderedPageBreak/>
              <w:t>2</w:t>
            </w:r>
          </w:p>
          <w:p w14:paraId="57DAE5ED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en-US"/>
              </w:rPr>
            </w:pPr>
          </w:p>
        </w:tc>
        <w:tc>
          <w:tcPr>
            <w:tcW w:w="127" w:type="pct"/>
          </w:tcPr>
          <w:p w14:paraId="03B3AA11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fr-FR"/>
              </w:rPr>
            </w:pPr>
            <w:r w:rsidRPr="00292DEB">
              <w:rPr>
                <w:rFonts w:cs="Arial"/>
                <w:color w:val="0000FF"/>
                <w:lang w:val="fr-FR"/>
              </w:rPr>
              <w:t>2</w:t>
            </w:r>
          </w:p>
          <w:p w14:paraId="1E8FF00C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en-US"/>
              </w:rPr>
            </w:pPr>
          </w:p>
        </w:tc>
        <w:tc>
          <w:tcPr>
            <w:tcW w:w="402" w:type="pct"/>
          </w:tcPr>
          <w:p w14:paraId="12F8B3BC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en-GB"/>
              </w:rPr>
            </w:pPr>
            <w:r w:rsidRPr="00292DEB">
              <w:rPr>
                <w:rFonts w:cs="Arial"/>
                <w:color w:val="0000FF"/>
                <w:lang w:val="en-GB"/>
              </w:rPr>
              <w:t>GREECE</w:t>
            </w:r>
          </w:p>
          <w:p w14:paraId="6A13EFB0" w14:textId="77777777" w:rsidR="000B3ADD" w:rsidRPr="00292DEB" w:rsidRDefault="000B3ADD" w:rsidP="00F37B7B">
            <w:pPr>
              <w:spacing w:line="276" w:lineRule="auto"/>
              <w:rPr>
                <w:rFonts w:cs="Arial"/>
                <w:color w:val="0000FF"/>
                <w:lang w:val="en-US"/>
              </w:rPr>
            </w:pPr>
          </w:p>
        </w:tc>
      </w:tr>
    </w:tbl>
    <w:p w14:paraId="2EFBBA69" w14:textId="77777777" w:rsidR="00D254D6" w:rsidRDefault="00D254D6"/>
    <w:sectPr w:rsidR="00D25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Octavian Gurlui">
    <w15:presenceInfo w15:providerId="AD" w15:userId="S::OctavianGurlui@OctavianGurlui.onmicrosoft.com::d01e8205-c56a-4001-ba45-35a0057ca8d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DD"/>
    <w:rsid w:val="00080A27"/>
    <w:rsid w:val="000B3ADD"/>
    <w:rsid w:val="00A40F18"/>
    <w:rsid w:val="00B9198E"/>
    <w:rsid w:val="00B945B8"/>
    <w:rsid w:val="00D2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2CAC4C"/>
  <w15:chartTrackingRefBased/>
  <w15:docId w15:val="{B938D39F-7EB6-FC45-B75B-74D6687F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ADD"/>
    <w:pPr>
      <w:spacing w:after="0" w:line="164" w:lineRule="exact"/>
      <w:jc w:val="both"/>
    </w:pPr>
    <w:rPr>
      <w:rFonts w:ascii="Arial" w:eastAsia="Arial Unicode MS" w:hAnsi="Arial" w:cs="Times New Roman"/>
      <w:kern w:val="0"/>
      <w:sz w:val="15"/>
      <w:szCs w:val="15"/>
      <w:lang w:val="de-DE" w:eastAsia="zh-C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B3ADD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BE"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3ADD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BE"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3ADD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fr-BE"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3ADD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fr-BE"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3ADD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fr-BE"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3ADD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fr-BE"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3ADD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fr-BE"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3ADD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fr-BE"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3ADD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fr-BE"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3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3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3A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3A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3A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3A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3A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3A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3AD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BE"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0B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3ADD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fr-BE"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0B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3AD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fr-BE"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0B3A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3ADD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fr-BE"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0B3A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fr-BE"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3A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3AD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uiPriority w:val="99"/>
    <w:unhideWhenUsed/>
    <w:qFormat/>
    <w:rsid w:val="000B3ADD"/>
    <w:rPr>
      <w:color w:val="0563C1"/>
      <w:u w:val="single"/>
    </w:rPr>
  </w:style>
  <w:style w:type="character" w:customStyle="1" w:styleId="hps">
    <w:name w:val="hps"/>
    <w:qFormat/>
    <w:rsid w:val="000B3ADD"/>
  </w:style>
  <w:style w:type="paragraph" w:customStyle="1" w:styleId="Normal0">
    <w:name w:val="Normal0"/>
    <w:qFormat/>
    <w:rsid w:val="000B3ADD"/>
    <w:pPr>
      <w:spacing w:before="60" w:after="60" w:line="240" w:lineRule="auto"/>
    </w:pPr>
    <w:rPr>
      <w:rFonts w:ascii="Arial" w:eastAsia="Arial" w:hAnsi="Arial" w:cs="Arial"/>
      <w:kern w:val="0"/>
      <w:sz w:val="20"/>
      <w:szCs w:val="20"/>
      <w:lang w:val="fr-FR" w:eastAsia="fr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arch.et.gr/el/" TargetMode="External"/><Relationship Id="rId5" Type="http://schemas.openxmlformats.org/officeDocument/2006/relationships/hyperlink" Target="https://search.et.gr/el/" TargetMode="External"/><Relationship Id="rId4" Type="http://schemas.openxmlformats.org/officeDocument/2006/relationships/hyperlink" Target="https://search.et.gr/el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3375CB-B2AE-4D4B-BB66-1B62D2166338}">
  <we:reference id="39da7b46-3e25-4fe8-86c0-77b1b75af0ac" version="1.0.0.0" store="developer" storeType="Registry"/>
  <we:alternateReferences/>
  <we:properties>
    <we:property name="translationTool.revisionBaseline.v1" value="&quot;{\&quot;version\&quot;:1,\&quot;fingerprints\&quot;:{\&quot;54a20925ca973e4821e1ffcb00c84a46bd260c2458c87afddc0d18a25178ff00\&quot;:1,\&quot;bd5d243ed50e538ee3c36c7145f6582db97690157836e3c4b7abd07cf992cec4\&quot;:1,\&quot;39ead7174aae685e1e738c0b62ed1871463f10fa123bfb6966cc707556203b36\&quot;:2,\&quot;640a8b89b78dc321683f8ea6f0929a7f32e954ebeb12ce5f265b11055cb900bc\&quot;:1,\&quot;7003a3c1311a1c1460527c7c93f16a8a40709263cdff422f010f9b517b4bbf9d\&quot;:1}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957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Octavian Gurlui</dc:creator>
  <cp:keywords/>
  <dc:description/>
  <cp:lastModifiedBy>Octavian Gurlui</cp:lastModifiedBy>
  <cp:revision>2</cp:revision>
  <dcterms:created xsi:type="dcterms:W3CDTF">2026-08-31T15:38:00Z</dcterms:created>
  <dcterms:modified xsi:type="dcterms:W3CDTF">2026-08-31T15:38:00Z</dcterms:modified>
</cp:coreProperties>
</file>