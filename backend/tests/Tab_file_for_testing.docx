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69"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422"/>
        <w:gridCol w:w="2992"/>
        <w:gridCol w:w="2990"/>
        <w:gridCol w:w="2990"/>
        <w:gridCol w:w="364"/>
        <w:gridCol w:w="277"/>
        <w:gridCol w:w="877"/>
      </w:tblGrid>
      <w:tr w:rsidR="00E85B48" w:rsidRPr="00292DEB" w14:paraId="078F0A7C" w14:textId="77777777" w:rsidTr="005D0FED">
        <w:tc>
          <w:tcPr>
            <w:tcW w:w="193" w:type="pct"/>
          </w:tcPr>
          <w:p w14:paraId="1D6D9EE1" w14:textId="77777777" w:rsidR="00E85B48" w:rsidRPr="00292DEB" w:rsidRDefault="00E85B48" w:rsidP="00E85B48">
            <w:pPr>
              <w:spacing w:line="276" w:lineRule="auto"/>
              <w:jc w:val="left"/>
              <w:rPr>
                <w:rFonts w:cs="Arial"/>
                <w:lang w:val="es-ES"/>
              </w:rPr>
            </w:pPr>
            <w:r w:rsidRPr="00292DEB">
              <w:rPr>
                <w:rFonts w:cs="Arial"/>
                <w:lang w:val="es-ES"/>
              </w:rPr>
              <w:t>EL</w:t>
            </w:r>
          </w:p>
          <w:p w14:paraId="1174DABC" w14:textId="77777777" w:rsidR="00E85B48" w:rsidRPr="00292DEB" w:rsidRDefault="00E85B48" w:rsidP="00E85B48">
            <w:pPr>
              <w:spacing w:line="276" w:lineRule="auto"/>
              <w:jc w:val="left"/>
              <w:rPr>
                <w:rFonts w:cs="Arial"/>
                <w:lang w:val="es-ES"/>
              </w:rPr>
            </w:pPr>
            <w:r w:rsidRPr="00292DEB">
              <w:rPr>
                <w:rFonts w:cs="Arial"/>
                <w:lang w:val="es-ES"/>
              </w:rPr>
              <w:t>EL</w:t>
            </w:r>
          </w:p>
          <w:p w14:paraId="4AF80C3A" w14:textId="77777777" w:rsidR="00E85B48" w:rsidRPr="00292DEB" w:rsidRDefault="00E85B48" w:rsidP="00E85B48">
            <w:pPr>
              <w:spacing w:line="276" w:lineRule="auto"/>
              <w:jc w:val="left"/>
              <w:rPr>
                <w:rFonts w:cs="Arial"/>
                <w:lang w:val="es-ES"/>
              </w:rPr>
            </w:pPr>
            <w:r w:rsidRPr="00292DEB">
              <w:rPr>
                <w:rFonts w:cs="Arial"/>
                <w:lang w:val="es-ES"/>
              </w:rPr>
              <w:t>EL</w:t>
            </w:r>
          </w:p>
          <w:p w14:paraId="28F9F42C" w14:textId="77777777" w:rsidR="00E85B48" w:rsidRPr="00292DEB" w:rsidRDefault="00E85B48" w:rsidP="00E85B48">
            <w:pPr>
              <w:spacing w:line="276" w:lineRule="auto"/>
              <w:jc w:val="left"/>
              <w:rPr>
                <w:rFonts w:cs="Arial"/>
                <w:lang w:val="es-ES"/>
              </w:rPr>
            </w:pPr>
            <w:r w:rsidRPr="00292DEB">
              <w:rPr>
                <w:rFonts w:cs="Arial"/>
                <w:lang w:val="es-ES"/>
              </w:rPr>
              <w:t>EL</w:t>
            </w:r>
          </w:p>
          <w:p w14:paraId="1819136E" w14:textId="77777777" w:rsidR="00E85B48" w:rsidRPr="00292DEB" w:rsidRDefault="00E85B48" w:rsidP="00E85B48">
            <w:pPr>
              <w:spacing w:line="276" w:lineRule="auto"/>
              <w:jc w:val="left"/>
              <w:rPr>
                <w:rFonts w:cs="Arial"/>
                <w:lang w:val="es-ES"/>
              </w:rPr>
            </w:pPr>
            <w:r w:rsidRPr="00292DEB">
              <w:rPr>
                <w:rFonts w:cs="Arial"/>
                <w:lang w:val="es-ES"/>
              </w:rPr>
              <w:t>EL</w:t>
            </w:r>
          </w:p>
          <w:p w14:paraId="150B1577" w14:textId="77777777" w:rsidR="00E85B48" w:rsidRPr="00292DEB" w:rsidRDefault="00E85B48" w:rsidP="00E85B48">
            <w:pPr>
              <w:spacing w:line="276" w:lineRule="auto"/>
              <w:jc w:val="left"/>
              <w:rPr>
                <w:rFonts w:cs="Arial"/>
                <w:lang w:val="es-ES"/>
              </w:rPr>
            </w:pPr>
            <w:r w:rsidRPr="00292DEB">
              <w:rPr>
                <w:rFonts w:cs="Arial"/>
                <w:lang w:val="es-ES"/>
              </w:rPr>
              <w:t>EL</w:t>
            </w:r>
          </w:p>
          <w:p w14:paraId="7C5C1926" w14:textId="77777777" w:rsidR="00E85B48" w:rsidRPr="00292DEB" w:rsidRDefault="00E85B48" w:rsidP="00E85B48">
            <w:pPr>
              <w:spacing w:line="276" w:lineRule="auto"/>
              <w:jc w:val="left"/>
              <w:rPr>
                <w:rFonts w:cs="Arial"/>
                <w:lang w:val="es-ES"/>
              </w:rPr>
            </w:pPr>
            <w:r w:rsidRPr="00292DEB">
              <w:rPr>
                <w:rFonts w:cs="Arial"/>
                <w:lang w:val="es-ES"/>
              </w:rPr>
              <w:t>EL</w:t>
            </w:r>
          </w:p>
          <w:p w14:paraId="6E075B12" w14:textId="65433A0A" w:rsidR="00E85B48" w:rsidRPr="00292DEB" w:rsidRDefault="00E85B48" w:rsidP="00E85B48">
            <w:pPr>
              <w:spacing w:line="276" w:lineRule="auto"/>
              <w:jc w:val="left"/>
              <w:rPr>
                <w:rFonts w:cs="Arial"/>
                <w:lang w:val="es-ES"/>
              </w:rPr>
            </w:pPr>
          </w:p>
        </w:tc>
        <w:tc>
          <w:tcPr>
            <w:tcW w:w="1371" w:type="pct"/>
          </w:tcPr>
          <w:p w14:paraId="00DED4A6" w14:textId="77777777" w:rsidR="00E85B48" w:rsidRPr="00292DEB" w:rsidRDefault="00E85B48" w:rsidP="00E85B48">
            <w:pPr>
              <w:spacing w:line="276" w:lineRule="auto"/>
              <w:rPr>
                <w:rFonts w:cs="Arial"/>
              </w:rPr>
            </w:pPr>
            <w:r w:rsidRPr="00292DEB">
              <w:rPr>
                <w:rFonts w:cs="Arial"/>
              </w:rPr>
              <w:t xml:space="preserve">Das griechische Sozialschutzsystem geht zurück auf das frühe </w:t>
            </w:r>
            <w:r w:rsidRPr="00292DEB">
              <w:rPr>
                <w:rFonts w:cs="Arial"/>
                <w:color w:val="C00000"/>
              </w:rPr>
              <w:t>20.</w:t>
            </w:r>
            <w:r w:rsidRPr="00292DEB">
              <w:rPr>
                <w:rFonts w:cs="Arial"/>
              </w:rPr>
              <w:t xml:space="preserve"> Jahrhundert, wobei sich die bedeutendsten Entwicklungsschritte hin zur heutigen Form nach dem 2. Weltkrieg vollzogen haben. Es wurzelt sowohl in der Bismarck‘schen als auch in der Beverdige’schen Tradition, mit einer Kombination von arbeitsgebundenen und wohnsitzgebundenen Systemen. In den letzten Jahrzehnten wurde das System grundlegend reformiert, insbesondere nach der Wirtschaftskrise </w:t>
            </w:r>
            <w:r w:rsidRPr="00292DEB">
              <w:rPr>
                <w:rFonts w:cs="Arial"/>
                <w:color w:val="C00000"/>
              </w:rPr>
              <w:t>2009-2010</w:t>
            </w:r>
            <w:r w:rsidRPr="00292DEB">
              <w:rPr>
                <w:rFonts w:cs="Arial"/>
              </w:rPr>
              <w:t>, um seine Nachhaltigkeit und Effizienz zu erhöhen.</w:t>
            </w:r>
          </w:p>
          <w:p w14:paraId="7F909155" w14:textId="77777777" w:rsidR="00E85B48" w:rsidRPr="00292DEB" w:rsidRDefault="00E85B48" w:rsidP="00E85B48">
            <w:pPr>
              <w:spacing w:line="276" w:lineRule="auto"/>
              <w:rPr>
                <w:rFonts w:cs="Arial"/>
              </w:rPr>
            </w:pPr>
          </w:p>
          <w:p w14:paraId="68247073" w14:textId="77777777" w:rsidR="00E85B48" w:rsidRPr="00292DEB" w:rsidRDefault="00E85B48" w:rsidP="00E85B48">
            <w:pPr>
              <w:spacing w:line="276" w:lineRule="auto"/>
              <w:rPr>
                <w:rFonts w:cs="Arial"/>
              </w:rPr>
            </w:pPr>
            <w:r w:rsidRPr="00292DEB">
              <w:rPr>
                <w:rFonts w:cs="Arial"/>
              </w:rPr>
              <w:t>Das System ist überwiegend arbeitsgebunden (Bismarck-Typ), enthält aber auch einige wohnsitzgebundene Bestandteile. Arbeitsgebundene Systeme decken Arbeitnehmer, Selbstständige und Beamte ab, während wohnsitzgebundene Systeme universelle Gesundhdeitsversorgung und Grundeinkommensunterstützung bieten.</w:t>
            </w:r>
          </w:p>
          <w:p w14:paraId="58FAD9D9" w14:textId="77777777" w:rsidR="00E85B48" w:rsidRPr="00292DEB" w:rsidRDefault="00E85B48" w:rsidP="00E85B48">
            <w:pPr>
              <w:spacing w:line="276" w:lineRule="auto"/>
              <w:rPr>
                <w:rFonts w:cs="Arial"/>
              </w:rPr>
            </w:pPr>
          </w:p>
          <w:p w14:paraId="2A842D27" w14:textId="77777777" w:rsidR="00E85B48" w:rsidRPr="00292DEB" w:rsidRDefault="00E85B48" w:rsidP="00E85B48">
            <w:pPr>
              <w:spacing w:line="276" w:lineRule="auto"/>
              <w:rPr>
                <w:rFonts w:cs="Arial"/>
              </w:rPr>
            </w:pPr>
            <w:r w:rsidRPr="00292DEB">
              <w:rPr>
                <w:rFonts w:cs="Arial"/>
              </w:rPr>
              <w:t xml:space="preserve">Das System ist zentralisiert und der Großteil der Administration läuft auf nationaler Ebene über Organisationen wie </w:t>
            </w:r>
            <w:r w:rsidRPr="00292DEB">
              <w:rPr>
                <w:rFonts w:cs="Arial"/>
                <w:color w:val="008000"/>
              </w:rPr>
              <w:t xml:space="preserve">e-EFKA (Elektronische Nationale Sozialversicherung). </w:t>
            </w:r>
            <w:r w:rsidRPr="00292DEB">
              <w:rPr>
                <w:rFonts w:cs="Arial"/>
              </w:rPr>
              <w:t>Es gibt jedoch auch lokale Anstrengungen zur Umsetzung einiger Programme, insbesondere bei der Sozialhilfe und dem Wohngeld.</w:t>
            </w:r>
          </w:p>
          <w:p w14:paraId="2BC50A69" w14:textId="77777777" w:rsidR="00E85B48" w:rsidRPr="00292DEB" w:rsidRDefault="00E85B48" w:rsidP="00E85B48">
            <w:pPr>
              <w:spacing w:line="276" w:lineRule="auto"/>
              <w:rPr>
                <w:rFonts w:cs="Arial"/>
              </w:rPr>
            </w:pPr>
          </w:p>
          <w:p w14:paraId="412D1E6F" w14:textId="77777777" w:rsidR="00E85B48" w:rsidRPr="00292DEB" w:rsidRDefault="00E85B48" w:rsidP="00E85B48">
            <w:pPr>
              <w:spacing w:line="276" w:lineRule="auto"/>
              <w:rPr>
                <w:rFonts w:cs="Arial"/>
              </w:rPr>
            </w:pPr>
            <w:r w:rsidRPr="00292DEB">
              <w:rPr>
                <w:rFonts w:cs="Arial"/>
              </w:rPr>
              <w:t>Die Risiken, die vom System abgedeckt werden, umfassen Gesundheit, Arbeitslosigkeit, Behinderung, Mutterschaft, Alter (Renten) und Armutsbekämpfung. Gesundheit und Armutsrisiken fallen sowohl unter die wohnsitzgebundenen als auch die arbeitsgebundenen Systeme, während Arbeitslosigkeit und Renten überwiegend arbeitsgebunden sind. Die universelle Gesundheitsversorgung ist überwiegend wohnsitzgebunden, wird jedoch durch Abgaben aus Beschäftigung für erweiterte Leistungen ergänzt.</w:t>
            </w:r>
          </w:p>
          <w:p w14:paraId="7AF55C51" w14:textId="77777777" w:rsidR="00E85B48" w:rsidRPr="00292DEB" w:rsidRDefault="00E85B48" w:rsidP="00E85B48">
            <w:pPr>
              <w:spacing w:line="276" w:lineRule="auto"/>
              <w:rPr>
                <w:rFonts w:cs="Arial"/>
              </w:rPr>
            </w:pPr>
          </w:p>
          <w:p w14:paraId="31E38105" w14:textId="77777777" w:rsidR="00E85B48" w:rsidRPr="00292DEB" w:rsidRDefault="00E85B48" w:rsidP="00E85B48">
            <w:pPr>
              <w:spacing w:line="276" w:lineRule="auto"/>
              <w:rPr>
                <w:rFonts w:cs="Arial"/>
              </w:rPr>
            </w:pPr>
            <w:r w:rsidRPr="00292DEB">
              <w:rPr>
                <w:rFonts w:cs="Arial"/>
              </w:rPr>
              <w:t>Alle Einwohner sind grundsätzlich abgedeckt für Gesundheit und Sozialfürsorge, während Arbeitnehmer, Selbstständige und Beamte die Hauptgruppen sind, die durch arbeitsgebundene Systeme abgedeckt sind.</w:t>
            </w:r>
          </w:p>
          <w:p w14:paraId="0C86B381" w14:textId="77777777" w:rsidR="00E85B48" w:rsidRPr="00292DEB" w:rsidRDefault="00E85B48" w:rsidP="00E85B48">
            <w:pPr>
              <w:spacing w:line="276" w:lineRule="auto"/>
              <w:rPr>
                <w:rFonts w:cs="Arial"/>
              </w:rPr>
            </w:pPr>
          </w:p>
        </w:tc>
        <w:tc>
          <w:tcPr>
            <w:tcW w:w="1370" w:type="pct"/>
          </w:tcPr>
          <w:p w14:paraId="27DB8E80" w14:textId="77777777" w:rsidR="00E85B48" w:rsidRPr="00292DEB" w:rsidRDefault="00E85B48" w:rsidP="00E85B48">
            <w:pPr>
              <w:spacing w:line="276" w:lineRule="auto"/>
              <w:rPr>
                <w:rFonts w:cs="Arial"/>
                <w:bCs/>
                <w:lang w:val="fr-BE"/>
              </w:rPr>
            </w:pPr>
            <w:r w:rsidRPr="00292DEB">
              <w:rPr>
                <w:rFonts w:cs="Arial"/>
                <w:bCs/>
                <w:lang w:val="fr-BE"/>
              </w:rPr>
              <w:t xml:space="preserve">Le système de protection sociale de la Grèce remonte au début du </w:t>
            </w:r>
            <w:r w:rsidRPr="00292DEB">
              <w:rPr>
                <w:rFonts w:cs="Arial"/>
                <w:bCs/>
                <w:color w:val="C00000"/>
                <w:lang w:val="fr-BE"/>
              </w:rPr>
              <w:t>XXe</w:t>
            </w:r>
            <w:r w:rsidRPr="00292DEB">
              <w:rPr>
                <w:rFonts w:cs="Arial"/>
                <w:bCs/>
                <w:lang w:val="fr-BE"/>
              </w:rPr>
              <w:t xml:space="preserve"> siècle, et sa forme moderne a évolué de manière significative après la Seconde Guerre mondiale. Il est inspiré des traditions bismarckienne et beveridgienne, avec un mélange de régimes basés sur le travail et sur la résidence. Le système a fait l'objet de réformes considérables au cours des dernières décennies, en particulier à la suite de la crise économique de </w:t>
            </w:r>
            <w:r w:rsidRPr="00292DEB">
              <w:rPr>
                <w:rFonts w:cs="Arial"/>
                <w:bCs/>
                <w:color w:val="C00000"/>
                <w:lang w:val="fr-BE"/>
              </w:rPr>
              <w:t>2009-2010</w:t>
            </w:r>
            <w:r w:rsidRPr="00292DEB">
              <w:rPr>
                <w:rFonts w:cs="Arial"/>
                <w:bCs/>
                <w:lang w:val="fr-BE"/>
              </w:rPr>
              <w:t>, en vue d'en améliorer la viabilité et l'efficacité.</w:t>
            </w:r>
          </w:p>
          <w:p w14:paraId="2CF68A8F" w14:textId="77777777" w:rsidR="00E85B48" w:rsidRPr="00292DEB" w:rsidRDefault="00E85B48" w:rsidP="00E85B48">
            <w:pPr>
              <w:spacing w:line="276" w:lineRule="auto"/>
              <w:rPr>
                <w:rFonts w:cs="Arial"/>
                <w:bCs/>
                <w:lang w:val="fr-BE"/>
              </w:rPr>
            </w:pPr>
          </w:p>
          <w:p w14:paraId="092E636C" w14:textId="77777777" w:rsidR="00E85B48" w:rsidRPr="00292DEB" w:rsidRDefault="00E85B48" w:rsidP="00E85B48">
            <w:pPr>
              <w:spacing w:line="276" w:lineRule="auto"/>
              <w:rPr>
                <w:rFonts w:cs="Arial"/>
                <w:bCs/>
                <w:lang w:val="fr-BE"/>
              </w:rPr>
            </w:pPr>
            <w:r w:rsidRPr="00292DEB">
              <w:rPr>
                <w:rFonts w:cs="Arial"/>
                <w:bCs/>
                <w:lang w:val="fr-BE"/>
              </w:rPr>
              <w:t>Le système est principalement basé sur le travail (bismarckien), mais il comprend également des éléments basés sur la résidence. Les régimes fondés sur le travail couvrent les salariés, les indépendants et les fonctionnaires, tandis que les régimes fondés sur la résidence fournissent des soins de santé universels et un soutien au revenu de base.</w:t>
            </w:r>
          </w:p>
          <w:p w14:paraId="53A8E70C" w14:textId="77777777" w:rsidR="00E85B48" w:rsidRPr="00292DEB" w:rsidRDefault="00E85B48" w:rsidP="00E85B48">
            <w:pPr>
              <w:spacing w:line="276" w:lineRule="auto"/>
              <w:rPr>
                <w:rFonts w:cs="Arial"/>
                <w:bCs/>
                <w:lang w:val="fr-BE"/>
              </w:rPr>
            </w:pPr>
          </w:p>
          <w:p w14:paraId="11B495C6" w14:textId="77777777" w:rsidR="00E85B48" w:rsidRPr="00292DEB" w:rsidRDefault="00E85B48" w:rsidP="00E85B48">
            <w:pPr>
              <w:spacing w:line="276" w:lineRule="auto"/>
              <w:rPr>
                <w:rFonts w:cs="Arial"/>
                <w:bCs/>
                <w:lang w:val="fr-BE"/>
              </w:rPr>
            </w:pPr>
            <w:r w:rsidRPr="00292DEB">
              <w:rPr>
                <w:rFonts w:cs="Arial"/>
                <w:bCs/>
                <w:lang w:val="fr-BE"/>
              </w:rPr>
              <w:t xml:space="preserve">Le système est centralisé et la plus grande partie de l'administration est gérée au niveau national par des organisations telles que </w:t>
            </w:r>
            <w:r w:rsidRPr="00292DEB">
              <w:rPr>
                <w:rFonts w:cs="Arial"/>
                <w:bCs/>
                <w:color w:val="008000"/>
                <w:lang w:val="fr-BE"/>
              </w:rPr>
              <w:t>l'e-EFKA (Fonds national en ligne pour la sécurité sociale)</w:t>
            </w:r>
            <w:r w:rsidRPr="00292DEB">
              <w:rPr>
                <w:rFonts w:cs="Arial"/>
                <w:bCs/>
                <w:lang w:val="fr-BE"/>
              </w:rPr>
              <w:t>. Toutefois, des efforts sont déployés au niveau local pour mettre en œuvre certains programmes, notamment dans le domaine de la protection sociale et de l'aide au logement.</w:t>
            </w:r>
          </w:p>
          <w:p w14:paraId="57E27B4F" w14:textId="77777777" w:rsidR="00E85B48" w:rsidRPr="00292DEB" w:rsidRDefault="00E85B48" w:rsidP="00E85B48">
            <w:pPr>
              <w:spacing w:line="276" w:lineRule="auto"/>
              <w:rPr>
                <w:rFonts w:cs="Arial"/>
                <w:bCs/>
                <w:lang w:val="fr-BE"/>
              </w:rPr>
            </w:pPr>
          </w:p>
          <w:p w14:paraId="26A17040" w14:textId="77777777" w:rsidR="00E85B48" w:rsidRPr="00292DEB" w:rsidRDefault="00E85B48" w:rsidP="00E85B48">
            <w:pPr>
              <w:spacing w:line="276" w:lineRule="auto"/>
              <w:rPr>
                <w:rFonts w:cs="Arial"/>
                <w:bCs/>
                <w:lang w:val="fr-BE"/>
              </w:rPr>
            </w:pPr>
            <w:r w:rsidRPr="00292DEB">
              <w:rPr>
                <w:rFonts w:cs="Arial"/>
                <w:bCs/>
                <w:lang w:val="fr-BE"/>
              </w:rPr>
              <w:t>Les risques couverts par le système sont la santé, le chômage, l'invalidité, la maternité, la vieillesse (pensions) et la réduction de la pauvreté. Les risques liés à la santé et à la pauvreté relèvent à la fois de régimes basés sur le travail et sur la résidence, tandis que le chômage et les pensions sont essentiellement basés sur le travail. La couverture de santé universelle, bien qu'essentiellement basée sur la résidence, est complétée par des cotisations versées dans le cadre de l'emploi pour bénéficier de meilleures prestations.</w:t>
            </w:r>
          </w:p>
          <w:p w14:paraId="1A5C05F8" w14:textId="77777777" w:rsidR="00E85B48" w:rsidRPr="00292DEB" w:rsidRDefault="00E85B48" w:rsidP="00E85B48">
            <w:pPr>
              <w:spacing w:line="276" w:lineRule="auto"/>
              <w:rPr>
                <w:rFonts w:cs="Arial"/>
                <w:bCs/>
                <w:lang w:val="fr-BE"/>
              </w:rPr>
            </w:pPr>
          </w:p>
          <w:p w14:paraId="380A598C" w14:textId="575DAFD8" w:rsidR="00E85B48" w:rsidRPr="00292DEB" w:rsidRDefault="00E85B48" w:rsidP="00E85B48">
            <w:pPr>
              <w:spacing w:line="276" w:lineRule="auto"/>
              <w:rPr>
                <w:rFonts w:cs="Arial"/>
                <w:bCs/>
                <w:lang w:val="fr-BE"/>
              </w:rPr>
            </w:pPr>
            <w:r w:rsidRPr="00292DEB">
              <w:rPr>
                <w:rFonts w:cs="Arial"/>
                <w:bCs/>
                <w:lang w:val="fr-BE"/>
              </w:rPr>
              <w:t>Tous les résidents sont généralement couverts pour la santé et la protection sociale, et les salariés, les travailleurs indépendants et les fonctionnaires sont les groupes principaux couverts par les régimes basés sur le travail.</w:t>
            </w:r>
          </w:p>
        </w:tc>
        <w:tc>
          <w:tcPr>
            <w:tcW w:w="1370" w:type="pct"/>
          </w:tcPr>
          <w:p w14:paraId="271B4904" w14:textId="77777777" w:rsidR="00E85B48" w:rsidRPr="00292DEB" w:rsidRDefault="00E85B48" w:rsidP="00E85B48">
            <w:pPr>
              <w:shd w:val="clear" w:color="auto" w:fill="FFFFFF" w:themeFill="background1"/>
              <w:spacing w:line="276" w:lineRule="auto"/>
              <w:rPr>
                <w:rFonts w:cs="Arial"/>
                <w:b/>
                <w:bCs/>
                <w:color w:val="FF0000"/>
                <w:lang w:val="en-GB"/>
              </w:rPr>
            </w:pPr>
            <w:r w:rsidRPr="00292DEB">
              <w:rPr>
                <w:rFonts w:cs="Arial"/>
                <w:b/>
                <w:bCs/>
                <w:color w:val="FF0000"/>
                <w:lang w:val="en-GB"/>
              </w:rPr>
              <w:t>E-0-01-EL</w:t>
            </w:r>
          </w:p>
          <w:p w14:paraId="5CCCD30E" w14:textId="77777777" w:rsidR="00E85B48" w:rsidRPr="00292DEB" w:rsidRDefault="00E85B48" w:rsidP="00E85B48">
            <w:pPr>
              <w:shd w:val="clear" w:color="auto" w:fill="FFFFFF" w:themeFill="background1"/>
              <w:rPr>
                <w:rFonts w:cs="Arial"/>
                <w:lang w:val="en-GB"/>
              </w:rPr>
            </w:pPr>
            <w:r w:rsidRPr="00292DEB">
              <w:rPr>
                <w:rFonts w:cs="Arial"/>
                <w:lang w:val="en-GB"/>
              </w:rPr>
              <w:t xml:space="preserve">Greece's social protection system </w:t>
            </w:r>
            <w:proofErr w:type="gramStart"/>
            <w:r w:rsidRPr="00292DEB">
              <w:rPr>
                <w:rFonts w:cs="Arial"/>
                <w:lang w:val="en-GB"/>
              </w:rPr>
              <w:t>dates back to</w:t>
            </w:r>
            <w:proofErr w:type="gramEnd"/>
            <w:r w:rsidRPr="00292DEB">
              <w:rPr>
                <w:rFonts w:cs="Arial"/>
                <w:lang w:val="en-GB"/>
              </w:rPr>
              <w:t xml:space="preserve"> the early </w:t>
            </w:r>
            <w:r w:rsidRPr="00292DEB">
              <w:rPr>
                <w:rFonts w:cs="Arial"/>
                <w:color w:val="C00000"/>
                <w:lang w:val="en-GB"/>
              </w:rPr>
              <w:t>20th</w:t>
            </w:r>
            <w:r w:rsidRPr="00292DEB">
              <w:rPr>
                <w:rFonts w:cs="Arial"/>
                <w:lang w:val="en-GB"/>
              </w:rPr>
              <w:t xml:space="preserve"> century, with its modern form evolving significantly after World War II. It has roots in both Bismarckian and </w:t>
            </w:r>
            <w:proofErr w:type="spellStart"/>
            <w:r w:rsidRPr="00292DEB">
              <w:rPr>
                <w:rFonts w:cs="Arial"/>
                <w:lang w:val="en-GB"/>
              </w:rPr>
              <w:t>Beveridgean</w:t>
            </w:r>
            <w:proofErr w:type="spellEnd"/>
            <w:r w:rsidRPr="00292DEB">
              <w:rPr>
                <w:rFonts w:cs="Arial"/>
                <w:lang w:val="en-GB"/>
              </w:rPr>
              <w:t xml:space="preserve"> traditions, with a mix of work-based and residence-based schemes. The system has undergone substantial reforms in recent decades, especially following the economic crisis in </w:t>
            </w:r>
            <w:r w:rsidRPr="00292DEB">
              <w:rPr>
                <w:rFonts w:cs="Arial"/>
                <w:color w:val="C00000"/>
                <w:lang w:val="en-GB"/>
              </w:rPr>
              <w:t>2009-2010</w:t>
            </w:r>
            <w:r w:rsidRPr="00292DEB">
              <w:rPr>
                <w:rFonts w:cs="Arial"/>
                <w:lang w:val="en-GB"/>
              </w:rPr>
              <w:t>, to enhance sustainability and efficiency.</w:t>
            </w:r>
          </w:p>
          <w:p w14:paraId="38C99E32" w14:textId="77777777" w:rsidR="00E85B48" w:rsidRPr="00292DEB" w:rsidRDefault="00E85B48" w:rsidP="00E85B48">
            <w:pPr>
              <w:shd w:val="clear" w:color="auto" w:fill="FFFFFF" w:themeFill="background1"/>
              <w:rPr>
                <w:rFonts w:cs="Arial"/>
                <w:lang w:val="en-GB"/>
              </w:rPr>
            </w:pPr>
          </w:p>
          <w:p w14:paraId="29C6C366" w14:textId="77777777" w:rsidR="00E85B48" w:rsidRPr="00292DEB" w:rsidRDefault="00E85B48" w:rsidP="00E85B48">
            <w:pPr>
              <w:shd w:val="clear" w:color="auto" w:fill="FFFFFF" w:themeFill="background1"/>
              <w:rPr>
                <w:rFonts w:cs="Arial"/>
                <w:lang w:val="en-GB"/>
              </w:rPr>
            </w:pPr>
            <w:r w:rsidRPr="00292DEB">
              <w:rPr>
                <w:rFonts w:cs="Arial"/>
                <w:lang w:val="en-GB"/>
              </w:rPr>
              <w:t>The system is primarily work-based (Bismarckian) but includes some residence-based components. Work-based schemes cover wage earners, the self-employed, and civil servants, while residence-based schemes provide universal healthcare and basic income support.</w:t>
            </w:r>
          </w:p>
          <w:p w14:paraId="4942F4B9" w14:textId="77777777" w:rsidR="00E85B48" w:rsidRPr="00292DEB" w:rsidRDefault="00E85B48" w:rsidP="00E85B48">
            <w:pPr>
              <w:shd w:val="clear" w:color="auto" w:fill="FFFFFF" w:themeFill="background1"/>
              <w:rPr>
                <w:rFonts w:cs="Arial"/>
                <w:lang w:val="en-GB"/>
              </w:rPr>
            </w:pPr>
          </w:p>
          <w:p w14:paraId="28B340CA" w14:textId="77777777" w:rsidR="00E85B48" w:rsidRPr="00292DEB" w:rsidRDefault="00E85B48" w:rsidP="00E85B48">
            <w:pPr>
              <w:shd w:val="clear" w:color="auto" w:fill="FFFFFF" w:themeFill="background1"/>
              <w:rPr>
                <w:rFonts w:cs="Arial"/>
                <w:lang w:val="en-GB"/>
              </w:rPr>
            </w:pPr>
            <w:r w:rsidRPr="00292DEB">
              <w:rPr>
                <w:rFonts w:cs="Arial"/>
                <w:lang w:val="en-GB"/>
              </w:rPr>
              <w:t xml:space="preserve">The system is centralised, with most administration handled at the national level through organisations like </w:t>
            </w:r>
            <w:r w:rsidRPr="00292DEB">
              <w:rPr>
                <w:rFonts w:cs="Arial"/>
                <w:color w:val="008000"/>
                <w:lang w:val="en-GB"/>
              </w:rPr>
              <w:t>e-EFKA (Electronic National Security Fund)</w:t>
            </w:r>
            <w:r w:rsidRPr="00292DEB">
              <w:rPr>
                <w:rFonts w:cs="Arial"/>
                <w:lang w:val="en-GB"/>
              </w:rPr>
              <w:t>. However, there are localised efforts in implementing some programmes, especially in welfare and housing assistance.</w:t>
            </w:r>
          </w:p>
          <w:p w14:paraId="7FC94837" w14:textId="77777777" w:rsidR="00E85B48" w:rsidRPr="00292DEB" w:rsidRDefault="00E85B48" w:rsidP="00E85B48">
            <w:pPr>
              <w:shd w:val="clear" w:color="auto" w:fill="FFFFFF" w:themeFill="background1"/>
              <w:rPr>
                <w:rFonts w:cs="Arial"/>
                <w:lang w:val="en-GB"/>
              </w:rPr>
            </w:pPr>
          </w:p>
          <w:p w14:paraId="67E46714" w14:textId="77777777" w:rsidR="00E85B48" w:rsidRPr="00292DEB" w:rsidRDefault="00E85B48" w:rsidP="00E85B48">
            <w:pPr>
              <w:shd w:val="clear" w:color="auto" w:fill="FFFFFF" w:themeFill="background1"/>
              <w:rPr>
                <w:rFonts w:cs="Arial"/>
                <w:lang w:val="en-GB"/>
              </w:rPr>
            </w:pPr>
            <w:r w:rsidRPr="00292DEB">
              <w:rPr>
                <w:rFonts w:cs="Arial"/>
                <w:lang w:val="en-GB"/>
              </w:rPr>
              <w:t>The risks covered by the system include health, unemployment, disability, maternity, old age (pensions), and poverty alleviation. Health and poverty risks fall under both work-based and residence-based schemes, while unemployment and pensions are mostly work-based. Universal health coverage, though mostly residence-based, is supplemented by contributions through employment for enhanced benefits.</w:t>
            </w:r>
          </w:p>
          <w:p w14:paraId="40536945" w14:textId="77777777" w:rsidR="00E85B48" w:rsidRPr="00292DEB" w:rsidRDefault="00E85B48" w:rsidP="00E85B48">
            <w:pPr>
              <w:shd w:val="clear" w:color="auto" w:fill="FFFFFF" w:themeFill="background1"/>
              <w:rPr>
                <w:rFonts w:cs="Arial"/>
                <w:lang w:val="en-GB"/>
              </w:rPr>
            </w:pPr>
          </w:p>
          <w:p w14:paraId="5AFA5155" w14:textId="77777777" w:rsidR="00E85B48" w:rsidRPr="00292DEB" w:rsidRDefault="00E85B48" w:rsidP="00E85B48">
            <w:pPr>
              <w:shd w:val="clear" w:color="auto" w:fill="FFFFFF" w:themeFill="background1"/>
              <w:rPr>
                <w:rFonts w:cs="Arial"/>
                <w:lang w:val="en-GB"/>
              </w:rPr>
            </w:pPr>
            <w:r w:rsidRPr="00292DEB">
              <w:rPr>
                <w:rFonts w:cs="Arial"/>
                <w:lang w:val="en-GB"/>
              </w:rPr>
              <w:t xml:space="preserve">All residents are generally covered for health and social welfare, while wage earners, the self-employed, and civil servants are the main groups covered under work-based schemes. </w:t>
            </w:r>
          </w:p>
          <w:p w14:paraId="500F1ED7" w14:textId="77777777" w:rsidR="00E85B48" w:rsidRPr="00292DEB" w:rsidRDefault="00E85B48" w:rsidP="00E85B48">
            <w:pPr>
              <w:shd w:val="clear" w:color="auto" w:fill="FFFFFF" w:themeFill="background1"/>
              <w:rPr>
                <w:rFonts w:cs="Arial"/>
                <w:lang w:val="en-GB"/>
              </w:rPr>
            </w:pPr>
          </w:p>
          <w:p w14:paraId="4E6413D5" w14:textId="781686A5" w:rsidR="00E85B48" w:rsidRPr="00292DEB" w:rsidRDefault="00E85B48" w:rsidP="00E85B48">
            <w:pPr>
              <w:shd w:val="clear" w:color="auto" w:fill="FFFFFF" w:themeFill="background1"/>
              <w:spacing w:line="276" w:lineRule="auto"/>
              <w:rPr>
                <w:rFonts w:cs="Arial"/>
                <w:b/>
                <w:bCs/>
                <w:color w:val="FF0000"/>
                <w:lang w:val="en-US"/>
              </w:rPr>
            </w:pPr>
          </w:p>
        </w:tc>
        <w:tc>
          <w:tcPr>
            <w:tcW w:w="167" w:type="pct"/>
          </w:tcPr>
          <w:p w14:paraId="2DBE837F" w14:textId="25F60C87" w:rsidR="00E85B48" w:rsidRPr="00292DEB" w:rsidRDefault="00E85B48" w:rsidP="00E85B48">
            <w:pPr>
              <w:spacing w:line="276" w:lineRule="auto"/>
              <w:rPr>
                <w:rFonts w:cs="Arial"/>
                <w:color w:val="0000FF"/>
                <w:lang w:val="fr-FR"/>
              </w:rPr>
            </w:pPr>
            <w:r w:rsidRPr="00292DEB">
              <w:rPr>
                <w:rFonts w:cs="Arial"/>
                <w:color w:val="0000FF"/>
                <w:lang w:val="fr-FR"/>
              </w:rPr>
              <w:t>0</w:t>
            </w:r>
          </w:p>
          <w:p w14:paraId="627CAAB5" w14:textId="77777777" w:rsidR="00E85B48" w:rsidRPr="00292DEB" w:rsidRDefault="00E85B48" w:rsidP="00E85B48">
            <w:pPr>
              <w:spacing w:line="276" w:lineRule="auto"/>
              <w:rPr>
                <w:rFonts w:cs="Arial"/>
                <w:color w:val="0000FF"/>
                <w:lang w:val="fr-FR"/>
              </w:rPr>
            </w:pPr>
          </w:p>
        </w:tc>
        <w:tc>
          <w:tcPr>
            <w:tcW w:w="127" w:type="pct"/>
          </w:tcPr>
          <w:p w14:paraId="00C77D7A" w14:textId="11EB4BA5" w:rsidR="00E85B48" w:rsidRPr="00292DEB" w:rsidRDefault="00E85B48" w:rsidP="00E85B48">
            <w:pPr>
              <w:spacing w:line="276" w:lineRule="auto"/>
              <w:rPr>
                <w:rFonts w:cs="Arial"/>
                <w:color w:val="0000FF"/>
                <w:lang w:val="fr-FR"/>
              </w:rPr>
            </w:pPr>
            <w:r w:rsidRPr="00292DEB">
              <w:rPr>
                <w:rFonts w:cs="Arial"/>
                <w:color w:val="0000FF"/>
                <w:lang w:val="fr-FR"/>
              </w:rPr>
              <w:t>1</w:t>
            </w:r>
          </w:p>
          <w:p w14:paraId="63ADD4C4" w14:textId="77777777" w:rsidR="00E85B48" w:rsidRPr="00292DEB" w:rsidRDefault="00E85B48" w:rsidP="00E85B48">
            <w:pPr>
              <w:spacing w:line="276" w:lineRule="auto"/>
              <w:rPr>
                <w:rFonts w:cs="Arial"/>
                <w:color w:val="0000FF"/>
                <w:lang w:val="fr-FR"/>
              </w:rPr>
            </w:pPr>
          </w:p>
        </w:tc>
        <w:tc>
          <w:tcPr>
            <w:tcW w:w="402" w:type="pct"/>
          </w:tcPr>
          <w:p w14:paraId="002558BD" w14:textId="77777777" w:rsidR="00E85B48" w:rsidRPr="00292DEB" w:rsidRDefault="00E85B48" w:rsidP="00E85B48">
            <w:pPr>
              <w:spacing w:line="276" w:lineRule="auto"/>
              <w:rPr>
                <w:rFonts w:cs="Arial"/>
                <w:color w:val="0000FF"/>
                <w:lang w:val="en-GB"/>
              </w:rPr>
            </w:pPr>
            <w:r w:rsidRPr="00292DEB">
              <w:rPr>
                <w:rFonts w:cs="Arial"/>
                <w:color w:val="0000FF"/>
                <w:lang w:val="en-GB"/>
              </w:rPr>
              <w:t>GREECE</w:t>
            </w:r>
          </w:p>
          <w:p w14:paraId="1EC85C70" w14:textId="77777777" w:rsidR="00E85B48" w:rsidRPr="00292DEB" w:rsidRDefault="00E85B48" w:rsidP="00E85B48">
            <w:pPr>
              <w:spacing w:line="276" w:lineRule="auto"/>
              <w:rPr>
                <w:rFonts w:cs="Arial"/>
                <w:color w:val="0000FF"/>
                <w:lang w:val="en-GB"/>
              </w:rPr>
            </w:pPr>
          </w:p>
        </w:tc>
      </w:tr>
      <w:tr w:rsidR="00E85B48" w:rsidRPr="00292DEB" w14:paraId="64FBC1F3" w14:textId="77777777" w:rsidTr="005D0FED">
        <w:trPr>
          <w:trHeight w:val="4984"/>
        </w:trPr>
        <w:tc>
          <w:tcPr>
            <w:tcW w:w="193" w:type="pct"/>
          </w:tcPr>
          <w:p w14:paraId="7E04DB46" w14:textId="219410CC" w:rsidR="00E85B48" w:rsidRPr="00292DEB" w:rsidRDefault="00E85B48" w:rsidP="00E85B48">
            <w:pPr>
              <w:spacing w:line="276" w:lineRule="auto"/>
              <w:jc w:val="left"/>
              <w:rPr>
                <w:rFonts w:cs="Arial"/>
                <w:lang w:val="es-ES"/>
              </w:rPr>
            </w:pPr>
            <w:r w:rsidRPr="00292DEB">
              <w:rPr>
                <w:rFonts w:cs="Arial"/>
                <w:lang w:val="en-GB"/>
              </w:rPr>
              <w:lastRenderedPageBreak/>
              <w:t>EL</w:t>
            </w:r>
          </w:p>
        </w:tc>
        <w:tc>
          <w:tcPr>
            <w:tcW w:w="1371" w:type="pct"/>
          </w:tcPr>
          <w:p w14:paraId="48552578" w14:textId="77777777" w:rsidR="00E85B48" w:rsidRPr="00292DEB" w:rsidRDefault="00E85B48" w:rsidP="00E85B48">
            <w:pPr>
              <w:spacing w:line="276" w:lineRule="auto"/>
              <w:rPr>
                <w:rFonts w:cs="Arial"/>
              </w:rPr>
            </w:pPr>
            <w:r w:rsidRPr="00292DEB">
              <w:rPr>
                <w:rFonts w:cs="Arial"/>
              </w:rPr>
              <w:t>Artikel 648 – 680 des Zivilgesetzbuches (Gazette Α' 164/17-24.10.1984) und Artikel 6 des Gesetzes 765/1943.</w:t>
            </w:r>
          </w:p>
          <w:p w14:paraId="058B51C0" w14:textId="77777777" w:rsidR="00E85B48" w:rsidRPr="00292DEB" w:rsidRDefault="00E85B48" w:rsidP="00E85B48">
            <w:pPr>
              <w:spacing w:line="276" w:lineRule="auto"/>
              <w:rPr>
                <w:rFonts w:cs="Arial"/>
              </w:rPr>
            </w:pPr>
            <w:r w:rsidRPr="00292DEB">
              <w:rPr>
                <w:rFonts w:cs="Arial"/>
              </w:rPr>
              <w:t>Präsidentendekret 186/1992 Art. 2, Absatz 1, in der jeweils gültigen Fassung.</w:t>
            </w:r>
          </w:p>
          <w:p w14:paraId="4CCBEE78" w14:textId="77777777" w:rsidR="00E85B48" w:rsidRPr="00292DEB" w:rsidRDefault="00E85B48" w:rsidP="00E85B48">
            <w:pPr>
              <w:spacing w:line="276" w:lineRule="auto"/>
              <w:rPr>
                <w:rFonts w:cs="Arial"/>
              </w:rPr>
            </w:pPr>
            <w:r w:rsidRPr="00292DEB">
              <w:rPr>
                <w:rFonts w:cs="Arial"/>
              </w:rPr>
              <w:t>Gesetz 2238/1994 Art. 48, Absatz 1, in der jeweils gültigen Fassung.</w:t>
            </w:r>
          </w:p>
          <w:p w14:paraId="46884284" w14:textId="77777777" w:rsidR="00E85B48" w:rsidRPr="00292DEB" w:rsidRDefault="00E85B48" w:rsidP="00E85B48">
            <w:pPr>
              <w:spacing w:line="276" w:lineRule="auto"/>
              <w:rPr>
                <w:rFonts w:cs="Arial"/>
              </w:rPr>
            </w:pPr>
            <w:r w:rsidRPr="00292DEB">
              <w:rPr>
                <w:rFonts w:cs="Arial"/>
              </w:rPr>
              <w:t>Art. 2 von Gesetz 2084/1992.</w:t>
            </w:r>
          </w:p>
          <w:p w14:paraId="746CA262" w14:textId="77777777" w:rsidR="00E85B48" w:rsidRPr="00292DEB" w:rsidRDefault="00E85B48" w:rsidP="00E85B48">
            <w:pPr>
              <w:spacing w:line="276" w:lineRule="auto"/>
              <w:rPr>
                <w:rFonts w:cs="Arial"/>
              </w:rPr>
            </w:pPr>
            <w:r w:rsidRPr="00292DEB">
              <w:rPr>
                <w:rFonts w:cs="Arial"/>
              </w:rPr>
              <w:t>Art. 2 von Gesetz 4387/2016, mit Änderungen durch Art. 22 von Gesetz 4670/2020.</w:t>
            </w:r>
          </w:p>
          <w:p w14:paraId="4D3E0A48" w14:textId="77777777" w:rsidR="00E85B48" w:rsidRPr="00292DEB" w:rsidRDefault="00E85B48" w:rsidP="00E85B48">
            <w:pPr>
              <w:spacing w:line="276" w:lineRule="auto"/>
              <w:rPr>
                <w:rFonts w:cs="Arial"/>
              </w:rPr>
            </w:pPr>
          </w:p>
          <w:p w14:paraId="0DA06DD0" w14:textId="77777777"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rPr>
            </w:pPr>
            <w:r w:rsidRPr="00292DEB">
              <w:rPr>
                <w:rFonts w:cs="Arial"/>
              </w:rPr>
              <w:t xml:space="preserve">Alle natürlichen Personen ab </w:t>
            </w:r>
            <w:r w:rsidRPr="00292DEB">
              <w:rPr>
                <w:rFonts w:cs="Arial"/>
                <w:color w:val="C00000"/>
              </w:rPr>
              <w:t>18</w:t>
            </w:r>
            <w:r w:rsidRPr="00292DEB">
              <w:rPr>
                <w:rFonts w:cs="Arial"/>
              </w:rPr>
              <w:t xml:space="preserve"> Jahren, unabhängig von Geschlecht oder Staatsangehörigkeit, die selbstständig eine Erwerbstätigkeit ausüben und Gewerberäume unterhalten.</w:t>
            </w:r>
          </w:p>
          <w:p w14:paraId="5EA16CDF" w14:textId="77777777" w:rsidR="00E85B48" w:rsidRPr="00292DEB" w:rsidRDefault="00E85B48" w:rsidP="00E85B48">
            <w:pPr>
              <w:spacing w:line="276" w:lineRule="auto"/>
              <w:rPr>
                <w:rFonts w:cs="Arial"/>
              </w:rPr>
            </w:pPr>
            <w:r w:rsidRPr="00292DEB">
              <w:rPr>
                <w:rFonts w:cs="Arial"/>
              </w:rPr>
              <w:t>Jeder Beschäftigte, der die nachfolgenden Bedingungen nicht erfüllt, wird als Selbstständiger behandelt:</w:t>
            </w:r>
          </w:p>
          <w:p w14:paraId="71DA9C92" w14:textId="77777777" w:rsidR="00E85B48" w:rsidRPr="00292DEB" w:rsidRDefault="00E85B48" w:rsidP="00E85B48">
            <w:pPr>
              <w:pStyle w:val="ListParagraph"/>
              <w:numPr>
                <w:ilvl w:val="0"/>
                <w:numId w:val="166"/>
              </w:numPr>
              <w:spacing w:after="0"/>
              <w:rPr>
                <w:rFonts w:ascii="Arial" w:hAnsi="Arial" w:cs="Arial"/>
                <w:sz w:val="15"/>
                <w:szCs w:val="15"/>
                <w:lang w:val="de-DE"/>
              </w:rPr>
            </w:pPr>
            <w:r w:rsidRPr="00292DEB">
              <w:rPr>
                <w:rFonts w:ascii="Arial" w:hAnsi="Arial" w:cs="Arial"/>
                <w:sz w:val="15"/>
                <w:szCs w:val="15"/>
                <w:lang w:val="de-DE"/>
              </w:rPr>
              <w:t xml:space="preserve">Die Pflicht, Arbeitsleistungen zu erbringen. </w:t>
            </w:r>
          </w:p>
          <w:p w14:paraId="6AB58D04" w14:textId="77777777" w:rsidR="00E85B48" w:rsidRPr="00292DEB" w:rsidRDefault="00E85B48" w:rsidP="00E85B48">
            <w:pPr>
              <w:pStyle w:val="ListParagraph"/>
              <w:numPr>
                <w:ilvl w:val="0"/>
                <w:numId w:val="166"/>
              </w:numPr>
              <w:spacing w:after="0"/>
              <w:rPr>
                <w:rFonts w:ascii="Arial" w:hAnsi="Arial" w:cs="Arial"/>
                <w:sz w:val="15"/>
                <w:szCs w:val="15"/>
                <w:lang w:val="de-DE"/>
              </w:rPr>
            </w:pPr>
            <w:r w:rsidRPr="00292DEB">
              <w:rPr>
                <w:rFonts w:ascii="Arial" w:hAnsi="Arial" w:cs="Arial"/>
                <w:sz w:val="15"/>
                <w:szCs w:val="15"/>
                <w:lang w:val="de-DE"/>
              </w:rPr>
              <w:t xml:space="preserve">Diese Pflicht ergibt sich aus einem Beschäftigungsvertrag oder einem sonstigen Rechtsverhältnis. </w:t>
            </w:r>
          </w:p>
          <w:p w14:paraId="51EFB595" w14:textId="77777777" w:rsidR="00E85B48" w:rsidRPr="00292DEB" w:rsidRDefault="00E85B48" w:rsidP="00E85B48">
            <w:pPr>
              <w:pStyle w:val="ListParagraph"/>
              <w:numPr>
                <w:ilvl w:val="0"/>
                <w:numId w:val="16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sz w:val="15"/>
                <w:szCs w:val="15"/>
                <w:lang w:val="de-DE"/>
              </w:rPr>
            </w:pPr>
            <w:r w:rsidRPr="00292DEB">
              <w:rPr>
                <w:rFonts w:ascii="Arial" w:hAnsi="Arial" w:cs="Arial"/>
                <w:sz w:val="15"/>
                <w:szCs w:val="15"/>
                <w:lang w:val="de-DE"/>
              </w:rPr>
              <w:t>Die Pflicht, eine abhängige Arbeit zu erbringen.</w:t>
            </w:r>
          </w:p>
          <w:p w14:paraId="7415FAE1" w14:textId="77777777"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rPr>
            </w:pPr>
            <w:r w:rsidRPr="00292DEB">
              <w:rPr>
                <w:rFonts w:cs="Arial"/>
              </w:rPr>
              <w:t>Es handelt sich um bezahlte Arbeit.</w:t>
            </w:r>
          </w:p>
          <w:p w14:paraId="608E5CBA" w14:textId="77777777"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rPr>
            </w:pPr>
          </w:p>
          <w:p w14:paraId="137D0E65" w14:textId="2785A48E"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rPr>
            </w:pPr>
            <w:r w:rsidRPr="00292DEB">
              <w:rPr>
                <w:rFonts w:cs="Arial"/>
              </w:rPr>
              <w:t>Beiträge werden ausschließlich von Selbstständigen geleistet. Kein Unterschied zu Arbeitnehmern in Bezug auf Rentenberechnung; aber für spezifische Leistungen existieren Unterschiede.</w:t>
            </w:r>
          </w:p>
          <w:p w14:paraId="073537EE" w14:textId="77777777" w:rsidR="00E85B48" w:rsidRPr="00292DEB" w:rsidRDefault="00E85B48" w:rsidP="00E85B48">
            <w:pPr>
              <w:spacing w:line="276" w:lineRule="auto"/>
              <w:rPr>
                <w:rFonts w:cs="Arial"/>
              </w:rPr>
            </w:pPr>
          </w:p>
          <w:p w14:paraId="1313EE83" w14:textId="7EB1D494" w:rsidR="00E85B48" w:rsidRPr="00292DEB" w:rsidRDefault="00E85B48" w:rsidP="00E85B48">
            <w:pPr>
              <w:spacing w:line="276" w:lineRule="auto"/>
              <w:rPr>
                <w:rFonts w:cs="Arial"/>
              </w:rPr>
            </w:pPr>
            <w:r w:rsidRPr="00292DEB">
              <w:rPr>
                <w:rFonts w:cs="Arial"/>
              </w:rPr>
              <w:t>Die Gesetzgebung zum Sozialschutz unterscheidet zwischen Selbstständigkeit in Vollzeit und gelegentlicher (</w:t>
            </w:r>
            <w:r w:rsidRPr="00292DEB">
              <w:rPr>
                <w:rFonts w:cs="Arial"/>
                <w:i/>
                <w:color w:val="008080"/>
              </w:rPr>
              <w:t>περιστασιακή απασχόληση</w:t>
            </w:r>
            <w:r w:rsidRPr="00292DEB">
              <w:rPr>
                <w:rFonts w:cs="Arial"/>
              </w:rPr>
              <w:t xml:space="preserve">) Selbstständigkeit. </w:t>
            </w:r>
          </w:p>
          <w:p w14:paraId="31C59CA6" w14:textId="77777777" w:rsidR="00E85B48" w:rsidRPr="00292DEB" w:rsidRDefault="00E85B48" w:rsidP="00E85B48">
            <w:pPr>
              <w:spacing w:line="276" w:lineRule="auto"/>
              <w:rPr>
                <w:rFonts w:cs="Arial"/>
              </w:rPr>
            </w:pPr>
          </w:p>
          <w:p w14:paraId="1B5D1B19" w14:textId="62C16ED4" w:rsidR="00E85B48" w:rsidRPr="00292DEB" w:rsidRDefault="00E85B48" w:rsidP="00E85B48">
            <w:pPr>
              <w:spacing w:line="276" w:lineRule="auto"/>
              <w:rPr>
                <w:rFonts w:cs="Arial"/>
              </w:rPr>
            </w:pPr>
            <w:r w:rsidRPr="00292DEB">
              <w:rPr>
                <w:rFonts w:cs="Arial"/>
              </w:rPr>
              <w:t>Keine neuen Formen der Selbstständigkeit.</w:t>
            </w:r>
          </w:p>
        </w:tc>
        <w:tc>
          <w:tcPr>
            <w:tcW w:w="1370" w:type="pct"/>
          </w:tcPr>
          <w:p w14:paraId="069E810B" w14:textId="77777777" w:rsidR="00E85B48" w:rsidRPr="00292DEB" w:rsidRDefault="00E85B48" w:rsidP="00E85B48">
            <w:pPr>
              <w:spacing w:line="276" w:lineRule="auto"/>
              <w:rPr>
                <w:rFonts w:cs="Arial"/>
                <w:lang w:val="fr-BE"/>
              </w:rPr>
            </w:pPr>
            <w:r w:rsidRPr="00292DEB">
              <w:rPr>
                <w:rFonts w:cs="Arial"/>
                <w:lang w:val="fr-BE"/>
              </w:rPr>
              <w:t>Articles 648 – 680 du Code civil (Gazette Α' 164/17-24.10.1984) et article 6 de la loi 765/1943 et article 2, paragraphe 1, du décret présidentiel 186/1992, tel que modifié.</w:t>
            </w:r>
          </w:p>
          <w:p w14:paraId="09C924CB" w14:textId="77777777" w:rsidR="00E85B48" w:rsidRPr="00292DEB" w:rsidRDefault="00E85B48" w:rsidP="00E85B48">
            <w:pPr>
              <w:spacing w:line="276" w:lineRule="auto"/>
              <w:rPr>
                <w:rFonts w:cs="Arial"/>
                <w:lang w:val="fr-BE"/>
              </w:rPr>
            </w:pPr>
            <w:r w:rsidRPr="00292DEB">
              <w:rPr>
                <w:rFonts w:cs="Arial"/>
                <w:lang w:val="fr-BE"/>
              </w:rPr>
              <w:t xml:space="preserve">Loi 2238/1994, article 48, paragraphe 1, tel que modifiée. </w:t>
            </w:r>
          </w:p>
          <w:p w14:paraId="04953027" w14:textId="77777777" w:rsidR="00E85B48" w:rsidRPr="00292DEB" w:rsidRDefault="00E85B48" w:rsidP="00E85B48">
            <w:pPr>
              <w:spacing w:line="276" w:lineRule="auto"/>
              <w:rPr>
                <w:rFonts w:cs="Arial"/>
                <w:lang w:val="fr-BE"/>
              </w:rPr>
            </w:pPr>
            <w:r w:rsidRPr="00292DEB">
              <w:rPr>
                <w:rFonts w:cs="Arial"/>
                <w:lang w:val="fr-BE"/>
              </w:rPr>
              <w:t>Article 2 de la loi 2084/1992.</w:t>
            </w:r>
          </w:p>
          <w:p w14:paraId="47B7F8F2" w14:textId="77777777" w:rsidR="00E85B48" w:rsidRPr="00292DEB" w:rsidRDefault="00E85B48" w:rsidP="00E85B48">
            <w:pPr>
              <w:spacing w:line="276" w:lineRule="auto"/>
              <w:rPr>
                <w:rFonts w:cs="Arial"/>
                <w:lang w:val="fr-BE"/>
              </w:rPr>
            </w:pPr>
            <w:r w:rsidRPr="00292DEB">
              <w:rPr>
                <w:rFonts w:cs="Arial"/>
                <w:lang w:val="fr-BE"/>
              </w:rPr>
              <w:t>Article 2 de la loi 4387/2016 tel que modifié par l’article 22 de la loi 4670/2020.</w:t>
            </w:r>
          </w:p>
          <w:p w14:paraId="7009DC95" w14:textId="77777777" w:rsidR="00E85B48" w:rsidRPr="00292DEB" w:rsidRDefault="00E85B48" w:rsidP="00E85B48">
            <w:pPr>
              <w:spacing w:line="276" w:lineRule="auto"/>
              <w:rPr>
                <w:rFonts w:cs="Arial"/>
                <w:lang w:val="fr-BE"/>
              </w:rPr>
            </w:pPr>
          </w:p>
          <w:p w14:paraId="198243C4" w14:textId="77777777" w:rsidR="00E85B48" w:rsidRPr="00292DEB" w:rsidRDefault="00E85B48" w:rsidP="00E85B48">
            <w:pPr>
              <w:spacing w:line="276" w:lineRule="auto"/>
              <w:rPr>
                <w:rFonts w:cs="Arial"/>
                <w:lang w:val="fr-BE"/>
              </w:rPr>
            </w:pPr>
          </w:p>
          <w:p w14:paraId="1815A9A9" w14:textId="77777777"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lang w:val="fr-BE"/>
              </w:rPr>
            </w:pPr>
            <w:r w:rsidRPr="00292DEB">
              <w:rPr>
                <w:rFonts w:cs="Arial"/>
                <w:lang w:val="fr-BE"/>
              </w:rPr>
              <w:t xml:space="preserve">Toutes les personnes physiques âgées de </w:t>
            </w:r>
            <w:r w:rsidRPr="00292DEB">
              <w:rPr>
                <w:rFonts w:cs="Arial"/>
                <w:color w:val="C00000"/>
                <w:lang w:val="fr-BE"/>
              </w:rPr>
              <w:t>18</w:t>
            </w:r>
            <w:r w:rsidRPr="00292DEB">
              <w:rPr>
                <w:rFonts w:cs="Arial"/>
                <w:lang w:val="fr-BE"/>
              </w:rPr>
              <w:t xml:space="preserve"> ans ou plus qui, sans distinction de genre et de nationalité, exercent une activité lucrative et occupent des locaux professionnels.</w:t>
            </w:r>
          </w:p>
          <w:p w14:paraId="121A6B46" w14:textId="77777777" w:rsidR="00E85B48" w:rsidRPr="00292DEB" w:rsidRDefault="00E85B48" w:rsidP="00E85B48">
            <w:pPr>
              <w:spacing w:line="276" w:lineRule="auto"/>
              <w:rPr>
                <w:rFonts w:cs="Arial"/>
                <w:lang w:val="fr-BE"/>
              </w:rPr>
            </w:pPr>
            <w:r w:rsidRPr="00292DEB">
              <w:rPr>
                <w:rFonts w:eastAsia="Calibri" w:cs="Arial"/>
                <w:lang w:val="fr-BE"/>
              </w:rPr>
              <w:t>Est considérée comme travailleur indépendant toute personne exerçant un emploi qui ne remplit pas les conditions ci-après</w:t>
            </w:r>
            <w:r w:rsidRPr="00292DEB">
              <w:rPr>
                <w:rFonts w:cs="Arial"/>
                <w:lang w:val="fr-BE"/>
              </w:rPr>
              <w:t>:</w:t>
            </w:r>
          </w:p>
          <w:p w14:paraId="1A921CB9" w14:textId="77777777" w:rsidR="00E85B48" w:rsidRPr="00292DEB" w:rsidRDefault="00E85B48" w:rsidP="00E85B48">
            <w:pPr>
              <w:pStyle w:val="ListParagraph"/>
              <w:numPr>
                <w:ilvl w:val="0"/>
                <w:numId w:val="165"/>
              </w:numPr>
              <w:spacing w:after="0"/>
              <w:rPr>
                <w:rFonts w:ascii="Arial" w:hAnsi="Arial" w:cs="Arial"/>
                <w:sz w:val="15"/>
                <w:szCs w:val="15"/>
                <w:lang w:val="fr-BE"/>
              </w:rPr>
            </w:pPr>
            <w:r w:rsidRPr="00292DEB">
              <w:rPr>
                <w:rFonts w:ascii="Arial" w:hAnsi="Arial" w:cs="Arial"/>
                <w:sz w:val="15"/>
                <w:szCs w:val="15"/>
                <w:lang w:val="fr-BE"/>
              </w:rPr>
              <w:t xml:space="preserve">L'obligation de fournir du travail. </w:t>
            </w:r>
          </w:p>
          <w:p w14:paraId="726492D6" w14:textId="77777777" w:rsidR="00E85B48" w:rsidRPr="00292DEB" w:rsidRDefault="00E85B48" w:rsidP="00E85B48">
            <w:pPr>
              <w:pStyle w:val="ListParagraph"/>
              <w:numPr>
                <w:ilvl w:val="0"/>
                <w:numId w:val="165"/>
              </w:numPr>
              <w:spacing w:after="0"/>
              <w:rPr>
                <w:rFonts w:ascii="Arial" w:hAnsi="Arial" w:cs="Arial"/>
                <w:sz w:val="15"/>
                <w:szCs w:val="15"/>
                <w:lang w:val="fr-BE"/>
              </w:rPr>
            </w:pPr>
            <w:r w:rsidRPr="00292DEB">
              <w:rPr>
                <w:rFonts w:ascii="Arial" w:hAnsi="Arial" w:cs="Arial"/>
                <w:sz w:val="15"/>
                <w:szCs w:val="15"/>
                <w:lang w:val="fr-BE"/>
              </w:rPr>
              <w:t xml:space="preserve">Cette obligation trouve sa source dans un contrat de travail ou dans une autre relation juridique. </w:t>
            </w:r>
          </w:p>
          <w:p w14:paraId="17620D56" w14:textId="77777777" w:rsidR="00E85B48" w:rsidRPr="00292DEB" w:rsidRDefault="00E85B48" w:rsidP="00E85B48">
            <w:pPr>
              <w:pStyle w:val="ListParagraph"/>
              <w:numPr>
                <w:ilvl w:val="0"/>
                <w:numId w:val="165"/>
              </w:numPr>
              <w:spacing w:after="0"/>
              <w:rPr>
                <w:rFonts w:ascii="Arial" w:hAnsi="Arial" w:cs="Arial"/>
                <w:sz w:val="15"/>
                <w:szCs w:val="15"/>
                <w:lang w:val="fr-BE"/>
              </w:rPr>
            </w:pPr>
            <w:r w:rsidRPr="00292DEB">
              <w:rPr>
                <w:rFonts w:ascii="Arial" w:hAnsi="Arial" w:cs="Arial"/>
                <w:sz w:val="15"/>
                <w:szCs w:val="15"/>
                <w:lang w:val="fr-BE"/>
              </w:rPr>
              <w:t>L'obligation de fournir un travail subordonné.</w:t>
            </w:r>
          </w:p>
          <w:p w14:paraId="4E41BFC9" w14:textId="77777777" w:rsidR="00E85B48" w:rsidRPr="00292DEB" w:rsidRDefault="00E85B48" w:rsidP="00E85B48">
            <w:pPr>
              <w:spacing w:line="276" w:lineRule="auto"/>
              <w:rPr>
                <w:rFonts w:cs="Arial"/>
                <w:lang w:val="fr-BE"/>
              </w:rPr>
            </w:pPr>
            <w:r w:rsidRPr="00292DEB">
              <w:rPr>
                <w:rFonts w:cs="Arial"/>
                <w:lang w:val="fr-BE"/>
              </w:rPr>
              <w:t>Le travail est rémunéré.</w:t>
            </w:r>
          </w:p>
          <w:p w14:paraId="5A4C9549" w14:textId="77777777" w:rsidR="00E85B48" w:rsidRPr="00292DEB" w:rsidRDefault="00E85B48" w:rsidP="00E85B48">
            <w:pPr>
              <w:spacing w:line="276" w:lineRule="auto"/>
              <w:rPr>
                <w:rFonts w:cs="Arial"/>
                <w:lang w:val="fr-BE"/>
              </w:rPr>
            </w:pPr>
          </w:p>
          <w:p w14:paraId="1587A6FB" w14:textId="77777777" w:rsidR="00E85B48" w:rsidRPr="00292DEB" w:rsidRDefault="00E85B48" w:rsidP="00E85B48">
            <w:pPr>
              <w:spacing w:line="276" w:lineRule="auto"/>
              <w:rPr>
                <w:rFonts w:eastAsia="Calibri" w:cs="Arial"/>
                <w:lang w:val="fr-BE"/>
              </w:rPr>
            </w:pPr>
            <w:r w:rsidRPr="00292DEB">
              <w:rPr>
                <w:rFonts w:eastAsia="Calibri" w:cs="Arial"/>
                <w:lang w:val="fr-BE"/>
              </w:rPr>
              <w:t>Les cotisations sont intégralement à charge des travailleurs indépendants. Pas de différence avec les salariés en ce qui concerne le calcul de la pension mais il existe certaines différences pour des prestations spécifiques.</w:t>
            </w:r>
          </w:p>
          <w:p w14:paraId="5AF1F17F" w14:textId="77777777" w:rsidR="00E85B48" w:rsidRPr="00292DEB" w:rsidRDefault="00E85B48" w:rsidP="00E85B48">
            <w:pPr>
              <w:spacing w:line="276" w:lineRule="auto"/>
              <w:rPr>
                <w:rFonts w:cs="Arial"/>
                <w:lang w:val="fr-BE"/>
              </w:rPr>
            </w:pPr>
          </w:p>
          <w:p w14:paraId="074C9BC8" w14:textId="77777777" w:rsidR="00E85B48" w:rsidRPr="00292DEB" w:rsidRDefault="00E85B48" w:rsidP="00E85B48">
            <w:pPr>
              <w:spacing w:line="276" w:lineRule="auto"/>
              <w:rPr>
                <w:rFonts w:cs="Arial"/>
                <w:lang w:val="fr-BE"/>
              </w:rPr>
            </w:pPr>
            <w:r w:rsidRPr="00292DEB">
              <w:rPr>
                <w:rFonts w:cs="Arial"/>
                <w:lang w:val="fr-BE"/>
              </w:rPr>
              <w:t>Le travail indépendant à plein temps et celui occasionnel (</w:t>
            </w:r>
            <w:r w:rsidRPr="00292DEB">
              <w:rPr>
                <w:rFonts w:cs="Arial"/>
                <w:i/>
                <w:color w:val="008080"/>
                <w:lang w:val="fr-BE"/>
              </w:rPr>
              <w:t>π</w:t>
            </w:r>
            <w:proofErr w:type="spellStart"/>
            <w:r w:rsidRPr="00292DEB">
              <w:rPr>
                <w:rFonts w:cs="Arial"/>
                <w:i/>
                <w:color w:val="008080"/>
                <w:lang w:val="fr-BE"/>
              </w:rPr>
              <w:t>εριστ</w:t>
            </w:r>
            <w:proofErr w:type="spellEnd"/>
            <w:r w:rsidRPr="00292DEB">
              <w:rPr>
                <w:rFonts w:cs="Arial"/>
                <w:i/>
                <w:color w:val="008080"/>
                <w:lang w:val="fr-BE"/>
              </w:rPr>
              <w:t>ασιακή απα</w:t>
            </w:r>
            <w:proofErr w:type="spellStart"/>
            <w:r w:rsidRPr="00292DEB">
              <w:rPr>
                <w:rFonts w:cs="Arial"/>
                <w:i/>
                <w:color w:val="008080"/>
                <w:lang w:val="fr-BE"/>
              </w:rPr>
              <w:t>σχόλησ</w:t>
            </w:r>
            <w:proofErr w:type="spellEnd"/>
            <w:r w:rsidRPr="00292DEB">
              <w:rPr>
                <w:rFonts w:cs="Arial"/>
                <w:lang w:val="fr-BE"/>
              </w:rPr>
              <w:t>) font l'objet d'une distinction dans la législation afférente à la protection sociale.</w:t>
            </w:r>
          </w:p>
          <w:p w14:paraId="197B1808" w14:textId="77777777" w:rsidR="00E85B48" w:rsidRPr="00292DEB" w:rsidRDefault="00E85B48" w:rsidP="00E85B48">
            <w:pPr>
              <w:spacing w:line="276" w:lineRule="auto"/>
              <w:rPr>
                <w:rFonts w:cs="Arial"/>
                <w:lang w:val="fr-BE"/>
              </w:rPr>
            </w:pPr>
          </w:p>
          <w:p w14:paraId="5DE53B90" w14:textId="3BB13CED" w:rsidR="00E85B48" w:rsidRPr="00292DEB" w:rsidRDefault="00E85B48" w:rsidP="00E85B48">
            <w:pPr>
              <w:spacing w:line="276" w:lineRule="auto"/>
              <w:rPr>
                <w:rFonts w:cs="Arial"/>
                <w:bCs/>
                <w:lang w:val="fr-BE"/>
              </w:rPr>
            </w:pPr>
            <w:r w:rsidRPr="00292DEB">
              <w:rPr>
                <w:rFonts w:cs="Arial"/>
                <w:lang w:val="fr-BE"/>
              </w:rPr>
              <w:t>Pas de nouvelles formes.</w:t>
            </w:r>
          </w:p>
        </w:tc>
        <w:tc>
          <w:tcPr>
            <w:tcW w:w="1370" w:type="pct"/>
          </w:tcPr>
          <w:p w14:paraId="15370CC4" w14:textId="77777777" w:rsidR="00E85B48" w:rsidRPr="00292DEB" w:rsidRDefault="00E85B48" w:rsidP="00E85B48">
            <w:pPr>
              <w:rPr>
                <w:rFonts w:cs="Arial"/>
                <w:i/>
                <w:iCs/>
                <w:color w:val="008000"/>
                <w:lang w:val="en-GB"/>
              </w:rPr>
            </w:pPr>
            <w:r w:rsidRPr="00292DEB">
              <w:rPr>
                <w:rFonts w:cs="Arial"/>
                <w:iCs/>
                <w:lang w:val="en-GB"/>
              </w:rPr>
              <w:t xml:space="preserve">Articles 648 – 680 of the </w:t>
            </w:r>
            <w:r w:rsidRPr="00292DEB">
              <w:rPr>
                <w:rFonts w:cs="Arial"/>
                <w:iCs/>
                <w:color w:val="008000"/>
                <w:lang w:val="en-GB"/>
              </w:rPr>
              <w:t>Civil Code</w:t>
            </w:r>
            <w:r w:rsidRPr="00292DEB">
              <w:rPr>
                <w:rFonts w:cs="Arial"/>
                <w:iCs/>
                <w:lang w:val="en-GB"/>
              </w:rPr>
              <w:t xml:space="preserve"> (Gazette </w:t>
            </w:r>
            <w:r w:rsidRPr="00292DEB">
              <w:rPr>
                <w:rFonts w:cs="Arial"/>
                <w:iCs/>
              </w:rPr>
              <w:t>Α</w:t>
            </w:r>
            <w:r w:rsidRPr="00292DEB">
              <w:rPr>
                <w:rFonts w:cs="Arial"/>
                <w:iCs/>
                <w:lang w:val="en-GB"/>
              </w:rPr>
              <w:t xml:space="preserve">' 164/17-24.10.1984) and article 6 of the </w:t>
            </w:r>
            <w:r w:rsidRPr="00292DEB">
              <w:rPr>
                <w:rFonts w:cs="Arial"/>
                <w:iCs/>
                <w:color w:val="008000"/>
                <w:lang w:val="en-GB"/>
              </w:rPr>
              <w:t>Law 765/1943.</w:t>
            </w:r>
          </w:p>
          <w:p w14:paraId="7BF177AB" w14:textId="77777777" w:rsidR="00E85B48" w:rsidRPr="00292DEB" w:rsidRDefault="00E85B48" w:rsidP="00E85B48">
            <w:pPr>
              <w:rPr>
                <w:rFonts w:cs="Arial"/>
                <w:i/>
                <w:iCs/>
                <w:lang w:val="en-GB"/>
              </w:rPr>
            </w:pPr>
            <w:r w:rsidRPr="00292DEB">
              <w:rPr>
                <w:rFonts w:cs="Arial"/>
                <w:iCs/>
                <w:color w:val="008000"/>
                <w:lang w:val="en-GB"/>
              </w:rPr>
              <w:t xml:space="preserve">Presidential Decree 186/1992 </w:t>
            </w:r>
            <w:r w:rsidRPr="00292DEB">
              <w:rPr>
                <w:rFonts w:cs="Arial"/>
                <w:iCs/>
                <w:lang w:val="en-GB"/>
              </w:rPr>
              <w:t>art. 2 par.1, as amended.</w:t>
            </w:r>
            <w:r w:rsidRPr="00292DEB">
              <w:rPr>
                <w:rFonts w:cs="Arial"/>
                <w:iCs/>
                <w:lang w:val="en-GB"/>
              </w:rPr>
              <w:br/>
            </w:r>
            <w:r w:rsidRPr="00292DEB">
              <w:rPr>
                <w:rFonts w:cs="Arial"/>
                <w:iCs/>
                <w:color w:val="008000"/>
                <w:lang w:val="en-GB"/>
              </w:rPr>
              <w:t xml:space="preserve">Law 2238/1994 </w:t>
            </w:r>
            <w:r w:rsidRPr="00292DEB">
              <w:rPr>
                <w:rFonts w:cs="Arial"/>
                <w:iCs/>
                <w:lang w:val="en-GB"/>
              </w:rPr>
              <w:t>art. 48 par.1 as amended.</w:t>
            </w:r>
          </w:p>
          <w:p w14:paraId="7988CB5C" w14:textId="77777777" w:rsidR="00E85B48" w:rsidRPr="00292DEB" w:rsidRDefault="00E85B48" w:rsidP="00E85B48">
            <w:pPr>
              <w:rPr>
                <w:rFonts w:cs="Arial"/>
                <w:i/>
                <w:iCs/>
                <w:lang w:val="en-GB"/>
              </w:rPr>
            </w:pPr>
            <w:r w:rsidRPr="00292DEB">
              <w:rPr>
                <w:rFonts w:cs="Arial"/>
                <w:iCs/>
                <w:lang w:val="en-GB"/>
              </w:rPr>
              <w:t xml:space="preserve">Art 2 of </w:t>
            </w:r>
            <w:r w:rsidRPr="00292DEB">
              <w:rPr>
                <w:rFonts w:cs="Arial"/>
                <w:iCs/>
                <w:color w:val="008000"/>
                <w:lang w:val="en-GB"/>
              </w:rPr>
              <w:t>Law 2084/1992</w:t>
            </w:r>
            <w:r w:rsidRPr="00292DEB">
              <w:rPr>
                <w:rFonts w:cs="Arial"/>
                <w:iCs/>
                <w:lang w:val="en-GB"/>
              </w:rPr>
              <w:t>.</w:t>
            </w:r>
          </w:p>
          <w:p w14:paraId="0FEE8C86" w14:textId="77777777" w:rsidR="00E85B48" w:rsidRPr="00292DEB" w:rsidRDefault="00E85B48" w:rsidP="00E85B48">
            <w:pPr>
              <w:shd w:val="clear" w:color="auto" w:fill="FFFFFF" w:themeFill="background1"/>
              <w:spacing w:line="276" w:lineRule="auto"/>
              <w:rPr>
                <w:rFonts w:cs="Arial"/>
                <w:iCs/>
                <w:lang w:val="en-GB"/>
              </w:rPr>
            </w:pPr>
            <w:r w:rsidRPr="00292DEB">
              <w:rPr>
                <w:rFonts w:cs="Arial"/>
                <w:iCs/>
                <w:lang w:val="en-GB"/>
              </w:rPr>
              <w:t xml:space="preserve">Art 2 of </w:t>
            </w:r>
            <w:r w:rsidRPr="00292DEB">
              <w:rPr>
                <w:rFonts w:cs="Arial"/>
                <w:iCs/>
                <w:color w:val="008000"/>
                <w:lang w:val="en-GB"/>
              </w:rPr>
              <w:t>law 4387/2016</w:t>
            </w:r>
            <w:r w:rsidRPr="00292DEB">
              <w:rPr>
                <w:rFonts w:cs="Arial"/>
                <w:iCs/>
                <w:lang w:val="en-GB"/>
              </w:rPr>
              <w:t xml:space="preserve">, as amended by art 22 of </w:t>
            </w:r>
            <w:r w:rsidRPr="00292DEB">
              <w:rPr>
                <w:rFonts w:cs="Arial"/>
                <w:iCs/>
                <w:color w:val="008000"/>
                <w:lang w:val="en-GB"/>
              </w:rPr>
              <w:t>law 4670/2020</w:t>
            </w:r>
            <w:r w:rsidRPr="00292DEB">
              <w:rPr>
                <w:rFonts w:cs="Arial"/>
                <w:iCs/>
                <w:lang w:val="en-GB"/>
              </w:rPr>
              <w:t>.</w:t>
            </w:r>
          </w:p>
          <w:p w14:paraId="4D91AD25" w14:textId="77777777" w:rsidR="00E85B48" w:rsidRPr="00292DEB" w:rsidRDefault="00E85B48" w:rsidP="00E85B48">
            <w:pPr>
              <w:shd w:val="clear" w:color="auto" w:fill="FFFFFF" w:themeFill="background1"/>
              <w:spacing w:line="276" w:lineRule="auto"/>
              <w:rPr>
                <w:rFonts w:cs="Arial"/>
                <w:iCs/>
                <w:lang w:val="en-GB"/>
              </w:rPr>
            </w:pPr>
          </w:p>
          <w:p w14:paraId="68AC54AF" w14:textId="77777777" w:rsidR="00E85B48" w:rsidRPr="00292DEB" w:rsidRDefault="00E85B48" w:rsidP="00E85B48">
            <w:pPr>
              <w:shd w:val="clear" w:color="auto" w:fill="FFFFFF" w:themeFill="background1"/>
              <w:spacing w:line="276" w:lineRule="auto"/>
              <w:rPr>
                <w:rFonts w:cs="Arial"/>
                <w:iCs/>
                <w:lang w:val="en-GB"/>
              </w:rPr>
            </w:pPr>
          </w:p>
          <w:p w14:paraId="36399B29" w14:textId="77777777" w:rsidR="00E85B48" w:rsidRPr="00292DEB" w:rsidRDefault="00E85B48" w:rsidP="00E85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Arial"/>
                <w:i/>
                <w:iCs/>
                <w:lang w:val="en-GB"/>
              </w:rPr>
            </w:pPr>
            <w:r w:rsidRPr="00292DEB">
              <w:rPr>
                <w:rFonts w:cs="Arial"/>
                <w:iCs/>
                <w:lang w:val="en-GB"/>
              </w:rPr>
              <w:t xml:space="preserve">All physical persons aged </w:t>
            </w:r>
            <w:r w:rsidRPr="00292DEB">
              <w:rPr>
                <w:rFonts w:cs="Arial"/>
                <w:iCs/>
                <w:color w:val="C00000"/>
                <w:lang w:val="en-GB"/>
              </w:rPr>
              <w:t>18</w:t>
            </w:r>
            <w:r w:rsidRPr="00292DEB">
              <w:rPr>
                <w:rFonts w:cs="Arial"/>
                <w:iCs/>
                <w:lang w:val="en-GB"/>
              </w:rPr>
              <w:t xml:space="preserve"> and over</w:t>
            </w:r>
            <w:del w:id="0" w:author="Author">
              <w:r w:rsidRPr="00292DEB">
                <w:rPr>
                  <w:rFonts w:cs="Arial"/>
                  <w:iCs/>
                  <w:lang w:val="en-GB"/>
                </w:rPr>
                <w:delText xml:space="preserve"> </w:delText>
              </w:r>
            </w:del>
            <w:r w:rsidRPr="00292DEB">
              <w:rPr>
                <w:rFonts w:cs="Arial"/>
                <w:iCs/>
                <w:lang w:val="en-GB"/>
              </w:rPr>
              <w:t>, irrespective of gender or nationality, who pursue independently a gainful activity and maintain working premises.</w:t>
            </w:r>
          </w:p>
          <w:p w14:paraId="5B0248B6" w14:textId="77777777" w:rsidR="00E85B48" w:rsidRPr="00292DEB" w:rsidRDefault="00E85B48" w:rsidP="00E85B48">
            <w:pPr>
              <w:rPr>
                <w:rFonts w:cs="Arial"/>
                <w:i/>
                <w:iCs/>
                <w:lang w:val="en-GB"/>
              </w:rPr>
            </w:pPr>
            <w:r w:rsidRPr="00292DEB">
              <w:rPr>
                <w:rFonts w:cs="Arial"/>
                <w:iCs/>
                <w:lang w:val="en-GB"/>
              </w:rPr>
              <w:t>Anyone in employment who does not conform to the conditions mentioned below is treated as self-employed:</w:t>
            </w:r>
          </w:p>
          <w:p w14:paraId="01AC5FA3" w14:textId="77777777" w:rsidR="00E85B48" w:rsidRPr="00292DEB" w:rsidRDefault="00E85B48" w:rsidP="00E85B48">
            <w:pPr>
              <w:numPr>
                <w:ilvl w:val="0"/>
                <w:numId w:val="169"/>
              </w:numPr>
              <w:spacing w:line="240" w:lineRule="auto"/>
              <w:jc w:val="left"/>
              <w:rPr>
                <w:rFonts w:cs="Arial"/>
                <w:i/>
                <w:color w:val="333333"/>
                <w:shd w:val="clear" w:color="auto" w:fill="FFFFFF"/>
                <w:lang w:val="en-GB"/>
              </w:rPr>
            </w:pPr>
            <w:r w:rsidRPr="00292DEB">
              <w:rPr>
                <w:rFonts w:cs="Arial"/>
                <w:iCs/>
                <w:lang w:val="en-GB"/>
              </w:rPr>
              <w:t xml:space="preserve">The obligation to provide work. </w:t>
            </w:r>
          </w:p>
          <w:p w14:paraId="4CDDAACF" w14:textId="77777777" w:rsidR="00E85B48" w:rsidRPr="00292DEB" w:rsidRDefault="00E85B48" w:rsidP="00E85B48">
            <w:pPr>
              <w:numPr>
                <w:ilvl w:val="0"/>
                <w:numId w:val="169"/>
              </w:numPr>
              <w:spacing w:line="240" w:lineRule="auto"/>
              <w:jc w:val="left"/>
              <w:rPr>
                <w:rFonts w:cs="Arial"/>
                <w:i/>
                <w:color w:val="333333"/>
                <w:shd w:val="clear" w:color="auto" w:fill="FFFFFF"/>
                <w:lang w:val="en-GB"/>
              </w:rPr>
            </w:pPr>
            <w:r w:rsidRPr="00292DEB">
              <w:rPr>
                <w:rFonts w:cs="Arial"/>
                <w:iCs/>
                <w:lang w:val="en-GB"/>
              </w:rPr>
              <w:t xml:space="preserve">This obligation arises from an employment contract or other lawful relationship. </w:t>
            </w:r>
          </w:p>
          <w:p w14:paraId="6EEEA2B0" w14:textId="77777777" w:rsidR="00E85B48" w:rsidRPr="00292DEB" w:rsidRDefault="00E85B48" w:rsidP="00E85B48">
            <w:pPr>
              <w:numPr>
                <w:ilvl w:val="0"/>
                <w:numId w:val="169"/>
              </w:numPr>
              <w:spacing w:line="240" w:lineRule="auto"/>
              <w:jc w:val="left"/>
              <w:rPr>
                <w:rFonts w:cs="Arial"/>
                <w:i/>
                <w:color w:val="333333"/>
                <w:shd w:val="clear" w:color="auto" w:fill="FFFFFF"/>
                <w:lang w:val="en-GB"/>
              </w:rPr>
            </w:pPr>
            <w:r w:rsidRPr="00292DEB">
              <w:rPr>
                <w:rFonts w:cs="Arial"/>
                <w:iCs/>
                <w:lang w:val="en-GB"/>
              </w:rPr>
              <w:t>The obligation to provide dependent work.</w:t>
            </w:r>
          </w:p>
          <w:p w14:paraId="53E42276" w14:textId="77777777" w:rsidR="00E85B48" w:rsidRPr="00292DEB" w:rsidRDefault="00E85B48" w:rsidP="00E85B48">
            <w:pPr>
              <w:shd w:val="clear" w:color="auto" w:fill="FFFFFF" w:themeFill="background1"/>
              <w:spacing w:line="276" w:lineRule="auto"/>
              <w:rPr>
                <w:rFonts w:cs="Arial"/>
                <w:iCs/>
                <w:lang w:val="en-GB"/>
              </w:rPr>
            </w:pPr>
            <w:r w:rsidRPr="00292DEB">
              <w:rPr>
                <w:rFonts w:cs="Arial"/>
                <w:iCs/>
                <w:lang w:val="en-GB"/>
              </w:rPr>
              <w:t>The job is paid.</w:t>
            </w:r>
          </w:p>
          <w:p w14:paraId="720AF1B0" w14:textId="77777777" w:rsidR="00E85B48" w:rsidRPr="00292DEB" w:rsidRDefault="00E85B48" w:rsidP="00E85B48">
            <w:pPr>
              <w:shd w:val="clear" w:color="auto" w:fill="FFFFFF" w:themeFill="background1"/>
              <w:spacing w:line="276" w:lineRule="auto"/>
              <w:rPr>
                <w:rFonts w:cs="Arial"/>
                <w:iCs/>
                <w:lang w:val="en-GB"/>
              </w:rPr>
            </w:pPr>
          </w:p>
          <w:p w14:paraId="3ECDE845" w14:textId="77777777" w:rsidR="00E85B48" w:rsidRPr="00292DEB" w:rsidRDefault="00E85B48" w:rsidP="00E85B48">
            <w:pPr>
              <w:shd w:val="clear" w:color="auto" w:fill="FFFFFF" w:themeFill="background1"/>
              <w:spacing w:line="276" w:lineRule="auto"/>
              <w:rPr>
                <w:rFonts w:cs="Arial"/>
                <w:iCs/>
                <w:lang w:val="en-GB"/>
              </w:rPr>
            </w:pPr>
            <w:r w:rsidRPr="00292DEB">
              <w:rPr>
                <w:rFonts w:cs="Arial"/>
                <w:iCs/>
                <w:lang w:val="en-GB"/>
              </w:rPr>
              <w:t>Contributions are borne entirely by self-employed. No difference with employees in terms of calculation of pension, but some differences exist for specific benefits.</w:t>
            </w:r>
          </w:p>
          <w:p w14:paraId="7C54796D" w14:textId="77777777" w:rsidR="00E85B48" w:rsidRPr="00292DEB" w:rsidRDefault="00E85B48" w:rsidP="00E85B48">
            <w:pPr>
              <w:shd w:val="clear" w:color="auto" w:fill="FFFFFF" w:themeFill="background1"/>
              <w:spacing w:line="276" w:lineRule="auto"/>
              <w:rPr>
                <w:rFonts w:cs="Arial"/>
                <w:iCs/>
                <w:lang w:val="en-GB"/>
              </w:rPr>
            </w:pPr>
          </w:p>
          <w:p w14:paraId="4FC34D0C" w14:textId="77777777" w:rsidR="00E85B48" w:rsidRPr="00292DEB" w:rsidRDefault="00E85B48" w:rsidP="00E85B48">
            <w:pPr>
              <w:rPr>
                <w:rFonts w:cs="Arial"/>
                <w:i/>
                <w:iCs/>
                <w:lang w:val="en-GB"/>
              </w:rPr>
            </w:pPr>
            <w:r w:rsidRPr="00292DEB">
              <w:rPr>
                <w:rFonts w:cs="Arial"/>
                <w:iCs/>
                <w:lang w:val="en-GB"/>
              </w:rPr>
              <w:t>Full-time and occasional (</w:t>
            </w:r>
            <w:r w:rsidRPr="00292DEB">
              <w:rPr>
                <w:rFonts w:cs="Arial"/>
                <w:color w:val="008080"/>
              </w:rPr>
              <w:t>περιστασιακή</w:t>
            </w:r>
            <w:r w:rsidRPr="00292DEB">
              <w:rPr>
                <w:rFonts w:cs="Arial"/>
                <w:color w:val="008080"/>
                <w:lang w:val="en-GB"/>
              </w:rPr>
              <w:t xml:space="preserve"> </w:t>
            </w:r>
            <w:r w:rsidRPr="00292DEB">
              <w:rPr>
                <w:rFonts w:cs="Arial"/>
                <w:color w:val="008080"/>
              </w:rPr>
              <w:t>απασχόληση</w:t>
            </w:r>
            <w:r w:rsidRPr="00292DEB">
              <w:rPr>
                <w:rFonts w:cs="Arial"/>
                <w:iCs/>
                <w:lang w:val="en-GB"/>
              </w:rPr>
              <w:t xml:space="preserve">) self-employment are distinguished in the social protection legislation. </w:t>
            </w:r>
          </w:p>
          <w:p w14:paraId="126FA858" w14:textId="77777777" w:rsidR="00E85B48" w:rsidRPr="00292DEB" w:rsidRDefault="00E85B48" w:rsidP="00E85B48">
            <w:pPr>
              <w:shd w:val="clear" w:color="auto" w:fill="FFFFFF" w:themeFill="background1"/>
              <w:spacing w:line="276" w:lineRule="auto"/>
              <w:rPr>
                <w:rFonts w:cs="Arial"/>
                <w:b/>
                <w:bCs/>
                <w:color w:val="FF0000"/>
                <w:lang w:val="en-GB"/>
              </w:rPr>
            </w:pPr>
          </w:p>
          <w:p w14:paraId="3E2AE6F8" w14:textId="6099E96B" w:rsidR="00E85B48" w:rsidRPr="00292DEB" w:rsidRDefault="00E85B48" w:rsidP="00E85B48">
            <w:pPr>
              <w:pStyle w:val="Normal0"/>
              <w:pBdr>
                <w:top w:val="nil"/>
                <w:left w:val="nil"/>
                <w:bottom w:val="nil"/>
                <w:right w:val="nil"/>
                <w:between w:val="nil"/>
              </w:pBdr>
              <w:spacing w:before="0" w:after="0" w:line="276" w:lineRule="auto"/>
              <w:rPr>
                <w:color w:val="000000"/>
                <w:sz w:val="15"/>
                <w:szCs w:val="15"/>
                <w:lang w:val="en-GB"/>
              </w:rPr>
            </w:pPr>
            <w:r w:rsidRPr="00292DEB">
              <w:rPr>
                <w:iCs/>
                <w:sz w:val="15"/>
                <w:szCs w:val="15"/>
                <w:lang w:val="en-GB"/>
              </w:rPr>
              <w:t>No new forms of self-employment.</w:t>
            </w:r>
          </w:p>
        </w:tc>
        <w:tc>
          <w:tcPr>
            <w:tcW w:w="167" w:type="pct"/>
          </w:tcPr>
          <w:p w14:paraId="0EEB81E7" w14:textId="2A4D927B" w:rsidR="00E85B48" w:rsidRPr="00292DEB" w:rsidRDefault="00E85B48" w:rsidP="00E85B48">
            <w:pPr>
              <w:spacing w:line="276" w:lineRule="auto"/>
              <w:rPr>
                <w:rFonts w:cs="Arial"/>
                <w:color w:val="0000FF"/>
                <w:lang w:val="fr-FR"/>
              </w:rPr>
            </w:pPr>
            <w:r w:rsidRPr="00292DEB">
              <w:rPr>
                <w:rFonts w:cs="Arial"/>
                <w:color w:val="0000FF"/>
              </w:rPr>
              <w:t>0</w:t>
            </w:r>
          </w:p>
        </w:tc>
        <w:tc>
          <w:tcPr>
            <w:tcW w:w="127" w:type="pct"/>
          </w:tcPr>
          <w:p w14:paraId="7BE32B2B" w14:textId="7CF9463B" w:rsidR="00E85B48" w:rsidRPr="00292DEB" w:rsidRDefault="00E85B48" w:rsidP="00E85B48">
            <w:pPr>
              <w:spacing w:line="276" w:lineRule="auto"/>
              <w:rPr>
                <w:rFonts w:cs="Arial"/>
                <w:color w:val="0000FF"/>
                <w:lang w:val="fr-FR"/>
              </w:rPr>
            </w:pPr>
            <w:r w:rsidRPr="00292DEB">
              <w:rPr>
                <w:rFonts w:cs="Arial"/>
                <w:color w:val="0000FF"/>
              </w:rPr>
              <w:t>2</w:t>
            </w:r>
          </w:p>
        </w:tc>
        <w:tc>
          <w:tcPr>
            <w:tcW w:w="402" w:type="pct"/>
          </w:tcPr>
          <w:p w14:paraId="54FC0FEC" w14:textId="02084591" w:rsidR="00E85B48" w:rsidRPr="00292DEB" w:rsidRDefault="00E85B48" w:rsidP="00E85B48">
            <w:pPr>
              <w:spacing w:line="276" w:lineRule="auto"/>
              <w:rPr>
                <w:rFonts w:cs="Arial"/>
                <w:color w:val="0000FF"/>
                <w:lang w:val="en-GB"/>
              </w:rPr>
            </w:pPr>
            <w:r w:rsidRPr="00292DEB">
              <w:rPr>
                <w:rFonts w:cs="Arial"/>
                <w:color w:val="0000FF"/>
                <w:lang w:val="en-GB"/>
              </w:rPr>
              <w:t>GREECE</w:t>
            </w:r>
          </w:p>
        </w:tc>
      </w:tr>
      <w:tr w:rsidR="004945ED" w:rsidRPr="00292DEB" w14:paraId="6D7DCF91" w14:textId="77777777" w:rsidTr="005D0FED">
        <w:trPr>
          <w:trHeight w:val="4984"/>
        </w:trPr>
        <w:tc>
          <w:tcPr>
            <w:tcW w:w="193" w:type="pct"/>
          </w:tcPr>
          <w:p w14:paraId="23E0FA22" w14:textId="77777777" w:rsidR="004945ED" w:rsidRPr="00292DEB" w:rsidRDefault="004945ED" w:rsidP="004945ED">
            <w:pPr>
              <w:spacing w:line="276" w:lineRule="auto"/>
              <w:jc w:val="left"/>
              <w:rPr>
                <w:rFonts w:cs="Arial"/>
                <w:lang w:val="es-ES"/>
              </w:rPr>
            </w:pPr>
            <w:r w:rsidRPr="00292DEB">
              <w:rPr>
                <w:rFonts w:cs="Arial"/>
                <w:lang w:val="es-ES"/>
              </w:rPr>
              <w:t>EL</w:t>
            </w:r>
          </w:p>
          <w:p w14:paraId="08E8B043" w14:textId="77777777" w:rsidR="004945ED" w:rsidRPr="00292DEB" w:rsidRDefault="004945ED" w:rsidP="004945ED">
            <w:pPr>
              <w:spacing w:line="276" w:lineRule="auto"/>
              <w:jc w:val="left"/>
              <w:rPr>
                <w:rFonts w:cs="Arial"/>
                <w:lang w:val="es-ES"/>
              </w:rPr>
            </w:pPr>
            <w:r w:rsidRPr="00292DEB">
              <w:rPr>
                <w:rFonts w:cs="Arial"/>
                <w:lang w:val="es-ES"/>
              </w:rPr>
              <w:t>EL</w:t>
            </w:r>
          </w:p>
          <w:p w14:paraId="61BEBFDF" w14:textId="77777777" w:rsidR="004945ED" w:rsidRPr="00292DEB" w:rsidRDefault="004945ED" w:rsidP="004945ED">
            <w:pPr>
              <w:spacing w:line="276" w:lineRule="auto"/>
              <w:jc w:val="left"/>
              <w:rPr>
                <w:rFonts w:cs="Arial"/>
                <w:lang w:val="es-ES"/>
              </w:rPr>
            </w:pPr>
            <w:r w:rsidRPr="00292DEB">
              <w:rPr>
                <w:rFonts w:cs="Arial"/>
                <w:lang w:val="es-ES"/>
              </w:rPr>
              <w:t>EL</w:t>
            </w:r>
          </w:p>
          <w:p w14:paraId="6DD3BD6D" w14:textId="77777777" w:rsidR="004945ED" w:rsidRPr="00292DEB" w:rsidRDefault="004945ED" w:rsidP="004945ED">
            <w:pPr>
              <w:spacing w:line="276" w:lineRule="auto"/>
              <w:jc w:val="left"/>
              <w:rPr>
                <w:rFonts w:cs="Arial"/>
                <w:lang w:val="es-ES"/>
              </w:rPr>
            </w:pPr>
            <w:r w:rsidRPr="00292DEB">
              <w:rPr>
                <w:rFonts w:cs="Arial"/>
                <w:lang w:val="es-ES"/>
              </w:rPr>
              <w:t>EL</w:t>
            </w:r>
          </w:p>
          <w:p w14:paraId="6F17029E" w14:textId="77777777" w:rsidR="004945ED" w:rsidRPr="00292DEB" w:rsidRDefault="004945ED" w:rsidP="004945ED">
            <w:pPr>
              <w:spacing w:line="276" w:lineRule="auto"/>
              <w:jc w:val="left"/>
              <w:rPr>
                <w:rFonts w:cs="Arial"/>
                <w:lang w:val="es-ES"/>
              </w:rPr>
            </w:pPr>
            <w:r w:rsidRPr="00292DEB">
              <w:rPr>
                <w:rFonts w:cs="Arial"/>
                <w:lang w:val="es-ES"/>
              </w:rPr>
              <w:t>EL</w:t>
            </w:r>
          </w:p>
          <w:p w14:paraId="60CC69B2" w14:textId="77777777" w:rsidR="004945ED" w:rsidRPr="00292DEB" w:rsidRDefault="004945ED" w:rsidP="004945ED">
            <w:pPr>
              <w:spacing w:line="276" w:lineRule="auto"/>
              <w:jc w:val="left"/>
              <w:rPr>
                <w:rFonts w:cs="Arial"/>
                <w:lang w:val="es-ES"/>
              </w:rPr>
            </w:pPr>
            <w:r w:rsidRPr="00292DEB">
              <w:rPr>
                <w:rFonts w:cs="Arial"/>
                <w:lang w:val="es-ES"/>
              </w:rPr>
              <w:t>EL</w:t>
            </w:r>
          </w:p>
          <w:p w14:paraId="1FF03130" w14:textId="1CFFCD13" w:rsidR="004945ED" w:rsidRPr="00292DEB" w:rsidRDefault="004945ED" w:rsidP="004945ED">
            <w:pPr>
              <w:spacing w:line="276" w:lineRule="auto"/>
              <w:jc w:val="left"/>
              <w:rPr>
                <w:rFonts w:cs="Arial"/>
                <w:b/>
              </w:rPr>
            </w:pPr>
            <w:r w:rsidRPr="00292DEB">
              <w:rPr>
                <w:rFonts w:cs="Arial"/>
                <w:lang w:val="es-ES"/>
              </w:rPr>
              <w:t>EL</w:t>
            </w:r>
          </w:p>
        </w:tc>
        <w:tc>
          <w:tcPr>
            <w:tcW w:w="1371" w:type="pct"/>
          </w:tcPr>
          <w:p w14:paraId="7FD95E60" w14:textId="77777777" w:rsidR="004945ED" w:rsidRPr="00292DEB" w:rsidRDefault="004945ED" w:rsidP="004945ED">
            <w:pPr>
              <w:spacing w:line="276" w:lineRule="auto"/>
              <w:rPr>
                <w:rFonts w:cs="Arial"/>
              </w:rPr>
            </w:pPr>
            <w:r w:rsidRPr="00292DEB">
              <w:rPr>
                <w:rFonts w:cs="Arial"/>
              </w:rPr>
              <w:t>Gemischtes System.</w:t>
            </w:r>
          </w:p>
          <w:p w14:paraId="5106869B" w14:textId="77777777" w:rsidR="004945ED" w:rsidRPr="00292DEB" w:rsidRDefault="004945ED" w:rsidP="004945ED">
            <w:pPr>
              <w:spacing w:line="276" w:lineRule="auto"/>
              <w:rPr>
                <w:rFonts w:cs="Arial"/>
              </w:rPr>
            </w:pPr>
          </w:p>
          <w:p w14:paraId="0266BA5C" w14:textId="77777777" w:rsidR="004945ED" w:rsidRPr="00292DEB" w:rsidRDefault="004945ED" w:rsidP="004945ED">
            <w:pPr>
              <w:spacing w:line="276" w:lineRule="auto"/>
              <w:rPr>
                <w:rFonts w:cs="Arial"/>
              </w:rPr>
            </w:pPr>
            <w:r w:rsidRPr="00292DEB">
              <w:rPr>
                <w:rFonts w:cs="Arial"/>
              </w:rPr>
              <w:t xml:space="preserve">Die Finanzierung ist im Mittelfristigen Rahmen für die finanzpolitische Strategie (Gesetz </w:t>
            </w:r>
            <w:r w:rsidRPr="00292DEB">
              <w:rPr>
                <w:rFonts w:cs="Arial"/>
                <w:color w:val="C00000"/>
              </w:rPr>
              <w:t>4270/2014</w:t>
            </w:r>
            <w:r w:rsidRPr="00292DEB">
              <w:rPr>
                <w:rFonts w:cs="Arial"/>
              </w:rPr>
              <w:t>) festgelegt. Das System wird überwiegend durch Besteuerung finanziert und nur zu einem geringeren Teil durch Sozialbeiträge. Der Finanzierungsanteil durch Sozialbeiträge und Besteuerung ist jedoch nicht gesetzlich festgelegt.</w:t>
            </w:r>
          </w:p>
          <w:p w14:paraId="3A080AED" w14:textId="77777777" w:rsidR="004945ED" w:rsidRPr="00292DEB" w:rsidRDefault="004945ED" w:rsidP="004945ED">
            <w:pPr>
              <w:spacing w:line="276" w:lineRule="auto"/>
              <w:rPr>
                <w:rFonts w:cs="Arial"/>
              </w:rPr>
            </w:pPr>
          </w:p>
          <w:p w14:paraId="61980615" w14:textId="77777777" w:rsidR="004945ED" w:rsidRPr="00292DEB" w:rsidRDefault="004945ED" w:rsidP="004945ED">
            <w:pPr>
              <w:spacing w:line="276" w:lineRule="auto"/>
              <w:rPr>
                <w:rFonts w:cs="Arial"/>
              </w:rPr>
            </w:pPr>
            <w:r w:rsidRPr="00292DEB">
              <w:rPr>
                <w:rFonts w:cs="Arial"/>
              </w:rPr>
              <w:t>Defizite werden von der Regierung gedeckt.</w:t>
            </w:r>
          </w:p>
          <w:p w14:paraId="202E3843" w14:textId="77777777" w:rsidR="004945ED" w:rsidRPr="00292DEB" w:rsidRDefault="004945ED" w:rsidP="004945ED">
            <w:pPr>
              <w:spacing w:line="276" w:lineRule="auto"/>
              <w:rPr>
                <w:rFonts w:cs="Arial"/>
              </w:rPr>
            </w:pPr>
          </w:p>
          <w:p w14:paraId="283113A5" w14:textId="77777777" w:rsidR="004945ED" w:rsidRPr="00292DEB" w:rsidRDefault="004945ED" w:rsidP="004945ED">
            <w:pPr>
              <w:spacing w:line="276" w:lineRule="auto"/>
              <w:rPr>
                <w:rFonts w:cs="Arial"/>
                <w:bCs/>
              </w:rPr>
            </w:pPr>
            <w:r w:rsidRPr="00292DEB">
              <w:rPr>
                <w:rFonts w:cs="Arial"/>
                <w:bCs/>
              </w:rPr>
              <w:t>Keine zweckgebundenen Steuern.</w:t>
            </w:r>
          </w:p>
          <w:p w14:paraId="7DCB6858" w14:textId="77777777" w:rsidR="004945ED" w:rsidRPr="00292DEB" w:rsidRDefault="004945ED" w:rsidP="004945ED">
            <w:pPr>
              <w:spacing w:line="276" w:lineRule="auto"/>
              <w:rPr>
                <w:rFonts w:cs="Arial"/>
                <w:bCs/>
              </w:rPr>
            </w:pPr>
          </w:p>
          <w:p w14:paraId="7F6EFC24" w14:textId="77777777" w:rsidR="004945ED" w:rsidRPr="00292DEB" w:rsidRDefault="004945ED" w:rsidP="004945ED">
            <w:pPr>
              <w:spacing w:line="276" w:lineRule="auto"/>
              <w:rPr>
                <w:rFonts w:cs="Arial"/>
                <w:bCs/>
              </w:rPr>
            </w:pPr>
            <w:r w:rsidRPr="00292DEB">
              <w:rPr>
                <w:rFonts w:cs="Arial"/>
                <w:bCs/>
              </w:rPr>
              <w:t>Sozialbeitragssätze werden für jedes Risiko einzeln festgesetzt.</w:t>
            </w:r>
          </w:p>
          <w:p w14:paraId="5FCBDACD" w14:textId="77777777" w:rsidR="004945ED" w:rsidRPr="00292DEB" w:rsidRDefault="004945ED" w:rsidP="004945ED">
            <w:pPr>
              <w:spacing w:line="276" w:lineRule="auto"/>
              <w:rPr>
                <w:rFonts w:cs="Arial"/>
                <w:bCs/>
              </w:rPr>
            </w:pPr>
            <w:r w:rsidRPr="00292DEB">
              <w:rPr>
                <w:rFonts w:cs="Arial"/>
                <w:bCs/>
              </w:rPr>
              <w:t>Kein Gesamtbeitrag.</w:t>
            </w:r>
          </w:p>
          <w:p w14:paraId="2A95CFB4" w14:textId="77777777" w:rsidR="004945ED" w:rsidRPr="00292DEB" w:rsidRDefault="004945ED" w:rsidP="004945ED">
            <w:pPr>
              <w:spacing w:line="276" w:lineRule="auto"/>
              <w:rPr>
                <w:rFonts w:cs="Arial"/>
                <w:bCs/>
              </w:rPr>
            </w:pPr>
          </w:p>
          <w:p w14:paraId="504DEF13" w14:textId="77777777" w:rsidR="004945ED" w:rsidRPr="00292DEB" w:rsidRDefault="004945ED" w:rsidP="004945ED">
            <w:pPr>
              <w:spacing w:line="276" w:lineRule="auto"/>
              <w:rPr>
                <w:rFonts w:cs="Arial"/>
                <w:bCs/>
              </w:rPr>
            </w:pPr>
            <w:r w:rsidRPr="00292DEB">
              <w:rPr>
                <w:rFonts w:cs="Arial"/>
                <w:bCs/>
              </w:rPr>
              <w:t>Finanzierung durch die Zentralregierung. Regionale und lokale Behörden sind nicht an der Finanzierung des Sozialschutzes beteiligt.</w:t>
            </w:r>
          </w:p>
          <w:p w14:paraId="58D99F11" w14:textId="77777777" w:rsidR="004945ED" w:rsidRPr="00292DEB" w:rsidRDefault="004945ED" w:rsidP="004945ED">
            <w:pPr>
              <w:spacing w:line="276" w:lineRule="auto"/>
              <w:rPr>
                <w:rFonts w:cs="Arial"/>
                <w:bCs/>
              </w:rPr>
            </w:pPr>
          </w:p>
          <w:p w14:paraId="2FB82FFC" w14:textId="77777777" w:rsidR="004945ED" w:rsidRPr="00292DEB" w:rsidRDefault="004945ED" w:rsidP="004945ED">
            <w:pPr>
              <w:spacing w:line="276" w:lineRule="auto"/>
              <w:rPr>
                <w:rFonts w:cs="Arial"/>
                <w:bCs/>
              </w:rPr>
            </w:pPr>
            <w:r w:rsidRPr="00292DEB">
              <w:rPr>
                <w:rFonts w:cs="Arial"/>
                <w:bCs/>
              </w:rPr>
              <w:t>Das System für Altersrenten und Langzeitleistungen wird auf Umlagebasis verwaltet.</w:t>
            </w:r>
          </w:p>
          <w:p w14:paraId="0C26CAA9" w14:textId="4815A419" w:rsidR="004945ED" w:rsidRPr="00292DEB" w:rsidRDefault="004945ED" w:rsidP="004945ED">
            <w:pPr>
              <w:spacing w:line="276" w:lineRule="auto"/>
              <w:rPr>
                <w:rFonts w:cs="Arial"/>
              </w:rPr>
            </w:pPr>
            <w:r w:rsidRPr="00292DEB">
              <w:rPr>
                <w:rFonts w:cs="Arial"/>
                <w:bCs/>
                <w:color w:val="FF0000"/>
              </w:rPr>
              <w:t xml:space="preserve"> </w:t>
            </w:r>
          </w:p>
        </w:tc>
        <w:tc>
          <w:tcPr>
            <w:tcW w:w="1370" w:type="pct"/>
          </w:tcPr>
          <w:p w14:paraId="402FC683" w14:textId="77777777" w:rsidR="004945ED" w:rsidRPr="00292DEB" w:rsidRDefault="004945ED" w:rsidP="004945ED">
            <w:pPr>
              <w:spacing w:line="276" w:lineRule="auto"/>
              <w:rPr>
                <w:rFonts w:cs="Arial"/>
                <w:bCs/>
                <w:lang w:val="fr-BE"/>
              </w:rPr>
            </w:pPr>
            <w:r w:rsidRPr="00292DEB">
              <w:rPr>
                <w:rFonts w:cs="Arial"/>
                <w:bCs/>
                <w:lang w:val="fr-BE"/>
              </w:rPr>
              <w:t>Système mixte.</w:t>
            </w:r>
          </w:p>
          <w:p w14:paraId="03DF6FA7" w14:textId="77777777" w:rsidR="004945ED" w:rsidRPr="00292DEB" w:rsidRDefault="004945ED" w:rsidP="004945ED">
            <w:pPr>
              <w:spacing w:line="276" w:lineRule="auto"/>
              <w:rPr>
                <w:rFonts w:cs="Arial"/>
                <w:bCs/>
                <w:lang w:val="fr-BE"/>
              </w:rPr>
            </w:pPr>
          </w:p>
          <w:p w14:paraId="2DCB07E6" w14:textId="77777777" w:rsidR="004945ED" w:rsidRPr="00292DEB" w:rsidRDefault="004945ED" w:rsidP="004945ED">
            <w:pPr>
              <w:spacing w:line="276" w:lineRule="auto"/>
              <w:rPr>
                <w:rFonts w:cs="Arial"/>
                <w:bCs/>
                <w:lang w:val="fr-BE"/>
              </w:rPr>
            </w:pPr>
            <w:r w:rsidRPr="00292DEB">
              <w:rPr>
                <w:rFonts w:cs="Arial"/>
                <w:bCs/>
                <w:lang w:val="fr-BE"/>
              </w:rPr>
              <w:t xml:space="preserve">Le financement est défini dans le cadre de la stratégie budgétaire à moyen terme (loi </w:t>
            </w:r>
            <w:r w:rsidRPr="00292DEB">
              <w:rPr>
                <w:rFonts w:cs="Arial"/>
                <w:bCs/>
                <w:color w:val="C00000"/>
                <w:lang w:val="fr-BE"/>
              </w:rPr>
              <w:t>4270/2014</w:t>
            </w:r>
            <w:r w:rsidRPr="00292DEB">
              <w:rPr>
                <w:rFonts w:cs="Arial"/>
                <w:bCs/>
                <w:lang w:val="fr-BE"/>
              </w:rPr>
              <w:t>). Le système est principalement financé par la fiscalité et, dans une moindre mesure, par les cotisations sociales - les parts respectives n’étant pas précisées dans la législation.</w:t>
            </w:r>
          </w:p>
          <w:p w14:paraId="60FADF2A" w14:textId="77777777" w:rsidR="004945ED" w:rsidRPr="00292DEB" w:rsidRDefault="004945ED" w:rsidP="004945ED">
            <w:pPr>
              <w:spacing w:line="276" w:lineRule="auto"/>
              <w:rPr>
                <w:rFonts w:cs="Arial"/>
                <w:bCs/>
                <w:lang w:val="fr-BE"/>
              </w:rPr>
            </w:pPr>
          </w:p>
          <w:p w14:paraId="13503B95" w14:textId="77777777" w:rsidR="004945ED" w:rsidRPr="00292DEB" w:rsidRDefault="004945ED" w:rsidP="004945ED">
            <w:pPr>
              <w:spacing w:line="276" w:lineRule="auto"/>
              <w:rPr>
                <w:rFonts w:cs="Arial"/>
                <w:bCs/>
                <w:lang w:val="fr-BE"/>
              </w:rPr>
            </w:pPr>
            <w:r w:rsidRPr="00292DEB">
              <w:rPr>
                <w:rFonts w:cs="Arial"/>
                <w:bCs/>
                <w:lang w:val="fr-BE"/>
              </w:rPr>
              <w:t>L’État couvre les déficits.</w:t>
            </w:r>
          </w:p>
          <w:p w14:paraId="080A7722" w14:textId="77777777" w:rsidR="004945ED" w:rsidRPr="00292DEB" w:rsidRDefault="004945ED" w:rsidP="004945ED">
            <w:pPr>
              <w:spacing w:line="276" w:lineRule="auto"/>
              <w:rPr>
                <w:rFonts w:cs="Arial"/>
                <w:bCs/>
                <w:lang w:val="fr-BE"/>
              </w:rPr>
            </w:pPr>
          </w:p>
          <w:p w14:paraId="14890914" w14:textId="77777777" w:rsidR="004945ED" w:rsidRPr="00292DEB" w:rsidRDefault="004945ED" w:rsidP="004945ED">
            <w:pPr>
              <w:spacing w:line="276" w:lineRule="auto"/>
              <w:rPr>
                <w:rFonts w:cs="Arial"/>
                <w:bCs/>
                <w:lang w:val="fr-BE"/>
              </w:rPr>
            </w:pPr>
            <w:r w:rsidRPr="00292DEB">
              <w:rPr>
                <w:rFonts w:cs="Arial"/>
                <w:bCs/>
                <w:lang w:val="fr-BE"/>
              </w:rPr>
              <w:t>Pas de taxes à affectation spéciale.</w:t>
            </w:r>
          </w:p>
          <w:p w14:paraId="682E00CE" w14:textId="77777777" w:rsidR="004945ED" w:rsidRPr="00292DEB" w:rsidRDefault="004945ED" w:rsidP="004945ED">
            <w:pPr>
              <w:spacing w:line="276" w:lineRule="auto"/>
              <w:rPr>
                <w:rFonts w:cs="Arial"/>
                <w:bCs/>
                <w:lang w:val="fr-BE"/>
              </w:rPr>
            </w:pPr>
          </w:p>
          <w:p w14:paraId="47E1D60C" w14:textId="77777777" w:rsidR="004945ED" w:rsidRPr="00292DEB" w:rsidRDefault="004945ED" w:rsidP="004945ED">
            <w:pPr>
              <w:spacing w:line="276" w:lineRule="auto"/>
              <w:rPr>
                <w:rFonts w:cs="Arial"/>
                <w:bCs/>
                <w:lang w:val="fr-BE"/>
              </w:rPr>
            </w:pPr>
            <w:r w:rsidRPr="00292DEB">
              <w:rPr>
                <w:rFonts w:cs="Arial"/>
                <w:bCs/>
                <w:lang w:val="fr-BE"/>
              </w:rPr>
              <w:t>Les taux de cotisation sociale sont établis distinctement pour chaque risque.</w:t>
            </w:r>
          </w:p>
          <w:p w14:paraId="3DDD63D3" w14:textId="77777777" w:rsidR="004945ED" w:rsidRPr="00292DEB" w:rsidRDefault="004945ED" w:rsidP="004945ED">
            <w:pPr>
              <w:spacing w:line="276" w:lineRule="auto"/>
              <w:rPr>
                <w:rFonts w:cs="Arial"/>
                <w:bCs/>
                <w:lang w:val="fr-BE"/>
              </w:rPr>
            </w:pPr>
            <w:r w:rsidRPr="00292DEB">
              <w:rPr>
                <w:rFonts w:cs="Arial"/>
                <w:bCs/>
                <w:lang w:val="fr-BE"/>
              </w:rPr>
              <w:t>Pas de cotisation globale.</w:t>
            </w:r>
          </w:p>
          <w:p w14:paraId="714B6AD8" w14:textId="77777777" w:rsidR="004945ED" w:rsidRPr="00292DEB" w:rsidRDefault="004945ED" w:rsidP="004945ED">
            <w:pPr>
              <w:spacing w:line="276" w:lineRule="auto"/>
              <w:rPr>
                <w:rFonts w:cs="Arial"/>
                <w:bCs/>
                <w:lang w:val="fr-BE"/>
              </w:rPr>
            </w:pPr>
          </w:p>
          <w:p w14:paraId="754ECE76" w14:textId="77777777" w:rsidR="004945ED" w:rsidRPr="00292DEB" w:rsidRDefault="004945ED" w:rsidP="004945ED">
            <w:pPr>
              <w:spacing w:line="276" w:lineRule="auto"/>
              <w:rPr>
                <w:rFonts w:cs="Arial"/>
                <w:bCs/>
                <w:lang w:val="fr-BE"/>
              </w:rPr>
            </w:pPr>
            <w:r w:rsidRPr="00292DEB">
              <w:rPr>
                <w:rFonts w:cs="Arial"/>
                <w:bCs/>
                <w:lang w:val="fr-BE"/>
              </w:rPr>
              <w:t>Financement par l’administration centrale. Les autorités régionales et locales ne participent pas au financement de la protection sociale.</w:t>
            </w:r>
          </w:p>
          <w:p w14:paraId="6B537795" w14:textId="77777777" w:rsidR="004945ED" w:rsidRPr="00292DEB" w:rsidRDefault="004945ED" w:rsidP="004945ED">
            <w:pPr>
              <w:spacing w:line="276" w:lineRule="auto"/>
              <w:rPr>
                <w:rFonts w:cs="Arial"/>
                <w:bCs/>
                <w:lang w:val="fr-BE"/>
              </w:rPr>
            </w:pPr>
          </w:p>
          <w:p w14:paraId="71F85D8B" w14:textId="7C1F6C90" w:rsidR="004945ED" w:rsidRPr="00292DEB" w:rsidRDefault="004945ED" w:rsidP="004945ED">
            <w:pPr>
              <w:spacing w:line="276" w:lineRule="auto"/>
              <w:rPr>
                <w:rFonts w:cs="Arial"/>
                <w:bCs/>
                <w:lang w:val="fr-BE"/>
              </w:rPr>
            </w:pPr>
            <w:r w:rsidRPr="00292DEB">
              <w:rPr>
                <w:rFonts w:cs="Arial"/>
                <w:bCs/>
                <w:lang w:val="fr-BE"/>
              </w:rPr>
              <w:t>Le système des pensions de vieillesse et des prestations à long terme est géré selon le principe de répartition.</w:t>
            </w:r>
          </w:p>
        </w:tc>
        <w:tc>
          <w:tcPr>
            <w:tcW w:w="1370" w:type="pct"/>
          </w:tcPr>
          <w:p w14:paraId="4D887C64" w14:textId="77777777" w:rsidR="004945ED" w:rsidRPr="00292DEB" w:rsidRDefault="004945ED" w:rsidP="004945ED">
            <w:pPr>
              <w:pStyle w:val="Normal0"/>
              <w:pBdr>
                <w:top w:val="nil"/>
                <w:left w:val="nil"/>
                <w:bottom w:val="nil"/>
                <w:right w:val="nil"/>
                <w:between w:val="nil"/>
              </w:pBdr>
              <w:spacing w:after="0"/>
              <w:rPr>
                <w:color w:val="000000"/>
                <w:sz w:val="15"/>
                <w:szCs w:val="15"/>
                <w:lang w:val="da-DK"/>
              </w:rPr>
            </w:pPr>
            <w:r w:rsidRPr="00292DEB">
              <w:rPr>
                <w:b/>
                <w:color w:val="FF0000"/>
                <w:sz w:val="15"/>
                <w:szCs w:val="15"/>
                <w:lang w:val="da-DK"/>
              </w:rPr>
              <w:t>E-I-01-EL</w:t>
            </w:r>
          </w:p>
          <w:p w14:paraId="0818DF53"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da-DK"/>
              </w:rPr>
            </w:pPr>
            <w:r w:rsidRPr="00292DEB">
              <w:rPr>
                <w:color w:val="000000"/>
                <w:sz w:val="15"/>
                <w:szCs w:val="15"/>
                <w:lang w:val="da-DK"/>
              </w:rPr>
              <w:t xml:space="preserve">Mixed system. </w:t>
            </w:r>
          </w:p>
          <w:p w14:paraId="3D3C2235"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da-DK"/>
              </w:rPr>
            </w:pPr>
          </w:p>
          <w:p w14:paraId="46F927CA"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Financing is set in the Mid-Term Framework on Fiscal Strategy (law </w:t>
            </w:r>
            <w:r w:rsidRPr="00292DEB">
              <w:rPr>
                <w:color w:val="C00000"/>
                <w:sz w:val="15"/>
                <w:szCs w:val="15"/>
                <w:lang w:val="en-GB"/>
              </w:rPr>
              <w:t>4270/2014</w:t>
            </w:r>
            <w:r w:rsidRPr="00292DEB">
              <w:rPr>
                <w:color w:val="000000"/>
                <w:sz w:val="15"/>
                <w:szCs w:val="15"/>
                <w:lang w:val="en-GB"/>
              </w:rPr>
              <w:t>). The system is funded predominantly by taxation with social contributions providing a lesser part. But the proportion of funding by social contributions and taxation is not specified in legislation.</w:t>
            </w:r>
          </w:p>
          <w:p w14:paraId="5F7856BC"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26A448C9"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Government covers deficits. </w:t>
            </w:r>
          </w:p>
          <w:p w14:paraId="0788FC5F"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2D46889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No earmarked taxes. </w:t>
            </w:r>
          </w:p>
          <w:p w14:paraId="05F254DC"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3CAE2D26"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Rates of social contributions are set for each risk separately. </w:t>
            </w:r>
          </w:p>
          <w:p w14:paraId="0106F19C"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No overall contribution. </w:t>
            </w:r>
          </w:p>
          <w:p w14:paraId="026FA93E"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10BC728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Central government financing. Regional and local authorities are not involved in the financing of social protection. </w:t>
            </w:r>
          </w:p>
          <w:p w14:paraId="2881D96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4B306AA0" w14:textId="187E0C64"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The system for old age pensions and long-term benefits is managed on a pay-as-you-go basis.</w:t>
            </w:r>
          </w:p>
        </w:tc>
        <w:tc>
          <w:tcPr>
            <w:tcW w:w="167" w:type="pct"/>
          </w:tcPr>
          <w:p w14:paraId="04C7DC8C"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67BDD748" w14:textId="77777777" w:rsidR="004945ED" w:rsidRPr="00292DEB" w:rsidRDefault="004945ED" w:rsidP="004945ED">
            <w:pPr>
              <w:spacing w:line="276" w:lineRule="auto"/>
              <w:rPr>
                <w:rFonts w:cs="Arial"/>
                <w:color w:val="0000FF"/>
              </w:rPr>
            </w:pPr>
          </w:p>
        </w:tc>
        <w:tc>
          <w:tcPr>
            <w:tcW w:w="127" w:type="pct"/>
          </w:tcPr>
          <w:p w14:paraId="02648702"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7C816EC0" w14:textId="77777777" w:rsidR="004945ED" w:rsidRPr="00292DEB" w:rsidRDefault="004945ED" w:rsidP="004945ED">
            <w:pPr>
              <w:spacing w:line="276" w:lineRule="auto"/>
              <w:rPr>
                <w:rFonts w:cs="Arial"/>
                <w:color w:val="0000FF"/>
              </w:rPr>
            </w:pPr>
          </w:p>
        </w:tc>
        <w:tc>
          <w:tcPr>
            <w:tcW w:w="402" w:type="pct"/>
          </w:tcPr>
          <w:p w14:paraId="2ACD6E3F"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0D2F5FE0" w14:textId="77777777" w:rsidR="004945ED" w:rsidRPr="00292DEB" w:rsidRDefault="004945ED" w:rsidP="004945ED">
            <w:pPr>
              <w:spacing w:line="276" w:lineRule="auto"/>
              <w:rPr>
                <w:rFonts w:cs="Arial"/>
                <w:color w:val="0000FF"/>
              </w:rPr>
            </w:pPr>
          </w:p>
        </w:tc>
      </w:tr>
      <w:tr w:rsidR="004945ED" w:rsidRPr="00292DEB" w14:paraId="6A02CA23" w14:textId="77777777" w:rsidTr="005D0FED">
        <w:tc>
          <w:tcPr>
            <w:tcW w:w="193" w:type="pct"/>
          </w:tcPr>
          <w:p w14:paraId="260B2D3F" w14:textId="77777777" w:rsidR="004945ED" w:rsidRPr="00292DEB" w:rsidRDefault="004945ED" w:rsidP="004945ED">
            <w:pPr>
              <w:spacing w:line="276" w:lineRule="auto"/>
              <w:jc w:val="left"/>
              <w:rPr>
                <w:rFonts w:cs="Arial"/>
                <w:lang w:val="es-ES"/>
              </w:rPr>
            </w:pPr>
            <w:r w:rsidRPr="00292DEB">
              <w:rPr>
                <w:rFonts w:cs="Arial"/>
                <w:lang w:val="es-ES"/>
              </w:rPr>
              <w:t>EL</w:t>
            </w:r>
          </w:p>
          <w:p w14:paraId="15D392DF" w14:textId="77777777" w:rsidR="004945ED" w:rsidRPr="00292DEB" w:rsidRDefault="004945ED" w:rsidP="004945ED">
            <w:pPr>
              <w:spacing w:line="276" w:lineRule="auto"/>
              <w:jc w:val="left"/>
              <w:rPr>
                <w:rFonts w:cs="Arial"/>
                <w:lang w:val="es-ES"/>
              </w:rPr>
            </w:pPr>
            <w:r w:rsidRPr="00292DEB">
              <w:rPr>
                <w:rFonts w:cs="Arial"/>
                <w:lang w:val="es-ES"/>
              </w:rPr>
              <w:t>EL</w:t>
            </w:r>
          </w:p>
          <w:p w14:paraId="10AA3E93" w14:textId="70B62556" w:rsidR="004945ED" w:rsidRPr="00292DEB" w:rsidRDefault="004945ED" w:rsidP="004945ED">
            <w:pPr>
              <w:spacing w:line="276" w:lineRule="auto"/>
              <w:jc w:val="left"/>
              <w:rPr>
                <w:rFonts w:cs="Arial"/>
                <w:b/>
              </w:rPr>
            </w:pPr>
            <w:r w:rsidRPr="00292DEB">
              <w:rPr>
                <w:rFonts w:cs="Arial"/>
                <w:lang w:val="en-GB"/>
              </w:rPr>
              <w:t>EL</w:t>
            </w:r>
          </w:p>
        </w:tc>
        <w:tc>
          <w:tcPr>
            <w:tcW w:w="1371" w:type="pct"/>
          </w:tcPr>
          <w:p w14:paraId="005C45FB" w14:textId="01452CDA" w:rsidR="004945ED" w:rsidRPr="00292DEB" w:rsidRDefault="004945ED" w:rsidP="004945ED">
            <w:pPr>
              <w:spacing w:line="276" w:lineRule="auto"/>
              <w:rPr>
                <w:rFonts w:cs="Arial"/>
                <w:bCs/>
              </w:rPr>
            </w:pPr>
            <w:r w:rsidRPr="00292DEB">
              <w:rPr>
                <w:rFonts w:cs="Arial"/>
                <w:bCs/>
              </w:rPr>
              <w:t>Keine zweckgebundenen Steuern.</w:t>
            </w:r>
          </w:p>
        </w:tc>
        <w:tc>
          <w:tcPr>
            <w:tcW w:w="1370" w:type="pct"/>
          </w:tcPr>
          <w:p w14:paraId="7F97D6FD" w14:textId="5C94BDA2" w:rsidR="004945ED" w:rsidRPr="00292DEB" w:rsidRDefault="004945ED" w:rsidP="004945ED">
            <w:pPr>
              <w:spacing w:line="276" w:lineRule="auto"/>
              <w:rPr>
                <w:rFonts w:cs="Arial"/>
                <w:bCs/>
                <w:lang w:val="fr-BE"/>
              </w:rPr>
            </w:pPr>
            <w:r w:rsidRPr="00292DEB">
              <w:rPr>
                <w:rFonts w:cs="Arial"/>
                <w:bCs/>
                <w:lang w:val="fr-BE"/>
              </w:rPr>
              <w:t>Pas de taxes à affectation spéciale.</w:t>
            </w:r>
          </w:p>
        </w:tc>
        <w:tc>
          <w:tcPr>
            <w:tcW w:w="1370" w:type="pct"/>
          </w:tcPr>
          <w:p w14:paraId="4DD561C5" w14:textId="77777777" w:rsidR="004945ED" w:rsidRPr="00292DEB" w:rsidRDefault="004945ED" w:rsidP="004945ED">
            <w:pPr>
              <w:pStyle w:val="Normal0"/>
              <w:pBdr>
                <w:top w:val="nil"/>
                <w:left w:val="nil"/>
                <w:bottom w:val="nil"/>
                <w:right w:val="nil"/>
                <w:between w:val="nil"/>
              </w:pBdr>
              <w:spacing w:after="0"/>
              <w:rPr>
                <w:color w:val="000000"/>
                <w:sz w:val="15"/>
                <w:szCs w:val="15"/>
              </w:rPr>
            </w:pPr>
            <w:r w:rsidRPr="00292DEB">
              <w:rPr>
                <w:b/>
                <w:color w:val="FF0000"/>
                <w:sz w:val="15"/>
                <w:szCs w:val="15"/>
              </w:rPr>
              <w:t>E-I-02-EL</w:t>
            </w:r>
          </w:p>
          <w:p w14:paraId="5F2B3F5C" w14:textId="0E14AA92"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themeColor="text1"/>
                <w:sz w:val="15"/>
                <w:szCs w:val="15"/>
              </w:rPr>
              <w:t xml:space="preserve">No </w:t>
            </w:r>
            <w:proofErr w:type="spellStart"/>
            <w:r w:rsidRPr="00292DEB">
              <w:rPr>
                <w:color w:val="000000" w:themeColor="text1"/>
                <w:sz w:val="15"/>
                <w:szCs w:val="15"/>
              </w:rPr>
              <w:t>earmarked</w:t>
            </w:r>
            <w:proofErr w:type="spellEnd"/>
            <w:r w:rsidRPr="00292DEB">
              <w:rPr>
                <w:color w:val="000000" w:themeColor="text1"/>
                <w:sz w:val="15"/>
                <w:szCs w:val="15"/>
              </w:rPr>
              <w:t xml:space="preserve"> taxes.</w:t>
            </w:r>
          </w:p>
        </w:tc>
        <w:tc>
          <w:tcPr>
            <w:tcW w:w="167" w:type="pct"/>
          </w:tcPr>
          <w:p w14:paraId="659C0847"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0A0ACCEC" w14:textId="77777777" w:rsidR="004945ED" w:rsidRPr="00292DEB" w:rsidRDefault="004945ED" w:rsidP="004945ED">
            <w:pPr>
              <w:spacing w:line="276" w:lineRule="auto"/>
              <w:rPr>
                <w:rFonts w:cs="Arial"/>
                <w:color w:val="0000FF"/>
                <w:lang w:val="en-US"/>
              </w:rPr>
            </w:pPr>
          </w:p>
        </w:tc>
        <w:tc>
          <w:tcPr>
            <w:tcW w:w="127" w:type="pct"/>
          </w:tcPr>
          <w:p w14:paraId="2DF6809C"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2FFE8192" w14:textId="77777777" w:rsidR="004945ED" w:rsidRPr="00292DEB" w:rsidRDefault="004945ED" w:rsidP="004945ED">
            <w:pPr>
              <w:spacing w:line="276" w:lineRule="auto"/>
              <w:rPr>
                <w:rFonts w:cs="Arial"/>
                <w:color w:val="0000FF"/>
                <w:lang w:val="en-US"/>
              </w:rPr>
            </w:pPr>
          </w:p>
        </w:tc>
        <w:tc>
          <w:tcPr>
            <w:tcW w:w="402" w:type="pct"/>
          </w:tcPr>
          <w:p w14:paraId="6D29C5BE"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06190F4" w14:textId="77777777" w:rsidR="004945ED" w:rsidRPr="00292DEB" w:rsidRDefault="004945ED" w:rsidP="004945ED">
            <w:pPr>
              <w:spacing w:line="276" w:lineRule="auto"/>
              <w:rPr>
                <w:rFonts w:cs="Arial"/>
                <w:color w:val="0000FF"/>
                <w:lang w:val="en-US"/>
              </w:rPr>
            </w:pPr>
          </w:p>
        </w:tc>
      </w:tr>
      <w:tr w:rsidR="004945ED" w:rsidRPr="00292DEB" w14:paraId="4EE61DEC" w14:textId="77777777" w:rsidTr="005D0FED">
        <w:tc>
          <w:tcPr>
            <w:tcW w:w="193" w:type="pct"/>
          </w:tcPr>
          <w:p w14:paraId="7693F2D8" w14:textId="77777777" w:rsidR="004945ED" w:rsidRPr="00292DEB" w:rsidRDefault="004945ED" w:rsidP="004945ED">
            <w:pPr>
              <w:spacing w:line="276" w:lineRule="auto"/>
              <w:jc w:val="left"/>
              <w:rPr>
                <w:rFonts w:cs="Arial"/>
                <w:lang w:val="en-GB"/>
              </w:rPr>
            </w:pPr>
            <w:r w:rsidRPr="00292DEB">
              <w:rPr>
                <w:rFonts w:cs="Arial"/>
                <w:lang w:val="en-GB"/>
              </w:rPr>
              <w:lastRenderedPageBreak/>
              <w:t>EL</w:t>
            </w:r>
          </w:p>
          <w:p w14:paraId="24D84D2B" w14:textId="77777777" w:rsidR="004945ED" w:rsidRPr="00292DEB" w:rsidRDefault="004945ED" w:rsidP="004945ED">
            <w:pPr>
              <w:spacing w:line="276" w:lineRule="auto"/>
              <w:jc w:val="left"/>
              <w:rPr>
                <w:rFonts w:cs="Arial"/>
                <w:lang w:val="en-GB"/>
              </w:rPr>
            </w:pPr>
            <w:r w:rsidRPr="00292DEB">
              <w:rPr>
                <w:rFonts w:cs="Arial"/>
                <w:lang w:val="en-GB"/>
              </w:rPr>
              <w:t>EL</w:t>
            </w:r>
          </w:p>
          <w:p w14:paraId="18EB8C53" w14:textId="19153879"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55D64B89" w14:textId="77777777" w:rsidR="004945ED" w:rsidRPr="00292DEB" w:rsidRDefault="004945ED" w:rsidP="004945ED">
            <w:pPr>
              <w:spacing w:line="276" w:lineRule="auto"/>
              <w:rPr>
                <w:rFonts w:cs="Arial"/>
                <w:bCs/>
              </w:rPr>
            </w:pPr>
            <w:r w:rsidRPr="00292DEB">
              <w:rPr>
                <w:rFonts w:cs="Arial"/>
                <w:bCs/>
              </w:rPr>
              <w:t>Alle Bruttoeinkünfte aus Erwerbsarbeit (einschließlich Boni etc.).</w:t>
            </w:r>
          </w:p>
          <w:p w14:paraId="191CA449" w14:textId="27586390" w:rsidR="004945ED" w:rsidRPr="00292DEB" w:rsidRDefault="004945ED" w:rsidP="004945ED">
            <w:pPr>
              <w:spacing w:line="276" w:lineRule="auto"/>
              <w:rPr>
                <w:rFonts w:cs="Arial"/>
                <w:bCs/>
              </w:rPr>
            </w:pPr>
            <w:r w:rsidRPr="00292DEB">
              <w:rPr>
                <w:rFonts w:cs="Arial"/>
                <w:bCs/>
              </w:rPr>
              <w:t>Das Gleiche gilt für Arbeitnehmer und Arbeitgeber.</w:t>
            </w:r>
          </w:p>
          <w:p w14:paraId="04F057AB" w14:textId="77777777" w:rsidR="004945ED" w:rsidRPr="00292DEB" w:rsidRDefault="004945ED" w:rsidP="004945ED">
            <w:pPr>
              <w:spacing w:line="276" w:lineRule="auto"/>
              <w:rPr>
                <w:rFonts w:cs="Arial"/>
                <w:bCs/>
              </w:rPr>
            </w:pPr>
          </w:p>
          <w:p w14:paraId="7AD73778" w14:textId="77777777" w:rsidR="004945ED" w:rsidRPr="00292DEB" w:rsidRDefault="004945ED" w:rsidP="004945ED">
            <w:pPr>
              <w:spacing w:line="276" w:lineRule="auto"/>
              <w:rPr>
                <w:rFonts w:cs="Arial"/>
                <w:bCs/>
              </w:rPr>
            </w:pPr>
            <w:r w:rsidRPr="00292DEB">
              <w:rPr>
                <w:rFonts w:cs="Arial"/>
                <w:bCs/>
              </w:rPr>
              <w:t>Einheitliche Ertragsbasis für alle Risiken.</w:t>
            </w:r>
          </w:p>
          <w:p w14:paraId="570C5DEE" w14:textId="77777777" w:rsidR="004945ED" w:rsidRPr="00292DEB" w:rsidRDefault="004945ED" w:rsidP="004945ED">
            <w:pPr>
              <w:spacing w:line="276" w:lineRule="auto"/>
              <w:rPr>
                <w:rFonts w:cs="Arial"/>
                <w:bCs/>
              </w:rPr>
            </w:pPr>
          </w:p>
        </w:tc>
        <w:tc>
          <w:tcPr>
            <w:tcW w:w="1370" w:type="pct"/>
          </w:tcPr>
          <w:p w14:paraId="513BCA4A" w14:textId="77777777" w:rsidR="004945ED" w:rsidRPr="00292DEB" w:rsidRDefault="004945ED" w:rsidP="004945ED">
            <w:pPr>
              <w:spacing w:line="276" w:lineRule="auto"/>
              <w:rPr>
                <w:rFonts w:cs="Arial"/>
                <w:bCs/>
                <w:lang w:val="fr-BE"/>
              </w:rPr>
            </w:pPr>
            <w:r w:rsidRPr="00292DEB">
              <w:rPr>
                <w:rFonts w:cs="Arial"/>
                <w:bCs/>
                <w:lang w:val="fr-BE"/>
              </w:rPr>
              <w:t>Tous les revenus bruts tirés de l’emploi (y compris les primes, etc.).</w:t>
            </w:r>
          </w:p>
          <w:p w14:paraId="7DCC5BEF" w14:textId="1C9ACDB8" w:rsidR="004945ED" w:rsidRPr="00292DEB" w:rsidRDefault="004945ED" w:rsidP="004945ED">
            <w:pPr>
              <w:spacing w:line="276" w:lineRule="auto"/>
              <w:rPr>
                <w:rFonts w:cs="Arial"/>
                <w:bCs/>
                <w:lang w:val="fr-BE"/>
              </w:rPr>
            </w:pPr>
            <w:r w:rsidRPr="00292DEB">
              <w:rPr>
                <w:rFonts w:cs="Arial"/>
                <w:bCs/>
                <w:lang w:val="fr-BE"/>
              </w:rPr>
              <w:t>La même base pour les salariés et pour les employeurs.</w:t>
            </w:r>
          </w:p>
          <w:p w14:paraId="79D2CEE7" w14:textId="77777777" w:rsidR="004945ED" w:rsidRPr="00292DEB" w:rsidRDefault="004945ED" w:rsidP="004945ED">
            <w:pPr>
              <w:spacing w:line="276" w:lineRule="auto"/>
              <w:rPr>
                <w:rFonts w:cs="Arial"/>
                <w:bCs/>
                <w:lang w:val="fr-BE"/>
              </w:rPr>
            </w:pPr>
          </w:p>
          <w:p w14:paraId="4907D6FD" w14:textId="23EFE4F9" w:rsidR="004945ED" w:rsidRPr="00292DEB" w:rsidRDefault="004945ED" w:rsidP="004945ED">
            <w:pPr>
              <w:spacing w:line="276" w:lineRule="auto"/>
              <w:rPr>
                <w:rFonts w:cs="Arial"/>
                <w:bCs/>
                <w:lang w:val="fr-BE"/>
              </w:rPr>
            </w:pPr>
            <w:r w:rsidRPr="00292DEB">
              <w:rPr>
                <w:rFonts w:cs="Arial"/>
                <w:bCs/>
                <w:lang w:val="fr-BE"/>
              </w:rPr>
              <w:t>Base unique de revenus pour l’ensemble des risques.</w:t>
            </w:r>
          </w:p>
        </w:tc>
        <w:tc>
          <w:tcPr>
            <w:tcW w:w="1370" w:type="pct"/>
          </w:tcPr>
          <w:p w14:paraId="3F104FDE"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E-I-03-EL</w:t>
            </w:r>
          </w:p>
          <w:p w14:paraId="6FD4BFF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All gross earnings from employment (including bonuses, etc.).</w:t>
            </w:r>
          </w:p>
          <w:p w14:paraId="4FD4D85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same for employees and employers.</w:t>
            </w:r>
          </w:p>
          <w:p w14:paraId="3677F896" w14:textId="337C869B"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Single earnings base for all risks.</w:t>
            </w:r>
          </w:p>
        </w:tc>
        <w:tc>
          <w:tcPr>
            <w:tcW w:w="167" w:type="pct"/>
          </w:tcPr>
          <w:p w14:paraId="64B0B1F8"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5DF1404F" w14:textId="77777777" w:rsidR="004945ED" w:rsidRPr="00292DEB" w:rsidRDefault="004945ED" w:rsidP="004945ED">
            <w:pPr>
              <w:spacing w:line="276" w:lineRule="auto"/>
              <w:rPr>
                <w:rFonts w:cs="Arial"/>
                <w:color w:val="0000FF"/>
                <w:lang w:val="en-US"/>
              </w:rPr>
            </w:pPr>
          </w:p>
        </w:tc>
        <w:tc>
          <w:tcPr>
            <w:tcW w:w="127" w:type="pct"/>
          </w:tcPr>
          <w:p w14:paraId="69A85401" w14:textId="77777777" w:rsidR="004945ED" w:rsidRPr="00292DEB" w:rsidRDefault="004945ED" w:rsidP="004945ED">
            <w:pPr>
              <w:spacing w:line="276" w:lineRule="auto"/>
              <w:rPr>
                <w:rFonts w:cs="Arial"/>
                <w:color w:val="0000FF"/>
                <w:lang w:val="fr-FR"/>
              </w:rPr>
            </w:pPr>
            <w:r w:rsidRPr="00292DEB">
              <w:rPr>
                <w:rFonts w:cs="Arial"/>
                <w:color w:val="0000FF"/>
                <w:lang w:val="fr-FR"/>
              </w:rPr>
              <w:t>3</w:t>
            </w:r>
          </w:p>
          <w:p w14:paraId="3E9690C4" w14:textId="77777777" w:rsidR="004945ED" w:rsidRPr="00292DEB" w:rsidRDefault="004945ED" w:rsidP="004945ED">
            <w:pPr>
              <w:spacing w:line="276" w:lineRule="auto"/>
              <w:rPr>
                <w:rFonts w:cs="Arial"/>
                <w:color w:val="0000FF"/>
                <w:lang w:val="en-US"/>
              </w:rPr>
            </w:pPr>
          </w:p>
        </w:tc>
        <w:tc>
          <w:tcPr>
            <w:tcW w:w="402" w:type="pct"/>
          </w:tcPr>
          <w:p w14:paraId="15EB7384"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B92EEF5" w14:textId="77777777" w:rsidR="004945ED" w:rsidRPr="00292DEB" w:rsidRDefault="004945ED" w:rsidP="004945ED">
            <w:pPr>
              <w:spacing w:line="276" w:lineRule="auto"/>
              <w:rPr>
                <w:rFonts w:cs="Arial"/>
                <w:color w:val="0000FF"/>
                <w:lang w:val="en-US"/>
              </w:rPr>
            </w:pPr>
          </w:p>
        </w:tc>
      </w:tr>
      <w:tr w:rsidR="004945ED" w:rsidRPr="00292DEB" w14:paraId="778A01C5" w14:textId="77777777" w:rsidTr="005D0FED">
        <w:tc>
          <w:tcPr>
            <w:tcW w:w="193" w:type="pct"/>
          </w:tcPr>
          <w:p w14:paraId="04BB4F18" w14:textId="77777777" w:rsidR="004945ED" w:rsidRPr="00292DEB" w:rsidRDefault="004945ED" w:rsidP="004945ED">
            <w:pPr>
              <w:spacing w:line="276" w:lineRule="auto"/>
              <w:jc w:val="left"/>
              <w:rPr>
                <w:rFonts w:cs="Arial"/>
                <w:lang w:val="es-ES"/>
              </w:rPr>
            </w:pPr>
            <w:r w:rsidRPr="00292DEB">
              <w:rPr>
                <w:rFonts w:cs="Arial"/>
                <w:lang w:val="es-ES"/>
              </w:rPr>
              <w:t>EL</w:t>
            </w:r>
          </w:p>
          <w:p w14:paraId="20D611C7" w14:textId="77777777" w:rsidR="004945ED" w:rsidRPr="00292DEB" w:rsidRDefault="004945ED" w:rsidP="004945ED">
            <w:pPr>
              <w:spacing w:line="276" w:lineRule="auto"/>
              <w:jc w:val="left"/>
              <w:rPr>
                <w:rFonts w:cs="Arial"/>
                <w:lang w:val="es-ES"/>
              </w:rPr>
            </w:pPr>
            <w:r w:rsidRPr="00292DEB">
              <w:rPr>
                <w:rFonts w:cs="Arial"/>
                <w:lang w:val="es-ES"/>
              </w:rPr>
              <w:t>EL</w:t>
            </w:r>
          </w:p>
          <w:p w14:paraId="4F74D2C3" w14:textId="77777777" w:rsidR="004945ED" w:rsidRPr="00292DEB" w:rsidRDefault="004945ED" w:rsidP="004945ED">
            <w:pPr>
              <w:spacing w:line="276" w:lineRule="auto"/>
              <w:jc w:val="left"/>
              <w:rPr>
                <w:rFonts w:cs="Arial"/>
                <w:lang w:val="es-ES"/>
              </w:rPr>
            </w:pPr>
            <w:r w:rsidRPr="00292DEB">
              <w:rPr>
                <w:rFonts w:cs="Arial"/>
                <w:lang w:val="es-ES"/>
              </w:rPr>
              <w:t>EL</w:t>
            </w:r>
          </w:p>
          <w:p w14:paraId="09DDF9DE" w14:textId="01D7C368" w:rsidR="004945ED" w:rsidRPr="00292DEB" w:rsidRDefault="004945ED" w:rsidP="004945ED">
            <w:pPr>
              <w:spacing w:line="276" w:lineRule="auto"/>
              <w:jc w:val="left"/>
              <w:rPr>
                <w:rFonts w:cs="Arial"/>
                <w:lang w:val="es-ES"/>
              </w:rPr>
            </w:pPr>
          </w:p>
          <w:p w14:paraId="23C76808" w14:textId="77777777" w:rsidR="004945ED" w:rsidRPr="00292DEB" w:rsidRDefault="004945ED" w:rsidP="004945ED">
            <w:pPr>
              <w:spacing w:line="276" w:lineRule="auto"/>
              <w:jc w:val="left"/>
              <w:rPr>
                <w:rFonts w:cs="Arial"/>
                <w:lang w:val="es-ES"/>
              </w:rPr>
            </w:pPr>
          </w:p>
          <w:p w14:paraId="1AB5FAA4" w14:textId="77777777" w:rsidR="004945ED" w:rsidRPr="00292DEB" w:rsidRDefault="004945ED" w:rsidP="004945ED">
            <w:pPr>
              <w:spacing w:line="276" w:lineRule="auto"/>
              <w:jc w:val="left"/>
              <w:rPr>
                <w:rFonts w:cs="Arial"/>
                <w:b/>
                <w:lang w:val="en-US"/>
              </w:rPr>
            </w:pPr>
          </w:p>
        </w:tc>
        <w:tc>
          <w:tcPr>
            <w:tcW w:w="1371" w:type="pct"/>
          </w:tcPr>
          <w:p w14:paraId="2D77E437" w14:textId="77777777" w:rsidR="004945ED" w:rsidRPr="00292DEB" w:rsidRDefault="004945ED" w:rsidP="004945ED">
            <w:pPr>
              <w:spacing w:line="276" w:lineRule="auto"/>
              <w:rPr>
                <w:rFonts w:cs="Arial"/>
                <w:bCs/>
              </w:rPr>
            </w:pPr>
            <w:r w:rsidRPr="00292DEB">
              <w:rPr>
                <w:rFonts w:cs="Arial"/>
                <w:bCs/>
              </w:rPr>
              <w:t>Kein Mindesteinkommensbetrag.</w:t>
            </w:r>
          </w:p>
          <w:p w14:paraId="6B7AE1ED" w14:textId="77777777" w:rsidR="004945ED" w:rsidRPr="00292DEB" w:rsidRDefault="004945ED" w:rsidP="004945ED">
            <w:pPr>
              <w:spacing w:line="276" w:lineRule="auto"/>
              <w:rPr>
                <w:rFonts w:cs="Arial"/>
                <w:bCs/>
              </w:rPr>
            </w:pPr>
            <w:r w:rsidRPr="00292DEB">
              <w:rPr>
                <w:rFonts w:cs="Arial"/>
                <w:bCs/>
              </w:rPr>
              <w:t xml:space="preserve">Höchstbetrag: </w:t>
            </w:r>
            <w:r w:rsidRPr="00292DEB">
              <w:rPr>
                <w:rFonts w:cs="Arial"/>
                <w:bCs/>
                <w:color w:val="FF00FF"/>
              </w:rPr>
              <w:t>€7.572,62</w:t>
            </w:r>
            <w:r w:rsidRPr="00292DEB">
              <w:rPr>
                <w:rFonts w:cs="Arial"/>
                <w:bCs/>
              </w:rPr>
              <w:t xml:space="preserve"> monatlich.</w:t>
            </w:r>
          </w:p>
          <w:p w14:paraId="0B411990" w14:textId="643A3A08" w:rsidR="004945ED" w:rsidRPr="00292DEB" w:rsidRDefault="004945ED" w:rsidP="004945ED">
            <w:pPr>
              <w:spacing w:line="276" w:lineRule="auto"/>
              <w:rPr>
                <w:rFonts w:cs="Arial"/>
                <w:bCs/>
              </w:rPr>
            </w:pPr>
            <w:r w:rsidRPr="00292DEB">
              <w:rPr>
                <w:rFonts w:cs="Arial"/>
                <w:bCs/>
              </w:rPr>
              <w:t>Höchstbeträge sind die gleichen für verschiedene Risiken.</w:t>
            </w:r>
          </w:p>
        </w:tc>
        <w:tc>
          <w:tcPr>
            <w:tcW w:w="1370" w:type="pct"/>
          </w:tcPr>
          <w:p w14:paraId="452FF5C1" w14:textId="77777777" w:rsidR="004945ED" w:rsidRPr="00292DEB" w:rsidRDefault="004945ED" w:rsidP="004945ED">
            <w:pPr>
              <w:pStyle w:val="StandardLinks"/>
              <w:spacing w:line="276" w:lineRule="auto"/>
              <w:jc w:val="both"/>
              <w:rPr>
                <w:rFonts w:cs="Arial"/>
                <w:bCs/>
                <w:lang w:val="fr-BE"/>
              </w:rPr>
            </w:pPr>
            <w:r w:rsidRPr="00292DEB">
              <w:rPr>
                <w:rFonts w:cs="Arial"/>
                <w:bCs/>
                <w:lang w:val="fr-BE"/>
              </w:rPr>
              <w:t>Pas de niveau minimum de revenus.</w:t>
            </w:r>
          </w:p>
          <w:p w14:paraId="5BF3CA06" w14:textId="190684D9" w:rsidR="004945ED" w:rsidRPr="00292DEB" w:rsidRDefault="004945ED" w:rsidP="004945ED">
            <w:pPr>
              <w:spacing w:line="276" w:lineRule="auto"/>
              <w:rPr>
                <w:rFonts w:cs="Arial"/>
                <w:lang w:val="fr-BE" w:eastAsia="de-DE"/>
              </w:rPr>
            </w:pPr>
            <w:r w:rsidRPr="00292DEB">
              <w:rPr>
                <w:rFonts w:cs="Arial"/>
                <w:lang w:val="fr-BE" w:eastAsia="de-DE"/>
              </w:rPr>
              <w:t xml:space="preserve">Niveau maximum: </w:t>
            </w:r>
            <w:r w:rsidRPr="00292DEB">
              <w:rPr>
                <w:rFonts w:cs="Arial"/>
                <w:color w:val="FF00FF"/>
                <w:lang w:val="fr-BE" w:eastAsia="de-DE"/>
              </w:rPr>
              <w:t xml:space="preserve">€7.572,62 </w:t>
            </w:r>
            <w:r w:rsidRPr="00292DEB">
              <w:rPr>
                <w:rFonts w:cs="Arial"/>
                <w:lang w:val="fr-BE" w:eastAsia="de-DE"/>
              </w:rPr>
              <w:t>par mois.</w:t>
            </w:r>
          </w:p>
          <w:p w14:paraId="483F29AD" w14:textId="135FF21F" w:rsidR="004945ED" w:rsidRPr="00292DEB" w:rsidRDefault="004945ED" w:rsidP="004945ED">
            <w:pPr>
              <w:pStyle w:val="StandardLinks"/>
              <w:spacing w:line="276" w:lineRule="auto"/>
              <w:jc w:val="both"/>
              <w:rPr>
                <w:rFonts w:cs="Arial"/>
                <w:bCs/>
                <w:lang w:val="fr-BE"/>
              </w:rPr>
            </w:pPr>
            <w:r w:rsidRPr="00292DEB">
              <w:rPr>
                <w:rFonts w:cs="Arial"/>
                <w:lang w:val="fr-BE"/>
              </w:rPr>
              <w:t>Les niveaux maximum ne varient pas en fonction des différents risques.</w:t>
            </w:r>
          </w:p>
        </w:tc>
        <w:tc>
          <w:tcPr>
            <w:tcW w:w="1370" w:type="pct"/>
          </w:tcPr>
          <w:p w14:paraId="2477C46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E-I-04-EL</w:t>
            </w:r>
          </w:p>
          <w:p w14:paraId="21B6899F"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minimum level of earnings.</w:t>
            </w:r>
          </w:p>
          <w:p w14:paraId="72CA694F" w14:textId="77777777" w:rsidR="004945ED" w:rsidRPr="00292DEB" w:rsidRDefault="004945ED" w:rsidP="004945ED">
            <w:pPr>
              <w:pStyle w:val="Normal0"/>
              <w:spacing w:after="0"/>
              <w:rPr>
                <w:color w:val="000000"/>
                <w:sz w:val="15"/>
                <w:szCs w:val="15"/>
                <w:lang w:val="en-GB"/>
              </w:rPr>
            </w:pPr>
            <w:r w:rsidRPr="00292DEB">
              <w:rPr>
                <w:color w:val="000000" w:themeColor="text1"/>
                <w:sz w:val="15"/>
                <w:szCs w:val="15"/>
                <w:lang w:val="en-GB"/>
              </w:rPr>
              <w:t xml:space="preserve">Maximum level: </w:t>
            </w:r>
            <w:r w:rsidRPr="00292DEB">
              <w:rPr>
                <w:color w:val="FF00FF"/>
                <w:sz w:val="15"/>
                <w:szCs w:val="15"/>
                <w:lang w:val="en-GB"/>
              </w:rPr>
              <w:t xml:space="preserve"> €</w:t>
            </w:r>
            <w:r w:rsidRPr="00292DEB">
              <w:rPr>
                <w:sz w:val="15"/>
                <w:szCs w:val="15"/>
                <w:lang w:val="en-GB"/>
              </w:rPr>
              <w:t>7,</w:t>
            </w:r>
            <w:del w:id="1" w:author="Author">
              <w:r w:rsidRPr="00292DEB">
                <w:rPr>
                  <w:color w:val="FF00FF"/>
                  <w:sz w:val="15"/>
                  <w:szCs w:val="15"/>
                  <w:lang w:val="en-GB"/>
                </w:rPr>
                <w:delText>572.62</w:delText>
              </w:r>
            </w:del>
            <w:ins w:id="2" w:author="Author">
              <w:r w:rsidRPr="00292DEB">
                <w:rPr>
                  <w:rFonts w:eastAsia="Times New Roman"/>
                  <w:sz w:val="15"/>
                  <w:szCs w:val="15"/>
                  <w:lang w:val="en-GB"/>
                </w:rPr>
                <w:t>761.94</w:t>
              </w:r>
            </w:ins>
            <w:r w:rsidRPr="00292DEB">
              <w:rPr>
                <w:rFonts w:eastAsia="Times New Roman"/>
                <w:sz w:val="15"/>
                <w:szCs w:val="15"/>
                <w:lang w:val="en-GB"/>
              </w:rPr>
              <w:t xml:space="preserve"> </w:t>
            </w:r>
            <w:r w:rsidRPr="00292DEB">
              <w:rPr>
                <w:color w:val="000000" w:themeColor="text1"/>
                <w:sz w:val="15"/>
                <w:szCs w:val="15"/>
                <w:lang w:val="en-GB"/>
              </w:rPr>
              <w:t>per month.</w:t>
            </w:r>
          </w:p>
          <w:p w14:paraId="1C12C7C0" w14:textId="5A36DFA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Maximum levels do not differ for different risks.</w:t>
            </w:r>
          </w:p>
        </w:tc>
        <w:tc>
          <w:tcPr>
            <w:tcW w:w="167" w:type="pct"/>
          </w:tcPr>
          <w:p w14:paraId="79AB8D31"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6E959D98" w14:textId="77777777" w:rsidR="004945ED" w:rsidRPr="00292DEB" w:rsidRDefault="004945ED" w:rsidP="004945ED">
            <w:pPr>
              <w:spacing w:line="276" w:lineRule="auto"/>
              <w:rPr>
                <w:rFonts w:cs="Arial"/>
                <w:color w:val="0000FF"/>
                <w:lang w:val="en-US"/>
              </w:rPr>
            </w:pPr>
          </w:p>
        </w:tc>
        <w:tc>
          <w:tcPr>
            <w:tcW w:w="127" w:type="pct"/>
          </w:tcPr>
          <w:p w14:paraId="4554810B" w14:textId="77777777" w:rsidR="004945ED" w:rsidRPr="00292DEB" w:rsidRDefault="004945ED" w:rsidP="004945ED">
            <w:pPr>
              <w:spacing w:line="276" w:lineRule="auto"/>
              <w:rPr>
                <w:rFonts w:cs="Arial"/>
                <w:color w:val="0000FF"/>
                <w:lang w:val="fr-FR"/>
              </w:rPr>
            </w:pPr>
            <w:r w:rsidRPr="00292DEB">
              <w:rPr>
                <w:rFonts w:cs="Arial"/>
                <w:color w:val="0000FF"/>
                <w:lang w:val="fr-FR"/>
              </w:rPr>
              <w:t>4</w:t>
            </w:r>
          </w:p>
          <w:p w14:paraId="2D19A9AF" w14:textId="77777777" w:rsidR="004945ED" w:rsidRPr="00292DEB" w:rsidRDefault="004945ED" w:rsidP="004945ED">
            <w:pPr>
              <w:spacing w:line="276" w:lineRule="auto"/>
              <w:rPr>
                <w:rFonts w:cs="Arial"/>
                <w:color w:val="0000FF"/>
                <w:lang w:val="en-US"/>
              </w:rPr>
            </w:pPr>
          </w:p>
        </w:tc>
        <w:tc>
          <w:tcPr>
            <w:tcW w:w="402" w:type="pct"/>
          </w:tcPr>
          <w:p w14:paraId="1660330D"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32260491" w14:textId="77777777" w:rsidR="004945ED" w:rsidRPr="00292DEB" w:rsidRDefault="004945ED" w:rsidP="004945ED">
            <w:pPr>
              <w:spacing w:line="276" w:lineRule="auto"/>
              <w:rPr>
                <w:rFonts w:cs="Arial"/>
                <w:color w:val="0000FF"/>
                <w:lang w:val="en-US"/>
              </w:rPr>
            </w:pPr>
          </w:p>
        </w:tc>
      </w:tr>
      <w:tr w:rsidR="004945ED" w:rsidRPr="00292DEB" w14:paraId="514741FB" w14:textId="77777777" w:rsidTr="005D0FED">
        <w:tc>
          <w:tcPr>
            <w:tcW w:w="193" w:type="pct"/>
          </w:tcPr>
          <w:p w14:paraId="0393439B" w14:textId="77777777" w:rsidR="004945ED" w:rsidRPr="00292DEB" w:rsidRDefault="004945ED" w:rsidP="004945ED">
            <w:pPr>
              <w:spacing w:line="276" w:lineRule="auto"/>
              <w:jc w:val="left"/>
              <w:rPr>
                <w:rFonts w:cs="Arial"/>
                <w:lang w:val="es-ES"/>
              </w:rPr>
            </w:pPr>
            <w:r w:rsidRPr="00292DEB">
              <w:rPr>
                <w:rFonts w:cs="Arial"/>
                <w:lang w:val="es-ES"/>
              </w:rPr>
              <w:t>EL</w:t>
            </w:r>
          </w:p>
          <w:p w14:paraId="43954888" w14:textId="77777777" w:rsidR="004945ED" w:rsidRPr="00292DEB" w:rsidRDefault="004945ED" w:rsidP="004945ED">
            <w:pPr>
              <w:spacing w:line="276" w:lineRule="auto"/>
              <w:jc w:val="left"/>
              <w:rPr>
                <w:rFonts w:cs="Arial"/>
                <w:lang w:val="es-ES"/>
              </w:rPr>
            </w:pPr>
            <w:r w:rsidRPr="00292DEB">
              <w:rPr>
                <w:rFonts w:cs="Arial"/>
                <w:lang w:val="es-ES"/>
              </w:rPr>
              <w:t>EL</w:t>
            </w:r>
          </w:p>
          <w:p w14:paraId="510C5E39" w14:textId="77777777" w:rsidR="004945ED" w:rsidRPr="00292DEB" w:rsidRDefault="004945ED" w:rsidP="004945ED">
            <w:pPr>
              <w:spacing w:line="276" w:lineRule="auto"/>
              <w:jc w:val="left"/>
              <w:rPr>
                <w:rFonts w:cs="Arial"/>
                <w:lang w:val="es-ES"/>
              </w:rPr>
            </w:pPr>
            <w:r w:rsidRPr="00292DEB">
              <w:rPr>
                <w:rFonts w:cs="Arial"/>
                <w:lang w:val="es-ES"/>
              </w:rPr>
              <w:t>EL</w:t>
            </w:r>
          </w:p>
          <w:p w14:paraId="6287A239" w14:textId="77777777" w:rsidR="004945ED" w:rsidRPr="00292DEB" w:rsidRDefault="004945ED" w:rsidP="004945ED">
            <w:pPr>
              <w:spacing w:line="276" w:lineRule="auto"/>
              <w:jc w:val="left"/>
              <w:rPr>
                <w:rFonts w:cs="Arial"/>
                <w:lang w:val="es-ES"/>
              </w:rPr>
            </w:pPr>
            <w:r w:rsidRPr="00292DEB">
              <w:rPr>
                <w:rFonts w:cs="Arial"/>
                <w:lang w:val="es-ES"/>
              </w:rPr>
              <w:t>EL</w:t>
            </w:r>
          </w:p>
          <w:p w14:paraId="086745AB" w14:textId="77777777" w:rsidR="004945ED" w:rsidRPr="00292DEB" w:rsidRDefault="004945ED" w:rsidP="004945ED">
            <w:pPr>
              <w:spacing w:line="276" w:lineRule="auto"/>
              <w:jc w:val="left"/>
              <w:rPr>
                <w:rFonts w:cs="Arial"/>
                <w:lang w:val="es-ES"/>
              </w:rPr>
            </w:pPr>
            <w:r w:rsidRPr="00292DEB">
              <w:rPr>
                <w:rFonts w:cs="Arial"/>
                <w:lang w:val="es-ES"/>
              </w:rPr>
              <w:t>EL</w:t>
            </w:r>
          </w:p>
          <w:p w14:paraId="7CE8663E" w14:textId="77777777" w:rsidR="004945ED" w:rsidRPr="00292DEB" w:rsidRDefault="004945ED" w:rsidP="004945ED">
            <w:pPr>
              <w:spacing w:line="276" w:lineRule="auto"/>
              <w:jc w:val="left"/>
              <w:rPr>
                <w:rFonts w:cs="Arial"/>
                <w:lang w:val="es-ES"/>
              </w:rPr>
            </w:pPr>
            <w:r w:rsidRPr="00292DEB">
              <w:rPr>
                <w:rFonts w:cs="Arial"/>
                <w:lang w:val="es-ES"/>
              </w:rPr>
              <w:t>EL</w:t>
            </w:r>
          </w:p>
          <w:p w14:paraId="1F66A742" w14:textId="7AA75068"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28D12557" w14:textId="77777777" w:rsidR="004945ED" w:rsidRPr="00292DEB" w:rsidRDefault="004945ED" w:rsidP="004945ED">
            <w:pPr>
              <w:spacing w:line="276" w:lineRule="auto"/>
              <w:rPr>
                <w:rFonts w:cs="Arial"/>
                <w:bCs/>
              </w:rPr>
            </w:pPr>
            <w:r w:rsidRPr="00292DEB">
              <w:rPr>
                <w:rFonts w:cs="Arial"/>
                <w:bCs/>
              </w:rPr>
              <w:t>Personen, die arbeitsunfähig sind, sind von der Beitragspflicht ausgenommen.</w:t>
            </w:r>
          </w:p>
          <w:p w14:paraId="7A924BAD" w14:textId="77777777" w:rsidR="004945ED" w:rsidRPr="00292DEB" w:rsidRDefault="004945ED" w:rsidP="004945ED">
            <w:pPr>
              <w:spacing w:line="276" w:lineRule="auto"/>
              <w:rPr>
                <w:rFonts w:cs="Arial"/>
                <w:bCs/>
              </w:rPr>
            </w:pPr>
          </w:p>
          <w:p w14:paraId="1A21FE67" w14:textId="596E1A37" w:rsidR="004945ED" w:rsidRPr="00292DEB" w:rsidRDefault="004945ED" w:rsidP="004945ED">
            <w:pPr>
              <w:spacing w:line="276" w:lineRule="auto"/>
              <w:rPr>
                <w:rFonts w:cs="Arial"/>
                <w:bCs/>
              </w:rPr>
            </w:pPr>
            <w:r w:rsidRPr="00292DEB">
              <w:rPr>
                <w:rFonts w:cs="Arial"/>
                <w:bCs/>
              </w:rPr>
              <w:t>Beiträge werden nur für versicherte Langzeitarbeitslose gezahlt und zwar nur zu bestimmten Bedingungen, um ihren Anspruch auf Altersrente zu sichern.</w:t>
            </w:r>
          </w:p>
        </w:tc>
        <w:tc>
          <w:tcPr>
            <w:tcW w:w="1370" w:type="pct"/>
          </w:tcPr>
          <w:p w14:paraId="5F70DBF8" w14:textId="77777777" w:rsidR="004945ED" w:rsidRPr="00292DEB" w:rsidRDefault="004945ED" w:rsidP="004945ED">
            <w:pPr>
              <w:pStyle w:val="StandardLinks"/>
              <w:spacing w:line="276" w:lineRule="auto"/>
              <w:jc w:val="both"/>
              <w:rPr>
                <w:rFonts w:cs="Arial"/>
                <w:bCs/>
                <w:lang w:val="fr-BE"/>
              </w:rPr>
            </w:pPr>
            <w:r w:rsidRPr="00292DEB">
              <w:rPr>
                <w:rFonts w:cs="Arial"/>
                <w:bCs/>
                <w:lang w:val="fr-BE"/>
              </w:rPr>
              <w:t>Les personnes dans l’incapacité de travailler sont dispensées du versement de cotisations.</w:t>
            </w:r>
          </w:p>
          <w:p w14:paraId="07B396AF" w14:textId="77777777" w:rsidR="004945ED" w:rsidRPr="00292DEB" w:rsidRDefault="004945ED" w:rsidP="004945ED">
            <w:pPr>
              <w:spacing w:line="276" w:lineRule="auto"/>
              <w:rPr>
                <w:rFonts w:cs="Arial"/>
                <w:lang w:val="fr-BE" w:eastAsia="de-DE"/>
              </w:rPr>
            </w:pPr>
          </w:p>
          <w:p w14:paraId="0FA86608" w14:textId="5796058E" w:rsidR="004945ED" w:rsidRPr="00292DEB" w:rsidRDefault="004945ED" w:rsidP="004945ED">
            <w:pPr>
              <w:spacing w:line="276" w:lineRule="auto"/>
              <w:rPr>
                <w:rFonts w:cs="Arial"/>
                <w:lang w:val="fr-BE" w:eastAsia="de-DE"/>
              </w:rPr>
            </w:pPr>
            <w:r w:rsidRPr="00292DEB">
              <w:rPr>
                <w:rFonts w:cs="Arial"/>
                <w:lang w:val="fr-BE" w:eastAsia="de-DE"/>
              </w:rPr>
              <w:t>Des cotisations sont uniquement payées au nom d’assurés qui sont au chômage de longue durée et seulement sous certaines conditions, afin de garantir leur éligibilité à une pension de vieillesse.</w:t>
            </w:r>
          </w:p>
          <w:p w14:paraId="6D1AB8EE" w14:textId="77777777" w:rsidR="004945ED" w:rsidRPr="00292DEB" w:rsidRDefault="004945ED" w:rsidP="004945ED">
            <w:pPr>
              <w:pStyle w:val="StandardLinks"/>
              <w:spacing w:line="276" w:lineRule="auto"/>
              <w:jc w:val="both"/>
              <w:rPr>
                <w:rFonts w:cs="Arial"/>
                <w:bCs/>
                <w:lang w:val="fr-BE"/>
              </w:rPr>
            </w:pPr>
          </w:p>
        </w:tc>
        <w:tc>
          <w:tcPr>
            <w:tcW w:w="1370" w:type="pct"/>
          </w:tcPr>
          <w:p w14:paraId="062EEF80"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E-I-05-EL</w:t>
            </w:r>
          </w:p>
          <w:p w14:paraId="51A6AF35"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People unable to work are exempt from paying contributions.</w:t>
            </w:r>
          </w:p>
          <w:p w14:paraId="029C567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Contributions are only paid on behalf of insured persons who are long-term unemployed, and only under certain conditions, </w:t>
            </w:r>
            <w:proofErr w:type="gramStart"/>
            <w:r w:rsidRPr="00292DEB">
              <w:rPr>
                <w:color w:val="000000"/>
                <w:sz w:val="15"/>
                <w:szCs w:val="15"/>
                <w:lang w:val="en-GB"/>
              </w:rPr>
              <w:t>in order to</w:t>
            </w:r>
            <w:proofErr w:type="gramEnd"/>
            <w:r w:rsidRPr="00292DEB">
              <w:rPr>
                <w:color w:val="000000"/>
                <w:sz w:val="15"/>
                <w:szCs w:val="15"/>
                <w:lang w:val="en-GB"/>
              </w:rPr>
              <w:t xml:space="preserve"> secure their eligibility for an old-age pension.</w:t>
            </w:r>
          </w:p>
          <w:p w14:paraId="5704E8EB" w14:textId="364925C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5E760BB"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52EE27C7" w14:textId="77777777" w:rsidR="004945ED" w:rsidRPr="00292DEB" w:rsidRDefault="004945ED" w:rsidP="004945ED">
            <w:pPr>
              <w:spacing w:line="276" w:lineRule="auto"/>
              <w:rPr>
                <w:rFonts w:cs="Arial"/>
                <w:color w:val="0000FF"/>
                <w:lang w:val="en-US"/>
              </w:rPr>
            </w:pPr>
          </w:p>
        </w:tc>
        <w:tc>
          <w:tcPr>
            <w:tcW w:w="127" w:type="pct"/>
          </w:tcPr>
          <w:p w14:paraId="2876C8B1" w14:textId="77777777" w:rsidR="004945ED" w:rsidRPr="00292DEB" w:rsidRDefault="004945ED" w:rsidP="004945ED">
            <w:pPr>
              <w:spacing w:line="276" w:lineRule="auto"/>
              <w:rPr>
                <w:rFonts w:cs="Arial"/>
                <w:color w:val="0000FF"/>
                <w:lang w:val="fr-FR"/>
              </w:rPr>
            </w:pPr>
            <w:r w:rsidRPr="00292DEB">
              <w:rPr>
                <w:rFonts w:cs="Arial"/>
                <w:color w:val="0000FF"/>
                <w:lang w:val="fr-FR"/>
              </w:rPr>
              <w:t>5</w:t>
            </w:r>
          </w:p>
          <w:p w14:paraId="57D6858A" w14:textId="77777777" w:rsidR="004945ED" w:rsidRPr="00292DEB" w:rsidRDefault="004945ED" w:rsidP="004945ED">
            <w:pPr>
              <w:spacing w:line="276" w:lineRule="auto"/>
              <w:rPr>
                <w:rFonts w:cs="Arial"/>
                <w:color w:val="0000FF"/>
                <w:lang w:val="en-US"/>
              </w:rPr>
            </w:pPr>
          </w:p>
        </w:tc>
        <w:tc>
          <w:tcPr>
            <w:tcW w:w="402" w:type="pct"/>
          </w:tcPr>
          <w:p w14:paraId="41914D7C"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0570BE75" w14:textId="77777777" w:rsidR="004945ED" w:rsidRPr="00292DEB" w:rsidRDefault="004945ED" w:rsidP="004945ED">
            <w:pPr>
              <w:spacing w:line="276" w:lineRule="auto"/>
              <w:rPr>
                <w:rFonts w:cs="Arial"/>
                <w:color w:val="0000FF"/>
                <w:lang w:val="en-US"/>
              </w:rPr>
            </w:pPr>
          </w:p>
        </w:tc>
      </w:tr>
      <w:tr w:rsidR="004945ED" w:rsidRPr="00292DEB" w14:paraId="0D27E05E" w14:textId="77777777" w:rsidTr="005D0FED">
        <w:tc>
          <w:tcPr>
            <w:tcW w:w="193" w:type="pct"/>
          </w:tcPr>
          <w:p w14:paraId="7E567286" w14:textId="77777777" w:rsidR="004945ED" w:rsidRPr="00292DEB" w:rsidRDefault="004945ED" w:rsidP="004945ED">
            <w:pPr>
              <w:spacing w:line="276" w:lineRule="auto"/>
              <w:jc w:val="left"/>
              <w:rPr>
                <w:rFonts w:cs="Arial"/>
                <w:lang w:val="es-ES"/>
              </w:rPr>
            </w:pPr>
            <w:r w:rsidRPr="00292DEB">
              <w:rPr>
                <w:rFonts w:cs="Arial"/>
                <w:lang w:val="es-ES"/>
              </w:rPr>
              <w:t>EL</w:t>
            </w:r>
          </w:p>
          <w:p w14:paraId="55746EC5" w14:textId="77777777" w:rsidR="004945ED" w:rsidRPr="00292DEB" w:rsidRDefault="004945ED" w:rsidP="004945ED">
            <w:pPr>
              <w:spacing w:line="276" w:lineRule="auto"/>
              <w:jc w:val="left"/>
              <w:rPr>
                <w:rFonts w:cs="Arial"/>
                <w:lang w:val="es-ES"/>
              </w:rPr>
            </w:pPr>
            <w:r w:rsidRPr="00292DEB">
              <w:rPr>
                <w:rFonts w:cs="Arial"/>
                <w:lang w:val="es-ES"/>
              </w:rPr>
              <w:t>EL</w:t>
            </w:r>
          </w:p>
          <w:p w14:paraId="6BED299D" w14:textId="77777777" w:rsidR="004945ED" w:rsidRPr="00292DEB" w:rsidRDefault="004945ED" w:rsidP="004945ED">
            <w:pPr>
              <w:spacing w:line="276" w:lineRule="auto"/>
              <w:jc w:val="left"/>
              <w:rPr>
                <w:rFonts w:cs="Arial"/>
                <w:b/>
                <w:lang w:val="en-US"/>
              </w:rPr>
            </w:pPr>
          </w:p>
        </w:tc>
        <w:tc>
          <w:tcPr>
            <w:tcW w:w="1371" w:type="pct"/>
          </w:tcPr>
          <w:p w14:paraId="415C22D8" w14:textId="6FF09F3F" w:rsidR="004945ED" w:rsidRPr="00292DEB" w:rsidRDefault="004945ED" w:rsidP="004945ED">
            <w:pPr>
              <w:spacing w:line="276" w:lineRule="auto"/>
              <w:rPr>
                <w:rFonts w:cs="Arial"/>
                <w:bCs/>
              </w:rPr>
            </w:pPr>
            <w:r w:rsidRPr="00292DEB">
              <w:rPr>
                <w:rFonts w:cs="Arial"/>
                <w:bCs/>
              </w:rPr>
              <w:t>Kein einheitlicher Satz von Beitragssätzen.</w:t>
            </w:r>
          </w:p>
        </w:tc>
        <w:tc>
          <w:tcPr>
            <w:tcW w:w="1370" w:type="pct"/>
          </w:tcPr>
          <w:p w14:paraId="03AAF254" w14:textId="4A5F0C0F" w:rsidR="004945ED" w:rsidRPr="00292DEB" w:rsidRDefault="004945ED" w:rsidP="004945ED">
            <w:pPr>
              <w:spacing w:line="276" w:lineRule="auto"/>
              <w:rPr>
                <w:rFonts w:cs="Arial"/>
                <w:bCs/>
                <w:lang w:val="fr-BE"/>
              </w:rPr>
            </w:pPr>
            <w:r w:rsidRPr="00292DEB">
              <w:rPr>
                <w:rFonts w:cs="Arial"/>
                <w:bCs/>
                <w:lang w:val="fr-BE"/>
              </w:rPr>
              <w:t>Pas de barème unique de cotisations.</w:t>
            </w:r>
          </w:p>
        </w:tc>
        <w:tc>
          <w:tcPr>
            <w:tcW w:w="1370" w:type="pct"/>
          </w:tcPr>
          <w:p w14:paraId="1A3570F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E-I-06-EL</w:t>
            </w:r>
          </w:p>
          <w:p w14:paraId="58496487" w14:textId="0F3B0534"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single set of contributions rates.</w:t>
            </w:r>
          </w:p>
        </w:tc>
        <w:tc>
          <w:tcPr>
            <w:tcW w:w="167" w:type="pct"/>
          </w:tcPr>
          <w:p w14:paraId="6FFDF136"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4180BFD7" w14:textId="77777777" w:rsidR="004945ED" w:rsidRPr="00292DEB" w:rsidRDefault="004945ED" w:rsidP="004945ED">
            <w:pPr>
              <w:spacing w:line="276" w:lineRule="auto"/>
              <w:rPr>
                <w:rFonts w:cs="Arial"/>
                <w:color w:val="0000FF"/>
                <w:lang w:val="en-US"/>
              </w:rPr>
            </w:pPr>
          </w:p>
        </w:tc>
        <w:tc>
          <w:tcPr>
            <w:tcW w:w="127" w:type="pct"/>
          </w:tcPr>
          <w:p w14:paraId="7C1B8652" w14:textId="77777777" w:rsidR="004945ED" w:rsidRPr="00292DEB" w:rsidRDefault="004945ED" w:rsidP="004945ED">
            <w:pPr>
              <w:spacing w:line="276" w:lineRule="auto"/>
              <w:rPr>
                <w:rFonts w:cs="Arial"/>
                <w:color w:val="0000FF"/>
                <w:lang w:val="fr-FR"/>
              </w:rPr>
            </w:pPr>
            <w:r w:rsidRPr="00292DEB">
              <w:rPr>
                <w:rFonts w:cs="Arial"/>
                <w:color w:val="0000FF"/>
                <w:lang w:val="fr-FR"/>
              </w:rPr>
              <w:t>6</w:t>
            </w:r>
          </w:p>
          <w:p w14:paraId="296E1FB9" w14:textId="77777777" w:rsidR="004945ED" w:rsidRPr="00292DEB" w:rsidRDefault="004945ED" w:rsidP="004945ED">
            <w:pPr>
              <w:spacing w:line="276" w:lineRule="auto"/>
              <w:rPr>
                <w:rFonts w:cs="Arial"/>
                <w:color w:val="0000FF"/>
                <w:lang w:val="en-US"/>
              </w:rPr>
            </w:pPr>
          </w:p>
        </w:tc>
        <w:tc>
          <w:tcPr>
            <w:tcW w:w="402" w:type="pct"/>
          </w:tcPr>
          <w:p w14:paraId="524A9BFF"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11D53E1" w14:textId="77777777" w:rsidR="004945ED" w:rsidRPr="00292DEB" w:rsidRDefault="004945ED" w:rsidP="004945ED">
            <w:pPr>
              <w:spacing w:line="276" w:lineRule="auto"/>
              <w:rPr>
                <w:rFonts w:cs="Arial"/>
                <w:color w:val="0000FF"/>
                <w:lang w:val="en-US"/>
              </w:rPr>
            </w:pPr>
          </w:p>
        </w:tc>
      </w:tr>
      <w:tr w:rsidR="004945ED" w:rsidRPr="00292DEB" w14:paraId="075A28FD" w14:textId="77777777" w:rsidTr="005D0FED">
        <w:tc>
          <w:tcPr>
            <w:tcW w:w="193" w:type="pct"/>
          </w:tcPr>
          <w:p w14:paraId="134F683F" w14:textId="77777777" w:rsidR="004945ED" w:rsidRPr="00292DEB" w:rsidRDefault="004945ED" w:rsidP="004945ED">
            <w:pPr>
              <w:spacing w:line="276" w:lineRule="auto"/>
              <w:jc w:val="left"/>
              <w:rPr>
                <w:rFonts w:cs="Arial"/>
                <w:lang w:val="es-ES"/>
              </w:rPr>
            </w:pPr>
            <w:r w:rsidRPr="00292DEB">
              <w:rPr>
                <w:rFonts w:cs="Arial"/>
                <w:lang w:val="es-ES"/>
              </w:rPr>
              <w:t>EL</w:t>
            </w:r>
          </w:p>
          <w:p w14:paraId="685EEDDC" w14:textId="77777777" w:rsidR="004945ED" w:rsidRPr="00292DEB" w:rsidRDefault="004945ED" w:rsidP="004945ED">
            <w:pPr>
              <w:spacing w:line="276" w:lineRule="auto"/>
              <w:jc w:val="left"/>
              <w:rPr>
                <w:rFonts w:cs="Arial"/>
                <w:lang w:val="es-ES"/>
              </w:rPr>
            </w:pPr>
            <w:r w:rsidRPr="00292DEB">
              <w:rPr>
                <w:rFonts w:cs="Arial"/>
                <w:lang w:val="es-ES"/>
              </w:rPr>
              <w:t>EL</w:t>
            </w:r>
          </w:p>
          <w:p w14:paraId="1CD7FADF" w14:textId="77777777" w:rsidR="004945ED" w:rsidRPr="00292DEB" w:rsidRDefault="004945ED" w:rsidP="004945ED">
            <w:pPr>
              <w:spacing w:line="276" w:lineRule="auto"/>
              <w:jc w:val="left"/>
              <w:rPr>
                <w:rFonts w:cs="Arial"/>
                <w:lang w:val="es-ES"/>
              </w:rPr>
            </w:pPr>
            <w:r w:rsidRPr="00292DEB">
              <w:rPr>
                <w:rFonts w:cs="Arial"/>
                <w:lang w:val="es-ES"/>
              </w:rPr>
              <w:t>EL</w:t>
            </w:r>
          </w:p>
          <w:p w14:paraId="24C010B5" w14:textId="77777777" w:rsidR="004945ED" w:rsidRPr="00292DEB" w:rsidRDefault="004945ED" w:rsidP="004945ED">
            <w:pPr>
              <w:spacing w:line="276" w:lineRule="auto"/>
              <w:jc w:val="left"/>
              <w:rPr>
                <w:rFonts w:cs="Arial"/>
                <w:lang w:val="es-ES"/>
              </w:rPr>
            </w:pPr>
            <w:r w:rsidRPr="00292DEB">
              <w:rPr>
                <w:rFonts w:cs="Arial"/>
                <w:lang w:val="es-ES"/>
              </w:rPr>
              <w:t>EL</w:t>
            </w:r>
          </w:p>
          <w:p w14:paraId="774DC578" w14:textId="77777777" w:rsidR="004945ED" w:rsidRPr="00292DEB" w:rsidRDefault="004945ED" w:rsidP="004945ED">
            <w:pPr>
              <w:spacing w:line="276" w:lineRule="auto"/>
              <w:jc w:val="left"/>
              <w:rPr>
                <w:rFonts w:cs="Arial"/>
                <w:lang w:val="es-ES"/>
              </w:rPr>
            </w:pPr>
            <w:r w:rsidRPr="00292DEB">
              <w:rPr>
                <w:rFonts w:cs="Arial"/>
                <w:lang w:val="es-ES"/>
              </w:rPr>
              <w:t>EL</w:t>
            </w:r>
          </w:p>
          <w:p w14:paraId="7D9D8500" w14:textId="77777777" w:rsidR="004945ED" w:rsidRPr="00292DEB" w:rsidRDefault="004945ED" w:rsidP="004945ED">
            <w:pPr>
              <w:spacing w:line="276" w:lineRule="auto"/>
              <w:jc w:val="left"/>
              <w:rPr>
                <w:rFonts w:cs="Arial"/>
                <w:lang w:val="es-ES"/>
              </w:rPr>
            </w:pPr>
            <w:r w:rsidRPr="00292DEB">
              <w:rPr>
                <w:rFonts w:cs="Arial"/>
                <w:lang w:val="es-ES"/>
              </w:rPr>
              <w:t>EL</w:t>
            </w:r>
          </w:p>
          <w:p w14:paraId="510C83B0" w14:textId="1F044D4F"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7D1A29F8" w14:textId="77777777" w:rsidR="004945ED" w:rsidRPr="00292DEB" w:rsidRDefault="004945ED" w:rsidP="004945ED">
            <w:pPr>
              <w:spacing w:line="276" w:lineRule="auto"/>
              <w:rPr>
                <w:rFonts w:cs="Arial"/>
              </w:rPr>
            </w:pPr>
            <w:r w:rsidRPr="00292DEB">
              <w:rPr>
                <w:rFonts w:cs="Arial"/>
              </w:rPr>
              <w:t>Gemischtes System (die Regierung stellt einen geringeren Beitrag zur Finanzierung zur Verfügung).</w:t>
            </w:r>
          </w:p>
          <w:p w14:paraId="6FC9197C" w14:textId="77777777" w:rsidR="004945ED" w:rsidRPr="00292DEB" w:rsidRDefault="004945ED" w:rsidP="004945ED">
            <w:pPr>
              <w:spacing w:line="276" w:lineRule="auto"/>
              <w:rPr>
                <w:rFonts w:cs="Arial"/>
              </w:rPr>
            </w:pPr>
            <w:r w:rsidRPr="00292DEB">
              <w:rPr>
                <w:rFonts w:cs="Arial"/>
              </w:rPr>
              <w:t xml:space="preserve">Finanzierung der Gesundheitsversorgung ist im Mittelfristigen Rahmen für die finanzpolitische Strategie (Gesetz </w:t>
            </w:r>
            <w:r w:rsidRPr="00292DEB">
              <w:rPr>
                <w:rFonts w:cs="Arial"/>
                <w:color w:val="C00000"/>
              </w:rPr>
              <w:t>4270/2014</w:t>
            </w:r>
            <w:r w:rsidRPr="00292DEB">
              <w:rPr>
                <w:rFonts w:cs="Arial"/>
              </w:rPr>
              <w:t>) festgelegt. Das System wird überwiegend durch Sozialbeiträge finanziert.</w:t>
            </w:r>
          </w:p>
          <w:p w14:paraId="10E396C5" w14:textId="77777777" w:rsidR="004945ED" w:rsidRPr="00292DEB" w:rsidRDefault="004945ED" w:rsidP="004945ED">
            <w:pPr>
              <w:spacing w:line="276" w:lineRule="auto"/>
              <w:rPr>
                <w:rFonts w:cs="Arial"/>
              </w:rPr>
            </w:pPr>
          </w:p>
          <w:p w14:paraId="061BCCA0" w14:textId="77777777" w:rsidR="004945ED" w:rsidRPr="00292DEB" w:rsidRDefault="004945ED" w:rsidP="004945ED">
            <w:pPr>
              <w:spacing w:line="276" w:lineRule="auto"/>
              <w:rPr>
                <w:rFonts w:cs="Arial"/>
              </w:rPr>
            </w:pPr>
            <w:r w:rsidRPr="00292DEB">
              <w:rPr>
                <w:rFonts w:cs="Arial"/>
              </w:rPr>
              <w:t>Keine zweckgebundenen Steuern.</w:t>
            </w:r>
          </w:p>
          <w:p w14:paraId="7385CD6B" w14:textId="77777777" w:rsidR="004945ED" w:rsidRPr="00292DEB" w:rsidRDefault="004945ED" w:rsidP="004945ED">
            <w:pPr>
              <w:spacing w:line="276" w:lineRule="auto"/>
              <w:rPr>
                <w:rFonts w:cs="Arial"/>
              </w:rPr>
            </w:pPr>
            <w:r w:rsidRPr="00292DEB">
              <w:rPr>
                <w:rFonts w:cs="Arial"/>
              </w:rPr>
              <w:t>Sozialbeitragssätze für die Gesundheitsversorgung (kein Globalsatz):</w:t>
            </w:r>
          </w:p>
          <w:p w14:paraId="6F268405" w14:textId="77777777" w:rsidR="004945ED" w:rsidRPr="00292DEB" w:rsidRDefault="004945ED" w:rsidP="004945ED">
            <w:pPr>
              <w:spacing w:line="276" w:lineRule="auto"/>
              <w:rPr>
                <w:rFonts w:cs="Arial"/>
              </w:rPr>
            </w:pPr>
            <w:r w:rsidRPr="00292DEB">
              <w:rPr>
                <w:rFonts w:cs="Arial"/>
                <w:color w:val="800000"/>
              </w:rPr>
              <w:t xml:space="preserve">5,45% </w:t>
            </w:r>
            <w:r w:rsidRPr="00292DEB">
              <w:rPr>
                <w:rFonts w:cs="Arial"/>
              </w:rPr>
              <w:t>insgesamt,</w:t>
            </w:r>
            <w:r w:rsidRPr="00292DEB">
              <w:rPr>
                <w:rFonts w:cs="Arial"/>
                <w:color w:val="800000"/>
              </w:rPr>
              <w:t xml:space="preserve"> </w:t>
            </w:r>
            <w:r w:rsidRPr="00292DEB">
              <w:rPr>
                <w:rFonts w:cs="Arial"/>
              </w:rPr>
              <w:t>davon</w:t>
            </w:r>
          </w:p>
          <w:p w14:paraId="33A3A14A" w14:textId="77777777" w:rsidR="004945ED" w:rsidRPr="00292DEB" w:rsidRDefault="004945ED" w:rsidP="004945ED">
            <w:pPr>
              <w:numPr>
                <w:ilvl w:val="0"/>
                <w:numId w:val="3"/>
              </w:numPr>
              <w:spacing w:line="276" w:lineRule="auto"/>
              <w:rPr>
                <w:rFonts w:cs="Arial"/>
              </w:rPr>
            </w:pPr>
            <w:r w:rsidRPr="00292DEB">
              <w:rPr>
                <w:rFonts w:cs="Arial"/>
                <w:color w:val="800000"/>
              </w:rPr>
              <w:t>1,65%</w:t>
            </w:r>
            <w:r w:rsidRPr="00292DEB">
              <w:rPr>
                <w:rFonts w:cs="Arial"/>
              </w:rPr>
              <w:t xml:space="preserve"> Arbeitnehmer,</w:t>
            </w:r>
          </w:p>
          <w:p w14:paraId="276F55E5" w14:textId="77777777" w:rsidR="004945ED" w:rsidRPr="00292DEB" w:rsidRDefault="004945ED" w:rsidP="004945ED">
            <w:pPr>
              <w:numPr>
                <w:ilvl w:val="0"/>
                <w:numId w:val="3"/>
              </w:numPr>
              <w:spacing w:line="276" w:lineRule="auto"/>
              <w:rPr>
                <w:rFonts w:cs="Arial"/>
              </w:rPr>
            </w:pPr>
            <w:r w:rsidRPr="00292DEB">
              <w:rPr>
                <w:rFonts w:cs="Arial"/>
                <w:color w:val="800000"/>
              </w:rPr>
              <w:t>3,80%</w:t>
            </w:r>
            <w:r w:rsidRPr="00292DEB">
              <w:rPr>
                <w:rFonts w:cs="Arial"/>
              </w:rPr>
              <w:t xml:space="preserve"> Arbeitgeber.</w:t>
            </w:r>
          </w:p>
          <w:p w14:paraId="753F0D00" w14:textId="77777777" w:rsidR="004945ED" w:rsidRPr="00292DEB" w:rsidRDefault="004945ED" w:rsidP="004945ED">
            <w:pPr>
              <w:spacing w:line="276" w:lineRule="auto"/>
              <w:rPr>
                <w:rFonts w:cs="Arial"/>
              </w:rPr>
            </w:pPr>
          </w:p>
          <w:p w14:paraId="0EE2BEE6" w14:textId="18679713" w:rsidR="004945ED" w:rsidRPr="00292DEB" w:rsidRDefault="004945ED" w:rsidP="004945ED">
            <w:pPr>
              <w:spacing w:line="276" w:lineRule="auto"/>
              <w:rPr>
                <w:rFonts w:cs="Arial"/>
              </w:rPr>
            </w:pPr>
            <w:r w:rsidRPr="00292DEB">
              <w:rPr>
                <w:rFonts w:cs="Arial"/>
              </w:rPr>
              <w:t xml:space="preserve">Selbstständige, unabhängige Fachleute und Landwirte zahlen einen monatlichen Festbetrag, ausgewählt aus </w:t>
            </w:r>
            <w:r w:rsidRPr="00292DEB">
              <w:rPr>
                <w:rFonts w:cs="Arial"/>
                <w:color w:val="C00000"/>
              </w:rPr>
              <w:t>6</w:t>
            </w:r>
            <w:r w:rsidRPr="00292DEB">
              <w:rPr>
                <w:rFonts w:cs="Arial"/>
              </w:rPr>
              <w:t xml:space="preserve"> Versicherungskategorien.</w:t>
            </w:r>
          </w:p>
          <w:p w14:paraId="2BC247CF" w14:textId="77777777" w:rsidR="004945ED" w:rsidRPr="00292DEB" w:rsidRDefault="004945ED" w:rsidP="004945ED">
            <w:pPr>
              <w:spacing w:line="276" w:lineRule="auto"/>
              <w:rPr>
                <w:rFonts w:cs="Arial"/>
              </w:rPr>
            </w:pPr>
          </w:p>
          <w:p w14:paraId="67299CA4" w14:textId="5749AA43" w:rsidR="004945ED" w:rsidRPr="00292DEB" w:rsidRDefault="004945ED" w:rsidP="004945ED">
            <w:pPr>
              <w:spacing w:line="276" w:lineRule="auto"/>
              <w:rPr>
                <w:rFonts w:cs="Arial"/>
              </w:rPr>
            </w:pPr>
            <w:r w:rsidRPr="00292DEB">
              <w:rPr>
                <w:rFonts w:cs="Arial"/>
              </w:rPr>
              <w:t xml:space="preserve">Rentner: </w:t>
            </w:r>
            <w:r w:rsidRPr="00292DEB">
              <w:rPr>
                <w:rFonts w:cs="Arial"/>
                <w:color w:val="C00000"/>
              </w:rPr>
              <w:t>6</w:t>
            </w:r>
            <w:r w:rsidRPr="00292DEB">
              <w:rPr>
                <w:rFonts w:cs="Arial"/>
              </w:rPr>
              <w:t>% der Haupt- und Zusatzrenten nach Abzug des Solidaritätsbeitrags für Rentner.</w:t>
            </w:r>
          </w:p>
        </w:tc>
        <w:tc>
          <w:tcPr>
            <w:tcW w:w="1370" w:type="pct"/>
          </w:tcPr>
          <w:p w14:paraId="3B5E7C68" w14:textId="77777777" w:rsidR="004945ED" w:rsidRPr="00292DEB" w:rsidRDefault="004945ED" w:rsidP="004945ED">
            <w:pPr>
              <w:spacing w:line="276" w:lineRule="auto"/>
              <w:rPr>
                <w:rFonts w:cs="Arial"/>
                <w:lang w:val="fr-BE"/>
              </w:rPr>
            </w:pPr>
            <w:r w:rsidRPr="00292DEB">
              <w:rPr>
                <w:rFonts w:cs="Arial"/>
                <w:lang w:val="fr-BE"/>
              </w:rPr>
              <w:t>Système mixte (l’État assure une part mineure du financement).</w:t>
            </w:r>
          </w:p>
          <w:p w14:paraId="32D77D45" w14:textId="77777777" w:rsidR="004945ED" w:rsidRPr="00292DEB" w:rsidRDefault="004945ED" w:rsidP="004945ED">
            <w:pPr>
              <w:spacing w:line="276" w:lineRule="auto"/>
              <w:rPr>
                <w:rFonts w:cs="Arial"/>
                <w:bCs/>
                <w:lang w:val="fr-BE"/>
              </w:rPr>
            </w:pPr>
            <w:r w:rsidRPr="00292DEB">
              <w:rPr>
                <w:rFonts w:cs="Arial"/>
                <w:lang w:val="fr-BE"/>
              </w:rPr>
              <w:t xml:space="preserve">Le financement des soins de santé </w:t>
            </w:r>
            <w:r w:rsidRPr="00292DEB">
              <w:rPr>
                <w:rFonts w:cs="Arial"/>
                <w:bCs/>
                <w:lang w:val="fr-BE"/>
              </w:rPr>
              <w:t xml:space="preserve">est défini dans le cadre de la stratégie budgétaire à moyen terme (loi </w:t>
            </w:r>
            <w:r w:rsidRPr="00292DEB">
              <w:rPr>
                <w:rFonts w:cs="Arial"/>
                <w:bCs/>
                <w:color w:val="C00000"/>
                <w:lang w:val="fr-BE"/>
              </w:rPr>
              <w:t>4270/2014</w:t>
            </w:r>
            <w:r w:rsidRPr="00292DEB">
              <w:rPr>
                <w:rFonts w:cs="Arial"/>
                <w:bCs/>
                <w:lang w:val="fr-BE"/>
              </w:rPr>
              <w:t>). Le système est principalement financé par les cotisations.</w:t>
            </w:r>
          </w:p>
          <w:p w14:paraId="0FED9197" w14:textId="77777777" w:rsidR="004945ED" w:rsidRPr="00292DEB" w:rsidRDefault="004945ED" w:rsidP="004945ED">
            <w:pPr>
              <w:pStyle w:val="StandardLinks"/>
              <w:spacing w:line="276" w:lineRule="auto"/>
              <w:jc w:val="both"/>
              <w:rPr>
                <w:rFonts w:cs="Arial"/>
                <w:lang w:val="fr-BE"/>
              </w:rPr>
            </w:pPr>
            <w:r w:rsidRPr="00292DEB">
              <w:rPr>
                <w:rFonts w:cs="Arial"/>
                <w:lang w:val="fr-BE"/>
              </w:rPr>
              <w:t xml:space="preserve">Pas de taxes à affectation spéciale. </w:t>
            </w:r>
          </w:p>
          <w:p w14:paraId="27F7194F" w14:textId="77777777" w:rsidR="004945ED" w:rsidRPr="00292DEB" w:rsidRDefault="004945ED" w:rsidP="004945ED">
            <w:pPr>
              <w:pStyle w:val="StandardLinks"/>
              <w:spacing w:line="276" w:lineRule="auto"/>
              <w:jc w:val="both"/>
              <w:rPr>
                <w:rFonts w:cs="Arial"/>
                <w:lang w:val="fr-BE"/>
              </w:rPr>
            </w:pPr>
          </w:p>
          <w:p w14:paraId="4D92C22A" w14:textId="77777777" w:rsidR="004945ED" w:rsidRPr="00292DEB" w:rsidRDefault="004945ED" w:rsidP="004945ED">
            <w:pPr>
              <w:pStyle w:val="StandardLinks"/>
              <w:spacing w:line="276" w:lineRule="auto"/>
              <w:jc w:val="both"/>
              <w:rPr>
                <w:rFonts w:cs="Arial"/>
                <w:lang w:val="fr-BE"/>
              </w:rPr>
            </w:pPr>
            <w:r w:rsidRPr="00292DEB">
              <w:rPr>
                <w:rFonts w:cs="Arial"/>
                <w:lang w:val="fr-BE"/>
              </w:rPr>
              <w:t xml:space="preserve">Taux de cotisation sociale pour les soins de santé (pas de cotisation globale): </w:t>
            </w:r>
          </w:p>
          <w:p w14:paraId="122FB6A1" w14:textId="0A76ACBF" w:rsidR="004945ED" w:rsidRPr="00292DEB" w:rsidRDefault="004945ED" w:rsidP="004945ED">
            <w:pPr>
              <w:pStyle w:val="StandardLinks"/>
              <w:suppressAutoHyphens/>
              <w:spacing w:line="276" w:lineRule="auto"/>
              <w:jc w:val="both"/>
              <w:rPr>
                <w:rFonts w:cs="Arial"/>
                <w:lang w:val="fr-BE"/>
              </w:rPr>
            </w:pPr>
            <w:r w:rsidRPr="00292DEB">
              <w:rPr>
                <w:rFonts w:cs="Arial"/>
                <w:color w:val="C00000"/>
                <w:lang w:val="fr-BE"/>
              </w:rPr>
              <w:t>5,45</w:t>
            </w:r>
            <w:r w:rsidRPr="00292DEB">
              <w:rPr>
                <w:rFonts w:cs="Arial"/>
                <w:lang w:val="fr-BE"/>
              </w:rPr>
              <w:t>% au total, dont</w:t>
            </w:r>
          </w:p>
          <w:p w14:paraId="4B7DEB25" w14:textId="44FB7525" w:rsidR="004945ED" w:rsidRPr="00292DEB" w:rsidRDefault="004945ED" w:rsidP="004945ED">
            <w:pPr>
              <w:pStyle w:val="ListParagraph"/>
              <w:numPr>
                <w:ilvl w:val="0"/>
                <w:numId w:val="167"/>
              </w:numPr>
              <w:suppressAutoHyphens/>
              <w:rPr>
                <w:rFonts w:ascii="Arial" w:hAnsi="Arial" w:cs="Arial"/>
                <w:sz w:val="15"/>
                <w:szCs w:val="15"/>
                <w:lang w:val="fr-BE"/>
              </w:rPr>
            </w:pPr>
            <w:r w:rsidRPr="00292DEB">
              <w:rPr>
                <w:rFonts w:ascii="Arial" w:hAnsi="Arial" w:cs="Arial"/>
                <w:color w:val="C00000"/>
                <w:sz w:val="15"/>
                <w:szCs w:val="15"/>
                <w:lang w:val="fr-BE"/>
              </w:rPr>
              <w:t>1,65</w:t>
            </w:r>
            <w:r w:rsidRPr="00292DEB">
              <w:rPr>
                <w:rFonts w:ascii="Arial" w:hAnsi="Arial" w:cs="Arial"/>
                <w:sz w:val="15"/>
                <w:szCs w:val="15"/>
                <w:lang w:val="fr-BE"/>
              </w:rPr>
              <w:t>% salarié</w:t>
            </w:r>
          </w:p>
          <w:p w14:paraId="38B2CE2C" w14:textId="45B6A847" w:rsidR="004945ED" w:rsidRPr="00292DEB" w:rsidRDefault="004945ED" w:rsidP="004945ED">
            <w:pPr>
              <w:pStyle w:val="ListParagraph"/>
              <w:numPr>
                <w:ilvl w:val="0"/>
                <w:numId w:val="167"/>
              </w:numPr>
              <w:suppressAutoHyphens/>
              <w:rPr>
                <w:rFonts w:ascii="Arial" w:hAnsi="Arial" w:cs="Arial"/>
                <w:sz w:val="15"/>
                <w:szCs w:val="15"/>
                <w:lang w:val="fr-BE"/>
              </w:rPr>
            </w:pPr>
            <w:r w:rsidRPr="00292DEB">
              <w:rPr>
                <w:rFonts w:ascii="Arial" w:hAnsi="Arial" w:cs="Arial"/>
                <w:color w:val="C00000"/>
                <w:sz w:val="15"/>
                <w:szCs w:val="15"/>
                <w:lang w:val="fr-BE"/>
              </w:rPr>
              <w:t>3,80</w:t>
            </w:r>
            <w:r w:rsidRPr="00292DEB">
              <w:rPr>
                <w:rFonts w:ascii="Arial" w:hAnsi="Arial" w:cs="Arial"/>
                <w:sz w:val="15"/>
                <w:szCs w:val="15"/>
                <w:lang w:val="fr-BE"/>
              </w:rPr>
              <w:t>% employeur</w:t>
            </w:r>
          </w:p>
          <w:p w14:paraId="3E9C3EC2" w14:textId="77777777" w:rsidR="004945ED" w:rsidRPr="00292DEB" w:rsidRDefault="004945ED" w:rsidP="004945ED">
            <w:pPr>
              <w:spacing w:line="276" w:lineRule="auto"/>
              <w:rPr>
                <w:rFonts w:cs="Arial"/>
                <w:lang w:val="fr-BE"/>
              </w:rPr>
            </w:pPr>
          </w:p>
          <w:p w14:paraId="0B206AFA" w14:textId="0E2B4574" w:rsidR="004945ED" w:rsidRPr="00292DEB" w:rsidRDefault="004945ED" w:rsidP="004945ED">
            <w:pPr>
              <w:spacing w:line="276" w:lineRule="auto"/>
              <w:rPr>
                <w:rFonts w:cs="Arial"/>
                <w:lang w:val="fr-BE"/>
              </w:rPr>
            </w:pPr>
            <w:r w:rsidRPr="00292DEB">
              <w:rPr>
                <w:rFonts w:cs="Arial"/>
                <w:lang w:val="fr-BE"/>
              </w:rPr>
              <w:t>Les travailleurs indépendants, les professions libérales et les agriculteurs versent un montant fixe chaque mois, qu’ils choisissent parmi six catégories d’assurance.</w:t>
            </w:r>
          </w:p>
          <w:p w14:paraId="75B4ABC5" w14:textId="77777777" w:rsidR="004945ED" w:rsidRPr="00292DEB" w:rsidRDefault="004945ED" w:rsidP="004945ED">
            <w:pPr>
              <w:spacing w:line="276" w:lineRule="auto"/>
              <w:rPr>
                <w:rFonts w:cs="Arial"/>
                <w:lang w:val="fr-BE"/>
              </w:rPr>
            </w:pPr>
          </w:p>
          <w:p w14:paraId="7803AEBA" w14:textId="452A6082" w:rsidR="004945ED" w:rsidRPr="00292DEB" w:rsidRDefault="004945ED" w:rsidP="004945ED">
            <w:pPr>
              <w:spacing w:line="276" w:lineRule="auto"/>
              <w:rPr>
                <w:rFonts w:cs="Arial"/>
                <w:lang w:val="fr-BE"/>
              </w:rPr>
            </w:pPr>
            <w:r w:rsidRPr="00292DEB">
              <w:rPr>
                <w:rFonts w:cs="Arial"/>
                <w:lang w:val="fr-BE"/>
              </w:rPr>
              <w:t xml:space="preserve">Retraités: </w:t>
            </w:r>
            <w:r w:rsidRPr="00292DEB">
              <w:rPr>
                <w:rFonts w:cs="Arial"/>
                <w:color w:val="C00000"/>
                <w:lang w:val="fr-BE"/>
              </w:rPr>
              <w:t>6</w:t>
            </w:r>
            <w:r w:rsidRPr="00292DEB">
              <w:rPr>
                <w:rFonts w:cs="Arial"/>
                <w:lang w:val="fr-BE"/>
              </w:rPr>
              <w:t xml:space="preserve">% de la pension principale et de la pension complémentaire après déduction de la cotisation de solidarité « pensionnés ». </w:t>
            </w:r>
          </w:p>
        </w:tc>
        <w:tc>
          <w:tcPr>
            <w:tcW w:w="1370" w:type="pct"/>
          </w:tcPr>
          <w:p w14:paraId="66435715"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E-I-07-EL</w:t>
            </w:r>
          </w:p>
          <w:p w14:paraId="4070AD80"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Mixed system (the government provides minor part in financing).</w:t>
            </w:r>
          </w:p>
          <w:p w14:paraId="3DBCDE6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Healthcare financing is set by the Mid-Term Framework on Fiscal Strategy (law </w:t>
            </w:r>
            <w:r w:rsidRPr="00292DEB">
              <w:rPr>
                <w:color w:val="C00000"/>
                <w:sz w:val="15"/>
                <w:szCs w:val="15"/>
                <w:lang w:val="en-GB"/>
              </w:rPr>
              <w:t>4270/2014</w:t>
            </w:r>
            <w:r w:rsidRPr="00292DEB">
              <w:rPr>
                <w:color w:val="000000"/>
                <w:sz w:val="15"/>
                <w:szCs w:val="15"/>
                <w:lang w:val="en-GB"/>
              </w:rPr>
              <w:t xml:space="preserve">). The system is funded predominantly by social contributions. </w:t>
            </w:r>
          </w:p>
          <w:p w14:paraId="11AD7D53"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No earmarked taxes. </w:t>
            </w:r>
          </w:p>
          <w:p w14:paraId="47AD9372"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68FE626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Social contributions rates for healthcare (no overall contribution): </w:t>
            </w:r>
          </w:p>
          <w:p w14:paraId="02117857"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5.45</w:t>
            </w:r>
            <w:r w:rsidRPr="00292DEB">
              <w:rPr>
                <w:color w:val="000000"/>
                <w:sz w:val="15"/>
                <w:szCs w:val="15"/>
              </w:rPr>
              <w:t xml:space="preserve">% total of </w:t>
            </w:r>
            <w:proofErr w:type="spellStart"/>
            <w:r w:rsidRPr="00292DEB">
              <w:rPr>
                <w:color w:val="000000"/>
                <w:sz w:val="15"/>
                <w:szCs w:val="15"/>
              </w:rPr>
              <w:t>which</w:t>
            </w:r>
            <w:proofErr w:type="spellEnd"/>
          </w:p>
          <w:p w14:paraId="73424532" w14:textId="77777777" w:rsidR="004945ED" w:rsidRPr="00292DEB" w:rsidRDefault="004945ED" w:rsidP="004945ED">
            <w:pPr>
              <w:pStyle w:val="Normal0"/>
              <w:numPr>
                <w:ilvl w:val="0"/>
                <w:numId w:val="101"/>
              </w:numPr>
              <w:pBdr>
                <w:top w:val="nil"/>
                <w:left w:val="nil"/>
                <w:bottom w:val="nil"/>
                <w:right w:val="nil"/>
                <w:between w:val="nil"/>
              </w:pBdr>
              <w:spacing w:before="0" w:after="0"/>
              <w:ind w:hanging="55"/>
              <w:rPr>
                <w:color w:val="000000"/>
                <w:sz w:val="15"/>
                <w:szCs w:val="15"/>
              </w:rPr>
            </w:pPr>
            <w:r w:rsidRPr="00292DEB">
              <w:rPr>
                <w:color w:val="C00000"/>
                <w:sz w:val="15"/>
                <w:szCs w:val="15"/>
              </w:rPr>
              <w:t>1.65</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506573B8" w14:textId="77777777" w:rsidR="004945ED" w:rsidRPr="00292DEB" w:rsidRDefault="004945ED" w:rsidP="004945ED">
            <w:pPr>
              <w:pStyle w:val="Normal0"/>
              <w:numPr>
                <w:ilvl w:val="0"/>
                <w:numId w:val="101"/>
              </w:numPr>
              <w:pBdr>
                <w:top w:val="nil"/>
                <w:left w:val="nil"/>
                <w:bottom w:val="nil"/>
                <w:right w:val="nil"/>
                <w:between w:val="nil"/>
              </w:pBdr>
              <w:spacing w:before="0" w:after="0"/>
              <w:ind w:hanging="55"/>
              <w:rPr>
                <w:color w:val="000000"/>
                <w:sz w:val="15"/>
                <w:szCs w:val="15"/>
              </w:rPr>
            </w:pPr>
            <w:r w:rsidRPr="00292DEB">
              <w:rPr>
                <w:color w:val="C00000"/>
                <w:sz w:val="15"/>
                <w:szCs w:val="15"/>
              </w:rPr>
              <w:t>3.80</w:t>
            </w:r>
            <w:r w:rsidRPr="00292DEB">
              <w:rPr>
                <w:color w:val="000000"/>
                <w:sz w:val="15"/>
                <w:szCs w:val="15"/>
              </w:rPr>
              <w:t>% employer.</w:t>
            </w:r>
          </w:p>
          <w:p w14:paraId="5F15419E"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4D833A31" w14:textId="793FAB63"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Self-employed, independent professionals and farmers pay a fixed amount each month, chosen among </w:t>
            </w:r>
            <w:r w:rsidRPr="00292DEB">
              <w:rPr>
                <w:color w:val="C00000"/>
                <w:sz w:val="15"/>
                <w:szCs w:val="15"/>
                <w:lang w:val="en-GB"/>
              </w:rPr>
              <w:t>6</w:t>
            </w:r>
            <w:r w:rsidRPr="00292DEB">
              <w:rPr>
                <w:color w:val="000000"/>
                <w:sz w:val="15"/>
                <w:szCs w:val="15"/>
                <w:lang w:val="en-GB"/>
              </w:rPr>
              <w:t xml:space="preserve"> insurance categories.</w:t>
            </w:r>
          </w:p>
          <w:p w14:paraId="3E5C43F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74A73BB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Pensioners: </w:t>
            </w:r>
            <w:r w:rsidRPr="00292DEB">
              <w:rPr>
                <w:color w:val="C00000"/>
                <w:sz w:val="15"/>
                <w:szCs w:val="15"/>
                <w:lang w:val="en-GB"/>
              </w:rPr>
              <w:t>6</w:t>
            </w:r>
            <w:r w:rsidRPr="00292DEB">
              <w:rPr>
                <w:color w:val="000000"/>
                <w:sz w:val="15"/>
                <w:szCs w:val="15"/>
                <w:lang w:val="en-GB"/>
              </w:rPr>
              <w:t>% of main and supplementary pensions, after the Solidarity Contribution for pensioners is deducted.</w:t>
            </w:r>
          </w:p>
          <w:p w14:paraId="4EAB6434" w14:textId="77777777" w:rsidR="004945ED" w:rsidRPr="00292DEB" w:rsidRDefault="004945ED" w:rsidP="004945ED">
            <w:pPr>
              <w:pStyle w:val="Normal0"/>
              <w:pBdr>
                <w:top w:val="nil"/>
                <w:left w:val="nil"/>
                <w:bottom w:val="nil"/>
                <w:right w:val="nil"/>
                <w:between w:val="nil"/>
              </w:pBdr>
              <w:spacing w:before="0" w:after="0"/>
              <w:rPr>
                <w:color w:val="FF0000"/>
                <w:sz w:val="15"/>
                <w:szCs w:val="15"/>
                <w:lang w:val="en-GB"/>
              </w:rPr>
            </w:pPr>
          </w:p>
          <w:p w14:paraId="3EF418FA" w14:textId="28C6557A"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6FCF299"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2DBFA80D" w14:textId="77777777" w:rsidR="004945ED" w:rsidRPr="00292DEB" w:rsidRDefault="004945ED" w:rsidP="004945ED">
            <w:pPr>
              <w:spacing w:line="276" w:lineRule="auto"/>
              <w:rPr>
                <w:rFonts w:cs="Arial"/>
                <w:color w:val="0000FF"/>
                <w:lang w:val="en-US"/>
              </w:rPr>
            </w:pPr>
          </w:p>
        </w:tc>
        <w:tc>
          <w:tcPr>
            <w:tcW w:w="127" w:type="pct"/>
          </w:tcPr>
          <w:p w14:paraId="70F3A654" w14:textId="77777777" w:rsidR="004945ED" w:rsidRPr="00292DEB" w:rsidRDefault="004945ED" w:rsidP="004945ED">
            <w:pPr>
              <w:spacing w:line="276" w:lineRule="auto"/>
              <w:rPr>
                <w:rFonts w:cs="Arial"/>
                <w:color w:val="0000FF"/>
                <w:lang w:val="fr-FR"/>
              </w:rPr>
            </w:pPr>
            <w:r w:rsidRPr="00292DEB">
              <w:rPr>
                <w:rFonts w:cs="Arial"/>
                <w:color w:val="0000FF"/>
                <w:lang w:val="fr-FR"/>
              </w:rPr>
              <w:t>7</w:t>
            </w:r>
          </w:p>
          <w:p w14:paraId="6203045D" w14:textId="77777777" w:rsidR="004945ED" w:rsidRPr="00292DEB" w:rsidRDefault="004945ED" w:rsidP="004945ED">
            <w:pPr>
              <w:spacing w:line="276" w:lineRule="auto"/>
              <w:rPr>
                <w:rFonts w:cs="Arial"/>
                <w:color w:val="0000FF"/>
                <w:lang w:val="en-US"/>
              </w:rPr>
            </w:pPr>
          </w:p>
        </w:tc>
        <w:tc>
          <w:tcPr>
            <w:tcW w:w="402" w:type="pct"/>
          </w:tcPr>
          <w:p w14:paraId="0273611D"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1D37F90D" w14:textId="77777777" w:rsidR="004945ED" w:rsidRPr="00292DEB" w:rsidRDefault="004945ED" w:rsidP="004945ED">
            <w:pPr>
              <w:spacing w:line="276" w:lineRule="auto"/>
              <w:rPr>
                <w:rFonts w:cs="Arial"/>
                <w:color w:val="0000FF"/>
                <w:lang w:val="en-US"/>
              </w:rPr>
            </w:pPr>
          </w:p>
        </w:tc>
      </w:tr>
      <w:tr w:rsidR="004945ED" w:rsidRPr="00292DEB" w14:paraId="15D4A3F2" w14:textId="77777777" w:rsidTr="005D0FED">
        <w:tc>
          <w:tcPr>
            <w:tcW w:w="193" w:type="pct"/>
          </w:tcPr>
          <w:p w14:paraId="00255708" w14:textId="4BA291D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36C20860" w14:textId="77777777" w:rsidR="004945ED" w:rsidRPr="00292DEB" w:rsidRDefault="004945ED" w:rsidP="004945ED">
            <w:pPr>
              <w:spacing w:line="276" w:lineRule="auto"/>
              <w:rPr>
                <w:rFonts w:eastAsia="Times New Roman" w:cs="Arial"/>
              </w:rPr>
            </w:pPr>
            <w:r w:rsidRPr="00292DEB">
              <w:rPr>
                <w:rFonts w:eastAsia="Times New Roman" w:cs="Arial"/>
              </w:rPr>
              <w:t xml:space="preserve">Überwiegend aus Sozialbeiträgen finanziert. </w:t>
            </w:r>
          </w:p>
          <w:p w14:paraId="4CC81CD9" w14:textId="77777777" w:rsidR="004945ED" w:rsidRPr="00292DEB" w:rsidRDefault="004945ED" w:rsidP="004945ED">
            <w:pPr>
              <w:spacing w:line="276" w:lineRule="auto"/>
              <w:rPr>
                <w:rFonts w:eastAsia="Times New Roman" w:cs="Arial"/>
                <w:iCs/>
              </w:rPr>
            </w:pPr>
            <w:r w:rsidRPr="00292DEB">
              <w:rPr>
                <w:rFonts w:eastAsia="Times New Roman" w:cs="Arial"/>
              </w:rPr>
              <w:t>Zum geringeren Teil vom Staat finanziert.</w:t>
            </w:r>
          </w:p>
          <w:p w14:paraId="33886B34" w14:textId="77777777" w:rsidR="004945ED" w:rsidRPr="00292DEB" w:rsidRDefault="004945ED" w:rsidP="004945ED">
            <w:pPr>
              <w:spacing w:line="276" w:lineRule="auto"/>
              <w:rPr>
                <w:rFonts w:cs="Arial"/>
              </w:rPr>
            </w:pPr>
          </w:p>
        </w:tc>
        <w:tc>
          <w:tcPr>
            <w:tcW w:w="1370" w:type="pct"/>
          </w:tcPr>
          <w:p w14:paraId="34077FBC" w14:textId="77777777" w:rsidR="004945ED" w:rsidRPr="00292DEB" w:rsidRDefault="004945ED" w:rsidP="004945ED">
            <w:pPr>
              <w:spacing w:line="276" w:lineRule="auto"/>
              <w:rPr>
                <w:rFonts w:eastAsia="Times New Roman" w:cs="Arial"/>
                <w:iCs/>
                <w:lang w:val="fr-BE"/>
              </w:rPr>
            </w:pPr>
            <w:r w:rsidRPr="00292DEB">
              <w:rPr>
                <w:rFonts w:eastAsia="Times New Roman" w:cs="Arial"/>
                <w:lang w:val="fr-BE"/>
              </w:rPr>
              <w:t>Principalement financé par les cotisations sociales.</w:t>
            </w:r>
          </w:p>
          <w:p w14:paraId="1385848F" w14:textId="1EBC0D0A" w:rsidR="004945ED" w:rsidRPr="00292DEB" w:rsidRDefault="004945ED" w:rsidP="004945ED">
            <w:pPr>
              <w:spacing w:line="276" w:lineRule="auto"/>
              <w:rPr>
                <w:rFonts w:cs="Arial"/>
                <w:lang w:val="fr-BE"/>
              </w:rPr>
            </w:pPr>
            <w:r w:rsidRPr="00292DEB">
              <w:rPr>
                <w:rFonts w:eastAsia="Times New Roman" w:cs="Arial"/>
                <w:lang w:val="fr-BE"/>
              </w:rPr>
              <w:t>Une part mineure est financée par l’État.</w:t>
            </w:r>
          </w:p>
        </w:tc>
        <w:tc>
          <w:tcPr>
            <w:tcW w:w="1370" w:type="pct"/>
          </w:tcPr>
          <w:p w14:paraId="202FEEB1" w14:textId="77777777" w:rsidR="004945ED" w:rsidRPr="00292DEB" w:rsidRDefault="004945ED" w:rsidP="004945ED">
            <w:pPr>
              <w:rPr>
                <w:rFonts w:eastAsia="Times New Roman" w:cs="Arial"/>
                <w:i/>
                <w:iCs/>
                <w:lang w:val="en-GB"/>
              </w:rPr>
            </w:pPr>
            <w:r w:rsidRPr="00292DEB">
              <w:rPr>
                <w:rFonts w:eastAsia="Times New Roman" w:cs="Arial"/>
                <w:iCs/>
                <w:lang w:val="en-GB"/>
              </w:rPr>
              <w:t>Funded mainly by social contributions. Minor part funded by the State.</w:t>
            </w:r>
          </w:p>
          <w:p w14:paraId="043B1B93" w14:textId="7777777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6A9D7DAA" w14:textId="38E7935B"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6EAC37E" w14:textId="270CE540" w:rsidR="004945ED" w:rsidRPr="00292DEB" w:rsidRDefault="004945ED" w:rsidP="004945ED">
            <w:pPr>
              <w:spacing w:line="276" w:lineRule="auto"/>
              <w:rPr>
                <w:rFonts w:cs="Arial"/>
                <w:color w:val="0000FF"/>
                <w:lang w:val="fr-FR"/>
              </w:rPr>
            </w:pPr>
            <w:r w:rsidRPr="00292DEB">
              <w:rPr>
                <w:rFonts w:cs="Arial"/>
                <w:color w:val="0000FF"/>
                <w:lang w:val="fr-FR"/>
              </w:rPr>
              <w:t>8</w:t>
            </w:r>
          </w:p>
        </w:tc>
        <w:tc>
          <w:tcPr>
            <w:tcW w:w="402" w:type="pct"/>
          </w:tcPr>
          <w:p w14:paraId="675A7F5B" w14:textId="34C37DE6"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97A04D8" w14:textId="77777777" w:rsidTr="005D0FED">
        <w:tc>
          <w:tcPr>
            <w:tcW w:w="193" w:type="pct"/>
          </w:tcPr>
          <w:p w14:paraId="05A6ACFB" w14:textId="4AC1BC7E"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6646C4F1" w14:textId="056902BF" w:rsidR="004945ED" w:rsidRPr="00292DEB" w:rsidRDefault="004945ED" w:rsidP="004945ED">
            <w:pPr>
              <w:spacing w:line="276" w:lineRule="auto"/>
              <w:rPr>
                <w:rFonts w:cs="Arial"/>
              </w:rPr>
            </w:pPr>
            <w:r w:rsidRPr="00292DEB">
              <w:rPr>
                <w:rFonts w:cs="Arial"/>
              </w:rPr>
              <w:t>Nicht anwendbar (Selbstständige zahlen einen Festbetrag).</w:t>
            </w:r>
          </w:p>
        </w:tc>
        <w:tc>
          <w:tcPr>
            <w:tcW w:w="1370" w:type="pct"/>
          </w:tcPr>
          <w:p w14:paraId="43FE2E63" w14:textId="289B0C1D" w:rsidR="004945ED" w:rsidRPr="00292DEB" w:rsidRDefault="004945ED" w:rsidP="004945ED">
            <w:pPr>
              <w:spacing w:line="276" w:lineRule="auto"/>
              <w:rPr>
                <w:rFonts w:cs="Arial"/>
                <w:lang w:val="fr-BE"/>
              </w:rPr>
            </w:pPr>
            <w:r w:rsidRPr="00292DEB">
              <w:rPr>
                <w:rFonts w:cs="Arial"/>
                <w:lang w:val="fr-BE"/>
              </w:rPr>
              <w:t>Non applicable (le travailleur indépendant verse un montant fixe).</w:t>
            </w:r>
          </w:p>
        </w:tc>
        <w:tc>
          <w:tcPr>
            <w:tcW w:w="1370" w:type="pct"/>
          </w:tcPr>
          <w:p w14:paraId="094667D5" w14:textId="07CA795A"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Not applicable (self-employed pay a fixed amount).</w:t>
            </w:r>
          </w:p>
        </w:tc>
        <w:tc>
          <w:tcPr>
            <w:tcW w:w="167" w:type="pct"/>
          </w:tcPr>
          <w:p w14:paraId="6D09FE03" w14:textId="4B33AC7D"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362BCAA" w14:textId="186D01E4" w:rsidR="004945ED" w:rsidRPr="00292DEB" w:rsidRDefault="004945ED" w:rsidP="004945ED">
            <w:pPr>
              <w:spacing w:line="276" w:lineRule="auto"/>
              <w:rPr>
                <w:rFonts w:cs="Arial"/>
                <w:color w:val="0000FF"/>
                <w:lang w:val="fr-FR"/>
              </w:rPr>
            </w:pPr>
            <w:r w:rsidRPr="00292DEB">
              <w:rPr>
                <w:rFonts w:cs="Arial"/>
                <w:color w:val="0000FF"/>
                <w:lang w:val="fr-FR"/>
              </w:rPr>
              <w:t>9</w:t>
            </w:r>
          </w:p>
        </w:tc>
        <w:tc>
          <w:tcPr>
            <w:tcW w:w="402" w:type="pct"/>
          </w:tcPr>
          <w:p w14:paraId="6DEC9E19" w14:textId="28EE506F"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76BC93B" w14:textId="77777777" w:rsidTr="005D0FED">
        <w:tc>
          <w:tcPr>
            <w:tcW w:w="193" w:type="pct"/>
          </w:tcPr>
          <w:p w14:paraId="1F12D569" w14:textId="59908C8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196C5849" w14:textId="77777777" w:rsidR="004945ED" w:rsidRPr="00292DEB" w:rsidRDefault="004945ED" w:rsidP="004945ED">
            <w:pPr>
              <w:spacing w:line="276" w:lineRule="auto"/>
              <w:rPr>
                <w:rFonts w:cs="Arial"/>
              </w:rPr>
            </w:pPr>
            <w:r w:rsidRPr="00292DEB">
              <w:rPr>
                <w:rFonts w:cs="Arial"/>
              </w:rPr>
              <w:t xml:space="preserve">Selbstständige (Handwerker) und unabhängige Fachleute (z.B. Rechtsanwälte, Ingenieure, Ärzte) zahlen einen monatlichen Festbetrag, ausgewählt aus 6 Krankenversicherungskategorien. </w:t>
            </w:r>
          </w:p>
          <w:p w14:paraId="6C83AD4D" w14:textId="77777777" w:rsidR="004945ED" w:rsidRPr="00292DEB" w:rsidRDefault="004945ED" w:rsidP="004945ED">
            <w:pPr>
              <w:spacing w:line="276" w:lineRule="auto"/>
              <w:rPr>
                <w:rFonts w:cs="Arial"/>
              </w:rPr>
            </w:pPr>
            <w:r w:rsidRPr="00292DEB">
              <w:rPr>
                <w:rFonts w:cs="Arial"/>
              </w:rPr>
              <w:t xml:space="preserve">Versicherungskategorie     Monatsbeitrag </w:t>
            </w:r>
          </w:p>
          <w:p w14:paraId="129C5970" w14:textId="77777777" w:rsidR="004945ED" w:rsidRPr="00292DEB" w:rsidRDefault="004945ED" w:rsidP="004945ED">
            <w:pPr>
              <w:spacing w:line="276" w:lineRule="auto"/>
              <w:rPr>
                <w:rFonts w:cs="Arial"/>
              </w:rPr>
            </w:pPr>
            <w:r w:rsidRPr="00292DEB">
              <w:rPr>
                <w:rFonts w:cs="Arial"/>
              </w:rPr>
              <w:t xml:space="preserve">            1.                                     </w:t>
            </w:r>
            <w:r w:rsidRPr="00292DEB">
              <w:rPr>
                <w:rFonts w:cs="Arial"/>
                <w:color w:val="FF00FF"/>
              </w:rPr>
              <w:t>€58,25</w:t>
            </w:r>
          </w:p>
          <w:p w14:paraId="131FD7E9" w14:textId="77777777" w:rsidR="004945ED" w:rsidRPr="00292DEB" w:rsidRDefault="004945ED" w:rsidP="004945ED">
            <w:pPr>
              <w:spacing w:line="276" w:lineRule="auto"/>
              <w:rPr>
                <w:rFonts w:cs="Arial"/>
              </w:rPr>
            </w:pPr>
            <w:r w:rsidRPr="00292DEB">
              <w:rPr>
                <w:rFonts w:cs="Arial"/>
              </w:rPr>
              <w:t xml:space="preserve">            2.                                     </w:t>
            </w:r>
            <w:r w:rsidRPr="00292DEB">
              <w:rPr>
                <w:rFonts w:cs="Arial"/>
                <w:color w:val="FF00FF"/>
              </w:rPr>
              <w:t>€69,90</w:t>
            </w:r>
          </w:p>
          <w:p w14:paraId="47AABE4A" w14:textId="77777777" w:rsidR="004945ED" w:rsidRPr="00292DEB" w:rsidRDefault="004945ED" w:rsidP="004945ED">
            <w:pPr>
              <w:spacing w:line="276" w:lineRule="auto"/>
              <w:rPr>
                <w:rFonts w:cs="Arial"/>
              </w:rPr>
            </w:pPr>
            <w:r w:rsidRPr="00292DEB">
              <w:rPr>
                <w:rFonts w:cs="Arial"/>
              </w:rPr>
              <w:t xml:space="preserve">            3</w:t>
            </w:r>
            <w:r w:rsidRPr="00292DEB">
              <w:rPr>
                <w:rFonts w:cs="Arial"/>
                <w:color w:val="FF00FF"/>
              </w:rPr>
              <w:t>.                                     €69,90</w:t>
            </w:r>
          </w:p>
          <w:p w14:paraId="7C530302" w14:textId="77777777" w:rsidR="004945ED" w:rsidRPr="00292DEB" w:rsidRDefault="004945ED" w:rsidP="004945ED">
            <w:pPr>
              <w:spacing w:line="276" w:lineRule="auto"/>
              <w:rPr>
                <w:rFonts w:cs="Arial"/>
              </w:rPr>
            </w:pPr>
            <w:r w:rsidRPr="00292DEB">
              <w:rPr>
                <w:rFonts w:cs="Arial"/>
              </w:rPr>
              <w:t xml:space="preserve">            4.                                     </w:t>
            </w:r>
            <w:r w:rsidRPr="00292DEB">
              <w:rPr>
                <w:rFonts w:cs="Arial"/>
                <w:color w:val="FF00FF"/>
              </w:rPr>
              <w:t>€69,90</w:t>
            </w:r>
          </w:p>
          <w:p w14:paraId="17A753AC" w14:textId="77777777" w:rsidR="004945ED" w:rsidRPr="00292DEB" w:rsidRDefault="004945ED" w:rsidP="004945ED">
            <w:pPr>
              <w:spacing w:line="276" w:lineRule="auto"/>
              <w:rPr>
                <w:rFonts w:cs="Arial"/>
              </w:rPr>
            </w:pPr>
            <w:r w:rsidRPr="00292DEB">
              <w:rPr>
                <w:rFonts w:cs="Arial"/>
              </w:rPr>
              <w:t xml:space="preserve">            5</w:t>
            </w:r>
            <w:r w:rsidRPr="00292DEB">
              <w:rPr>
                <w:rFonts w:cs="Arial"/>
                <w:vertAlign w:val="superscript"/>
              </w:rPr>
              <w:t>.</w:t>
            </w:r>
            <w:r w:rsidRPr="00292DEB">
              <w:rPr>
                <w:rFonts w:cs="Arial"/>
              </w:rPr>
              <w:t xml:space="preserve">                                     </w:t>
            </w:r>
            <w:r w:rsidRPr="00292DEB">
              <w:rPr>
                <w:rFonts w:cs="Arial"/>
                <w:color w:val="FF00FF"/>
              </w:rPr>
              <w:t>€69,90</w:t>
            </w:r>
          </w:p>
          <w:p w14:paraId="0941AF5A" w14:textId="77777777" w:rsidR="004945ED" w:rsidRPr="00292DEB" w:rsidRDefault="004945ED" w:rsidP="004945ED">
            <w:pPr>
              <w:spacing w:line="276" w:lineRule="auto"/>
              <w:rPr>
                <w:rFonts w:cs="Arial"/>
                <w:color w:val="FF00FF"/>
              </w:rPr>
            </w:pPr>
            <w:r w:rsidRPr="00292DEB">
              <w:rPr>
                <w:rFonts w:cs="Arial"/>
              </w:rPr>
              <w:t xml:space="preserve">            6.                                     </w:t>
            </w:r>
            <w:r w:rsidRPr="00292DEB">
              <w:rPr>
                <w:rFonts w:cs="Arial"/>
                <w:color w:val="FF00FF"/>
              </w:rPr>
              <w:t>€69,90</w:t>
            </w:r>
          </w:p>
          <w:p w14:paraId="37F0B636" w14:textId="77777777" w:rsidR="004945ED" w:rsidRPr="00292DEB" w:rsidRDefault="004945ED" w:rsidP="004945ED">
            <w:pPr>
              <w:spacing w:line="276" w:lineRule="auto"/>
              <w:rPr>
                <w:rFonts w:cs="Arial"/>
              </w:rPr>
            </w:pPr>
            <w:r w:rsidRPr="00292DEB">
              <w:rPr>
                <w:rFonts w:cs="Arial"/>
              </w:rPr>
              <w:t xml:space="preserve">Sonderkategorie       </w:t>
            </w:r>
            <w:r w:rsidRPr="00292DEB">
              <w:rPr>
                <w:rFonts w:cs="Arial"/>
                <w:color w:val="FF00FF"/>
              </w:rPr>
              <w:t xml:space="preserve">                   €34,95</w:t>
            </w:r>
          </w:p>
          <w:p w14:paraId="288AF708" w14:textId="77777777" w:rsidR="004945ED" w:rsidRPr="00292DEB" w:rsidRDefault="004945ED" w:rsidP="004945ED">
            <w:pPr>
              <w:spacing w:line="276" w:lineRule="auto"/>
              <w:rPr>
                <w:rFonts w:cs="Arial"/>
              </w:rPr>
            </w:pPr>
            <w:r w:rsidRPr="00292DEB">
              <w:rPr>
                <w:rFonts w:eastAsia="Times New Roman" w:cs="Arial"/>
                <w:color w:val="000000"/>
                <w:lang w:eastAsia="en-GB"/>
              </w:rPr>
              <w:t xml:space="preserve">Landwirte </w:t>
            </w:r>
            <w:r w:rsidRPr="00292DEB">
              <w:rPr>
                <w:rFonts w:cs="Arial"/>
              </w:rPr>
              <w:t xml:space="preserve">zahlen einen monatlichen Festbetrag, ausgewählt aus </w:t>
            </w:r>
            <w:r w:rsidRPr="00292DEB">
              <w:rPr>
                <w:rFonts w:cs="Arial"/>
                <w:color w:val="C00000"/>
              </w:rPr>
              <w:t>6</w:t>
            </w:r>
            <w:r w:rsidRPr="00292DEB">
              <w:rPr>
                <w:rFonts w:cs="Arial"/>
              </w:rPr>
              <w:t xml:space="preserve"> Versicherungskategorien. </w:t>
            </w:r>
          </w:p>
          <w:p w14:paraId="7633B755" w14:textId="77777777" w:rsidR="004945ED" w:rsidRPr="00292DEB" w:rsidRDefault="004945ED" w:rsidP="004945ED">
            <w:pPr>
              <w:spacing w:line="276" w:lineRule="auto"/>
              <w:rPr>
                <w:rFonts w:cs="Arial"/>
              </w:rPr>
            </w:pPr>
            <w:r w:rsidRPr="00292DEB">
              <w:rPr>
                <w:rFonts w:cs="Arial"/>
              </w:rPr>
              <w:t>Versicherungskategorie         Monatsbeitrag</w:t>
            </w:r>
          </w:p>
          <w:p w14:paraId="390D3862" w14:textId="77777777" w:rsidR="004945ED" w:rsidRPr="00292DEB" w:rsidRDefault="004945ED" w:rsidP="004945ED">
            <w:pPr>
              <w:spacing w:line="276" w:lineRule="auto"/>
              <w:rPr>
                <w:rFonts w:cs="Arial"/>
              </w:rPr>
            </w:pPr>
            <w:r w:rsidRPr="00292DEB">
              <w:rPr>
                <w:rFonts w:cs="Arial"/>
              </w:rPr>
              <w:lastRenderedPageBreak/>
              <w:t xml:space="preserve">             1.                                    </w:t>
            </w:r>
            <w:r w:rsidRPr="00292DEB">
              <w:rPr>
                <w:rFonts w:cs="Arial"/>
                <w:color w:val="FF00FF"/>
              </w:rPr>
              <w:t>€33,79</w:t>
            </w:r>
          </w:p>
          <w:p w14:paraId="4B38CEDC" w14:textId="77777777" w:rsidR="004945ED" w:rsidRPr="00292DEB" w:rsidRDefault="004945ED" w:rsidP="004945ED">
            <w:pPr>
              <w:spacing w:line="276" w:lineRule="auto"/>
              <w:rPr>
                <w:rFonts w:cs="Arial"/>
              </w:rPr>
            </w:pPr>
            <w:r w:rsidRPr="00292DEB">
              <w:rPr>
                <w:rFonts w:cs="Arial"/>
              </w:rPr>
              <w:t xml:space="preserve">             2.                                    </w:t>
            </w:r>
            <w:r w:rsidRPr="00292DEB">
              <w:rPr>
                <w:rFonts w:cs="Arial"/>
                <w:color w:val="FF00FF"/>
              </w:rPr>
              <w:t>€40,77</w:t>
            </w:r>
          </w:p>
          <w:p w14:paraId="5D649DCB" w14:textId="77777777" w:rsidR="004945ED" w:rsidRPr="00292DEB" w:rsidRDefault="004945ED" w:rsidP="004945ED">
            <w:pPr>
              <w:spacing w:line="276" w:lineRule="auto"/>
              <w:rPr>
                <w:rFonts w:cs="Arial"/>
              </w:rPr>
            </w:pPr>
            <w:r w:rsidRPr="00292DEB">
              <w:rPr>
                <w:rFonts w:cs="Arial"/>
              </w:rPr>
              <w:t xml:space="preserve">             3.                                    </w:t>
            </w:r>
            <w:r w:rsidRPr="00292DEB">
              <w:rPr>
                <w:rFonts w:cs="Arial"/>
                <w:color w:val="FF00FF"/>
              </w:rPr>
              <w:t>€40,77</w:t>
            </w:r>
          </w:p>
          <w:p w14:paraId="780666B5" w14:textId="77777777" w:rsidR="004945ED" w:rsidRPr="00292DEB" w:rsidRDefault="004945ED" w:rsidP="004945ED">
            <w:pPr>
              <w:spacing w:line="276" w:lineRule="auto"/>
              <w:rPr>
                <w:rFonts w:cs="Arial"/>
              </w:rPr>
            </w:pPr>
            <w:r w:rsidRPr="00292DEB">
              <w:rPr>
                <w:rFonts w:cs="Arial"/>
              </w:rPr>
              <w:t xml:space="preserve">             4.                                    </w:t>
            </w:r>
            <w:r w:rsidRPr="00292DEB">
              <w:rPr>
                <w:rFonts w:cs="Arial"/>
                <w:color w:val="FF00FF"/>
              </w:rPr>
              <w:t>€40,77</w:t>
            </w:r>
          </w:p>
          <w:p w14:paraId="289F3886" w14:textId="77777777" w:rsidR="004945ED" w:rsidRPr="00292DEB" w:rsidRDefault="004945ED" w:rsidP="004945ED">
            <w:pPr>
              <w:spacing w:line="276" w:lineRule="auto"/>
              <w:rPr>
                <w:rFonts w:cs="Arial"/>
              </w:rPr>
            </w:pPr>
            <w:r w:rsidRPr="00292DEB">
              <w:rPr>
                <w:rFonts w:cs="Arial"/>
              </w:rPr>
              <w:t xml:space="preserve">             5.                                    </w:t>
            </w:r>
            <w:r w:rsidRPr="00292DEB">
              <w:rPr>
                <w:rFonts w:cs="Arial"/>
                <w:color w:val="FF00FF"/>
              </w:rPr>
              <w:t>€40,77</w:t>
            </w:r>
          </w:p>
          <w:p w14:paraId="7F482F70" w14:textId="77777777" w:rsidR="004945ED" w:rsidRPr="00292DEB" w:rsidRDefault="004945ED" w:rsidP="004945ED">
            <w:pPr>
              <w:spacing w:line="276" w:lineRule="auto"/>
              <w:rPr>
                <w:rFonts w:cs="Arial"/>
              </w:rPr>
            </w:pPr>
            <w:r w:rsidRPr="00292DEB">
              <w:rPr>
                <w:rFonts w:cs="Arial"/>
              </w:rPr>
              <w:t xml:space="preserve">             6.                                    </w:t>
            </w:r>
            <w:r w:rsidRPr="00292DEB">
              <w:rPr>
                <w:rFonts w:cs="Arial"/>
                <w:color w:val="FF00FF"/>
              </w:rPr>
              <w:t>€40,77</w:t>
            </w:r>
          </w:p>
          <w:p w14:paraId="0F50D5D3" w14:textId="77777777" w:rsidR="004945ED" w:rsidRPr="00292DEB" w:rsidRDefault="004945ED" w:rsidP="004945ED">
            <w:pPr>
              <w:spacing w:line="276" w:lineRule="auto"/>
              <w:rPr>
                <w:rFonts w:cs="Arial"/>
              </w:rPr>
            </w:pPr>
            <w:r w:rsidRPr="00292DEB">
              <w:rPr>
                <w:rFonts w:cs="Arial"/>
              </w:rPr>
              <w:t>Arbeitnehmerbeiträge unterscheiden sich von den Beiträgen für Selbstständige.</w:t>
            </w:r>
          </w:p>
          <w:p w14:paraId="2B27B620" w14:textId="77777777" w:rsidR="004945ED" w:rsidRPr="00292DEB" w:rsidRDefault="004945ED" w:rsidP="004945ED">
            <w:pPr>
              <w:spacing w:line="276" w:lineRule="auto"/>
              <w:rPr>
                <w:rFonts w:cs="Arial"/>
                <w:color w:val="000000"/>
              </w:rPr>
            </w:pPr>
            <w:r w:rsidRPr="00292DEB">
              <w:rPr>
                <w:rFonts w:cs="Arial"/>
              </w:rPr>
              <w:t xml:space="preserve">Beiträge für Rentner: </w:t>
            </w:r>
            <w:r w:rsidRPr="00292DEB">
              <w:rPr>
                <w:rFonts w:cs="Arial"/>
                <w:color w:val="C00000"/>
              </w:rPr>
              <w:t>6%</w:t>
            </w:r>
            <w:r w:rsidRPr="00292DEB">
              <w:rPr>
                <w:rFonts w:cs="Arial"/>
              </w:rPr>
              <w:t>.</w:t>
            </w:r>
          </w:p>
          <w:p w14:paraId="3091D44B" w14:textId="77777777" w:rsidR="004945ED" w:rsidRPr="00292DEB" w:rsidRDefault="004945ED" w:rsidP="004945ED">
            <w:pPr>
              <w:spacing w:line="276" w:lineRule="auto"/>
              <w:rPr>
                <w:rFonts w:cs="Arial"/>
              </w:rPr>
            </w:pPr>
          </w:p>
        </w:tc>
        <w:tc>
          <w:tcPr>
            <w:tcW w:w="1370" w:type="pct"/>
          </w:tcPr>
          <w:p w14:paraId="2D82C57D" w14:textId="77777777" w:rsidR="004945ED" w:rsidRPr="00292DEB" w:rsidRDefault="004945ED" w:rsidP="004945ED">
            <w:pPr>
              <w:spacing w:line="276" w:lineRule="auto"/>
              <w:rPr>
                <w:rFonts w:cs="Arial"/>
                <w:lang w:val="fr-BE"/>
              </w:rPr>
            </w:pPr>
            <w:r w:rsidRPr="00292DEB">
              <w:rPr>
                <w:rFonts w:cs="Arial"/>
                <w:lang w:val="fr-BE"/>
              </w:rPr>
              <w:lastRenderedPageBreak/>
              <w:t xml:space="preserve">Les indépendants (artisans) et les professions libérales (par exemple les avocats, les ingénieurs ou les médecins) versent chaque mois un montant fixe qu’ils choisissent parmi six catégories d’assurance santé: </w:t>
            </w:r>
          </w:p>
          <w:p w14:paraId="0CDF1A6A" w14:textId="77777777" w:rsidR="004945ED" w:rsidRPr="00292DEB" w:rsidRDefault="004945ED" w:rsidP="004945ED">
            <w:pPr>
              <w:spacing w:line="276" w:lineRule="auto"/>
              <w:rPr>
                <w:rFonts w:cs="Arial"/>
                <w:lang w:val="fr-BE"/>
              </w:rPr>
            </w:pPr>
            <w:r w:rsidRPr="00292DEB">
              <w:rPr>
                <w:rFonts w:cs="Arial"/>
                <w:lang w:val="fr-BE"/>
              </w:rPr>
              <w:t xml:space="preserve">Catégorie d’assurance           Cotisation mensuelle </w:t>
            </w:r>
          </w:p>
          <w:p w14:paraId="66050B5A"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ère</w:t>
            </w:r>
            <w:r w:rsidRPr="00292DEB">
              <w:rPr>
                <w:rFonts w:cs="Arial"/>
                <w:lang w:val="fr-BE"/>
              </w:rPr>
              <w:t xml:space="preserve">                                   </w:t>
            </w:r>
            <w:r w:rsidRPr="00292DEB">
              <w:rPr>
                <w:rFonts w:cs="Arial"/>
                <w:color w:val="FF00FF"/>
                <w:lang w:val="fr-BE"/>
              </w:rPr>
              <w:t>€58,25</w:t>
            </w:r>
          </w:p>
          <w:p w14:paraId="6A917A66" w14:textId="77777777" w:rsidR="004945ED" w:rsidRPr="00292DEB" w:rsidRDefault="004945ED" w:rsidP="004945ED">
            <w:pPr>
              <w:spacing w:after="120" w:line="276" w:lineRule="auto"/>
              <w:rPr>
                <w:rFonts w:cs="Arial"/>
                <w:lang w:val="it-IT"/>
              </w:rPr>
            </w:pPr>
            <w:r w:rsidRPr="00292DEB">
              <w:rPr>
                <w:rFonts w:cs="Arial"/>
                <w:lang w:val="fr-BE"/>
              </w:rPr>
              <w:t xml:space="preserve">             </w:t>
            </w:r>
            <w:r w:rsidRPr="00292DEB">
              <w:rPr>
                <w:rFonts w:cs="Arial"/>
                <w:lang w:val="it-IT"/>
              </w:rPr>
              <w:t>2</w:t>
            </w:r>
            <w:r w:rsidRPr="00292DEB">
              <w:rPr>
                <w:rFonts w:cs="Arial"/>
                <w:vertAlign w:val="superscript"/>
                <w:lang w:val="it-IT"/>
              </w:rPr>
              <w:t>e</w:t>
            </w:r>
            <w:r w:rsidRPr="00292DEB">
              <w:rPr>
                <w:rFonts w:cs="Arial"/>
                <w:lang w:val="it-IT"/>
              </w:rPr>
              <w:t xml:space="preserve">                                    </w:t>
            </w:r>
            <w:r w:rsidRPr="00292DEB">
              <w:rPr>
                <w:rFonts w:cs="Arial"/>
                <w:color w:val="FF00FF"/>
                <w:lang w:val="it-IT"/>
              </w:rPr>
              <w:t>€69,90</w:t>
            </w:r>
          </w:p>
          <w:p w14:paraId="6A117AD0" w14:textId="77777777" w:rsidR="004945ED" w:rsidRPr="00292DEB" w:rsidRDefault="004945ED" w:rsidP="004945ED">
            <w:pPr>
              <w:spacing w:line="276" w:lineRule="auto"/>
              <w:rPr>
                <w:rFonts w:cs="Arial"/>
                <w:lang w:val="it-IT"/>
              </w:rPr>
            </w:pPr>
            <w:r w:rsidRPr="00292DEB">
              <w:rPr>
                <w:rFonts w:cs="Arial"/>
                <w:lang w:val="it-IT"/>
              </w:rPr>
              <w:t xml:space="preserve">             3</w:t>
            </w:r>
            <w:r w:rsidRPr="00292DEB">
              <w:rPr>
                <w:rFonts w:cs="Arial"/>
                <w:vertAlign w:val="superscript"/>
                <w:lang w:val="it-IT"/>
              </w:rPr>
              <w:t>e</w:t>
            </w:r>
            <w:r w:rsidRPr="00292DEB">
              <w:rPr>
                <w:rFonts w:cs="Arial"/>
                <w:lang w:val="it-IT"/>
              </w:rPr>
              <w:t xml:space="preserve">                                    </w:t>
            </w:r>
            <w:r w:rsidRPr="00292DEB">
              <w:rPr>
                <w:rFonts w:cs="Arial"/>
                <w:color w:val="FF00FF"/>
                <w:lang w:val="it-IT"/>
              </w:rPr>
              <w:t>€69,90</w:t>
            </w:r>
          </w:p>
          <w:p w14:paraId="3BA15CA6" w14:textId="77777777" w:rsidR="004945ED" w:rsidRPr="00292DEB" w:rsidRDefault="004945ED" w:rsidP="004945ED">
            <w:pPr>
              <w:spacing w:line="276" w:lineRule="auto"/>
              <w:rPr>
                <w:rFonts w:cs="Arial"/>
                <w:lang w:val="it-IT"/>
              </w:rPr>
            </w:pPr>
            <w:r w:rsidRPr="00292DEB">
              <w:rPr>
                <w:rFonts w:cs="Arial"/>
                <w:lang w:val="it-IT"/>
              </w:rPr>
              <w:t xml:space="preserve">             4</w:t>
            </w:r>
            <w:r w:rsidRPr="00292DEB">
              <w:rPr>
                <w:rFonts w:cs="Arial"/>
                <w:vertAlign w:val="superscript"/>
                <w:lang w:val="it-IT"/>
              </w:rPr>
              <w:t>e</w:t>
            </w:r>
            <w:r w:rsidRPr="00292DEB">
              <w:rPr>
                <w:rFonts w:cs="Arial"/>
                <w:lang w:val="it-IT"/>
              </w:rPr>
              <w:t xml:space="preserve">                                    </w:t>
            </w:r>
            <w:r w:rsidRPr="00292DEB">
              <w:rPr>
                <w:rFonts w:cs="Arial"/>
                <w:color w:val="FF00FF"/>
                <w:lang w:val="it-IT"/>
              </w:rPr>
              <w:t>€69,90</w:t>
            </w:r>
          </w:p>
          <w:p w14:paraId="386C130A" w14:textId="77777777" w:rsidR="004945ED" w:rsidRPr="00292DEB" w:rsidRDefault="004945ED" w:rsidP="004945ED">
            <w:pPr>
              <w:spacing w:line="276" w:lineRule="auto"/>
              <w:rPr>
                <w:rFonts w:cs="Arial"/>
                <w:lang w:val="it-IT"/>
              </w:rPr>
            </w:pPr>
            <w:r w:rsidRPr="00292DEB">
              <w:rPr>
                <w:rFonts w:cs="Arial"/>
                <w:lang w:val="it-IT"/>
              </w:rPr>
              <w:t xml:space="preserve">             5</w:t>
            </w:r>
            <w:r w:rsidRPr="00292DEB">
              <w:rPr>
                <w:rFonts w:cs="Arial"/>
                <w:vertAlign w:val="superscript"/>
                <w:lang w:val="it-IT"/>
              </w:rPr>
              <w:t>e</w:t>
            </w:r>
            <w:r w:rsidRPr="00292DEB">
              <w:rPr>
                <w:rFonts w:cs="Arial"/>
                <w:lang w:val="it-IT"/>
              </w:rPr>
              <w:t xml:space="preserve">                                    </w:t>
            </w:r>
            <w:r w:rsidRPr="00292DEB">
              <w:rPr>
                <w:rFonts w:cs="Arial"/>
                <w:color w:val="FF00FF"/>
                <w:lang w:val="it-IT"/>
              </w:rPr>
              <w:t>€69,90</w:t>
            </w:r>
          </w:p>
          <w:p w14:paraId="25232C18" w14:textId="77777777" w:rsidR="004945ED" w:rsidRPr="00292DEB" w:rsidRDefault="004945ED" w:rsidP="004945ED">
            <w:pPr>
              <w:spacing w:line="276" w:lineRule="auto"/>
              <w:rPr>
                <w:rFonts w:cs="Arial"/>
                <w:color w:val="FF00FF"/>
                <w:lang w:val="it-IT"/>
              </w:rPr>
            </w:pPr>
            <w:r w:rsidRPr="00292DEB">
              <w:rPr>
                <w:rFonts w:cs="Arial"/>
                <w:lang w:val="it-IT"/>
              </w:rPr>
              <w:t xml:space="preserve">             6</w:t>
            </w:r>
            <w:r w:rsidRPr="00292DEB">
              <w:rPr>
                <w:rFonts w:cs="Arial"/>
                <w:vertAlign w:val="superscript"/>
                <w:lang w:val="it-IT"/>
              </w:rPr>
              <w:t>e</w:t>
            </w:r>
            <w:r w:rsidRPr="00292DEB">
              <w:rPr>
                <w:rFonts w:cs="Arial"/>
                <w:lang w:val="it-IT"/>
              </w:rPr>
              <w:t xml:space="preserve">                                    </w:t>
            </w:r>
            <w:r w:rsidRPr="00292DEB">
              <w:rPr>
                <w:rFonts w:cs="Arial"/>
                <w:color w:val="FF00FF"/>
                <w:lang w:val="it-IT"/>
              </w:rPr>
              <w:t>€69,90</w:t>
            </w:r>
          </w:p>
          <w:p w14:paraId="515F56CE" w14:textId="77777777" w:rsidR="004945ED" w:rsidRPr="00292DEB" w:rsidRDefault="004945ED" w:rsidP="004945ED">
            <w:pPr>
              <w:spacing w:line="276" w:lineRule="auto"/>
              <w:rPr>
                <w:rFonts w:cs="Arial"/>
                <w:lang w:val="it-IT"/>
              </w:rPr>
            </w:pPr>
            <w:r w:rsidRPr="00292DEB">
              <w:rPr>
                <w:rFonts w:cs="Arial"/>
                <w:lang w:val="it-IT"/>
              </w:rPr>
              <w:t xml:space="preserve">Catégorie spéciale                      </w:t>
            </w:r>
            <w:r w:rsidRPr="00292DEB">
              <w:rPr>
                <w:rFonts w:cs="Arial"/>
                <w:color w:val="FF00FF"/>
                <w:lang w:val="it-IT"/>
              </w:rPr>
              <w:t>€34,95</w:t>
            </w:r>
          </w:p>
          <w:p w14:paraId="5191FE9E" w14:textId="77777777" w:rsidR="004945ED" w:rsidRPr="00292DEB" w:rsidRDefault="004945ED" w:rsidP="004945ED">
            <w:pPr>
              <w:spacing w:line="276" w:lineRule="auto"/>
              <w:rPr>
                <w:rFonts w:cs="Arial"/>
                <w:lang w:val="fr-BE"/>
              </w:rPr>
            </w:pPr>
            <w:r w:rsidRPr="00292DEB">
              <w:rPr>
                <w:rFonts w:eastAsia="Times New Roman" w:cs="Arial"/>
                <w:color w:val="000000"/>
                <w:lang w:val="fr-BE" w:eastAsia="en-GB"/>
              </w:rPr>
              <w:lastRenderedPageBreak/>
              <w:t xml:space="preserve">Les agriculteurs </w:t>
            </w:r>
            <w:r w:rsidRPr="00292DEB">
              <w:rPr>
                <w:rFonts w:cs="Arial"/>
                <w:lang w:val="fr-BE"/>
              </w:rPr>
              <w:t>versent chaque mois un montant fixe qu’ils choisissent parmi six catégories d’assurance:</w:t>
            </w:r>
          </w:p>
          <w:p w14:paraId="68E1CECF" w14:textId="77777777" w:rsidR="004945ED" w:rsidRPr="00292DEB" w:rsidRDefault="004945ED" w:rsidP="004945ED">
            <w:pPr>
              <w:spacing w:line="276" w:lineRule="auto"/>
              <w:rPr>
                <w:rFonts w:cs="Arial"/>
                <w:lang w:val="fr-BE"/>
              </w:rPr>
            </w:pPr>
            <w:r w:rsidRPr="00292DEB">
              <w:rPr>
                <w:rFonts w:cs="Arial"/>
                <w:lang w:val="fr-BE"/>
              </w:rPr>
              <w:t xml:space="preserve">Catégorie d’assurance       Cotisation mensuelle     </w:t>
            </w:r>
          </w:p>
          <w:p w14:paraId="39C7CC1E"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ère</w:t>
            </w:r>
            <w:r w:rsidRPr="00292DEB">
              <w:rPr>
                <w:rFonts w:cs="Arial"/>
                <w:lang w:val="fr-BE"/>
              </w:rPr>
              <w:t xml:space="preserve">                                  </w:t>
            </w:r>
            <w:r w:rsidRPr="00292DEB">
              <w:rPr>
                <w:rFonts w:cs="Arial"/>
                <w:color w:val="FF00FF"/>
                <w:lang w:val="fr-BE"/>
              </w:rPr>
              <w:t>€33,79</w:t>
            </w:r>
          </w:p>
          <w:p w14:paraId="40EE6A79" w14:textId="77777777" w:rsidR="004945ED" w:rsidRPr="00292DEB" w:rsidRDefault="004945ED" w:rsidP="004945ED">
            <w:pPr>
              <w:spacing w:line="276" w:lineRule="auto"/>
              <w:rPr>
                <w:rFonts w:cs="Arial"/>
                <w:lang w:val="fr-BE"/>
              </w:rPr>
            </w:pPr>
            <w:r w:rsidRPr="00292DEB">
              <w:rPr>
                <w:rFonts w:cs="Arial"/>
                <w:lang w:val="fr-BE"/>
              </w:rPr>
              <w:t xml:space="preserve">             2</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€40,77</w:t>
            </w:r>
          </w:p>
          <w:p w14:paraId="15777A0D" w14:textId="77777777" w:rsidR="004945ED" w:rsidRPr="00292DEB" w:rsidRDefault="004945ED" w:rsidP="004945ED">
            <w:pPr>
              <w:spacing w:line="276" w:lineRule="auto"/>
              <w:rPr>
                <w:rFonts w:cs="Arial"/>
                <w:lang w:val="fr-BE"/>
              </w:rPr>
            </w:pPr>
            <w:r w:rsidRPr="00292DEB">
              <w:rPr>
                <w:rFonts w:cs="Arial"/>
                <w:lang w:val="fr-BE"/>
              </w:rPr>
              <w:t xml:space="preserve">             3</w:t>
            </w:r>
            <w:r w:rsidRPr="00292DEB">
              <w:rPr>
                <w:rFonts w:cs="Arial"/>
                <w:vertAlign w:val="superscript"/>
                <w:lang w:val="fr-BE"/>
              </w:rPr>
              <w:t>e</w:t>
            </w:r>
            <w:r w:rsidRPr="00292DEB">
              <w:rPr>
                <w:rFonts w:cs="Arial"/>
                <w:lang w:val="fr-BE"/>
              </w:rPr>
              <w:t xml:space="preserve">                                    </w:t>
            </w:r>
            <w:r w:rsidRPr="00292DEB">
              <w:rPr>
                <w:rFonts w:cs="Arial"/>
                <w:color w:val="FF00FF"/>
                <w:lang w:val="fr-BE"/>
              </w:rPr>
              <w:t>€40,77</w:t>
            </w:r>
          </w:p>
          <w:p w14:paraId="23921340" w14:textId="77777777" w:rsidR="004945ED" w:rsidRPr="00292DEB" w:rsidRDefault="004945ED" w:rsidP="004945ED">
            <w:pPr>
              <w:spacing w:line="276" w:lineRule="auto"/>
              <w:rPr>
                <w:rFonts w:cs="Arial"/>
                <w:lang w:val="fr-BE"/>
              </w:rPr>
            </w:pPr>
            <w:r w:rsidRPr="00292DEB">
              <w:rPr>
                <w:rFonts w:cs="Arial"/>
                <w:lang w:val="fr-BE"/>
              </w:rPr>
              <w:t xml:space="preserve">             4</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€40,77</w:t>
            </w:r>
          </w:p>
          <w:p w14:paraId="35F93F83" w14:textId="77777777" w:rsidR="004945ED" w:rsidRPr="00292DEB" w:rsidRDefault="004945ED" w:rsidP="004945ED">
            <w:pPr>
              <w:spacing w:line="276" w:lineRule="auto"/>
              <w:rPr>
                <w:rFonts w:cs="Arial"/>
                <w:lang w:val="fr-BE"/>
              </w:rPr>
            </w:pPr>
            <w:r w:rsidRPr="00292DEB">
              <w:rPr>
                <w:rFonts w:cs="Arial"/>
                <w:lang w:val="fr-BE"/>
              </w:rPr>
              <w:t xml:space="preserve">             5</w:t>
            </w:r>
            <w:r w:rsidRPr="00292DEB">
              <w:rPr>
                <w:rFonts w:cs="Arial"/>
                <w:vertAlign w:val="superscript"/>
                <w:lang w:val="fr-BE"/>
              </w:rPr>
              <w:t>e</w:t>
            </w:r>
            <w:r w:rsidRPr="00292DEB">
              <w:rPr>
                <w:rFonts w:cs="Arial"/>
                <w:lang w:val="fr-BE"/>
              </w:rPr>
              <w:t xml:space="preserve">                                    </w:t>
            </w:r>
            <w:r w:rsidRPr="00292DEB">
              <w:rPr>
                <w:rFonts w:cs="Arial"/>
                <w:color w:val="FF00FF"/>
                <w:lang w:val="fr-BE"/>
              </w:rPr>
              <w:t>€40,77</w:t>
            </w:r>
          </w:p>
          <w:p w14:paraId="36066672" w14:textId="77777777" w:rsidR="004945ED" w:rsidRPr="00292DEB" w:rsidRDefault="004945ED" w:rsidP="004945ED">
            <w:pPr>
              <w:spacing w:line="276" w:lineRule="auto"/>
              <w:rPr>
                <w:rFonts w:cs="Arial"/>
                <w:lang w:val="fr-BE"/>
              </w:rPr>
            </w:pPr>
            <w:r w:rsidRPr="00292DEB">
              <w:rPr>
                <w:rFonts w:cs="Arial"/>
                <w:lang w:val="fr-BE"/>
              </w:rPr>
              <w:t xml:space="preserve">             6</w:t>
            </w:r>
            <w:r w:rsidRPr="00292DEB">
              <w:rPr>
                <w:rFonts w:cs="Arial"/>
                <w:vertAlign w:val="superscript"/>
                <w:lang w:val="fr-BE"/>
              </w:rPr>
              <w:t>e</w:t>
            </w:r>
            <w:r w:rsidRPr="00292DEB">
              <w:rPr>
                <w:rFonts w:cs="Arial"/>
                <w:lang w:val="fr-BE"/>
              </w:rPr>
              <w:t xml:space="preserve">                                    </w:t>
            </w:r>
            <w:r w:rsidRPr="00292DEB">
              <w:rPr>
                <w:rFonts w:cs="Arial"/>
                <w:color w:val="FF00FF"/>
                <w:lang w:val="fr-BE"/>
              </w:rPr>
              <w:t>€40,77</w:t>
            </w:r>
          </w:p>
          <w:p w14:paraId="2E9505CC" w14:textId="77777777" w:rsidR="004945ED" w:rsidRPr="00292DEB" w:rsidRDefault="004945ED" w:rsidP="004945ED">
            <w:pPr>
              <w:spacing w:line="276" w:lineRule="auto"/>
              <w:rPr>
                <w:rFonts w:cs="Arial"/>
                <w:lang w:val="fr-BE"/>
              </w:rPr>
            </w:pPr>
            <w:r w:rsidRPr="00292DEB">
              <w:rPr>
                <w:rFonts w:cs="Arial"/>
                <w:lang w:val="fr-BE"/>
              </w:rPr>
              <w:t>Les cotisations des salariés diffèrent de celles des travailleurs indépendants.</w:t>
            </w:r>
          </w:p>
          <w:p w14:paraId="260C298B" w14:textId="77777777" w:rsidR="004945ED" w:rsidRPr="00292DEB" w:rsidRDefault="004945ED" w:rsidP="004945ED">
            <w:pPr>
              <w:spacing w:line="276" w:lineRule="auto"/>
              <w:rPr>
                <w:rFonts w:cs="Arial"/>
                <w:lang w:val="fr-BE"/>
              </w:rPr>
            </w:pPr>
            <w:r w:rsidRPr="00292DEB">
              <w:rPr>
                <w:rFonts w:cs="Arial"/>
                <w:lang w:val="fr-BE"/>
              </w:rPr>
              <w:t xml:space="preserve">Cotisations pour les retraités: </w:t>
            </w:r>
            <w:r w:rsidRPr="00292DEB">
              <w:rPr>
                <w:rFonts w:cs="Arial"/>
                <w:color w:val="C00000"/>
                <w:lang w:val="fr-BE"/>
              </w:rPr>
              <w:t>6%</w:t>
            </w:r>
            <w:r w:rsidRPr="00292DEB">
              <w:rPr>
                <w:rFonts w:cs="Arial"/>
                <w:lang w:val="fr-BE"/>
              </w:rPr>
              <w:t>.</w:t>
            </w:r>
          </w:p>
          <w:p w14:paraId="658A0F18" w14:textId="77777777" w:rsidR="004945ED" w:rsidRPr="00292DEB" w:rsidRDefault="004945ED" w:rsidP="004945ED">
            <w:pPr>
              <w:spacing w:line="276" w:lineRule="auto"/>
              <w:rPr>
                <w:rFonts w:cs="Arial"/>
                <w:lang w:val="fr-BE"/>
              </w:rPr>
            </w:pPr>
          </w:p>
        </w:tc>
        <w:tc>
          <w:tcPr>
            <w:tcW w:w="1370" w:type="pct"/>
          </w:tcPr>
          <w:p w14:paraId="3940E0EC" w14:textId="77777777" w:rsidR="004945ED" w:rsidRPr="00292DEB" w:rsidRDefault="004945ED" w:rsidP="004945ED">
            <w:pPr>
              <w:rPr>
                <w:rFonts w:cs="Arial"/>
                <w:i/>
                <w:lang w:val="en-GB"/>
              </w:rPr>
            </w:pPr>
            <w:r w:rsidRPr="00292DEB">
              <w:rPr>
                <w:rFonts w:cs="Arial"/>
                <w:lang w:val="en-GB"/>
              </w:rPr>
              <w:lastRenderedPageBreak/>
              <w:t xml:space="preserve">Self-employed (craftsmen) and independent professionals (e.g. lawyers, engineers, doctors) pay a fixed amount each month, chosen among </w:t>
            </w:r>
            <w:r w:rsidRPr="00292DEB">
              <w:rPr>
                <w:rFonts w:cs="Arial"/>
                <w:color w:val="C00000"/>
                <w:lang w:val="en-GB"/>
              </w:rPr>
              <w:t xml:space="preserve">6 </w:t>
            </w:r>
            <w:r w:rsidRPr="00292DEB">
              <w:rPr>
                <w:rFonts w:cs="Arial"/>
                <w:lang w:val="en-GB"/>
              </w:rPr>
              <w:t>healthcare insurance categories.</w:t>
            </w:r>
          </w:p>
          <w:p w14:paraId="090188BE" w14:textId="77777777" w:rsidR="004945ED" w:rsidRPr="00292DEB" w:rsidRDefault="004945ED" w:rsidP="004945ED">
            <w:pPr>
              <w:rPr>
                <w:rFonts w:cs="Arial"/>
                <w:i/>
                <w:iCs/>
                <w:lang w:val="en-GB"/>
              </w:rPr>
            </w:pPr>
            <w:r w:rsidRPr="00292DEB">
              <w:rPr>
                <w:rFonts w:cs="Arial"/>
                <w:iCs/>
                <w:lang w:val="en-GB"/>
              </w:rPr>
              <w:t xml:space="preserve">Insurance Category              Monthly Contribution </w:t>
            </w:r>
          </w:p>
          <w:p w14:paraId="1AE78DAF" w14:textId="77777777" w:rsidR="004945ED" w:rsidRPr="00292DEB" w:rsidRDefault="004945ED" w:rsidP="004945ED">
            <w:pPr>
              <w:rPr>
                <w:rFonts w:cs="Arial"/>
                <w:i/>
                <w:iCs/>
                <w:lang w:val="en-GB"/>
              </w:rPr>
            </w:pPr>
            <w:r w:rsidRPr="00292DEB">
              <w:rPr>
                <w:rFonts w:cs="Arial"/>
                <w:lang w:val="en-GB"/>
              </w:rPr>
              <w:t xml:space="preserve">             1</w:t>
            </w:r>
            <w:r w:rsidRPr="00292DEB">
              <w:rPr>
                <w:rFonts w:cs="Arial"/>
                <w:vertAlign w:val="superscript"/>
                <w:lang w:val="en-GB"/>
              </w:rPr>
              <w:t>st</w:t>
            </w:r>
            <w:r w:rsidRPr="00292DEB">
              <w:rPr>
                <w:rFonts w:cs="Arial"/>
                <w:lang w:val="en-GB"/>
              </w:rPr>
              <w:t xml:space="preserve">                                    </w:t>
            </w:r>
            <w:r w:rsidRPr="00292DEB">
              <w:rPr>
                <w:rFonts w:cs="Arial"/>
                <w:color w:val="FF00FF"/>
                <w:lang w:val="en-GB"/>
              </w:rPr>
              <w:t>€</w:t>
            </w:r>
            <w:del w:id="3" w:author="Author">
              <w:r w:rsidRPr="00292DEB">
                <w:rPr>
                  <w:rFonts w:cs="Arial"/>
                  <w:color w:val="FF00FF"/>
                  <w:lang w:val="en-GB"/>
                </w:rPr>
                <w:delText>58.25</w:delText>
              </w:r>
            </w:del>
            <w:ins w:id="4" w:author="Author">
              <w:r w:rsidRPr="00292DEB">
                <w:rPr>
                  <w:rFonts w:cs="Arial"/>
                  <w:color w:val="FF00FF"/>
                  <w:lang w:val="en-GB"/>
                </w:rPr>
                <w:t>59.71</w:t>
              </w:r>
            </w:ins>
          </w:p>
          <w:p w14:paraId="40332FF1" w14:textId="77777777" w:rsidR="004945ED" w:rsidRPr="00292DEB" w:rsidRDefault="004945ED" w:rsidP="004945ED">
            <w:pPr>
              <w:rPr>
                <w:rFonts w:cs="Arial"/>
                <w:i/>
                <w:iCs/>
                <w:lang w:val="en-GB"/>
              </w:rPr>
            </w:pPr>
            <w:r w:rsidRPr="00292DEB">
              <w:rPr>
                <w:rFonts w:cs="Arial"/>
                <w:lang w:val="en-GB"/>
              </w:rPr>
              <w:t xml:space="preserve">             2</w:t>
            </w:r>
            <w:r w:rsidRPr="00292DEB">
              <w:rPr>
                <w:rFonts w:cs="Arial"/>
                <w:vertAlign w:val="superscript"/>
                <w:lang w:val="en-GB"/>
              </w:rPr>
              <w:t>nd</w:t>
            </w:r>
            <w:r w:rsidRPr="00292DEB">
              <w:rPr>
                <w:rFonts w:cs="Arial"/>
                <w:lang w:val="en-GB"/>
              </w:rPr>
              <w:t xml:space="preserve">                                   </w:t>
            </w:r>
            <w:r w:rsidRPr="00292DEB">
              <w:rPr>
                <w:rFonts w:cs="Arial"/>
                <w:color w:val="FF00FF"/>
                <w:lang w:val="en-GB"/>
              </w:rPr>
              <w:t>€</w:t>
            </w:r>
            <w:del w:id="5" w:author="Author">
              <w:r w:rsidRPr="00292DEB">
                <w:rPr>
                  <w:rFonts w:cs="Arial"/>
                  <w:color w:val="FF00FF"/>
                  <w:lang w:val="en-GB"/>
                </w:rPr>
                <w:delText>69.90</w:delText>
              </w:r>
            </w:del>
            <w:ins w:id="6" w:author="Author">
              <w:r w:rsidRPr="00292DEB">
                <w:rPr>
                  <w:rFonts w:cs="Arial"/>
                  <w:color w:val="FF00FF"/>
                  <w:lang w:val="en-GB"/>
                </w:rPr>
                <w:t>71.65</w:t>
              </w:r>
            </w:ins>
          </w:p>
          <w:p w14:paraId="06C30154" w14:textId="77777777" w:rsidR="004945ED" w:rsidRPr="00292DEB" w:rsidRDefault="004945ED" w:rsidP="004945ED">
            <w:pPr>
              <w:rPr>
                <w:rFonts w:cs="Arial"/>
                <w:i/>
                <w:iCs/>
                <w:lang w:val="en-GB"/>
              </w:rPr>
            </w:pPr>
            <w:r w:rsidRPr="00292DEB">
              <w:rPr>
                <w:rFonts w:cs="Arial"/>
                <w:lang w:val="en-GB"/>
              </w:rPr>
              <w:t xml:space="preserve">             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7" w:author="Author">
              <w:r w:rsidRPr="00292DEB">
                <w:rPr>
                  <w:rFonts w:cs="Arial"/>
                  <w:color w:val="FF00FF"/>
                  <w:lang w:val="en-GB"/>
                </w:rPr>
                <w:delText>69.90</w:delText>
              </w:r>
            </w:del>
            <w:ins w:id="8" w:author="Author">
              <w:r w:rsidRPr="00292DEB">
                <w:rPr>
                  <w:rFonts w:cs="Arial"/>
                  <w:color w:val="FF00FF"/>
                  <w:lang w:val="en-GB"/>
                </w:rPr>
                <w:t>71.65</w:t>
              </w:r>
            </w:ins>
          </w:p>
          <w:p w14:paraId="02169FA7" w14:textId="77777777" w:rsidR="004945ED" w:rsidRPr="00292DEB" w:rsidRDefault="004945ED" w:rsidP="004945ED">
            <w:pPr>
              <w:rPr>
                <w:rFonts w:cs="Arial"/>
                <w:i/>
                <w:iCs/>
                <w:lang w:val="en-GB"/>
              </w:rPr>
            </w:pPr>
            <w:r w:rsidRPr="00292DEB">
              <w:rPr>
                <w:rFonts w:cs="Arial"/>
                <w:lang w:val="en-GB"/>
              </w:rPr>
              <w:t xml:space="preserve">             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9" w:author="Author">
              <w:r w:rsidRPr="00292DEB">
                <w:rPr>
                  <w:rFonts w:cs="Arial"/>
                  <w:color w:val="FF00FF"/>
                  <w:lang w:val="en-GB"/>
                </w:rPr>
                <w:delText>69.90</w:delText>
              </w:r>
            </w:del>
            <w:ins w:id="10" w:author="Author">
              <w:r w:rsidRPr="00292DEB">
                <w:rPr>
                  <w:rFonts w:cs="Arial"/>
                  <w:color w:val="FF00FF"/>
                  <w:lang w:val="en-GB"/>
                </w:rPr>
                <w:t>71.65</w:t>
              </w:r>
            </w:ins>
          </w:p>
          <w:p w14:paraId="38F77C9F" w14:textId="77777777" w:rsidR="004945ED" w:rsidRPr="00292DEB" w:rsidRDefault="004945ED" w:rsidP="004945ED">
            <w:pPr>
              <w:rPr>
                <w:rFonts w:cs="Arial"/>
                <w:i/>
                <w:iCs/>
                <w:lang w:val="en-GB"/>
              </w:rPr>
            </w:pPr>
            <w:r w:rsidRPr="00292DEB">
              <w:rPr>
                <w:rFonts w:cs="Arial"/>
                <w:lang w:val="en-GB"/>
              </w:rPr>
              <w:t xml:space="preserve">             5</w:t>
            </w:r>
            <w:r w:rsidRPr="00292DEB">
              <w:rPr>
                <w:rFonts w:cs="Arial"/>
                <w:vertAlign w:val="superscript"/>
                <w:lang w:val="en-GB"/>
              </w:rPr>
              <w:t>th</w:t>
            </w:r>
            <w:r w:rsidRPr="00292DEB">
              <w:rPr>
                <w:rFonts w:cs="Arial"/>
                <w:lang w:val="en-GB"/>
              </w:rPr>
              <w:t xml:space="preserve">                                    </w:t>
            </w:r>
            <w:r w:rsidRPr="00292DEB">
              <w:rPr>
                <w:rFonts w:cs="Arial"/>
                <w:color w:val="FF00FF"/>
                <w:lang w:val="en-GB"/>
              </w:rPr>
              <w:t>€</w:t>
            </w:r>
            <w:del w:id="11" w:author="Author">
              <w:r w:rsidRPr="00292DEB">
                <w:rPr>
                  <w:rFonts w:cs="Arial"/>
                  <w:color w:val="FF00FF"/>
                  <w:lang w:val="en-GB"/>
                </w:rPr>
                <w:delText>69.90</w:delText>
              </w:r>
            </w:del>
            <w:ins w:id="12" w:author="Author">
              <w:r w:rsidRPr="00292DEB">
                <w:rPr>
                  <w:rFonts w:cs="Arial"/>
                  <w:color w:val="FF00FF"/>
                  <w:lang w:val="en-GB"/>
                </w:rPr>
                <w:t>71.65</w:t>
              </w:r>
            </w:ins>
          </w:p>
          <w:p w14:paraId="0974A706" w14:textId="77777777" w:rsidR="004945ED" w:rsidRPr="00292DEB" w:rsidRDefault="004945ED" w:rsidP="004945ED">
            <w:pPr>
              <w:rPr>
                <w:rFonts w:cs="Arial"/>
                <w:i/>
                <w:iCs/>
                <w:lang w:val="en-GB"/>
              </w:rPr>
            </w:pPr>
            <w:r w:rsidRPr="00292DEB">
              <w:rPr>
                <w:rFonts w:cs="Arial"/>
                <w:lang w:val="en-GB"/>
              </w:rPr>
              <w:t xml:space="preserve">             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13" w:author="Author">
              <w:r w:rsidRPr="00292DEB">
                <w:rPr>
                  <w:rFonts w:cs="Arial"/>
                  <w:color w:val="FF00FF"/>
                  <w:lang w:val="en-GB"/>
                </w:rPr>
                <w:delText>69.90</w:delText>
              </w:r>
            </w:del>
            <w:ins w:id="14" w:author="Author">
              <w:r w:rsidRPr="00292DEB">
                <w:rPr>
                  <w:rFonts w:cs="Arial"/>
                  <w:color w:val="FF00FF"/>
                  <w:lang w:val="en-GB"/>
                </w:rPr>
                <w:t>71.65</w:t>
              </w:r>
            </w:ins>
          </w:p>
          <w:p w14:paraId="5B3851B1" w14:textId="77777777" w:rsidR="004945ED" w:rsidRPr="00292DEB" w:rsidRDefault="004945ED" w:rsidP="004945ED">
            <w:pPr>
              <w:rPr>
                <w:rFonts w:cs="Arial"/>
                <w:i/>
                <w:iCs/>
                <w:color w:val="FF00FF"/>
                <w:lang w:val="en-GB"/>
              </w:rPr>
            </w:pPr>
            <w:r w:rsidRPr="00292DEB">
              <w:rPr>
                <w:rFonts w:cs="Arial"/>
                <w:lang w:val="en-GB"/>
              </w:rPr>
              <w:t xml:space="preserve">Special category                          </w:t>
            </w:r>
            <w:del w:id="15" w:author="Author">
              <w:r w:rsidRPr="00292DEB">
                <w:rPr>
                  <w:rFonts w:cs="Arial"/>
                  <w:color w:val="FF00FF"/>
                  <w:lang w:val="en-GB"/>
                </w:rPr>
                <w:delText>€34.95</w:delText>
              </w:r>
            </w:del>
            <w:ins w:id="16" w:author="Author">
              <w:r w:rsidRPr="00292DEB">
                <w:rPr>
                  <w:rFonts w:cs="Arial"/>
                  <w:lang w:val="en-GB"/>
                </w:rPr>
                <w:t xml:space="preserve"> </w:t>
              </w:r>
              <w:r w:rsidRPr="00292DEB">
                <w:rPr>
                  <w:rFonts w:cs="Arial"/>
                  <w:color w:val="FF00FF"/>
                  <w:lang w:val="en-GB"/>
                </w:rPr>
                <w:t>€35.82</w:t>
              </w:r>
            </w:ins>
          </w:p>
          <w:p w14:paraId="1AA2DC34" w14:textId="77777777" w:rsidR="004945ED" w:rsidRPr="00292DEB" w:rsidRDefault="004945ED" w:rsidP="004945ED">
            <w:pPr>
              <w:rPr>
                <w:rFonts w:cs="Arial"/>
                <w:i/>
                <w:iCs/>
                <w:lang w:val="en-GB"/>
              </w:rPr>
            </w:pPr>
            <w:r w:rsidRPr="00292DEB">
              <w:rPr>
                <w:rFonts w:eastAsia="Times New Roman" w:cs="Arial"/>
                <w:iCs/>
                <w:color w:val="000000"/>
                <w:lang w:val="en-GB" w:eastAsia="en-GB"/>
              </w:rPr>
              <w:t xml:space="preserve">Farmers </w:t>
            </w:r>
            <w:r w:rsidRPr="00292DEB">
              <w:rPr>
                <w:rFonts w:cs="Arial"/>
                <w:iCs/>
                <w:lang w:val="en-GB"/>
              </w:rPr>
              <w:t xml:space="preserve">pay a fixed amount each month, chosen among </w:t>
            </w:r>
            <w:r w:rsidRPr="00292DEB">
              <w:rPr>
                <w:rFonts w:cs="Arial"/>
                <w:iCs/>
                <w:color w:val="C00000"/>
                <w:lang w:val="en-GB"/>
              </w:rPr>
              <w:t>6</w:t>
            </w:r>
            <w:r w:rsidRPr="00292DEB">
              <w:rPr>
                <w:rFonts w:cs="Arial"/>
                <w:iCs/>
                <w:lang w:val="en-GB"/>
              </w:rPr>
              <w:t xml:space="preserve"> insurance categories.</w:t>
            </w:r>
          </w:p>
          <w:p w14:paraId="74E675C1" w14:textId="77777777" w:rsidR="004945ED" w:rsidRPr="00292DEB" w:rsidRDefault="004945ED" w:rsidP="004945ED">
            <w:pPr>
              <w:rPr>
                <w:rFonts w:cs="Arial"/>
                <w:i/>
                <w:iCs/>
                <w:lang w:val="en-GB"/>
              </w:rPr>
            </w:pPr>
            <w:r w:rsidRPr="00292DEB">
              <w:rPr>
                <w:rFonts w:cs="Arial"/>
                <w:iCs/>
                <w:lang w:val="en-GB"/>
              </w:rPr>
              <w:t xml:space="preserve">Insurance Category              Monthly Contribution </w:t>
            </w:r>
          </w:p>
          <w:p w14:paraId="4840562A" w14:textId="77777777" w:rsidR="004945ED" w:rsidRPr="00292DEB" w:rsidRDefault="004945ED" w:rsidP="004945ED">
            <w:pPr>
              <w:rPr>
                <w:rFonts w:cs="Arial"/>
                <w:i/>
                <w:iCs/>
                <w:lang w:val="en-GB"/>
              </w:rPr>
            </w:pPr>
            <w:r w:rsidRPr="00292DEB">
              <w:rPr>
                <w:rFonts w:cs="Arial"/>
                <w:lang w:val="en-GB"/>
              </w:rPr>
              <w:t xml:space="preserve">             1</w:t>
            </w:r>
            <w:r w:rsidRPr="00292DEB">
              <w:rPr>
                <w:rFonts w:cs="Arial"/>
                <w:vertAlign w:val="superscript"/>
                <w:lang w:val="en-GB"/>
              </w:rPr>
              <w:t>st</w:t>
            </w:r>
            <w:r w:rsidRPr="00292DEB">
              <w:rPr>
                <w:rFonts w:cs="Arial"/>
                <w:lang w:val="en-GB"/>
              </w:rPr>
              <w:t xml:space="preserve">                                   </w:t>
            </w:r>
            <w:r w:rsidRPr="00292DEB">
              <w:rPr>
                <w:rFonts w:cs="Arial"/>
                <w:color w:val="FF00FF"/>
                <w:lang w:val="en-GB"/>
              </w:rPr>
              <w:t>€</w:t>
            </w:r>
            <w:del w:id="17" w:author="Author">
              <w:r w:rsidRPr="00292DEB">
                <w:rPr>
                  <w:rFonts w:cs="Arial"/>
                  <w:color w:val="FF00FF"/>
                  <w:lang w:val="en-GB"/>
                </w:rPr>
                <w:delText>33.79</w:delText>
              </w:r>
            </w:del>
            <w:ins w:id="18" w:author="Author">
              <w:r w:rsidRPr="00292DEB">
                <w:rPr>
                  <w:rFonts w:cs="Arial"/>
                  <w:color w:val="FF00FF"/>
                  <w:lang w:val="en-GB"/>
                </w:rPr>
                <w:t>34.63</w:t>
              </w:r>
            </w:ins>
          </w:p>
          <w:p w14:paraId="67365635" w14:textId="77777777" w:rsidR="004945ED" w:rsidRPr="00292DEB" w:rsidRDefault="004945ED" w:rsidP="004945ED">
            <w:pPr>
              <w:rPr>
                <w:rFonts w:cs="Arial"/>
                <w:i/>
                <w:iCs/>
                <w:color w:val="FF00FF"/>
                <w:lang w:val="en-GB"/>
              </w:rPr>
            </w:pPr>
            <w:r w:rsidRPr="00292DEB">
              <w:rPr>
                <w:rFonts w:cs="Arial"/>
                <w:lang w:val="en-GB"/>
              </w:rPr>
              <w:lastRenderedPageBreak/>
              <w:t xml:space="preserve">             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19" w:author="Author">
              <w:r w:rsidRPr="00292DEB">
                <w:rPr>
                  <w:rFonts w:cs="Arial"/>
                  <w:color w:val="FF00FF"/>
                  <w:lang w:val="en-GB"/>
                </w:rPr>
                <w:delText>40.77</w:delText>
              </w:r>
            </w:del>
            <w:ins w:id="20" w:author="Author">
              <w:r w:rsidRPr="00292DEB">
                <w:rPr>
                  <w:rFonts w:cs="Arial"/>
                  <w:color w:val="FF00FF"/>
                  <w:lang w:val="en-GB"/>
                </w:rPr>
                <w:t>41.79</w:t>
              </w:r>
            </w:ins>
          </w:p>
          <w:p w14:paraId="2A961E00" w14:textId="77777777" w:rsidR="004945ED" w:rsidRPr="00292DEB" w:rsidRDefault="004945ED" w:rsidP="004945ED">
            <w:pPr>
              <w:rPr>
                <w:rFonts w:cs="Arial"/>
                <w:i/>
                <w:iCs/>
                <w:color w:val="FF00FF"/>
                <w:lang w:val="en-GB"/>
              </w:rPr>
            </w:pPr>
            <w:r w:rsidRPr="00292DEB">
              <w:rPr>
                <w:rFonts w:cs="Arial"/>
                <w:lang w:val="en-GB"/>
              </w:rPr>
              <w:t xml:space="preserve">             3</w:t>
            </w:r>
            <w:r w:rsidRPr="00292DEB">
              <w:rPr>
                <w:rFonts w:cs="Arial"/>
                <w:vertAlign w:val="superscript"/>
                <w:lang w:val="en-GB"/>
              </w:rPr>
              <w:t>rd</w:t>
            </w:r>
            <w:r w:rsidRPr="00292DEB">
              <w:rPr>
                <w:rFonts w:cs="Arial"/>
                <w:lang w:val="en-GB"/>
              </w:rPr>
              <w:t xml:space="preserve">                                   </w:t>
            </w:r>
            <w:r w:rsidRPr="00292DEB">
              <w:rPr>
                <w:rFonts w:cs="Arial"/>
                <w:color w:val="FF00FF"/>
                <w:lang w:val="en-GB"/>
              </w:rPr>
              <w:t>€</w:t>
            </w:r>
            <w:del w:id="21" w:author="Author">
              <w:r w:rsidRPr="00292DEB">
                <w:rPr>
                  <w:rFonts w:cs="Arial"/>
                  <w:color w:val="FF00FF"/>
                  <w:lang w:val="en-GB"/>
                </w:rPr>
                <w:delText>40.77</w:delText>
              </w:r>
            </w:del>
            <w:ins w:id="22" w:author="Author">
              <w:r w:rsidRPr="00292DEB">
                <w:rPr>
                  <w:rFonts w:cs="Arial"/>
                  <w:color w:val="FF00FF"/>
                  <w:lang w:val="en-GB"/>
                </w:rPr>
                <w:t>41.79</w:t>
              </w:r>
            </w:ins>
          </w:p>
          <w:p w14:paraId="5C09AB4F" w14:textId="77777777" w:rsidR="004945ED" w:rsidRPr="00292DEB" w:rsidRDefault="004945ED" w:rsidP="004945ED">
            <w:pPr>
              <w:rPr>
                <w:rFonts w:cs="Arial"/>
                <w:i/>
                <w:iCs/>
                <w:color w:val="FF00FF"/>
                <w:lang w:val="en-GB"/>
              </w:rPr>
            </w:pPr>
            <w:r w:rsidRPr="00292DEB">
              <w:rPr>
                <w:rFonts w:cs="Arial"/>
                <w:lang w:val="en-GB"/>
              </w:rPr>
              <w:t xml:space="preserve">             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23" w:author="Author">
              <w:r w:rsidRPr="00292DEB">
                <w:rPr>
                  <w:rFonts w:cs="Arial"/>
                  <w:color w:val="FF00FF"/>
                  <w:lang w:val="en-GB"/>
                </w:rPr>
                <w:delText>40.77</w:delText>
              </w:r>
            </w:del>
            <w:ins w:id="24" w:author="Author">
              <w:r w:rsidRPr="00292DEB">
                <w:rPr>
                  <w:rFonts w:cs="Arial"/>
                  <w:color w:val="FF00FF"/>
                  <w:lang w:val="en-GB"/>
                </w:rPr>
                <w:t>41.79</w:t>
              </w:r>
            </w:ins>
          </w:p>
          <w:p w14:paraId="79FDD036" w14:textId="77777777" w:rsidR="004945ED" w:rsidRPr="00292DEB" w:rsidRDefault="004945ED" w:rsidP="004945ED">
            <w:pPr>
              <w:rPr>
                <w:rFonts w:cs="Arial"/>
                <w:i/>
                <w:iCs/>
                <w:color w:val="FF00FF"/>
                <w:lang w:val="en-GB"/>
              </w:rPr>
            </w:pPr>
            <w:r w:rsidRPr="00292DEB">
              <w:rPr>
                <w:rFonts w:cs="Arial"/>
                <w:lang w:val="en-GB"/>
              </w:rPr>
              <w:t xml:space="preserve">             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25" w:author="Author">
              <w:r w:rsidRPr="00292DEB">
                <w:rPr>
                  <w:rFonts w:cs="Arial"/>
                  <w:color w:val="FF00FF"/>
                  <w:lang w:val="en-GB"/>
                </w:rPr>
                <w:delText>40.77</w:delText>
              </w:r>
            </w:del>
            <w:ins w:id="26" w:author="Author">
              <w:r w:rsidRPr="00292DEB">
                <w:rPr>
                  <w:rFonts w:cs="Arial"/>
                  <w:color w:val="FF00FF"/>
                  <w:lang w:val="en-GB"/>
                </w:rPr>
                <w:t>41.79</w:t>
              </w:r>
            </w:ins>
          </w:p>
          <w:p w14:paraId="192991A5" w14:textId="77777777" w:rsidR="004945ED" w:rsidRPr="00292DEB" w:rsidRDefault="004945ED" w:rsidP="004945ED">
            <w:pPr>
              <w:rPr>
                <w:rFonts w:cs="Arial"/>
                <w:i/>
                <w:iCs/>
                <w:color w:val="FF00FF"/>
                <w:lang w:val="en-GB"/>
              </w:rPr>
            </w:pPr>
            <w:r w:rsidRPr="00292DEB">
              <w:rPr>
                <w:rFonts w:cs="Arial"/>
                <w:lang w:val="en-GB"/>
              </w:rPr>
              <w:t xml:space="preserve">             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27" w:author="Author">
              <w:r w:rsidRPr="00292DEB">
                <w:rPr>
                  <w:rFonts w:cs="Arial"/>
                  <w:color w:val="FF00FF"/>
                  <w:lang w:val="en-GB"/>
                </w:rPr>
                <w:delText>40.77</w:delText>
              </w:r>
            </w:del>
            <w:ins w:id="28" w:author="Author">
              <w:r w:rsidRPr="00292DEB">
                <w:rPr>
                  <w:rFonts w:cs="Arial"/>
                  <w:color w:val="FF00FF"/>
                  <w:lang w:val="en-GB"/>
                </w:rPr>
                <w:t>41.79</w:t>
              </w:r>
            </w:ins>
          </w:p>
          <w:p w14:paraId="6AC51B50" w14:textId="77777777" w:rsidR="004945ED" w:rsidRPr="00292DEB" w:rsidRDefault="004945ED" w:rsidP="004945ED">
            <w:pPr>
              <w:rPr>
                <w:rFonts w:cs="Arial"/>
                <w:i/>
                <w:iCs/>
                <w:lang w:val="en-GB"/>
              </w:rPr>
            </w:pPr>
            <w:r w:rsidRPr="00292DEB">
              <w:rPr>
                <w:rFonts w:cs="Arial"/>
                <w:iCs/>
                <w:lang w:val="en-GB"/>
              </w:rPr>
              <w:t>Contributions of employees are different from those of self-employed.</w:t>
            </w:r>
          </w:p>
          <w:p w14:paraId="7C72015A" w14:textId="26B5CAFE"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sz w:val="15"/>
                <w:szCs w:val="15"/>
              </w:rPr>
              <w:t xml:space="preserve">Contributions for </w:t>
            </w:r>
            <w:proofErr w:type="spellStart"/>
            <w:r w:rsidRPr="00292DEB">
              <w:rPr>
                <w:sz w:val="15"/>
                <w:szCs w:val="15"/>
              </w:rPr>
              <w:t>pensioners</w:t>
            </w:r>
            <w:proofErr w:type="spellEnd"/>
            <w:r w:rsidRPr="00292DEB">
              <w:rPr>
                <w:sz w:val="15"/>
                <w:szCs w:val="15"/>
              </w:rPr>
              <w:t xml:space="preserve">: </w:t>
            </w:r>
            <w:r w:rsidRPr="00292DEB">
              <w:rPr>
                <w:color w:val="C00000"/>
                <w:sz w:val="15"/>
                <w:szCs w:val="15"/>
              </w:rPr>
              <w:t>6%</w:t>
            </w:r>
            <w:r w:rsidRPr="00292DEB">
              <w:rPr>
                <w:sz w:val="15"/>
                <w:szCs w:val="15"/>
              </w:rPr>
              <w:t>.</w:t>
            </w:r>
          </w:p>
        </w:tc>
        <w:tc>
          <w:tcPr>
            <w:tcW w:w="167" w:type="pct"/>
          </w:tcPr>
          <w:p w14:paraId="3CAAE0A4" w14:textId="56BCCE5B" w:rsidR="004945ED" w:rsidRPr="00292DEB" w:rsidRDefault="004945ED" w:rsidP="004945ED">
            <w:pPr>
              <w:spacing w:line="276" w:lineRule="auto"/>
              <w:rPr>
                <w:rFonts w:cs="Arial"/>
                <w:color w:val="0000FF"/>
                <w:lang w:val="fr-FR"/>
              </w:rPr>
            </w:pPr>
            <w:r w:rsidRPr="00292DEB">
              <w:rPr>
                <w:rFonts w:cs="Arial"/>
                <w:color w:val="0000FF"/>
              </w:rPr>
              <w:lastRenderedPageBreak/>
              <w:t>1</w:t>
            </w:r>
          </w:p>
        </w:tc>
        <w:tc>
          <w:tcPr>
            <w:tcW w:w="127" w:type="pct"/>
          </w:tcPr>
          <w:p w14:paraId="0278D2AB" w14:textId="2445688E" w:rsidR="004945ED" w:rsidRPr="00292DEB" w:rsidRDefault="004945ED" w:rsidP="004945ED">
            <w:pPr>
              <w:spacing w:line="276" w:lineRule="auto"/>
              <w:rPr>
                <w:rFonts w:cs="Arial"/>
                <w:color w:val="0000FF"/>
                <w:lang w:val="fr-FR"/>
              </w:rPr>
            </w:pPr>
            <w:r w:rsidRPr="00292DEB">
              <w:rPr>
                <w:rFonts w:cs="Arial"/>
                <w:color w:val="0000FF"/>
              </w:rPr>
              <w:t>10</w:t>
            </w:r>
          </w:p>
        </w:tc>
        <w:tc>
          <w:tcPr>
            <w:tcW w:w="402" w:type="pct"/>
          </w:tcPr>
          <w:p w14:paraId="70368A7D" w14:textId="15C8CDDB"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ECB8BCD" w14:textId="77777777" w:rsidTr="005D0FED">
        <w:tc>
          <w:tcPr>
            <w:tcW w:w="193" w:type="pct"/>
          </w:tcPr>
          <w:p w14:paraId="1F614A10" w14:textId="77777777" w:rsidR="004945ED" w:rsidRPr="00292DEB" w:rsidRDefault="004945ED" w:rsidP="004945ED">
            <w:pPr>
              <w:spacing w:line="276" w:lineRule="auto"/>
              <w:jc w:val="left"/>
              <w:rPr>
                <w:rFonts w:cs="Arial"/>
                <w:lang w:val="en-GB"/>
              </w:rPr>
            </w:pPr>
            <w:r w:rsidRPr="00292DEB">
              <w:rPr>
                <w:rFonts w:cs="Arial"/>
                <w:lang w:val="en-GB"/>
              </w:rPr>
              <w:t>EL</w:t>
            </w:r>
          </w:p>
          <w:p w14:paraId="726307F3" w14:textId="77777777" w:rsidR="004945ED" w:rsidRPr="00292DEB" w:rsidRDefault="004945ED" w:rsidP="004945ED">
            <w:pPr>
              <w:spacing w:line="276" w:lineRule="auto"/>
              <w:jc w:val="left"/>
              <w:rPr>
                <w:rFonts w:cs="Arial"/>
                <w:lang w:val="en-GB"/>
              </w:rPr>
            </w:pPr>
            <w:r w:rsidRPr="00292DEB">
              <w:rPr>
                <w:rFonts w:cs="Arial"/>
                <w:lang w:val="en-GB"/>
              </w:rPr>
              <w:t>EL</w:t>
            </w:r>
          </w:p>
          <w:p w14:paraId="6D50D43A" w14:textId="5C34F8B3"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4015B2EB" w14:textId="77777777" w:rsidR="004945ED" w:rsidRPr="00292DEB" w:rsidRDefault="004945ED" w:rsidP="004945ED">
            <w:pPr>
              <w:spacing w:line="276" w:lineRule="auto"/>
              <w:rPr>
                <w:rFonts w:cs="Arial"/>
              </w:rPr>
            </w:pPr>
            <w:r w:rsidRPr="00292DEB">
              <w:rPr>
                <w:rFonts w:cs="Arial"/>
              </w:rPr>
              <w:t>Wie das allgemeine Prinzip.</w:t>
            </w:r>
          </w:p>
          <w:p w14:paraId="1B7DAE66" w14:textId="77777777" w:rsidR="004945ED" w:rsidRPr="00292DEB" w:rsidRDefault="004945ED" w:rsidP="004945ED">
            <w:pPr>
              <w:spacing w:line="276" w:lineRule="auto"/>
              <w:rPr>
                <w:rFonts w:cs="Arial"/>
              </w:rPr>
            </w:pPr>
            <w:r w:rsidRPr="00292DEB">
              <w:rPr>
                <w:rFonts w:cs="Arial"/>
              </w:rPr>
              <w:t>Gemischtes System.</w:t>
            </w:r>
          </w:p>
          <w:p w14:paraId="3F984E67" w14:textId="77777777" w:rsidR="004945ED" w:rsidRPr="00292DEB" w:rsidRDefault="004945ED" w:rsidP="004945ED">
            <w:pPr>
              <w:spacing w:line="276" w:lineRule="auto"/>
              <w:rPr>
                <w:rFonts w:cs="Arial"/>
              </w:rPr>
            </w:pPr>
            <w:r w:rsidRPr="00292DEB">
              <w:rPr>
                <w:rFonts w:cs="Arial"/>
              </w:rPr>
              <w:t>Obligatorisches Sozialversicherungssystem.</w:t>
            </w:r>
          </w:p>
          <w:p w14:paraId="5104ACF8" w14:textId="77777777" w:rsidR="004945ED" w:rsidRPr="00292DEB" w:rsidRDefault="004945ED" w:rsidP="004945ED">
            <w:pPr>
              <w:spacing w:line="276" w:lineRule="auto"/>
              <w:rPr>
                <w:rFonts w:cs="Arial"/>
              </w:rPr>
            </w:pPr>
            <w:r w:rsidRPr="00292DEB">
              <w:rPr>
                <w:rFonts w:cs="Arial"/>
              </w:rPr>
              <w:t xml:space="preserve">Der Staat stellt Zuschüsse zur Deckung des Defizits der Elektronischen Nationalen </w:t>
            </w:r>
            <w:r w:rsidRPr="00292DEB">
              <w:rPr>
                <w:rFonts w:cs="Arial"/>
                <w:color w:val="008000"/>
              </w:rPr>
              <w:t>Sozialversicherung (e-EFKA) (</w:t>
            </w:r>
            <w:r w:rsidRPr="00292DEB">
              <w:rPr>
                <w:rFonts w:cs="Arial"/>
                <w:i/>
                <w:color w:val="008080"/>
              </w:rPr>
              <w:t xml:space="preserve">ΗΛΕΚΤΡΟΝΙΚΟΣ ΕΘΝΙΚΟΣ ΦΟΡΕΑΣ ΚΟΙΝΩΝΙΚΗΣ ΑΣΦΑΛΙΣΗΣ (e-ΕΦΚΑ)) </w:t>
            </w:r>
            <w:r w:rsidRPr="00292DEB">
              <w:rPr>
                <w:rFonts w:cs="Arial"/>
              </w:rPr>
              <w:t>bereit.</w:t>
            </w:r>
          </w:p>
          <w:p w14:paraId="3B6C80FB" w14:textId="77777777" w:rsidR="004945ED" w:rsidRPr="00292DEB" w:rsidRDefault="004945ED" w:rsidP="004945ED">
            <w:pPr>
              <w:spacing w:line="276" w:lineRule="auto"/>
              <w:rPr>
                <w:rFonts w:cs="Arial"/>
              </w:rPr>
            </w:pPr>
            <w:r w:rsidRPr="00292DEB">
              <w:rPr>
                <w:rFonts w:cs="Arial"/>
              </w:rPr>
              <w:t>Keine zweckgebundenen Steuern.</w:t>
            </w:r>
          </w:p>
          <w:p w14:paraId="4C9D03AF" w14:textId="77777777" w:rsidR="004945ED" w:rsidRPr="00292DEB" w:rsidRDefault="004945ED" w:rsidP="004945ED">
            <w:pPr>
              <w:spacing w:line="276" w:lineRule="auto"/>
              <w:rPr>
                <w:rFonts w:cs="Arial"/>
              </w:rPr>
            </w:pPr>
          </w:p>
          <w:p w14:paraId="3EA33CFF" w14:textId="77777777" w:rsidR="004945ED" w:rsidRPr="00292DEB" w:rsidRDefault="004945ED" w:rsidP="004945ED">
            <w:pPr>
              <w:spacing w:line="276" w:lineRule="auto"/>
              <w:rPr>
                <w:rFonts w:cs="Arial"/>
              </w:rPr>
            </w:pPr>
            <w:r w:rsidRPr="00292DEB">
              <w:rPr>
                <w:rFonts w:cs="Arial"/>
              </w:rPr>
              <w:t>Sozialbeitragssätze für Krankheit, Mutterschaft und Arbeitsunfälle:</w:t>
            </w:r>
          </w:p>
          <w:p w14:paraId="1767D61C" w14:textId="77777777" w:rsidR="004945ED" w:rsidRPr="00292DEB" w:rsidRDefault="004945ED" w:rsidP="004945ED">
            <w:pPr>
              <w:spacing w:line="276" w:lineRule="auto"/>
              <w:rPr>
                <w:rFonts w:cs="Arial"/>
              </w:rPr>
            </w:pPr>
            <w:r w:rsidRPr="00292DEB">
              <w:rPr>
                <w:rFonts w:cs="Arial"/>
                <w:color w:val="800000"/>
              </w:rPr>
              <w:t xml:space="preserve">0,65% </w:t>
            </w:r>
            <w:r w:rsidRPr="00292DEB">
              <w:rPr>
                <w:rFonts w:cs="Arial"/>
              </w:rPr>
              <w:t>insgesamt, davon</w:t>
            </w:r>
          </w:p>
          <w:p w14:paraId="058DB0FD" w14:textId="77777777" w:rsidR="004945ED" w:rsidRPr="00292DEB" w:rsidRDefault="004945ED" w:rsidP="004945ED">
            <w:pPr>
              <w:numPr>
                <w:ilvl w:val="0"/>
                <w:numId w:val="4"/>
              </w:numPr>
              <w:spacing w:line="276" w:lineRule="auto"/>
              <w:rPr>
                <w:rFonts w:cs="Arial"/>
              </w:rPr>
            </w:pPr>
            <w:r w:rsidRPr="00292DEB">
              <w:rPr>
                <w:rFonts w:cs="Arial"/>
                <w:color w:val="800000"/>
              </w:rPr>
              <w:t>0,40%</w:t>
            </w:r>
            <w:r w:rsidRPr="00292DEB">
              <w:rPr>
                <w:rFonts w:cs="Arial"/>
              </w:rPr>
              <w:t xml:space="preserve"> Arbeitnehmer,</w:t>
            </w:r>
          </w:p>
          <w:p w14:paraId="27CB91F5" w14:textId="77777777" w:rsidR="004945ED" w:rsidRPr="00292DEB" w:rsidRDefault="004945ED" w:rsidP="004945ED">
            <w:pPr>
              <w:numPr>
                <w:ilvl w:val="0"/>
                <w:numId w:val="4"/>
              </w:numPr>
              <w:spacing w:line="276" w:lineRule="auto"/>
              <w:rPr>
                <w:rFonts w:cs="Arial"/>
              </w:rPr>
            </w:pPr>
            <w:r w:rsidRPr="00292DEB">
              <w:rPr>
                <w:rFonts w:cs="Arial"/>
                <w:color w:val="800000"/>
              </w:rPr>
              <w:t>0,25%</w:t>
            </w:r>
            <w:r w:rsidRPr="00292DEB">
              <w:rPr>
                <w:rFonts w:cs="Arial"/>
              </w:rPr>
              <w:t xml:space="preserve"> Arbeitgeber.</w:t>
            </w:r>
          </w:p>
          <w:p w14:paraId="47AB38BF" w14:textId="77777777" w:rsidR="004945ED" w:rsidRPr="00292DEB" w:rsidRDefault="004945ED" w:rsidP="004945ED">
            <w:pPr>
              <w:spacing w:line="276" w:lineRule="auto"/>
              <w:rPr>
                <w:rFonts w:cs="Arial"/>
              </w:rPr>
            </w:pPr>
          </w:p>
          <w:p w14:paraId="27247136" w14:textId="4C81F6D8" w:rsidR="004945ED" w:rsidRPr="00292DEB" w:rsidRDefault="004945ED" w:rsidP="003176B1">
            <w:pPr>
              <w:spacing w:line="276" w:lineRule="auto"/>
              <w:rPr>
                <w:rFonts w:cs="Arial"/>
              </w:rPr>
            </w:pPr>
            <w:r w:rsidRPr="00292DEB">
              <w:rPr>
                <w:rFonts w:cs="Arial"/>
              </w:rPr>
              <w:t xml:space="preserve">Selbstständige, unabhängige Fachleute und Landwirte zahlen einen monatlichen Festbetrag, ausgewählt aus </w:t>
            </w:r>
            <w:r w:rsidRPr="00292DEB">
              <w:rPr>
                <w:rFonts w:cs="Arial"/>
                <w:color w:val="C00000"/>
              </w:rPr>
              <w:t>6</w:t>
            </w:r>
            <w:r w:rsidRPr="00292DEB">
              <w:rPr>
                <w:rFonts w:cs="Arial"/>
              </w:rPr>
              <w:t xml:space="preserve"> Versicherungskategorien.</w:t>
            </w:r>
          </w:p>
        </w:tc>
        <w:tc>
          <w:tcPr>
            <w:tcW w:w="1370" w:type="pct"/>
          </w:tcPr>
          <w:p w14:paraId="28AB0B63" w14:textId="77777777" w:rsidR="004945ED" w:rsidRPr="00292DEB" w:rsidRDefault="004945ED" w:rsidP="004945ED">
            <w:pPr>
              <w:spacing w:line="276" w:lineRule="auto"/>
              <w:rPr>
                <w:rFonts w:cs="Arial"/>
                <w:lang w:val="fr-BE"/>
              </w:rPr>
            </w:pPr>
            <w:r w:rsidRPr="00292DEB">
              <w:rPr>
                <w:rFonts w:cs="Arial"/>
                <w:lang w:val="fr-BE"/>
              </w:rPr>
              <w:t>Même principe que le principe général.</w:t>
            </w:r>
          </w:p>
          <w:p w14:paraId="44E0A789"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w:t>
            </w:r>
            <w:r w:rsidRPr="00292DEB">
              <w:rPr>
                <w:rFonts w:eastAsia="Arial" w:cs="Arial"/>
                <w:iCs/>
                <w:color w:val="008000"/>
                <w:lang w:val="fr-BE"/>
              </w:rPr>
              <w:t xml:space="preserve"> </w:t>
            </w:r>
          </w:p>
          <w:p w14:paraId="7988130D" w14:textId="77777777" w:rsidR="004945ED" w:rsidRPr="00292DEB" w:rsidRDefault="004945ED" w:rsidP="004945ED">
            <w:pPr>
              <w:spacing w:line="276" w:lineRule="auto"/>
              <w:rPr>
                <w:rFonts w:eastAsia="Arial" w:cs="Arial"/>
                <w:lang w:val="fr-BE"/>
              </w:rPr>
            </w:pPr>
            <w:r w:rsidRPr="00292DEB">
              <w:rPr>
                <w:rFonts w:eastAsia="Arial" w:cs="Arial"/>
                <w:lang w:val="fr-BE"/>
              </w:rPr>
              <w:t>Régime d’assurance sociale obligatoire.</w:t>
            </w:r>
          </w:p>
          <w:p w14:paraId="744FC338" w14:textId="77777777" w:rsidR="004945ED" w:rsidRPr="00292DEB" w:rsidRDefault="004945ED" w:rsidP="004945ED">
            <w:pPr>
              <w:spacing w:line="276" w:lineRule="auto"/>
              <w:rPr>
                <w:rFonts w:cs="Arial"/>
                <w:color w:val="008000"/>
                <w:lang w:val="fr-BE"/>
              </w:rPr>
            </w:pPr>
            <w:r w:rsidRPr="00292DEB">
              <w:rPr>
                <w:rFonts w:eastAsia="Arial" w:cs="Arial"/>
                <w:lang w:val="fr-BE"/>
              </w:rPr>
              <w:t xml:space="preserve">L’État accorde des subventions pour couvrir le déficit du </w:t>
            </w:r>
            <w:r w:rsidRPr="00292DEB">
              <w:rPr>
                <w:rFonts w:cs="Arial"/>
                <w:color w:val="008000"/>
                <w:lang w:val="fr-BE"/>
              </w:rPr>
              <w:t>Fonds national en ligne pour la sécurité sociale (e-EFKA) (</w:t>
            </w:r>
            <w:r w:rsidRPr="00292DEB">
              <w:rPr>
                <w:rFonts w:cs="Arial"/>
                <w:i/>
                <w:color w:val="008080"/>
                <w:lang w:val="fr-BE"/>
              </w:rPr>
              <w:t>ΗΛΕΚΤΡΟΝΙΚΟΣ ΕΘΝΙΚΟΣ ΦΟΡΕΑΣ ΚΟΙΝΩΝΙΚΗΣ ΑΣΦΑΛΙΣΗΣ (e-ΕΦΚΑ))</w:t>
            </w:r>
            <w:r w:rsidRPr="00292DEB">
              <w:rPr>
                <w:rFonts w:cs="Arial"/>
                <w:color w:val="008000"/>
                <w:lang w:val="fr-BE"/>
              </w:rPr>
              <w:t>.</w:t>
            </w:r>
          </w:p>
          <w:p w14:paraId="330131F5" w14:textId="77777777" w:rsidR="004945ED" w:rsidRPr="00292DEB" w:rsidRDefault="004945ED" w:rsidP="004945ED">
            <w:pPr>
              <w:spacing w:line="276" w:lineRule="auto"/>
              <w:rPr>
                <w:rFonts w:cs="Arial"/>
                <w:lang w:val="fr-BE"/>
              </w:rPr>
            </w:pPr>
            <w:r w:rsidRPr="00292DEB">
              <w:rPr>
                <w:rFonts w:cs="Arial"/>
                <w:lang w:val="fr-BE"/>
              </w:rPr>
              <w:t>Pas de taxes à affectation spéciale.</w:t>
            </w:r>
          </w:p>
          <w:p w14:paraId="4FE64C29" w14:textId="77777777" w:rsidR="004945ED" w:rsidRPr="00292DEB" w:rsidRDefault="004945ED" w:rsidP="004945ED">
            <w:pPr>
              <w:pStyle w:val="StandardLinks"/>
              <w:spacing w:line="276" w:lineRule="auto"/>
              <w:jc w:val="both"/>
              <w:rPr>
                <w:rFonts w:cs="Arial"/>
                <w:lang w:val="fr-BE"/>
              </w:rPr>
            </w:pPr>
          </w:p>
          <w:p w14:paraId="510497A9" w14:textId="77777777" w:rsidR="004945ED" w:rsidRPr="00292DEB" w:rsidRDefault="004945ED" w:rsidP="004945ED">
            <w:pPr>
              <w:pStyle w:val="StandardLinks"/>
              <w:spacing w:line="276" w:lineRule="auto"/>
              <w:jc w:val="both"/>
              <w:rPr>
                <w:rFonts w:cs="Arial"/>
                <w:lang w:val="fr-BE"/>
              </w:rPr>
            </w:pPr>
            <w:r w:rsidRPr="00292DEB">
              <w:rPr>
                <w:rFonts w:cs="Arial"/>
                <w:lang w:val="fr-BE"/>
              </w:rPr>
              <w:t xml:space="preserve">Taux de cotisation sociale pour la maladie, la maternité et les accidents du travail: </w:t>
            </w:r>
          </w:p>
          <w:p w14:paraId="383B1546" w14:textId="77777777" w:rsidR="004945ED" w:rsidRPr="00292DEB" w:rsidRDefault="004945ED" w:rsidP="004945ED">
            <w:pPr>
              <w:pStyle w:val="StandardLinks"/>
              <w:suppressAutoHyphens/>
              <w:spacing w:line="276" w:lineRule="auto"/>
              <w:jc w:val="both"/>
              <w:rPr>
                <w:rFonts w:cs="Arial"/>
                <w:lang w:val="fr-BE"/>
              </w:rPr>
            </w:pPr>
            <w:r w:rsidRPr="00292DEB">
              <w:rPr>
                <w:rFonts w:cs="Arial"/>
                <w:color w:val="C00000"/>
                <w:lang w:val="fr-BE"/>
              </w:rPr>
              <w:t>0,65</w:t>
            </w:r>
            <w:r w:rsidRPr="00292DEB">
              <w:rPr>
                <w:rFonts w:cs="Arial"/>
                <w:lang w:val="fr-BE"/>
              </w:rPr>
              <w:t>% au total, dont</w:t>
            </w:r>
          </w:p>
          <w:p w14:paraId="4DABE0F7"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0,40</w:t>
            </w:r>
            <w:r w:rsidRPr="00292DEB">
              <w:rPr>
                <w:rFonts w:ascii="Arial" w:hAnsi="Arial" w:cs="Arial"/>
                <w:sz w:val="15"/>
                <w:szCs w:val="15"/>
                <w:lang w:val="fr-BE"/>
              </w:rPr>
              <w:t>% salarié</w:t>
            </w:r>
          </w:p>
          <w:p w14:paraId="55E248F5"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0,25%</w:t>
            </w:r>
            <w:r w:rsidRPr="00292DEB">
              <w:rPr>
                <w:rFonts w:ascii="Arial" w:hAnsi="Arial" w:cs="Arial"/>
                <w:sz w:val="15"/>
                <w:szCs w:val="15"/>
                <w:lang w:val="fr-BE"/>
              </w:rPr>
              <w:t xml:space="preserve"> employeur</w:t>
            </w:r>
          </w:p>
          <w:p w14:paraId="6515C80D" w14:textId="77777777" w:rsidR="004945ED" w:rsidRPr="00292DEB" w:rsidRDefault="004945ED" w:rsidP="004945ED">
            <w:pPr>
              <w:spacing w:line="276" w:lineRule="auto"/>
              <w:rPr>
                <w:rFonts w:cs="Arial"/>
                <w:lang w:val="fr-BE"/>
              </w:rPr>
            </w:pPr>
          </w:p>
          <w:p w14:paraId="6475C29F" w14:textId="5CD77F78" w:rsidR="004945ED" w:rsidRPr="00292DEB" w:rsidRDefault="004945ED" w:rsidP="003176B1">
            <w:pPr>
              <w:spacing w:line="276" w:lineRule="auto"/>
              <w:rPr>
                <w:rFonts w:cs="Arial"/>
                <w:lang w:val="fr-BE"/>
              </w:rPr>
            </w:pPr>
            <w:r w:rsidRPr="00292DEB">
              <w:rPr>
                <w:rFonts w:cs="Arial"/>
                <w:lang w:val="fr-BE"/>
              </w:rPr>
              <w:t xml:space="preserve">Les travailleurs indépendants, les professions libérales et les agriculteurs versent un montant fixe chaque mois, qu’ils choisissent parmi </w:t>
            </w:r>
            <w:r w:rsidRPr="00292DEB">
              <w:rPr>
                <w:rFonts w:cs="Arial"/>
                <w:color w:val="C00000"/>
                <w:lang w:val="fr-BE"/>
              </w:rPr>
              <w:t>six</w:t>
            </w:r>
            <w:r w:rsidRPr="00292DEB">
              <w:rPr>
                <w:rFonts w:cs="Arial"/>
                <w:lang w:val="fr-BE"/>
              </w:rPr>
              <w:t xml:space="preserve"> catégories d’assurance.</w:t>
            </w:r>
          </w:p>
        </w:tc>
        <w:tc>
          <w:tcPr>
            <w:tcW w:w="1370" w:type="pct"/>
          </w:tcPr>
          <w:p w14:paraId="273940BA"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E-I-11-EL</w:t>
            </w:r>
          </w:p>
          <w:p w14:paraId="5A74D9DD"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4FD6D94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Mixed system. </w:t>
            </w:r>
          </w:p>
          <w:p w14:paraId="0059C15A"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w:t>
            </w:r>
          </w:p>
          <w:p w14:paraId="0E5B3D4A" w14:textId="77777777" w:rsidR="004945ED" w:rsidRPr="00292DEB" w:rsidRDefault="004945ED" w:rsidP="004945ED">
            <w:pPr>
              <w:pStyle w:val="Normal0"/>
              <w:pBdr>
                <w:top w:val="nil"/>
                <w:left w:val="nil"/>
                <w:bottom w:val="nil"/>
                <w:right w:val="nil"/>
                <w:between w:val="nil"/>
              </w:pBdr>
              <w:spacing w:after="0"/>
              <w:rPr>
                <w:color w:val="008000"/>
                <w:sz w:val="15"/>
                <w:szCs w:val="15"/>
                <w:lang w:val="en-GB"/>
              </w:rPr>
            </w:pPr>
            <w:r w:rsidRPr="00292DEB">
              <w:rPr>
                <w:color w:val="000000"/>
                <w:sz w:val="15"/>
                <w:szCs w:val="15"/>
                <w:lang w:val="en-GB"/>
              </w:rPr>
              <w:t xml:space="preserve">The State provides subsidy to cover the deficit of the </w:t>
            </w:r>
            <w:r w:rsidRPr="00292DEB">
              <w:rPr>
                <w:color w:val="008000"/>
                <w:sz w:val="15"/>
                <w:szCs w:val="15"/>
                <w:lang w:val="en-GB"/>
              </w:rPr>
              <w:t>Electronic National Social Security Fund (e-EFKA) (</w:t>
            </w:r>
            <w:r w:rsidRPr="00292DEB">
              <w:rPr>
                <w:i/>
                <w:color w:val="008080"/>
                <w:sz w:val="15"/>
                <w:szCs w:val="15"/>
              </w:rPr>
              <w:t>ΗΛΕΚΤΡΟΝΙΚΟΣ</w:t>
            </w:r>
            <w:r w:rsidRPr="00292DEB">
              <w:rPr>
                <w:i/>
                <w:color w:val="008080"/>
                <w:sz w:val="15"/>
                <w:szCs w:val="15"/>
                <w:lang w:val="en-GB"/>
              </w:rPr>
              <w:t xml:space="preserve"> </w:t>
            </w:r>
            <w:r w:rsidRPr="00292DEB">
              <w:rPr>
                <w:i/>
                <w:color w:val="008080"/>
                <w:sz w:val="15"/>
                <w:szCs w:val="15"/>
              </w:rPr>
              <w:t>ΕΘΝΙΚΟΣ</w:t>
            </w:r>
            <w:r w:rsidRPr="00292DEB">
              <w:rPr>
                <w:i/>
                <w:color w:val="008080"/>
                <w:sz w:val="15"/>
                <w:szCs w:val="15"/>
                <w:lang w:val="en-GB"/>
              </w:rPr>
              <w:t xml:space="preserve"> </w:t>
            </w:r>
            <w:r w:rsidRPr="00292DEB">
              <w:rPr>
                <w:i/>
                <w:color w:val="008080"/>
                <w:sz w:val="15"/>
                <w:szCs w:val="15"/>
              </w:rPr>
              <w:t>ΦΟΡΕΑΣ</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ΑΣΦΑΛΙΣΗΣ</w:t>
            </w:r>
            <w:r w:rsidRPr="00292DEB">
              <w:rPr>
                <w:i/>
                <w:color w:val="008080"/>
                <w:sz w:val="15"/>
                <w:szCs w:val="15"/>
                <w:lang w:val="en-GB"/>
              </w:rPr>
              <w:t xml:space="preserve"> (e-</w:t>
            </w:r>
            <w:r w:rsidRPr="00292DEB">
              <w:rPr>
                <w:i/>
                <w:color w:val="008080"/>
                <w:sz w:val="15"/>
                <w:szCs w:val="15"/>
              </w:rPr>
              <w:t>ΕΦΚΑ</w:t>
            </w:r>
            <w:r w:rsidRPr="00292DEB">
              <w:rPr>
                <w:i/>
                <w:color w:val="008080"/>
                <w:sz w:val="15"/>
                <w:szCs w:val="15"/>
                <w:lang w:val="en-GB"/>
              </w:rPr>
              <w:t>)</w:t>
            </w:r>
            <w:r w:rsidRPr="00292DEB">
              <w:rPr>
                <w:color w:val="008000"/>
                <w:sz w:val="15"/>
                <w:szCs w:val="15"/>
                <w:lang w:val="en-GB"/>
              </w:rPr>
              <w:t>).</w:t>
            </w:r>
          </w:p>
          <w:p w14:paraId="5D4AFE1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earmarked taxes.</w:t>
            </w:r>
          </w:p>
          <w:p w14:paraId="2101FDF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6478E1B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Social contributions rates for sickness, maternity and accidents at work:</w:t>
            </w:r>
          </w:p>
          <w:p w14:paraId="0C7731E6"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0.65</w:t>
            </w:r>
            <w:r w:rsidRPr="00292DEB">
              <w:rPr>
                <w:color w:val="000000"/>
                <w:sz w:val="15"/>
                <w:szCs w:val="15"/>
              </w:rPr>
              <w:t xml:space="preserve">% total of </w:t>
            </w:r>
            <w:proofErr w:type="spellStart"/>
            <w:r w:rsidRPr="00292DEB">
              <w:rPr>
                <w:color w:val="000000"/>
                <w:sz w:val="15"/>
                <w:szCs w:val="15"/>
              </w:rPr>
              <w:t>which</w:t>
            </w:r>
            <w:proofErr w:type="spellEnd"/>
          </w:p>
          <w:p w14:paraId="53C1FBED" w14:textId="77777777" w:rsidR="004945ED" w:rsidRPr="00292DEB" w:rsidRDefault="004945ED" w:rsidP="004945ED">
            <w:pPr>
              <w:pStyle w:val="Normal0"/>
              <w:numPr>
                <w:ilvl w:val="0"/>
                <w:numId w:val="102"/>
              </w:numPr>
              <w:pBdr>
                <w:top w:val="nil"/>
                <w:left w:val="nil"/>
                <w:bottom w:val="nil"/>
                <w:right w:val="nil"/>
                <w:between w:val="nil"/>
              </w:pBdr>
              <w:spacing w:before="0" w:after="0"/>
              <w:ind w:hanging="55"/>
              <w:rPr>
                <w:color w:val="000000"/>
                <w:sz w:val="15"/>
                <w:szCs w:val="15"/>
              </w:rPr>
            </w:pPr>
            <w:r w:rsidRPr="00292DEB">
              <w:rPr>
                <w:color w:val="C00000"/>
                <w:sz w:val="15"/>
                <w:szCs w:val="15"/>
              </w:rPr>
              <w:t>0.40</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53EA95DA" w14:textId="77777777" w:rsidR="004945ED" w:rsidRPr="00292DEB" w:rsidRDefault="004945ED" w:rsidP="004945ED">
            <w:pPr>
              <w:pStyle w:val="Normal0"/>
              <w:numPr>
                <w:ilvl w:val="0"/>
                <w:numId w:val="102"/>
              </w:numPr>
              <w:pBdr>
                <w:top w:val="nil"/>
                <w:left w:val="nil"/>
                <w:bottom w:val="nil"/>
                <w:right w:val="nil"/>
                <w:between w:val="nil"/>
              </w:pBdr>
              <w:spacing w:before="0" w:after="0"/>
              <w:ind w:hanging="55"/>
              <w:rPr>
                <w:color w:val="000000"/>
                <w:sz w:val="15"/>
                <w:szCs w:val="15"/>
              </w:rPr>
            </w:pPr>
            <w:r w:rsidRPr="00292DEB">
              <w:rPr>
                <w:color w:val="C00000"/>
                <w:sz w:val="15"/>
                <w:szCs w:val="15"/>
              </w:rPr>
              <w:t>0.25</w:t>
            </w:r>
            <w:r w:rsidRPr="00292DEB">
              <w:rPr>
                <w:color w:val="000000"/>
                <w:sz w:val="15"/>
                <w:szCs w:val="15"/>
              </w:rPr>
              <w:t>% employer.</w:t>
            </w:r>
          </w:p>
          <w:p w14:paraId="6983B578"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7CD984DA" w14:textId="3E8F911B" w:rsidR="004945ED" w:rsidRPr="00292DEB" w:rsidRDefault="004945ED" w:rsidP="003176B1">
            <w:pPr>
              <w:pStyle w:val="Normal0"/>
              <w:pBdr>
                <w:top w:val="nil"/>
                <w:left w:val="nil"/>
                <w:bottom w:val="nil"/>
                <w:right w:val="nil"/>
                <w:between w:val="nil"/>
              </w:pBdr>
              <w:spacing w:after="0"/>
              <w:rPr>
                <w:b/>
                <w:color w:val="FF0000"/>
                <w:sz w:val="15"/>
                <w:szCs w:val="15"/>
                <w:lang w:val="en-US"/>
              </w:rPr>
            </w:pPr>
            <w:r w:rsidRPr="00292DEB">
              <w:rPr>
                <w:color w:val="000000"/>
                <w:sz w:val="15"/>
                <w:szCs w:val="15"/>
                <w:lang w:val="en-GB"/>
              </w:rPr>
              <w:t xml:space="preserve">Self-employed, independent professionals pay a fixed amount each month, chosen among </w:t>
            </w:r>
            <w:r w:rsidRPr="00292DEB">
              <w:rPr>
                <w:color w:val="C00000"/>
                <w:sz w:val="15"/>
                <w:szCs w:val="15"/>
                <w:lang w:val="en-GB"/>
              </w:rPr>
              <w:t>6</w:t>
            </w:r>
            <w:r w:rsidRPr="00292DEB">
              <w:rPr>
                <w:color w:val="000000"/>
                <w:sz w:val="15"/>
                <w:szCs w:val="15"/>
                <w:lang w:val="en-GB"/>
              </w:rPr>
              <w:t xml:space="preserve"> insurance categories.</w:t>
            </w:r>
          </w:p>
        </w:tc>
        <w:tc>
          <w:tcPr>
            <w:tcW w:w="167" w:type="pct"/>
          </w:tcPr>
          <w:p w14:paraId="4E40E10C"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49B527A1" w14:textId="77777777" w:rsidR="004945ED" w:rsidRPr="00292DEB" w:rsidRDefault="004945ED" w:rsidP="004945ED">
            <w:pPr>
              <w:spacing w:line="276" w:lineRule="auto"/>
              <w:rPr>
                <w:rFonts w:cs="Arial"/>
                <w:color w:val="0000FF"/>
                <w:lang w:val="en-US"/>
              </w:rPr>
            </w:pPr>
          </w:p>
        </w:tc>
        <w:tc>
          <w:tcPr>
            <w:tcW w:w="127" w:type="pct"/>
          </w:tcPr>
          <w:p w14:paraId="2A065F01" w14:textId="77777777" w:rsidR="004945ED" w:rsidRPr="00292DEB" w:rsidRDefault="004945ED" w:rsidP="004945ED">
            <w:pPr>
              <w:spacing w:line="276" w:lineRule="auto"/>
              <w:rPr>
                <w:rFonts w:cs="Arial"/>
                <w:color w:val="0000FF"/>
                <w:lang w:val="fr-FR"/>
              </w:rPr>
            </w:pPr>
            <w:r w:rsidRPr="00292DEB">
              <w:rPr>
                <w:rFonts w:cs="Arial"/>
                <w:color w:val="0000FF"/>
                <w:lang w:val="fr-FR"/>
              </w:rPr>
              <w:t>11</w:t>
            </w:r>
          </w:p>
          <w:p w14:paraId="29ADE492" w14:textId="77777777" w:rsidR="004945ED" w:rsidRPr="00292DEB" w:rsidRDefault="004945ED" w:rsidP="004945ED">
            <w:pPr>
              <w:spacing w:line="276" w:lineRule="auto"/>
              <w:rPr>
                <w:rFonts w:cs="Arial"/>
                <w:color w:val="0000FF"/>
                <w:lang w:val="en-US"/>
              </w:rPr>
            </w:pPr>
          </w:p>
        </w:tc>
        <w:tc>
          <w:tcPr>
            <w:tcW w:w="402" w:type="pct"/>
          </w:tcPr>
          <w:p w14:paraId="0336141B"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520E0466" w14:textId="77777777" w:rsidR="004945ED" w:rsidRPr="00292DEB" w:rsidRDefault="004945ED" w:rsidP="004945ED">
            <w:pPr>
              <w:spacing w:line="276" w:lineRule="auto"/>
              <w:rPr>
                <w:rFonts w:cs="Arial"/>
                <w:color w:val="0000FF"/>
                <w:lang w:val="en-US"/>
              </w:rPr>
            </w:pPr>
          </w:p>
        </w:tc>
      </w:tr>
      <w:tr w:rsidR="004945ED" w:rsidRPr="00292DEB" w14:paraId="59F122D1" w14:textId="77777777" w:rsidTr="005D0FED">
        <w:tc>
          <w:tcPr>
            <w:tcW w:w="193" w:type="pct"/>
          </w:tcPr>
          <w:p w14:paraId="275ABF56" w14:textId="4ED166F6"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5267B88B" w14:textId="77777777" w:rsidR="004945ED" w:rsidRPr="00292DEB" w:rsidRDefault="004945ED" w:rsidP="004945ED">
            <w:pPr>
              <w:spacing w:line="276" w:lineRule="auto"/>
              <w:rPr>
                <w:rFonts w:eastAsia="Times New Roman" w:cs="Arial"/>
              </w:rPr>
            </w:pPr>
            <w:r w:rsidRPr="00292DEB">
              <w:rPr>
                <w:rFonts w:eastAsia="Times New Roman" w:cs="Arial"/>
              </w:rPr>
              <w:t xml:space="preserve">Überwiegend aus Sozialbeiträgen finanziert. </w:t>
            </w:r>
          </w:p>
          <w:p w14:paraId="701F89C7" w14:textId="77777777" w:rsidR="004945ED" w:rsidRPr="00292DEB" w:rsidRDefault="004945ED" w:rsidP="004945ED">
            <w:pPr>
              <w:spacing w:line="276" w:lineRule="auto"/>
              <w:rPr>
                <w:rFonts w:eastAsia="Times New Roman" w:cs="Arial"/>
                <w:iCs/>
              </w:rPr>
            </w:pPr>
            <w:r w:rsidRPr="00292DEB">
              <w:rPr>
                <w:rFonts w:eastAsia="Times New Roman" w:cs="Arial"/>
              </w:rPr>
              <w:t>Zum geringeren Teil vom Staat finanziert.</w:t>
            </w:r>
          </w:p>
          <w:p w14:paraId="5F6B14B1" w14:textId="77777777" w:rsidR="004945ED" w:rsidRPr="00292DEB" w:rsidRDefault="004945ED" w:rsidP="004945ED">
            <w:pPr>
              <w:spacing w:line="276" w:lineRule="auto"/>
              <w:rPr>
                <w:rFonts w:cs="Arial"/>
              </w:rPr>
            </w:pPr>
          </w:p>
        </w:tc>
        <w:tc>
          <w:tcPr>
            <w:tcW w:w="1370" w:type="pct"/>
          </w:tcPr>
          <w:p w14:paraId="04F59CF8" w14:textId="77777777" w:rsidR="004945ED" w:rsidRPr="00292DEB" w:rsidRDefault="004945ED" w:rsidP="004945ED">
            <w:pPr>
              <w:spacing w:line="276" w:lineRule="auto"/>
              <w:rPr>
                <w:rFonts w:eastAsia="Times New Roman" w:cs="Arial"/>
                <w:iCs/>
                <w:lang w:val="fr-BE"/>
              </w:rPr>
            </w:pPr>
            <w:r w:rsidRPr="00292DEB">
              <w:rPr>
                <w:rFonts w:eastAsia="Times New Roman" w:cs="Arial"/>
                <w:lang w:val="fr-BE"/>
              </w:rPr>
              <w:t>Principalement financé par les cotisations sociales.</w:t>
            </w:r>
          </w:p>
          <w:p w14:paraId="2A05AAF6" w14:textId="5D938B5E" w:rsidR="004945ED" w:rsidRPr="00292DEB" w:rsidRDefault="004945ED" w:rsidP="004945ED">
            <w:pPr>
              <w:spacing w:line="276" w:lineRule="auto"/>
              <w:rPr>
                <w:rFonts w:cs="Arial"/>
                <w:lang w:val="fr-BE"/>
              </w:rPr>
            </w:pPr>
            <w:r w:rsidRPr="00292DEB">
              <w:rPr>
                <w:rFonts w:eastAsia="Times New Roman" w:cs="Arial"/>
                <w:bCs/>
                <w:lang w:val="fr-BE"/>
              </w:rPr>
              <w:t>Une part mineure est financée par l’État.</w:t>
            </w:r>
          </w:p>
        </w:tc>
        <w:tc>
          <w:tcPr>
            <w:tcW w:w="1370" w:type="pct"/>
          </w:tcPr>
          <w:p w14:paraId="175946E2" w14:textId="77777777" w:rsidR="003176B1" w:rsidRDefault="004945ED" w:rsidP="003176B1">
            <w:pPr>
              <w:pStyle w:val="Heading4"/>
              <w:jc w:val="left"/>
              <w:rPr>
                <w:rFonts w:cs="Arial"/>
                <w:i w:val="0"/>
                <w:iCs w:val="0"/>
                <w:sz w:val="15"/>
                <w:szCs w:val="15"/>
                <w:lang w:val="en-GB"/>
              </w:rPr>
            </w:pPr>
            <w:r w:rsidRPr="003176B1">
              <w:rPr>
                <w:rFonts w:cs="Arial"/>
                <w:b w:val="0"/>
                <w:i w:val="0"/>
                <w:iCs w:val="0"/>
                <w:sz w:val="15"/>
                <w:szCs w:val="15"/>
                <w:lang w:val="en-GB"/>
              </w:rPr>
              <w:t>Funded mainly by social contributions.</w:t>
            </w:r>
            <w:r w:rsidRPr="003176B1">
              <w:rPr>
                <w:rFonts w:cs="Arial"/>
                <w:i w:val="0"/>
                <w:iCs w:val="0"/>
                <w:sz w:val="15"/>
                <w:szCs w:val="15"/>
                <w:lang w:val="en-GB"/>
              </w:rPr>
              <w:t xml:space="preserve"> </w:t>
            </w:r>
          </w:p>
          <w:p w14:paraId="2A26C46B" w14:textId="7906DD00" w:rsidR="004945ED" w:rsidRPr="003176B1" w:rsidRDefault="004945ED" w:rsidP="003176B1">
            <w:pPr>
              <w:pStyle w:val="Heading4"/>
              <w:jc w:val="left"/>
              <w:rPr>
                <w:rFonts w:cs="Arial"/>
                <w:b w:val="0"/>
                <w:i w:val="0"/>
                <w:iCs w:val="0"/>
                <w:sz w:val="15"/>
                <w:szCs w:val="15"/>
                <w:lang w:val="en-GB"/>
              </w:rPr>
            </w:pPr>
            <w:r w:rsidRPr="003176B1">
              <w:rPr>
                <w:rFonts w:cs="Arial"/>
                <w:b w:val="0"/>
                <w:i w:val="0"/>
                <w:iCs w:val="0"/>
                <w:sz w:val="15"/>
                <w:szCs w:val="15"/>
                <w:lang w:val="en-GB"/>
              </w:rPr>
              <w:t>Minor part funded by the State.</w:t>
            </w:r>
          </w:p>
          <w:p w14:paraId="367C5EFB" w14:textId="7777777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5C54A530" w14:textId="0FC447E3"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65212C2" w14:textId="78068051" w:rsidR="004945ED" w:rsidRPr="00292DEB" w:rsidRDefault="004945ED" w:rsidP="004945ED">
            <w:pPr>
              <w:spacing w:line="276" w:lineRule="auto"/>
              <w:rPr>
                <w:rFonts w:cs="Arial"/>
                <w:color w:val="0000FF"/>
                <w:lang w:val="fr-FR"/>
              </w:rPr>
            </w:pPr>
            <w:r w:rsidRPr="00292DEB">
              <w:rPr>
                <w:rFonts w:cs="Arial"/>
                <w:color w:val="0000FF"/>
                <w:lang w:val="fr-FR"/>
              </w:rPr>
              <w:t>12</w:t>
            </w:r>
          </w:p>
        </w:tc>
        <w:tc>
          <w:tcPr>
            <w:tcW w:w="402" w:type="pct"/>
          </w:tcPr>
          <w:p w14:paraId="05A65AAC" w14:textId="2C759C1E"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20F76CC" w14:textId="77777777" w:rsidTr="005D0FED">
        <w:tc>
          <w:tcPr>
            <w:tcW w:w="193" w:type="pct"/>
          </w:tcPr>
          <w:p w14:paraId="12D19DD2" w14:textId="36F2FE25"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0EA0385D" w14:textId="230CA3B7" w:rsidR="004945ED" w:rsidRPr="00292DEB" w:rsidRDefault="004945ED" w:rsidP="004945ED">
            <w:pPr>
              <w:spacing w:line="276" w:lineRule="auto"/>
              <w:rPr>
                <w:rFonts w:cs="Arial"/>
              </w:rPr>
            </w:pPr>
            <w:r w:rsidRPr="00292DEB">
              <w:rPr>
                <w:rFonts w:cs="Arial"/>
              </w:rPr>
              <w:t>Nicht anwendbar (Selbstständige zahlen einen Festbetrag).</w:t>
            </w:r>
          </w:p>
        </w:tc>
        <w:tc>
          <w:tcPr>
            <w:tcW w:w="1370" w:type="pct"/>
          </w:tcPr>
          <w:p w14:paraId="339F0EAB" w14:textId="36F167E4" w:rsidR="004945ED" w:rsidRPr="00292DEB" w:rsidRDefault="004945ED" w:rsidP="004945ED">
            <w:pPr>
              <w:spacing w:line="276" w:lineRule="auto"/>
              <w:rPr>
                <w:rFonts w:cs="Arial"/>
                <w:lang w:val="fr-BE"/>
              </w:rPr>
            </w:pPr>
            <w:r w:rsidRPr="00292DEB">
              <w:rPr>
                <w:rFonts w:cs="Arial"/>
                <w:lang w:val="fr-BE"/>
              </w:rPr>
              <w:t>Non applicable (le travailleur indépendant verse un montant fixe).</w:t>
            </w:r>
          </w:p>
        </w:tc>
        <w:tc>
          <w:tcPr>
            <w:tcW w:w="1370" w:type="pct"/>
          </w:tcPr>
          <w:p w14:paraId="78028983" w14:textId="2FACA8EE"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Not applicable (self-employed pay a fixed amount).</w:t>
            </w:r>
          </w:p>
        </w:tc>
        <w:tc>
          <w:tcPr>
            <w:tcW w:w="167" w:type="pct"/>
          </w:tcPr>
          <w:p w14:paraId="14626D2A" w14:textId="2A792F87"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1F02A06D" w14:textId="06212437" w:rsidR="004945ED" w:rsidRPr="00292DEB" w:rsidRDefault="004945ED" w:rsidP="004945ED">
            <w:pPr>
              <w:spacing w:line="276" w:lineRule="auto"/>
              <w:rPr>
                <w:rFonts w:cs="Arial"/>
                <w:color w:val="0000FF"/>
                <w:lang w:val="fr-FR"/>
              </w:rPr>
            </w:pPr>
            <w:r w:rsidRPr="00292DEB">
              <w:rPr>
                <w:rFonts w:cs="Arial"/>
                <w:color w:val="0000FF"/>
              </w:rPr>
              <w:t>13</w:t>
            </w:r>
          </w:p>
        </w:tc>
        <w:tc>
          <w:tcPr>
            <w:tcW w:w="402" w:type="pct"/>
          </w:tcPr>
          <w:p w14:paraId="42D149F8" w14:textId="4077011C"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56E0FE65" w14:textId="77777777" w:rsidTr="005D0FED">
        <w:tc>
          <w:tcPr>
            <w:tcW w:w="193" w:type="pct"/>
          </w:tcPr>
          <w:p w14:paraId="564D69CB" w14:textId="307272AE"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31A63914" w14:textId="77777777" w:rsidR="004945ED" w:rsidRPr="00292DEB" w:rsidRDefault="004945ED" w:rsidP="004945ED">
            <w:pPr>
              <w:spacing w:line="276" w:lineRule="auto"/>
              <w:rPr>
                <w:rFonts w:cs="Arial"/>
              </w:rPr>
            </w:pPr>
            <w:r w:rsidRPr="00292DEB">
              <w:rPr>
                <w:rFonts w:cs="Arial"/>
              </w:rPr>
              <w:t xml:space="preserve">Selbstständige (Handwerker) und unabhängige Fachleute (z.B. Rechtsanwälte, Ingenieure, Ärzte) zahlen einen monatlichen Festbetrag, ausgewählt aus </w:t>
            </w:r>
            <w:r w:rsidRPr="00292DEB">
              <w:rPr>
                <w:rFonts w:cs="Arial"/>
                <w:color w:val="C00000"/>
              </w:rPr>
              <w:t>6</w:t>
            </w:r>
            <w:r w:rsidRPr="00292DEB">
              <w:rPr>
                <w:rFonts w:cs="Arial"/>
              </w:rPr>
              <w:t xml:space="preserve"> Versicherungskategorien. </w:t>
            </w:r>
          </w:p>
          <w:p w14:paraId="50E89320" w14:textId="77777777" w:rsidR="004945ED" w:rsidRPr="00292DEB" w:rsidRDefault="004945ED" w:rsidP="004945ED">
            <w:pPr>
              <w:spacing w:line="276" w:lineRule="auto"/>
              <w:rPr>
                <w:rFonts w:cs="Arial"/>
              </w:rPr>
            </w:pPr>
            <w:r w:rsidRPr="00292DEB">
              <w:rPr>
                <w:rFonts w:cs="Arial"/>
              </w:rPr>
              <w:t>Versicherungskategorie Monatsbeitrag</w:t>
            </w:r>
          </w:p>
          <w:p w14:paraId="05610AD2" w14:textId="77777777" w:rsidR="004945ED" w:rsidRPr="00292DEB" w:rsidRDefault="004945ED" w:rsidP="004945ED">
            <w:pPr>
              <w:spacing w:line="276" w:lineRule="auto"/>
              <w:rPr>
                <w:rFonts w:cs="Arial"/>
              </w:rPr>
            </w:pPr>
            <w:r w:rsidRPr="00292DEB">
              <w:rPr>
                <w:rFonts w:cs="Arial"/>
              </w:rPr>
              <w:t xml:space="preserve">1.                                   </w:t>
            </w:r>
            <w:r w:rsidRPr="00292DEB">
              <w:rPr>
                <w:rFonts w:cs="Arial"/>
                <w:color w:val="FF00FF"/>
              </w:rPr>
              <w:t>€5,82</w:t>
            </w:r>
          </w:p>
          <w:p w14:paraId="76E8C5BF" w14:textId="77777777" w:rsidR="004945ED" w:rsidRPr="00292DEB" w:rsidRDefault="004945ED" w:rsidP="004945ED">
            <w:pPr>
              <w:spacing w:line="276" w:lineRule="auto"/>
              <w:rPr>
                <w:rFonts w:cs="Arial"/>
              </w:rPr>
            </w:pPr>
            <w:r w:rsidRPr="00292DEB">
              <w:rPr>
                <w:rFonts w:cs="Arial"/>
              </w:rPr>
              <w:t xml:space="preserve">2.                                   </w:t>
            </w:r>
            <w:r w:rsidRPr="00292DEB">
              <w:rPr>
                <w:rFonts w:cs="Arial"/>
                <w:color w:val="FF00FF"/>
              </w:rPr>
              <w:t>€6,99</w:t>
            </w:r>
          </w:p>
          <w:p w14:paraId="5AF717B6" w14:textId="77777777" w:rsidR="004945ED" w:rsidRPr="00292DEB" w:rsidRDefault="004945ED" w:rsidP="004945ED">
            <w:pPr>
              <w:spacing w:line="276" w:lineRule="auto"/>
              <w:rPr>
                <w:rFonts w:cs="Arial"/>
              </w:rPr>
            </w:pPr>
            <w:r w:rsidRPr="00292DEB">
              <w:rPr>
                <w:rFonts w:cs="Arial"/>
              </w:rPr>
              <w:t>3</w:t>
            </w:r>
            <w:r w:rsidRPr="00292DEB">
              <w:rPr>
                <w:rFonts w:cs="Arial"/>
                <w:color w:val="FF00FF"/>
              </w:rPr>
              <w:t>.                                   €6,99</w:t>
            </w:r>
          </w:p>
          <w:p w14:paraId="54558D8A" w14:textId="77777777" w:rsidR="004945ED" w:rsidRPr="00292DEB" w:rsidRDefault="004945ED" w:rsidP="004945ED">
            <w:pPr>
              <w:spacing w:line="276" w:lineRule="auto"/>
              <w:rPr>
                <w:rFonts w:cs="Arial"/>
              </w:rPr>
            </w:pPr>
            <w:r w:rsidRPr="00292DEB">
              <w:rPr>
                <w:rFonts w:cs="Arial"/>
              </w:rPr>
              <w:t xml:space="preserve">4.                                   </w:t>
            </w:r>
            <w:r w:rsidRPr="00292DEB">
              <w:rPr>
                <w:rFonts w:cs="Arial"/>
                <w:color w:val="FF00FF"/>
              </w:rPr>
              <w:t>€6,99</w:t>
            </w:r>
          </w:p>
          <w:p w14:paraId="7123BA9A" w14:textId="77777777" w:rsidR="004945ED" w:rsidRPr="00292DEB" w:rsidRDefault="004945ED" w:rsidP="004945ED">
            <w:pPr>
              <w:spacing w:line="276" w:lineRule="auto"/>
              <w:rPr>
                <w:rFonts w:cs="Arial"/>
              </w:rPr>
            </w:pPr>
            <w:r w:rsidRPr="00292DEB">
              <w:rPr>
                <w:rFonts w:cs="Arial"/>
              </w:rPr>
              <w:t>5</w:t>
            </w:r>
            <w:r w:rsidRPr="00292DEB">
              <w:rPr>
                <w:rFonts w:cs="Arial"/>
                <w:vertAlign w:val="superscript"/>
              </w:rPr>
              <w:t>.</w:t>
            </w:r>
            <w:r w:rsidRPr="00292DEB">
              <w:rPr>
                <w:rFonts w:cs="Arial"/>
              </w:rPr>
              <w:t xml:space="preserve">                                   </w:t>
            </w:r>
            <w:r w:rsidRPr="00292DEB">
              <w:rPr>
                <w:rFonts w:cs="Arial"/>
                <w:color w:val="FF00FF"/>
              </w:rPr>
              <w:t>€6,99</w:t>
            </w:r>
          </w:p>
          <w:p w14:paraId="02BA8D20" w14:textId="77777777" w:rsidR="004945ED" w:rsidRPr="00292DEB" w:rsidRDefault="004945ED" w:rsidP="004945ED">
            <w:pPr>
              <w:spacing w:line="276" w:lineRule="auto"/>
              <w:rPr>
                <w:rFonts w:cs="Arial"/>
                <w:color w:val="FF00FF"/>
              </w:rPr>
            </w:pPr>
            <w:r w:rsidRPr="00292DEB">
              <w:rPr>
                <w:rFonts w:cs="Arial"/>
              </w:rPr>
              <w:t xml:space="preserve">6.                                   </w:t>
            </w:r>
            <w:r w:rsidRPr="00292DEB">
              <w:rPr>
                <w:rFonts w:cs="Arial"/>
                <w:color w:val="FF00FF"/>
              </w:rPr>
              <w:t>€6,99</w:t>
            </w:r>
          </w:p>
          <w:p w14:paraId="49C4BCBF" w14:textId="77777777" w:rsidR="004945ED" w:rsidRPr="00292DEB" w:rsidRDefault="004945ED" w:rsidP="004945ED">
            <w:pPr>
              <w:spacing w:line="276" w:lineRule="auto"/>
              <w:rPr>
                <w:rFonts w:cs="Arial"/>
              </w:rPr>
            </w:pPr>
            <w:r w:rsidRPr="00292DEB">
              <w:rPr>
                <w:rFonts w:cs="Arial"/>
              </w:rPr>
              <w:t xml:space="preserve">Sonderkategorie </w:t>
            </w:r>
            <w:r w:rsidRPr="00292DEB">
              <w:rPr>
                <w:rFonts w:cs="Arial"/>
                <w:color w:val="FF00FF"/>
              </w:rPr>
              <w:t xml:space="preserve">          €3,49</w:t>
            </w:r>
          </w:p>
          <w:p w14:paraId="1B89C71B" w14:textId="77777777" w:rsidR="004945ED" w:rsidRPr="00292DEB" w:rsidRDefault="004945ED" w:rsidP="004945ED">
            <w:pPr>
              <w:spacing w:before="40" w:after="120" w:line="276" w:lineRule="auto"/>
              <w:rPr>
                <w:rFonts w:cs="Arial"/>
              </w:rPr>
            </w:pPr>
            <w:r w:rsidRPr="00292DEB">
              <w:rPr>
                <w:rFonts w:cs="Arial"/>
              </w:rPr>
              <w:t>Landwirte zahlen ebenfalls einen monatlichen Festbetrag:</w:t>
            </w:r>
          </w:p>
          <w:p w14:paraId="0FA80784" w14:textId="77777777" w:rsidR="004945ED" w:rsidRPr="00292DEB" w:rsidRDefault="004945ED" w:rsidP="004945ED">
            <w:pPr>
              <w:spacing w:line="276" w:lineRule="auto"/>
              <w:rPr>
                <w:rFonts w:cs="Arial"/>
              </w:rPr>
            </w:pPr>
            <w:r w:rsidRPr="00292DEB">
              <w:rPr>
                <w:rFonts w:cs="Arial"/>
              </w:rPr>
              <w:t xml:space="preserve">1.                                   </w:t>
            </w:r>
            <w:r w:rsidRPr="00292DEB">
              <w:rPr>
                <w:rFonts w:cs="Arial"/>
                <w:color w:val="FF00FF"/>
              </w:rPr>
              <w:t>€3,49</w:t>
            </w:r>
          </w:p>
          <w:p w14:paraId="3C3508FA" w14:textId="77777777" w:rsidR="004945ED" w:rsidRPr="00292DEB" w:rsidRDefault="004945ED" w:rsidP="004945ED">
            <w:pPr>
              <w:spacing w:line="276" w:lineRule="auto"/>
              <w:rPr>
                <w:rFonts w:cs="Arial"/>
              </w:rPr>
            </w:pPr>
            <w:r w:rsidRPr="00292DEB">
              <w:rPr>
                <w:rFonts w:cs="Arial"/>
              </w:rPr>
              <w:t xml:space="preserve">2.                                   </w:t>
            </w:r>
            <w:r w:rsidRPr="00292DEB">
              <w:rPr>
                <w:rFonts w:cs="Arial"/>
                <w:color w:val="FF00FF"/>
              </w:rPr>
              <w:t>€3,49</w:t>
            </w:r>
          </w:p>
          <w:p w14:paraId="59A6373C" w14:textId="77777777" w:rsidR="004945ED" w:rsidRPr="00292DEB" w:rsidRDefault="004945ED" w:rsidP="004945ED">
            <w:pPr>
              <w:spacing w:line="276" w:lineRule="auto"/>
              <w:rPr>
                <w:rFonts w:cs="Arial"/>
              </w:rPr>
            </w:pPr>
            <w:r w:rsidRPr="00292DEB">
              <w:rPr>
                <w:rFonts w:cs="Arial"/>
              </w:rPr>
              <w:t>3</w:t>
            </w:r>
            <w:r w:rsidRPr="00292DEB">
              <w:rPr>
                <w:rFonts w:cs="Arial"/>
                <w:color w:val="FF00FF"/>
              </w:rPr>
              <w:t>.                                   €3,49</w:t>
            </w:r>
          </w:p>
          <w:p w14:paraId="58A1DF86" w14:textId="77777777" w:rsidR="004945ED" w:rsidRPr="00292DEB" w:rsidRDefault="004945ED" w:rsidP="004945ED">
            <w:pPr>
              <w:spacing w:line="276" w:lineRule="auto"/>
              <w:rPr>
                <w:rFonts w:cs="Arial"/>
              </w:rPr>
            </w:pPr>
            <w:r w:rsidRPr="00292DEB">
              <w:rPr>
                <w:rFonts w:cs="Arial"/>
              </w:rPr>
              <w:t xml:space="preserve">4.                                   </w:t>
            </w:r>
            <w:r w:rsidRPr="00292DEB">
              <w:rPr>
                <w:rFonts w:cs="Arial"/>
                <w:color w:val="FF00FF"/>
              </w:rPr>
              <w:t>€3,49</w:t>
            </w:r>
          </w:p>
          <w:p w14:paraId="5508F2A4" w14:textId="77777777" w:rsidR="004945ED" w:rsidRPr="00292DEB" w:rsidRDefault="004945ED" w:rsidP="004945ED">
            <w:pPr>
              <w:spacing w:line="276" w:lineRule="auto"/>
              <w:rPr>
                <w:rFonts w:cs="Arial"/>
              </w:rPr>
            </w:pPr>
            <w:r w:rsidRPr="00292DEB">
              <w:rPr>
                <w:rFonts w:cs="Arial"/>
              </w:rPr>
              <w:t>5</w:t>
            </w:r>
            <w:r w:rsidRPr="00292DEB">
              <w:rPr>
                <w:rFonts w:cs="Arial"/>
                <w:vertAlign w:val="superscript"/>
              </w:rPr>
              <w:t>.</w:t>
            </w:r>
            <w:r w:rsidRPr="00292DEB">
              <w:rPr>
                <w:rFonts w:cs="Arial"/>
              </w:rPr>
              <w:t xml:space="preserve">                                   </w:t>
            </w:r>
            <w:r w:rsidRPr="00292DEB">
              <w:rPr>
                <w:rFonts w:cs="Arial"/>
                <w:color w:val="FF00FF"/>
              </w:rPr>
              <w:t>€3,49</w:t>
            </w:r>
          </w:p>
          <w:p w14:paraId="72E069FC" w14:textId="53516B0C" w:rsidR="004945ED" w:rsidRPr="00292DEB" w:rsidRDefault="004945ED" w:rsidP="004945ED">
            <w:pPr>
              <w:spacing w:line="276" w:lineRule="auto"/>
              <w:rPr>
                <w:rFonts w:cs="Arial"/>
              </w:rPr>
            </w:pPr>
            <w:r w:rsidRPr="00292DEB">
              <w:rPr>
                <w:rFonts w:cs="Arial"/>
              </w:rPr>
              <w:t xml:space="preserve">6.                                   </w:t>
            </w:r>
            <w:r w:rsidRPr="00292DEB">
              <w:rPr>
                <w:rFonts w:cs="Arial"/>
                <w:color w:val="FF00FF"/>
              </w:rPr>
              <w:t>€3,49</w:t>
            </w:r>
          </w:p>
        </w:tc>
        <w:tc>
          <w:tcPr>
            <w:tcW w:w="1370" w:type="pct"/>
          </w:tcPr>
          <w:p w14:paraId="758493A8" w14:textId="77777777" w:rsidR="004945ED" w:rsidRPr="00292DEB" w:rsidRDefault="004945ED" w:rsidP="004945ED">
            <w:pPr>
              <w:spacing w:line="276" w:lineRule="auto"/>
              <w:rPr>
                <w:rFonts w:eastAsia="Calibri" w:cs="Arial"/>
                <w:lang w:val="fr-BE"/>
              </w:rPr>
            </w:pPr>
            <w:r w:rsidRPr="00292DEB">
              <w:rPr>
                <w:rFonts w:eastAsia="Calibri" w:cs="Arial"/>
                <w:lang w:val="fr-BE"/>
              </w:rPr>
              <w:t xml:space="preserve">Les indépendants (artisans) et les professions libérales (par exemple les avocats, les ingénieurs ou les médecins) versent un montant fixe chaque mois, qu’ils choisissent parmi </w:t>
            </w:r>
            <w:r w:rsidRPr="00292DEB">
              <w:rPr>
                <w:rFonts w:eastAsia="Calibri" w:cs="Arial"/>
                <w:color w:val="C00000"/>
                <w:lang w:val="fr-BE"/>
              </w:rPr>
              <w:t>six</w:t>
            </w:r>
            <w:r w:rsidRPr="00292DEB">
              <w:rPr>
                <w:rFonts w:eastAsia="Calibri" w:cs="Arial"/>
                <w:lang w:val="fr-BE"/>
              </w:rPr>
              <w:t xml:space="preserve"> catégories:</w:t>
            </w:r>
          </w:p>
          <w:p w14:paraId="7A218E3C" w14:textId="77777777" w:rsidR="004945ED" w:rsidRPr="00292DEB" w:rsidRDefault="004945ED" w:rsidP="004945ED">
            <w:pPr>
              <w:spacing w:line="276" w:lineRule="auto"/>
              <w:rPr>
                <w:rFonts w:cs="Arial"/>
                <w:lang w:val="fr-BE"/>
              </w:rPr>
            </w:pPr>
            <w:r w:rsidRPr="00292DEB">
              <w:rPr>
                <w:rFonts w:cs="Arial"/>
                <w:lang w:val="fr-BE"/>
              </w:rPr>
              <w:t xml:space="preserve">Catégorie d’assurance           Cotisation mensuelle </w:t>
            </w:r>
          </w:p>
          <w:p w14:paraId="745A9DE3"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ère</w:t>
            </w:r>
            <w:r w:rsidRPr="00292DEB">
              <w:rPr>
                <w:rFonts w:cs="Arial"/>
                <w:lang w:val="fr-BE"/>
              </w:rPr>
              <w:t xml:space="preserve">                                  </w:t>
            </w:r>
            <w:r w:rsidRPr="00292DEB">
              <w:rPr>
                <w:rFonts w:cs="Arial"/>
                <w:color w:val="FF00FF"/>
                <w:lang w:val="fr-BE"/>
              </w:rPr>
              <w:t>€5,82</w:t>
            </w:r>
          </w:p>
          <w:p w14:paraId="536804AD" w14:textId="77777777" w:rsidR="004945ED" w:rsidRPr="00292DEB" w:rsidRDefault="004945ED" w:rsidP="004945ED">
            <w:pPr>
              <w:spacing w:after="120" w:line="276" w:lineRule="auto"/>
              <w:rPr>
                <w:rFonts w:cs="Arial"/>
                <w:lang w:val="it-IT"/>
              </w:rPr>
            </w:pPr>
            <w:r w:rsidRPr="00292DEB">
              <w:rPr>
                <w:rFonts w:cs="Arial"/>
                <w:lang w:val="fr-BE"/>
              </w:rPr>
              <w:t xml:space="preserve">             </w:t>
            </w:r>
            <w:r w:rsidRPr="00292DEB">
              <w:rPr>
                <w:rFonts w:cs="Arial"/>
                <w:lang w:val="it-IT"/>
              </w:rPr>
              <w:t>2</w:t>
            </w:r>
            <w:r w:rsidRPr="00292DEB">
              <w:rPr>
                <w:rFonts w:cs="Arial"/>
                <w:vertAlign w:val="superscript"/>
                <w:lang w:val="it-IT"/>
              </w:rPr>
              <w:t>e</w:t>
            </w:r>
            <w:r w:rsidRPr="00292DEB">
              <w:rPr>
                <w:rFonts w:cs="Arial"/>
                <w:lang w:val="it-IT"/>
              </w:rPr>
              <w:t xml:space="preserve">                                   </w:t>
            </w:r>
            <w:r w:rsidRPr="00292DEB">
              <w:rPr>
                <w:rFonts w:cs="Arial"/>
                <w:color w:val="FF00FF"/>
                <w:lang w:val="it-IT"/>
              </w:rPr>
              <w:t>€6,99</w:t>
            </w:r>
          </w:p>
          <w:p w14:paraId="58883A63" w14:textId="77777777" w:rsidR="004945ED" w:rsidRPr="00292DEB" w:rsidRDefault="004945ED" w:rsidP="004945ED">
            <w:pPr>
              <w:spacing w:line="276" w:lineRule="auto"/>
              <w:rPr>
                <w:rFonts w:cs="Arial"/>
                <w:lang w:val="it-IT"/>
              </w:rPr>
            </w:pPr>
            <w:r w:rsidRPr="00292DEB">
              <w:rPr>
                <w:rFonts w:cs="Arial"/>
                <w:lang w:val="it-IT"/>
              </w:rPr>
              <w:t xml:space="preserve">             3</w:t>
            </w:r>
            <w:r w:rsidRPr="00292DEB">
              <w:rPr>
                <w:rFonts w:cs="Arial"/>
                <w:vertAlign w:val="superscript"/>
                <w:lang w:val="it-IT"/>
              </w:rPr>
              <w:t>e</w:t>
            </w:r>
            <w:r w:rsidRPr="00292DEB">
              <w:rPr>
                <w:rFonts w:cs="Arial"/>
                <w:lang w:val="it-IT"/>
              </w:rPr>
              <w:t xml:space="preserve">                                   </w:t>
            </w:r>
            <w:r w:rsidRPr="00292DEB">
              <w:rPr>
                <w:rFonts w:cs="Arial"/>
                <w:color w:val="FF00FF"/>
                <w:lang w:val="it-IT"/>
              </w:rPr>
              <w:t>€6,99</w:t>
            </w:r>
          </w:p>
          <w:p w14:paraId="7D34C420" w14:textId="77777777" w:rsidR="004945ED" w:rsidRPr="00292DEB" w:rsidRDefault="004945ED" w:rsidP="004945ED">
            <w:pPr>
              <w:spacing w:line="276" w:lineRule="auto"/>
              <w:rPr>
                <w:rFonts w:cs="Arial"/>
                <w:lang w:val="it-IT"/>
              </w:rPr>
            </w:pPr>
            <w:r w:rsidRPr="00292DEB">
              <w:rPr>
                <w:rFonts w:cs="Arial"/>
                <w:lang w:val="it-IT"/>
              </w:rPr>
              <w:t xml:space="preserve">             4</w:t>
            </w:r>
            <w:r w:rsidRPr="00292DEB">
              <w:rPr>
                <w:rFonts w:cs="Arial"/>
                <w:vertAlign w:val="superscript"/>
                <w:lang w:val="it-IT"/>
              </w:rPr>
              <w:t>e</w:t>
            </w:r>
            <w:r w:rsidRPr="00292DEB">
              <w:rPr>
                <w:rFonts w:cs="Arial"/>
                <w:lang w:val="it-IT"/>
              </w:rPr>
              <w:t xml:space="preserve">                                   </w:t>
            </w:r>
            <w:r w:rsidRPr="00292DEB">
              <w:rPr>
                <w:rFonts w:cs="Arial"/>
                <w:color w:val="FF00FF"/>
                <w:lang w:val="it-IT"/>
              </w:rPr>
              <w:t>€6,99</w:t>
            </w:r>
          </w:p>
          <w:p w14:paraId="6C54E97F" w14:textId="77777777" w:rsidR="004945ED" w:rsidRPr="00292DEB" w:rsidRDefault="004945ED" w:rsidP="004945ED">
            <w:pPr>
              <w:spacing w:line="276" w:lineRule="auto"/>
              <w:rPr>
                <w:rFonts w:cs="Arial"/>
                <w:lang w:val="it-IT"/>
              </w:rPr>
            </w:pPr>
            <w:r w:rsidRPr="00292DEB">
              <w:rPr>
                <w:rFonts w:cs="Arial"/>
                <w:lang w:val="it-IT"/>
              </w:rPr>
              <w:t xml:space="preserve">             5</w:t>
            </w:r>
            <w:r w:rsidRPr="00292DEB">
              <w:rPr>
                <w:rFonts w:cs="Arial"/>
                <w:vertAlign w:val="superscript"/>
                <w:lang w:val="it-IT"/>
              </w:rPr>
              <w:t>e</w:t>
            </w:r>
            <w:r w:rsidRPr="00292DEB">
              <w:rPr>
                <w:rFonts w:cs="Arial"/>
                <w:lang w:val="it-IT"/>
              </w:rPr>
              <w:t xml:space="preserve">                                   </w:t>
            </w:r>
            <w:r w:rsidRPr="00292DEB">
              <w:rPr>
                <w:rFonts w:cs="Arial"/>
                <w:color w:val="FF00FF"/>
                <w:lang w:val="it-IT"/>
              </w:rPr>
              <w:t>€6,99</w:t>
            </w:r>
          </w:p>
          <w:p w14:paraId="108EA04E" w14:textId="77777777" w:rsidR="004945ED" w:rsidRPr="00292DEB" w:rsidRDefault="004945ED" w:rsidP="004945ED">
            <w:pPr>
              <w:spacing w:line="276" w:lineRule="auto"/>
              <w:rPr>
                <w:rFonts w:cs="Arial"/>
                <w:color w:val="FF00FF"/>
                <w:lang w:val="it-IT"/>
              </w:rPr>
            </w:pPr>
            <w:r w:rsidRPr="00292DEB">
              <w:rPr>
                <w:rFonts w:cs="Arial"/>
                <w:lang w:val="it-IT"/>
              </w:rPr>
              <w:t xml:space="preserve">             6</w:t>
            </w:r>
            <w:r w:rsidRPr="00292DEB">
              <w:rPr>
                <w:rFonts w:cs="Arial"/>
                <w:vertAlign w:val="superscript"/>
                <w:lang w:val="it-IT"/>
              </w:rPr>
              <w:t>e</w:t>
            </w:r>
            <w:r w:rsidRPr="00292DEB">
              <w:rPr>
                <w:rFonts w:cs="Arial"/>
                <w:lang w:val="it-IT"/>
              </w:rPr>
              <w:t xml:space="preserve">                                   </w:t>
            </w:r>
            <w:r w:rsidRPr="00292DEB">
              <w:rPr>
                <w:rFonts w:cs="Arial"/>
                <w:color w:val="FF00FF"/>
                <w:lang w:val="it-IT"/>
              </w:rPr>
              <w:t>€6,99</w:t>
            </w:r>
          </w:p>
          <w:p w14:paraId="4AA88ADB" w14:textId="77777777" w:rsidR="004945ED" w:rsidRPr="00292DEB" w:rsidRDefault="004945ED" w:rsidP="004945ED">
            <w:pPr>
              <w:spacing w:line="276" w:lineRule="auto"/>
              <w:rPr>
                <w:rFonts w:cs="Arial"/>
                <w:lang w:val="it-IT"/>
              </w:rPr>
            </w:pPr>
            <w:r w:rsidRPr="00292DEB">
              <w:rPr>
                <w:rFonts w:cs="Arial"/>
                <w:lang w:val="it-IT"/>
              </w:rPr>
              <w:t xml:space="preserve">Catégorie spéciale                      </w:t>
            </w:r>
            <w:r w:rsidRPr="00292DEB">
              <w:rPr>
                <w:rFonts w:cs="Arial"/>
                <w:color w:val="FF00FF"/>
                <w:lang w:val="it-IT"/>
              </w:rPr>
              <w:t>€3,49</w:t>
            </w:r>
          </w:p>
          <w:p w14:paraId="3EE3C814" w14:textId="77777777" w:rsidR="004945ED" w:rsidRPr="00292DEB" w:rsidRDefault="004945ED" w:rsidP="004945ED">
            <w:pPr>
              <w:spacing w:line="276" w:lineRule="auto"/>
              <w:rPr>
                <w:rFonts w:eastAsia="Calibri" w:cs="Arial"/>
                <w:lang w:val="fr-BE"/>
              </w:rPr>
            </w:pPr>
            <w:r w:rsidRPr="00292DEB">
              <w:rPr>
                <w:rFonts w:eastAsia="Calibri" w:cs="Arial"/>
                <w:lang w:val="fr-BE"/>
              </w:rPr>
              <w:t>Les agriculteurs versent également un montant fixe chaque mois:</w:t>
            </w:r>
          </w:p>
          <w:p w14:paraId="437F7CE9"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ère</w:t>
            </w:r>
            <w:r w:rsidRPr="00292DEB">
              <w:rPr>
                <w:rFonts w:cs="Arial"/>
                <w:lang w:val="fr-BE"/>
              </w:rPr>
              <w:t xml:space="preserve">                                 </w:t>
            </w:r>
            <w:r w:rsidRPr="00292DEB">
              <w:rPr>
                <w:rFonts w:cs="Arial"/>
                <w:color w:val="FF00FF"/>
                <w:lang w:val="fr-BE"/>
              </w:rPr>
              <w:t>€3,49</w:t>
            </w:r>
          </w:p>
          <w:p w14:paraId="0CE7C1BA" w14:textId="77777777" w:rsidR="004945ED" w:rsidRPr="00292DEB" w:rsidRDefault="004945ED" w:rsidP="004945ED">
            <w:pPr>
              <w:spacing w:line="276" w:lineRule="auto"/>
              <w:rPr>
                <w:rFonts w:cs="Arial"/>
                <w:lang w:val="fr-BE"/>
              </w:rPr>
            </w:pPr>
            <w:r w:rsidRPr="00292DEB">
              <w:rPr>
                <w:rFonts w:cs="Arial"/>
                <w:lang w:val="fr-BE"/>
              </w:rPr>
              <w:t xml:space="preserve">             2</w:t>
            </w:r>
            <w:r w:rsidRPr="00292DEB">
              <w:rPr>
                <w:rFonts w:cs="Arial"/>
                <w:vertAlign w:val="superscript"/>
                <w:lang w:val="fr-BE"/>
              </w:rPr>
              <w:t>e</w:t>
            </w:r>
            <w:r w:rsidRPr="00292DEB">
              <w:rPr>
                <w:rFonts w:cs="Arial"/>
                <w:lang w:val="fr-BE"/>
              </w:rPr>
              <w:t xml:space="preserve">                                   </w:t>
            </w:r>
            <w:r w:rsidRPr="00292DEB">
              <w:rPr>
                <w:rFonts w:cs="Arial"/>
                <w:color w:val="FF00FF"/>
                <w:lang w:val="fr-BE"/>
              </w:rPr>
              <w:t>€3,49</w:t>
            </w:r>
          </w:p>
          <w:p w14:paraId="31FFB032" w14:textId="77777777" w:rsidR="004945ED" w:rsidRPr="00292DEB" w:rsidRDefault="004945ED" w:rsidP="004945ED">
            <w:pPr>
              <w:spacing w:line="276" w:lineRule="auto"/>
              <w:rPr>
                <w:rFonts w:cs="Arial"/>
                <w:lang w:val="fr-BE"/>
              </w:rPr>
            </w:pPr>
            <w:r w:rsidRPr="00292DEB">
              <w:rPr>
                <w:rFonts w:cs="Arial"/>
                <w:lang w:val="fr-BE"/>
              </w:rPr>
              <w:t xml:space="preserve">             3</w:t>
            </w:r>
            <w:r w:rsidRPr="00292DEB">
              <w:rPr>
                <w:rFonts w:cs="Arial"/>
                <w:vertAlign w:val="superscript"/>
                <w:lang w:val="fr-BE"/>
              </w:rPr>
              <w:t>e</w:t>
            </w:r>
            <w:r w:rsidRPr="00292DEB">
              <w:rPr>
                <w:rFonts w:cs="Arial"/>
                <w:lang w:val="fr-BE"/>
              </w:rPr>
              <w:t xml:space="preserve">                                   </w:t>
            </w:r>
            <w:r w:rsidRPr="00292DEB">
              <w:rPr>
                <w:rFonts w:cs="Arial"/>
                <w:color w:val="FF00FF"/>
                <w:lang w:val="fr-BE"/>
              </w:rPr>
              <w:t>€3,49</w:t>
            </w:r>
          </w:p>
          <w:p w14:paraId="39174DC6" w14:textId="77777777" w:rsidR="004945ED" w:rsidRPr="00292DEB" w:rsidRDefault="004945ED" w:rsidP="004945ED">
            <w:pPr>
              <w:spacing w:line="276" w:lineRule="auto"/>
              <w:rPr>
                <w:rFonts w:cs="Arial"/>
                <w:lang w:val="fr-BE"/>
              </w:rPr>
            </w:pPr>
            <w:r w:rsidRPr="00292DEB">
              <w:rPr>
                <w:rFonts w:cs="Arial"/>
                <w:lang w:val="fr-BE"/>
              </w:rPr>
              <w:t xml:space="preserve">             4</w:t>
            </w:r>
            <w:r w:rsidRPr="00292DEB">
              <w:rPr>
                <w:rFonts w:cs="Arial"/>
                <w:vertAlign w:val="superscript"/>
                <w:lang w:val="fr-BE"/>
              </w:rPr>
              <w:t>e</w:t>
            </w:r>
            <w:r w:rsidRPr="00292DEB">
              <w:rPr>
                <w:rFonts w:cs="Arial"/>
                <w:lang w:val="fr-BE"/>
              </w:rPr>
              <w:t xml:space="preserve">                                   </w:t>
            </w:r>
            <w:r w:rsidRPr="00292DEB">
              <w:rPr>
                <w:rFonts w:cs="Arial"/>
                <w:color w:val="FF00FF"/>
                <w:lang w:val="fr-BE"/>
              </w:rPr>
              <w:t>€3,49</w:t>
            </w:r>
          </w:p>
          <w:p w14:paraId="4E0F7614" w14:textId="77777777" w:rsidR="004945ED" w:rsidRPr="00292DEB" w:rsidRDefault="004945ED" w:rsidP="004945ED">
            <w:pPr>
              <w:spacing w:line="276" w:lineRule="auto"/>
              <w:rPr>
                <w:rFonts w:cs="Arial"/>
                <w:lang w:val="fr-BE"/>
              </w:rPr>
            </w:pPr>
            <w:r w:rsidRPr="00292DEB">
              <w:rPr>
                <w:rFonts w:cs="Arial"/>
                <w:lang w:val="fr-BE"/>
              </w:rPr>
              <w:t xml:space="preserve">             5</w:t>
            </w:r>
            <w:r w:rsidRPr="00292DEB">
              <w:rPr>
                <w:rFonts w:cs="Arial"/>
                <w:vertAlign w:val="superscript"/>
                <w:lang w:val="fr-BE"/>
              </w:rPr>
              <w:t>e</w:t>
            </w:r>
            <w:r w:rsidRPr="00292DEB">
              <w:rPr>
                <w:rFonts w:cs="Arial"/>
                <w:lang w:val="fr-BE"/>
              </w:rPr>
              <w:t xml:space="preserve">                                   </w:t>
            </w:r>
            <w:r w:rsidRPr="00292DEB">
              <w:rPr>
                <w:rFonts w:cs="Arial"/>
                <w:color w:val="FF00FF"/>
                <w:lang w:val="fr-BE"/>
              </w:rPr>
              <w:t>€3,49</w:t>
            </w:r>
          </w:p>
          <w:p w14:paraId="4231AC3E" w14:textId="77777777" w:rsidR="004945ED" w:rsidRPr="00292DEB" w:rsidRDefault="004945ED" w:rsidP="004945ED">
            <w:pPr>
              <w:spacing w:line="276" w:lineRule="auto"/>
              <w:rPr>
                <w:rFonts w:cs="Arial"/>
                <w:color w:val="FF00FF"/>
                <w:lang w:val="fr-BE"/>
              </w:rPr>
            </w:pPr>
            <w:r w:rsidRPr="00292DEB">
              <w:rPr>
                <w:rFonts w:cs="Arial"/>
                <w:lang w:val="fr-BE"/>
              </w:rPr>
              <w:t xml:space="preserve">             6</w:t>
            </w:r>
            <w:r w:rsidRPr="00292DEB">
              <w:rPr>
                <w:rFonts w:cs="Arial"/>
                <w:vertAlign w:val="superscript"/>
                <w:lang w:val="fr-BE"/>
              </w:rPr>
              <w:t>e</w:t>
            </w:r>
            <w:r w:rsidRPr="00292DEB">
              <w:rPr>
                <w:rFonts w:cs="Arial"/>
                <w:lang w:val="fr-BE"/>
              </w:rPr>
              <w:t xml:space="preserve">                                   </w:t>
            </w:r>
            <w:r w:rsidRPr="00292DEB">
              <w:rPr>
                <w:rFonts w:cs="Arial"/>
                <w:color w:val="FF00FF"/>
                <w:lang w:val="fr-BE"/>
              </w:rPr>
              <w:t>€3,49</w:t>
            </w:r>
          </w:p>
          <w:p w14:paraId="264ECF33" w14:textId="77777777" w:rsidR="004945ED" w:rsidRPr="00292DEB" w:rsidRDefault="004945ED" w:rsidP="004945ED">
            <w:pPr>
              <w:spacing w:line="276" w:lineRule="auto"/>
              <w:rPr>
                <w:rFonts w:cs="Arial"/>
                <w:lang w:val="fr-BE"/>
              </w:rPr>
            </w:pPr>
          </w:p>
        </w:tc>
        <w:tc>
          <w:tcPr>
            <w:tcW w:w="1370" w:type="pct"/>
          </w:tcPr>
          <w:p w14:paraId="6D417F25" w14:textId="77777777" w:rsidR="004945ED" w:rsidRPr="00292DEB" w:rsidRDefault="004945ED" w:rsidP="004945ED">
            <w:pPr>
              <w:rPr>
                <w:rFonts w:cs="Arial"/>
                <w:i/>
                <w:iCs/>
                <w:lang w:val="en-GB"/>
              </w:rPr>
            </w:pPr>
            <w:r w:rsidRPr="00292DEB">
              <w:rPr>
                <w:rFonts w:cs="Arial"/>
                <w:iCs/>
                <w:lang w:val="en-GB"/>
              </w:rPr>
              <w:t xml:space="preserve">Self-employed (craftsmen) and independent professionals (e.g. lawyers, engineers, doctors) pay a fixed amount each month, chosen among </w:t>
            </w:r>
            <w:r w:rsidRPr="00292DEB">
              <w:rPr>
                <w:rFonts w:cs="Arial"/>
                <w:iCs/>
                <w:color w:val="C00000"/>
                <w:lang w:val="en-GB"/>
              </w:rPr>
              <w:t xml:space="preserve">6 </w:t>
            </w:r>
            <w:r w:rsidRPr="00292DEB">
              <w:rPr>
                <w:rFonts w:cs="Arial"/>
                <w:iCs/>
                <w:lang w:val="en-GB"/>
              </w:rPr>
              <w:t>insurance categories.</w:t>
            </w:r>
          </w:p>
          <w:p w14:paraId="04B790AD" w14:textId="77777777" w:rsidR="004945ED" w:rsidRPr="00292DEB" w:rsidRDefault="004945ED" w:rsidP="004945ED">
            <w:pPr>
              <w:rPr>
                <w:rFonts w:cs="Arial"/>
                <w:i/>
                <w:iCs/>
                <w:lang w:val="en-GB"/>
              </w:rPr>
            </w:pPr>
            <w:r w:rsidRPr="00292DEB">
              <w:rPr>
                <w:rFonts w:cs="Arial"/>
                <w:iCs/>
                <w:lang w:val="en-GB"/>
              </w:rPr>
              <w:t xml:space="preserve">Insurance Category              Monthly Contribution </w:t>
            </w:r>
          </w:p>
          <w:p w14:paraId="1135F56C" w14:textId="77777777" w:rsidR="004945ED" w:rsidRPr="00292DEB" w:rsidRDefault="004945ED" w:rsidP="004945ED">
            <w:pPr>
              <w:rPr>
                <w:rFonts w:cs="Arial"/>
                <w:i/>
                <w:iCs/>
                <w:lang w:val="en-GB"/>
              </w:rPr>
            </w:pPr>
            <w:r w:rsidRPr="00292DEB">
              <w:rPr>
                <w:rFonts w:cs="Arial"/>
                <w:lang w:val="en-GB"/>
              </w:rPr>
              <w:t xml:space="preserve">             1</w:t>
            </w:r>
            <w:r w:rsidRPr="00292DEB">
              <w:rPr>
                <w:rFonts w:cs="Arial"/>
                <w:vertAlign w:val="superscript"/>
                <w:lang w:val="en-GB"/>
              </w:rPr>
              <w:t>st</w:t>
            </w:r>
            <w:r w:rsidRPr="00292DEB">
              <w:rPr>
                <w:rFonts w:cs="Arial"/>
                <w:lang w:val="en-GB"/>
              </w:rPr>
              <w:t xml:space="preserve">                                    </w:t>
            </w:r>
            <w:r w:rsidRPr="00292DEB">
              <w:rPr>
                <w:rFonts w:cs="Arial"/>
                <w:color w:val="FF00FF"/>
                <w:lang w:val="en-GB"/>
              </w:rPr>
              <w:t>€5.</w:t>
            </w:r>
            <w:del w:id="29" w:author="Author">
              <w:r w:rsidRPr="00292DEB">
                <w:rPr>
                  <w:rFonts w:cs="Arial"/>
                  <w:color w:val="FF00FF"/>
                  <w:lang w:val="en-GB"/>
                </w:rPr>
                <w:delText>82</w:delText>
              </w:r>
            </w:del>
            <w:ins w:id="30" w:author="Author">
              <w:r w:rsidRPr="00292DEB">
                <w:rPr>
                  <w:rFonts w:cs="Arial"/>
                  <w:color w:val="FF00FF"/>
                  <w:lang w:val="en-GB"/>
                </w:rPr>
                <w:t>97</w:t>
              </w:r>
            </w:ins>
          </w:p>
          <w:p w14:paraId="5E14E907" w14:textId="77777777" w:rsidR="004945ED" w:rsidRPr="00292DEB" w:rsidRDefault="004945ED" w:rsidP="004945ED">
            <w:pPr>
              <w:rPr>
                <w:rFonts w:cs="Arial"/>
                <w:i/>
                <w:iCs/>
                <w:lang w:val="en-GB"/>
              </w:rPr>
            </w:pPr>
            <w:r w:rsidRPr="00292DEB">
              <w:rPr>
                <w:rFonts w:cs="Arial"/>
                <w:lang w:val="en-GB"/>
              </w:rPr>
              <w:t xml:space="preserve">             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31" w:author="Author">
              <w:r w:rsidRPr="00292DEB">
                <w:rPr>
                  <w:rFonts w:cs="Arial"/>
                  <w:color w:val="FF00FF"/>
                  <w:lang w:val="en-GB"/>
                </w:rPr>
                <w:delText>6.99</w:delText>
              </w:r>
            </w:del>
            <w:ins w:id="32" w:author="Author">
              <w:r w:rsidRPr="00292DEB">
                <w:rPr>
                  <w:rFonts w:cs="Arial"/>
                  <w:color w:val="FF00FF"/>
                  <w:lang w:val="en-GB"/>
                </w:rPr>
                <w:t>7.16</w:t>
              </w:r>
            </w:ins>
          </w:p>
          <w:p w14:paraId="633CA59B" w14:textId="77777777" w:rsidR="004945ED" w:rsidRPr="00292DEB" w:rsidRDefault="004945ED" w:rsidP="004945ED">
            <w:pPr>
              <w:rPr>
                <w:rFonts w:cs="Arial"/>
                <w:i/>
                <w:iCs/>
                <w:lang w:val="en-GB"/>
              </w:rPr>
            </w:pPr>
            <w:r w:rsidRPr="00292DEB">
              <w:rPr>
                <w:rFonts w:cs="Arial"/>
                <w:lang w:val="en-GB"/>
              </w:rPr>
              <w:t xml:space="preserve">             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33" w:author="Author">
              <w:r w:rsidRPr="00292DEB">
                <w:rPr>
                  <w:rFonts w:cs="Arial"/>
                  <w:color w:val="FF00FF"/>
                  <w:lang w:val="en-GB"/>
                </w:rPr>
                <w:delText>6.99</w:delText>
              </w:r>
            </w:del>
            <w:ins w:id="34" w:author="Author">
              <w:r w:rsidRPr="00292DEB">
                <w:rPr>
                  <w:rFonts w:cs="Arial"/>
                  <w:color w:val="FF00FF"/>
                  <w:lang w:val="en-GB"/>
                </w:rPr>
                <w:t>7.16</w:t>
              </w:r>
            </w:ins>
          </w:p>
          <w:p w14:paraId="28AA1303" w14:textId="77777777" w:rsidR="004945ED" w:rsidRPr="00292DEB" w:rsidRDefault="004945ED" w:rsidP="004945ED">
            <w:pPr>
              <w:rPr>
                <w:rFonts w:cs="Arial"/>
                <w:i/>
                <w:iCs/>
                <w:lang w:val="en-GB"/>
              </w:rPr>
            </w:pPr>
            <w:r w:rsidRPr="00292DEB">
              <w:rPr>
                <w:rFonts w:cs="Arial"/>
                <w:lang w:val="en-GB"/>
              </w:rPr>
              <w:t xml:space="preserve">             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35" w:author="Author">
              <w:r w:rsidRPr="00292DEB">
                <w:rPr>
                  <w:rFonts w:cs="Arial"/>
                  <w:color w:val="FF00FF"/>
                  <w:lang w:val="en-GB"/>
                </w:rPr>
                <w:delText>6.99</w:delText>
              </w:r>
            </w:del>
            <w:ins w:id="36" w:author="Author">
              <w:r w:rsidRPr="00292DEB">
                <w:rPr>
                  <w:rFonts w:cs="Arial"/>
                  <w:color w:val="FF00FF"/>
                  <w:lang w:val="en-GB"/>
                </w:rPr>
                <w:t>7.16</w:t>
              </w:r>
            </w:ins>
          </w:p>
          <w:p w14:paraId="1FA81C8E" w14:textId="77777777" w:rsidR="004945ED" w:rsidRPr="00292DEB" w:rsidRDefault="004945ED" w:rsidP="004945ED">
            <w:pPr>
              <w:rPr>
                <w:rFonts w:cs="Arial"/>
                <w:i/>
                <w:iCs/>
                <w:lang w:val="en-GB"/>
              </w:rPr>
            </w:pPr>
            <w:r w:rsidRPr="00292DEB">
              <w:rPr>
                <w:rFonts w:cs="Arial"/>
                <w:lang w:val="en-GB"/>
              </w:rPr>
              <w:t xml:space="preserve">             5</w:t>
            </w:r>
            <w:r w:rsidRPr="00292DEB">
              <w:rPr>
                <w:rFonts w:cs="Arial"/>
                <w:vertAlign w:val="superscript"/>
                <w:lang w:val="en-GB"/>
              </w:rPr>
              <w:t>th</w:t>
            </w:r>
            <w:r w:rsidRPr="00292DEB">
              <w:rPr>
                <w:rFonts w:cs="Arial"/>
                <w:lang w:val="en-GB"/>
              </w:rPr>
              <w:t xml:space="preserve">                                    </w:t>
            </w:r>
            <w:r w:rsidRPr="00292DEB">
              <w:rPr>
                <w:rFonts w:cs="Arial"/>
                <w:color w:val="FF00FF"/>
                <w:lang w:val="en-GB"/>
              </w:rPr>
              <w:t>€</w:t>
            </w:r>
            <w:del w:id="37" w:author="Author">
              <w:r w:rsidRPr="00292DEB">
                <w:rPr>
                  <w:rFonts w:cs="Arial"/>
                  <w:color w:val="FF00FF"/>
                  <w:lang w:val="en-GB"/>
                </w:rPr>
                <w:delText>6.99</w:delText>
              </w:r>
            </w:del>
            <w:ins w:id="38" w:author="Author">
              <w:r w:rsidRPr="00292DEB">
                <w:rPr>
                  <w:rFonts w:cs="Arial"/>
                  <w:color w:val="FF00FF"/>
                  <w:lang w:val="en-GB"/>
                </w:rPr>
                <w:t>7.16</w:t>
              </w:r>
            </w:ins>
          </w:p>
          <w:p w14:paraId="0F5C2B7C" w14:textId="77777777" w:rsidR="004945ED" w:rsidRPr="00292DEB" w:rsidRDefault="004945ED" w:rsidP="004945ED">
            <w:pPr>
              <w:rPr>
                <w:rFonts w:cs="Arial"/>
                <w:i/>
                <w:iCs/>
                <w:lang w:val="en-GB"/>
              </w:rPr>
            </w:pPr>
            <w:r w:rsidRPr="00292DEB">
              <w:rPr>
                <w:rFonts w:cs="Arial"/>
                <w:lang w:val="en-GB"/>
              </w:rPr>
              <w:t xml:space="preserve">             6</w:t>
            </w:r>
            <w:r w:rsidRPr="00292DEB">
              <w:rPr>
                <w:rFonts w:cs="Arial"/>
                <w:vertAlign w:val="superscript"/>
                <w:lang w:val="en-GB"/>
              </w:rPr>
              <w:t>th</w:t>
            </w:r>
            <w:r w:rsidRPr="00292DEB">
              <w:rPr>
                <w:rFonts w:cs="Arial"/>
                <w:lang w:val="en-GB"/>
              </w:rPr>
              <w:t xml:space="preserve">                                    </w:t>
            </w:r>
            <w:r w:rsidRPr="00292DEB">
              <w:rPr>
                <w:rFonts w:cs="Arial"/>
                <w:color w:val="FF00FF"/>
                <w:lang w:val="en-GB"/>
              </w:rPr>
              <w:t>€</w:t>
            </w:r>
            <w:del w:id="39" w:author="Author">
              <w:r w:rsidRPr="00292DEB">
                <w:rPr>
                  <w:rFonts w:cs="Arial"/>
                  <w:color w:val="FF00FF"/>
                  <w:lang w:val="en-GB"/>
                </w:rPr>
                <w:delText>6.99</w:delText>
              </w:r>
            </w:del>
            <w:ins w:id="40" w:author="Author">
              <w:r w:rsidRPr="00292DEB">
                <w:rPr>
                  <w:rFonts w:cs="Arial"/>
                  <w:color w:val="FF00FF"/>
                  <w:lang w:val="en-GB"/>
                </w:rPr>
                <w:t>7.16</w:t>
              </w:r>
            </w:ins>
          </w:p>
          <w:p w14:paraId="5DFCFADA" w14:textId="77777777" w:rsidR="004945ED" w:rsidRPr="00292DEB" w:rsidRDefault="004945ED" w:rsidP="004945ED">
            <w:pPr>
              <w:rPr>
                <w:rFonts w:cs="Arial"/>
                <w:color w:val="FF00FF"/>
                <w:lang w:val="en-GB"/>
              </w:rPr>
            </w:pPr>
            <w:r w:rsidRPr="00292DEB">
              <w:rPr>
                <w:rFonts w:cs="Arial"/>
                <w:lang w:val="en-GB"/>
              </w:rPr>
              <w:t xml:space="preserve">Special Category                          </w:t>
            </w:r>
            <w:r w:rsidRPr="00292DEB">
              <w:rPr>
                <w:rFonts w:cs="Arial"/>
                <w:color w:val="FF00FF"/>
                <w:lang w:val="en-GB"/>
              </w:rPr>
              <w:t>€3.</w:t>
            </w:r>
            <w:del w:id="41" w:author="Author">
              <w:r w:rsidRPr="00292DEB">
                <w:rPr>
                  <w:rFonts w:cs="Arial"/>
                  <w:color w:val="FF00FF"/>
                  <w:lang w:val="en-GB"/>
                </w:rPr>
                <w:delText>49</w:delText>
              </w:r>
            </w:del>
            <w:ins w:id="42" w:author="Author">
              <w:r w:rsidRPr="00292DEB">
                <w:rPr>
                  <w:rFonts w:cs="Arial"/>
                  <w:color w:val="FF00FF"/>
                  <w:lang w:val="en-GB"/>
                </w:rPr>
                <w:t>58</w:t>
              </w:r>
            </w:ins>
          </w:p>
          <w:p w14:paraId="4D306FFC" w14:textId="77777777" w:rsidR="004945ED" w:rsidRPr="00292DEB" w:rsidRDefault="004945ED" w:rsidP="004945ED">
            <w:pPr>
              <w:rPr>
                <w:rFonts w:cs="Arial"/>
                <w:i/>
                <w:lang w:val="en-GB"/>
              </w:rPr>
            </w:pPr>
            <w:r w:rsidRPr="00292DEB">
              <w:rPr>
                <w:rFonts w:cs="Arial"/>
                <w:lang w:val="en-GB"/>
              </w:rPr>
              <w:t xml:space="preserve">Farmers pay also a fixed amount each month: </w:t>
            </w:r>
          </w:p>
          <w:p w14:paraId="5644FAE0" w14:textId="77777777" w:rsidR="004945ED" w:rsidRPr="00292DEB" w:rsidRDefault="004945ED" w:rsidP="004945ED">
            <w:pPr>
              <w:rPr>
                <w:rFonts w:cs="Arial"/>
                <w:color w:val="FF00FF"/>
                <w:lang w:val="en-GB"/>
              </w:rPr>
            </w:pPr>
            <w:r w:rsidRPr="00292DEB">
              <w:rPr>
                <w:rFonts w:cs="Arial"/>
                <w:lang w:val="en-GB"/>
              </w:rPr>
              <w:t xml:space="preserve">             1</w:t>
            </w:r>
            <w:r w:rsidRPr="00292DEB">
              <w:rPr>
                <w:rFonts w:cs="Arial"/>
                <w:vertAlign w:val="superscript"/>
                <w:lang w:val="en-GB"/>
              </w:rPr>
              <w:t>st</w:t>
            </w:r>
            <w:r w:rsidRPr="00292DEB">
              <w:rPr>
                <w:rFonts w:cs="Arial"/>
                <w:lang w:val="en-GB"/>
              </w:rPr>
              <w:t xml:space="preserve">                                    </w:t>
            </w:r>
            <w:r w:rsidRPr="00292DEB">
              <w:rPr>
                <w:rFonts w:cs="Arial"/>
                <w:color w:val="FF00FF"/>
                <w:lang w:val="en-GB"/>
              </w:rPr>
              <w:t>€3.</w:t>
            </w:r>
            <w:del w:id="43" w:author="Author">
              <w:r w:rsidRPr="00292DEB">
                <w:rPr>
                  <w:rFonts w:cs="Arial"/>
                  <w:color w:val="FF00FF"/>
                  <w:lang w:val="en-GB"/>
                </w:rPr>
                <w:delText>49</w:delText>
              </w:r>
            </w:del>
            <w:ins w:id="44" w:author="Author">
              <w:r w:rsidRPr="00292DEB">
                <w:rPr>
                  <w:rFonts w:cs="Arial"/>
                  <w:color w:val="FF00FF"/>
                  <w:lang w:val="en-GB"/>
                </w:rPr>
                <w:t>58</w:t>
              </w:r>
            </w:ins>
          </w:p>
          <w:p w14:paraId="2F594588" w14:textId="77777777" w:rsidR="004945ED" w:rsidRPr="00292DEB" w:rsidRDefault="004945ED" w:rsidP="004945ED">
            <w:pPr>
              <w:rPr>
                <w:rFonts w:cs="Arial"/>
                <w:i/>
                <w:iCs/>
                <w:color w:val="FF00FF"/>
                <w:lang w:val="en-GB"/>
              </w:rPr>
            </w:pPr>
            <w:r w:rsidRPr="00292DEB">
              <w:rPr>
                <w:rFonts w:cs="Arial"/>
                <w:lang w:val="en-GB"/>
              </w:rPr>
              <w:t xml:space="preserve">             2</w:t>
            </w:r>
            <w:r w:rsidRPr="00292DEB">
              <w:rPr>
                <w:rFonts w:cs="Arial"/>
                <w:vertAlign w:val="superscript"/>
                <w:lang w:val="en-GB"/>
              </w:rPr>
              <w:t>nd</w:t>
            </w:r>
            <w:r w:rsidRPr="00292DEB">
              <w:rPr>
                <w:rFonts w:cs="Arial"/>
                <w:lang w:val="en-GB"/>
              </w:rPr>
              <w:t xml:space="preserve">                                   </w:t>
            </w:r>
            <w:r w:rsidRPr="00292DEB">
              <w:rPr>
                <w:rFonts w:cs="Arial"/>
                <w:color w:val="FF00FF"/>
                <w:lang w:val="en-GB"/>
              </w:rPr>
              <w:t>€3.</w:t>
            </w:r>
            <w:del w:id="45" w:author="Author">
              <w:r w:rsidRPr="00292DEB">
                <w:rPr>
                  <w:rFonts w:cs="Arial"/>
                  <w:color w:val="FF00FF"/>
                  <w:lang w:val="en-GB"/>
                </w:rPr>
                <w:delText>49</w:delText>
              </w:r>
            </w:del>
            <w:ins w:id="46" w:author="Author">
              <w:r w:rsidRPr="00292DEB">
                <w:rPr>
                  <w:rFonts w:cs="Arial"/>
                  <w:color w:val="FF00FF"/>
                  <w:lang w:val="en-GB"/>
                </w:rPr>
                <w:t>58</w:t>
              </w:r>
            </w:ins>
          </w:p>
          <w:p w14:paraId="0ECD4A4D" w14:textId="77777777" w:rsidR="004945ED" w:rsidRPr="00292DEB" w:rsidRDefault="004945ED" w:rsidP="004945ED">
            <w:pPr>
              <w:rPr>
                <w:rFonts w:cs="Arial"/>
                <w:i/>
                <w:iCs/>
                <w:lang w:val="en-GB"/>
              </w:rPr>
            </w:pPr>
            <w:r w:rsidRPr="00292DEB">
              <w:rPr>
                <w:rFonts w:cs="Arial"/>
                <w:lang w:val="en-GB"/>
              </w:rPr>
              <w:t xml:space="preserve">             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€3.</w:t>
            </w:r>
            <w:del w:id="47" w:author="Author">
              <w:r w:rsidRPr="00292DEB">
                <w:rPr>
                  <w:rFonts w:cs="Arial"/>
                  <w:color w:val="FF00FF"/>
                  <w:lang w:val="en-GB"/>
                </w:rPr>
                <w:delText>49</w:delText>
              </w:r>
            </w:del>
            <w:ins w:id="48" w:author="Author">
              <w:r w:rsidRPr="00292DEB">
                <w:rPr>
                  <w:rFonts w:cs="Arial"/>
                  <w:color w:val="FF00FF"/>
                  <w:lang w:val="en-GB"/>
                </w:rPr>
                <w:t>58</w:t>
              </w:r>
            </w:ins>
          </w:p>
          <w:p w14:paraId="74A821EB" w14:textId="77777777" w:rsidR="004945ED" w:rsidRPr="00292DEB" w:rsidRDefault="004945ED" w:rsidP="004945ED">
            <w:pPr>
              <w:rPr>
                <w:rFonts w:cs="Arial"/>
                <w:i/>
                <w:iCs/>
                <w:lang w:val="en-GB"/>
              </w:rPr>
            </w:pPr>
            <w:r w:rsidRPr="00292DEB">
              <w:rPr>
                <w:rFonts w:cs="Arial"/>
                <w:lang w:val="en-GB"/>
              </w:rPr>
              <w:t xml:space="preserve">             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€3.</w:t>
            </w:r>
            <w:del w:id="49" w:author="Author">
              <w:r w:rsidRPr="00292DEB">
                <w:rPr>
                  <w:rFonts w:cs="Arial"/>
                  <w:color w:val="FF00FF"/>
                  <w:lang w:val="en-GB"/>
                </w:rPr>
                <w:delText>49</w:delText>
              </w:r>
            </w:del>
            <w:ins w:id="50" w:author="Author">
              <w:r w:rsidRPr="00292DEB">
                <w:rPr>
                  <w:rFonts w:cs="Arial"/>
                  <w:color w:val="FF00FF"/>
                  <w:lang w:val="en-GB"/>
                </w:rPr>
                <w:t>58</w:t>
              </w:r>
            </w:ins>
          </w:p>
          <w:p w14:paraId="712A2C2E" w14:textId="77777777" w:rsidR="004945ED" w:rsidRPr="00292DEB" w:rsidRDefault="004945ED" w:rsidP="004945ED">
            <w:pPr>
              <w:rPr>
                <w:rFonts w:cs="Arial"/>
                <w:i/>
                <w:iCs/>
              </w:rPr>
            </w:pPr>
            <w:r w:rsidRPr="00292DEB">
              <w:rPr>
                <w:rFonts w:cs="Arial"/>
                <w:lang w:val="en-GB"/>
              </w:rPr>
              <w:t xml:space="preserve">             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€3.</w:t>
            </w:r>
            <w:del w:id="51" w:author="Author">
              <w:r w:rsidRPr="00292DEB">
                <w:rPr>
                  <w:rFonts w:cs="Arial"/>
                  <w:color w:val="FF00FF"/>
                  <w:lang w:val="en-GB"/>
                </w:rPr>
                <w:delText>49</w:delText>
              </w:r>
            </w:del>
            <w:ins w:id="52" w:author="Author">
              <w:r w:rsidRPr="00292DEB">
                <w:rPr>
                  <w:rFonts w:cs="Arial"/>
                  <w:color w:val="FF00FF"/>
                </w:rPr>
                <w:t>58</w:t>
              </w:r>
            </w:ins>
          </w:p>
          <w:p w14:paraId="386FABAC" w14:textId="79EDCBA1"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sz w:val="15"/>
                <w:szCs w:val="15"/>
              </w:rPr>
              <w:t xml:space="preserve">             6</w:t>
            </w:r>
            <w:r w:rsidRPr="00292DEB">
              <w:rPr>
                <w:sz w:val="15"/>
                <w:szCs w:val="15"/>
                <w:vertAlign w:val="superscript"/>
              </w:rPr>
              <w:t>th</w:t>
            </w:r>
            <w:r w:rsidRPr="00292DEB">
              <w:rPr>
                <w:sz w:val="15"/>
                <w:szCs w:val="15"/>
              </w:rPr>
              <w:t xml:space="preserve">                                   </w:t>
            </w:r>
            <w:r w:rsidRPr="00292DEB">
              <w:rPr>
                <w:color w:val="FF00FF"/>
                <w:sz w:val="15"/>
                <w:szCs w:val="15"/>
              </w:rPr>
              <w:t xml:space="preserve"> €3.</w:t>
            </w:r>
            <w:del w:id="53" w:author="Author">
              <w:r w:rsidRPr="00292DEB">
                <w:rPr>
                  <w:color w:val="FF00FF"/>
                  <w:sz w:val="15"/>
                  <w:szCs w:val="15"/>
                </w:rPr>
                <w:delText>49</w:delText>
              </w:r>
            </w:del>
            <w:ins w:id="54" w:author="Author">
              <w:r w:rsidRPr="00292DEB">
                <w:rPr>
                  <w:color w:val="FF00FF"/>
                  <w:sz w:val="15"/>
                  <w:szCs w:val="15"/>
                </w:rPr>
                <w:t>58</w:t>
              </w:r>
            </w:ins>
          </w:p>
        </w:tc>
        <w:tc>
          <w:tcPr>
            <w:tcW w:w="167" w:type="pct"/>
          </w:tcPr>
          <w:p w14:paraId="2F19BEA7" w14:textId="27CAD8BC"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09B3C5FE" w14:textId="2BE96CE7" w:rsidR="004945ED" w:rsidRPr="00292DEB" w:rsidRDefault="004945ED" w:rsidP="004945ED">
            <w:pPr>
              <w:spacing w:line="276" w:lineRule="auto"/>
              <w:rPr>
                <w:rFonts w:cs="Arial"/>
                <w:color w:val="0000FF"/>
                <w:lang w:val="fr-FR"/>
              </w:rPr>
            </w:pPr>
            <w:r w:rsidRPr="00292DEB">
              <w:rPr>
                <w:rFonts w:cs="Arial"/>
                <w:color w:val="0000FF"/>
              </w:rPr>
              <w:t>14</w:t>
            </w:r>
          </w:p>
        </w:tc>
        <w:tc>
          <w:tcPr>
            <w:tcW w:w="402" w:type="pct"/>
          </w:tcPr>
          <w:p w14:paraId="50BF5306" w14:textId="3503B422"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B8143C9" w14:textId="77777777" w:rsidTr="005D0FED">
        <w:tc>
          <w:tcPr>
            <w:tcW w:w="193" w:type="pct"/>
          </w:tcPr>
          <w:p w14:paraId="4CAE0D06" w14:textId="77777777" w:rsidR="004945ED" w:rsidRPr="00292DEB" w:rsidRDefault="004945ED" w:rsidP="004945ED">
            <w:pPr>
              <w:spacing w:line="276" w:lineRule="auto"/>
              <w:jc w:val="left"/>
              <w:rPr>
                <w:rFonts w:cs="Arial"/>
                <w:lang w:val="es-ES"/>
              </w:rPr>
            </w:pPr>
            <w:r w:rsidRPr="00292DEB">
              <w:rPr>
                <w:rFonts w:cs="Arial"/>
                <w:lang w:val="es-ES"/>
              </w:rPr>
              <w:t>EL</w:t>
            </w:r>
          </w:p>
          <w:p w14:paraId="4C368862" w14:textId="77777777" w:rsidR="004945ED" w:rsidRPr="00292DEB" w:rsidRDefault="004945ED" w:rsidP="004945ED">
            <w:pPr>
              <w:spacing w:line="276" w:lineRule="auto"/>
              <w:jc w:val="left"/>
              <w:rPr>
                <w:rFonts w:cs="Arial"/>
                <w:lang w:val="es-ES"/>
              </w:rPr>
            </w:pPr>
            <w:r w:rsidRPr="00292DEB">
              <w:rPr>
                <w:rFonts w:cs="Arial"/>
                <w:lang w:val="es-ES"/>
              </w:rPr>
              <w:t>EL</w:t>
            </w:r>
          </w:p>
          <w:p w14:paraId="631AE2FA" w14:textId="77777777" w:rsidR="004945ED" w:rsidRPr="00292DEB" w:rsidRDefault="004945ED" w:rsidP="004945ED">
            <w:pPr>
              <w:spacing w:line="276" w:lineRule="auto"/>
              <w:jc w:val="left"/>
              <w:rPr>
                <w:rFonts w:cs="Arial"/>
                <w:lang w:val="es-ES"/>
              </w:rPr>
            </w:pPr>
            <w:r w:rsidRPr="00292DEB">
              <w:rPr>
                <w:rFonts w:cs="Arial"/>
                <w:lang w:val="es-ES"/>
              </w:rPr>
              <w:t>EL</w:t>
            </w:r>
          </w:p>
          <w:p w14:paraId="198286AF" w14:textId="77777777" w:rsidR="004945ED" w:rsidRPr="00292DEB" w:rsidRDefault="004945ED" w:rsidP="004945ED">
            <w:pPr>
              <w:spacing w:line="276" w:lineRule="auto"/>
              <w:jc w:val="left"/>
              <w:rPr>
                <w:rFonts w:cs="Arial"/>
                <w:lang w:val="es-ES"/>
              </w:rPr>
            </w:pPr>
            <w:r w:rsidRPr="00292DEB">
              <w:rPr>
                <w:rFonts w:cs="Arial"/>
                <w:lang w:val="es-ES"/>
              </w:rPr>
              <w:t>EL</w:t>
            </w:r>
          </w:p>
          <w:p w14:paraId="3F75B6B3" w14:textId="77777777" w:rsidR="004945ED" w:rsidRPr="00292DEB" w:rsidRDefault="004945ED" w:rsidP="004945ED">
            <w:pPr>
              <w:spacing w:line="276" w:lineRule="auto"/>
              <w:jc w:val="left"/>
              <w:rPr>
                <w:rFonts w:cs="Arial"/>
                <w:lang w:val="es-ES"/>
              </w:rPr>
            </w:pPr>
            <w:r w:rsidRPr="00292DEB">
              <w:rPr>
                <w:rFonts w:cs="Arial"/>
                <w:lang w:val="es-ES"/>
              </w:rPr>
              <w:t>EL</w:t>
            </w:r>
          </w:p>
          <w:p w14:paraId="10B077CF" w14:textId="77777777" w:rsidR="004945ED" w:rsidRPr="00292DEB" w:rsidRDefault="004945ED" w:rsidP="004945ED">
            <w:pPr>
              <w:spacing w:line="276" w:lineRule="auto"/>
              <w:jc w:val="left"/>
              <w:rPr>
                <w:rFonts w:cs="Arial"/>
                <w:b/>
                <w:lang w:val="es-ES"/>
              </w:rPr>
            </w:pPr>
          </w:p>
        </w:tc>
        <w:tc>
          <w:tcPr>
            <w:tcW w:w="1371" w:type="pct"/>
          </w:tcPr>
          <w:p w14:paraId="196472E8" w14:textId="77777777" w:rsidR="004945ED" w:rsidRPr="00292DEB" w:rsidRDefault="004945ED" w:rsidP="004945ED">
            <w:pPr>
              <w:spacing w:line="276" w:lineRule="auto"/>
              <w:rPr>
                <w:rFonts w:cs="Arial"/>
              </w:rPr>
            </w:pPr>
            <w:r w:rsidRPr="00292DEB">
              <w:rPr>
                <w:rFonts w:cs="Arial"/>
              </w:rPr>
              <w:t>Wie das allgemeine Prinzip.</w:t>
            </w:r>
          </w:p>
          <w:p w14:paraId="3D98E308" w14:textId="77777777" w:rsidR="004945ED" w:rsidRPr="00292DEB" w:rsidRDefault="004945ED" w:rsidP="004945ED">
            <w:pPr>
              <w:spacing w:line="276" w:lineRule="auto"/>
              <w:rPr>
                <w:rFonts w:cs="Arial"/>
              </w:rPr>
            </w:pPr>
            <w:r w:rsidRPr="00292DEB">
              <w:rPr>
                <w:rFonts w:cs="Arial"/>
              </w:rPr>
              <w:t>Gemischtes System.</w:t>
            </w:r>
          </w:p>
          <w:p w14:paraId="2D4A7EF4" w14:textId="77777777" w:rsidR="004945ED" w:rsidRPr="00292DEB" w:rsidRDefault="004945ED" w:rsidP="004945ED">
            <w:pPr>
              <w:spacing w:line="276" w:lineRule="auto"/>
              <w:rPr>
                <w:rFonts w:cs="Arial"/>
              </w:rPr>
            </w:pPr>
            <w:r w:rsidRPr="00292DEB">
              <w:rPr>
                <w:rFonts w:cs="Arial"/>
              </w:rPr>
              <w:t>Obligatorisches Sozialversicherungssystem.</w:t>
            </w:r>
          </w:p>
          <w:p w14:paraId="1DF51056" w14:textId="77777777" w:rsidR="004945ED" w:rsidRPr="00292DEB" w:rsidRDefault="004945ED" w:rsidP="004945ED">
            <w:pPr>
              <w:spacing w:line="276" w:lineRule="auto"/>
              <w:rPr>
                <w:rFonts w:cs="Arial"/>
              </w:rPr>
            </w:pPr>
            <w:r w:rsidRPr="00292DEB">
              <w:rPr>
                <w:rFonts w:cs="Arial"/>
              </w:rPr>
              <w:t xml:space="preserve">Der Staat stellt Zuschüsse zur Deckung des Defizits der Elektronischen Nationalen </w:t>
            </w:r>
            <w:r w:rsidRPr="00292DEB">
              <w:rPr>
                <w:rFonts w:cs="Arial"/>
                <w:color w:val="008000"/>
              </w:rPr>
              <w:t>Sozialversicherung (e-EFKA)</w:t>
            </w:r>
            <w:r w:rsidRPr="00292DEB">
              <w:rPr>
                <w:rFonts w:cs="Arial"/>
              </w:rPr>
              <w:t xml:space="preserve"> bereit.</w:t>
            </w:r>
          </w:p>
          <w:p w14:paraId="5D8087D6" w14:textId="77777777" w:rsidR="004945ED" w:rsidRPr="00292DEB" w:rsidRDefault="004945ED" w:rsidP="004945ED">
            <w:pPr>
              <w:spacing w:line="276" w:lineRule="auto"/>
              <w:rPr>
                <w:rFonts w:cs="Arial"/>
              </w:rPr>
            </w:pPr>
            <w:r w:rsidRPr="00292DEB">
              <w:rPr>
                <w:rFonts w:cs="Arial"/>
              </w:rPr>
              <w:t>Keine zweckgebundenen Steuern.</w:t>
            </w:r>
          </w:p>
          <w:p w14:paraId="26E7F95B" w14:textId="77777777" w:rsidR="004945ED" w:rsidRPr="00292DEB" w:rsidRDefault="004945ED" w:rsidP="004945ED">
            <w:pPr>
              <w:spacing w:line="276" w:lineRule="auto"/>
              <w:rPr>
                <w:rFonts w:cs="Arial"/>
              </w:rPr>
            </w:pPr>
          </w:p>
          <w:p w14:paraId="2C55DF04" w14:textId="77777777" w:rsidR="004945ED" w:rsidRPr="00292DEB" w:rsidRDefault="004945ED" w:rsidP="004945ED">
            <w:pPr>
              <w:spacing w:line="276" w:lineRule="auto"/>
              <w:rPr>
                <w:rFonts w:cs="Arial"/>
              </w:rPr>
            </w:pPr>
            <w:r w:rsidRPr="00292DEB">
              <w:rPr>
                <w:rFonts w:cs="Arial"/>
              </w:rPr>
              <w:lastRenderedPageBreak/>
              <w:t>Sozialbeitragssätze für Krankheit, Mutterschaft und Arbeitsunfälle:</w:t>
            </w:r>
          </w:p>
          <w:p w14:paraId="755976D0" w14:textId="77777777" w:rsidR="004945ED" w:rsidRPr="00292DEB" w:rsidRDefault="004945ED" w:rsidP="004945ED">
            <w:pPr>
              <w:spacing w:line="276" w:lineRule="auto"/>
              <w:rPr>
                <w:rFonts w:cs="Arial"/>
              </w:rPr>
            </w:pPr>
            <w:r w:rsidRPr="00292DEB">
              <w:rPr>
                <w:rFonts w:cs="Arial"/>
                <w:color w:val="800000"/>
              </w:rPr>
              <w:t xml:space="preserve">0,65% </w:t>
            </w:r>
            <w:r w:rsidRPr="00292DEB">
              <w:rPr>
                <w:rFonts w:cs="Arial"/>
              </w:rPr>
              <w:t>insgesamt, davon</w:t>
            </w:r>
          </w:p>
          <w:p w14:paraId="04300C04" w14:textId="77777777" w:rsidR="004945ED" w:rsidRPr="00292DEB" w:rsidRDefault="004945ED" w:rsidP="004945ED">
            <w:pPr>
              <w:numPr>
                <w:ilvl w:val="0"/>
                <w:numId w:val="4"/>
              </w:numPr>
              <w:spacing w:line="276" w:lineRule="auto"/>
              <w:rPr>
                <w:rFonts w:cs="Arial"/>
              </w:rPr>
            </w:pPr>
            <w:r w:rsidRPr="00292DEB">
              <w:rPr>
                <w:rFonts w:cs="Arial"/>
                <w:color w:val="800000"/>
              </w:rPr>
              <w:t>0,40%</w:t>
            </w:r>
            <w:r w:rsidRPr="00292DEB">
              <w:rPr>
                <w:rFonts w:cs="Arial"/>
              </w:rPr>
              <w:t xml:space="preserve"> Arbeitnehmer,</w:t>
            </w:r>
          </w:p>
          <w:p w14:paraId="4249B212" w14:textId="77777777" w:rsidR="004945ED" w:rsidRPr="00292DEB" w:rsidRDefault="004945ED" w:rsidP="004945ED">
            <w:pPr>
              <w:numPr>
                <w:ilvl w:val="0"/>
                <w:numId w:val="4"/>
              </w:numPr>
              <w:spacing w:line="276" w:lineRule="auto"/>
              <w:rPr>
                <w:rFonts w:cs="Arial"/>
              </w:rPr>
            </w:pPr>
            <w:r w:rsidRPr="00292DEB">
              <w:rPr>
                <w:rFonts w:cs="Arial"/>
                <w:color w:val="800000"/>
              </w:rPr>
              <w:t>0,25%</w:t>
            </w:r>
            <w:r w:rsidRPr="00292DEB">
              <w:rPr>
                <w:rFonts w:cs="Arial"/>
              </w:rPr>
              <w:t xml:space="preserve"> Arbeitgeber.</w:t>
            </w:r>
          </w:p>
          <w:p w14:paraId="2041345B" w14:textId="77777777" w:rsidR="004945ED" w:rsidRPr="00292DEB" w:rsidRDefault="004945ED" w:rsidP="004945ED">
            <w:pPr>
              <w:spacing w:line="276" w:lineRule="auto"/>
              <w:rPr>
                <w:rFonts w:cs="Arial"/>
              </w:rPr>
            </w:pPr>
          </w:p>
          <w:p w14:paraId="00825C68" w14:textId="77777777" w:rsidR="004945ED" w:rsidRPr="00292DEB" w:rsidRDefault="004945ED" w:rsidP="004945ED">
            <w:pPr>
              <w:spacing w:line="276" w:lineRule="auto"/>
              <w:rPr>
                <w:rFonts w:cs="Arial"/>
              </w:rPr>
            </w:pPr>
            <w:r w:rsidRPr="00292DEB">
              <w:rPr>
                <w:rFonts w:cs="Arial"/>
              </w:rPr>
              <w:t>Selbstständige, unabhängige Fachleute und Landwirte: wie für Geldleistungen bei Krankheit.</w:t>
            </w:r>
          </w:p>
          <w:p w14:paraId="7B00546C" w14:textId="77777777" w:rsidR="004945ED" w:rsidRPr="00292DEB" w:rsidRDefault="004945ED" w:rsidP="004945ED">
            <w:pPr>
              <w:spacing w:line="276" w:lineRule="auto"/>
              <w:rPr>
                <w:rFonts w:cs="Arial"/>
              </w:rPr>
            </w:pPr>
          </w:p>
        </w:tc>
        <w:tc>
          <w:tcPr>
            <w:tcW w:w="1370" w:type="pct"/>
          </w:tcPr>
          <w:p w14:paraId="50581E46" w14:textId="77777777" w:rsidR="004945ED" w:rsidRPr="00292DEB" w:rsidRDefault="004945ED" w:rsidP="004945ED">
            <w:pPr>
              <w:spacing w:line="276" w:lineRule="auto"/>
              <w:rPr>
                <w:rFonts w:cs="Arial"/>
                <w:lang w:val="fr-BE"/>
              </w:rPr>
            </w:pPr>
            <w:r w:rsidRPr="00292DEB">
              <w:rPr>
                <w:rFonts w:cs="Arial"/>
                <w:lang w:val="fr-BE"/>
              </w:rPr>
              <w:lastRenderedPageBreak/>
              <w:t>Même principe que le principe général.</w:t>
            </w:r>
          </w:p>
          <w:p w14:paraId="5F8E30FB"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w:t>
            </w:r>
            <w:r w:rsidRPr="00292DEB">
              <w:rPr>
                <w:rFonts w:eastAsia="Arial" w:cs="Arial"/>
                <w:iCs/>
                <w:color w:val="008000"/>
                <w:lang w:val="fr-BE"/>
              </w:rPr>
              <w:t xml:space="preserve"> </w:t>
            </w:r>
          </w:p>
          <w:p w14:paraId="6CF9E6F2" w14:textId="77777777" w:rsidR="004945ED" w:rsidRPr="00292DEB" w:rsidRDefault="004945ED" w:rsidP="004945ED">
            <w:pPr>
              <w:spacing w:line="276" w:lineRule="auto"/>
              <w:rPr>
                <w:rFonts w:eastAsia="Arial" w:cs="Arial"/>
                <w:lang w:val="fr-BE"/>
              </w:rPr>
            </w:pPr>
            <w:r w:rsidRPr="00292DEB">
              <w:rPr>
                <w:rFonts w:eastAsia="Arial" w:cs="Arial"/>
                <w:lang w:val="fr-BE"/>
              </w:rPr>
              <w:t>Régime d’assurance sociale obligatoire.</w:t>
            </w:r>
          </w:p>
          <w:p w14:paraId="4A1DC2FB" w14:textId="77777777" w:rsidR="004945ED" w:rsidRPr="00292DEB" w:rsidRDefault="004945ED" w:rsidP="004945ED">
            <w:pPr>
              <w:spacing w:line="276" w:lineRule="auto"/>
              <w:rPr>
                <w:rFonts w:cs="Arial"/>
                <w:color w:val="008000"/>
                <w:lang w:val="fr-BE"/>
              </w:rPr>
            </w:pPr>
            <w:r w:rsidRPr="00292DEB">
              <w:rPr>
                <w:rFonts w:eastAsia="Arial" w:cs="Arial"/>
                <w:lang w:val="fr-BE"/>
              </w:rPr>
              <w:t xml:space="preserve">L’État accorde des subventions pour couvrir le déficit du </w:t>
            </w:r>
            <w:r w:rsidRPr="00292DEB">
              <w:rPr>
                <w:rFonts w:cs="Arial"/>
                <w:color w:val="008000"/>
                <w:lang w:val="fr-BE"/>
              </w:rPr>
              <w:t>Fonds national en ligne pour la sécurité sociale (e-EFKA)</w:t>
            </w:r>
            <w:r w:rsidRPr="00292DEB">
              <w:rPr>
                <w:rFonts w:cs="Arial"/>
                <w:lang w:val="fr-BE"/>
              </w:rPr>
              <w:t xml:space="preserve">. </w:t>
            </w:r>
          </w:p>
          <w:p w14:paraId="72CDF4C4" w14:textId="77777777" w:rsidR="004945ED" w:rsidRPr="00292DEB" w:rsidRDefault="004945ED" w:rsidP="004945ED">
            <w:pPr>
              <w:spacing w:line="276" w:lineRule="auto"/>
              <w:rPr>
                <w:rFonts w:cs="Arial"/>
                <w:lang w:val="fr-BE"/>
              </w:rPr>
            </w:pPr>
            <w:r w:rsidRPr="00292DEB">
              <w:rPr>
                <w:rFonts w:cs="Arial"/>
                <w:lang w:val="fr-BE"/>
              </w:rPr>
              <w:t>Pas de taxes à affectation spéciale.</w:t>
            </w:r>
          </w:p>
          <w:p w14:paraId="6233FE62" w14:textId="77777777" w:rsidR="004945ED" w:rsidRPr="00292DEB" w:rsidRDefault="004945ED" w:rsidP="004945ED">
            <w:pPr>
              <w:spacing w:line="276" w:lineRule="auto"/>
              <w:rPr>
                <w:rFonts w:eastAsia="Arial" w:cs="Arial"/>
                <w:lang w:val="fr-BE"/>
              </w:rPr>
            </w:pPr>
          </w:p>
          <w:p w14:paraId="7FB2E71D" w14:textId="77777777" w:rsidR="004945ED" w:rsidRPr="00292DEB" w:rsidRDefault="004945ED" w:rsidP="004945ED">
            <w:pPr>
              <w:pStyle w:val="StandardLinks"/>
              <w:spacing w:line="276" w:lineRule="auto"/>
              <w:jc w:val="both"/>
              <w:rPr>
                <w:rFonts w:cs="Arial"/>
                <w:lang w:val="fr-BE"/>
              </w:rPr>
            </w:pPr>
            <w:r w:rsidRPr="00292DEB">
              <w:rPr>
                <w:rFonts w:cs="Arial"/>
                <w:lang w:val="fr-BE"/>
              </w:rPr>
              <w:lastRenderedPageBreak/>
              <w:t xml:space="preserve">Taux de cotisation sociale pour la maladie, la maternité et les accidents du travail: </w:t>
            </w:r>
          </w:p>
          <w:p w14:paraId="0D594ADC" w14:textId="77777777" w:rsidR="004945ED" w:rsidRPr="00292DEB" w:rsidRDefault="004945ED" w:rsidP="004945ED">
            <w:pPr>
              <w:pStyle w:val="StandardLinks"/>
              <w:suppressAutoHyphens/>
              <w:spacing w:line="276" w:lineRule="auto"/>
              <w:jc w:val="both"/>
              <w:rPr>
                <w:rFonts w:cs="Arial"/>
                <w:lang w:val="fr-BE"/>
              </w:rPr>
            </w:pPr>
            <w:r w:rsidRPr="00292DEB">
              <w:rPr>
                <w:rFonts w:cs="Arial"/>
                <w:color w:val="C00000"/>
                <w:lang w:val="fr-BE"/>
              </w:rPr>
              <w:t>0,65</w:t>
            </w:r>
            <w:r w:rsidRPr="00292DEB">
              <w:rPr>
                <w:rFonts w:cs="Arial"/>
                <w:lang w:val="fr-BE"/>
              </w:rPr>
              <w:t>% au total, dont</w:t>
            </w:r>
          </w:p>
          <w:p w14:paraId="35998F32"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0,40</w:t>
            </w:r>
            <w:r w:rsidRPr="00292DEB">
              <w:rPr>
                <w:rFonts w:ascii="Arial" w:hAnsi="Arial" w:cs="Arial"/>
                <w:sz w:val="15"/>
                <w:szCs w:val="15"/>
                <w:lang w:val="fr-BE"/>
              </w:rPr>
              <w:t>% salarié</w:t>
            </w:r>
          </w:p>
          <w:p w14:paraId="5F17509F"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0,25%</w:t>
            </w:r>
            <w:r w:rsidRPr="00292DEB">
              <w:rPr>
                <w:rFonts w:ascii="Arial" w:hAnsi="Arial" w:cs="Arial"/>
                <w:sz w:val="15"/>
                <w:szCs w:val="15"/>
                <w:lang w:val="fr-BE"/>
              </w:rPr>
              <w:t xml:space="preserve"> employeur</w:t>
            </w:r>
          </w:p>
          <w:p w14:paraId="1C7CCD57" w14:textId="77777777" w:rsidR="004945ED" w:rsidRPr="00292DEB" w:rsidRDefault="004945ED" w:rsidP="004945ED">
            <w:pPr>
              <w:spacing w:line="276" w:lineRule="auto"/>
              <w:rPr>
                <w:rFonts w:cs="Arial"/>
                <w:lang w:val="fr-BE"/>
              </w:rPr>
            </w:pPr>
          </w:p>
          <w:p w14:paraId="7ADE3375" w14:textId="77777777" w:rsidR="004945ED" w:rsidRPr="00292DEB" w:rsidRDefault="004945ED" w:rsidP="004945ED">
            <w:pPr>
              <w:spacing w:line="276" w:lineRule="auto"/>
              <w:rPr>
                <w:rFonts w:cs="Arial"/>
                <w:lang w:val="fr-BE"/>
              </w:rPr>
            </w:pPr>
            <w:r w:rsidRPr="00292DEB">
              <w:rPr>
                <w:rFonts w:cs="Arial"/>
                <w:lang w:val="fr-BE"/>
              </w:rPr>
              <w:t>Indépendants, professions libérales et agriculteurs: même taux que pour les prestations de maladie en espèces.</w:t>
            </w:r>
          </w:p>
          <w:p w14:paraId="305F33E1" w14:textId="77777777" w:rsidR="004945ED" w:rsidRPr="00292DEB" w:rsidRDefault="004945ED" w:rsidP="004945ED">
            <w:pPr>
              <w:spacing w:line="276" w:lineRule="auto"/>
              <w:rPr>
                <w:rFonts w:cs="Arial"/>
                <w:lang w:val="fr-BE"/>
              </w:rPr>
            </w:pPr>
          </w:p>
        </w:tc>
        <w:tc>
          <w:tcPr>
            <w:tcW w:w="1370" w:type="pct"/>
          </w:tcPr>
          <w:p w14:paraId="3B224D99"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E-I-15-EL</w:t>
            </w:r>
          </w:p>
          <w:p w14:paraId="2E07C059"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7A6AE10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Mixed system. </w:t>
            </w:r>
          </w:p>
          <w:p w14:paraId="7147F3C7"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w:t>
            </w:r>
          </w:p>
          <w:p w14:paraId="70600D81" w14:textId="77777777" w:rsidR="004945ED" w:rsidRPr="00292DEB" w:rsidRDefault="004945ED" w:rsidP="004945ED">
            <w:pPr>
              <w:pStyle w:val="Normal0"/>
              <w:pBdr>
                <w:top w:val="nil"/>
                <w:left w:val="nil"/>
                <w:bottom w:val="nil"/>
                <w:right w:val="nil"/>
                <w:between w:val="nil"/>
              </w:pBdr>
              <w:spacing w:after="0"/>
              <w:rPr>
                <w:color w:val="008000"/>
                <w:sz w:val="15"/>
                <w:szCs w:val="15"/>
                <w:lang w:val="en-GB"/>
              </w:rPr>
            </w:pPr>
            <w:r w:rsidRPr="00292DEB">
              <w:rPr>
                <w:color w:val="000000"/>
                <w:sz w:val="15"/>
                <w:szCs w:val="15"/>
                <w:lang w:val="en-GB"/>
              </w:rPr>
              <w:t xml:space="preserve">The State provides subsidy to cover the deficit of the </w:t>
            </w:r>
            <w:r w:rsidRPr="00292DEB">
              <w:rPr>
                <w:color w:val="008000"/>
                <w:sz w:val="15"/>
                <w:szCs w:val="15"/>
                <w:lang w:val="en-GB"/>
              </w:rPr>
              <w:t>Electronic National Social Security Fund (e-EFKA).</w:t>
            </w:r>
          </w:p>
          <w:p w14:paraId="2FF3039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earmarked taxes.</w:t>
            </w:r>
          </w:p>
          <w:p w14:paraId="18DD060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723D1C66"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Social contributions rates for sickness, maternity and accidents at work:</w:t>
            </w:r>
          </w:p>
          <w:p w14:paraId="2D775770"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0.65</w:t>
            </w:r>
            <w:r w:rsidRPr="00292DEB">
              <w:rPr>
                <w:color w:val="000000"/>
                <w:sz w:val="15"/>
                <w:szCs w:val="15"/>
              </w:rPr>
              <w:t xml:space="preserve">% total of </w:t>
            </w:r>
            <w:proofErr w:type="spellStart"/>
            <w:r w:rsidRPr="00292DEB">
              <w:rPr>
                <w:color w:val="000000"/>
                <w:sz w:val="15"/>
                <w:szCs w:val="15"/>
              </w:rPr>
              <w:t>which</w:t>
            </w:r>
            <w:proofErr w:type="spellEnd"/>
          </w:p>
          <w:p w14:paraId="56622A32" w14:textId="77777777" w:rsidR="004945ED" w:rsidRPr="00292DEB" w:rsidRDefault="004945ED" w:rsidP="004945ED">
            <w:pPr>
              <w:pStyle w:val="Normal0"/>
              <w:numPr>
                <w:ilvl w:val="0"/>
                <w:numId w:val="103"/>
              </w:numPr>
              <w:pBdr>
                <w:top w:val="nil"/>
                <w:left w:val="nil"/>
                <w:bottom w:val="nil"/>
                <w:right w:val="nil"/>
                <w:between w:val="nil"/>
              </w:pBdr>
              <w:spacing w:before="0" w:after="0"/>
              <w:ind w:hanging="55"/>
              <w:rPr>
                <w:color w:val="000000"/>
                <w:sz w:val="15"/>
                <w:szCs w:val="15"/>
              </w:rPr>
            </w:pPr>
            <w:r w:rsidRPr="00292DEB">
              <w:rPr>
                <w:color w:val="C00000"/>
                <w:sz w:val="15"/>
                <w:szCs w:val="15"/>
              </w:rPr>
              <w:t>0.40</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0EF99716" w14:textId="77777777" w:rsidR="004945ED" w:rsidRPr="00292DEB" w:rsidRDefault="004945ED" w:rsidP="004945ED">
            <w:pPr>
              <w:pStyle w:val="Normal0"/>
              <w:numPr>
                <w:ilvl w:val="0"/>
                <w:numId w:val="103"/>
              </w:numPr>
              <w:pBdr>
                <w:top w:val="nil"/>
                <w:left w:val="nil"/>
                <w:bottom w:val="nil"/>
                <w:right w:val="nil"/>
                <w:between w:val="nil"/>
              </w:pBdr>
              <w:spacing w:before="0" w:after="0"/>
              <w:ind w:hanging="55"/>
              <w:rPr>
                <w:color w:val="000000"/>
                <w:sz w:val="15"/>
                <w:szCs w:val="15"/>
              </w:rPr>
            </w:pPr>
            <w:r w:rsidRPr="00292DEB">
              <w:rPr>
                <w:color w:val="C00000"/>
                <w:sz w:val="15"/>
                <w:szCs w:val="15"/>
              </w:rPr>
              <w:t>0.25</w:t>
            </w:r>
            <w:r w:rsidRPr="00292DEB">
              <w:rPr>
                <w:color w:val="000000"/>
                <w:sz w:val="15"/>
                <w:szCs w:val="15"/>
              </w:rPr>
              <w:t>% employer.</w:t>
            </w:r>
          </w:p>
          <w:p w14:paraId="1825CF15"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2873AFDC" w14:textId="7D8612EB"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Self-employed, independent professionals and farmers: same as for sickness cash benefits.</w:t>
            </w:r>
          </w:p>
        </w:tc>
        <w:tc>
          <w:tcPr>
            <w:tcW w:w="167" w:type="pct"/>
          </w:tcPr>
          <w:p w14:paraId="51777471" w14:textId="77777777" w:rsidR="004945ED" w:rsidRPr="00292DEB" w:rsidRDefault="004945ED" w:rsidP="004945ED">
            <w:pPr>
              <w:spacing w:line="276" w:lineRule="auto"/>
              <w:rPr>
                <w:rFonts w:cs="Arial"/>
                <w:color w:val="0000FF"/>
                <w:lang w:val="fr-FR"/>
              </w:rPr>
            </w:pPr>
            <w:r w:rsidRPr="00292DEB">
              <w:rPr>
                <w:rFonts w:cs="Arial"/>
                <w:color w:val="0000FF"/>
                <w:lang w:val="fr-FR"/>
              </w:rPr>
              <w:lastRenderedPageBreak/>
              <w:t>1</w:t>
            </w:r>
          </w:p>
          <w:p w14:paraId="783FD44A" w14:textId="77777777" w:rsidR="004945ED" w:rsidRPr="00292DEB" w:rsidRDefault="004945ED" w:rsidP="004945ED">
            <w:pPr>
              <w:spacing w:line="276" w:lineRule="auto"/>
              <w:rPr>
                <w:rFonts w:cs="Arial"/>
                <w:color w:val="0000FF"/>
              </w:rPr>
            </w:pPr>
          </w:p>
        </w:tc>
        <w:tc>
          <w:tcPr>
            <w:tcW w:w="127" w:type="pct"/>
          </w:tcPr>
          <w:p w14:paraId="6EBAED0A" w14:textId="77777777" w:rsidR="004945ED" w:rsidRPr="00292DEB" w:rsidRDefault="004945ED" w:rsidP="004945ED">
            <w:pPr>
              <w:spacing w:line="276" w:lineRule="auto"/>
              <w:rPr>
                <w:rFonts w:cs="Arial"/>
                <w:color w:val="0000FF"/>
                <w:lang w:val="fr-FR"/>
              </w:rPr>
            </w:pPr>
            <w:r w:rsidRPr="00292DEB">
              <w:rPr>
                <w:rFonts w:cs="Arial"/>
                <w:color w:val="0000FF"/>
                <w:lang w:val="fr-FR"/>
              </w:rPr>
              <w:t>15</w:t>
            </w:r>
          </w:p>
          <w:p w14:paraId="3C9C8426" w14:textId="77777777" w:rsidR="004945ED" w:rsidRPr="00292DEB" w:rsidRDefault="004945ED" w:rsidP="004945ED">
            <w:pPr>
              <w:spacing w:line="276" w:lineRule="auto"/>
              <w:rPr>
                <w:rFonts w:cs="Arial"/>
                <w:color w:val="0000FF"/>
              </w:rPr>
            </w:pPr>
          </w:p>
        </w:tc>
        <w:tc>
          <w:tcPr>
            <w:tcW w:w="402" w:type="pct"/>
          </w:tcPr>
          <w:p w14:paraId="54DA66B0"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52BEC465" w14:textId="77777777" w:rsidR="004945ED" w:rsidRPr="00292DEB" w:rsidRDefault="004945ED" w:rsidP="004945ED">
            <w:pPr>
              <w:spacing w:line="276" w:lineRule="auto"/>
              <w:rPr>
                <w:rFonts w:cs="Arial"/>
                <w:color w:val="0000FF"/>
              </w:rPr>
            </w:pPr>
          </w:p>
        </w:tc>
      </w:tr>
      <w:tr w:rsidR="004945ED" w:rsidRPr="00292DEB" w14:paraId="26D34CE0" w14:textId="77777777" w:rsidTr="005D0FED">
        <w:tc>
          <w:tcPr>
            <w:tcW w:w="193" w:type="pct"/>
          </w:tcPr>
          <w:p w14:paraId="14E68FAA" w14:textId="75596F42"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6C221BF6" w14:textId="030E3BAE" w:rsidR="004945ED" w:rsidRPr="00292DEB" w:rsidRDefault="004945ED" w:rsidP="004945ED">
            <w:pPr>
              <w:spacing w:line="276" w:lineRule="auto"/>
              <w:rPr>
                <w:rFonts w:cs="Arial"/>
              </w:rPr>
            </w:pPr>
            <w:r w:rsidRPr="00292DEB">
              <w:rPr>
                <w:rFonts w:cs="Arial"/>
              </w:rPr>
              <w:t>Allgemeine Besteuerung und Sozialbeiträge.</w:t>
            </w:r>
          </w:p>
        </w:tc>
        <w:tc>
          <w:tcPr>
            <w:tcW w:w="1370" w:type="pct"/>
          </w:tcPr>
          <w:p w14:paraId="739796D6" w14:textId="541429B2" w:rsidR="004945ED" w:rsidRPr="00292DEB" w:rsidRDefault="004945ED" w:rsidP="004945ED">
            <w:pPr>
              <w:spacing w:line="276" w:lineRule="auto"/>
              <w:rPr>
                <w:rFonts w:cs="Arial"/>
                <w:lang w:val="fr-BE"/>
              </w:rPr>
            </w:pPr>
            <w:r w:rsidRPr="00292DEB">
              <w:rPr>
                <w:rFonts w:cs="Arial"/>
                <w:lang w:val="fr-BE"/>
              </w:rPr>
              <w:t>Imposition générale et cotisations sociales.</w:t>
            </w:r>
          </w:p>
        </w:tc>
        <w:tc>
          <w:tcPr>
            <w:tcW w:w="1370" w:type="pct"/>
          </w:tcPr>
          <w:p w14:paraId="1982944B" w14:textId="1D30A133"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General taxation and social contributions.</w:t>
            </w:r>
          </w:p>
        </w:tc>
        <w:tc>
          <w:tcPr>
            <w:tcW w:w="167" w:type="pct"/>
          </w:tcPr>
          <w:p w14:paraId="417FC129" w14:textId="57A38C8F"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5D221969" w14:textId="38541FE5" w:rsidR="004945ED" w:rsidRPr="00292DEB" w:rsidRDefault="004945ED" w:rsidP="004945ED">
            <w:pPr>
              <w:spacing w:line="276" w:lineRule="auto"/>
              <w:rPr>
                <w:rFonts w:cs="Arial"/>
                <w:color w:val="0000FF"/>
                <w:lang w:val="fr-FR"/>
              </w:rPr>
            </w:pPr>
            <w:r w:rsidRPr="00292DEB">
              <w:rPr>
                <w:rFonts w:cs="Arial"/>
                <w:color w:val="0000FF"/>
                <w:lang w:val="fr-FR"/>
              </w:rPr>
              <w:t>16</w:t>
            </w:r>
          </w:p>
        </w:tc>
        <w:tc>
          <w:tcPr>
            <w:tcW w:w="402" w:type="pct"/>
          </w:tcPr>
          <w:p w14:paraId="0035B0FB" w14:textId="0E5854C8"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643CE207" w14:textId="77777777" w:rsidTr="005D0FED">
        <w:tc>
          <w:tcPr>
            <w:tcW w:w="193" w:type="pct"/>
          </w:tcPr>
          <w:p w14:paraId="1338EFFE" w14:textId="6DB9462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0A5B9122" w14:textId="77C57400" w:rsidR="004945ED" w:rsidRPr="00292DEB" w:rsidRDefault="004945ED" w:rsidP="004945ED">
            <w:pPr>
              <w:spacing w:line="276" w:lineRule="auto"/>
              <w:rPr>
                <w:rFonts w:cs="Arial"/>
              </w:rPr>
            </w:pPr>
            <w:r w:rsidRPr="00292DEB">
              <w:rPr>
                <w:rFonts w:cs="Arial"/>
              </w:rPr>
              <w:t>Wie für Geldleistungen bei Krankheit.</w:t>
            </w:r>
          </w:p>
        </w:tc>
        <w:tc>
          <w:tcPr>
            <w:tcW w:w="1370" w:type="pct"/>
          </w:tcPr>
          <w:p w14:paraId="75DB7F1E" w14:textId="6D000D6C" w:rsidR="004945ED" w:rsidRPr="00292DEB" w:rsidRDefault="004945ED" w:rsidP="004945ED">
            <w:pPr>
              <w:spacing w:line="276" w:lineRule="auto"/>
              <w:rPr>
                <w:rFonts w:cs="Arial"/>
                <w:lang w:val="fr-BE"/>
              </w:rPr>
            </w:pPr>
            <w:r w:rsidRPr="00292DEB">
              <w:rPr>
                <w:rFonts w:cs="Arial"/>
                <w:lang w:val="fr-BE"/>
              </w:rPr>
              <w:t>Mêmes que pour les prestations de maladie en espèces.</w:t>
            </w:r>
          </w:p>
        </w:tc>
        <w:tc>
          <w:tcPr>
            <w:tcW w:w="1370" w:type="pct"/>
          </w:tcPr>
          <w:p w14:paraId="00A8A3D4" w14:textId="6BF60635"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Same as sickness cash benefits.</w:t>
            </w:r>
          </w:p>
        </w:tc>
        <w:tc>
          <w:tcPr>
            <w:tcW w:w="167" w:type="pct"/>
          </w:tcPr>
          <w:p w14:paraId="60A1AE4A" w14:textId="18DC7EE4"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5A84884" w14:textId="5DFC9CBC" w:rsidR="004945ED" w:rsidRPr="00292DEB" w:rsidRDefault="004945ED" w:rsidP="004945ED">
            <w:pPr>
              <w:spacing w:line="276" w:lineRule="auto"/>
              <w:rPr>
                <w:rFonts w:cs="Arial"/>
                <w:color w:val="0000FF"/>
                <w:lang w:val="fr-FR"/>
              </w:rPr>
            </w:pPr>
            <w:r w:rsidRPr="00292DEB">
              <w:rPr>
                <w:rFonts w:cs="Arial"/>
                <w:color w:val="0000FF"/>
              </w:rPr>
              <w:t>17</w:t>
            </w:r>
          </w:p>
        </w:tc>
        <w:tc>
          <w:tcPr>
            <w:tcW w:w="402" w:type="pct"/>
          </w:tcPr>
          <w:p w14:paraId="13F2CA05" w14:textId="3F15C312"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60AAA18" w14:textId="77777777" w:rsidTr="005D0FED">
        <w:tc>
          <w:tcPr>
            <w:tcW w:w="193" w:type="pct"/>
          </w:tcPr>
          <w:p w14:paraId="0EB819F0" w14:textId="40E95D2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47C7B52C" w14:textId="53A7BCA5" w:rsidR="004945ED" w:rsidRPr="00292DEB" w:rsidRDefault="004945ED" w:rsidP="004945ED">
            <w:pPr>
              <w:spacing w:line="276" w:lineRule="auto"/>
              <w:rPr>
                <w:rFonts w:cs="Arial"/>
              </w:rPr>
            </w:pPr>
            <w:r w:rsidRPr="00292DEB">
              <w:rPr>
                <w:rFonts w:cs="Arial"/>
              </w:rPr>
              <w:t>Wie für Geldleistungen bei Krankheit.</w:t>
            </w:r>
          </w:p>
        </w:tc>
        <w:tc>
          <w:tcPr>
            <w:tcW w:w="1370" w:type="pct"/>
          </w:tcPr>
          <w:p w14:paraId="537E4089" w14:textId="64FCDC1B" w:rsidR="004945ED" w:rsidRPr="00292DEB" w:rsidRDefault="004945ED" w:rsidP="004945ED">
            <w:pPr>
              <w:spacing w:line="276" w:lineRule="auto"/>
              <w:rPr>
                <w:rFonts w:cs="Arial"/>
                <w:lang w:val="fr-BE"/>
              </w:rPr>
            </w:pPr>
            <w:r w:rsidRPr="00292DEB">
              <w:rPr>
                <w:rFonts w:cs="Arial"/>
                <w:lang w:val="fr-BE"/>
              </w:rPr>
              <w:t>Mêmes que pour les prestations de maladie en espèces.</w:t>
            </w:r>
          </w:p>
        </w:tc>
        <w:tc>
          <w:tcPr>
            <w:tcW w:w="1370" w:type="pct"/>
          </w:tcPr>
          <w:p w14:paraId="2D7EA2A9" w14:textId="6CCB2C40"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Same as sickness cash benefits.</w:t>
            </w:r>
          </w:p>
        </w:tc>
        <w:tc>
          <w:tcPr>
            <w:tcW w:w="167" w:type="pct"/>
          </w:tcPr>
          <w:p w14:paraId="6E32ED88" w14:textId="1454A444"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32CF66D4" w14:textId="0E2E8093" w:rsidR="004945ED" w:rsidRPr="00292DEB" w:rsidRDefault="004945ED" w:rsidP="004945ED">
            <w:pPr>
              <w:spacing w:line="276" w:lineRule="auto"/>
              <w:rPr>
                <w:rFonts w:cs="Arial"/>
                <w:color w:val="0000FF"/>
                <w:lang w:val="fr-FR"/>
              </w:rPr>
            </w:pPr>
            <w:r w:rsidRPr="00292DEB">
              <w:rPr>
                <w:rFonts w:cs="Arial"/>
                <w:color w:val="0000FF"/>
              </w:rPr>
              <w:t>18</w:t>
            </w:r>
          </w:p>
        </w:tc>
        <w:tc>
          <w:tcPr>
            <w:tcW w:w="402" w:type="pct"/>
          </w:tcPr>
          <w:p w14:paraId="59A8A68F" w14:textId="29073FE6"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61910B32" w14:textId="77777777" w:rsidTr="005D0FED">
        <w:tc>
          <w:tcPr>
            <w:tcW w:w="193" w:type="pct"/>
          </w:tcPr>
          <w:p w14:paraId="59A260A7" w14:textId="77777777" w:rsidR="004945ED" w:rsidRPr="00292DEB" w:rsidRDefault="004945ED" w:rsidP="004945ED">
            <w:pPr>
              <w:spacing w:line="276" w:lineRule="auto"/>
              <w:jc w:val="left"/>
              <w:rPr>
                <w:rFonts w:cs="Arial"/>
                <w:lang w:val="en-GB"/>
              </w:rPr>
            </w:pPr>
            <w:r w:rsidRPr="00292DEB">
              <w:rPr>
                <w:rFonts w:cs="Arial"/>
                <w:lang w:val="en-GB"/>
              </w:rPr>
              <w:t>EL</w:t>
            </w:r>
          </w:p>
          <w:p w14:paraId="49FF3E12" w14:textId="4562C407" w:rsidR="004945ED" w:rsidRPr="00292DEB" w:rsidRDefault="004945ED" w:rsidP="004945ED">
            <w:pPr>
              <w:spacing w:line="276" w:lineRule="auto"/>
              <w:jc w:val="left"/>
              <w:rPr>
                <w:rFonts w:cs="Arial"/>
                <w:b/>
              </w:rPr>
            </w:pPr>
            <w:r w:rsidRPr="00292DEB">
              <w:rPr>
                <w:rFonts w:cs="Arial"/>
                <w:lang w:val="en-GB"/>
              </w:rPr>
              <w:t>EL</w:t>
            </w:r>
          </w:p>
        </w:tc>
        <w:tc>
          <w:tcPr>
            <w:tcW w:w="1371" w:type="pct"/>
          </w:tcPr>
          <w:p w14:paraId="241FB0FD" w14:textId="77777777" w:rsidR="004945ED" w:rsidRPr="00292DEB" w:rsidRDefault="004945ED" w:rsidP="004945ED">
            <w:pPr>
              <w:spacing w:line="276" w:lineRule="auto"/>
              <w:rPr>
                <w:rFonts w:cs="Arial"/>
              </w:rPr>
            </w:pPr>
            <w:r w:rsidRPr="00292DEB">
              <w:rPr>
                <w:rFonts w:cs="Arial"/>
              </w:rPr>
              <w:t>Wie das allgemeine Prinzip.</w:t>
            </w:r>
          </w:p>
          <w:p w14:paraId="6ED59E05" w14:textId="77777777" w:rsidR="004945ED" w:rsidRPr="00292DEB" w:rsidRDefault="004945ED" w:rsidP="004945ED">
            <w:pPr>
              <w:spacing w:line="276" w:lineRule="auto"/>
              <w:rPr>
                <w:rFonts w:cs="Arial"/>
              </w:rPr>
            </w:pPr>
            <w:r w:rsidRPr="00292DEB">
              <w:rPr>
                <w:rFonts w:cs="Arial"/>
              </w:rPr>
              <w:t>Gemischtes System.</w:t>
            </w:r>
          </w:p>
          <w:p w14:paraId="141C0F6E" w14:textId="77777777" w:rsidR="004945ED" w:rsidRPr="00292DEB" w:rsidRDefault="004945ED" w:rsidP="004945ED">
            <w:pPr>
              <w:spacing w:line="276" w:lineRule="auto"/>
              <w:rPr>
                <w:rFonts w:cs="Arial"/>
                <w:iCs/>
              </w:rPr>
            </w:pPr>
            <w:r w:rsidRPr="00292DEB">
              <w:rPr>
                <w:rFonts w:cs="Arial"/>
              </w:rPr>
              <w:t>Obligatorisches Sozialversicherungssystem, finanziert durch die Beiträge zur</w:t>
            </w:r>
            <w:r w:rsidRPr="00292DEB">
              <w:rPr>
                <w:rFonts w:cs="Arial"/>
                <w:color w:val="800000"/>
              </w:rPr>
              <w:t xml:space="preserve"> </w:t>
            </w:r>
            <w:r w:rsidRPr="00292DEB">
              <w:rPr>
                <w:rFonts w:eastAsia="Arial" w:cs="Arial"/>
                <w:color w:val="008000"/>
              </w:rPr>
              <w:t xml:space="preserve">Zusatzrente </w:t>
            </w:r>
            <w:r w:rsidRPr="00292DEB">
              <w:rPr>
                <w:rFonts w:eastAsia="Arial" w:cs="Arial"/>
              </w:rPr>
              <w:t>(</w:t>
            </w:r>
            <w:r w:rsidRPr="00292DEB">
              <w:rPr>
                <w:rFonts w:eastAsia="Arial" w:cs="Arial"/>
                <w:i/>
                <w:color w:val="008080"/>
              </w:rPr>
              <w:t>ΑΝΤΑΠΟΔΟΤΙΚΗ ΣΥΝΤΑΞΗ</w:t>
            </w:r>
            <w:r w:rsidRPr="00292DEB">
              <w:rPr>
                <w:rFonts w:eastAsia="Arial" w:cs="Arial"/>
              </w:rPr>
              <w:t xml:space="preserve">). Die </w:t>
            </w:r>
            <w:r w:rsidRPr="00292DEB">
              <w:rPr>
                <w:rFonts w:cs="Arial"/>
                <w:color w:val="008000"/>
                <w:lang w:eastAsia="de-DE"/>
              </w:rPr>
              <w:t>staatliche Rente</w:t>
            </w:r>
            <w:r w:rsidRPr="00292DEB">
              <w:rPr>
                <w:rFonts w:cs="Arial"/>
              </w:rPr>
              <w:t xml:space="preserve"> </w:t>
            </w:r>
            <w:r w:rsidRPr="00292DEB">
              <w:rPr>
                <w:rFonts w:cs="Arial"/>
                <w:i/>
              </w:rPr>
              <w:t>(</w:t>
            </w:r>
            <w:r w:rsidRPr="00292DEB">
              <w:rPr>
                <w:rFonts w:cs="Arial"/>
                <w:i/>
                <w:color w:val="008080"/>
              </w:rPr>
              <w:t>ΕΘΝΙΚΗ ΣΥΝΤΑΞΗ</w:t>
            </w:r>
            <w:r w:rsidRPr="00292DEB">
              <w:rPr>
                <w:rFonts w:cs="Arial"/>
                <w:i/>
              </w:rPr>
              <w:t xml:space="preserve">) </w:t>
            </w:r>
            <w:r w:rsidRPr="00292DEB">
              <w:rPr>
                <w:rFonts w:cs="Arial"/>
                <w:iCs/>
              </w:rPr>
              <w:t>wird durch den Staat finanziert (Steuern).</w:t>
            </w:r>
          </w:p>
          <w:p w14:paraId="1388B685" w14:textId="77777777" w:rsidR="004945ED" w:rsidRPr="00292DEB" w:rsidRDefault="004945ED" w:rsidP="004945ED">
            <w:pPr>
              <w:spacing w:line="276" w:lineRule="auto"/>
              <w:rPr>
                <w:rFonts w:cs="Arial"/>
                <w:iCs/>
              </w:rPr>
            </w:pPr>
            <w:r w:rsidRPr="00292DEB">
              <w:rPr>
                <w:rFonts w:cs="Arial"/>
                <w:iCs/>
              </w:rPr>
              <w:t>Keine zweckgebundenen Steuern.</w:t>
            </w:r>
          </w:p>
          <w:p w14:paraId="7ECED1B2" w14:textId="77777777" w:rsidR="004945ED" w:rsidRPr="00292DEB" w:rsidRDefault="004945ED" w:rsidP="004945ED">
            <w:pPr>
              <w:spacing w:line="276" w:lineRule="auto"/>
              <w:rPr>
                <w:rFonts w:cs="Arial"/>
                <w:iCs/>
              </w:rPr>
            </w:pPr>
          </w:p>
          <w:p w14:paraId="5F4FA182" w14:textId="77777777" w:rsidR="004945ED" w:rsidRPr="00292DEB" w:rsidRDefault="004945ED" w:rsidP="004945ED">
            <w:pPr>
              <w:spacing w:line="276" w:lineRule="auto"/>
              <w:rPr>
                <w:rFonts w:cs="Arial"/>
                <w:iCs/>
              </w:rPr>
            </w:pPr>
            <w:r w:rsidRPr="00292DEB">
              <w:rPr>
                <w:rFonts w:cs="Arial"/>
                <w:iCs/>
              </w:rPr>
              <w:t>Sozialbeitragssätze für Invalidität, Alter und Hinterbliebene:</w:t>
            </w:r>
          </w:p>
          <w:p w14:paraId="0CF3DE35" w14:textId="77777777" w:rsidR="004945ED" w:rsidRPr="00292DEB" w:rsidRDefault="004945ED" w:rsidP="004945ED">
            <w:pPr>
              <w:pStyle w:val="ListParagraph"/>
              <w:suppressAutoHyphens/>
              <w:spacing w:after="0"/>
              <w:ind w:left="0"/>
              <w:jc w:val="both"/>
              <w:rPr>
                <w:rFonts w:ascii="Arial" w:hAnsi="Arial" w:cs="Arial"/>
                <w:sz w:val="15"/>
                <w:szCs w:val="15"/>
                <w:lang w:val="en-GB"/>
              </w:rPr>
            </w:pPr>
            <w:r w:rsidRPr="00292DEB">
              <w:rPr>
                <w:rFonts w:ascii="Arial" w:hAnsi="Arial" w:cs="Arial"/>
                <w:color w:val="C00000"/>
                <w:sz w:val="15"/>
                <w:szCs w:val="15"/>
                <w:lang w:val="en-GB"/>
              </w:rPr>
              <w:t>20,00</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insgesamt</w:t>
            </w:r>
            <w:proofErr w:type="spellEnd"/>
            <w:r w:rsidRPr="00292DEB">
              <w:rPr>
                <w:rFonts w:ascii="Arial" w:hAnsi="Arial" w:cs="Arial"/>
                <w:sz w:val="15"/>
                <w:szCs w:val="15"/>
                <w:lang w:val="en-GB"/>
              </w:rPr>
              <w:t xml:space="preserve">, </w:t>
            </w:r>
            <w:proofErr w:type="spellStart"/>
            <w:r w:rsidRPr="00292DEB">
              <w:rPr>
                <w:rFonts w:ascii="Arial" w:hAnsi="Arial" w:cs="Arial"/>
                <w:sz w:val="15"/>
                <w:szCs w:val="15"/>
                <w:lang w:val="en-GB"/>
              </w:rPr>
              <w:t>davon</w:t>
            </w:r>
            <w:proofErr w:type="spellEnd"/>
          </w:p>
          <w:p w14:paraId="02A052E7"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6,67</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Arbeitnehmer</w:t>
            </w:r>
            <w:proofErr w:type="spellEnd"/>
            <w:r w:rsidRPr="00292DEB">
              <w:rPr>
                <w:rFonts w:ascii="Arial" w:hAnsi="Arial" w:cs="Arial"/>
                <w:sz w:val="15"/>
                <w:szCs w:val="15"/>
                <w:lang w:val="en-GB"/>
              </w:rPr>
              <w:t>,</w:t>
            </w:r>
          </w:p>
          <w:p w14:paraId="5B990B82"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13,33</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Arbeitgeber</w:t>
            </w:r>
            <w:proofErr w:type="spellEnd"/>
            <w:r w:rsidRPr="00292DEB">
              <w:rPr>
                <w:rFonts w:ascii="Arial" w:hAnsi="Arial" w:cs="Arial"/>
                <w:sz w:val="15"/>
                <w:szCs w:val="15"/>
                <w:lang w:val="en-GB"/>
              </w:rPr>
              <w:t>.</w:t>
            </w:r>
          </w:p>
          <w:p w14:paraId="195B5EC9" w14:textId="77777777" w:rsidR="004945ED" w:rsidRPr="00292DEB" w:rsidRDefault="004945ED" w:rsidP="004945ED">
            <w:pPr>
              <w:spacing w:line="276" w:lineRule="auto"/>
              <w:rPr>
                <w:rFonts w:cs="Arial"/>
              </w:rPr>
            </w:pPr>
          </w:p>
          <w:p w14:paraId="6150065B" w14:textId="401FB60A" w:rsidR="004945ED" w:rsidRPr="00292DEB" w:rsidRDefault="004945ED" w:rsidP="004945ED">
            <w:pPr>
              <w:spacing w:line="276" w:lineRule="auto"/>
              <w:rPr>
                <w:rFonts w:cs="Arial"/>
              </w:rPr>
            </w:pPr>
            <w:r w:rsidRPr="00292DEB">
              <w:rPr>
                <w:rFonts w:cs="Arial"/>
              </w:rPr>
              <w:t xml:space="preserve">Selbstständige, unabhängige Fachleute (z.B. Rechtsanwälte, Ingenieure, Ärzte) und Landwirte zahlen einen monatlichen Festbetrag, ausgewählt aus </w:t>
            </w:r>
            <w:r w:rsidRPr="00292DEB">
              <w:rPr>
                <w:rFonts w:cs="Arial"/>
                <w:color w:val="C00000"/>
              </w:rPr>
              <w:t>6</w:t>
            </w:r>
            <w:r w:rsidRPr="00292DEB">
              <w:rPr>
                <w:rFonts w:cs="Arial"/>
              </w:rPr>
              <w:t xml:space="preserve"> Versicherungskategorien.</w:t>
            </w:r>
          </w:p>
          <w:p w14:paraId="5610B9E2" w14:textId="77777777" w:rsidR="004945ED" w:rsidRPr="00292DEB" w:rsidRDefault="004945ED" w:rsidP="004945ED">
            <w:pPr>
              <w:spacing w:line="276" w:lineRule="auto"/>
              <w:rPr>
                <w:rFonts w:cs="Arial"/>
              </w:rPr>
            </w:pPr>
          </w:p>
          <w:p w14:paraId="43710A0B" w14:textId="5AB7F15C" w:rsidR="004945ED" w:rsidRPr="00292DEB" w:rsidRDefault="004945ED" w:rsidP="004945ED">
            <w:pPr>
              <w:spacing w:line="276" w:lineRule="auto"/>
              <w:rPr>
                <w:rFonts w:cs="Arial"/>
              </w:rPr>
            </w:pPr>
            <w:r w:rsidRPr="00292DEB">
              <w:rPr>
                <w:rFonts w:cs="Arial"/>
              </w:rPr>
              <w:t xml:space="preserve">Das System wird auf Umlagebasis verwaltet. </w:t>
            </w:r>
          </w:p>
        </w:tc>
        <w:tc>
          <w:tcPr>
            <w:tcW w:w="1370" w:type="pct"/>
          </w:tcPr>
          <w:p w14:paraId="3968F9D4" w14:textId="77777777" w:rsidR="004945ED" w:rsidRPr="00292DEB" w:rsidRDefault="004945ED" w:rsidP="004945ED">
            <w:pPr>
              <w:spacing w:line="276" w:lineRule="auto"/>
              <w:rPr>
                <w:rFonts w:cs="Arial"/>
                <w:lang w:val="fr-BE"/>
              </w:rPr>
            </w:pPr>
            <w:r w:rsidRPr="00292DEB">
              <w:rPr>
                <w:rFonts w:cs="Arial"/>
                <w:lang w:val="fr-BE"/>
              </w:rPr>
              <w:t>Même principe que le principe général.</w:t>
            </w:r>
          </w:p>
          <w:p w14:paraId="0B450A44"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w:t>
            </w:r>
            <w:r w:rsidRPr="00292DEB">
              <w:rPr>
                <w:rFonts w:eastAsia="Arial" w:cs="Arial"/>
                <w:iCs/>
                <w:color w:val="008000"/>
                <w:lang w:val="fr-BE"/>
              </w:rPr>
              <w:t xml:space="preserve"> </w:t>
            </w:r>
          </w:p>
          <w:p w14:paraId="72A79AC8" w14:textId="77777777" w:rsidR="004945ED" w:rsidRPr="00292DEB" w:rsidRDefault="004945ED" w:rsidP="004945ED">
            <w:pPr>
              <w:spacing w:line="276" w:lineRule="auto"/>
              <w:rPr>
                <w:rFonts w:eastAsia="Arial" w:cs="Arial"/>
                <w:lang w:val="fr-BE"/>
              </w:rPr>
            </w:pPr>
            <w:r w:rsidRPr="00292DEB">
              <w:rPr>
                <w:rFonts w:eastAsia="Arial" w:cs="Arial"/>
                <w:lang w:val="fr-BE"/>
              </w:rPr>
              <w:t xml:space="preserve">Régime d’assurance sociale obligatoire financé par des cotisations pour la </w:t>
            </w:r>
            <w:r w:rsidRPr="00292DEB">
              <w:rPr>
                <w:rFonts w:eastAsia="Arial" w:cs="Arial"/>
                <w:color w:val="008000"/>
                <w:lang w:val="fr-BE"/>
              </w:rPr>
              <w:t>pension contributive</w:t>
            </w:r>
            <w:r w:rsidRPr="00292DEB">
              <w:rPr>
                <w:rFonts w:eastAsia="Arial" w:cs="Arial"/>
                <w:lang w:val="fr-BE"/>
              </w:rPr>
              <w:t xml:space="preserve"> (</w:t>
            </w:r>
            <w:r w:rsidRPr="00292DEB">
              <w:rPr>
                <w:rFonts w:eastAsia="Arial" w:cs="Arial"/>
                <w:i/>
                <w:color w:val="008080"/>
                <w:lang w:val="fr-BE"/>
              </w:rPr>
              <w:t>ΑΝΤΑΠΟΔΟΤΙΚΗ ΣΥΝΤΑΞΗ</w:t>
            </w:r>
            <w:r w:rsidRPr="00292DEB">
              <w:rPr>
                <w:rFonts w:eastAsia="Arial" w:cs="Arial"/>
                <w:lang w:val="fr-BE"/>
              </w:rPr>
              <w:t xml:space="preserve">). La </w:t>
            </w:r>
            <w:r w:rsidRPr="00292DEB">
              <w:rPr>
                <w:rFonts w:eastAsia="Arial" w:cs="Arial"/>
                <w:color w:val="008000"/>
                <w:lang w:val="fr-BE"/>
              </w:rPr>
              <w:t>pension</w:t>
            </w:r>
            <w:r w:rsidRPr="00292DEB">
              <w:rPr>
                <w:rFonts w:eastAsia="Arial" w:cs="Arial"/>
                <w:lang w:val="fr-BE"/>
              </w:rPr>
              <w:t xml:space="preserve"> </w:t>
            </w:r>
            <w:r w:rsidRPr="00292DEB">
              <w:rPr>
                <w:rFonts w:eastAsia="Arial" w:cs="Arial"/>
                <w:color w:val="008000"/>
                <w:lang w:val="fr-BE"/>
              </w:rPr>
              <w:t xml:space="preserve">nationale </w:t>
            </w:r>
            <w:r w:rsidRPr="00292DEB">
              <w:rPr>
                <w:rFonts w:eastAsia="Arial" w:cs="Arial"/>
                <w:lang w:val="fr-BE"/>
              </w:rPr>
              <w:t>(</w:t>
            </w:r>
            <w:r w:rsidRPr="00292DEB">
              <w:rPr>
                <w:rFonts w:eastAsia="Arial" w:cs="Arial"/>
                <w:i/>
                <w:color w:val="008080"/>
                <w:lang w:val="fr-BE"/>
              </w:rPr>
              <w:t>ΕΘΝΙΚΗ ΣΥΝΤΑΞΗ</w:t>
            </w:r>
            <w:r w:rsidRPr="00292DEB">
              <w:rPr>
                <w:rFonts w:eastAsia="Arial" w:cs="Arial"/>
                <w:lang w:val="fr-BE"/>
              </w:rPr>
              <w:t>) est financée par l’État (impôts).</w:t>
            </w:r>
          </w:p>
          <w:p w14:paraId="22E9E0D2" w14:textId="77777777" w:rsidR="004945ED" w:rsidRPr="00292DEB" w:rsidRDefault="004945ED" w:rsidP="004945ED">
            <w:pPr>
              <w:spacing w:line="276" w:lineRule="auto"/>
              <w:rPr>
                <w:rFonts w:eastAsia="Arial" w:cs="Arial"/>
                <w:lang w:val="fr-BE"/>
              </w:rPr>
            </w:pPr>
            <w:r w:rsidRPr="00292DEB">
              <w:rPr>
                <w:rFonts w:eastAsia="Arial" w:cs="Arial"/>
                <w:lang w:val="fr-BE"/>
              </w:rPr>
              <w:t>Pas de taxes à affectation spéciale.</w:t>
            </w:r>
          </w:p>
          <w:p w14:paraId="01629D01" w14:textId="77777777" w:rsidR="004945ED" w:rsidRPr="00292DEB" w:rsidRDefault="004945ED" w:rsidP="004945ED">
            <w:pPr>
              <w:spacing w:line="276" w:lineRule="auto"/>
              <w:rPr>
                <w:rFonts w:eastAsia="Arial" w:cs="Arial"/>
                <w:lang w:val="fr-BE"/>
              </w:rPr>
            </w:pPr>
          </w:p>
          <w:p w14:paraId="3F2DD221" w14:textId="77777777" w:rsidR="004945ED" w:rsidRPr="00292DEB" w:rsidRDefault="004945ED" w:rsidP="004945ED">
            <w:pPr>
              <w:spacing w:line="276" w:lineRule="auto"/>
              <w:rPr>
                <w:rFonts w:cs="Arial"/>
                <w:lang w:val="fr-BE"/>
              </w:rPr>
            </w:pPr>
            <w:r w:rsidRPr="00292DEB">
              <w:rPr>
                <w:rFonts w:eastAsia="Arial" w:cs="Arial"/>
                <w:lang w:val="fr-BE"/>
              </w:rPr>
              <w:t>Taux de cotisation sociale pour l’invalidité, la vieillesse et les survivants:</w:t>
            </w:r>
          </w:p>
          <w:p w14:paraId="5BE3209E" w14:textId="77777777" w:rsidR="004945ED" w:rsidRPr="00292DEB" w:rsidRDefault="004945ED" w:rsidP="004945ED">
            <w:pPr>
              <w:pStyle w:val="ListParagraph"/>
              <w:suppressAutoHyphens/>
              <w:spacing w:after="0"/>
              <w:ind w:left="0"/>
              <w:jc w:val="both"/>
              <w:rPr>
                <w:rFonts w:ascii="Arial" w:hAnsi="Arial" w:cs="Arial"/>
                <w:sz w:val="15"/>
                <w:szCs w:val="15"/>
                <w:lang w:val="fr-BE"/>
              </w:rPr>
            </w:pPr>
            <w:r w:rsidRPr="00292DEB">
              <w:rPr>
                <w:rFonts w:ascii="Arial" w:hAnsi="Arial" w:cs="Arial"/>
                <w:color w:val="C00000"/>
                <w:sz w:val="15"/>
                <w:szCs w:val="15"/>
                <w:lang w:val="fr-BE"/>
              </w:rPr>
              <w:t>20,00</w:t>
            </w:r>
            <w:r w:rsidRPr="00292DEB">
              <w:rPr>
                <w:rFonts w:ascii="Arial" w:hAnsi="Arial" w:cs="Arial"/>
                <w:sz w:val="15"/>
                <w:szCs w:val="15"/>
                <w:lang w:val="fr-BE"/>
              </w:rPr>
              <w:t>% du total, dont</w:t>
            </w:r>
          </w:p>
          <w:p w14:paraId="33673088"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6,67</w:t>
            </w:r>
            <w:r w:rsidRPr="00292DEB">
              <w:rPr>
                <w:rFonts w:ascii="Arial" w:hAnsi="Arial" w:cs="Arial"/>
                <w:sz w:val="15"/>
                <w:szCs w:val="15"/>
                <w:lang w:val="fr-BE"/>
              </w:rPr>
              <w:t>% salarié</w:t>
            </w:r>
          </w:p>
          <w:p w14:paraId="18BD90CC"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13,33</w:t>
            </w:r>
            <w:r w:rsidRPr="00292DEB">
              <w:rPr>
                <w:rFonts w:ascii="Arial" w:hAnsi="Arial" w:cs="Arial"/>
                <w:sz w:val="15"/>
                <w:szCs w:val="15"/>
                <w:lang w:val="fr-BE"/>
              </w:rPr>
              <w:t>% employeur</w:t>
            </w:r>
          </w:p>
          <w:p w14:paraId="3B68AF36" w14:textId="77777777" w:rsidR="004945ED" w:rsidRPr="00292DEB" w:rsidRDefault="004945ED" w:rsidP="004945ED">
            <w:pPr>
              <w:spacing w:line="276" w:lineRule="auto"/>
              <w:rPr>
                <w:rFonts w:cs="Arial"/>
                <w:lang w:val="fr-BE"/>
              </w:rPr>
            </w:pPr>
          </w:p>
          <w:p w14:paraId="3A1680EF" w14:textId="645ABC44" w:rsidR="004945ED" w:rsidRPr="00292DEB" w:rsidRDefault="004945ED" w:rsidP="004945ED">
            <w:pPr>
              <w:spacing w:line="276" w:lineRule="auto"/>
              <w:rPr>
                <w:rFonts w:eastAsia="Calibri" w:cs="Arial"/>
                <w:lang w:val="fr-BE" w:eastAsia="ar-SA"/>
              </w:rPr>
            </w:pPr>
            <w:r w:rsidRPr="00292DEB">
              <w:rPr>
                <w:rFonts w:cs="Arial"/>
                <w:lang w:val="fr-BE"/>
              </w:rPr>
              <w:t xml:space="preserve">Les travailleurs indépendants, les professions libérales (avocats, ingénieurs, médecins, etc.) et les agriculteurs versent un montant fixe chaque mois, qu’ils choisissent parmi </w:t>
            </w:r>
            <w:r w:rsidRPr="00292DEB">
              <w:rPr>
                <w:rFonts w:cs="Arial"/>
                <w:color w:val="C00000"/>
                <w:lang w:val="fr-BE"/>
              </w:rPr>
              <w:t>six</w:t>
            </w:r>
            <w:r w:rsidRPr="00292DEB">
              <w:rPr>
                <w:rFonts w:cs="Arial"/>
                <w:lang w:val="fr-BE"/>
              </w:rPr>
              <w:t xml:space="preserve"> catégories d’assurance.</w:t>
            </w:r>
          </w:p>
          <w:p w14:paraId="0C5D3442" w14:textId="77777777" w:rsidR="004945ED" w:rsidRPr="00292DEB" w:rsidRDefault="004945ED" w:rsidP="004945ED">
            <w:pPr>
              <w:pStyle w:val="paragraph"/>
              <w:spacing w:before="0" w:beforeAutospacing="0" w:after="0" w:afterAutospacing="0" w:line="276" w:lineRule="auto"/>
              <w:textAlignment w:val="baseline"/>
              <w:rPr>
                <w:rFonts w:ascii="Arial" w:eastAsia="Calibri" w:hAnsi="Arial" w:cs="Arial"/>
                <w:color w:val="FF0000"/>
                <w:sz w:val="15"/>
                <w:szCs w:val="15"/>
                <w:lang w:val="fr-BE" w:eastAsia="ar-SA"/>
              </w:rPr>
            </w:pPr>
          </w:p>
          <w:p w14:paraId="6EAA7CE0" w14:textId="77777777" w:rsidR="004945ED" w:rsidRPr="00292DEB" w:rsidRDefault="004945ED" w:rsidP="004945ED">
            <w:pPr>
              <w:spacing w:line="276" w:lineRule="auto"/>
              <w:rPr>
                <w:rFonts w:cs="Arial"/>
                <w:lang w:val="fr-BE"/>
              </w:rPr>
            </w:pPr>
            <w:r w:rsidRPr="00292DEB">
              <w:rPr>
                <w:rFonts w:cs="Arial"/>
                <w:lang w:val="fr-BE"/>
              </w:rPr>
              <w:t>Le système est géré selon le principe de répartition.</w:t>
            </w:r>
          </w:p>
          <w:p w14:paraId="255233A3" w14:textId="77777777" w:rsidR="004945ED" w:rsidRPr="00292DEB" w:rsidRDefault="004945ED" w:rsidP="004945ED">
            <w:pPr>
              <w:spacing w:line="276" w:lineRule="auto"/>
              <w:rPr>
                <w:rFonts w:cs="Arial"/>
                <w:lang w:val="fr-BE"/>
              </w:rPr>
            </w:pPr>
          </w:p>
        </w:tc>
        <w:tc>
          <w:tcPr>
            <w:tcW w:w="1370" w:type="pct"/>
          </w:tcPr>
          <w:p w14:paraId="496D854A" w14:textId="77777777" w:rsidR="004945ED" w:rsidRPr="00292DEB" w:rsidRDefault="004945ED" w:rsidP="004945ED">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E-I-19-EL</w:t>
            </w:r>
          </w:p>
          <w:p w14:paraId="099F5369"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404F895C"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Mixed system.</w:t>
            </w:r>
          </w:p>
          <w:p w14:paraId="46555A5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financed by contributions for </w:t>
            </w:r>
            <w:r w:rsidRPr="00292DEB">
              <w:rPr>
                <w:color w:val="008000"/>
                <w:sz w:val="15"/>
                <w:szCs w:val="15"/>
                <w:lang w:val="en-GB"/>
              </w:rPr>
              <w:t xml:space="preserve">contributory pension </w:t>
            </w:r>
            <w:r w:rsidRPr="00292DEB">
              <w:rPr>
                <w:color w:val="000000"/>
                <w:sz w:val="15"/>
                <w:szCs w:val="15"/>
                <w:lang w:val="en-GB"/>
              </w:rPr>
              <w:t>(</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The </w:t>
            </w:r>
            <w:r w:rsidRPr="00292DEB">
              <w:rPr>
                <w:color w:val="008000"/>
                <w:sz w:val="15"/>
                <w:szCs w:val="15"/>
                <w:lang w:val="en-GB"/>
              </w:rPr>
              <w:t xml:space="preserve">national pension </w:t>
            </w:r>
            <w:r w:rsidRPr="00292DEB">
              <w:rPr>
                <w:color w:val="000000"/>
                <w:sz w:val="15"/>
                <w:szCs w:val="15"/>
                <w:lang w:val="en-GB"/>
              </w:rPr>
              <w:t>(</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is financed by the State (taxes).</w:t>
            </w:r>
          </w:p>
          <w:p w14:paraId="5376FC1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earmarked taxes.</w:t>
            </w:r>
          </w:p>
          <w:p w14:paraId="16B0F0D2"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1D135732"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Social contributions rates for invalidity, old-age and survivors:</w:t>
            </w:r>
          </w:p>
          <w:p w14:paraId="0A04E7C4"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20.00</w:t>
            </w:r>
            <w:r w:rsidRPr="00292DEB">
              <w:rPr>
                <w:color w:val="000000"/>
                <w:sz w:val="15"/>
                <w:szCs w:val="15"/>
              </w:rPr>
              <w:t xml:space="preserve">% total of </w:t>
            </w:r>
            <w:proofErr w:type="spellStart"/>
            <w:r w:rsidRPr="00292DEB">
              <w:rPr>
                <w:color w:val="000000"/>
                <w:sz w:val="15"/>
                <w:szCs w:val="15"/>
              </w:rPr>
              <w:t>which</w:t>
            </w:r>
            <w:proofErr w:type="spellEnd"/>
          </w:p>
          <w:p w14:paraId="793C126E" w14:textId="77777777" w:rsidR="004945ED" w:rsidRPr="00292DEB" w:rsidRDefault="004945ED" w:rsidP="004945ED">
            <w:pPr>
              <w:pStyle w:val="Normal0"/>
              <w:numPr>
                <w:ilvl w:val="0"/>
                <w:numId w:val="104"/>
              </w:numPr>
              <w:pBdr>
                <w:top w:val="nil"/>
                <w:left w:val="nil"/>
                <w:bottom w:val="nil"/>
                <w:right w:val="nil"/>
                <w:between w:val="nil"/>
              </w:pBdr>
              <w:spacing w:before="0" w:after="0"/>
              <w:ind w:hanging="55"/>
              <w:rPr>
                <w:color w:val="000000"/>
                <w:sz w:val="15"/>
                <w:szCs w:val="15"/>
              </w:rPr>
            </w:pPr>
            <w:r w:rsidRPr="00292DEB">
              <w:rPr>
                <w:color w:val="C00000"/>
                <w:sz w:val="15"/>
                <w:szCs w:val="15"/>
              </w:rPr>
              <w:t>6.67</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109C0A10" w14:textId="77777777" w:rsidR="004945ED" w:rsidRPr="00292DEB" w:rsidRDefault="004945ED" w:rsidP="004945ED">
            <w:pPr>
              <w:pStyle w:val="Normal0"/>
              <w:numPr>
                <w:ilvl w:val="0"/>
                <w:numId w:val="104"/>
              </w:numPr>
              <w:pBdr>
                <w:top w:val="nil"/>
                <w:left w:val="nil"/>
                <w:bottom w:val="nil"/>
                <w:right w:val="nil"/>
                <w:between w:val="nil"/>
              </w:pBdr>
              <w:spacing w:before="0" w:after="0"/>
              <w:ind w:hanging="55"/>
              <w:rPr>
                <w:color w:val="000000"/>
                <w:sz w:val="15"/>
                <w:szCs w:val="15"/>
              </w:rPr>
            </w:pPr>
            <w:r w:rsidRPr="00292DEB">
              <w:rPr>
                <w:color w:val="C00000"/>
                <w:sz w:val="15"/>
                <w:szCs w:val="15"/>
              </w:rPr>
              <w:t>13.33</w:t>
            </w:r>
            <w:r w:rsidRPr="00292DEB">
              <w:rPr>
                <w:color w:val="000000"/>
                <w:sz w:val="15"/>
                <w:szCs w:val="15"/>
              </w:rPr>
              <w:t>% employer.</w:t>
            </w:r>
          </w:p>
          <w:p w14:paraId="4D3AC447"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6288C809" w14:textId="1B3C31AC"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Self-employed, independent professionals (e.g. lawyers, engineers, doctors) and farmers pay a fixed amount each month, chosen among </w:t>
            </w:r>
            <w:r w:rsidRPr="00292DEB">
              <w:rPr>
                <w:color w:val="C00000"/>
                <w:sz w:val="15"/>
                <w:szCs w:val="15"/>
                <w:lang w:val="en-GB"/>
              </w:rPr>
              <w:t>6</w:t>
            </w:r>
            <w:r w:rsidRPr="00292DEB">
              <w:rPr>
                <w:color w:val="000000"/>
                <w:sz w:val="15"/>
                <w:szCs w:val="15"/>
                <w:lang w:val="en-GB"/>
              </w:rPr>
              <w:t xml:space="preserve"> insurance categories.</w:t>
            </w:r>
          </w:p>
          <w:p w14:paraId="346EDED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1C684C6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system is managed on a pay-as-you-go basis.</w:t>
            </w:r>
          </w:p>
          <w:p w14:paraId="6BA3507F" w14:textId="647F1CB6"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424783F"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3589EE91" w14:textId="77777777" w:rsidR="004945ED" w:rsidRPr="00292DEB" w:rsidRDefault="004945ED" w:rsidP="004945ED">
            <w:pPr>
              <w:spacing w:line="276" w:lineRule="auto"/>
              <w:rPr>
                <w:rFonts w:cs="Arial"/>
                <w:color w:val="0000FF"/>
                <w:lang w:val="en-US"/>
              </w:rPr>
            </w:pPr>
          </w:p>
        </w:tc>
        <w:tc>
          <w:tcPr>
            <w:tcW w:w="127" w:type="pct"/>
          </w:tcPr>
          <w:p w14:paraId="5625B3AB" w14:textId="77777777" w:rsidR="004945ED" w:rsidRPr="00292DEB" w:rsidRDefault="004945ED" w:rsidP="004945ED">
            <w:pPr>
              <w:spacing w:line="276" w:lineRule="auto"/>
              <w:rPr>
                <w:rFonts w:cs="Arial"/>
                <w:color w:val="0000FF"/>
                <w:lang w:val="fr-FR"/>
              </w:rPr>
            </w:pPr>
            <w:r w:rsidRPr="00292DEB">
              <w:rPr>
                <w:rFonts w:cs="Arial"/>
                <w:color w:val="0000FF"/>
                <w:lang w:val="fr-FR"/>
              </w:rPr>
              <w:t>19</w:t>
            </w:r>
          </w:p>
          <w:p w14:paraId="047CEBBD" w14:textId="77777777" w:rsidR="004945ED" w:rsidRPr="00292DEB" w:rsidRDefault="004945ED" w:rsidP="004945ED">
            <w:pPr>
              <w:spacing w:line="276" w:lineRule="auto"/>
              <w:rPr>
                <w:rFonts w:cs="Arial"/>
                <w:color w:val="0000FF"/>
                <w:lang w:val="en-US"/>
              </w:rPr>
            </w:pPr>
          </w:p>
        </w:tc>
        <w:tc>
          <w:tcPr>
            <w:tcW w:w="402" w:type="pct"/>
          </w:tcPr>
          <w:p w14:paraId="459A281B"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242604C0" w14:textId="77777777" w:rsidR="004945ED" w:rsidRPr="00292DEB" w:rsidRDefault="004945ED" w:rsidP="004945ED">
            <w:pPr>
              <w:spacing w:line="276" w:lineRule="auto"/>
              <w:rPr>
                <w:rFonts w:cs="Arial"/>
                <w:color w:val="0000FF"/>
                <w:lang w:val="en-US"/>
              </w:rPr>
            </w:pPr>
          </w:p>
        </w:tc>
      </w:tr>
      <w:tr w:rsidR="004945ED" w:rsidRPr="00292DEB" w14:paraId="16AEE4D4" w14:textId="77777777" w:rsidTr="005D0FED">
        <w:tc>
          <w:tcPr>
            <w:tcW w:w="193" w:type="pct"/>
          </w:tcPr>
          <w:p w14:paraId="2CA6ABAD" w14:textId="43D25EFC"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7892B406" w14:textId="77777777" w:rsidR="004945ED" w:rsidRPr="00292DEB" w:rsidRDefault="004945ED" w:rsidP="004945ED">
            <w:pPr>
              <w:spacing w:line="276" w:lineRule="auto"/>
              <w:rPr>
                <w:rFonts w:cs="Arial"/>
              </w:rPr>
            </w:pPr>
            <w:r w:rsidRPr="00292DEB">
              <w:rPr>
                <w:rFonts w:cs="Arial"/>
              </w:rPr>
              <w:t xml:space="preserve">Staatliche Rente: Staatlicher Haushalt (allgemeine Besteuerung). </w:t>
            </w:r>
          </w:p>
          <w:p w14:paraId="2F113926" w14:textId="77777777" w:rsidR="004945ED" w:rsidRPr="00292DEB" w:rsidRDefault="004945ED" w:rsidP="004945ED">
            <w:pPr>
              <w:spacing w:line="276" w:lineRule="auto"/>
              <w:rPr>
                <w:rFonts w:cs="Arial"/>
              </w:rPr>
            </w:pPr>
            <w:r w:rsidRPr="00292DEB">
              <w:rPr>
                <w:rFonts w:cs="Arial"/>
              </w:rPr>
              <w:t xml:space="preserve">Beitragsabhängige Rente: Sozialbeiträge. </w:t>
            </w:r>
          </w:p>
          <w:p w14:paraId="1114DD26" w14:textId="77777777" w:rsidR="004945ED" w:rsidRPr="00292DEB" w:rsidRDefault="004945ED" w:rsidP="004945ED">
            <w:pPr>
              <w:spacing w:line="276" w:lineRule="auto"/>
              <w:rPr>
                <w:rFonts w:cs="Arial"/>
              </w:rPr>
            </w:pPr>
          </w:p>
        </w:tc>
        <w:tc>
          <w:tcPr>
            <w:tcW w:w="1370" w:type="pct"/>
          </w:tcPr>
          <w:p w14:paraId="42CA4118" w14:textId="77777777" w:rsidR="004945ED" w:rsidRPr="00292DEB" w:rsidRDefault="004945ED" w:rsidP="004945ED">
            <w:pPr>
              <w:spacing w:line="276" w:lineRule="auto"/>
              <w:rPr>
                <w:rFonts w:cs="Arial"/>
                <w:lang w:val="fr-BE"/>
              </w:rPr>
            </w:pPr>
            <w:r w:rsidRPr="00292DEB">
              <w:rPr>
                <w:rFonts w:cs="Arial"/>
                <w:lang w:val="fr-BE"/>
              </w:rPr>
              <w:t xml:space="preserve">Pension nationale: budget étatique (imposition générale). </w:t>
            </w:r>
          </w:p>
          <w:p w14:paraId="64300AD6" w14:textId="77777777" w:rsidR="004945ED" w:rsidRPr="00292DEB" w:rsidRDefault="004945ED" w:rsidP="004945ED">
            <w:pPr>
              <w:spacing w:line="276" w:lineRule="auto"/>
              <w:rPr>
                <w:rFonts w:cs="Arial"/>
                <w:lang w:val="fr-BE"/>
              </w:rPr>
            </w:pPr>
            <w:r w:rsidRPr="00292DEB">
              <w:rPr>
                <w:rFonts w:cs="Arial"/>
                <w:lang w:val="fr-BE"/>
              </w:rPr>
              <w:t xml:space="preserve">Pension contributive: cotisations sociales. </w:t>
            </w:r>
          </w:p>
          <w:p w14:paraId="6874B15A" w14:textId="77777777" w:rsidR="004945ED" w:rsidRPr="00292DEB" w:rsidRDefault="004945ED" w:rsidP="004945ED">
            <w:pPr>
              <w:spacing w:line="276" w:lineRule="auto"/>
              <w:rPr>
                <w:rFonts w:cs="Arial"/>
                <w:lang w:val="fr-BE"/>
              </w:rPr>
            </w:pPr>
          </w:p>
        </w:tc>
        <w:tc>
          <w:tcPr>
            <w:tcW w:w="1370" w:type="pct"/>
          </w:tcPr>
          <w:p w14:paraId="65E78501" w14:textId="77777777" w:rsidR="004945ED" w:rsidRPr="00292DEB" w:rsidRDefault="004945ED" w:rsidP="004945ED">
            <w:pPr>
              <w:rPr>
                <w:rFonts w:cs="Arial"/>
                <w:i/>
                <w:iCs/>
              </w:rPr>
            </w:pPr>
            <w:r w:rsidRPr="00292DEB">
              <w:rPr>
                <w:rFonts w:cs="Arial"/>
                <w:iCs/>
              </w:rPr>
              <w:t xml:space="preserve">National pension: State budget (general taxation). </w:t>
            </w:r>
          </w:p>
          <w:p w14:paraId="7DE66F3F" w14:textId="77777777" w:rsidR="004945ED" w:rsidRPr="00292DEB" w:rsidRDefault="004945ED" w:rsidP="004945ED">
            <w:pPr>
              <w:rPr>
                <w:rFonts w:cs="Arial"/>
                <w:i/>
                <w:iCs/>
              </w:rPr>
            </w:pPr>
            <w:r w:rsidRPr="00292DEB">
              <w:rPr>
                <w:rFonts w:cs="Arial"/>
                <w:iCs/>
              </w:rPr>
              <w:t xml:space="preserve">Contributory pension: social contributions. </w:t>
            </w:r>
          </w:p>
          <w:p w14:paraId="5FC4AC86" w14:textId="7777777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171B80ED" w14:textId="0E5A849F"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152DBB53" w14:textId="419E8B33" w:rsidR="004945ED" w:rsidRPr="00292DEB" w:rsidRDefault="004945ED" w:rsidP="004945ED">
            <w:pPr>
              <w:spacing w:line="276" w:lineRule="auto"/>
              <w:rPr>
                <w:rFonts w:cs="Arial"/>
                <w:color w:val="0000FF"/>
                <w:lang w:val="fr-FR"/>
              </w:rPr>
            </w:pPr>
            <w:r w:rsidRPr="00292DEB">
              <w:rPr>
                <w:rFonts w:cs="Arial"/>
                <w:color w:val="0000FF"/>
                <w:lang w:val="fr-FR"/>
              </w:rPr>
              <w:t>20</w:t>
            </w:r>
          </w:p>
        </w:tc>
        <w:tc>
          <w:tcPr>
            <w:tcW w:w="402" w:type="pct"/>
          </w:tcPr>
          <w:p w14:paraId="16780D9C" w14:textId="7A4EE948"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A805539" w14:textId="77777777" w:rsidTr="005D0FED">
        <w:tc>
          <w:tcPr>
            <w:tcW w:w="193" w:type="pct"/>
          </w:tcPr>
          <w:p w14:paraId="4E8D539C" w14:textId="4058737B"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1ECD6329" w14:textId="1C530722" w:rsidR="004945ED" w:rsidRPr="00292DEB" w:rsidRDefault="004945ED" w:rsidP="004945ED">
            <w:pPr>
              <w:spacing w:line="276" w:lineRule="auto"/>
              <w:rPr>
                <w:rFonts w:cs="Arial"/>
              </w:rPr>
            </w:pPr>
            <w:r w:rsidRPr="00292DEB">
              <w:rPr>
                <w:rFonts w:cs="Arial"/>
              </w:rPr>
              <w:t>Nicht anwendbar (Selbstständige zahlen einen Festbetrag).</w:t>
            </w:r>
          </w:p>
        </w:tc>
        <w:tc>
          <w:tcPr>
            <w:tcW w:w="1370" w:type="pct"/>
          </w:tcPr>
          <w:p w14:paraId="4861ED6B" w14:textId="384567D6" w:rsidR="004945ED" w:rsidRPr="00292DEB" w:rsidRDefault="004945ED" w:rsidP="004945ED">
            <w:pPr>
              <w:spacing w:line="276" w:lineRule="auto"/>
              <w:rPr>
                <w:rFonts w:cs="Arial"/>
                <w:lang w:val="fr-BE"/>
              </w:rPr>
            </w:pPr>
            <w:r w:rsidRPr="00292DEB">
              <w:rPr>
                <w:rFonts w:cs="Arial"/>
                <w:lang w:val="fr-BE"/>
              </w:rPr>
              <w:t>Non applicable (les travailleurs indépendants versent un montant fixe).</w:t>
            </w:r>
          </w:p>
        </w:tc>
        <w:tc>
          <w:tcPr>
            <w:tcW w:w="1370" w:type="pct"/>
          </w:tcPr>
          <w:p w14:paraId="0C46B5B5" w14:textId="77777777" w:rsidR="004945ED" w:rsidRPr="00292DEB" w:rsidRDefault="004945ED" w:rsidP="004945ED">
            <w:pPr>
              <w:rPr>
                <w:rFonts w:cs="Arial"/>
                <w:i/>
                <w:iCs/>
                <w:lang w:val="en-GB"/>
              </w:rPr>
            </w:pPr>
            <w:r w:rsidRPr="00292DEB">
              <w:rPr>
                <w:rFonts w:cs="Arial"/>
                <w:iCs/>
                <w:lang w:val="en-GB"/>
              </w:rPr>
              <w:t>Not applicable (self-employed pay a fixed amount).</w:t>
            </w:r>
          </w:p>
          <w:p w14:paraId="6FDDED52" w14:textId="7777777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FE65F9F" w14:textId="69FC2281"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3EF21EA" w14:textId="08C4ABC6" w:rsidR="004945ED" w:rsidRPr="00292DEB" w:rsidRDefault="004945ED" w:rsidP="004945ED">
            <w:pPr>
              <w:spacing w:line="276" w:lineRule="auto"/>
              <w:rPr>
                <w:rFonts w:cs="Arial"/>
                <w:color w:val="0000FF"/>
                <w:lang w:val="fr-FR"/>
              </w:rPr>
            </w:pPr>
            <w:r w:rsidRPr="00292DEB">
              <w:rPr>
                <w:rFonts w:cs="Arial"/>
                <w:color w:val="0000FF"/>
              </w:rPr>
              <w:t>21</w:t>
            </w:r>
          </w:p>
        </w:tc>
        <w:tc>
          <w:tcPr>
            <w:tcW w:w="402" w:type="pct"/>
          </w:tcPr>
          <w:p w14:paraId="77F4EEF6" w14:textId="7BFE7689"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674C16A6" w14:textId="77777777" w:rsidTr="005D0FED">
        <w:tc>
          <w:tcPr>
            <w:tcW w:w="193" w:type="pct"/>
          </w:tcPr>
          <w:p w14:paraId="785216F0" w14:textId="6C165B08"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30AF2616" w14:textId="77777777" w:rsidR="004945ED" w:rsidRPr="00292DEB" w:rsidRDefault="004945ED" w:rsidP="004945ED">
            <w:pPr>
              <w:spacing w:line="276" w:lineRule="auto"/>
              <w:rPr>
                <w:rFonts w:cs="Arial"/>
              </w:rPr>
            </w:pPr>
            <w:r w:rsidRPr="00292DEB">
              <w:rPr>
                <w:rFonts w:cs="Arial"/>
              </w:rPr>
              <w:t xml:space="preserve">Selbstständige und unabhängige Fachleute (z.B. Rechtsanwälte, Ingenieure, Ärzte, Handwerker) zahlen einen monatlichen Festbetrag, ausgewählt aus </w:t>
            </w:r>
            <w:r w:rsidRPr="00292DEB">
              <w:rPr>
                <w:rFonts w:cs="Arial"/>
                <w:color w:val="C00000"/>
              </w:rPr>
              <w:t>6</w:t>
            </w:r>
            <w:r w:rsidRPr="00292DEB">
              <w:rPr>
                <w:rFonts w:cs="Arial"/>
              </w:rPr>
              <w:t xml:space="preserve"> Versicherungskategorien. </w:t>
            </w:r>
          </w:p>
          <w:p w14:paraId="4A54EE49" w14:textId="77777777" w:rsidR="004945ED" w:rsidRPr="00292DEB" w:rsidRDefault="004945ED" w:rsidP="004945ED">
            <w:pPr>
              <w:spacing w:line="276" w:lineRule="auto"/>
              <w:rPr>
                <w:rFonts w:cs="Arial"/>
              </w:rPr>
            </w:pPr>
            <w:r w:rsidRPr="00292DEB">
              <w:rPr>
                <w:rFonts w:cs="Arial"/>
              </w:rPr>
              <w:t>Versicherungskategorie Monatsbeitrag</w:t>
            </w:r>
          </w:p>
          <w:p w14:paraId="37464D9F" w14:textId="77777777" w:rsidR="004945ED" w:rsidRPr="00292DEB" w:rsidRDefault="004945ED" w:rsidP="004945ED">
            <w:pPr>
              <w:spacing w:line="276" w:lineRule="auto"/>
              <w:rPr>
                <w:rFonts w:cs="Arial"/>
              </w:rPr>
            </w:pPr>
            <w:r w:rsidRPr="00292DEB">
              <w:rPr>
                <w:rFonts w:cs="Arial"/>
              </w:rPr>
              <w:t xml:space="preserve">1.                                    </w:t>
            </w:r>
            <w:r w:rsidRPr="00292DEB">
              <w:rPr>
                <w:rFonts w:cs="Arial"/>
                <w:color w:val="FF00FF"/>
              </w:rPr>
              <w:t>€180,58</w:t>
            </w:r>
          </w:p>
          <w:p w14:paraId="1F1CA435" w14:textId="77777777" w:rsidR="004945ED" w:rsidRPr="00292DEB" w:rsidRDefault="004945ED" w:rsidP="004945ED">
            <w:pPr>
              <w:spacing w:line="276" w:lineRule="auto"/>
              <w:rPr>
                <w:rFonts w:cs="Arial"/>
              </w:rPr>
            </w:pPr>
            <w:r w:rsidRPr="00292DEB">
              <w:rPr>
                <w:rFonts w:cs="Arial"/>
              </w:rPr>
              <w:t>2</w:t>
            </w:r>
            <w:r w:rsidRPr="00292DEB">
              <w:rPr>
                <w:rFonts w:cs="Arial"/>
                <w:color w:val="FF00FF"/>
              </w:rPr>
              <w:t>.                                    €216,70</w:t>
            </w:r>
          </w:p>
          <w:p w14:paraId="28D437C2" w14:textId="77777777" w:rsidR="004945ED" w:rsidRPr="00292DEB" w:rsidRDefault="004945ED" w:rsidP="004945ED">
            <w:pPr>
              <w:spacing w:line="276" w:lineRule="auto"/>
              <w:rPr>
                <w:rFonts w:cs="Arial"/>
              </w:rPr>
            </w:pPr>
            <w:r w:rsidRPr="00292DEB">
              <w:rPr>
                <w:rFonts w:cs="Arial"/>
              </w:rPr>
              <w:t xml:space="preserve">3.                                    </w:t>
            </w:r>
            <w:r w:rsidRPr="00292DEB">
              <w:rPr>
                <w:rFonts w:cs="Arial"/>
                <w:color w:val="FF00FF"/>
              </w:rPr>
              <w:t>€274,95</w:t>
            </w:r>
          </w:p>
          <w:p w14:paraId="706BD149" w14:textId="77777777" w:rsidR="004945ED" w:rsidRPr="00292DEB" w:rsidRDefault="004945ED" w:rsidP="004945ED">
            <w:pPr>
              <w:spacing w:line="276" w:lineRule="auto"/>
              <w:rPr>
                <w:rFonts w:cs="Arial"/>
              </w:rPr>
            </w:pPr>
            <w:r w:rsidRPr="00292DEB">
              <w:rPr>
                <w:rFonts w:cs="Arial"/>
              </w:rPr>
              <w:t>4</w:t>
            </w:r>
            <w:r w:rsidRPr="00292DEB">
              <w:rPr>
                <w:rFonts w:cs="Arial"/>
                <w:color w:val="FF00FF"/>
              </w:rPr>
              <w:t>.                                    €346,01</w:t>
            </w:r>
          </w:p>
          <w:p w14:paraId="7348C61E" w14:textId="77777777" w:rsidR="004945ED" w:rsidRPr="00292DEB" w:rsidRDefault="004945ED" w:rsidP="004945ED">
            <w:pPr>
              <w:spacing w:line="276" w:lineRule="auto"/>
              <w:rPr>
                <w:rFonts w:cs="Arial"/>
              </w:rPr>
            </w:pPr>
            <w:r w:rsidRPr="00292DEB">
              <w:rPr>
                <w:rFonts w:cs="Arial"/>
              </w:rPr>
              <w:t>5</w:t>
            </w:r>
            <w:r w:rsidRPr="00292DEB">
              <w:rPr>
                <w:rFonts w:cs="Arial"/>
                <w:vertAlign w:val="superscript"/>
              </w:rPr>
              <w:t>.</w:t>
            </w:r>
            <w:r w:rsidRPr="00292DEB">
              <w:rPr>
                <w:rFonts w:cs="Arial"/>
              </w:rPr>
              <w:t xml:space="preserve">                                    </w:t>
            </w:r>
            <w:r w:rsidRPr="00292DEB">
              <w:rPr>
                <w:rFonts w:cs="Arial"/>
                <w:color w:val="FF00FF"/>
              </w:rPr>
              <w:t>€429,89</w:t>
            </w:r>
          </w:p>
          <w:p w14:paraId="49E55C9E" w14:textId="77777777" w:rsidR="004945ED" w:rsidRPr="00292DEB" w:rsidRDefault="004945ED" w:rsidP="004945ED">
            <w:pPr>
              <w:spacing w:line="276" w:lineRule="auto"/>
              <w:rPr>
                <w:rFonts w:cs="Arial"/>
              </w:rPr>
            </w:pPr>
            <w:r w:rsidRPr="00292DEB">
              <w:rPr>
                <w:rFonts w:cs="Arial"/>
              </w:rPr>
              <w:t xml:space="preserve">6.                                    </w:t>
            </w:r>
            <w:r w:rsidRPr="00292DEB">
              <w:rPr>
                <w:rFonts w:cs="Arial"/>
                <w:color w:val="FF00FF"/>
              </w:rPr>
              <w:t>€582,50</w:t>
            </w:r>
          </w:p>
          <w:p w14:paraId="7F1EECA4" w14:textId="77777777" w:rsidR="004945ED" w:rsidRPr="00292DEB" w:rsidRDefault="004945ED" w:rsidP="004945ED">
            <w:pPr>
              <w:spacing w:line="276" w:lineRule="auto"/>
              <w:rPr>
                <w:rFonts w:eastAsia="Times New Roman" w:cs="Arial"/>
                <w:color w:val="000000"/>
                <w:lang w:eastAsia="en-GB"/>
              </w:rPr>
            </w:pPr>
            <w:r w:rsidRPr="00292DEB">
              <w:rPr>
                <w:rFonts w:eastAsia="Times New Roman" w:cs="Arial"/>
                <w:color w:val="000000"/>
                <w:lang w:eastAsia="en-GB"/>
              </w:rPr>
              <w:t xml:space="preserve">Sonderkategorie für Personen mit weniger als 5 Versicherungsjahren: </w:t>
            </w:r>
            <w:r w:rsidRPr="00292DEB">
              <w:rPr>
                <w:rFonts w:eastAsia="Times New Roman" w:cs="Arial"/>
                <w:color w:val="FF00FF"/>
                <w:lang w:eastAsia="en-GB"/>
              </w:rPr>
              <w:t>€108,35</w:t>
            </w:r>
            <w:r w:rsidRPr="00292DEB">
              <w:rPr>
                <w:rFonts w:eastAsia="Times New Roman" w:cs="Arial"/>
                <w:color w:val="000000"/>
                <w:lang w:eastAsia="en-GB"/>
              </w:rPr>
              <w:t>.</w:t>
            </w:r>
          </w:p>
          <w:p w14:paraId="60694836" w14:textId="77777777" w:rsidR="004945ED" w:rsidRPr="00292DEB" w:rsidRDefault="004945ED" w:rsidP="004945ED">
            <w:pPr>
              <w:spacing w:line="276" w:lineRule="auto"/>
              <w:rPr>
                <w:rFonts w:cs="Arial"/>
              </w:rPr>
            </w:pPr>
            <w:r w:rsidRPr="00292DEB">
              <w:rPr>
                <w:rFonts w:eastAsia="Times New Roman" w:cs="Arial"/>
                <w:color w:val="000000"/>
                <w:lang w:eastAsia="en-GB"/>
              </w:rPr>
              <w:t xml:space="preserve">Landwirte </w:t>
            </w:r>
            <w:r w:rsidRPr="00292DEB">
              <w:rPr>
                <w:rFonts w:cs="Arial"/>
              </w:rPr>
              <w:t xml:space="preserve">zahlen einen monatlichen Festbetrag, ausgewählt aus 6 Versicherungskategorien. </w:t>
            </w:r>
          </w:p>
          <w:p w14:paraId="42042A8A" w14:textId="77777777" w:rsidR="004945ED" w:rsidRPr="00292DEB" w:rsidRDefault="004945ED" w:rsidP="004945ED">
            <w:pPr>
              <w:spacing w:line="276" w:lineRule="auto"/>
              <w:rPr>
                <w:rFonts w:cs="Arial"/>
              </w:rPr>
            </w:pPr>
            <w:r w:rsidRPr="00292DEB">
              <w:rPr>
                <w:rFonts w:cs="Arial"/>
              </w:rPr>
              <w:t>Versicherungskategorie Monatsbeitrag</w:t>
            </w:r>
          </w:p>
          <w:p w14:paraId="34E0D1B1" w14:textId="77777777" w:rsidR="004945ED" w:rsidRPr="00292DEB" w:rsidRDefault="004945ED" w:rsidP="004945ED">
            <w:pPr>
              <w:spacing w:line="276" w:lineRule="auto"/>
              <w:rPr>
                <w:rFonts w:cs="Arial"/>
              </w:rPr>
            </w:pPr>
            <w:r w:rsidRPr="00292DEB">
              <w:rPr>
                <w:rFonts w:cs="Arial"/>
              </w:rPr>
              <w:t>1</w:t>
            </w:r>
            <w:r w:rsidRPr="00292DEB">
              <w:rPr>
                <w:rFonts w:cs="Arial"/>
                <w:color w:val="FF00FF"/>
              </w:rPr>
              <w:t>.                                   €106,02</w:t>
            </w:r>
          </w:p>
          <w:p w14:paraId="2FD939CF" w14:textId="77777777" w:rsidR="004945ED" w:rsidRPr="00292DEB" w:rsidRDefault="004945ED" w:rsidP="004945ED">
            <w:pPr>
              <w:spacing w:line="276" w:lineRule="auto"/>
              <w:rPr>
                <w:rFonts w:cs="Arial"/>
              </w:rPr>
            </w:pPr>
            <w:r w:rsidRPr="00292DEB">
              <w:rPr>
                <w:rFonts w:cs="Arial"/>
              </w:rPr>
              <w:t xml:space="preserve">2.                                   </w:t>
            </w:r>
            <w:r w:rsidRPr="00292DEB">
              <w:rPr>
                <w:rFonts w:cs="Arial"/>
                <w:color w:val="FF00FF"/>
              </w:rPr>
              <w:t>€128,15</w:t>
            </w:r>
          </w:p>
          <w:p w14:paraId="3B8B911E" w14:textId="77777777" w:rsidR="004945ED" w:rsidRPr="00292DEB" w:rsidRDefault="004945ED" w:rsidP="004945ED">
            <w:pPr>
              <w:spacing w:line="276" w:lineRule="auto"/>
              <w:rPr>
                <w:rFonts w:cs="Arial"/>
              </w:rPr>
            </w:pPr>
            <w:r w:rsidRPr="00292DEB">
              <w:rPr>
                <w:rFonts w:cs="Arial"/>
              </w:rPr>
              <w:t xml:space="preserve">3.                                   </w:t>
            </w:r>
            <w:r w:rsidRPr="00292DEB">
              <w:rPr>
                <w:rFonts w:cs="Arial"/>
                <w:color w:val="FF00FF"/>
              </w:rPr>
              <w:t>€161,94</w:t>
            </w:r>
          </w:p>
          <w:p w14:paraId="744AFA58" w14:textId="77777777" w:rsidR="004945ED" w:rsidRPr="00292DEB" w:rsidRDefault="004945ED" w:rsidP="004945ED">
            <w:pPr>
              <w:spacing w:line="276" w:lineRule="auto"/>
              <w:rPr>
                <w:rFonts w:cs="Arial"/>
              </w:rPr>
            </w:pPr>
            <w:r w:rsidRPr="00292DEB">
              <w:rPr>
                <w:rFonts w:cs="Arial"/>
              </w:rPr>
              <w:t xml:space="preserve">4.                                   </w:t>
            </w:r>
            <w:r w:rsidRPr="00292DEB">
              <w:rPr>
                <w:rFonts w:cs="Arial"/>
                <w:color w:val="FF00FF"/>
              </w:rPr>
              <w:t>€203,88</w:t>
            </w:r>
          </w:p>
          <w:p w14:paraId="7B7308FC" w14:textId="77777777" w:rsidR="004945ED" w:rsidRPr="00292DEB" w:rsidRDefault="004945ED" w:rsidP="004945ED">
            <w:pPr>
              <w:spacing w:line="276" w:lineRule="auto"/>
              <w:rPr>
                <w:rFonts w:cs="Arial"/>
              </w:rPr>
            </w:pPr>
            <w:r w:rsidRPr="00292DEB">
              <w:rPr>
                <w:rFonts w:cs="Arial"/>
              </w:rPr>
              <w:t xml:space="preserve">5.                                   </w:t>
            </w:r>
            <w:r w:rsidRPr="00292DEB">
              <w:rPr>
                <w:rFonts w:cs="Arial"/>
                <w:color w:val="FF00FF"/>
              </w:rPr>
              <w:t>€253,98</w:t>
            </w:r>
          </w:p>
          <w:p w14:paraId="072CB80B" w14:textId="77777777" w:rsidR="004945ED" w:rsidRPr="00292DEB" w:rsidRDefault="004945ED" w:rsidP="004945ED">
            <w:pPr>
              <w:spacing w:line="276" w:lineRule="auto"/>
              <w:rPr>
                <w:rFonts w:cs="Arial"/>
              </w:rPr>
            </w:pPr>
            <w:r w:rsidRPr="00292DEB">
              <w:rPr>
                <w:rFonts w:cs="Arial"/>
              </w:rPr>
              <w:t xml:space="preserve">6.                                   </w:t>
            </w:r>
            <w:r w:rsidRPr="00292DEB">
              <w:rPr>
                <w:rFonts w:cs="Arial"/>
                <w:color w:val="FF00FF"/>
              </w:rPr>
              <w:t>€343,69</w:t>
            </w:r>
          </w:p>
          <w:p w14:paraId="599D2149" w14:textId="77777777" w:rsidR="004945ED" w:rsidRPr="00292DEB" w:rsidRDefault="004945ED" w:rsidP="004945ED">
            <w:pPr>
              <w:spacing w:line="276" w:lineRule="auto"/>
              <w:rPr>
                <w:rFonts w:cs="Arial"/>
              </w:rPr>
            </w:pPr>
            <w:r w:rsidRPr="00292DEB">
              <w:rPr>
                <w:rFonts w:cs="Arial"/>
              </w:rPr>
              <w:t>Wurde keine Versicherungskategorie gewählt, muss der Betrag der 1. Versicherungskategorie gezahlt werden.</w:t>
            </w:r>
          </w:p>
          <w:p w14:paraId="0046EDFA" w14:textId="77777777" w:rsidR="004945ED" w:rsidRPr="00292DEB" w:rsidRDefault="004945ED" w:rsidP="004945ED">
            <w:pPr>
              <w:spacing w:line="276" w:lineRule="auto"/>
              <w:rPr>
                <w:rFonts w:cs="Arial"/>
              </w:rPr>
            </w:pPr>
          </w:p>
        </w:tc>
        <w:tc>
          <w:tcPr>
            <w:tcW w:w="1370" w:type="pct"/>
          </w:tcPr>
          <w:p w14:paraId="7C12DC8F" w14:textId="77777777" w:rsidR="004945ED" w:rsidRPr="00292DEB" w:rsidRDefault="004945ED" w:rsidP="004945ED">
            <w:pPr>
              <w:spacing w:line="276" w:lineRule="auto"/>
              <w:rPr>
                <w:rFonts w:eastAsia="Calibri" w:cs="Arial"/>
                <w:color w:val="000000"/>
                <w:lang w:val="fr-BE"/>
              </w:rPr>
            </w:pPr>
            <w:r w:rsidRPr="00292DEB">
              <w:rPr>
                <w:rFonts w:eastAsia="Calibri" w:cs="Arial"/>
                <w:color w:val="000000"/>
                <w:lang w:val="fr-BE"/>
              </w:rPr>
              <w:lastRenderedPageBreak/>
              <w:t xml:space="preserve">Les travailleurs indépendants et les professionnels libéraux (par exemple, les avocats, les ingénieurs ou les médecins et les artisans) versent chaque mois un montant fixe, qu’ils choisissent parmi </w:t>
            </w:r>
            <w:r w:rsidRPr="00292DEB">
              <w:rPr>
                <w:rFonts w:eastAsia="Calibri" w:cs="Arial"/>
                <w:color w:val="C00000"/>
                <w:lang w:val="fr-BE"/>
              </w:rPr>
              <w:t>six</w:t>
            </w:r>
            <w:r w:rsidRPr="00292DEB">
              <w:rPr>
                <w:rFonts w:eastAsia="Calibri" w:cs="Arial"/>
                <w:color w:val="000000"/>
                <w:lang w:val="fr-BE"/>
              </w:rPr>
              <w:t xml:space="preserve"> catégories: </w:t>
            </w:r>
          </w:p>
          <w:p w14:paraId="7AA4617E" w14:textId="77777777" w:rsidR="004945ED" w:rsidRPr="00292DEB" w:rsidRDefault="004945ED" w:rsidP="004945ED">
            <w:pPr>
              <w:spacing w:line="276" w:lineRule="auto"/>
              <w:rPr>
                <w:rFonts w:cs="Arial"/>
                <w:lang w:val="fr-BE"/>
              </w:rPr>
            </w:pPr>
            <w:r w:rsidRPr="00292DEB">
              <w:rPr>
                <w:rFonts w:cs="Arial"/>
                <w:lang w:val="fr-BE"/>
              </w:rPr>
              <w:t xml:space="preserve">Catégorie </w:t>
            </w:r>
            <w:proofErr w:type="gramStart"/>
            <w:r w:rsidRPr="00292DEB">
              <w:rPr>
                <w:rFonts w:cs="Arial"/>
                <w:lang w:val="fr-BE"/>
              </w:rPr>
              <w:t>d’assurance  Cotisation</w:t>
            </w:r>
            <w:proofErr w:type="gramEnd"/>
            <w:r w:rsidRPr="00292DEB">
              <w:rPr>
                <w:rFonts w:cs="Arial"/>
                <w:lang w:val="fr-BE"/>
              </w:rPr>
              <w:t xml:space="preserve"> mensuelle </w:t>
            </w:r>
          </w:p>
          <w:p w14:paraId="0F3D0F3E" w14:textId="77777777" w:rsidR="004945ED" w:rsidRPr="00292DEB" w:rsidRDefault="004945ED" w:rsidP="004945ED">
            <w:pPr>
              <w:spacing w:line="276" w:lineRule="auto"/>
              <w:rPr>
                <w:rFonts w:cs="Arial"/>
                <w:lang w:val="fr-BE"/>
              </w:rPr>
            </w:pPr>
            <w:r w:rsidRPr="00292DEB">
              <w:rPr>
                <w:rFonts w:cs="Arial"/>
                <w:lang w:val="fr-BE"/>
              </w:rPr>
              <w:t>1</w:t>
            </w:r>
            <w:r w:rsidRPr="00292DEB">
              <w:rPr>
                <w:rFonts w:cs="Arial"/>
                <w:vertAlign w:val="superscript"/>
                <w:lang w:val="fr-BE"/>
              </w:rPr>
              <w:t>ère</w:t>
            </w:r>
            <w:r w:rsidRPr="00292DEB">
              <w:rPr>
                <w:rFonts w:cs="Arial"/>
                <w:lang w:val="fr-BE"/>
              </w:rPr>
              <w:t xml:space="preserve">                                  </w:t>
            </w:r>
            <w:r w:rsidRPr="00292DEB">
              <w:rPr>
                <w:rFonts w:cs="Arial"/>
                <w:color w:val="FF00FF"/>
                <w:lang w:val="fr-BE"/>
              </w:rPr>
              <w:t>€180,58</w:t>
            </w:r>
          </w:p>
          <w:p w14:paraId="347E89BA" w14:textId="77777777" w:rsidR="004945ED" w:rsidRPr="00292DEB" w:rsidRDefault="004945ED" w:rsidP="004945ED">
            <w:pPr>
              <w:spacing w:line="276" w:lineRule="auto"/>
              <w:rPr>
                <w:rFonts w:cs="Arial"/>
                <w:lang w:val="fr-BE"/>
              </w:rPr>
            </w:pPr>
            <w:r w:rsidRPr="00292DEB">
              <w:rPr>
                <w:rFonts w:cs="Arial"/>
                <w:lang w:val="fr-BE"/>
              </w:rPr>
              <w:t>2</w:t>
            </w:r>
            <w:r w:rsidRPr="00292DEB">
              <w:rPr>
                <w:rFonts w:cs="Arial"/>
                <w:vertAlign w:val="superscript"/>
                <w:lang w:val="fr-BE"/>
              </w:rPr>
              <w:t>e</w:t>
            </w:r>
            <w:r w:rsidRPr="00292DEB">
              <w:rPr>
                <w:rFonts w:cs="Arial"/>
                <w:lang w:val="fr-BE"/>
              </w:rPr>
              <w:t xml:space="preserve">                                    </w:t>
            </w:r>
            <w:r w:rsidRPr="00292DEB">
              <w:rPr>
                <w:rFonts w:cs="Arial"/>
                <w:color w:val="FF00FF"/>
                <w:lang w:val="fr-BE"/>
              </w:rPr>
              <w:t>€216,70</w:t>
            </w:r>
          </w:p>
          <w:p w14:paraId="757673FE" w14:textId="77777777" w:rsidR="004945ED" w:rsidRPr="00292DEB" w:rsidRDefault="004945ED" w:rsidP="004945ED">
            <w:pPr>
              <w:spacing w:line="276" w:lineRule="auto"/>
              <w:rPr>
                <w:rFonts w:cs="Arial"/>
                <w:lang w:val="fr-BE"/>
              </w:rPr>
            </w:pPr>
            <w:r w:rsidRPr="00292DEB">
              <w:rPr>
                <w:rFonts w:cs="Arial"/>
                <w:lang w:val="fr-BE"/>
              </w:rPr>
              <w:t>3</w:t>
            </w:r>
            <w:r w:rsidRPr="00292DEB">
              <w:rPr>
                <w:rFonts w:cs="Arial"/>
                <w:vertAlign w:val="superscript"/>
                <w:lang w:val="fr-BE"/>
              </w:rPr>
              <w:t>e</w:t>
            </w:r>
            <w:r w:rsidRPr="00292DEB">
              <w:rPr>
                <w:rFonts w:cs="Arial"/>
                <w:lang w:val="fr-BE"/>
              </w:rPr>
              <w:t xml:space="preserve">                                    </w:t>
            </w:r>
            <w:r w:rsidRPr="00292DEB">
              <w:rPr>
                <w:rFonts w:cs="Arial"/>
                <w:color w:val="FF00FF"/>
                <w:lang w:val="fr-BE"/>
              </w:rPr>
              <w:t>€274,95</w:t>
            </w:r>
          </w:p>
          <w:p w14:paraId="5C4CC5CB" w14:textId="77777777" w:rsidR="004945ED" w:rsidRPr="00292DEB" w:rsidRDefault="004945ED" w:rsidP="004945ED">
            <w:pPr>
              <w:spacing w:line="276" w:lineRule="auto"/>
              <w:rPr>
                <w:rFonts w:cs="Arial"/>
                <w:lang w:val="fr-BE"/>
              </w:rPr>
            </w:pPr>
            <w:r w:rsidRPr="00292DEB">
              <w:rPr>
                <w:rFonts w:cs="Arial"/>
                <w:lang w:val="fr-BE"/>
              </w:rPr>
              <w:t>4</w:t>
            </w:r>
            <w:r w:rsidRPr="00292DEB">
              <w:rPr>
                <w:rFonts w:cs="Arial"/>
                <w:vertAlign w:val="superscript"/>
                <w:lang w:val="fr-BE"/>
              </w:rPr>
              <w:t>e</w:t>
            </w:r>
            <w:r w:rsidRPr="00292DEB">
              <w:rPr>
                <w:rFonts w:cs="Arial"/>
                <w:lang w:val="fr-BE"/>
              </w:rPr>
              <w:t xml:space="preserve">                                    </w:t>
            </w:r>
            <w:r w:rsidRPr="00292DEB">
              <w:rPr>
                <w:rFonts w:cs="Arial"/>
                <w:color w:val="FF00FF"/>
                <w:lang w:val="fr-BE"/>
              </w:rPr>
              <w:t>€346,01</w:t>
            </w:r>
          </w:p>
          <w:p w14:paraId="084CD397" w14:textId="77777777" w:rsidR="004945ED" w:rsidRPr="00292DEB" w:rsidRDefault="004945ED" w:rsidP="004945ED">
            <w:pPr>
              <w:spacing w:line="276" w:lineRule="auto"/>
              <w:rPr>
                <w:rFonts w:cs="Arial"/>
                <w:lang w:val="fr-BE"/>
              </w:rPr>
            </w:pPr>
            <w:r w:rsidRPr="00292DEB">
              <w:rPr>
                <w:rFonts w:cs="Arial"/>
                <w:lang w:val="fr-BE"/>
              </w:rPr>
              <w:t>5</w:t>
            </w:r>
            <w:r w:rsidRPr="00292DEB">
              <w:rPr>
                <w:rFonts w:cs="Arial"/>
                <w:vertAlign w:val="superscript"/>
                <w:lang w:val="fr-BE"/>
              </w:rPr>
              <w:t>e</w:t>
            </w:r>
            <w:r w:rsidRPr="00292DEB">
              <w:rPr>
                <w:rFonts w:cs="Arial"/>
                <w:lang w:val="fr-BE"/>
              </w:rPr>
              <w:t xml:space="preserve">                                    </w:t>
            </w:r>
            <w:r w:rsidRPr="00292DEB">
              <w:rPr>
                <w:rFonts w:cs="Arial"/>
                <w:color w:val="FF00FF"/>
                <w:lang w:val="fr-BE"/>
              </w:rPr>
              <w:t>€429,89</w:t>
            </w:r>
          </w:p>
          <w:p w14:paraId="065E0F57" w14:textId="77777777" w:rsidR="004945ED" w:rsidRPr="00292DEB" w:rsidRDefault="004945ED" w:rsidP="004945ED">
            <w:pPr>
              <w:spacing w:line="276" w:lineRule="auto"/>
              <w:rPr>
                <w:rFonts w:cs="Arial"/>
                <w:color w:val="FF00FF"/>
                <w:lang w:val="fr-BE"/>
              </w:rPr>
            </w:pPr>
            <w:r w:rsidRPr="00292DEB">
              <w:rPr>
                <w:rFonts w:cs="Arial"/>
                <w:lang w:val="fr-BE"/>
              </w:rPr>
              <w:t>6</w:t>
            </w:r>
            <w:r w:rsidRPr="00292DEB">
              <w:rPr>
                <w:rFonts w:cs="Arial"/>
                <w:vertAlign w:val="superscript"/>
                <w:lang w:val="fr-BE"/>
              </w:rPr>
              <w:t>e</w:t>
            </w:r>
            <w:r w:rsidRPr="00292DEB">
              <w:rPr>
                <w:rFonts w:cs="Arial"/>
                <w:lang w:val="fr-BE"/>
              </w:rPr>
              <w:t xml:space="preserve">                                    </w:t>
            </w:r>
            <w:r w:rsidRPr="00292DEB">
              <w:rPr>
                <w:rFonts w:cs="Arial"/>
                <w:color w:val="FF00FF"/>
                <w:lang w:val="fr-BE"/>
              </w:rPr>
              <w:t>€582,50</w:t>
            </w:r>
          </w:p>
          <w:p w14:paraId="617F3B05" w14:textId="77777777" w:rsidR="004945ED" w:rsidRPr="00292DEB" w:rsidRDefault="004945ED" w:rsidP="004945ED">
            <w:pPr>
              <w:spacing w:line="276" w:lineRule="auto"/>
              <w:rPr>
                <w:rFonts w:eastAsia="Times New Roman" w:cs="Arial"/>
                <w:color w:val="000000"/>
                <w:lang w:val="fr-BE" w:eastAsia="en-GB"/>
              </w:rPr>
            </w:pPr>
            <w:r w:rsidRPr="00292DEB">
              <w:rPr>
                <w:rFonts w:eastAsia="Times New Roman" w:cs="Arial"/>
                <w:color w:val="000000"/>
                <w:lang w:val="fr-BE" w:eastAsia="en-GB"/>
              </w:rPr>
              <w:t xml:space="preserve">Catégorie spéciale pour ceux qui ont moins de 5 ans d’assurance: </w:t>
            </w:r>
            <w:r w:rsidRPr="00292DEB">
              <w:rPr>
                <w:rFonts w:eastAsia="Times New Roman" w:cs="Arial"/>
                <w:color w:val="FF00FF"/>
                <w:lang w:val="fr-BE" w:eastAsia="en-GB"/>
              </w:rPr>
              <w:t>€108,35</w:t>
            </w:r>
            <w:r w:rsidRPr="00292DEB">
              <w:rPr>
                <w:rFonts w:eastAsia="Times New Roman" w:cs="Arial"/>
                <w:color w:val="000000"/>
                <w:lang w:val="fr-BE" w:eastAsia="en-GB"/>
              </w:rPr>
              <w:t>.</w:t>
            </w:r>
          </w:p>
          <w:p w14:paraId="6908146B" w14:textId="77777777" w:rsidR="004945ED" w:rsidRPr="00292DEB" w:rsidRDefault="004945ED" w:rsidP="004945ED">
            <w:pPr>
              <w:spacing w:line="276" w:lineRule="auto"/>
              <w:rPr>
                <w:rFonts w:cs="Arial"/>
                <w:lang w:val="fr-BE"/>
              </w:rPr>
            </w:pPr>
            <w:r w:rsidRPr="00292DEB">
              <w:rPr>
                <w:rFonts w:eastAsia="Times New Roman" w:cs="Arial"/>
                <w:color w:val="000000"/>
                <w:lang w:val="fr-BE" w:eastAsia="en-GB"/>
              </w:rPr>
              <w:t xml:space="preserve">Les agriculteurs </w:t>
            </w:r>
            <w:r w:rsidRPr="00292DEB">
              <w:rPr>
                <w:rFonts w:cs="Arial"/>
                <w:lang w:val="fr-BE"/>
              </w:rPr>
              <w:t>versent chaque mois un montant fixe qu’ils choisissent parmi six catégories d’assurance:</w:t>
            </w:r>
          </w:p>
          <w:p w14:paraId="76043265" w14:textId="77777777" w:rsidR="004945ED" w:rsidRPr="00292DEB" w:rsidRDefault="004945ED" w:rsidP="004945ED">
            <w:pPr>
              <w:spacing w:line="276" w:lineRule="auto"/>
              <w:rPr>
                <w:rFonts w:cs="Arial"/>
                <w:lang w:val="fr-BE"/>
              </w:rPr>
            </w:pPr>
            <w:r w:rsidRPr="00292DEB">
              <w:rPr>
                <w:rFonts w:cs="Arial"/>
                <w:lang w:val="fr-BE"/>
              </w:rPr>
              <w:t xml:space="preserve">Catégorie </w:t>
            </w:r>
            <w:proofErr w:type="gramStart"/>
            <w:r w:rsidRPr="00292DEB">
              <w:rPr>
                <w:rFonts w:cs="Arial"/>
                <w:lang w:val="fr-BE"/>
              </w:rPr>
              <w:t>d’assurance  Cotisation</w:t>
            </w:r>
            <w:proofErr w:type="gramEnd"/>
            <w:r w:rsidRPr="00292DEB">
              <w:rPr>
                <w:rFonts w:cs="Arial"/>
                <w:lang w:val="fr-BE"/>
              </w:rPr>
              <w:t xml:space="preserve"> mensuelle</w:t>
            </w:r>
          </w:p>
          <w:p w14:paraId="1A0E519E"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 xml:space="preserve">ère  </w:t>
            </w:r>
            <w:r w:rsidRPr="00292DEB">
              <w:rPr>
                <w:rFonts w:cs="Arial"/>
                <w:lang w:val="fr-BE"/>
              </w:rPr>
              <w:t xml:space="preserve">                             </w:t>
            </w:r>
            <w:r w:rsidRPr="00292DEB">
              <w:rPr>
                <w:rFonts w:cs="Arial"/>
                <w:color w:val="FF00FF"/>
                <w:lang w:val="fr-BE"/>
              </w:rPr>
              <w:t>€106,02</w:t>
            </w:r>
          </w:p>
          <w:p w14:paraId="325DD6DE" w14:textId="77777777" w:rsidR="004945ED" w:rsidRPr="00292DEB" w:rsidRDefault="004945ED" w:rsidP="004945ED">
            <w:pPr>
              <w:spacing w:line="276" w:lineRule="auto"/>
              <w:rPr>
                <w:rFonts w:cs="Arial"/>
                <w:lang w:val="fr-BE"/>
              </w:rPr>
            </w:pPr>
            <w:r w:rsidRPr="00292DEB">
              <w:rPr>
                <w:rFonts w:cs="Arial"/>
                <w:lang w:val="fr-BE"/>
              </w:rPr>
              <w:t xml:space="preserve">             2</w:t>
            </w:r>
            <w:r w:rsidRPr="00292DEB">
              <w:rPr>
                <w:rFonts w:cs="Arial"/>
                <w:vertAlign w:val="superscript"/>
                <w:lang w:val="fr-BE"/>
              </w:rPr>
              <w:t>e</w:t>
            </w:r>
            <w:r w:rsidRPr="00292DEB">
              <w:rPr>
                <w:rFonts w:cs="Arial"/>
                <w:lang w:val="fr-BE"/>
              </w:rPr>
              <w:t xml:space="preserve">                                </w:t>
            </w:r>
            <w:r w:rsidRPr="00292DEB">
              <w:rPr>
                <w:rFonts w:cs="Arial"/>
                <w:color w:val="FF00FF"/>
                <w:lang w:val="fr-BE"/>
              </w:rPr>
              <w:t>€128,15</w:t>
            </w:r>
          </w:p>
          <w:p w14:paraId="5508CC87" w14:textId="77777777" w:rsidR="004945ED" w:rsidRPr="00292DEB" w:rsidRDefault="004945ED" w:rsidP="004945ED">
            <w:pPr>
              <w:spacing w:line="276" w:lineRule="auto"/>
              <w:rPr>
                <w:rFonts w:cs="Arial"/>
                <w:lang w:val="fr-BE"/>
              </w:rPr>
            </w:pPr>
            <w:r w:rsidRPr="00292DEB">
              <w:rPr>
                <w:rFonts w:cs="Arial"/>
                <w:lang w:val="fr-BE"/>
              </w:rPr>
              <w:t xml:space="preserve">             3</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€161,94</w:t>
            </w:r>
          </w:p>
          <w:p w14:paraId="4D9B34A1" w14:textId="77777777" w:rsidR="004945ED" w:rsidRPr="00292DEB" w:rsidRDefault="004945ED" w:rsidP="004945ED">
            <w:pPr>
              <w:spacing w:line="276" w:lineRule="auto"/>
              <w:rPr>
                <w:rFonts w:cs="Arial"/>
                <w:lang w:val="fr-BE"/>
              </w:rPr>
            </w:pPr>
            <w:r w:rsidRPr="00292DEB">
              <w:rPr>
                <w:rFonts w:cs="Arial"/>
                <w:lang w:val="fr-BE"/>
              </w:rPr>
              <w:t xml:space="preserve">             4</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€203,88</w:t>
            </w:r>
          </w:p>
          <w:p w14:paraId="563ED94E" w14:textId="77777777" w:rsidR="004945ED" w:rsidRPr="00292DEB" w:rsidRDefault="004945ED" w:rsidP="004945ED">
            <w:pPr>
              <w:spacing w:line="276" w:lineRule="auto"/>
              <w:rPr>
                <w:rFonts w:cs="Arial"/>
                <w:lang w:val="fr-BE"/>
              </w:rPr>
            </w:pPr>
            <w:r w:rsidRPr="00292DEB">
              <w:rPr>
                <w:rFonts w:cs="Arial"/>
                <w:lang w:val="fr-BE"/>
              </w:rPr>
              <w:t xml:space="preserve">             5</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€253,98</w:t>
            </w:r>
          </w:p>
          <w:p w14:paraId="442376DA" w14:textId="77777777" w:rsidR="004945ED" w:rsidRPr="00292DEB" w:rsidRDefault="004945ED" w:rsidP="004945ED">
            <w:pPr>
              <w:spacing w:line="276" w:lineRule="auto"/>
              <w:rPr>
                <w:rFonts w:cs="Arial"/>
                <w:lang w:val="fr-BE"/>
              </w:rPr>
            </w:pPr>
            <w:r w:rsidRPr="00292DEB">
              <w:rPr>
                <w:rFonts w:cs="Arial"/>
                <w:lang w:val="fr-BE"/>
              </w:rPr>
              <w:t xml:space="preserve">             6</w:t>
            </w:r>
            <w:r w:rsidRPr="00292DEB">
              <w:rPr>
                <w:rFonts w:cs="Arial"/>
                <w:vertAlign w:val="superscript"/>
                <w:lang w:val="fr-BE"/>
              </w:rPr>
              <w:t>e</w:t>
            </w:r>
            <w:r w:rsidRPr="00292DEB">
              <w:rPr>
                <w:rFonts w:cs="Arial"/>
                <w:lang w:val="fr-BE"/>
              </w:rPr>
              <w:t xml:space="preserve">                                </w:t>
            </w:r>
            <w:r w:rsidRPr="00292DEB">
              <w:rPr>
                <w:rFonts w:cs="Arial"/>
                <w:color w:val="FF00FF"/>
                <w:lang w:val="fr-BE"/>
              </w:rPr>
              <w:t>€343,69</w:t>
            </w:r>
          </w:p>
          <w:p w14:paraId="1F936A28" w14:textId="77777777" w:rsidR="004945ED" w:rsidRPr="00292DEB" w:rsidRDefault="004945ED" w:rsidP="004945ED">
            <w:pPr>
              <w:spacing w:line="276" w:lineRule="auto"/>
              <w:rPr>
                <w:rFonts w:cs="Arial"/>
                <w:lang w:val="fr-BE"/>
              </w:rPr>
            </w:pPr>
            <w:r w:rsidRPr="00292DEB">
              <w:rPr>
                <w:rFonts w:cs="Arial"/>
                <w:lang w:val="fr-BE"/>
              </w:rPr>
              <w:lastRenderedPageBreak/>
              <w:t xml:space="preserve">S’ils ne choisissent pas de catégorie d’assurance, ils versent le montant de la première catégorie. </w:t>
            </w:r>
          </w:p>
          <w:p w14:paraId="3C243BCE" w14:textId="77777777" w:rsidR="004945ED" w:rsidRPr="00292DEB" w:rsidRDefault="004945ED" w:rsidP="004945ED">
            <w:pPr>
              <w:spacing w:line="276" w:lineRule="auto"/>
              <w:rPr>
                <w:rFonts w:cs="Arial"/>
                <w:lang w:val="fr-BE"/>
              </w:rPr>
            </w:pPr>
          </w:p>
        </w:tc>
        <w:tc>
          <w:tcPr>
            <w:tcW w:w="1370" w:type="pct"/>
          </w:tcPr>
          <w:p w14:paraId="4385F2CC" w14:textId="77777777" w:rsidR="004945ED" w:rsidRPr="00292DEB" w:rsidRDefault="004945ED" w:rsidP="004945ED">
            <w:pPr>
              <w:rPr>
                <w:rFonts w:cs="Arial"/>
                <w:i/>
                <w:iCs/>
                <w:lang w:val="en-GB"/>
              </w:rPr>
            </w:pPr>
            <w:r w:rsidRPr="00292DEB">
              <w:rPr>
                <w:rFonts w:cs="Arial"/>
                <w:iCs/>
                <w:lang w:val="en-GB"/>
              </w:rPr>
              <w:lastRenderedPageBreak/>
              <w:t xml:space="preserve">Self-employed and independent professionals (e.g. lawyers, engineers, doctors, craftsmen) pay a fixed amount each month, chosen among </w:t>
            </w:r>
            <w:r w:rsidRPr="00292DEB">
              <w:rPr>
                <w:rFonts w:cs="Arial"/>
                <w:iCs/>
                <w:color w:val="C00000"/>
                <w:lang w:val="en-GB"/>
              </w:rPr>
              <w:t>6</w:t>
            </w:r>
            <w:r w:rsidRPr="00292DEB">
              <w:rPr>
                <w:rFonts w:cs="Arial"/>
                <w:iCs/>
                <w:lang w:val="en-GB"/>
              </w:rPr>
              <w:t xml:space="preserve"> insurance categories.</w:t>
            </w:r>
          </w:p>
          <w:p w14:paraId="04C04B03" w14:textId="77777777" w:rsidR="004945ED" w:rsidRPr="00292DEB" w:rsidRDefault="004945ED" w:rsidP="004945ED">
            <w:pPr>
              <w:rPr>
                <w:rFonts w:cs="Arial"/>
                <w:i/>
                <w:iCs/>
                <w:lang w:val="en-GB"/>
              </w:rPr>
            </w:pPr>
            <w:r w:rsidRPr="00292DEB">
              <w:rPr>
                <w:rFonts w:cs="Arial"/>
                <w:iCs/>
                <w:lang w:val="en-GB"/>
              </w:rPr>
              <w:t xml:space="preserve">Insurance </w:t>
            </w:r>
            <w:proofErr w:type="gramStart"/>
            <w:r w:rsidRPr="00292DEB">
              <w:rPr>
                <w:rFonts w:cs="Arial"/>
                <w:iCs/>
                <w:lang w:val="en-GB"/>
              </w:rPr>
              <w:t>Category  Monthly</w:t>
            </w:r>
            <w:proofErr w:type="gramEnd"/>
            <w:r w:rsidRPr="00292DEB">
              <w:rPr>
                <w:rFonts w:cs="Arial"/>
                <w:iCs/>
                <w:lang w:val="en-GB"/>
              </w:rPr>
              <w:t xml:space="preserve"> Contribution</w:t>
            </w:r>
          </w:p>
          <w:p w14:paraId="600A6FD4" w14:textId="77777777" w:rsidR="004945ED" w:rsidRPr="00292DEB" w:rsidRDefault="004945ED" w:rsidP="004945ED">
            <w:pPr>
              <w:rPr>
                <w:rFonts w:cs="Arial"/>
                <w:i/>
                <w:iCs/>
                <w:color w:val="FF00FF"/>
                <w:lang w:val="en-GB"/>
              </w:rPr>
            </w:pPr>
            <w:r w:rsidRPr="00292DEB">
              <w:rPr>
                <w:rFonts w:cs="Arial"/>
                <w:lang w:val="en-GB"/>
              </w:rPr>
              <w:t>1</w:t>
            </w:r>
            <w:r w:rsidRPr="00292DEB">
              <w:rPr>
                <w:rFonts w:cs="Arial"/>
                <w:vertAlign w:val="superscript"/>
                <w:lang w:val="en-GB"/>
              </w:rPr>
              <w:t>st</w:t>
            </w:r>
            <w:r w:rsidRPr="00292DEB">
              <w:rPr>
                <w:rFonts w:cs="Arial"/>
                <w:lang w:val="en-GB"/>
              </w:rPr>
              <w:t xml:space="preserve">                                      </w:t>
            </w:r>
            <w:r w:rsidRPr="00292DEB">
              <w:rPr>
                <w:rFonts w:cs="Arial"/>
                <w:color w:val="FF00FF"/>
                <w:lang w:val="en-GB"/>
              </w:rPr>
              <w:t>€</w:t>
            </w:r>
            <w:del w:id="55" w:author="Author">
              <w:r w:rsidRPr="00292DEB">
                <w:rPr>
                  <w:rFonts w:cs="Arial"/>
                  <w:color w:val="FF00FF"/>
                  <w:lang w:val="en-GB"/>
                </w:rPr>
                <w:delText>180.58</w:delText>
              </w:r>
            </w:del>
            <w:ins w:id="56" w:author="Author">
              <w:r w:rsidRPr="00292DEB">
                <w:rPr>
                  <w:rFonts w:cs="Arial"/>
                  <w:color w:val="FF00FF"/>
                  <w:lang w:val="en-GB"/>
                </w:rPr>
                <w:t>185.09</w:t>
              </w:r>
            </w:ins>
          </w:p>
          <w:p w14:paraId="0B710BA2" w14:textId="77777777" w:rsidR="004945ED" w:rsidRPr="00292DEB" w:rsidRDefault="004945ED" w:rsidP="004945ED">
            <w:pPr>
              <w:rPr>
                <w:rFonts w:cs="Arial"/>
                <w:i/>
                <w:iCs/>
                <w:color w:val="FF00FF"/>
                <w:lang w:val="en-GB"/>
              </w:rPr>
            </w:pPr>
            <w:r w:rsidRPr="00292DEB">
              <w:rPr>
                <w:rFonts w:cs="Arial"/>
                <w:lang w:val="en-GB"/>
              </w:rPr>
              <w:t>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57" w:author="Author">
              <w:r w:rsidRPr="00292DEB">
                <w:rPr>
                  <w:rFonts w:cs="Arial"/>
                  <w:color w:val="FF00FF"/>
                  <w:lang w:val="en-GB"/>
                </w:rPr>
                <w:delText>216.70</w:delText>
              </w:r>
            </w:del>
            <w:ins w:id="58" w:author="Author">
              <w:r w:rsidRPr="00292DEB">
                <w:rPr>
                  <w:rFonts w:cs="Arial"/>
                  <w:color w:val="FF00FF"/>
                  <w:lang w:val="en-GB"/>
                </w:rPr>
                <w:t>222.12</w:t>
              </w:r>
            </w:ins>
          </w:p>
          <w:p w14:paraId="0AD803BF" w14:textId="77777777" w:rsidR="004945ED" w:rsidRPr="00292DEB" w:rsidRDefault="004945ED" w:rsidP="004945ED">
            <w:pPr>
              <w:rPr>
                <w:rFonts w:cs="Arial"/>
                <w:i/>
                <w:iCs/>
                <w:color w:val="FF00FF"/>
                <w:lang w:val="en-GB"/>
              </w:rPr>
            </w:pPr>
            <w:r w:rsidRPr="00292DEB">
              <w:rPr>
                <w:rFonts w:cs="Arial"/>
                <w:lang w:val="en-GB"/>
              </w:rPr>
              <w:t>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59" w:author="Author">
              <w:r w:rsidRPr="00292DEB">
                <w:rPr>
                  <w:rFonts w:cs="Arial"/>
                  <w:color w:val="FF00FF"/>
                  <w:lang w:val="en-GB"/>
                </w:rPr>
                <w:delText>274.95</w:delText>
              </w:r>
            </w:del>
            <w:ins w:id="60" w:author="Author">
              <w:r w:rsidRPr="00292DEB">
                <w:rPr>
                  <w:rFonts w:cs="Arial"/>
                  <w:color w:val="FF00FF"/>
                  <w:lang w:val="en-GB"/>
                </w:rPr>
                <w:t>281.82</w:t>
              </w:r>
            </w:ins>
          </w:p>
          <w:p w14:paraId="1C146B37" w14:textId="77777777" w:rsidR="004945ED" w:rsidRPr="00292DEB" w:rsidRDefault="004945ED" w:rsidP="004945ED">
            <w:pPr>
              <w:rPr>
                <w:rFonts w:cs="Arial"/>
                <w:i/>
                <w:iCs/>
                <w:color w:val="FF00FF"/>
                <w:lang w:val="en-GB"/>
              </w:rPr>
            </w:pPr>
            <w:r w:rsidRPr="00292DEB">
              <w:rPr>
                <w:rFonts w:cs="Arial"/>
                <w:lang w:val="en-GB"/>
              </w:rPr>
              <w:t>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61" w:author="Author">
              <w:r w:rsidRPr="00292DEB">
                <w:rPr>
                  <w:rFonts w:cs="Arial"/>
                  <w:color w:val="FF00FF"/>
                  <w:lang w:val="en-GB"/>
                </w:rPr>
                <w:delText>346.01</w:delText>
              </w:r>
            </w:del>
            <w:ins w:id="62" w:author="Author">
              <w:r w:rsidRPr="00292DEB">
                <w:rPr>
                  <w:rFonts w:cs="Arial"/>
                  <w:color w:val="FF00FF"/>
                  <w:lang w:val="en-GB"/>
                </w:rPr>
                <w:t>354.66</w:t>
              </w:r>
            </w:ins>
          </w:p>
          <w:p w14:paraId="5661D2A1" w14:textId="77777777" w:rsidR="004945ED" w:rsidRPr="00292DEB" w:rsidRDefault="004945ED" w:rsidP="004945ED">
            <w:pPr>
              <w:rPr>
                <w:rFonts w:cs="Arial"/>
                <w:i/>
                <w:iCs/>
                <w:color w:val="FF00FF"/>
                <w:lang w:val="en-GB"/>
              </w:rPr>
            </w:pPr>
            <w:r w:rsidRPr="00292DEB">
              <w:rPr>
                <w:rFonts w:cs="Arial"/>
                <w:lang w:val="en-GB"/>
              </w:rPr>
              <w:t>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63" w:author="Author">
              <w:r w:rsidRPr="00292DEB">
                <w:rPr>
                  <w:rFonts w:cs="Arial"/>
                  <w:color w:val="FF00FF"/>
                  <w:lang w:val="en-GB"/>
                </w:rPr>
                <w:delText>429.89</w:delText>
              </w:r>
            </w:del>
            <w:ins w:id="64" w:author="Author">
              <w:r w:rsidRPr="00292DEB">
                <w:rPr>
                  <w:rFonts w:cs="Arial"/>
                  <w:color w:val="FF00FF"/>
                  <w:lang w:val="en-GB"/>
                </w:rPr>
                <w:t>440.64</w:t>
              </w:r>
            </w:ins>
          </w:p>
          <w:p w14:paraId="01DA466E" w14:textId="77777777" w:rsidR="004945ED" w:rsidRPr="00292DEB" w:rsidRDefault="004945ED" w:rsidP="004945ED">
            <w:pPr>
              <w:rPr>
                <w:rFonts w:cs="Arial"/>
                <w:i/>
                <w:iCs/>
                <w:color w:val="FF00FF"/>
                <w:lang w:val="en-GB"/>
              </w:rPr>
            </w:pPr>
            <w:r w:rsidRPr="00292DEB">
              <w:rPr>
                <w:rFonts w:cs="Arial"/>
                <w:lang w:val="en-GB"/>
              </w:rPr>
              <w:t>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65" w:author="Author">
              <w:r w:rsidRPr="00292DEB">
                <w:rPr>
                  <w:rFonts w:cs="Arial"/>
                  <w:color w:val="FF00FF"/>
                  <w:lang w:val="en-GB"/>
                </w:rPr>
                <w:delText>582.50</w:delText>
              </w:r>
            </w:del>
            <w:ins w:id="66" w:author="Author">
              <w:r w:rsidRPr="00292DEB">
                <w:rPr>
                  <w:rFonts w:cs="Arial"/>
                  <w:color w:val="FF00FF"/>
                  <w:lang w:val="en-GB"/>
                </w:rPr>
                <w:t>597.06</w:t>
              </w:r>
            </w:ins>
          </w:p>
          <w:p w14:paraId="2DCC9891" w14:textId="77777777" w:rsidR="004945ED" w:rsidRPr="00292DEB" w:rsidRDefault="004945ED" w:rsidP="004945ED">
            <w:pPr>
              <w:rPr>
                <w:rFonts w:cs="Arial"/>
                <w:i/>
                <w:iCs/>
                <w:lang w:val="en-GB"/>
              </w:rPr>
            </w:pPr>
            <w:r w:rsidRPr="00292DEB">
              <w:rPr>
                <w:rFonts w:cs="Arial"/>
                <w:lang w:val="en-GB"/>
              </w:rPr>
              <w:t xml:space="preserve">Special category for those with less than </w:t>
            </w:r>
            <w:r w:rsidRPr="00292DEB">
              <w:rPr>
                <w:rFonts w:cs="Arial"/>
                <w:color w:val="C00000"/>
                <w:lang w:val="en-GB"/>
              </w:rPr>
              <w:t>5</w:t>
            </w:r>
            <w:r w:rsidRPr="00292DEB">
              <w:rPr>
                <w:rFonts w:cs="Arial"/>
                <w:lang w:val="en-GB"/>
              </w:rPr>
              <w:t xml:space="preserve"> years of insurance:  </w:t>
            </w:r>
            <w:r w:rsidRPr="00292DEB">
              <w:rPr>
                <w:rFonts w:cs="Arial"/>
                <w:color w:val="FF00FF"/>
                <w:lang w:val="en-GB"/>
              </w:rPr>
              <w:t>€</w:t>
            </w:r>
            <w:del w:id="67" w:author="Author">
              <w:r w:rsidRPr="00292DEB">
                <w:rPr>
                  <w:rFonts w:cs="Arial"/>
                  <w:color w:val="FF00FF"/>
                  <w:lang w:val="en-GB"/>
                </w:rPr>
                <w:delText>108.35</w:delText>
              </w:r>
            </w:del>
            <w:ins w:id="68" w:author="Author">
              <w:r w:rsidRPr="00292DEB">
                <w:rPr>
                  <w:rFonts w:cs="Arial"/>
                  <w:color w:val="FF00FF"/>
                  <w:lang w:val="en-GB"/>
                </w:rPr>
                <w:t>111.06</w:t>
              </w:r>
            </w:ins>
          </w:p>
          <w:p w14:paraId="1D05CBC5" w14:textId="77777777" w:rsidR="004945ED" w:rsidRPr="00292DEB" w:rsidRDefault="004945ED" w:rsidP="004945ED">
            <w:pPr>
              <w:rPr>
                <w:rFonts w:cs="Arial"/>
                <w:i/>
                <w:iCs/>
                <w:lang w:val="en-GB"/>
              </w:rPr>
            </w:pPr>
            <w:r w:rsidRPr="00292DEB">
              <w:rPr>
                <w:rFonts w:cs="Arial"/>
                <w:iCs/>
                <w:lang w:val="en-GB"/>
              </w:rPr>
              <w:t xml:space="preserve">Farmers pay a fixed amount each month, chosen among </w:t>
            </w:r>
            <w:r w:rsidRPr="00292DEB">
              <w:rPr>
                <w:rFonts w:cs="Arial"/>
                <w:iCs/>
                <w:color w:val="C00000"/>
                <w:lang w:val="en-GB"/>
              </w:rPr>
              <w:t xml:space="preserve">6 </w:t>
            </w:r>
            <w:r w:rsidRPr="00292DEB">
              <w:rPr>
                <w:rFonts w:cs="Arial"/>
                <w:iCs/>
                <w:lang w:val="en-GB"/>
              </w:rPr>
              <w:t xml:space="preserve">insurance categories. </w:t>
            </w:r>
          </w:p>
          <w:p w14:paraId="02670DED" w14:textId="77777777" w:rsidR="004945ED" w:rsidRPr="00292DEB" w:rsidRDefault="004945ED" w:rsidP="004945ED">
            <w:pPr>
              <w:rPr>
                <w:rFonts w:cs="Arial"/>
                <w:i/>
                <w:iCs/>
                <w:lang w:val="en-GB"/>
              </w:rPr>
            </w:pPr>
            <w:r w:rsidRPr="00292DEB">
              <w:rPr>
                <w:rFonts w:cs="Arial"/>
                <w:iCs/>
                <w:lang w:val="en-GB"/>
              </w:rPr>
              <w:t xml:space="preserve">Insurance Category  </w:t>
            </w:r>
            <w:ins w:id="69" w:author="Author">
              <w:r w:rsidRPr="00292DEB">
                <w:rPr>
                  <w:rFonts w:cs="Arial"/>
                  <w:iCs/>
                  <w:lang w:val="en-GB"/>
                </w:rPr>
                <w:t xml:space="preserve"> </w:t>
              </w:r>
            </w:ins>
            <w:r w:rsidRPr="00292DEB">
              <w:rPr>
                <w:rFonts w:cs="Arial"/>
                <w:iCs/>
                <w:lang w:val="en-GB"/>
              </w:rPr>
              <w:t>Monthly Contribution</w:t>
            </w:r>
          </w:p>
          <w:p w14:paraId="468DE9E8" w14:textId="77777777" w:rsidR="004945ED" w:rsidRPr="00292DEB" w:rsidRDefault="004945ED" w:rsidP="004945ED">
            <w:pPr>
              <w:rPr>
                <w:rFonts w:cs="Arial"/>
                <w:i/>
                <w:iCs/>
                <w:color w:val="FF00FF"/>
                <w:lang w:val="en-GB"/>
              </w:rPr>
            </w:pPr>
            <w:r w:rsidRPr="00292DEB">
              <w:rPr>
                <w:rFonts w:cs="Arial"/>
                <w:lang w:val="en-GB"/>
              </w:rPr>
              <w:t>1</w:t>
            </w:r>
            <w:r w:rsidRPr="00292DEB">
              <w:rPr>
                <w:rFonts w:cs="Arial"/>
                <w:vertAlign w:val="superscript"/>
                <w:lang w:val="en-GB"/>
              </w:rPr>
              <w:t>st</w:t>
            </w:r>
            <w:r w:rsidRPr="00292DEB">
              <w:rPr>
                <w:rFonts w:cs="Arial"/>
                <w:lang w:val="en-GB"/>
              </w:rPr>
              <w:t xml:space="preserve">                              </w:t>
            </w:r>
            <w:r w:rsidRPr="00292DEB">
              <w:rPr>
                <w:rFonts w:cs="Arial"/>
                <w:color w:val="FF00FF"/>
                <w:lang w:val="en-GB"/>
              </w:rPr>
              <w:t>€</w:t>
            </w:r>
            <w:del w:id="70" w:author="Author">
              <w:r w:rsidRPr="00292DEB">
                <w:rPr>
                  <w:rFonts w:cs="Arial"/>
                  <w:color w:val="FF00FF"/>
                  <w:lang w:val="en-GB"/>
                </w:rPr>
                <w:delText>106.02</w:delText>
              </w:r>
            </w:del>
            <w:ins w:id="71" w:author="Author">
              <w:r w:rsidRPr="00292DEB">
                <w:rPr>
                  <w:rFonts w:cs="Arial"/>
                  <w:color w:val="FF00FF"/>
                  <w:lang w:val="en-GB"/>
                </w:rPr>
                <w:t>108.67</w:t>
              </w:r>
            </w:ins>
          </w:p>
          <w:p w14:paraId="4D533496" w14:textId="77777777" w:rsidR="004945ED" w:rsidRPr="00292DEB" w:rsidRDefault="004945ED" w:rsidP="004945ED">
            <w:pPr>
              <w:rPr>
                <w:rFonts w:cs="Arial"/>
                <w:i/>
                <w:iCs/>
                <w:color w:val="FF00FF"/>
                <w:lang w:val="en-GB"/>
              </w:rPr>
            </w:pPr>
            <w:r w:rsidRPr="00292DEB">
              <w:rPr>
                <w:rFonts w:cs="Arial"/>
                <w:lang w:val="en-GB"/>
              </w:rPr>
              <w:t>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72" w:author="Author">
              <w:r w:rsidRPr="00292DEB">
                <w:rPr>
                  <w:rFonts w:cs="Arial"/>
                  <w:color w:val="FF00FF"/>
                  <w:lang w:val="en-GB"/>
                </w:rPr>
                <w:delText>128.15</w:delText>
              </w:r>
            </w:del>
            <w:ins w:id="73" w:author="Author">
              <w:r w:rsidRPr="00292DEB">
                <w:rPr>
                  <w:rFonts w:cs="Arial"/>
                  <w:color w:val="FF00FF"/>
                  <w:lang w:val="en-GB"/>
                </w:rPr>
                <w:t>131.35</w:t>
              </w:r>
            </w:ins>
          </w:p>
          <w:p w14:paraId="0C153E07" w14:textId="77777777" w:rsidR="004945ED" w:rsidRPr="00292DEB" w:rsidRDefault="004945ED" w:rsidP="004945ED">
            <w:pPr>
              <w:rPr>
                <w:rFonts w:cs="Arial"/>
                <w:i/>
                <w:iCs/>
                <w:color w:val="FF00FF"/>
                <w:lang w:val="en-GB"/>
              </w:rPr>
            </w:pPr>
            <w:r w:rsidRPr="00292DEB">
              <w:rPr>
                <w:rFonts w:cs="Arial"/>
                <w:lang w:val="en-GB"/>
              </w:rPr>
              <w:t>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74" w:author="Author">
              <w:r w:rsidRPr="00292DEB">
                <w:rPr>
                  <w:rFonts w:cs="Arial"/>
                  <w:color w:val="FF00FF"/>
                  <w:lang w:val="en-GB"/>
                </w:rPr>
                <w:delText>161.94</w:delText>
              </w:r>
            </w:del>
            <w:ins w:id="75" w:author="Author">
              <w:r w:rsidRPr="00292DEB">
                <w:rPr>
                  <w:rFonts w:cs="Arial"/>
                  <w:color w:val="FF00FF"/>
                  <w:lang w:val="en-GB"/>
                </w:rPr>
                <w:t>165.99</w:t>
              </w:r>
            </w:ins>
          </w:p>
          <w:p w14:paraId="25F95CB9" w14:textId="77777777" w:rsidR="004945ED" w:rsidRPr="00292DEB" w:rsidRDefault="004945ED" w:rsidP="004945ED">
            <w:pPr>
              <w:rPr>
                <w:rFonts w:cs="Arial"/>
                <w:i/>
                <w:iCs/>
                <w:color w:val="FF00FF"/>
                <w:lang w:val="en-GB"/>
              </w:rPr>
            </w:pPr>
            <w:r w:rsidRPr="00292DEB">
              <w:rPr>
                <w:rFonts w:cs="Arial"/>
                <w:lang w:val="en-GB"/>
              </w:rPr>
              <w:t>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76" w:author="Author">
              <w:r w:rsidRPr="00292DEB">
                <w:rPr>
                  <w:rFonts w:cs="Arial"/>
                  <w:color w:val="FF00FF"/>
                  <w:lang w:val="en-GB"/>
                </w:rPr>
                <w:delText xml:space="preserve"> €203.88</w:delText>
              </w:r>
            </w:del>
            <w:ins w:id="77" w:author="Author">
              <w:r w:rsidRPr="00292DEB">
                <w:rPr>
                  <w:rFonts w:cs="Arial"/>
                  <w:color w:val="FF00FF"/>
                  <w:lang w:val="en-GB"/>
                </w:rPr>
                <w:t>€208.98</w:t>
              </w:r>
            </w:ins>
          </w:p>
          <w:p w14:paraId="6A66F84D" w14:textId="77777777" w:rsidR="004945ED" w:rsidRPr="00292DEB" w:rsidRDefault="004945ED" w:rsidP="004945ED">
            <w:pPr>
              <w:rPr>
                <w:rFonts w:cs="Arial"/>
                <w:color w:val="FF00FF"/>
                <w:lang w:val="en-GB"/>
              </w:rPr>
            </w:pPr>
            <w:r w:rsidRPr="00292DEB">
              <w:rPr>
                <w:rFonts w:cs="Arial"/>
                <w:lang w:val="en-GB"/>
              </w:rPr>
              <w:t>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78" w:author="Author">
              <w:r w:rsidRPr="00292DEB">
                <w:rPr>
                  <w:rFonts w:cs="Arial"/>
                  <w:color w:val="FF00FF"/>
                  <w:lang w:val="en-GB"/>
                </w:rPr>
                <w:delText xml:space="preserve"> €253.98</w:delText>
              </w:r>
            </w:del>
            <w:ins w:id="79" w:author="Author">
              <w:r w:rsidRPr="00292DEB">
                <w:rPr>
                  <w:rFonts w:cs="Arial"/>
                  <w:color w:val="FF00FF"/>
                  <w:lang w:val="en-GB"/>
                </w:rPr>
                <w:t>€260.33</w:t>
              </w:r>
            </w:ins>
          </w:p>
          <w:p w14:paraId="0B508CAD" w14:textId="77777777" w:rsidR="004945ED" w:rsidRPr="00292DEB" w:rsidRDefault="004945ED" w:rsidP="004945ED">
            <w:pPr>
              <w:rPr>
                <w:rFonts w:cs="Arial"/>
                <w:i/>
                <w:iCs/>
                <w:color w:val="FF00FF"/>
                <w:lang w:val="en-GB"/>
              </w:rPr>
            </w:pPr>
            <w:r w:rsidRPr="00292DEB">
              <w:rPr>
                <w:rFonts w:cs="Arial"/>
                <w:lang w:val="en-GB"/>
              </w:rPr>
              <w:t>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80" w:author="Author">
              <w:r w:rsidRPr="00292DEB">
                <w:rPr>
                  <w:rFonts w:cs="Arial"/>
                  <w:color w:val="FF00FF"/>
                  <w:lang w:val="en-GB"/>
                </w:rPr>
                <w:delText xml:space="preserve"> €343.69</w:delText>
              </w:r>
            </w:del>
            <w:ins w:id="81" w:author="Author">
              <w:r w:rsidRPr="00292DEB">
                <w:rPr>
                  <w:rFonts w:cs="Arial"/>
                  <w:color w:val="FF00FF"/>
                  <w:lang w:val="en-GB"/>
                </w:rPr>
                <w:t>€352.28</w:t>
              </w:r>
            </w:ins>
          </w:p>
          <w:p w14:paraId="55171937" w14:textId="2C316F23"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If they do not choose an insurance category, they pay the amount of the 1</w:t>
            </w:r>
            <w:r w:rsidRPr="00292DEB">
              <w:rPr>
                <w:iCs/>
                <w:sz w:val="15"/>
                <w:szCs w:val="15"/>
                <w:vertAlign w:val="superscript"/>
                <w:lang w:val="en-GB"/>
              </w:rPr>
              <w:t>st</w:t>
            </w:r>
            <w:r w:rsidRPr="00292DEB">
              <w:rPr>
                <w:iCs/>
                <w:sz w:val="15"/>
                <w:szCs w:val="15"/>
                <w:lang w:val="en-GB"/>
              </w:rPr>
              <w:t xml:space="preserve"> insurance category.</w:t>
            </w:r>
          </w:p>
        </w:tc>
        <w:tc>
          <w:tcPr>
            <w:tcW w:w="167" w:type="pct"/>
          </w:tcPr>
          <w:p w14:paraId="722F30DD" w14:textId="7EDFC221"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17727EFB" w14:textId="69277541" w:rsidR="004945ED" w:rsidRPr="00292DEB" w:rsidRDefault="004945ED" w:rsidP="004945ED">
            <w:pPr>
              <w:spacing w:line="276" w:lineRule="auto"/>
              <w:rPr>
                <w:rFonts w:cs="Arial"/>
                <w:color w:val="0000FF"/>
                <w:lang w:val="fr-FR"/>
              </w:rPr>
            </w:pPr>
            <w:r w:rsidRPr="00292DEB">
              <w:rPr>
                <w:rFonts w:cs="Arial"/>
                <w:color w:val="0000FF"/>
                <w:lang w:val="fr-FR"/>
              </w:rPr>
              <w:t>22</w:t>
            </w:r>
          </w:p>
        </w:tc>
        <w:tc>
          <w:tcPr>
            <w:tcW w:w="402" w:type="pct"/>
          </w:tcPr>
          <w:p w14:paraId="1E7E1DDB" w14:textId="29CA35D3"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9D8F49B" w14:textId="77777777" w:rsidTr="005D0FED">
        <w:tc>
          <w:tcPr>
            <w:tcW w:w="193" w:type="pct"/>
          </w:tcPr>
          <w:p w14:paraId="46015ED0" w14:textId="77777777" w:rsidR="004945ED" w:rsidRPr="00292DEB" w:rsidRDefault="004945ED" w:rsidP="004945ED">
            <w:pPr>
              <w:spacing w:line="276" w:lineRule="auto"/>
              <w:jc w:val="left"/>
              <w:rPr>
                <w:rFonts w:cs="Arial"/>
                <w:lang w:val="es-ES"/>
              </w:rPr>
            </w:pPr>
            <w:r w:rsidRPr="00292DEB">
              <w:rPr>
                <w:rFonts w:cs="Arial"/>
                <w:lang w:val="es-ES"/>
              </w:rPr>
              <w:t>EL</w:t>
            </w:r>
          </w:p>
          <w:p w14:paraId="3D9F2495" w14:textId="77777777" w:rsidR="004945ED" w:rsidRPr="00292DEB" w:rsidRDefault="004945ED" w:rsidP="004945ED">
            <w:pPr>
              <w:spacing w:line="276" w:lineRule="auto"/>
              <w:jc w:val="left"/>
              <w:rPr>
                <w:rFonts w:cs="Arial"/>
                <w:lang w:val="es-ES"/>
              </w:rPr>
            </w:pPr>
            <w:r w:rsidRPr="00292DEB">
              <w:rPr>
                <w:rFonts w:cs="Arial"/>
                <w:lang w:val="es-ES"/>
              </w:rPr>
              <w:t>EL</w:t>
            </w:r>
          </w:p>
          <w:p w14:paraId="1D4B4BDC" w14:textId="77777777" w:rsidR="004945ED" w:rsidRPr="00292DEB" w:rsidRDefault="004945ED" w:rsidP="004945ED">
            <w:pPr>
              <w:spacing w:line="276" w:lineRule="auto"/>
              <w:jc w:val="left"/>
              <w:rPr>
                <w:rFonts w:cs="Arial"/>
                <w:lang w:val="es-ES"/>
              </w:rPr>
            </w:pPr>
            <w:r w:rsidRPr="00292DEB">
              <w:rPr>
                <w:rFonts w:cs="Arial"/>
                <w:lang w:val="es-ES"/>
              </w:rPr>
              <w:t>EL</w:t>
            </w:r>
          </w:p>
          <w:p w14:paraId="6CAA07B1" w14:textId="77777777" w:rsidR="004945ED" w:rsidRPr="00292DEB" w:rsidRDefault="004945ED" w:rsidP="004945ED">
            <w:pPr>
              <w:spacing w:line="276" w:lineRule="auto"/>
              <w:jc w:val="left"/>
              <w:rPr>
                <w:rFonts w:cs="Arial"/>
                <w:lang w:val="es-ES"/>
              </w:rPr>
            </w:pPr>
            <w:r w:rsidRPr="00292DEB">
              <w:rPr>
                <w:rFonts w:cs="Arial"/>
                <w:lang w:val="es-ES"/>
              </w:rPr>
              <w:t>EL</w:t>
            </w:r>
          </w:p>
          <w:p w14:paraId="51F60A29" w14:textId="77777777" w:rsidR="004945ED" w:rsidRPr="00292DEB" w:rsidRDefault="004945ED" w:rsidP="004945ED">
            <w:pPr>
              <w:spacing w:line="276" w:lineRule="auto"/>
              <w:jc w:val="left"/>
              <w:rPr>
                <w:rFonts w:cs="Arial"/>
                <w:lang w:val="es-ES"/>
              </w:rPr>
            </w:pPr>
            <w:r w:rsidRPr="00292DEB">
              <w:rPr>
                <w:rFonts w:cs="Arial"/>
                <w:lang w:val="es-ES"/>
              </w:rPr>
              <w:t>EL</w:t>
            </w:r>
          </w:p>
          <w:p w14:paraId="66F0A048" w14:textId="77777777" w:rsidR="004945ED" w:rsidRPr="00292DEB" w:rsidRDefault="004945ED" w:rsidP="004945ED">
            <w:pPr>
              <w:spacing w:line="276" w:lineRule="auto"/>
              <w:jc w:val="left"/>
              <w:rPr>
                <w:rFonts w:cs="Arial"/>
                <w:lang w:val="es-ES"/>
              </w:rPr>
            </w:pPr>
            <w:r w:rsidRPr="00292DEB">
              <w:rPr>
                <w:rFonts w:cs="Arial"/>
                <w:lang w:val="es-ES"/>
              </w:rPr>
              <w:t>EL</w:t>
            </w:r>
          </w:p>
          <w:p w14:paraId="26A8D4A6" w14:textId="3841DEBF" w:rsidR="004945ED" w:rsidRPr="00292DEB" w:rsidRDefault="004945ED" w:rsidP="004945ED">
            <w:pPr>
              <w:spacing w:line="276" w:lineRule="auto"/>
              <w:jc w:val="left"/>
              <w:rPr>
                <w:rFonts w:cs="Arial"/>
                <w:b/>
                <w:lang w:val="es-ES"/>
              </w:rPr>
            </w:pPr>
            <w:r w:rsidRPr="00292DEB">
              <w:rPr>
                <w:rFonts w:cs="Arial"/>
                <w:lang w:val="es-ES"/>
              </w:rPr>
              <w:t>EL</w:t>
            </w:r>
          </w:p>
        </w:tc>
        <w:tc>
          <w:tcPr>
            <w:tcW w:w="1371" w:type="pct"/>
          </w:tcPr>
          <w:p w14:paraId="5DB34397" w14:textId="77777777" w:rsidR="004945ED" w:rsidRPr="00292DEB" w:rsidRDefault="004945ED" w:rsidP="004945ED">
            <w:pPr>
              <w:spacing w:line="276" w:lineRule="auto"/>
              <w:rPr>
                <w:rFonts w:cs="Arial"/>
              </w:rPr>
            </w:pPr>
            <w:r w:rsidRPr="00292DEB">
              <w:rPr>
                <w:rFonts w:cs="Arial"/>
              </w:rPr>
              <w:t>Wie das allgemeine Prinzip.</w:t>
            </w:r>
          </w:p>
          <w:p w14:paraId="4134EAA5" w14:textId="77777777" w:rsidR="004945ED" w:rsidRPr="00292DEB" w:rsidRDefault="004945ED" w:rsidP="004945ED">
            <w:pPr>
              <w:spacing w:line="276" w:lineRule="auto"/>
              <w:rPr>
                <w:rFonts w:cs="Arial"/>
              </w:rPr>
            </w:pPr>
            <w:r w:rsidRPr="00292DEB">
              <w:rPr>
                <w:rFonts w:cs="Arial"/>
              </w:rPr>
              <w:t>Gemischtes System.</w:t>
            </w:r>
          </w:p>
          <w:p w14:paraId="261AA046" w14:textId="77777777" w:rsidR="004945ED" w:rsidRPr="00292DEB" w:rsidRDefault="004945ED" w:rsidP="004945ED">
            <w:pPr>
              <w:spacing w:line="276" w:lineRule="auto"/>
              <w:rPr>
                <w:rFonts w:cs="Arial"/>
                <w:iCs/>
              </w:rPr>
            </w:pPr>
            <w:r w:rsidRPr="00292DEB">
              <w:rPr>
                <w:rFonts w:cs="Arial"/>
              </w:rPr>
              <w:t>Obligatorisches Sozialversicherungssystem, finanziert durch die Beiträge zur</w:t>
            </w:r>
            <w:r w:rsidRPr="00292DEB">
              <w:rPr>
                <w:rFonts w:cs="Arial"/>
                <w:color w:val="800000"/>
              </w:rPr>
              <w:t xml:space="preserve"> </w:t>
            </w:r>
            <w:r w:rsidRPr="00292DEB">
              <w:rPr>
                <w:rFonts w:eastAsia="Arial" w:cs="Arial"/>
                <w:color w:val="008000"/>
              </w:rPr>
              <w:t xml:space="preserve">Zusatzrente </w:t>
            </w:r>
            <w:r w:rsidRPr="00292DEB">
              <w:rPr>
                <w:rFonts w:eastAsia="Arial" w:cs="Arial"/>
              </w:rPr>
              <w:t>(</w:t>
            </w:r>
            <w:r w:rsidRPr="00292DEB">
              <w:rPr>
                <w:rFonts w:eastAsia="Arial" w:cs="Arial"/>
                <w:i/>
                <w:color w:val="008080"/>
              </w:rPr>
              <w:t>ΑΝΤΑΠΟΔΟΤΙΚΗ ΣΥΝΤΑΞΗ</w:t>
            </w:r>
            <w:r w:rsidRPr="00292DEB">
              <w:rPr>
                <w:rFonts w:eastAsia="Arial" w:cs="Arial"/>
              </w:rPr>
              <w:t xml:space="preserve">). Die </w:t>
            </w:r>
            <w:r w:rsidRPr="00292DEB">
              <w:rPr>
                <w:rFonts w:cs="Arial"/>
                <w:color w:val="008000"/>
                <w:lang w:eastAsia="de-DE"/>
              </w:rPr>
              <w:t>staatliche Rente</w:t>
            </w:r>
            <w:r w:rsidRPr="00292DEB">
              <w:rPr>
                <w:rFonts w:cs="Arial"/>
              </w:rPr>
              <w:t xml:space="preserve"> </w:t>
            </w:r>
            <w:r w:rsidRPr="00292DEB">
              <w:rPr>
                <w:rFonts w:cs="Arial"/>
                <w:i/>
              </w:rPr>
              <w:t>(</w:t>
            </w:r>
            <w:r w:rsidRPr="00292DEB">
              <w:rPr>
                <w:rFonts w:cs="Arial"/>
                <w:i/>
                <w:color w:val="008080"/>
              </w:rPr>
              <w:t>ΕΘΝΙΚΗ ΣΥΝΤΑΞΗ</w:t>
            </w:r>
            <w:r w:rsidRPr="00292DEB">
              <w:rPr>
                <w:rFonts w:cs="Arial"/>
                <w:i/>
              </w:rPr>
              <w:t xml:space="preserve">) </w:t>
            </w:r>
            <w:r w:rsidRPr="00292DEB">
              <w:rPr>
                <w:rFonts w:cs="Arial"/>
                <w:iCs/>
              </w:rPr>
              <w:t>wird nicht durch Beiträge finanziert, sondern direkt aus dem Staatshaushalt (Steuern).</w:t>
            </w:r>
          </w:p>
          <w:p w14:paraId="66835938" w14:textId="77777777" w:rsidR="004945ED" w:rsidRPr="00292DEB" w:rsidRDefault="004945ED" w:rsidP="004945ED">
            <w:pPr>
              <w:spacing w:line="276" w:lineRule="auto"/>
              <w:rPr>
                <w:rFonts w:cs="Arial"/>
                <w:iCs/>
              </w:rPr>
            </w:pPr>
            <w:r w:rsidRPr="00292DEB">
              <w:rPr>
                <w:rFonts w:cs="Arial"/>
                <w:iCs/>
              </w:rPr>
              <w:t>Keine zweckgebundenen Steuern.</w:t>
            </w:r>
          </w:p>
          <w:p w14:paraId="5802B799" w14:textId="77777777" w:rsidR="004945ED" w:rsidRPr="00292DEB" w:rsidRDefault="004945ED" w:rsidP="004945ED">
            <w:pPr>
              <w:spacing w:line="276" w:lineRule="auto"/>
              <w:rPr>
                <w:rFonts w:cs="Arial"/>
                <w:iCs/>
              </w:rPr>
            </w:pPr>
          </w:p>
          <w:p w14:paraId="7B4A44E4" w14:textId="77777777" w:rsidR="004945ED" w:rsidRPr="00292DEB" w:rsidRDefault="004945ED" w:rsidP="004945ED">
            <w:pPr>
              <w:spacing w:line="276" w:lineRule="auto"/>
              <w:rPr>
                <w:rFonts w:cs="Arial"/>
                <w:iCs/>
              </w:rPr>
            </w:pPr>
            <w:r w:rsidRPr="00292DEB">
              <w:rPr>
                <w:rFonts w:cs="Arial"/>
                <w:iCs/>
              </w:rPr>
              <w:t>Sozialbeitragssätze für Invalidität, Alter und Hinterbliebene:</w:t>
            </w:r>
          </w:p>
          <w:p w14:paraId="6B41D6A3" w14:textId="77777777" w:rsidR="004945ED" w:rsidRPr="00292DEB" w:rsidRDefault="004945ED" w:rsidP="004945ED">
            <w:pPr>
              <w:pStyle w:val="ListParagraph"/>
              <w:suppressAutoHyphens/>
              <w:spacing w:after="0"/>
              <w:ind w:left="0"/>
              <w:jc w:val="both"/>
              <w:rPr>
                <w:rFonts w:ascii="Arial" w:hAnsi="Arial" w:cs="Arial"/>
                <w:sz w:val="15"/>
                <w:szCs w:val="15"/>
                <w:lang w:val="en-GB"/>
              </w:rPr>
            </w:pPr>
            <w:r w:rsidRPr="00292DEB">
              <w:rPr>
                <w:rFonts w:ascii="Arial" w:hAnsi="Arial" w:cs="Arial"/>
                <w:color w:val="C00000"/>
                <w:sz w:val="15"/>
                <w:szCs w:val="15"/>
                <w:lang w:val="en-GB"/>
              </w:rPr>
              <w:t>20,00</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insgesamt</w:t>
            </w:r>
            <w:proofErr w:type="spellEnd"/>
            <w:r w:rsidRPr="00292DEB">
              <w:rPr>
                <w:rFonts w:ascii="Arial" w:hAnsi="Arial" w:cs="Arial"/>
                <w:sz w:val="15"/>
                <w:szCs w:val="15"/>
                <w:lang w:val="en-GB"/>
              </w:rPr>
              <w:t xml:space="preserve">, </w:t>
            </w:r>
            <w:proofErr w:type="spellStart"/>
            <w:r w:rsidRPr="00292DEB">
              <w:rPr>
                <w:rFonts w:ascii="Arial" w:hAnsi="Arial" w:cs="Arial"/>
                <w:sz w:val="15"/>
                <w:szCs w:val="15"/>
                <w:lang w:val="en-GB"/>
              </w:rPr>
              <w:t>davon</w:t>
            </w:r>
            <w:proofErr w:type="spellEnd"/>
          </w:p>
          <w:p w14:paraId="57D41623"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6,67</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Arbeitnehmer</w:t>
            </w:r>
            <w:proofErr w:type="spellEnd"/>
            <w:r w:rsidRPr="00292DEB">
              <w:rPr>
                <w:rFonts w:ascii="Arial" w:hAnsi="Arial" w:cs="Arial"/>
                <w:sz w:val="15"/>
                <w:szCs w:val="15"/>
                <w:lang w:val="en-GB"/>
              </w:rPr>
              <w:t>,</w:t>
            </w:r>
          </w:p>
          <w:p w14:paraId="7E621E58"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13,33</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Arbeitgeber</w:t>
            </w:r>
            <w:proofErr w:type="spellEnd"/>
            <w:r w:rsidRPr="00292DEB">
              <w:rPr>
                <w:rFonts w:ascii="Arial" w:hAnsi="Arial" w:cs="Arial"/>
                <w:sz w:val="15"/>
                <w:szCs w:val="15"/>
                <w:lang w:val="en-GB"/>
              </w:rPr>
              <w:t>.</w:t>
            </w:r>
          </w:p>
          <w:p w14:paraId="153309D0" w14:textId="77777777" w:rsidR="004945ED" w:rsidRPr="00292DEB" w:rsidRDefault="004945ED" w:rsidP="004945ED">
            <w:pPr>
              <w:spacing w:line="276" w:lineRule="auto"/>
              <w:rPr>
                <w:rFonts w:cs="Arial"/>
              </w:rPr>
            </w:pPr>
          </w:p>
          <w:p w14:paraId="620C1D25" w14:textId="265770C9" w:rsidR="004945ED" w:rsidRPr="00292DEB" w:rsidRDefault="004945ED" w:rsidP="004945ED">
            <w:pPr>
              <w:spacing w:line="276" w:lineRule="auto"/>
              <w:rPr>
                <w:rFonts w:cs="Arial"/>
                <w:b/>
                <w:color w:val="0000FF"/>
              </w:rPr>
            </w:pPr>
            <w:r w:rsidRPr="00292DEB">
              <w:rPr>
                <w:rFonts w:cs="Arial"/>
              </w:rPr>
              <w:t xml:space="preserve">Selbstständige und unabhängige Fachleute (z.B. Rechtanwälte, Ingenieure, Ärzte) und Landwirte zahlen einen monatlichen Festbetrag, ausgewählt aus </w:t>
            </w:r>
            <w:r w:rsidRPr="00292DEB">
              <w:rPr>
                <w:rFonts w:cs="Arial"/>
                <w:color w:val="C00000"/>
              </w:rPr>
              <w:t>6</w:t>
            </w:r>
            <w:r w:rsidRPr="00292DEB">
              <w:rPr>
                <w:rFonts w:cs="Arial"/>
              </w:rPr>
              <w:t xml:space="preserve"> Versicherungskategorien.</w:t>
            </w:r>
          </w:p>
          <w:p w14:paraId="05C6F135" w14:textId="77777777" w:rsidR="004945ED" w:rsidRPr="00292DEB" w:rsidRDefault="004945ED" w:rsidP="004945ED">
            <w:pPr>
              <w:spacing w:line="276" w:lineRule="auto"/>
              <w:rPr>
                <w:rFonts w:cs="Arial"/>
              </w:rPr>
            </w:pPr>
          </w:p>
          <w:p w14:paraId="73DB4702" w14:textId="3C202CC9" w:rsidR="004945ED" w:rsidRPr="00292DEB" w:rsidRDefault="004945ED" w:rsidP="004945ED">
            <w:pPr>
              <w:spacing w:line="276" w:lineRule="auto"/>
              <w:rPr>
                <w:rFonts w:cs="Arial"/>
              </w:rPr>
            </w:pPr>
            <w:r w:rsidRPr="00292DEB">
              <w:rPr>
                <w:rFonts w:cs="Arial"/>
              </w:rPr>
              <w:t xml:space="preserve">Das System wird auf Umlagebasis verwaltet. </w:t>
            </w:r>
          </w:p>
        </w:tc>
        <w:tc>
          <w:tcPr>
            <w:tcW w:w="1370" w:type="pct"/>
          </w:tcPr>
          <w:p w14:paraId="1D85805C" w14:textId="77777777" w:rsidR="004945ED" w:rsidRPr="00292DEB" w:rsidRDefault="004945ED" w:rsidP="004945ED">
            <w:pPr>
              <w:spacing w:line="276" w:lineRule="auto"/>
              <w:rPr>
                <w:rFonts w:cs="Arial"/>
                <w:lang w:val="fr-BE"/>
              </w:rPr>
            </w:pPr>
            <w:r w:rsidRPr="00292DEB">
              <w:rPr>
                <w:rFonts w:cs="Arial"/>
                <w:lang w:val="fr-BE"/>
              </w:rPr>
              <w:t>Même principe que le principe général.</w:t>
            </w:r>
          </w:p>
          <w:p w14:paraId="2599FAF4"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w:t>
            </w:r>
            <w:r w:rsidRPr="00292DEB">
              <w:rPr>
                <w:rFonts w:eastAsia="Arial" w:cs="Arial"/>
                <w:iCs/>
                <w:color w:val="008000"/>
                <w:lang w:val="fr-BE"/>
              </w:rPr>
              <w:t xml:space="preserve"> </w:t>
            </w:r>
          </w:p>
          <w:p w14:paraId="1F3D1897" w14:textId="77777777" w:rsidR="004945ED" w:rsidRPr="00292DEB" w:rsidRDefault="004945ED" w:rsidP="004945ED">
            <w:pPr>
              <w:spacing w:line="276" w:lineRule="auto"/>
              <w:rPr>
                <w:rFonts w:eastAsia="Arial" w:cs="Arial"/>
                <w:lang w:val="fr-BE"/>
              </w:rPr>
            </w:pPr>
            <w:r w:rsidRPr="00292DEB">
              <w:rPr>
                <w:rFonts w:eastAsia="Arial" w:cs="Arial"/>
                <w:lang w:val="fr-BE"/>
              </w:rPr>
              <w:t xml:space="preserve">Régime d’assurance sociale obligatoire financé par des cotisations pour la </w:t>
            </w:r>
            <w:r w:rsidRPr="00292DEB">
              <w:rPr>
                <w:rFonts w:eastAsia="Arial" w:cs="Arial"/>
                <w:color w:val="008000"/>
                <w:lang w:val="fr-BE"/>
              </w:rPr>
              <w:t>pension contributive</w:t>
            </w:r>
            <w:r w:rsidRPr="00292DEB">
              <w:rPr>
                <w:rFonts w:eastAsia="Arial" w:cs="Arial"/>
                <w:lang w:val="fr-BE"/>
              </w:rPr>
              <w:t xml:space="preserve"> (</w:t>
            </w:r>
            <w:r w:rsidRPr="00292DEB">
              <w:rPr>
                <w:rFonts w:eastAsia="Arial" w:cs="Arial"/>
                <w:i/>
                <w:color w:val="008080"/>
                <w:lang w:val="fr-BE"/>
              </w:rPr>
              <w:t>ΑΝΤΑΠΟΔΟΤΙΚΗ ΣΥΝΤΑΞΗ</w:t>
            </w:r>
            <w:r w:rsidRPr="00292DEB">
              <w:rPr>
                <w:rFonts w:eastAsia="Arial" w:cs="Arial"/>
                <w:lang w:val="fr-BE"/>
              </w:rPr>
              <w:t xml:space="preserve">). La </w:t>
            </w:r>
            <w:r w:rsidRPr="00292DEB">
              <w:rPr>
                <w:rFonts w:eastAsia="Arial" w:cs="Arial"/>
                <w:color w:val="008000"/>
                <w:lang w:val="fr-BE"/>
              </w:rPr>
              <w:t>pension</w:t>
            </w:r>
            <w:r w:rsidRPr="00292DEB">
              <w:rPr>
                <w:rFonts w:eastAsia="Arial" w:cs="Arial"/>
                <w:lang w:val="fr-BE"/>
              </w:rPr>
              <w:t xml:space="preserve"> </w:t>
            </w:r>
            <w:r w:rsidRPr="00292DEB">
              <w:rPr>
                <w:rFonts w:eastAsia="Arial" w:cs="Arial"/>
                <w:color w:val="008000"/>
                <w:lang w:val="fr-BE"/>
              </w:rPr>
              <w:t xml:space="preserve">nationale </w:t>
            </w:r>
            <w:r w:rsidRPr="00292DEB">
              <w:rPr>
                <w:rFonts w:eastAsia="Arial" w:cs="Arial"/>
                <w:lang w:val="fr-BE"/>
              </w:rPr>
              <w:t>(</w:t>
            </w:r>
            <w:r w:rsidRPr="00292DEB">
              <w:rPr>
                <w:rFonts w:eastAsia="Arial" w:cs="Arial"/>
                <w:i/>
                <w:color w:val="008080"/>
                <w:lang w:val="fr-BE"/>
              </w:rPr>
              <w:t>ΕΘΝΙΚΗ ΣΥΝΤΑΞΗ</w:t>
            </w:r>
            <w:r w:rsidRPr="00292DEB">
              <w:rPr>
                <w:rFonts w:eastAsia="Arial" w:cs="Arial"/>
                <w:lang w:val="fr-BE"/>
              </w:rPr>
              <w:t>) n’est pas financée par des cotisations mais directement par le budget de l’État (impôts).</w:t>
            </w:r>
          </w:p>
          <w:p w14:paraId="05E52A4E" w14:textId="77777777" w:rsidR="004945ED" w:rsidRPr="00292DEB" w:rsidRDefault="004945ED" w:rsidP="004945ED">
            <w:pPr>
              <w:spacing w:line="276" w:lineRule="auto"/>
              <w:rPr>
                <w:rFonts w:eastAsia="Arial" w:cs="Arial"/>
                <w:lang w:val="fr-BE"/>
              </w:rPr>
            </w:pPr>
            <w:r w:rsidRPr="00292DEB">
              <w:rPr>
                <w:rFonts w:eastAsia="Arial" w:cs="Arial"/>
                <w:lang w:val="fr-BE"/>
              </w:rPr>
              <w:t>Pas de taxes à affectation spéciale.</w:t>
            </w:r>
          </w:p>
          <w:p w14:paraId="4394B6D2" w14:textId="77777777" w:rsidR="004945ED" w:rsidRPr="00292DEB" w:rsidRDefault="004945ED" w:rsidP="004945ED">
            <w:pPr>
              <w:spacing w:line="276" w:lineRule="auto"/>
              <w:rPr>
                <w:rFonts w:eastAsia="Arial" w:cs="Arial"/>
                <w:lang w:val="fr-BE"/>
              </w:rPr>
            </w:pPr>
          </w:p>
          <w:p w14:paraId="3B3670E1" w14:textId="77777777" w:rsidR="004945ED" w:rsidRPr="00292DEB" w:rsidRDefault="004945ED" w:rsidP="004945ED">
            <w:pPr>
              <w:spacing w:line="276" w:lineRule="auto"/>
              <w:rPr>
                <w:rFonts w:cs="Arial"/>
                <w:lang w:val="fr-BE"/>
              </w:rPr>
            </w:pPr>
            <w:r w:rsidRPr="00292DEB">
              <w:rPr>
                <w:rFonts w:eastAsia="Arial" w:cs="Arial"/>
                <w:lang w:val="fr-BE"/>
              </w:rPr>
              <w:t>Taux de cotisation sociale pour l’invalidité, la vieillesse et les survivants:</w:t>
            </w:r>
          </w:p>
          <w:p w14:paraId="3295325E" w14:textId="77777777" w:rsidR="004945ED" w:rsidRPr="00292DEB" w:rsidRDefault="004945ED" w:rsidP="004945ED">
            <w:pPr>
              <w:pStyle w:val="ListParagraph"/>
              <w:suppressAutoHyphens/>
              <w:spacing w:after="0"/>
              <w:ind w:left="0"/>
              <w:jc w:val="both"/>
              <w:rPr>
                <w:rFonts w:ascii="Arial" w:hAnsi="Arial" w:cs="Arial"/>
                <w:sz w:val="15"/>
                <w:szCs w:val="15"/>
                <w:lang w:val="fr-BE"/>
              </w:rPr>
            </w:pPr>
            <w:r w:rsidRPr="00292DEB">
              <w:rPr>
                <w:rFonts w:ascii="Arial" w:hAnsi="Arial" w:cs="Arial"/>
                <w:color w:val="C00000"/>
                <w:sz w:val="15"/>
                <w:szCs w:val="15"/>
                <w:lang w:val="fr-BE"/>
              </w:rPr>
              <w:t>20,00</w:t>
            </w:r>
            <w:r w:rsidRPr="00292DEB">
              <w:rPr>
                <w:rFonts w:ascii="Arial" w:hAnsi="Arial" w:cs="Arial"/>
                <w:sz w:val="15"/>
                <w:szCs w:val="15"/>
                <w:lang w:val="fr-BE"/>
              </w:rPr>
              <w:t>% du total, dont</w:t>
            </w:r>
          </w:p>
          <w:p w14:paraId="20BA16B1"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6,67</w:t>
            </w:r>
            <w:r w:rsidRPr="00292DEB">
              <w:rPr>
                <w:rFonts w:ascii="Arial" w:hAnsi="Arial" w:cs="Arial"/>
                <w:sz w:val="15"/>
                <w:szCs w:val="15"/>
                <w:lang w:val="fr-BE"/>
              </w:rPr>
              <w:t>% salarié</w:t>
            </w:r>
          </w:p>
          <w:p w14:paraId="1E055646"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13,33</w:t>
            </w:r>
            <w:r w:rsidRPr="00292DEB">
              <w:rPr>
                <w:rFonts w:ascii="Arial" w:hAnsi="Arial" w:cs="Arial"/>
                <w:sz w:val="15"/>
                <w:szCs w:val="15"/>
                <w:lang w:val="fr-BE"/>
              </w:rPr>
              <w:t>% employeur</w:t>
            </w:r>
          </w:p>
          <w:p w14:paraId="4DCB8A54" w14:textId="77777777" w:rsidR="004945ED" w:rsidRPr="00292DEB" w:rsidRDefault="004945ED" w:rsidP="004945ED">
            <w:pPr>
              <w:spacing w:line="276" w:lineRule="auto"/>
              <w:rPr>
                <w:rFonts w:cs="Arial"/>
                <w:lang w:val="fr-BE"/>
              </w:rPr>
            </w:pPr>
          </w:p>
          <w:p w14:paraId="14869C9F" w14:textId="533C27AB" w:rsidR="004945ED" w:rsidRPr="00292DEB" w:rsidRDefault="004945ED" w:rsidP="004945ED">
            <w:pPr>
              <w:spacing w:line="276" w:lineRule="auto"/>
              <w:rPr>
                <w:rFonts w:eastAsia="Calibri" w:cs="Arial"/>
                <w:lang w:val="fr-BE" w:eastAsia="ar-SA"/>
              </w:rPr>
            </w:pPr>
            <w:r w:rsidRPr="00292DEB">
              <w:rPr>
                <w:rFonts w:cs="Arial"/>
                <w:lang w:val="fr-BE"/>
              </w:rPr>
              <w:t xml:space="preserve">Travailleurs indépendants et professions libérales (avocats, ingénieurs, médecins, etc.) ainsi qu’agriculteurs versent un montant fixe chaque mois, qu’ils choisissent parmi </w:t>
            </w:r>
            <w:r w:rsidRPr="00292DEB">
              <w:rPr>
                <w:rFonts w:cs="Arial"/>
                <w:color w:val="C00000"/>
                <w:lang w:val="fr-BE"/>
              </w:rPr>
              <w:t>six</w:t>
            </w:r>
            <w:r w:rsidRPr="00292DEB">
              <w:rPr>
                <w:rFonts w:cs="Arial"/>
                <w:lang w:val="fr-BE"/>
              </w:rPr>
              <w:t xml:space="preserve"> catégories d’assurance.</w:t>
            </w:r>
          </w:p>
          <w:p w14:paraId="0B334D04" w14:textId="77777777" w:rsidR="004945ED" w:rsidRPr="00292DEB" w:rsidRDefault="004945ED" w:rsidP="004945ED">
            <w:pPr>
              <w:pStyle w:val="paragraph"/>
              <w:spacing w:before="0" w:beforeAutospacing="0" w:after="0" w:afterAutospacing="0" w:line="276" w:lineRule="auto"/>
              <w:textAlignment w:val="baseline"/>
              <w:rPr>
                <w:rFonts w:ascii="Arial" w:eastAsia="Calibri" w:hAnsi="Arial" w:cs="Arial"/>
                <w:color w:val="FF0000"/>
                <w:sz w:val="15"/>
                <w:szCs w:val="15"/>
                <w:lang w:val="fr-BE" w:eastAsia="ar-SA"/>
              </w:rPr>
            </w:pPr>
          </w:p>
          <w:p w14:paraId="4A1E5058" w14:textId="77777777" w:rsidR="004945ED" w:rsidRPr="00292DEB" w:rsidRDefault="004945ED" w:rsidP="004945ED">
            <w:pPr>
              <w:spacing w:line="276" w:lineRule="auto"/>
              <w:rPr>
                <w:rFonts w:cs="Arial"/>
                <w:color w:val="FF0000"/>
                <w:lang w:val="fr-BE"/>
              </w:rPr>
            </w:pPr>
            <w:r w:rsidRPr="00292DEB">
              <w:rPr>
                <w:rFonts w:cs="Arial"/>
                <w:lang w:val="fr-BE"/>
              </w:rPr>
              <w:t>Le système est géré selon le principe de répartition.</w:t>
            </w:r>
          </w:p>
          <w:p w14:paraId="26E40BB3" w14:textId="77777777" w:rsidR="004945ED" w:rsidRPr="00292DEB" w:rsidRDefault="004945ED" w:rsidP="004945ED">
            <w:pPr>
              <w:spacing w:line="276" w:lineRule="auto"/>
              <w:rPr>
                <w:rFonts w:cs="Arial"/>
                <w:lang w:val="fr-BE"/>
              </w:rPr>
            </w:pPr>
          </w:p>
        </w:tc>
        <w:tc>
          <w:tcPr>
            <w:tcW w:w="1370" w:type="pct"/>
          </w:tcPr>
          <w:p w14:paraId="7F816495" w14:textId="77777777" w:rsidR="004945ED" w:rsidRPr="00292DEB" w:rsidRDefault="004945ED" w:rsidP="004945ED">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E-I-23-EL</w:t>
            </w:r>
          </w:p>
          <w:p w14:paraId="21FCA44A"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74375D9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Mixed system.</w:t>
            </w:r>
          </w:p>
          <w:p w14:paraId="0B0F026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financed by contributions for the </w:t>
            </w:r>
            <w:r w:rsidRPr="00292DEB">
              <w:rPr>
                <w:color w:val="008000"/>
                <w:sz w:val="15"/>
                <w:szCs w:val="15"/>
                <w:lang w:val="en-GB"/>
              </w:rPr>
              <w:t>contributory pension</w:t>
            </w:r>
            <w:r w:rsidRPr="00292DEB">
              <w:rPr>
                <w:color w:val="000000"/>
                <w:sz w:val="15"/>
                <w:szCs w:val="15"/>
                <w:lang w:val="en-GB"/>
              </w:rPr>
              <w:t xml:space="preserve"> (</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The </w:t>
            </w:r>
            <w:r w:rsidRPr="00292DEB">
              <w:rPr>
                <w:color w:val="008000"/>
                <w:sz w:val="15"/>
                <w:szCs w:val="15"/>
                <w:lang w:val="en-GB"/>
              </w:rPr>
              <w:t>national pension</w:t>
            </w:r>
            <w:r w:rsidRPr="00292DEB">
              <w:rPr>
                <w:color w:val="000000"/>
                <w:sz w:val="15"/>
                <w:szCs w:val="15"/>
                <w:lang w:val="en-GB"/>
              </w:rPr>
              <w:t xml:space="preserve"> (</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is not financed by contributions, but directly from the State budget (taxes).</w:t>
            </w:r>
          </w:p>
          <w:p w14:paraId="59DB6C3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earmarked taxes.</w:t>
            </w:r>
          </w:p>
          <w:p w14:paraId="51D2D15E"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1FB6F21F"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Social contributions rates for invalidity, old-age and survivors:</w:t>
            </w:r>
          </w:p>
          <w:p w14:paraId="4873431D"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20.00</w:t>
            </w:r>
            <w:r w:rsidRPr="00292DEB">
              <w:rPr>
                <w:color w:val="000000"/>
                <w:sz w:val="15"/>
                <w:szCs w:val="15"/>
              </w:rPr>
              <w:t xml:space="preserve">% total of </w:t>
            </w:r>
            <w:proofErr w:type="spellStart"/>
            <w:r w:rsidRPr="00292DEB">
              <w:rPr>
                <w:color w:val="000000"/>
                <w:sz w:val="15"/>
                <w:szCs w:val="15"/>
              </w:rPr>
              <w:t>which</w:t>
            </w:r>
            <w:proofErr w:type="spellEnd"/>
          </w:p>
          <w:p w14:paraId="08E27DB0" w14:textId="77777777" w:rsidR="004945ED" w:rsidRPr="00292DEB" w:rsidRDefault="004945ED" w:rsidP="004945ED">
            <w:pPr>
              <w:pStyle w:val="Normal0"/>
              <w:numPr>
                <w:ilvl w:val="0"/>
                <w:numId w:val="105"/>
              </w:numPr>
              <w:pBdr>
                <w:top w:val="nil"/>
                <w:left w:val="nil"/>
                <w:bottom w:val="nil"/>
                <w:right w:val="nil"/>
                <w:between w:val="nil"/>
              </w:pBdr>
              <w:spacing w:before="0" w:after="0"/>
              <w:ind w:hanging="55"/>
              <w:rPr>
                <w:color w:val="000000"/>
                <w:sz w:val="15"/>
                <w:szCs w:val="15"/>
              </w:rPr>
            </w:pPr>
            <w:r w:rsidRPr="00292DEB">
              <w:rPr>
                <w:color w:val="C00000"/>
                <w:sz w:val="15"/>
                <w:szCs w:val="15"/>
              </w:rPr>
              <w:t>6.67</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73FC8DB8" w14:textId="77777777" w:rsidR="004945ED" w:rsidRPr="00292DEB" w:rsidRDefault="004945ED" w:rsidP="004945ED">
            <w:pPr>
              <w:pStyle w:val="Normal0"/>
              <w:numPr>
                <w:ilvl w:val="0"/>
                <w:numId w:val="105"/>
              </w:numPr>
              <w:pBdr>
                <w:top w:val="nil"/>
                <w:left w:val="nil"/>
                <w:bottom w:val="nil"/>
                <w:right w:val="nil"/>
                <w:between w:val="nil"/>
              </w:pBdr>
              <w:spacing w:before="0" w:after="0"/>
              <w:ind w:hanging="55"/>
              <w:rPr>
                <w:color w:val="000000"/>
                <w:sz w:val="15"/>
                <w:szCs w:val="15"/>
              </w:rPr>
            </w:pPr>
            <w:r w:rsidRPr="00292DEB">
              <w:rPr>
                <w:color w:val="C00000"/>
                <w:sz w:val="15"/>
                <w:szCs w:val="15"/>
              </w:rPr>
              <w:t>13.33</w:t>
            </w:r>
            <w:r w:rsidRPr="00292DEB">
              <w:rPr>
                <w:color w:val="000000"/>
                <w:sz w:val="15"/>
                <w:szCs w:val="15"/>
              </w:rPr>
              <w:t>% employer.</w:t>
            </w:r>
          </w:p>
          <w:p w14:paraId="3AD5C24E"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358C0AEB" w14:textId="3145D1F6"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Self-employed and independent professionals (e.g. lawyers, engineers, doctors), as well as farmers, pay a fixed amount each month, chosen among </w:t>
            </w:r>
            <w:r w:rsidRPr="00292DEB">
              <w:rPr>
                <w:color w:val="C00000"/>
                <w:sz w:val="15"/>
                <w:szCs w:val="15"/>
                <w:lang w:val="en-GB"/>
              </w:rPr>
              <w:t>6</w:t>
            </w:r>
            <w:r w:rsidRPr="00292DEB">
              <w:rPr>
                <w:color w:val="000000"/>
                <w:sz w:val="15"/>
                <w:szCs w:val="15"/>
                <w:lang w:val="en-GB"/>
              </w:rPr>
              <w:t xml:space="preserve"> insurance categories.</w:t>
            </w:r>
          </w:p>
          <w:p w14:paraId="588BB86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032D475F" w14:textId="77777777" w:rsidR="004945ED" w:rsidRPr="00292DEB" w:rsidRDefault="004945ED" w:rsidP="004945ED">
            <w:pPr>
              <w:pStyle w:val="Normal0"/>
              <w:spacing w:after="0"/>
              <w:rPr>
                <w:color w:val="000000" w:themeColor="text1"/>
                <w:sz w:val="15"/>
                <w:szCs w:val="15"/>
                <w:lang w:val="en-GB"/>
              </w:rPr>
            </w:pPr>
            <w:r w:rsidRPr="00292DEB">
              <w:rPr>
                <w:color w:val="000000" w:themeColor="text1"/>
                <w:sz w:val="15"/>
                <w:szCs w:val="15"/>
                <w:lang w:val="en-GB"/>
              </w:rPr>
              <w:t>The system is managed on a pay-as-you-go basis.</w:t>
            </w:r>
          </w:p>
          <w:p w14:paraId="77FCFD48"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F6A9C75"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7C7CEF31" w14:textId="77777777" w:rsidR="004945ED" w:rsidRPr="00292DEB" w:rsidRDefault="004945ED" w:rsidP="004945ED">
            <w:pPr>
              <w:spacing w:line="276" w:lineRule="auto"/>
              <w:rPr>
                <w:rFonts w:cs="Arial"/>
                <w:color w:val="0000FF"/>
              </w:rPr>
            </w:pPr>
          </w:p>
        </w:tc>
        <w:tc>
          <w:tcPr>
            <w:tcW w:w="127" w:type="pct"/>
          </w:tcPr>
          <w:p w14:paraId="38011F94" w14:textId="77777777" w:rsidR="004945ED" w:rsidRPr="00292DEB" w:rsidRDefault="004945ED" w:rsidP="004945ED">
            <w:pPr>
              <w:spacing w:line="276" w:lineRule="auto"/>
              <w:rPr>
                <w:rFonts w:cs="Arial"/>
                <w:color w:val="0000FF"/>
                <w:lang w:val="fr-FR"/>
              </w:rPr>
            </w:pPr>
            <w:r w:rsidRPr="00292DEB">
              <w:rPr>
                <w:rFonts w:cs="Arial"/>
                <w:color w:val="0000FF"/>
                <w:lang w:val="fr-FR"/>
              </w:rPr>
              <w:t>23</w:t>
            </w:r>
          </w:p>
          <w:p w14:paraId="40DAE4D2" w14:textId="77777777" w:rsidR="004945ED" w:rsidRPr="00292DEB" w:rsidRDefault="004945ED" w:rsidP="004945ED">
            <w:pPr>
              <w:spacing w:line="276" w:lineRule="auto"/>
              <w:rPr>
                <w:rFonts w:cs="Arial"/>
                <w:color w:val="0000FF"/>
              </w:rPr>
            </w:pPr>
          </w:p>
        </w:tc>
        <w:tc>
          <w:tcPr>
            <w:tcW w:w="402" w:type="pct"/>
          </w:tcPr>
          <w:p w14:paraId="604A24EC"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2DFC0F05" w14:textId="77777777" w:rsidR="004945ED" w:rsidRPr="00292DEB" w:rsidRDefault="004945ED" w:rsidP="004945ED">
            <w:pPr>
              <w:spacing w:line="276" w:lineRule="auto"/>
              <w:rPr>
                <w:rFonts w:cs="Arial"/>
                <w:color w:val="0000FF"/>
              </w:rPr>
            </w:pPr>
          </w:p>
        </w:tc>
      </w:tr>
      <w:tr w:rsidR="004945ED" w:rsidRPr="00292DEB" w14:paraId="4696F69B" w14:textId="77777777" w:rsidTr="005D0FED">
        <w:tc>
          <w:tcPr>
            <w:tcW w:w="193" w:type="pct"/>
          </w:tcPr>
          <w:p w14:paraId="7A936AD5" w14:textId="7C549C2B"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54F81D13" w14:textId="77777777" w:rsidR="004945ED" w:rsidRPr="00292DEB" w:rsidRDefault="004945ED" w:rsidP="004945ED">
            <w:pPr>
              <w:spacing w:line="276" w:lineRule="auto"/>
              <w:rPr>
                <w:rFonts w:cs="Arial"/>
              </w:rPr>
            </w:pPr>
            <w:r w:rsidRPr="00292DEB">
              <w:rPr>
                <w:rFonts w:cs="Arial"/>
              </w:rPr>
              <w:t xml:space="preserve">Staatliche Rente: Staatlicher Haushalt (allgemeine Besteuerung). </w:t>
            </w:r>
          </w:p>
          <w:p w14:paraId="047661E5" w14:textId="4D80463B" w:rsidR="004945ED" w:rsidRPr="00292DEB" w:rsidRDefault="004945ED" w:rsidP="004945ED">
            <w:pPr>
              <w:spacing w:line="276" w:lineRule="auto"/>
              <w:rPr>
                <w:rFonts w:cs="Arial"/>
              </w:rPr>
            </w:pPr>
            <w:r w:rsidRPr="00292DEB">
              <w:rPr>
                <w:rFonts w:cs="Arial"/>
              </w:rPr>
              <w:t>Beitragsabhängige Rente: Sozialbeiträge.</w:t>
            </w:r>
          </w:p>
        </w:tc>
        <w:tc>
          <w:tcPr>
            <w:tcW w:w="1370" w:type="pct"/>
          </w:tcPr>
          <w:p w14:paraId="4D132797" w14:textId="77777777" w:rsidR="004945ED" w:rsidRPr="00292DEB" w:rsidRDefault="004945ED" w:rsidP="004945ED">
            <w:pPr>
              <w:spacing w:line="276" w:lineRule="auto"/>
              <w:rPr>
                <w:rFonts w:cs="Arial"/>
                <w:lang w:val="fr-BE"/>
              </w:rPr>
            </w:pPr>
            <w:r w:rsidRPr="00292DEB">
              <w:rPr>
                <w:rFonts w:cs="Arial"/>
                <w:lang w:val="fr-BE"/>
              </w:rPr>
              <w:t xml:space="preserve">Pension nationale: budget étatique (imposition générale). </w:t>
            </w:r>
          </w:p>
          <w:p w14:paraId="72E2A3BE" w14:textId="77777777" w:rsidR="004945ED" w:rsidRPr="00292DEB" w:rsidRDefault="004945ED" w:rsidP="004945ED">
            <w:pPr>
              <w:spacing w:line="276" w:lineRule="auto"/>
              <w:rPr>
                <w:rFonts w:cs="Arial"/>
                <w:lang w:val="fr-BE"/>
              </w:rPr>
            </w:pPr>
            <w:r w:rsidRPr="00292DEB">
              <w:rPr>
                <w:rFonts w:cs="Arial"/>
                <w:lang w:val="fr-BE"/>
              </w:rPr>
              <w:t>Pension contributive: cotisations sociales.</w:t>
            </w:r>
          </w:p>
          <w:p w14:paraId="4C96530D" w14:textId="77777777" w:rsidR="004945ED" w:rsidRPr="00292DEB" w:rsidRDefault="004945ED" w:rsidP="004945ED">
            <w:pPr>
              <w:spacing w:line="276" w:lineRule="auto"/>
              <w:rPr>
                <w:rFonts w:cs="Arial"/>
                <w:lang w:val="fr-BE"/>
              </w:rPr>
            </w:pPr>
          </w:p>
        </w:tc>
        <w:tc>
          <w:tcPr>
            <w:tcW w:w="1370" w:type="pct"/>
          </w:tcPr>
          <w:p w14:paraId="7B17AABA" w14:textId="77777777" w:rsidR="004945ED" w:rsidRPr="00292DEB" w:rsidRDefault="004945ED" w:rsidP="004945ED">
            <w:pPr>
              <w:rPr>
                <w:rFonts w:cs="Arial"/>
                <w:i/>
                <w:iCs/>
              </w:rPr>
            </w:pPr>
            <w:r w:rsidRPr="00292DEB">
              <w:rPr>
                <w:rFonts w:cs="Arial"/>
                <w:iCs/>
              </w:rPr>
              <w:t xml:space="preserve">National pension: State budget (general taxation). </w:t>
            </w:r>
          </w:p>
          <w:p w14:paraId="55FD89A6" w14:textId="77777777" w:rsidR="004945ED" w:rsidRPr="00292DEB" w:rsidRDefault="004945ED" w:rsidP="004945ED">
            <w:pPr>
              <w:rPr>
                <w:rFonts w:cs="Arial"/>
                <w:i/>
                <w:iCs/>
              </w:rPr>
            </w:pPr>
            <w:r w:rsidRPr="00292DEB">
              <w:rPr>
                <w:rFonts w:cs="Arial"/>
                <w:iCs/>
              </w:rPr>
              <w:t>Contributory pension: social contributions.</w:t>
            </w:r>
          </w:p>
          <w:p w14:paraId="3DFCF0CA" w14:textId="7777777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BAE51C5" w14:textId="3A0362E1"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5983CAFB" w14:textId="2EF5334C" w:rsidR="004945ED" w:rsidRPr="00292DEB" w:rsidRDefault="004945ED" w:rsidP="004945ED">
            <w:pPr>
              <w:spacing w:line="276" w:lineRule="auto"/>
              <w:rPr>
                <w:rFonts w:cs="Arial"/>
                <w:color w:val="0000FF"/>
                <w:lang w:val="fr-FR"/>
              </w:rPr>
            </w:pPr>
            <w:r w:rsidRPr="00292DEB">
              <w:rPr>
                <w:rFonts w:cs="Arial"/>
                <w:color w:val="0000FF"/>
                <w:lang w:val="fr-FR"/>
              </w:rPr>
              <w:t>24</w:t>
            </w:r>
          </w:p>
        </w:tc>
        <w:tc>
          <w:tcPr>
            <w:tcW w:w="402" w:type="pct"/>
          </w:tcPr>
          <w:p w14:paraId="300EE5E9" w14:textId="0FBDB11F"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08848AB" w14:textId="77777777" w:rsidTr="005D0FED">
        <w:tc>
          <w:tcPr>
            <w:tcW w:w="193" w:type="pct"/>
          </w:tcPr>
          <w:p w14:paraId="287F85C8" w14:textId="7B40A2D0"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3F3C0B98" w14:textId="79B2FA5F" w:rsidR="004945ED" w:rsidRPr="00292DEB" w:rsidRDefault="004945ED" w:rsidP="004945ED">
            <w:pPr>
              <w:spacing w:line="276" w:lineRule="auto"/>
              <w:rPr>
                <w:rFonts w:cs="Arial"/>
              </w:rPr>
            </w:pPr>
            <w:r w:rsidRPr="00292DEB">
              <w:rPr>
                <w:rFonts w:cs="Arial"/>
              </w:rPr>
              <w:t>Nicht anwendbar (Selbstständige zahlen einen Festbetrag).</w:t>
            </w:r>
          </w:p>
        </w:tc>
        <w:tc>
          <w:tcPr>
            <w:tcW w:w="1370" w:type="pct"/>
          </w:tcPr>
          <w:p w14:paraId="7D959A0F" w14:textId="623C159B" w:rsidR="004945ED" w:rsidRPr="00292DEB" w:rsidRDefault="004945ED" w:rsidP="004945ED">
            <w:pPr>
              <w:spacing w:line="276" w:lineRule="auto"/>
              <w:rPr>
                <w:rFonts w:cs="Arial"/>
                <w:lang w:val="fr-BE"/>
              </w:rPr>
            </w:pPr>
            <w:r w:rsidRPr="00292DEB">
              <w:rPr>
                <w:rFonts w:cs="Arial"/>
                <w:lang w:val="fr-BE"/>
              </w:rPr>
              <w:t>Non applicable (les travailleurs indépendants versent un montant fixe).</w:t>
            </w:r>
          </w:p>
        </w:tc>
        <w:tc>
          <w:tcPr>
            <w:tcW w:w="1370" w:type="pct"/>
          </w:tcPr>
          <w:p w14:paraId="6F443B77" w14:textId="7A0306D6"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Not applicable (self-employed pay a fixed amount).</w:t>
            </w:r>
          </w:p>
        </w:tc>
        <w:tc>
          <w:tcPr>
            <w:tcW w:w="167" w:type="pct"/>
          </w:tcPr>
          <w:p w14:paraId="27AA348D" w14:textId="7CB3235E"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47AEC37D" w14:textId="7F60B9B7" w:rsidR="004945ED" w:rsidRPr="00292DEB" w:rsidRDefault="004945ED" w:rsidP="004945ED">
            <w:pPr>
              <w:spacing w:line="276" w:lineRule="auto"/>
              <w:rPr>
                <w:rFonts w:cs="Arial"/>
                <w:color w:val="0000FF"/>
                <w:lang w:val="fr-FR"/>
              </w:rPr>
            </w:pPr>
            <w:r w:rsidRPr="00292DEB">
              <w:rPr>
                <w:rFonts w:cs="Arial"/>
                <w:color w:val="0000FF"/>
              </w:rPr>
              <w:t>25</w:t>
            </w:r>
          </w:p>
        </w:tc>
        <w:tc>
          <w:tcPr>
            <w:tcW w:w="402" w:type="pct"/>
          </w:tcPr>
          <w:p w14:paraId="168E6A14" w14:textId="3CC1A953"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48C90624" w14:textId="77777777" w:rsidTr="005D0FED">
        <w:tc>
          <w:tcPr>
            <w:tcW w:w="193" w:type="pct"/>
          </w:tcPr>
          <w:p w14:paraId="3758CC4C" w14:textId="6C89BB21"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7ADCC2FE" w14:textId="77777777" w:rsidR="004945ED" w:rsidRPr="00292DEB" w:rsidRDefault="004945ED" w:rsidP="004945ED">
            <w:pPr>
              <w:spacing w:line="276" w:lineRule="auto"/>
              <w:rPr>
                <w:rFonts w:cs="Arial"/>
              </w:rPr>
            </w:pPr>
            <w:r w:rsidRPr="00292DEB">
              <w:rPr>
                <w:rFonts w:cs="Arial"/>
              </w:rPr>
              <w:t xml:space="preserve">Selbstständige und unabhängige Fachleute (z.B. Rechtsanwälte, Ingenieure, Ärzte, Handwerker) zahlen einen monatlichen Festbetrag, ausgewählt aus </w:t>
            </w:r>
            <w:r w:rsidRPr="00292DEB">
              <w:rPr>
                <w:rFonts w:cs="Arial"/>
                <w:color w:val="C00000"/>
              </w:rPr>
              <w:t>6</w:t>
            </w:r>
            <w:r w:rsidRPr="00292DEB">
              <w:rPr>
                <w:rFonts w:cs="Arial"/>
              </w:rPr>
              <w:t xml:space="preserve"> Versicherungskategorien. </w:t>
            </w:r>
          </w:p>
          <w:p w14:paraId="02317A98" w14:textId="77777777" w:rsidR="004945ED" w:rsidRPr="00292DEB" w:rsidRDefault="004945ED" w:rsidP="004945ED">
            <w:pPr>
              <w:spacing w:line="276" w:lineRule="auto"/>
              <w:rPr>
                <w:rFonts w:cs="Arial"/>
              </w:rPr>
            </w:pPr>
            <w:r w:rsidRPr="00292DEB">
              <w:rPr>
                <w:rFonts w:cs="Arial"/>
              </w:rPr>
              <w:t>Versicherungskategorie Monatsbeitrag</w:t>
            </w:r>
          </w:p>
          <w:p w14:paraId="3F38D77C" w14:textId="77777777" w:rsidR="004945ED" w:rsidRPr="00292DEB" w:rsidRDefault="004945ED" w:rsidP="004945ED">
            <w:pPr>
              <w:spacing w:line="276" w:lineRule="auto"/>
              <w:rPr>
                <w:rFonts w:cs="Arial"/>
              </w:rPr>
            </w:pPr>
            <w:r w:rsidRPr="00292DEB">
              <w:rPr>
                <w:rFonts w:cs="Arial"/>
              </w:rPr>
              <w:t xml:space="preserve">1.                                     </w:t>
            </w:r>
            <w:r w:rsidRPr="00292DEB">
              <w:rPr>
                <w:rFonts w:cs="Arial"/>
                <w:color w:val="FF00FF"/>
              </w:rPr>
              <w:t>€180,58</w:t>
            </w:r>
          </w:p>
          <w:p w14:paraId="02AF87B8" w14:textId="77777777" w:rsidR="004945ED" w:rsidRPr="00292DEB" w:rsidRDefault="004945ED" w:rsidP="004945ED">
            <w:pPr>
              <w:spacing w:line="276" w:lineRule="auto"/>
              <w:rPr>
                <w:rFonts w:cs="Arial"/>
              </w:rPr>
            </w:pPr>
            <w:r w:rsidRPr="00292DEB">
              <w:rPr>
                <w:rFonts w:cs="Arial"/>
              </w:rPr>
              <w:t xml:space="preserve">2.                                     </w:t>
            </w:r>
            <w:r w:rsidRPr="00292DEB">
              <w:rPr>
                <w:rFonts w:cs="Arial"/>
                <w:color w:val="FF00FF"/>
              </w:rPr>
              <w:t>€216,70</w:t>
            </w:r>
          </w:p>
          <w:p w14:paraId="22F655E4" w14:textId="77777777" w:rsidR="004945ED" w:rsidRPr="00292DEB" w:rsidRDefault="004945ED" w:rsidP="004945ED">
            <w:pPr>
              <w:spacing w:line="276" w:lineRule="auto"/>
              <w:rPr>
                <w:rFonts w:cs="Arial"/>
              </w:rPr>
            </w:pPr>
            <w:r w:rsidRPr="00292DEB">
              <w:rPr>
                <w:rFonts w:cs="Arial"/>
              </w:rPr>
              <w:t xml:space="preserve">3.                                     </w:t>
            </w:r>
            <w:r w:rsidRPr="00292DEB">
              <w:rPr>
                <w:rFonts w:cs="Arial"/>
                <w:color w:val="FF00FF"/>
              </w:rPr>
              <w:t>€274,95</w:t>
            </w:r>
          </w:p>
          <w:p w14:paraId="5F49E093" w14:textId="77777777" w:rsidR="004945ED" w:rsidRPr="00292DEB" w:rsidRDefault="004945ED" w:rsidP="004945ED">
            <w:pPr>
              <w:spacing w:line="276" w:lineRule="auto"/>
              <w:rPr>
                <w:rFonts w:cs="Arial"/>
              </w:rPr>
            </w:pPr>
            <w:r w:rsidRPr="00292DEB">
              <w:rPr>
                <w:rFonts w:cs="Arial"/>
              </w:rPr>
              <w:t xml:space="preserve">4.                                     </w:t>
            </w:r>
            <w:r w:rsidRPr="00292DEB">
              <w:rPr>
                <w:rFonts w:cs="Arial"/>
                <w:color w:val="FF00FF"/>
              </w:rPr>
              <w:t>€346,01</w:t>
            </w:r>
          </w:p>
          <w:p w14:paraId="30394297" w14:textId="77777777" w:rsidR="004945ED" w:rsidRPr="00292DEB" w:rsidRDefault="004945ED" w:rsidP="004945ED">
            <w:pPr>
              <w:spacing w:line="276" w:lineRule="auto"/>
              <w:rPr>
                <w:rFonts w:cs="Arial"/>
              </w:rPr>
            </w:pPr>
            <w:r w:rsidRPr="00292DEB">
              <w:rPr>
                <w:rFonts w:cs="Arial"/>
              </w:rPr>
              <w:t>5</w:t>
            </w:r>
            <w:r w:rsidRPr="00292DEB">
              <w:rPr>
                <w:rFonts w:cs="Arial"/>
                <w:vertAlign w:val="superscript"/>
              </w:rPr>
              <w:t>.</w:t>
            </w:r>
            <w:r w:rsidRPr="00292DEB">
              <w:rPr>
                <w:rFonts w:cs="Arial"/>
              </w:rPr>
              <w:t xml:space="preserve">                                     </w:t>
            </w:r>
            <w:r w:rsidRPr="00292DEB">
              <w:rPr>
                <w:rFonts w:cs="Arial"/>
                <w:color w:val="FF00FF"/>
              </w:rPr>
              <w:t>€429,89</w:t>
            </w:r>
          </w:p>
          <w:p w14:paraId="1FBC76DF" w14:textId="77777777" w:rsidR="004945ED" w:rsidRPr="00292DEB" w:rsidRDefault="004945ED" w:rsidP="004945ED">
            <w:pPr>
              <w:spacing w:line="276" w:lineRule="auto"/>
              <w:rPr>
                <w:rFonts w:cs="Arial"/>
              </w:rPr>
            </w:pPr>
            <w:r w:rsidRPr="00292DEB">
              <w:rPr>
                <w:rFonts w:cs="Arial"/>
              </w:rPr>
              <w:t xml:space="preserve">6.                                     </w:t>
            </w:r>
            <w:r w:rsidRPr="00292DEB">
              <w:rPr>
                <w:rFonts w:cs="Arial"/>
                <w:color w:val="FF00FF"/>
              </w:rPr>
              <w:t>€582,50</w:t>
            </w:r>
          </w:p>
          <w:p w14:paraId="1C28FE97" w14:textId="77777777" w:rsidR="004945ED" w:rsidRPr="00292DEB" w:rsidRDefault="004945ED" w:rsidP="004945ED">
            <w:pPr>
              <w:spacing w:line="276" w:lineRule="auto"/>
              <w:rPr>
                <w:rFonts w:eastAsia="Times New Roman" w:cs="Arial"/>
                <w:color w:val="000000"/>
                <w:lang w:eastAsia="en-GB"/>
              </w:rPr>
            </w:pPr>
            <w:r w:rsidRPr="00292DEB">
              <w:rPr>
                <w:rFonts w:eastAsia="Times New Roman" w:cs="Arial"/>
                <w:color w:val="000000"/>
                <w:lang w:eastAsia="en-GB"/>
              </w:rPr>
              <w:t xml:space="preserve">Sonderkategorie für Personen mit weniger als </w:t>
            </w:r>
            <w:r w:rsidRPr="00292DEB">
              <w:rPr>
                <w:rFonts w:eastAsia="Times New Roman" w:cs="Arial"/>
                <w:color w:val="C00000"/>
                <w:lang w:eastAsia="en-GB"/>
              </w:rPr>
              <w:t>5</w:t>
            </w:r>
            <w:r w:rsidRPr="00292DEB">
              <w:rPr>
                <w:rFonts w:eastAsia="Times New Roman" w:cs="Arial"/>
                <w:color w:val="000000"/>
                <w:lang w:eastAsia="en-GB"/>
              </w:rPr>
              <w:t xml:space="preserve"> Versicherungsjahren: </w:t>
            </w:r>
            <w:r w:rsidRPr="00292DEB">
              <w:rPr>
                <w:rFonts w:eastAsia="Times New Roman" w:cs="Arial"/>
                <w:color w:val="FF00FF"/>
                <w:lang w:eastAsia="en-GB"/>
              </w:rPr>
              <w:t>€108,35</w:t>
            </w:r>
            <w:r w:rsidRPr="00292DEB">
              <w:rPr>
                <w:rFonts w:eastAsia="Times New Roman" w:cs="Arial"/>
                <w:color w:val="000000"/>
                <w:lang w:eastAsia="en-GB"/>
              </w:rPr>
              <w:t>.</w:t>
            </w:r>
          </w:p>
          <w:p w14:paraId="6BBB9575" w14:textId="77777777" w:rsidR="004945ED" w:rsidRPr="00292DEB" w:rsidRDefault="004945ED" w:rsidP="004945ED">
            <w:pPr>
              <w:spacing w:line="276" w:lineRule="auto"/>
              <w:rPr>
                <w:rFonts w:cs="Arial"/>
              </w:rPr>
            </w:pPr>
            <w:r w:rsidRPr="00292DEB">
              <w:rPr>
                <w:rFonts w:eastAsia="Times New Roman" w:cs="Arial"/>
                <w:color w:val="000000"/>
                <w:lang w:eastAsia="en-GB"/>
              </w:rPr>
              <w:t xml:space="preserve">Landwirte </w:t>
            </w:r>
            <w:r w:rsidRPr="00292DEB">
              <w:rPr>
                <w:rFonts w:cs="Arial"/>
              </w:rPr>
              <w:t xml:space="preserve">zahlen einen monatlichen Festbetrag, ausgewählt aus </w:t>
            </w:r>
            <w:r w:rsidRPr="00292DEB">
              <w:rPr>
                <w:rFonts w:cs="Arial"/>
                <w:color w:val="C00000"/>
              </w:rPr>
              <w:t>6</w:t>
            </w:r>
            <w:r w:rsidRPr="00292DEB">
              <w:rPr>
                <w:rFonts w:cs="Arial"/>
              </w:rPr>
              <w:t xml:space="preserve"> Versicherungskategorien. </w:t>
            </w:r>
          </w:p>
          <w:p w14:paraId="1661A8F6" w14:textId="77777777" w:rsidR="004945ED" w:rsidRPr="00292DEB" w:rsidRDefault="004945ED" w:rsidP="004945ED">
            <w:pPr>
              <w:spacing w:line="276" w:lineRule="auto"/>
              <w:rPr>
                <w:rFonts w:cs="Arial"/>
              </w:rPr>
            </w:pPr>
            <w:r w:rsidRPr="00292DEB">
              <w:rPr>
                <w:rFonts w:cs="Arial"/>
              </w:rPr>
              <w:t>Versicherungskategorie      Monatsbeitrag</w:t>
            </w:r>
          </w:p>
          <w:p w14:paraId="3B9B97CB" w14:textId="77777777" w:rsidR="004945ED" w:rsidRPr="00292DEB" w:rsidRDefault="004945ED" w:rsidP="004945ED">
            <w:pPr>
              <w:spacing w:line="276" w:lineRule="auto"/>
              <w:jc w:val="center"/>
              <w:rPr>
                <w:rFonts w:cs="Arial"/>
              </w:rPr>
            </w:pPr>
            <w:r w:rsidRPr="00292DEB">
              <w:rPr>
                <w:rFonts w:cs="Arial"/>
              </w:rPr>
              <w:t xml:space="preserve">1.                             </w:t>
            </w:r>
            <w:r w:rsidRPr="00292DEB">
              <w:rPr>
                <w:rFonts w:cs="Arial"/>
                <w:color w:val="FF00FF"/>
              </w:rPr>
              <w:t>€106,02</w:t>
            </w:r>
          </w:p>
          <w:p w14:paraId="5B1B29F3" w14:textId="77777777" w:rsidR="004945ED" w:rsidRPr="00292DEB" w:rsidRDefault="004945ED" w:rsidP="004945ED">
            <w:pPr>
              <w:spacing w:line="276" w:lineRule="auto"/>
              <w:jc w:val="center"/>
              <w:rPr>
                <w:rFonts w:cs="Arial"/>
              </w:rPr>
            </w:pPr>
            <w:r w:rsidRPr="00292DEB">
              <w:rPr>
                <w:rFonts w:cs="Arial"/>
              </w:rPr>
              <w:t xml:space="preserve">2.                             </w:t>
            </w:r>
            <w:r w:rsidRPr="00292DEB">
              <w:rPr>
                <w:rFonts w:cs="Arial"/>
                <w:color w:val="FF00FF"/>
              </w:rPr>
              <w:t>€128,15</w:t>
            </w:r>
          </w:p>
          <w:p w14:paraId="3C253C00" w14:textId="77777777" w:rsidR="004945ED" w:rsidRPr="00292DEB" w:rsidRDefault="004945ED" w:rsidP="004945ED">
            <w:pPr>
              <w:spacing w:line="276" w:lineRule="auto"/>
              <w:jc w:val="center"/>
              <w:rPr>
                <w:rFonts w:cs="Arial"/>
              </w:rPr>
            </w:pPr>
            <w:r w:rsidRPr="00292DEB">
              <w:rPr>
                <w:rFonts w:cs="Arial"/>
              </w:rPr>
              <w:t xml:space="preserve">3.                             </w:t>
            </w:r>
            <w:r w:rsidRPr="00292DEB">
              <w:rPr>
                <w:rFonts w:cs="Arial"/>
                <w:color w:val="FF00FF"/>
              </w:rPr>
              <w:t>€161,94</w:t>
            </w:r>
          </w:p>
          <w:p w14:paraId="7B7B94FA" w14:textId="77777777" w:rsidR="004945ED" w:rsidRPr="00292DEB" w:rsidRDefault="004945ED" w:rsidP="004945ED">
            <w:pPr>
              <w:spacing w:line="276" w:lineRule="auto"/>
              <w:jc w:val="center"/>
              <w:rPr>
                <w:rFonts w:cs="Arial"/>
              </w:rPr>
            </w:pPr>
            <w:r w:rsidRPr="00292DEB">
              <w:rPr>
                <w:rFonts w:cs="Arial"/>
              </w:rPr>
              <w:t xml:space="preserve">4.                             </w:t>
            </w:r>
            <w:r w:rsidRPr="00292DEB">
              <w:rPr>
                <w:rFonts w:cs="Arial"/>
                <w:color w:val="FF00FF"/>
              </w:rPr>
              <w:t>€203,88</w:t>
            </w:r>
          </w:p>
          <w:p w14:paraId="4F0F37E0" w14:textId="77777777" w:rsidR="004945ED" w:rsidRPr="00292DEB" w:rsidRDefault="004945ED" w:rsidP="004945ED">
            <w:pPr>
              <w:spacing w:line="276" w:lineRule="auto"/>
              <w:jc w:val="center"/>
              <w:rPr>
                <w:rFonts w:cs="Arial"/>
              </w:rPr>
            </w:pPr>
            <w:r w:rsidRPr="00292DEB">
              <w:rPr>
                <w:rFonts w:cs="Arial"/>
              </w:rPr>
              <w:t xml:space="preserve">5.                             </w:t>
            </w:r>
            <w:r w:rsidRPr="00292DEB">
              <w:rPr>
                <w:rFonts w:cs="Arial"/>
                <w:color w:val="FF00FF"/>
              </w:rPr>
              <w:t>€253,98</w:t>
            </w:r>
          </w:p>
          <w:p w14:paraId="15DF6C5C" w14:textId="77777777" w:rsidR="004945ED" w:rsidRPr="00292DEB" w:rsidRDefault="004945ED" w:rsidP="004945ED">
            <w:pPr>
              <w:spacing w:line="276" w:lineRule="auto"/>
              <w:jc w:val="center"/>
              <w:rPr>
                <w:rFonts w:cs="Arial"/>
              </w:rPr>
            </w:pPr>
            <w:r w:rsidRPr="00292DEB">
              <w:rPr>
                <w:rFonts w:cs="Arial"/>
              </w:rPr>
              <w:t xml:space="preserve">6.                             </w:t>
            </w:r>
            <w:r w:rsidRPr="00292DEB">
              <w:rPr>
                <w:rFonts w:cs="Arial"/>
                <w:color w:val="FF00FF"/>
              </w:rPr>
              <w:t>€343,69</w:t>
            </w:r>
          </w:p>
          <w:p w14:paraId="374CD30C" w14:textId="77777777" w:rsidR="004945ED" w:rsidRPr="00292DEB" w:rsidRDefault="004945ED" w:rsidP="004945ED">
            <w:pPr>
              <w:spacing w:before="40" w:after="120" w:line="276" w:lineRule="auto"/>
              <w:rPr>
                <w:rFonts w:eastAsia="Calibri" w:cs="Arial"/>
              </w:rPr>
            </w:pPr>
            <w:r w:rsidRPr="00292DEB">
              <w:rPr>
                <w:rFonts w:eastAsia="Calibri" w:cs="Arial"/>
              </w:rPr>
              <w:t>Wird keine Versicherungskategorie ausgewählt, ist der Betrag der 1. Versicherungskategorie zahlbar.</w:t>
            </w:r>
          </w:p>
          <w:p w14:paraId="19495418" w14:textId="77777777" w:rsidR="004945ED" w:rsidRPr="00292DEB" w:rsidRDefault="004945ED" w:rsidP="004945ED">
            <w:pPr>
              <w:spacing w:before="40" w:after="120" w:line="276" w:lineRule="auto"/>
              <w:rPr>
                <w:rFonts w:eastAsia="Arial" w:cs="Arial"/>
              </w:rPr>
            </w:pPr>
            <w:r w:rsidRPr="00292DEB">
              <w:rPr>
                <w:rFonts w:cs="Arial"/>
              </w:rPr>
              <w:t xml:space="preserve">Die Rentner, die als Selbstständige arbeiten, erhalten ihr Rentenintegral und zahlen einen neuen Sozialbeitrag von </w:t>
            </w:r>
            <w:r w:rsidRPr="00292DEB">
              <w:rPr>
                <w:rFonts w:cs="Arial"/>
                <w:color w:val="C00000"/>
              </w:rPr>
              <w:t xml:space="preserve">50% </w:t>
            </w:r>
            <w:r w:rsidRPr="00292DEB">
              <w:rPr>
                <w:rFonts w:cs="Arial"/>
              </w:rPr>
              <w:t>der gewählten Hauptversicherungskategorie.</w:t>
            </w:r>
            <w:r w:rsidRPr="00292DEB">
              <w:rPr>
                <w:rFonts w:eastAsia="Arial" w:cs="Arial"/>
              </w:rPr>
              <w:t xml:space="preserve"> Wenn sie eine Hilfsrente haben, zahlen die Erwerbstätigen einen Sozialbeitrag von </w:t>
            </w:r>
            <w:r w:rsidRPr="00292DEB">
              <w:rPr>
                <w:rFonts w:eastAsia="Arial" w:cs="Arial"/>
                <w:color w:val="C00000"/>
              </w:rPr>
              <w:t>40%</w:t>
            </w:r>
            <w:r w:rsidRPr="00292DEB">
              <w:rPr>
                <w:rFonts w:eastAsia="Arial" w:cs="Arial"/>
              </w:rPr>
              <w:t xml:space="preserve"> der gewählten Hauptversicherungskategorie und </w:t>
            </w:r>
            <w:r w:rsidRPr="00292DEB">
              <w:rPr>
                <w:rFonts w:eastAsia="Arial" w:cs="Arial"/>
                <w:color w:val="C00000"/>
              </w:rPr>
              <w:t>40%</w:t>
            </w:r>
            <w:r w:rsidRPr="00292DEB">
              <w:rPr>
                <w:rFonts w:eastAsia="Arial" w:cs="Arial"/>
              </w:rPr>
              <w:t xml:space="preserve"> der gewählten Hilfsversicherungskategorie.</w:t>
            </w:r>
          </w:p>
          <w:p w14:paraId="64A242F8" w14:textId="77777777" w:rsidR="004945ED" w:rsidRPr="00292DEB" w:rsidRDefault="004945ED" w:rsidP="004945ED">
            <w:pPr>
              <w:spacing w:line="276" w:lineRule="auto"/>
              <w:rPr>
                <w:rFonts w:cs="Arial"/>
              </w:rPr>
            </w:pPr>
          </w:p>
        </w:tc>
        <w:tc>
          <w:tcPr>
            <w:tcW w:w="1370" w:type="pct"/>
          </w:tcPr>
          <w:p w14:paraId="2D2BE34D" w14:textId="77777777" w:rsidR="004945ED" w:rsidRPr="00292DEB" w:rsidRDefault="004945ED" w:rsidP="004945ED">
            <w:pPr>
              <w:spacing w:line="276" w:lineRule="auto"/>
              <w:rPr>
                <w:rFonts w:eastAsia="Calibri" w:cs="Arial"/>
                <w:color w:val="000000"/>
                <w:lang w:val="fr-BE"/>
              </w:rPr>
            </w:pPr>
            <w:r w:rsidRPr="00292DEB">
              <w:rPr>
                <w:rFonts w:eastAsia="Calibri" w:cs="Arial"/>
                <w:color w:val="000000"/>
                <w:lang w:val="fr-BE"/>
              </w:rPr>
              <w:lastRenderedPageBreak/>
              <w:t xml:space="preserve">Les travailleurs indépendants et les professionnels libéraux (par exemple, les avocats, les ingénieurs, les médecins ou les artisans) versent chaque mois un montant fixe, qu’ils choisissent parmi </w:t>
            </w:r>
            <w:r w:rsidRPr="00292DEB">
              <w:rPr>
                <w:rFonts w:eastAsia="Calibri" w:cs="Arial"/>
                <w:color w:val="C00000"/>
                <w:lang w:val="fr-BE"/>
              </w:rPr>
              <w:t>six</w:t>
            </w:r>
            <w:r w:rsidRPr="00292DEB">
              <w:rPr>
                <w:rFonts w:eastAsia="Calibri" w:cs="Arial"/>
                <w:color w:val="000000"/>
                <w:lang w:val="fr-BE"/>
              </w:rPr>
              <w:t xml:space="preserve"> catégories: </w:t>
            </w:r>
          </w:p>
          <w:p w14:paraId="07BBDEDD" w14:textId="77777777" w:rsidR="004945ED" w:rsidRPr="00292DEB" w:rsidRDefault="004945ED" w:rsidP="004945ED">
            <w:pPr>
              <w:spacing w:line="276" w:lineRule="auto"/>
              <w:rPr>
                <w:rFonts w:cs="Arial"/>
                <w:lang w:val="fr-BE"/>
              </w:rPr>
            </w:pPr>
            <w:r w:rsidRPr="00292DEB">
              <w:rPr>
                <w:rFonts w:cs="Arial"/>
                <w:lang w:val="fr-BE"/>
              </w:rPr>
              <w:t xml:space="preserve">Catégorie </w:t>
            </w:r>
            <w:proofErr w:type="gramStart"/>
            <w:r w:rsidRPr="00292DEB">
              <w:rPr>
                <w:rFonts w:cs="Arial"/>
                <w:lang w:val="fr-BE"/>
              </w:rPr>
              <w:t>d’assurance  Cotisation</w:t>
            </w:r>
            <w:proofErr w:type="gramEnd"/>
            <w:r w:rsidRPr="00292DEB">
              <w:rPr>
                <w:rFonts w:cs="Arial"/>
                <w:lang w:val="fr-BE"/>
              </w:rPr>
              <w:t xml:space="preserve"> mensuelle </w:t>
            </w:r>
          </w:p>
          <w:p w14:paraId="4D616840" w14:textId="77777777" w:rsidR="004945ED" w:rsidRPr="00292DEB" w:rsidRDefault="004945ED" w:rsidP="004945ED">
            <w:pPr>
              <w:spacing w:line="276" w:lineRule="auto"/>
              <w:rPr>
                <w:rFonts w:cs="Arial"/>
                <w:lang w:val="fr-BE"/>
              </w:rPr>
            </w:pPr>
            <w:r w:rsidRPr="00292DEB">
              <w:rPr>
                <w:rFonts w:cs="Arial"/>
                <w:lang w:val="fr-BE"/>
              </w:rPr>
              <w:t>1</w:t>
            </w:r>
            <w:r w:rsidRPr="00292DEB">
              <w:rPr>
                <w:rFonts w:cs="Arial"/>
                <w:vertAlign w:val="superscript"/>
                <w:lang w:val="fr-BE"/>
              </w:rPr>
              <w:t>ère</w:t>
            </w:r>
            <w:r w:rsidRPr="00292DEB">
              <w:rPr>
                <w:rFonts w:cs="Arial"/>
                <w:lang w:val="fr-BE"/>
              </w:rPr>
              <w:t xml:space="preserve">                                  </w:t>
            </w:r>
            <w:r w:rsidRPr="00292DEB">
              <w:rPr>
                <w:rFonts w:cs="Arial"/>
                <w:color w:val="FF00FF"/>
                <w:lang w:val="fr-BE"/>
              </w:rPr>
              <w:t>€180,58</w:t>
            </w:r>
          </w:p>
          <w:p w14:paraId="2CE94049" w14:textId="77777777" w:rsidR="004945ED" w:rsidRPr="00292DEB" w:rsidRDefault="004945ED" w:rsidP="004945ED">
            <w:pPr>
              <w:spacing w:line="276" w:lineRule="auto"/>
              <w:rPr>
                <w:rFonts w:cs="Arial"/>
                <w:lang w:val="fr-BE"/>
              </w:rPr>
            </w:pPr>
            <w:r w:rsidRPr="00292DEB">
              <w:rPr>
                <w:rFonts w:cs="Arial"/>
                <w:lang w:val="fr-BE"/>
              </w:rPr>
              <w:t>2</w:t>
            </w:r>
            <w:r w:rsidRPr="00292DEB">
              <w:rPr>
                <w:rFonts w:cs="Arial"/>
                <w:vertAlign w:val="superscript"/>
                <w:lang w:val="fr-BE"/>
              </w:rPr>
              <w:t>e</w:t>
            </w:r>
            <w:r w:rsidRPr="00292DEB">
              <w:rPr>
                <w:rFonts w:cs="Arial"/>
                <w:lang w:val="fr-BE"/>
              </w:rPr>
              <w:t xml:space="preserve">                                    </w:t>
            </w:r>
            <w:r w:rsidRPr="00292DEB">
              <w:rPr>
                <w:rFonts w:cs="Arial"/>
                <w:color w:val="FF00FF"/>
                <w:lang w:val="fr-BE"/>
              </w:rPr>
              <w:t>€216,70</w:t>
            </w:r>
          </w:p>
          <w:p w14:paraId="0B53EC9E" w14:textId="77777777" w:rsidR="004945ED" w:rsidRPr="00292DEB" w:rsidRDefault="004945ED" w:rsidP="004945ED">
            <w:pPr>
              <w:spacing w:line="276" w:lineRule="auto"/>
              <w:rPr>
                <w:rFonts w:cs="Arial"/>
                <w:lang w:val="fr-BE"/>
              </w:rPr>
            </w:pPr>
            <w:r w:rsidRPr="00292DEB">
              <w:rPr>
                <w:rFonts w:cs="Arial"/>
                <w:lang w:val="fr-BE"/>
              </w:rPr>
              <w:t>3</w:t>
            </w:r>
            <w:r w:rsidRPr="00292DEB">
              <w:rPr>
                <w:rFonts w:cs="Arial"/>
                <w:vertAlign w:val="superscript"/>
                <w:lang w:val="fr-BE"/>
              </w:rPr>
              <w:t>e</w:t>
            </w:r>
            <w:r w:rsidRPr="00292DEB">
              <w:rPr>
                <w:rFonts w:cs="Arial"/>
                <w:lang w:val="fr-BE"/>
              </w:rPr>
              <w:t xml:space="preserve">                                    </w:t>
            </w:r>
            <w:r w:rsidRPr="00292DEB">
              <w:rPr>
                <w:rFonts w:cs="Arial"/>
                <w:color w:val="FF00FF"/>
                <w:lang w:val="fr-BE"/>
              </w:rPr>
              <w:t>€274,95</w:t>
            </w:r>
          </w:p>
          <w:p w14:paraId="2DA91070" w14:textId="77777777" w:rsidR="004945ED" w:rsidRPr="00292DEB" w:rsidRDefault="004945ED" w:rsidP="004945ED">
            <w:pPr>
              <w:spacing w:line="276" w:lineRule="auto"/>
              <w:rPr>
                <w:rFonts w:cs="Arial"/>
                <w:lang w:val="fr-BE"/>
              </w:rPr>
            </w:pPr>
            <w:r w:rsidRPr="00292DEB">
              <w:rPr>
                <w:rFonts w:cs="Arial"/>
                <w:lang w:val="fr-BE"/>
              </w:rPr>
              <w:t>4</w:t>
            </w:r>
            <w:r w:rsidRPr="00292DEB">
              <w:rPr>
                <w:rFonts w:cs="Arial"/>
                <w:vertAlign w:val="superscript"/>
                <w:lang w:val="fr-BE"/>
              </w:rPr>
              <w:t>e</w:t>
            </w:r>
            <w:r w:rsidRPr="00292DEB">
              <w:rPr>
                <w:rFonts w:cs="Arial"/>
                <w:lang w:val="fr-BE"/>
              </w:rPr>
              <w:t xml:space="preserve">                                    </w:t>
            </w:r>
            <w:r w:rsidRPr="00292DEB">
              <w:rPr>
                <w:rFonts w:cs="Arial"/>
                <w:color w:val="FF00FF"/>
                <w:lang w:val="fr-BE"/>
              </w:rPr>
              <w:t>€346,01</w:t>
            </w:r>
          </w:p>
          <w:p w14:paraId="49E86484" w14:textId="77777777" w:rsidR="004945ED" w:rsidRPr="00292DEB" w:rsidRDefault="004945ED" w:rsidP="004945ED">
            <w:pPr>
              <w:spacing w:line="276" w:lineRule="auto"/>
              <w:rPr>
                <w:rFonts w:cs="Arial"/>
                <w:lang w:val="fr-BE"/>
              </w:rPr>
            </w:pPr>
            <w:r w:rsidRPr="00292DEB">
              <w:rPr>
                <w:rFonts w:cs="Arial"/>
                <w:lang w:val="fr-BE"/>
              </w:rPr>
              <w:t>5</w:t>
            </w:r>
            <w:r w:rsidRPr="00292DEB">
              <w:rPr>
                <w:rFonts w:cs="Arial"/>
                <w:vertAlign w:val="superscript"/>
                <w:lang w:val="fr-BE"/>
              </w:rPr>
              <w:t>e</w:t>
            </w:r>
            <w:r w:rsidRPr="00292DEB">
              <w:rPr>
                <w:rFonts w:cs="Arial"/>
                <w:lang w:val="fr-BE"/>
              </w:rPr>
              <w:t xml:space="preserve">                                    </w:t>
            </w:r>
            <w:r w:rsidRPr="00292DEB">
              <w:rPr>
                <w:rFonts w:cs="Arial"/>
                <w:color w:val="FF00FF"/>
                <w:lang w:val="fr-BE"/>
              </w:rPr>
              <w:t>€429,89</w:t>
            </w:r>
          </w:p>
          <w:p w14:paraId="7364EEE5" w14:textId="77777777" w:rsidR="004945ED" w:rsidRPr="00292DEB" w:rsidRDefault="004945ED" w:rsidP="004945ED">
            <w:pPr>
              <w:spacing w:line="276" w:lineRule="auto"/>
              <w:rPr>
                <w:rFonts w:cs="Arial"/>
                <w:color w:val="FF00FF"/>
                <w:lang w:val="fr-BE"/>
              </w:rPr>
            </w:pPr>
            <w:r w:rsidRPr="00292DEB">
              <w:rPr>
                <w:rFonts w:cs="Arial"/>
                <w:lang w:val="fr-BE"/>
              </w:rPr>
              <w:t>6</w:t>
            </w:r>
            <w:r w:rsidRPr="00292DEB">
              <w:rPr>
                <w:rFonts w:cs="Arial"/>
                <w:vertAlign w:val="superscript"/>
                <w:lang w:val="fr-BE"/>
              </w:rPr>
              <w:t>e</w:t>
            </w:r>
            <w:r w:rsidRPr="00292DEB">
              <w:rPr>
                <w:rFonts w:cs="Arial"/>
                <w:lang w:val="fr-BE"/>
              </w:rPr>
              <w:t xml:space="preserve">                                    </w:t>
            </w:r>
            <w:r w:rsidRPr="00292DEB">
              <w:rPr>
                <w:rFonts w:cs="Arial"/>
                <w:color w:val="FF00FF"/>
                <w:lang w:val="fr-BE"/>
              </w:rPr>
              <w:t>€582,50</w:t>
            </w:r>
          </w:p>
          <w:p w14:paraId="022DCA52" w14:textId="77777777" w:rsidR="004945ED" w:rsidRPr="00292DEB" w:rsidRDefault="004945ED" w:rsidP="004945ED">
            <w:pPr>
              <w:spacing w:line="276" w:lineRule="auto"/>
              <w:rPr>
                <w:rFonts w:eastAsia="Times New Roman" w:cs="Arial"/>
                <w:color w:val="000000"/>
                <w:lang w:val="fr-BE" w:eastAsia="en-GB"/>
              </w:rPr>
            </w:pPr>
            <w:r w:rsidRPr="00292DEB">
              <w:rPr>
                <w:rFonts w:eastAsia="Times New Roman" w:cs="Arial"/>
                <w:color w:val="000000"/>
                <w:lang w:val="fr-BE" w:eastAsia="en-GB"/>
              </w:rPr>
              <w:t xml:space="preserve">Catégorie spéciale pour ceux qui ont moins de 5 ans d’assurance: </w:t>
            </w:r>
            <w:r w:rsidRPr="00292DEB">
              <w:rPr>
                <w:rFonts w:eastAsia="Times New Roman" w:cs="Arial"/>
                <w:color w:val="FF00FF"/>
                <w:lang w:val="fr-BE" w:eastAsia="en-GB"/>
              </w:rPr>
              <w:t>€108,35</w:t>
            </w:r>
            <w:r w:rsidRPr="00292DEB">
              <w:rPr>
                <w:rFonts w:eastAsia="Times New Roman" w:cs="Arial"/>
                <w:color w:val="000000"/>
                <w:lang w:val="fr-BE" w:eastAsia="en-GB"/>
              </w:rPr>
              <w:t>.</w:t>
            </w:r>
          </w:p>
          <w:p w14:paraId="31B75A78" w14:textId="77777777" w:rsidR="004945ED" w:rsidRPr="00292DEB" w:rsidRDefault="004945ED" w:rsidP="004945ED">
            <w:pPr>
              <w:spacing w:line="276" w:lineRule="auto"/>
              <w:rPr>
                <w:rFonts w:cs="Arial"/>
                <w:lang w:val="fr-BE"/>
              </w:rPr>
            </w:pPr>
            <w:r w:rsidRPr="00292DEB">
              <w:rPr>
                <w:rFonts w:eastAsia="Times New Roman" w:cs="Arial"/>
                <w:color w:val="000000"/>
                <w:lang w:val="fr-BE" w:eastAsia="en-GB"/>
              </w:rPr>
              <w:t xml:space="preserve">Les agriculteurs </w:t>
            </w:r>
            <w:r w:rsidRPr="00292DEB">
              <w:rPr>
                <w:rFonts w:cs="Arial"/>
                <w:lang w:val="fr-BE"/>
              </w:rPr>
              <w:t>versent chaque mois un montant fixe qu’ils choisissent parmi six catégories d’assurance:</w:t>
            </w:r>
          </w:p>
          <w:p w14:paraId="62168DA7" w14:textId="77777777" w:rsidR="004945ED" w:rsidRPr="00292DEB" w:rsidRDefault="004945ED" w:rsidP="004945ED">
            <w:pPr>
              <w:spacing w:line="276" w:lineRule="auto"/>
              <w:rPr>
                <w:rFonts w:cs="Arial"/>
                <w:lang w:val="fr-BE"/>
              </w:rPr>
            </w:pPr>
            <w:r w:rsidRPr="00292DEB">
              <w:rPr>
                <w:rFonts w:cs="Arial"/>
                <w:lang w:val="fr-BE"/>
              </w:rPr>
              <w:t xml:space="preserve">Catégorie </w:t>
            </w:r>
            <w:proofErr w:type="gramStart"/>
            <w:r w:rsidRPr="00292DEB">
              <w:rPr>
                <w:rFonts w:cs="Arial"/>
                <w:lang w:val="fr-BE"/>
              </w:rPr>
              <w:t>d’assurance  Cotisation</w:t>
            </w:r>
            <w:proofErr w:type="gramEnd"/>
            <w:r w:rsidRPr="00292DEB">
              <w:rPr>
                <w:rFonts w:cs="Arial"/>
                <w:lang w:val="fr-BE"/>
              </w:rPr>
              <w:t xml:space="preserve"> mensuelle</w:t>
            </w:r>
          </w:p>
          <w:p w14:paraId="16452B45" w14:textId="77777777" w:rsidR="004945ED" w:rsidRPr="00292DEB" w:rsidRDefault="004945ED" w:rsidP="004945ED">
            <w:pPr>
              <w:spacing w:line="276" w:lineRule="auto"/>
              <w:rPr>
                <w:rFonts w:cs="Arial"/>
                <w:lang w:val="fr-BE"/>
              </w:rPr>
            </w:pPr>
            <w:r w:rsidRPr="00292DEB">
              <w:rPr>
                <w:rFonts w:cs="Arial"/>
                <w:lang w:val="fr-BE"/>
              </w:rPr>
              <w:t xml:space="preserve">            1</w:t>
            </w:r>
            <w:r w:rsidRPr="00292DEB">
              <w:rPr>
                <w:rFonts w:cs="Arial"/>
                <w:vertAlign w:val="superscript"/>
                <w:lang w:val="fr-BE"/>
              </w:rPr>
              <w:t xml:space="preserve">ère  </w:t>
            </w:r>
            <w:r w:rsidRPr="00292DEB">
              <w:rPr>
                <w:rFonts w:cs="Arial"/>
                <w:lang w:val="fr-BE"/>
              </w:rPr>
              <w:t xml:space="preserve">                             </w:t>
            </w:r>
            <w:r w:rsidRPr="00292DEB">
              <w:rPr>
                <w:rFonts w:cs="Arial"/>
                <w:color w:val="FF00FF"/>
                <w:lang w:val="fr-BE"/>
              </w:rPr>
              <w:t>€106,02</w:t>
            </w:r>
          </w:p>
          <w:p w14:paraId="7699A33F" w14:textId="77777777" w:rsidR="004945ED" w:rsidRPr="00292DEB" w:rsidRDefault="004945ED" w:rsidP="004945ED">
            <w:pPr>
              <w:spacing w:line="276" w:lineRule="auto"/>
              <w:rPr>
                <w:rFonts w:cs="Arial"/>
                <w:lang w:val="fr-BE"/>
              </w:rPr>
            </w:pPr>
            <w:r w:rsidRPr="00292DEB">
              <w:rPr>
                <w:rFonts w:cs="Arial"/>
                <w:lang w:val="fr-BE"/>
              </w:rPr>
              <w:t xml:space="preserve">             2</w:t>
            </w:r>
            <w:r w:rsidRPr="00292DEB">
              <w:rPr>
                <w:rFonts w:cs="Arial"/>
                <w:vertAlign w:val="superscript"/>
                <w:lang w:val="fr-BE"/>
              </w:rPr>
              <w:t>e</w:t>
            </w:r>
            <w:r w:rsidRPr="00292DEB">
              <w:rPr>
                <w:rFonts w:cs="Arial"/>
                <w:lang w:val="fr-BE"/>
              </w:rPr>
              <w:t xml:space="preserve">                                </w:t>
            </w:r>
            <w:r w:rsidRPr="00292DEB">
              <w:rPr>
                <w:rFonts w:cs="Arial"/>
                <w:color w:val="FF00FF"/>
                <w:lang w:val="fr-BE"/>
              </w:rPr>
              <w:t>€128,15</w:t>
            </w:r>
          </w:p>
          <w:p w14:paraId="7F189607" w14:textId="77777777" w:rsidR="004945ED" w:rsidRPr="00292DEB" w:rsidRDefault="004945ED" w:rsidP="004945ED">
            <w:pPr>
              <w:spacing w:line="276" w:lineRule="auto"/>
              <w:rPr>
                <w:rFonts w:cs="Arial"/>
                <w:lang w:val="fr-BE"/>
              </w:rPr>
            </w:pPr>
            <w:r w:rsidRPr="00292DEB">
              <w:rPr>
                <w:rFonts w:cs="Arial"/>
                <w:lang w:val="fr-BE"/>
              </w:rPr>
              <w:t xml:space="preserve">             3</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€161,94</w:t>
            </w:r>
          </w:p>
          <w:p w14:paraId="6D408B58" w14:textId="77777777" w:rsidR="004945ED" w:rsidRPr="00292DEB" w:rsidRDefault="004945ED" w:rsidP="004945ED">
            <w:pPr>
              <w:spacing w:line="276" w:lineRule="auto"/>
              <w:rPr>
                <w:rFonts w:cs="Arial"/>
                <w:lang w:val="fr-BE"/>
              </w:rPr>
            </w:pPr>
            <w:r w:rsidRPr="00292DEB">
              <w:rPr>
                <w:rFonts w:cs="Arial"/>
                <w:lang w:val="fr-BE"/>
              </w:rPr>
              <w:t xml:space="preserve">             4</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€203,88</w:t>
            </w:r>
          </w:p>
          <w:p w14:paraId="602E9219" w14:textId="77777777" w:rsidR="004945ED" w:rsidRPr="00292DEB" w:rsidRDefault="004945ED" w:rsidP="004945ED">
            <w:pPr>
              <w:spacing w:line="276" w:lineRule="auto"/>
              <w:rPr>
                <w:rFonts w:cs="Arial"/>
                <w:lang w:val="fr-BE"/>
              </w:rPr>
            </w:pPr>
            <w:r w:rsidRPr="00292DEB">
              <w:rPr>
                <w:rFonts w:cs="Arial"/>
                <w:lang w:val="fr-BE"/>
              </w:rPr>
              <w:t xml:space="preserve">             5</w:t>
            </w:r>
            <w:r w:rsidRPr="00292DEB">
              <w:rPr>
                <w:rFonts w:cs="Arial"/>
                <w:vertAlign w:val="superscript"/>
                <w:lang w:val="fr-BE"/>
              </w:rPr>
              <w:t xml:space="preserve">e </w:t>
            </w:r>
            <w:r w:rsidRPr="00292DEB">
              <w:rPr>
                <w:rFonts w:cs="Arial"/>
                <w:lang w:val="fr-BE"/>
              </w:rPr>
              <w:t xml:space="preserve">                               </w:t>
            </w:r>
            <w:r w:rsidRPr="00292DEB">
              <w:rPr>
                <w:rFonts w:cs="Arial"/>
                <w:color w:val="FF00FF"/>
                <w:lang w:val="fr-BE"/>
              </w:rPr>
              <w:t>€253,98</w:t>
            </w:r>
          </w:p>
          <w:p w14:paraId="75A7AEE8" w14:textId="77777777" w:rsidR="004945ED" w:rsidRPr="00292DEB" w:rsidRDefault="004945ED" w:rsidP="004945ED">
            <w:pPr>
              <w:spacing w:line="276" w:lineRule="auto"/>
              <w:rPr>
                <w:rFonts w:cs="Arial"/>
                <w:lang w:val="fr-BE"/>
              </w:rPr>
            </w:pPr>
            <w:r w:rsidRPr="00292DEB">
              <w:rPr>
                <w:rFonts w:cs="Arial"/>
                <w:lang w:val="fr-BE"/>
              </w:rPr>
              <w:t xml:space="preserve">             6</w:t>
            </w:r>
            <w:r w:rsidRPr="00292DEB">
              <w:rPr>
                <w:rFonts w:cs="Arial"/>
                <w:vertAlign w:val="superscript"/>
                <w:lang w:val="fr-BE"/>
              </w:rPr>
              <w:t>e</w:t>
            </w:r>
            <w:r w:rsidRPr="00292DEB">
              <w:rPr>
                <w:rFonts w:cs="Arial"/>
                <w:lang w:val="fr-BE"/>
              </w:rPr>
              <w:t xml:space="preserve">                                </w:t>
            </w:r>
            <w:r w:rsidRPr="00292DEB">
              <w:rPr>
                <w:rFonts w:cs="Arial"/>
                <w:color w:val="FF00FF"/>
                <w:lang w:val="fr-BE"/>
              </w:rPr>
              <w:t>€343,69</w:t>
            </w:r>
          </w:p>
          <w:p w14:paraId="3CEDF4B7" w14:textId="77777777" w:rsidR="004945ED" w:rsidRPr="00292DEB" w:rsidRDefault="004945ED" w:rsidP="004945ED">
            <w:pPr>
              <w:spacing w:line="276" w:lineRule="auto"/>
              <w:rPr>
                <w:rFonts w:cs="Arial"/>
                <w:lang w:val="fr-BE"/>
              </w:rPr>
            </w:pPr>
            <w:r w:rsidRPr="00292DEB">
              <w:rPr>
                <w:rFonts w:cs="Arial"/>
                <w:lang w:val="fr-BE"/>
              </w:rPr>
              <w:t>S’ils ne choisissent pas une catégorie d’assurance, ils paient le montant de la 1</w:t>
            </w:r>
            <w:r w:rsidRPr="00292DEB">
              <w:rPr>
                <w:rFonts w:cs="Arial"/>
                <w:vertAlign w:val="superscript"/>
                <w:lang w:val="fr-BE"/>
              </w:rPr>
              <w:t>e</w:t>
            </w:r>
            <w:r w:rsidRPr="00292DEB">
              <w:rPr>
                <w:rFonts w:cs="Arial"/>
                <w:lang w:val="fr-BE"/>
              </w:rPr>
              <w:t xml:space="preserve"> catégorie d’assurance.</w:t>
            </w:r>
          </w:p>
          <w:p w14:paraId="3FF0093F" w14:textId="0FD1E2D4" w:rsidR="004945ED" w:rsidRPr="00292DEB" w:rsidRDefault="004945ED" w:rsidP="004945ED">
            <w:pPr>
              <w:spacing w:line="276" w:lineRule="auto"/>
              <w:rPr>
                <w:rFonts w:cs="Arial"/>
                <w:lang w:val="fr-BE"/>
              </w:rPr>
            </w:pPr>
            <w:r w:rsidRPr="00292DEB">
              <w:rPr>
                <w:rFonts w:cs="Arial"/>
                <w:lang w:val="fr-BE"/>
              </w:rPr>
              <w:t xml:space="preserve">Les retraités qui travaillent comme indépendants perçoivent leur pension intégrale et paient une nouvelle cotisation sociale de </w:t>
            </w:r>
            <w:r w:rsidRPr="00292DEB">
              <w:rPr>
                <w:rFonts w:cs="Arial"/>
                <w:color w:val="C00000"/>
                <w:lang w:val="fr-BE"/>
              </w:rPr>
              <w:t>50%</w:t>
            </w:r>
            <w:r w:rsidRPr="00292DEB">
              <w:rPr>
                <w:rFonts w:cs="Arial"/>
                <w:lang w:val="fr-BE"/>
              </w:rPr>
              <w:t xml:space="preserve"> de la catégorie d'assurance principale qu'ils ont choisie. S'ils bénéficient d'une pension auxiliaire, ceux qui travaillent paient une cotisation sociale égale à </w:t>
            </w:r>
            <w:r w:rsidRPr="00292DEB">
              <w:rPr>
                <w:rFonts w:cs="Arial"/>
                <w:color w:val="C00000"/>
                <w:lang w:val="fr-BE"/>
              </w:rPr>
              <w:t>40%</w:t>
            </w:r>
            <w:r w:rsidRPr="00292DEB">
              <w:rPr>
                <w:rFonts w:cs="Arial"/>
                <w:lang w:val="fr-BE"/>
              </w:rPr>
              <w:t xml:space="preserve"> de la catégorie d'assurance principale </w:t>
            </w:r>
            <w:r w:rsidRPr="00292DEB">
              <w:rPr>
                <w:rFonts w:cs="Arial"/>
                <w:lang w:val="fr-BE"/>
              </w:rPr>
              <w:lastRenderedPageBreak/>
              <w:t xml:space="preserve">choisie et à </w:t>
            </w:r>
            <w:r w:rsidRPr="00292DEB">
              <w:rPr>
                <w:rFonts w:cs="Arial"/>
                <w:color w:val="C00000"/>
                <w:lang w:val="fr-BE"/>
              </w:rPr>
              <w:t>40%</w:t>
            </w:r>
            <w:r w:rsidRPr="00292DEB">
              <w:rPr>
                <w:rFonts w:cs="Arial"/>
                <w:lang w:val="fr-BE"/>
              </w:rPr>
              <w:t xml:space="preserve"> de la catégorie d'assurance auxiliaire choisie.</w:t>
            </w:r>
          </w:p>
        </w:tc>
        <w:tc>
          <w:tcPr>
            <w:tcW w:w="1370" w:type="pct"/>
          </w:tcPr>
          <w:p w14:paraId="2A771499" w14:textId="77777777" w:rsidR="004945ED" w:rsidRPr="00292DEB" w:rsidRDefault="004945ED" w:rsidP="004945ED">
            <w:pPr>
              <w:rPr>
                <w:rFonts w:cs="Arial"/>
                <w:i/>
                <w:iCs/>
                <w:lang w:val="en-GB"/>
              </w:rPr>
            </w:pPr>
            <w:r w:rsidRPr="00292DEB">
              <w:rPr>
                <w:rFonts w:cs="Arial"/>
                <w:iCs/>
                <w:lang w:val="en-GB"/>
              </w:rPr>
              <w:lastRenderedPageBreak/>
              <w:t xml:space="preserve">Self-employed and independent professionals (e.g. lawyers, engineers, doctors, craftsmen) pay a fixed amount each month, chosen among </w:t>
            </w:r>
            <w:r w:rsidRPr="00292DEB">
              <w:rPr>
                <w:rFonts w:cs="Arial"/>
                <w:iCs/>
                <w:color w:val="C00000"/>
                <w:lang w:val="en-GB"/>
              </w:rPr>
              <w:t>6</w:t>
            </w:r>
            <w:r w:rsidRPr="00292DEB">
              <w:rPr>
                <w:rFonts w:cs="Arial"/>
                <w:iCs/>
                <w:lang w:val="en-GB"/>
              </w:rPr>
              <w:t xml:space="preserve"> insurance categories.</w:t>
            </w:r>
          </w:p>
          <w:p w14:paraId="355DF35F" w14:textId="77777777" w:rsidR="004945ED" w:rsidRPr="00292DEB" w:rsidRDefault="004945ED" w:rsidP="004945ED">
            <w:pPr>
              <w:rPr>
                <w:rFonts w:cs="Arial"/>
                <w:i/>
                <w:iCs/>
                <w:lang w:val="en-GB"/>
              </w:rPr>
            </w:pPr>
            <w:r w:rsidRPr="00292DEB">
              <w:rPr>
                <w:rFonts w:cs="Arial"/>
                <w:iCs/>
                <w:lang w:val="en-GB"/>
              </w:rPr>
              <w:t xml:space="preserve">Insurance Category  </w:t>
            </w:r>
            <w:ins w:id="82" w:author="Author">
              <w:r w:rsidRPr="00292DEB">
                <w:rPr>
                  <w:rFonts w:cs="Arial"/>
                  <w:iCs/>
                  <w:lang w:val="en-GB"/>
                </w:rPr>
                <w:t xml:space="preserve"> </w:t>
              </w:r>
            </w:ins>
            <w:r w:rsidRPr="00292DEB">
              <w:rPr>
                <w:rFonts w:cs="Arial"/>
                <w:iCs/>
                <w:lang w:val="en-GB"/>
              </w:rPr>
              <w:t>Monthly Contribution</w:t>
            </w:r>
          </w:p>
          <w:p w14:paraId="704E496B" w14:textId="77777777" w:rsidR="004945ED" w:rsidRPr="00292DEB" w:rsidRDefault="004945ED" w:rsidP="004945ED">
            <w:pPr>
              <w:rPr>
                <w:rFonts w:cs="Arial"/>
                <w:color w:val="FF00FF"/>
                <w:lang w:val="en-GB"/>
              </w:rPr>
            </w:pPr>
            <w:r w:rsidRPr="00292DEB">
              <w:rPr>
                <w:rFonts w:cs="Arial"/>
                <w:lang w:val="en-GB"/>
              </w:rPr>
              <w:t>1</w:t>
            </w:r>
            <w:r w:rsidRPr="00292DEB">
              <w:rPr>
                <w:rFonts w:cs="Arial"/>
                <w:vertAlign w:val="superscript"/>
                <w:lang w:val="en-GB"/>
              </w:rPr>
              <w:t>st</w:t>
            </w:r>
            <w:r w:rsidRPr="00292DEB">
              <w:rPr>
                <w:rFonts w:cs="Arial"/>
                <w:lang w:val="en-GB"/>
              </w:rPr>
              <w:t xml:space="preserve">        </w:t>
            </w:r>
            <w:r w:rsidRPr="00292DEB">
              <w:rPr>
                <w:rFonts w:cs="Arial"/>
                <w:color w:val="FF00FF"/>
                <w:lang w:val="en-GB"/>
              </w:rPr>
              <w:t xml:space="preserve">                             €</w:t>
            </w:r>
            <w:del w:id="83" w:author="Author">
              <w:r w:rsidRPr="00292DEB">
                <w:rPr>
                  <w:rFonts w:cs="Arial"/>
                  <w:color w:val="FF00FF"/>
                  <w:lang w:val="en-GB"/>
                </w:rPr>
                <w:delText>180.58</w:delText>
              </w:r>
            </w:del>
            <w:ins w:id="84" w:author="Author">
              <w:r w:rsidRPr="00292DEB">
                <w:rPr>
                  <w:rFonts w:cs="Arial"/>
                  <w:color w:val="FF00FF"/>
                  <w:lang w:val="en-GB"/>
                </w:rPr>
                <w:t>185.09</w:t>
              </w:r>
            </w:ins>
          </w:p>
          <w:p w14:paraId="066379C6" w14:textId="77777777" w:rsidR="004945ED" w:rsidRPr="00292DEB" w:rsidRDefault="004945ED" w:rsidP="004945ED">
            <w:pPr>
              <w:rPr>
                <w:rFonts w:cs="Arial"/>
                <w:i/>
                <w:iCs/>
                <w:color w:val="FF00FF"/>
                <w:lang w:val="en-GB"/>
              </w:rPr>
            </w:pPr>
            <w:r w:rsidRPr="00292DEB">
              <w:rPr>
                <w:rFonts w:cs="Arial"/>
                <w:lang w:val="en-GB"/>
              </w:rPr>
              <w:t>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85" w:author="Author">
              <w:r w:rsidRPr="00292DEB">
                <w:rPr>
                  <w:rFonts w:cs="Arial"/>
                  <w:color w:val="FF00FF"/>
                  <w:lang w:val="en-GB"/>
                </w:rPr>
                <w:delText>216.70</w:delText>
              </w:r>
            </w:del>
            <w:ins w:id="86" w:author="Author">
              <w:r w:rsidRPr="00292DEB">
                <w:rPr>
                  <w:rFonts w:cs="Arial"/>
                  <w:color w:val="FF00FF"/>
                  <w:lang w:val="en-GB"/>
                </w:rPr>
                <w:t>222.12</w:t>
              </w:r>
            </w:ins>
          </w:p>
          <w:p w14:paraId="3143439F" w14:textId="77777777" w:rsidR="004945ED" w:rsidRPr="00292DEB" w:rsidRDefault="004945ED" w:rsidP="004945ED">
            <w:pPr>
              <w:rPr>
                <w:rFonts w:cs="Arial"/>
                <w:i/>
                <w:iCs/>
                <w:color w:val="FF00FF"/>
                <w:lang w:val="en-GB"/>
              </w:rPr>
            </w:pPr>
            <w:r w:rsidRPr="00292DEB">
              <w:rPr>
                <w:rFonts w:cs="Arial"/>
                <w:lang w:val="en-GB"/>
              </w:rPr>
              <w:t>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87" w:author="Author">
              <w:r w:rsidRPr="00292DEB">
                <w:rPr>
                  <w:rFonts w:cs="Arial"/>
                  <w:color w:val="FF00FF"/>
                  <w:lang w:val="en-GB"/>
                </w:rPr>
                <w:delText>274.95</w:delText>
              </w:r>
            </w:del>
            <w:ins w:id="88" w:author="Author">
              <w:r w:rsidRPr="00292DEB">
                <w:rPr>
                  <w:rFonts w:cs="Arial"/>
                  <w:color w:val="FF00FF"/>
                  <w:lang w:val="en-GB"/>
                </w:rPr>
                <w:t>281.82</w:t>
              </w:r>
            </w:ins>
          </w:p>
          <w:p w14:paraId="7C86086B" w14:textId="77777777" w:rsidR="004945ED" w:rsidRPr="00292DEB" w:rsidRDefault="004945ED" w:rsidP="004945ED">
            <w:pPr>
              <w:rPr>
                <w:rFonts w:cs="Arial"/>
                <w:i/>
                <w:iCs/>
                <w:color w:val="FF00FF"/>
                <w:lang w:val="en-GB"/>
              </w:rPr>
            </w:pPr>
            <w:r w:rsidRPr="00292DEB">
              <w:rPr>
                <w:rFonts w:cs="Arial"/>
                <w:lang w:val="en-GB"/>
              </w:rPr>
              <w:t>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89" w:author="Author">
              <w:r w:rsidRPr="00292DEB">
                <w:rPr>
                  <w:rFonts w:cs="Arial"/>
                  <w:color w:val="FF00FF"/>
                  <w:lang w:val="en-GB"/>
                </w:rPr>
                <w:delText>346.01</w:delText>
              </w:r>
            </w:del>
            <w:ins w:id="90" w:author="Author">
              <w:r w:rsidRPr="00292DEB">
                <w:rPr>
                  <w:rFonts w:cs="Arial"/>
                  <w:color w:val="FF00FF"/>
                  <w:lang w:val="en-GB"/>
                </w:rPr>
                <w:t>354.66</w:t>
              </w:r>
            </w:ins>
          </w:p>
          <w:p w14:paraId="3CFDF306" w14:textId="77777777" w:rsidR="004945ED" w:rsidRPr="00292DEB" w:rsidRDefault="004945ED" w:rsidP="004945ED">
            <w:pPr>
              <w:rPr>
                <w:rFonts w:cs="Arial"/>
                <w:i/>
                <w:iCs/>
                <w:color w:val="FF00FF"/>
                <w:lang w:val="en-GB"/>
              </w:rPr>
            </w:pPr>
            <w:r w:rsidRPr="00292DEB">
              <w:rPr>
                <w:rFonts w:cs="Arial"/>
                <w:lang w:val="en-GB"/>
              </w:rPr>
              <w:t>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91" w:author="Author">
              <w:r w:rsidRPr="00292DEB">
                <w:rPr>
                  <w:rFonts w:cs="Arial"/>
                  <w:color w:val="FF00FF"/>
                  <w:lang w:val="en-GB"/>
                </w:rPr>
                <w:delText>429.89</w:delText>
              </w:r>
            </w:del>
            <w:ins w:id="92" w:author="Author">
              <w:r w:rsidRPr="00292DEB">
                <w:rPr>
                  <w:rFonts w:cs="Arial"/>
                  <w:color w:val="FF00FF"/>
                  <w:lang w:val="en-GB"/>
                </w:rPr>
                <w:t>440.64</w:t>
              </w:r>
            </w:ins>
          </w:p>
          <w:p w14:paraId="7560F449" w14:textId="77777777" w:rsidR="004945ED" w:rsidRPr="00292DEB" w:rsidRDefault="004945ED" w:rsidP="004945ED">
            <w:pPr>
              <w:rPr>
                <w:rFonts w:cs="Arial"/>
                <w:i/>
                <w:iCs/>
                <w:lang w:val="en-GB"/>
              </w:rPr>
            </w:pPr>
            <w:r w:rsidRPr="00292DEB">
              <w:rPr>
                <w:rFonts w:cs="Arial"/>
                <w:lang w:val="en-GB"/>
              </w:rPr>
              <w:t>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93" w:author="Author">
              <w:r w:rsidRPr="00292DEB">
                <w:rPr>
                  <w:rFonts w:cs="Arial"/>
                  <w:color w:val="FF00FF"/>
                  <w:lang w:val="en-GB"/>
                </w:rPr>
                <w:delText>582.50</w:delText>
              </w:r>
            </w:del>
            <w:ins w:id="94" w:author="Author">
              <w:r w:rsidRPr="00292DEB">
                <w:rPr>
                  <w:rFonts w:cs="Arial"/>
                  <w:color w:val="FF00FF"/>
                  <w:lang w:val="en-GB"/>
                </w:rPr>
                <w:t>597.06</w:t>
              </w:r>
            </w:ins>
          </w:p>
          <w:p w14:paraId="23887CD2" w14:textId="77777777" w:rsidR="004945ED" w:rsidRPr="00292DEB" w:rsidRDefault="004945ED" w:rsidP="004945ED">
            <w:pPr>
              <w:rPr>
                <w:rFonts w:cs="Arial"/>
                <w:i/>
                <w:color w:val="FF00FF"/>
                <w:lang w:val="en-GB"/>
              </w:rPr>
            </w:pPr>
          </w:p>
          <w:p w14:paraId="46295822" w14:textId="77777777" w:rsidR="004945ED" w:rsidRPr="00292DEB" w:rsidRDefault="004945ED" w:rsidP="004945ED">
            <w:pPr>
              <w:rPr>
                <w:rFonts w:cs="Arial"/>
                <w:i/>
                <w:iCs/>
                <w:lang w:val="en-GB"/>
              </w:rPr>
            </w:pPr>
            <w:r w:rsidRPr="00292DEB">
              <w:rPr>
                <w:rFonts w:cs="Arial"/>
                <w:lang w:val="en-GB"/>
              </w:rPr>
              <w:t xml:space="preserve">Special category for those with less than </w:t>
            </w:r>
            <w:r w:rsidRPr="00292DEB">
              <w:rPr>
                <w:rFonts w:cs="Arial"/>
                <w:color w:val="C00000"/>
                <w:lang w:val="en-GB"/>
              </w:rPr>
              <w:t>5</w:t>
            </w:r>
            <w:r w:rsidRPr="00292DEB">
              <w:rPr>
                <w:rFonts w:cs="Arial"/>
                <w:lang w:val="en-GB"/>
              </w:rPr>
              <w:t xml:space="preserve"> years of insurance: </w:t>
            </w:r>
            <w:r w:rsidRPr="00292DEB">
              <w:rPr>
                <w:rFonts w:cs="Arial"/>
                <w:color w:val="FF00FF"/>
                <w:lang w:val="en-GB"/>
              </w:rPr>
              <w:t>€</w:t>
            </w:r>
            <w:del w:id="95" w:author="Author">
              <w:r w:rsidRPr="00292DEB">
                <w:rPr>
                  <w:rFonts w:cs="Arial"/>
                  <w:color w:val="FF00FF"/>
                  <w:lang w:val="en-GB"/>
                </w:rPr>
                <w:delText>108.35</w:delText>
              </w:r>
            </w:del>
            <w:ins w:id="96" w:author="Author">
              <w:r w:rsidRPr="00292DEB">
                <w:rPr>
                  <w:rFonts w:cs="Arial"/>
                  <w:color w:val="FF00FF"/>
                  <w:lang w:val="en-GB"/>
                </w:rPr>
                <w:t>111.06</w:t>
              </w:r>
            </w:ins>
          </w:p>
          <w:p w14:paraId="3B26F402" w14:textId="77777777" w:rsidR="004945ED" w:rsidRPr="00292DEB" w:rsidRDefault="004945ED" w:rsidP="004945ED">
            <w:pPr>
              <w:rPr>
                <w:rFonts w:cs="Arial"/>
                <w:i/>
                <w:iCs/>
                <w:lang w:val="en-GB"/>
              </w:rPr>
            </w:pPr>
            <w:r w:rsidRPr="00292DEB">
              <w:rPr>
                <w:rFonts w:cs="Arial"/>
                <w:iCs/>
                <w:lang w:val="en-GB"/>
              </w:rPr>
              <w:t xml:space="preserve">Farmers pay a fixed amount each month, chosen among </w:t>
            </w:r>
            <w:r w:rsidRPr="00292DEB">
              <w:rPr>
                <w:rFonts w:cs="Arial"/>
                <w:iCs/>
                <w:color w:val="C00000"/>
                <w:lang w:val="en-GB"/>
              </w:rPr>
              <w:t>6</w:t>
            </w:r>
            <w:r w:rsidRPr="00292DEB">
              <w:rPr>
                <w:rFonts w:cs="Arial"/>
                <w:iCs/>
                <w:lang w:val="en-GB"/>
              </w:rPr>
              <w:t xml:space="preserve"> insurance categories. </w:t>
            </w:r>
          </w:p>
          <w:p w14:paraId="606BBA87" w14:textId="77777777" w:rsidR="004945ED" w:rsidRPr="00292DEB" w:rsidRDefault="004945ED" w:rsidP="004945ED">
            <w:pPr>
              <w:rPr>
                <w:rFonts w:cs="Arial"/>
                <w:i/>
                <w:iCs/>
                <w:lang w:val="en-GB"/>
              </w:rPr>
            </w:pPr>
            <w:r w:rsidRPr="00292DEB">
              <w:rPr>
                <w:rFonts w:cs="Arial"/>
                <w:iCs/>
                <w:lang w:val="en-GB"/>
              </w:rPr>
              <w:t xml:space="preserve">Insurance Category  </w:t>
            </w:r>
            <w:ins w:id="97" w:author="Author">
              <w:r w:rsidRPr="00292DEB">
                <w:rPr>
                  <w:rFonts w:cs="Arial"/>
                  <w:iCs/>
                  <w:lang w:val="en-GB"/>
                </w:rPr>
                <w:t xml:space="preserve"> </w:t>
              </w:r>
            </w:ins>
            <w:r w:rsidRPr="00292DEB">
              <w:rPr>
                <w:rFonts w:cs="Arial"/>
                <w:iCs/>
                <w:lang w:val="en-GB"/>
              </w:rPr>
              <w:t>Monthly Contribution</w:t>
            </w:r>
          </w:p>
          <w:p w14:paraId="1FDFCA07" w14:textId="77777777" w:rsidR="004945ED" w:rsidRPr="00292DEB" w:rsidRDefault="004945ED" w:rsidP="004945ED">
            <w:pPr>
              <w:rPr>
                <w:rFonts w:cs="Arial"/>
                <w:i/>
                <w:iCs/>
                <w:color w:val="FF00FF"/>
                <w:lang w:val="en-GB"/>
              </w:rPr>
            </w:pPr>
            <w:r w:rsidRPr="00292DEB">
              <w:rPr>
                <w:rFonts w:cs="Arial"/>
                <w:lang w:val="en-GB"/>
              </w:rPr>
              <w:t>1</w:t>
            </w:r>
            <w:r w:rsidRPr="00292DEB">
              <w:rPr>
                <w:rFonts w:cs="Arial"/>
                <w:vertAlign w:val="superscript"/>
                <w:lang w:val="en-GB"/>
              </w:rPr>
              <w:t>st</w:t>
            </w:r>
            <w:r w:rsidRPr="00292DEB">
              <w:rPr>
                <w:rFonts w:cs="Arial"/>
                <w:lang w:val="en-GB"/>
              </w:rPr>
              <w:t xml:space="preserve">  </w:t>
            </w:r>
            <w:r w:rsidRPr="00292DEB">
              <w:rPr>
                <w:rFonts w:cs="Arial"/>
                <w:color w:val="FF00FF"/>
                <w:lang w:val="en-GB"/>
              </w:rPr>
              <w:t xml:space="preserve">                          </w:t>
            </w:r>
            <w:del w:id="98" w:author="Author">
              <w:r w:rsidRPr="00292DEB">
                <w:rPr>
                  <w:rFonts w:cs="Arial"/>
                  <w:color w:val="FF00FF"/>
                  <w:lang w:val="en-GB"/>
                </w:rPr>
                <w:delText>€106.02</w:delText>
              </w:r>
            </w:del>
            <w:ins w:id="99" w:author="Author">
              <w:r w:rsidRPr="00292DEB">
                <w:rPr>
                  <w:rFonts w:cs="Arial"/>
                  <w:color w:val="FF00FF"/>
                  <w:lang w:val="en-GB"/>
                </w:rPr>
                <w:t xml:space="preserve">  €108.67</w:t>
              </w:r>
            </w:ins>
          </w:p>
          <w:p w14:paraId="6756211E" w14:textId="77777777" w:rsidR="004945ED" w:rsidRPr="00292DEB" w:rsidRDefault="004945ED" w:rsidP="004945ED">
            <w:pPr>
              <w:rPr>
                <w:rFonts w:cs="Arial"/>
                <w:i/>
                <w:iCs/>
                <w:color w:val="FF00FF"/>
                <w:lang w:val="en-GB"/>
              </w:rPr>
            </w:pPr>
            <w:r w:rsidRPr="00292DEB">
              <w:rPr>
                <w:rFonts w:cs="Arial"/>
                <w:lang w:val="en-GB"/>
              </w:rPr>
              <w:t>2</w:t>
            </w:r>
            <w:r w:rsidRPr="00292DEB">
              <w:rPr>
                <w:rFonts w:cs="Arial"/>
                <w:vertAlign w:val="superscript"/>
                <w:lang w:val="en-GB"/>
              </w:rPr>
              <w:t>nd</w:t>
            </w:r>
            <w:r w:rsidRPr="00292DEB">
              <w:rPr>
                <w:rFonts w:cs="Arial"/>
                <w:lang w:val="en-GB"/>
              </w:rPr>
              <w:t xml:space="preserve">  </w:t>
            </w:r>
            <w:r w:rsidRPr="00292DEB">
              <w:rPr>
                <w:rFonts w:cs="Arial"/>
                <w:color w:val="FF00FF"/>
                <w:lang w:val="en-GB"/>
              </w:rPr>
              <w:t xml:space="preserve">                         </w:t>
            </w:r>
            <w:del w:id="100" w:author="Author">
              <w:r w:rsidRPr="00292DEB">
                <w:rPr>
                  <w:rFonts w:cs="Arial"/>
                  <w:color w:val="FF00FF"/>
                  <w:lang w:val="en-GB"/>
                </w:rPr>
                <w:delText>€128.15</w:delText>
              </w:r>
            </w:del>
            <w:ins w:id="101" w:author="Author">
              <w:r w:rsidRPr="00292DEB">
                <w:rPr>
                  <w:rFonts w:cs="Arial"/>
                  <w:color w:val="FF00FF"/>
                  <w:lang w:val="en-GB"/>
                </w:rPr>
                <w:t xml:space="preserve">  €131.35</w:t>
              </w:r>
            </w:ins>
          </w:p>
          <w:p w14:paraId="6E416D0A" w14:textId="77777777" w:rsidR="004945ED" w:rsidRPr="00292DEB" w:rsidRDefault="004945ED" w:rsidP="004945ED">
            <w:pPr>
              <w:rPr>
                <w:rFonts w:cs="Arial"/>
                <w:i/>
                <w:iCs/>
                <w:color w:val="FF00FF"/>
                <w:lang w:val="en-GB"/>
              </w:rPr>
            </w:pPr>
            <w:r w:rsidRPr="00292DEB">
              <w:rPr>
                <w:rFonts w:cs="Arial"/>
                <w:lang w:val="en-GB"/>
              </w:rPr>
              <w:t>3</w:t>
            </w:r>
            <w:r w:rsidRPr="00292DEB">
              <w:rPr>
                <w:rFonts w:cs="Arial"/>
                <w:vertAlign w:val="superscript"/>
                <w:lang w:val="en-GB"/>
              </w:rPr>
              <w:t>rd</w:t>
            </w:r>
            <w:r w:rsidRPr="00292DEB">
              <w:rPr>
                <w:rFonts w:cs="Arial"/>
                <w:lang w:val="en-GB"/>
              </w:rPr>
              <w:t xml:space="preserve">  </w:t>
            </w:r>
            <w:r w:rsidRPr="00292DEB">
              <w:rPr>
                <w:rFonts w:cs="Arial"/>
                <w:color w:val="FF00FF"/>
                <w:lang w:val="en-GB"/>
              </w:rPr>
              <w:t xml:space="preserve">                          </w:t>
            </w:r>
            <w:del w:id="102" w:author="Author">
              <w:r w:rsidRPr="00292DEB">
                <w:rPr>
                  <w:rFonts w:cs="Arial"/>
                  <w:color w:val="FF00FF"/>
                  <w:lang w:val="en-GB"/>
                </w:rPr>
                <w:delText>€161.94</w:delText>
              </w:r>
            </w:del>
            <w:ins w:id="103" w:author="Author">
              <w:r w:rsidRPr="00292DEB">
                <w:rPr>
                  <w:rFonts w:cs="Arial"/>
                  <w:color w:val="FF00FF"/>
                  <w:lang w:val="en-GB"/>
                </w:rPr>
                <w:t xml:space="preserve">  €165.99</w:t>
              </w:r>
            </w:ins>
          </w:p>
          <w:p w14:paraId="5F00FD1C" w14:textId="77777777" w:rsidR="004945ED" w:rsidRPr="00292DEB" w:rsidRDefault="004945ED" w:rsidP="004945ED">
            <w:pPr>
              <w:rPr>
                <w:rFonts w:cs="Arial"/>
                <w:i/>
                <w:iCs/>
                <w:color w:val="FF00FF"/>
                <w:lang w:val="en-GB"/>
              </w:rPr>
            </w:pPr>
            <w:r w:rsidRPr="00292DEB">
              <w:rPr>
                <w:rFonts w:cs="Arial"/>
                <w:lang w:val="en-GB"/>
              </w:rPr>
              <w:t>4</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104" w:author="Author">
              <w:r w:rsidRPr="00292DEB">
                <w:rPr>
                  <w:rFonts w:cs="Arial"/>
                  <w:color w:val="FF00FF"/>
                  <w:lang w:val="en-GB"/>
                </w:rPr>
                <w:delText>€203.88</w:delText>
              </w:r>
            </w:del>
            <w:ins w:id="105" w:author="Author">
              <w:r w:rsidRPr="00292DEB">
                <w:rPr>
                  <w:rFonts w:cs="Arial"/>
                  <w:color w:val="FF00FF"/>
                  <w:lang w:val="en-GB"/>
                </w:rPr>
                <w:t xml:space="preserve">  €208.98</w:t>
              </w:r>
            </w:ins>
          </w:p>
          <w:p w14:paraId="43FB0B57" w14:textId="77777777" w:rsidR="004945ED" w:rsidRPr="00292DEB" w:rsidRDefault="004945ED" w:rsidP="004945ED">
            <w:pPr>
              <w:rPr>
                <w:rFonts w:cs="Arial"/>
                <w:i/>
                <w:iCs/>
                <w:color w:val="FF00FF"/>
                <w:lang w:val="en-GB"/>
              </w:rPr>
            </w:pPr>
            <w:r w:rsidRPr="00292DEB">
              <w:rPr>
                <w:rFonts w:cs="Arial"/>
                <w:lang w:val="en-GB"/>
              </w:rPr>
              <w:t>5</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106" w:author="Author">
              <w:r w:rsidRPr="00292DEB">
                <w:rPr>
                  <w:rFonts w:cs="Arial"/>
                  <w:color w:val="FF00FF"/>
                  <w:lang w:val="en-GB"/>
                </w:rPr>
                <w:delText>€253.98</w:delText>
              </w:r>
            </w:del>
            <w:ins w:id="107" w:author="Author">
              <w:r w:rsidRPr="00292DEB">
                <w:rPr>
                  <w:rFonts w:cs="Arial"/>
                  <w:color w:val="FF00FF"/>
                  <w:lang w:val="en-GB"/>
                </w:rPr>
                <w:t xml:space="preserve">  €260.33</w:t>
              </w:r>
            </w:ins>
          </w:p>
          <w:p w14:paraId="10EEDF3A" w14:textId="77777777" w:rsidR="004945ED" w:rsidRPr="00292DEB" w:rsidRDefault="004945ED" w:rsidP="004945ED">
            <w:pPr>
              <w:rPr>
                <w:rFonts w:cs="Arial"/>
                <w:i/>
                <w:iCs/>
                <w:color w:val="FF00FF"/>
                <w:lang w:val="en-GB"/>
              </w:rPr>
            </w:pPr>
            <w:r w:rsidRPr="00292DEB">
              <w:rPr>
                <w:rFonts w:cs="Arial"/>
                <w:lang w:val="en-GB"/>
              </w:rPr>
              <w:t>6</w:t>
            </w:r>
            <w:r w:rsidRPr="00292DEB">
              <w:rPr>
                <w:rFonts w:cs="Arial"/>
                <w:vertAlign w:val="superscript"/>
                <w:lang w:val="en-GB"/>
              </w:rPr>
              <w:t>th</w:t>
            </w:r>
            <w:r w:rsidRPr="00292DEB">
              <w:rPr>
                <w:rFonts w:cs="Arial"/>
                <w:lang w:val="en-GB"/>
              </w:rPr>
              <w:t xml:space="preserve">     </w:t>
            </w:r>
            <w:r w:rsidRPr="00292DEB">
              <w:rPr>
                <w:rFonts w:cs="Arial"/>
                <w:color w:val="FF00FF"/>
                <w:lang w:val="en-GB"/>
              </w:rPr>
              <w:t xml:space="preserve">                       </w:t>
            </w:r>
            <w:del w:id="108" w:author="Author">
              <w:r w:rsidRPr="00292DEB">
                <w:rPr>
                  <w:rFonts w:cs="Arial"/>
                  <w:color w:val="FF00FF"/>
                  <w:lang w:val="en-GB"/>
                </w:rPr>
                <w:delText>€343.69</w:delText>
              </w:r>
            </w:del>
            <w:ins w:id="109" w:author="Author">
              <w:r w:rsidRPr="00292DEB">
                <w:rPr>
                  <w:rFonts w:cs="Arial"/>
                  <w:color w:val="FF00FF"/>
                  <w:lang w:val="en-GB"/>
                </w:rPr>
                <w:t xml:space="preserve">  €352.28</w:t>
              </w:r>
            </w:ins>
          </w:p>
          <w:p w14:paraId="36F666A6" w14:textId="77777777" w:rsidR="004945ED" w:rsidRPr="00292DEB" w:rsidRDefault="004945ED" w:rsidP="004945ED">
            <w:pPr>
              <w:rPr>
                <w:rFonts w:cs="Arial"/>
                <w:i/>
                <w:lang w:val="en-GB"/>
              </w:rPr>
            </w:pPr>
            <w:r w:rsidRPr="00292DEB">
              <w:rPr>
                <w:rFonts w:cs="Arial"/>
                <w:lang w:val="en-GB"/>
              </w:rPr>
              <w:t>If they do not choose an insurance category, they pay the amount of the 1</w:t>
            </w:r>
            <w:r w:rsidRPr="00292DEB">
              <w:rPr>
                <w:rFonts w:cs="Arial"/>
                <w:vertAlign w:val="superscript"/>
                <w:lang w:val="en-GB"/>
              </w:rPr>
              <w:t>st</w:t>
            </w:r>
            <w:r w:rsidRPr="00292DEB">
              <w:rPr>
                <w:rFonts w:cs="Arial"/>
                <w:lang w:val="en-GB"/>
              </w:rPr>
              <w:t xml:space="preserve"> insurance category.</w:t>
            </w:r>
          </w:p>
          <w:p w14:paraId="769F97F7" w14:textId="25CCB916"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sz w:val="15"/>
                <w:szCs w:val="15"/>
                <w:lang w:val="en-GB"/>
              </w:rPr>
              <w:t xml:space="preserve">The pensioners who work as self-employed receive their pension integral and pay a new social contribution of </w:t>
            </w:r>
            <w:r w:rsidRPr="00292DEB">
              <w:rPr>
                <w:color w:val="C00000"/>
                <w:sz w:val="15"/>
                <w:szCs w:val="15"/>
                <w:lang w:val="en-GB"/>
              </w:rPr>
              <w:t xml:space="preserve">50% </w:t>
            </w:r>
            <w:r w:rsidRPr="00292DEB">
              <w:rPr>
                <w:sz w:val="15"/>
                <w:szCs w:val="15"/>
                <w:lang w:val="en-GB"/>
              </w:rPr>
              <w:t xml:space="preserve">of their chosen main insurance category. If they have an auxiliary pension, those who work pay a social contribution of </w:t>
            </w:r>
            <w:r w:rsidRPr="00292DEB">
              <w:rPr>
                <w:color w:val="C00000"/>
                <w:sz w:val="15"/>
                <w:szCs w:val="15"/>
                <w:lang w:val="en-GB"/>
              </w:rPr>
              <w:t>40%</w:t>
            </w:r>
            <w:r w:rsidRPr="00292DEB">
              <w:rPr>
                <w:sz w:val="15"/>
                <w:szCs w:val="15"/>
                <w:lang w:val="en-GB"/>
              </w:rPr>
              <w:t xml:space="preserve"> of their chosen main insurance category and </w:t>
            </w:r>
            <w:r w:rsidRPr="00292DEB">
              <w:rPr>
                <w:color w:val="C00000"/>
                <w:sz w:val="15"/>
                <w:szCs w:val="15"/>
                <w:lang w:val="en-GB"/>
              </w:rPr>
              <w:t>40%</w:t>
            </w:r>
            <w:r w:rsidRPr="00292DEB">
              <w:rPr>
                <w:sz w:val="15"/>
                <w:szCs w:val="15"/>
                <w:lang w:val="en-GB"/>
              </w:rPr>
              <w:t xml:space="preserve"> of their chosen auxiliary insurance category.</w:t>
            </w:r>
          </w:p>
        </w:tc>
        <w:tc>
          <w:tcPr>
            <w:tcW w:w="167" w:type="pct"/>
          </w:tcPr>
          <w:p w14:paraId="6395D604" w14:textId="482CC030"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064037E4" w14:textId="77D5C0DC" w:rsidR="004945ED" w:rsidRPr="00292DEB" w:rsidRDefault="004945ED" w:rsidP="004945ED">
            <w:pPr>
              <w:spacing w:line="276" w:lineRule="auto"/>
              <w:rPr>
                <w:rFonts w:cs="Arial"/>
                <w:color w:val="0000FF"/>
                <w:lang w:val="fr-FR"/>
              </w:rPr>
            </w:pPr>
            <w:r w:rsidRPr="00292DEB">
              <w:rPr>
                <w:rFonts w:cs="Arial"/>
                <w:color w:val="0000FF"/>
                <w:lang w:val="fr-FR"/>
              </w:rPr>
              <w:t>26</w:t>
            </w:r>
          </w:p>
        </w:tc>
        <w:tc>
          <w:tcPr>
            <w:tcW w:w="402" w:type="pct"/>
          </w:tcPr>
          <w:p w14:paraId="68ACD089" w14:textId="5E54A671"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C6800DA" w14:textId="77777777" w:rsidTr="005D0FED">
        <w:tc>
          <w:tcPr>
            <w:tcW w:w="193" w:type="pct"/>
          </w:tcPr>
          <w:p w14:paraId="17775C5C" w14:textId="77777777" w:rsidR="004945ED" w:rsidRPr="00292DEB" w:rsidRDefault="004945ED" w:rsidP="004945ED">
            <w:pPr>
              <w:spacing w:line="276" w:lineRule="auto"/>
              <w:jc w:val="left"/>
              <w:rPr>
                <w:rFonts w:cs="Arial"/>
                <w:lang w:val="es-ES"/>
              </w:rPr>
            </w:pPr>
            <w:r w:rsidRPr="00292DEB">
              <w:rPr>
                <w:rFonts w:cs="Arial"/>
                <w:lang w:val="es-ES"/>
              </w:rPr>
              <w:t>EL</w:t>
            </w:r>
          </w:p>
          <w:p w14:paraId="591EFB1B" w14:textId="77777777" w:rsidR="004945ED" w:rsidRPr="00292DEB" w:rsidRDefault="004945ED" w:rsidP="004945ED">
            <w:pPr>
              <w:spacing w:line="276" w:lineRule="auto"/>
              <w:jc w:val="left"/>
              <w:rPr>
                <w:rFonts w:cs="Arial"/>
                <w:lang w:val="es-ES"/>
              </w:rPr>
            </w:pPr>
            <w:r w:rsidRPr="00292DEB">
              <w:rPr>
                <w:rFonts w:cs="Arial"/>
                <w:lang w:val="es-ES"/>
              </w:rPr>
              <w:t>EL</w:t>
            </w:r>
          </w:p>
          <w:p w14:paraId="149411CE" w14:textId="77777777" w:rsidR="004945ED" w:rsidRPr="00292DEB" w:rsidRDefault="004945ED" w:rsidP="004945ED">
            <w:pPr>
              <w:spacing w:line="276" w:lineRule="auto"/>
              <w:jc w:val="left"/>
              <w:rPr>
                <w:rFonts w:cs="Arial"/>
                <w:lang w:val="es-ES"/>
              </w:rPr>
            </w:pPr>
            <w:r w:rsidRPr="00292DEB">
              <w:rPr>
                <w:rFonts w:cs="Arial"/>
                <w:lang w:val="es-ES"/>
              </w:rPr>
              <w:t>EL</w:t>
            </w:r>
          </w:p>
          <w:p w14:paraId="0F7BBAE5" w14:textId="77777777" w:rsidR="004945ED" w:rsidRPr="00292DEB" w:rsidRDefault="004945ED" w:rsidP="004945ED">
            <w:pPr>
              <w:spacing w:line="276" w:lineRule="auto"/>
              <w:jc w:val="left"/>
              <w:rPr>
                <w:rFonts w:cs="Arial"/>
                <w:lang w:val="es-ES"/>
              </w:rPr>
            </w:pPr>
            <w:r w:rsidRPr="00292DEB">
              <w:rPr>
                <w:rFonts w:cs="Arial"/>
                <w:lang w:val="es-ES"/>
              </w:rPr>
              <w:t>EL</w:t>
            </w:r>
          </w:p>
          <w:p w14:paraId="18BD995E" w14:textId="77777777" w:rsidR="004945ED" w:rsidRPr="00292DEB" w:rsidRDefault="004945ED" w:rsidP="004945ED">
            <w:pPr>
              <w:spacing w:line="276" w:lineRule="auto"/>
              <w:jc w:val="left"/>
              <w:rPr>
                <w:rFonts w:cs="Arial"/>
                <w:lang w:val="es-ES"/>
              </w:rPr>
            </w:pPr>
            <w:r w:rsidRPr="00292DEB">
              <w:rPr>
                <w:rFonts w:cs="Arial"/>
                <w:lang w:val="es-ES"/>
              </w:rPr>
              <w:t>EL</w:t>
            </w:r>
          </w:p>
          <w:p w14:paraId="3CB16B23" w14:textId="77777777" w:rsidR="004945ED" w:rsidRPr="00292DEB" w:rsidRDefault="004945ED" w:rsidP="004945ED">
            <w:pPr>
              <w:spacing w:line="276" w:lineRule="auto"/>
              <w:jc w:val="left"/>
              <w:rPr>
                <w:rFonts w:cs="Arial"/>
                <w:lang w:val="es-ES"/>
              </w:rPr>
            </w:pPr>
            <w:r w:rsidRPr="00292DEB">
              <w:rPr>
                <w:rFonts w:cs="Arial"/>
                <w:lang w:val="es-ES"/>
              </w:rPr>
              <w:t>EL</w:t>
            </w:r>
          </w:p>
          <w:p w14:paraId="07F12E7C" w14:textId="7D67FC32" w:rsidR="004945ED" w:rsidRPr="00292DEB" w:rsidRDefault="004945ED" w:rsidP="004945ED">
            <w:pPr>
              <w:spacing w:line="276" w:lineRule="auto"/>
              <w:jc w:val="left"/>
              <w:rPr>
                <w:rFonts w:cs="Arial"/>
                <w:b/>
              </w:rPr>
            </w:pPr>
            <w:r w:rsidRPr="00292DEB">
              <w:rPr>
                <w:rFonts w:cs="Arial"/>
                <w:lang w:val="en-GB"/>
              </w:rPr>
              <w:t>EL</w:t>
            </w:r>
          </w:p>
        </w:tc>
        <w:tc>
          <w:tcPr>
            <w:tcW w:w="1371" w:type="pct"/>
          </w:tcPr>
          <w:p w14:paraId="3962ED24" w14:textId="77777777" w:rsidR="004945ED" w:rsidRPr="00292DEB" w:rsidRDefault="004945ED" w:rsidP="004945ED">
            <w:pPr>
              <w:spacing w:line="276" w:lineRule="auto"/>
              <w:rPr>
                <w:rFonts w:cs="Arial"/>
              </w:rPr>
            </w:pPr>
            <w:r w:rsidRPr="00292DEB">
              <w:rPr>
                <w:rFonts w:cs="Arial"/>
              </w:rPr>
              <w:t>Wie das allgemeine Prinzip.</w:t>
            </w:r>
          </w:p>
          <w:p w14:paraId="23305AEB" w14:textId="77777777" w:rsidR="004945ED" w:rsidRPr="00292DEB" w:rsidRDefault="004945ED" w:rsidP="004945ED">
            <w:pPr>
              <w:spacing w:line="276" w:lineRule="auto"/>
              <w:rPr>
                <w:rFonts w:cs="Arial"/>
              </w:rPr>
            </w:pPr>
            <w:r w:rsidRPr="00292DEB">
              <w:rPr>
                <w:rFonts w:cs="Arial"/>
              </w:rPr>
              <w:t>Gemischtes System.</w:t>
            </w:r>
          </w:p>
          <w:p w14:paraId="111C9EE0" w14:textId="77777777" w:rsidR="004945ED" w:rsidRPr="00292DEB" w:rsidRDefault="004945ED" w:rsidP="004945ED">
            <w:pPr>
              <w:spacing w:line="276" w:lineRule="auto"/>
              <w:rPr>
                <w:rFonts w:cs="Arial"/>
                <w:iCs/>
              </w:rPr>
            </w:pPr>
            <w:r w:rsidRPr="00292DEB">
              <w:rPr>
                <w:rFonts w:cs="Arial"/>
              </w:rPr>
              <w:t>Obligatorisches Sozialversicherungssystem, finanziert durch die Beiträge zur</w:t>
            </w:r>
            <w:r w:rsidRPr="00292DEB">
              <w:rPr>
                <w:rFonts w:cs="Arial"/>
                <w:color w:val="800000"/>
              </w:rPr>
              <w:t xml:space="preserve"> </w:t>
            </w:r>
            <w:r w:rsidRPr="00292DEB">
              <w:rPr>
                <w:rFonts w:eastAsia="Arial" w:cs="Arial"/>
                <w:color w:val="008000"/>
              </w:rPr>
              <w:t xml:space="preserve">Zusatzrente </w:t>
            </w:r>
            <w:r w:rsidRPr="00292DEB">
              <w:rPr>
                <w:rFonts w:eastAsia="Arial" w:cs="Arial"/>
              </w:rPr>
              <w:t>(</w:t>
            </w:r>
            <w:r w:rsidRPr="00292DEB">
              <w:rPr>
                <w:rFonts w:eastAsia="Arial" w:cs="Arial"/>
                <w:i/>
                <w:color w:val="008080"/>
              </w:rPr>
              <w:t>ΑΝΤΑΠΟΔΟΤΙΚΗ ΣΥΝΤΑΞΗ</w:t>
            </w:r>
            <w:r w:rsidRPr="00292DEB">
              <w:rPr>
                <w:rFonts w:eastAsia="Arial" w:cs="Arial"/>
              </w:rPr>
              <w:t xml:space="preserve">). Die </w:t>
            </w:r>
            <w:r w:rsidRPr="00292DEB">
              <w:rPr>
                <w:rFonts w:cs="Arial"/>
                <w:color w:val="008000"/>
                <w:lang w:eastAsia="de-DE"/>
              </w:rPr>
              <w:t>staatliche Rente</w:t>
            </w:r>
            <w:r w:rsidRPr="00292DEB">
              <w:rPr>
                <w:rFonts w:cs="Arial"/>
              </w:rPr>
              <w:t xml:space="preserve"> </w:t>
            </w:r>
            <w:r w:rsidRPr="00292DEB">
              <w:rPr>
                <w:rFonts w:cs="Arial"/>
                <w:i/>
              </w:rPr>
              <w:t>(</w:t>
            </w:r>
            <w:r w:rsidRPr="00292DEB">
              <w:rPr>
                <w:rFonts w:cs="Arial"/>
                <w:i/>
                <w:color w:val="008080"/>
              </w:rPr>
              <w:t>ΕΘΝΙΚΗ ΣΥΝΤΑΞΗ</w:t>
            </w:r>
            <w:r w:rsidRPr="00292DEB">
              <w:rPr>
                <w:rFonts w:cs="Arial"/>
                <w:i/>
              </w:rPr>
              <w:t xml:space="preserve">) </w:t>
            </w:r>
            <w:r w:rsidRPr="00292DEB">
              <w:rPr>
                <w:rFonts w:cs="Arial"/>
                <w:iCs/>
              </w:rPr>
              <w:t>wird nicht durch Beiträge finanziert, sondern direkt aus dem Staatshaushalt (Steuern).</w:t>
            </w:r>
          </w:p>
          <w:p w14:paraId="12079F04" w14:textId="77777777" w:rsidR="004945ED" w:rsidRPr="00292DEB" w:rsidRDefault="004945ED" w:rsidP="004945ED">
            <w:pPr>
              <w:spacing w:line="276" w:lineRule="auto"/>
              <w:rPr>
                <w:rFonts w:cs="Arial"/>
                <w:iCs/>
              </w:rPr>
            </w:pPr>
            <w:r w:rsidRPr="00292DEB">
              <w:rPr>
                <w:rFonts w:cs="Arial"/>
                <w:iCs/>
              </w:rPr>
              <w:t>Keine zweckgebundenen Steuern.</w:t>
            </w:r>
          </w:p>
          <w:p w14:paraId="496C134D" w14:textId="77777777" w:rsidR="004945ED" w:rsidRPr="00292DEB" w:rsidRDefault="004945ED" w:rsidP="004945ED">
            <w:pPr>
              <w:spacing w:line="276" w:lineRule="auto"/>
              <w:rPr>
                <w:rFonts w:cs="Arial"/>
                <w:iCs/>
              </w:rPr>
            </w:pPr>
          </w:p>
          <w:p w14:paraId="522D4950" w14:textId="77777777" w:rsidR="004945ED" w:rsidRPr="00292DEB" w:rsidRDefault="004945ED" w:rsidP="004945ED">
            <w:pPr>
              <w:spacing w:line="276" w:lineRule="auto"/>
              <w:rPr>
                <w:rFonts w:cs="Arial"/>
                <w:iCs/>
              </w:rPr>
            </w:pPr>
            <w:r w:rsidRPr="00292DEB">
              <w:rPr>
                <w:rFonts w:cs="Arial"/>
                <w:iCs/>
              </w:rPr>
              <w:t>Sozialbeitragssätze für Invalidität, Alter und Hinterbliebene:</w:t>
            </w:r>
          </w:p>
          <w:p w14:paraId="2E6261D2" w14:textId="77777777" w:rsidR="004945ED" w:rsidRPr="00292DEB" w:rsidRDefault="004945ED" w:rsidP="004945ED">
            <w:pPr>
              <w:pStyle w:val="ListParagraph"/>
              <w:suppressAutoHyphens/>
              <w:spacing w:after="0"/>
              <w:ind w:left="0"/>
              <w:jc w:val="both"/>
              <w:rPr>
                <w:rFonts w:ascii="Arial" w:hAnsi="Arial" w:cs="Arial"/>
                <w:sz w:val="15"/>
                <w:szCs w:val="15"/>
                <w:lang w:val="en-GB"/>
              </w:rPr>
            </w:pPr>
            <w:r w:rsidRPr="00292DEB">
              <w:rPr>
                <w:rFonts w:ascii="Arial" w:hAnsi="Arial" w:cs="Arial"/>
                <w:color w:val="C00000"/>
                <w:sz w:val="15"/>
                <w:szCs w:val="15"/>
                <w:lang w:val="en-GB"/>
              </w:rPr>
              <w:t>20,00</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insgesamt</w:t>
            </w:r>
            <w:proofErr w:type="spellEnd"/>
            <w:r w:rsidRPr="00292DEB">
              <w:rPr>
                <w:rFonts w:ascii="Arial" w:hAnsi="Arial" w:cs="Arial"/>
                <w:sz w:val="15"/>
                <w:szCs w:val="15"/>
                <w:lang w:val="en-GB"/>
              </w:rPr>
              <w:t xml:space="preserve">, </w:t>
            </w:r>
            <w:proofErr w:type="spellStart"/>
            <w:r w:rsidRPr="00292DEB">
              <w:rPr>
                <w:rFonts w:ascii="Arial" w:hAnsi="Arial" w:cs="Arial"/>
                <w:sz w:val="15"/>
                <w:szCs w:val="15"/>
                <w:lang w:val="en-GB"/>
              </w:rPr>
              <w:t>davon</w:t>
            </w:r>
            <w:proofErr w:type="spellEnd"/>
          </w:p>
          <w:p w14:paraId="0F4F9460"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6,67</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Arbeitnehmer</w:t>
            </w:r>
            <w:proofErr w:type="spellEnd"/>
            <w:r w:rsidRPr="00292DEB">
              <w:rPr>
                <w:rFonts w:ascii="Arial" w:hAnsi="Arial" w:cs="Arial"/>
                <w:sz w:val="15"/>
                <w:szCs w:val="15"/>
                <w:lang w:val="en-GB"/>
              </w:rPr>
              <w:t>,</w:t>
            </w:r>
          </w:p>
          <w:p w14:paraId="7AFBED9B"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en-GB"/>
              </w:rPr>
            </w:pPr>
            <w:r w:rsidRPr="00292DEB">
              <w:rPr>
                <w:rFonts w:ascii="Arial" w:hAnsi="Arial" w:cs="Arial"/>
                <w:color w:val="C00000"/>
                <w:sz w:val="15"/>
                <w:szCs w:val="15"/>
                <w:lang w:val="en-GB"/>
              </w:rPr>
              <w:t>13,33</w:t>
            </w:r>
            <w:r w:rsidRPr="00292DEB">
              <w:rPr>
                <w:rFonts w:ascii="Arial" w:hAnsi="Arial" w:cs="Arial"/>
                <w:sz w:val="15"/>
                <w:szCs w:val="15"/>
                <w:lang w:val="en-GB"/>
              </w:rPr>
              <w:t xml:space="preserve">% </w:t>
            </w:r>
            <w:proofErr w:type="spellStart"/>
            <w:r w:rsidRPr="00292DEB">
              <w:rPr>
                <w:rFonts w:ascii="Arial" w:hAnsi="Arial" w:cs="Arial"/>
                <w:sz w:val="15"/>
                <w:szCs w:val="15"/>
                <w:lang w:val="en-GB"/>
              </w:rPr>
              <w:t>Arbeitgeber</w:t>
            </w:r>
            <w:proofErr w:type="spellEnd"/>
            <w:r w:rsidRPr="00292DEB">
              <w:rPr>
                <w:rFonts w:ascii="Arial" w:hAnsi="Arial" w:cs="Arial"/>
                <w:sz w:val="15"/>
                <w:szCs w:val="15"/>
                <w:lang w:val="en-GB"/>
              </w:rPr>
              <w:t>.</w:t>
            </w:r>
          </w:p>
          <w:p w14:paraId="2DD73F22" w14:textId="77777777" w:rsidR="004945ED" w:rsidRPr="00292DEB" w:rsidRDefault="004945ED" w:rsidP="004945ED">
            <w:pPr>
              <w:spacing w:line="276" w:lineRule="auto"/>
              <w:rPr>
                <w:rFonts w:cs="Arial"/>
              </w:rPr>
            </w:pPr>
          </w:p>
          <w:p w14:paraId="359DBD84" w14:textId="68225F44" w:rsidR="004945ED" w:rsidRPr="00292DEB" w:rsidRDefault="004945ED" w:rsidP="004945ED">
            <w:pPr>
              <w:spacing w:line="276" w:lineRule="auto"/>
              <w:rPr>
                <w:rFonts w:cs="Arial"/>
                <w:b/>
                <w:color w:val="0000FF"/>
              </w:rPr>
            </w:pPr>
            <w:r w:rsidRPr="00292DEB">
              <w:rPr>
                <w:rFonts w:cs="Arial"/>
              </w:rPr>
              <w:t xml:space="preserve">Selbstständige und unabhängige Fachleute (z.B. Rechtanwälte, Ingenieure, Ärzte) sowie Landwirte zahlen einen monatlichen Festbetrag, ausgewählt aus </w:t>
            </w:r>
            <w:r w:rsidRPr="00292DEB">
              <w:rPr>
                <w:rFonts w:cs="Arial"/>
                <w:color w:val="C00000"/>
              </w:rPr>
              <w:t>6</w:t>
            </w:r>
            <w:r w:rsidRPr="00292DEB">
              <w:rPr>
                <w:rFonts w:cs="Arial"/>
              </w:rPr>
              <w:t xml:space="preserve"> Versicherungskategorien. </w:t>
            </w:r>
          </w:p>
          <w:p w14:paraId="7F7C3356" w14:textId="77777777" w:rsidR="004945ED" w:rsidRPr="00292DEB" w:rsidRDefault="004945ED" w:rsidP="004945ED">
            <w:pPr>
              <w:spacing w:line="276" w:lineRule="auto"/>
              <w:rPr>
                <w:rFonts w:cs="Arial"/>
              </w:rPr>
            </w:pPr>
            <w:r w:rsidRPr="00292DEB">
              <w:rPr>
                <w:rFonts w:cs="Arial"/>
              </w:rPr>
              <w:t xml:space="preserve">Rentner, die als Arbeitnehmer tätig sind, zahlen einen neuen Beitrag von </w:t>
            </w:r>
            <w:r w:rsidRPr="00292DEB">
              <w:rPr>
                <w:rFonts w:cs="Arial"/>
                <w:color w:val="C00000"/>
              </w:rPr>
              <w:t>10%</w:t>
            </w:r>
            <w:r w:rsidRPr="00292DEB">
              <w:rPr>
                <w:rFonts w:cs="Arial"/>
              </w:rPr>
              <w:t xml:space="preserve"> auf ihr Gehalt. Diese </w:t>
            </w:r>
            <w:r w:rsidRPr="00292DEB">
              <w:rPr>
                <w:rFonts w:cs="Arial"/>
                <w:color w:val="C00000"/>
              </w:rPr>
              <w:t>10%</w:t>
            </w:r>
            <w:r w:rsidRPr="00292DEB">
              <w:rPr>
                <w:rFonts w:cs="Arial"/>
              </w:rPr>
              <w:t xml:space="preserve"> sind aufgeteilt in </w:t>
            </w:r>
            <w:r w:rsidRPr="00292DEB">
              <w:rPr>
                <w:rFonts w:cs="Arial"/>
                <w:color w:val="C00000"/>
              </w:rPr>
              <w:t xml:space="preserve">7,7% </w:t>
            </w:r>
            <w:r w:rsidRPr="00292DEB">
              <w:rPr>
                <w:rFonts w:cs="Arial"/>
              </w:rPr>
              <w:t xml:space="preserve">für die Hauptversicherung und </w:t>
            </w:r>
            <w:r w:rsidRPr="00292DEB">
              <w:rPr>
                <w:rFonts w:cs="Arial"/>
                <w:color w:val="C00000"/>
              </w:rPr>
              <w:t xml:space="preserve">2,3% </w:t>
            </w:r>
            <w:r w:rsidRPr="00292DEB">
              <w:rPr>
                <w:rFonts w:cs="Arial"/>
              </w:rPr>
              <w:t>für die Hilfsversicherung.</w:t>
            </w:r>
          </w:p>
          <w:p w14:paraId="5ACA67E5" w14:textId="77777777" w:rsidR="004945ED" w:rsidRPr="00292DEB" w:rsidRDefault="004945ED" w:rsidP="004945ED">
            <w:pPr>
              <w:spacing w:line="276" w:lineRule="auto"/>
              <w:rPr>
                <w:rFonts w:cs="Arial"/>
              </w:rPr>
            </w:pPr>
          </w:p>
          <w:p w14:paraId="38D21A97" w14:textId="2200AD8F" w:rsidR="004945ED" w:rsidRPr="00292DEB" w:rsidRDefault="004945ED" w:rsidP="004945ED">
            <w:pPr>
              <w:spacing w:line="276" w:lineRule="auto"/>
              <w:rPr>
                <w:rFonts w:cs="Arial"/>
              </w:rPr>
            </w:pPr>
            <w:r w:rsidRPr="00292DEB">
              <w:rPr>
                <w:rFonts w:cs="Arial"/>
              </w:rPr>
              <w:t xml:space="preserve">Das System wird auf Umlagebasis verwaltet. </w:t>
            </w:r>
          </w:p>
        </w:tc>
        <w:tc>
          <w:tcPr>
            <w:tcW w:w="1370" w:type="pct"/>
          </w:tcPr>
          <w:p w14:paraId="07FD1B29" w14:textId="77777777" w:rsidR="004945ED" w:rsidRPr="00292DEB" w:rsidRDefault="004945ED" w:rsidP="004945ED">
            <w:pPr>
              <w:spacing w:line="276" w:lineRule="auto"/>
              <w:rPr>
                <w:rFonts w:cs="Arial"/>
                <w:lang w:val="fr-BE"/>
              </w:rPr>
            </w:pPr>
            <w:r w:rsidRPr="00292DEB">
              <w:rPr>
                <w:rFonts w:cs="Arial"/>
                <w:lang w:val="fr-BE"/>
              </w:rPr>
              <w:t>Même principe que le principe général.</w:t>
            </w:r>
          </w:p>
          <w:p w14:paraId="1407A98C"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w:t>
            </w:r>
            <w:r w:rsidRPr="00292DEB">
              <w:rPr>
                <w:rFonts w:eastAsia="Arial" w:cs="Arial"/>
                <w:iCs/>
                <w:color w:val="008000"/>
                <w:lang w:val="fr-BE"/>
              </w:rPr>
              <w:t xml:space="preserve"> </w:t>
            </w:r>
          </w:p>
          <w:p w14:paraId="05001570" w14:textId="77777777" w:rsidR="004945ED" w:rsidRPr="00292DEB" w:rsidRDefault="004945ED" w:rsidP="004945ED">
            <w:pPr>
              <w:spacing w:line="276" w:lineRule="auto"/>
              <w:rPr>
                <w:rFonts w:eastAsia="Arial" w:cs="Arial"/>
                <w:lang w:val="fr-BE"/>
              </w:rPr>
            </w:pPr>
            <w:r w:rsidRPr="00292DEB">
              <w:rPr>
                <w:rFonts w:eastAsia="Arial" w:cs="Arial"/>
                <w:lang w:val="fr-BE"/>
              </w:rPr>
              <w:t xml:space="preserve">Régime d’assurance sociale obligatoire financé par des cotisations pour la </w:t>
            </w:r>
            <w:r w:rsidRPr="00292DEB">
              <w:rPr>
                <w:rFonts w:eastAsia="Arial" w:cs="Arial"/>
                <w:color w:val="008000"/>
                <w:lang w:val="fr-BE"/>
              </w:rPr>
              <w:t>pension contributive</w:t>
            </w:r>
            <w:r w:rsidRPr="00292DEB">
              <w:rPr>
                <w:rFonts w:eastAsia="Arial" w:cs="Arial"/>
                <w:lang w:val="fr-BE"/>
              </w:rPr>
              <w:t xml:space="preserve"> (</w:t>
            </w:r>
            <w:r w:rsidRPr="00292DEB">
              <w:rPr>
                <w:rFonts w:eastAsia="Arial" w:cs="Arial"/>
                <w:i/>
                <w:color w:val="008080"/>
                <w:lang w:val="fr-BE"/>
              </w:rPr>
              <w:t>ΑΝΤΑΠΟΔΟΤΙΚΗ ΣΥΝΤΑΞΗ</w:t>
            </w:r>
            <w:r w:rsidRPr="00292DEB">
              <w:rPr>
                <w:rFonts w:eastAsia="Arial" w:cs="Arial"/>
                <w:lang w:val="fr-BE"/>
              </w:rPr>
              <w:t xml:space="preserve">). La </w:t>
            </w:r>
            <w:r w:rsidRPr="00292DEB">
              <w:rPr>
                <w:rFonts w:eastAsia="Arial" w:cs="Arial"/>
                <w:color w:val="008000"/>
                <w:lang w:val="fr-BE"/>
              </w:rPr>
              <w:t>pension</w:t>
            </w:r>
            <w:r w:rsidRPr="00292DEB">
              <w:rPr>
                <w:rFonts w:eastAsia="Arial" w:cs="Arial"/>
                <w:lang w:val="fr-BE"/>
              </w:rPr>
              <w:t xml:space="preserve"> </w:t>
            </w:r>
            <w:r w:rsidRPr="00292DEB">
              <w:rPr>
                <w:rFonts w:eastAsia="Arial" w:cs="Arial"/>
                <w:color w:val="008000"/>
                <w:lang w:val="fr-BE"/>
              </w:rPr>
              <w:t xml:space="preserve">nationale </w:t>
            </w:r>
            <w:r w:rsidRPr="00292DEB">
              <w:rPr>
                <w:rFonts w:eastAsia="Arial" w:cs="Arial"/>
                <w:lang w:val="fr-BE"/>
              </w:rPr>
              <w:t>(</w:t>
            </w:r>
            <w:r w:rsidRPr="00292DEB">
              <w:rPr>
                <w:rFonts w:eastAsia="Arial" w:cs="Arial"/>
                <w:i/>
                <w:color w:val="008080"/>
                <w:lang w:val="fr-BE"/>
              </w:rPr>
              <w:t>ΕΘΝΙΚΗ ΣΥΝΤΑΞΗ</w:t>
            </w:r>
            <w:r w:rsidRPr="00292DEB">
              <w:rPr>
                <w:rFonts w:eastAsia="Arial" w:cs="Arial"/>
                <w:lang w:val="fr-BE"/>
              </w:rPr>
              <w:t>) n’est pas financée par des cotisations mais directement par le budget de l’État (impôts).</w:t>
            </w:r>
          </w:p>
          <w:p w14:paraId="6F43184A" w14:textId="77777777" w:rsidR="004945ED" w:rsidRPr="00292DEB" w:rsidRDefault="004945ED" w:rsidP="004945ED">
            <w:pPr>
              <w:spacing w:line="276" w:lineRule="auto"/>
              <w:rPr>
                <w:rFonts w:eastAsia="Arial" w:cs="Arial"/>
                <w:lang w:val="fr-BE"/>
              </w:rPr>
            </w:pPr>
            <w:r w:rsidRPr="00292DEB">
              <w:rPr>
                <w:rFonts w:eastAsia="Arial" w:cs="Arial"/>
                <w:lang w:val="fr-BE"/>
              </w:rPr>
              <w:t>Pas de taxes à affectation spéciale.</w:t>
            </w:r>
          </w:p>
          <w:p w14:paraId="7C07CE55" w14:textId="77777777" w:rsidR="004945ED" w:rsidRPr="00292DEB" w:rsidRDefault="004945ED" w:rsidP="004945ED">
            <w:pPr>
              <w:spacing w:line="276" w:lineRule="auto"/>
              <w:rPr>
                <w:rFonts w:eastAsia="Arial" w:cs="Arial"/>
                <w:lang w:val="fr-BE"/>
              </w:rPr>
            </w:pPr>
          </w:p>
          <w:p w14:paraId="52839208" w14:textId="77777777" w:rsidR="004945ED" w:rsidRPr="00292DEB" w:rsidRDefault="004945ED" w:rsidP="004945ED">
            <w:pPr>
              <w:spacing w:line="276" w:lineRule="auto"/>
              <w:rPr>
                <w:rFonts w:cs="Arial"/>
                <w:lang w:val="fr-BE"/>
              </w:rPr>
            </w:pPr>
            <w:r w:rsidRPr="00292DEB">
              <w:rPr>
                <w:rFonts w:eastAsia="Arial" w:cs="Arial"/>
                <w:lang w:val="fr-BE"/>
              </w:rPr>
              <w:t>Taux de cotisation sociale pour l’invalidité, la vieillesse et les survivants:</w:t>
            </w:r>
          </w:p>
          <w:p w14:paraId="1C862030" w14:textId="77777777" w:rsidR="004945ED" w:rsidRPr="00292DEB" w:rsidRDefault="004945ED" w:rsidP="004945ED">
            <w:pPr>
              <w:pStyle w:val="ListParagraph"/>
              <w:suppressAutoHyphens/>
              <w:spacing w:after="0"/>
              <w:ind w:left="0"/>
              <w:jc w:val="both"/>
              <w:rPr>
                <w:rFonts w:ascii="Arial" w:hAnsi="Arial" w:cs="Arial"/>
                <w:sz w:val="15"/>
                <w:szCs w:val="15"/>
                <w:lang w:val="fr-BE"/>
              </w:rPr>
            </w:pPr>
            <w:r w:rsidRPr="00292DEB">
              <w:rPr>
                <w:rFonts w:ascii="Arial" w:hAnsi="Arial" w:cs="Arial"/>
                <w:color w:val="C00000"/>
                <w:sz w:val="15"/>
                <w:szCs w:val="15"/>
                <w:lang w:val="fr-BE"/>
              </w:rPr>
              <w:t>20,00</w:t>
            </w:r>
            <w:r w:rsidRPr="00292DEB">
              <w:rPr>
                <w:rFonts w:ascii="Arial" w:hAnsi="Arial" w:cs="Arial"/>
                <w:sz w:val="15"/>
                <w:szCs w:val="15"/>
                <w:lang w:val="fr-BE"/>
              </w:rPr>
              <w:t>% du total, dont</w:t>
            </w:r>
          </w:p>
          <w:p w14:paraId="608D9EC3"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6,67</w:t>
            </w:r>
            <w:r w:rsidRPr="00292DEB">
              <w:rPr>
                <w:rFonts w:ascii="Arial" w:hAnsi="Arial" w:cs="Arial"/>
                <w:sz w:val="15"/>
                <w:szCs w:val="15"/>
                <w:lang w:val="fr-BE"/>
              </w:rPr>
              <w:t>% salarié</w:t>
            </w:r>
          </w:p>
          <w:p w14:paraId="34108A10" w14:textId="77777777" w:rsidR="004945ED" w:rsidRPr="00292DEB" w:rsidRDefault="004945ED" w:rsidP="004945ED">
            <w:pPr>
              <w:pStyle w:val="ListParagraph"/>
              <w:numPr>
                <w:ilvl w:val="0"/>
                <w:numId w:val="5"/>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13,33</w:t>
            </w:r>
            <w:r w:rsidRPr="00292DEB">
              <w:rPr>
                <w:rFonts w:ascii="Arial" w:hAnsi="Arial" w:cs="Arial"/>
                <w:sz w:val="15"/>
                <w:szCs w:val="15"/>
                <w:lang w:val="fr-BE"/>
              </w:rPr>
              <w:t>% employeur</w:t>
            </w:r>
          </w:p>
          <w:p w14:paraId="798D5EE0" w14:textId="77777777" w:rsidR="004945ED" w:rsidRPr="00292DEB" w:rsidRDefault="004945ED" w:rsidP="004945ED">
            <w:pPr>
              <w:spacing w:line="276" w:lineRule="auto"/>
              <w:rPr>
                <w:rFonts w:cs="Arial"/>
                <w:lang w:val="fr-BE"/>
              </w:rPr>
            </w:pPr>
          </w:p>
          <w:p w14:paraId="3F7DBA20" w14:textId="0888F005" w:rsidR="004945ED" w:rsidRPr="00292DEB" w:rsidRDefault="004945ED" w:rsidP="004945ED">
            <w:pPr>
              <w:spacing w:line="276" w:lineRule="auto"/>
              <w:rPr>
                <w:rFonts w:cs="Arial"/>
                <w:lang w:val="fr-BE"/>
              </w:rPr>
            </w:pPr>
            <w:r w:rsidRPr="00292DEB">
              <w:rPr>
                <w:rFonts w:cs="Arial"/>
                <w:lang w:val="fr-BE"/>
              </w:rPr>
              <w:t xml:space="preserve">Travailleurs indépendants et professions libérales (avocats, ingénieurs, médecins, etc.) ainsi qu’agriculteurs versent un montant fixe chaque mois, qu’ils choisissent parmi </w:t>
            </w:r>
            <w:r w:rsidRPr="00292DEB">
              <w:rPr>
                <w:rFonts w:cs="Arial"/>
                <w:color w:val="C00000"/>
                <w:lang w:val="fr-BE"/>
              </w:rPr>
              <w:t>six</w:t>
            </w:r>
            <w:r w:rsidRPr="00292DEB">
              <w:rPr>
                <w:rFonts w:cs="Arial"/>
                <w:lang w:val="fr-BE"/>
              </w:rPr>
              <w:t xml:space="preserve"> catégories d’assurance. </w:t>
            </w:r>
          </w:p>
          <w:p w14:paraId="555A361D" w14:textId="77777777" w:rsidR="004945ED" w:rsidRPr="00292DEB" w:rsidRDefault="004945ED" w:rsidP="004945ED">
            <w:pPr>
              <w:spacing w:line="276" w:lineRule="auto"/>
              <w:rPr>
                <w:rFonts w:cs="Arial"/>
                <w:lang w:val="fr-BE"/>
              </w:rPr>
            </w:pPr>
            <w:r w:rsidRPr="00292DEB">
              <w:rPr>
                <w:rFonts w:cs="Arial"/>
                <w:lang w:val="fr-BE"/>
              </w:rPr>
              <w:t xml:space="preserve">Les retraités qui travaillent en tant que salariés paient une nouvelle contribution sociale de </w:t>
            </w:r>
            <w:r w:rsidRPr="00292DEB">
              <w:rPr>
                <w:rFonts w:cs="Arial"/>
                <w:color w:val="C00000"/>
                <w:lang w:val="fr-BE"/>
              </w:rPr>
              <w:t>10%</w:t>
            </w:r>
            <w:r w:rsidRPr="00292DEB">
              <w:rPr>
                <w:rFonts w:cs="Arial"/>
                <w:lang w:val="fr-BE"/>
              </w:rPr>
              <w:t xml:space="preserve"> de leur salaire. Ces </w:t>
            </w:r>
            <w:r w:rsidRPr="00292DEB">
              <w:rPr>
                <w:rFonts w:cs="Arial"/>
                <w:color w:val="C00000"/>
                <w:lang w:val="fr-BE"/>
              </w:rPr>
              <w:t>10%</w:t>
            </w:r>
            <w:r w:rsidRPr="00292DEB">
              <w:rPr>
                <w:rFonts w:cs="Arial"/>
                <w:lang w:val="fr-BE"/>
              </w:rPr>
              <w:t xml:space="preserve"> sont répartis entre </w:t>
            </w:r>
            <w:r w:rsidRPr="00292DEB">
              <w:rPr>
                <w:rFonts w:cs="Arial"/>
                <w:color w:val="C00000"/>
                <w:lang w:val="fr-BE"/>
              </w:rPr>
              <w:t xml:space="preserve">7,7% </w:t>
            </w:r>
            <w:r w:rsidRPr="00292DEB">
              <w:rPr>
                <w:rFonts w:cs="Arial"/>
                <w:lang w:val="fr-BE"/>
              </w:rPr>
              <w:t xml:space="preserve">pour l’assurance principale et </w:t>
            </w:r>
            <w:r w:rsidRPr="00292DEB">
              <w:rPr>
                <w:rFonts w:cs="Arial"/>
                <w:color w:val="C00000"/>
                <w:lang w:val="fr-BE"/>
              </w:rPr>
              <w:t xml:space="preserve">2,3% </w:t>
            </w:r>
            <w:r w:rsidRPr="00292DEB">
              <w:rPr>
                <w:rFonts w:cs="Arial"/>
                <w:lang w:val="fr-BE"/>
              </w:rPr>
              <w:t>pour l’assurance complémentaire.</w:t>
            </w:r>
          </w:p>
          <w:p w14:paraId="00DAE43C" w14:textId="77777777" w:rsidR="004945ED" w:rsidRPr="00292DEB" w:rsidRDefault="004945ED" w:rsidP="004945ED">
            <w:pPr>
              <w:spacing w:line="276" w:lineRule="auto"/>
              <w:rPr>
                <w:rFonts w:cs="Arial"/>
                <w:lang w:val="fr-BE"/>
              </w:rPr>
            </w:pPr>
          </w:p>
          <w:p w14:paraId="68728246" w14:textId="77777777" w:rsidR="004945ED" w:rsidRPr="00292DEB" w:rsidRDefault="004945ED" w:rsidP="004945ED">
            <w:pPr>
              <w:spacing w:line="276" w:lineRule="auto"/>
              <w:rPr>
                <w:rFonts w:cs="Arial"/>
                <w:color w:val="FF0000"/>
                <w:lang w:val="fr-BE"/>
              </w:rPr>
            </w:pPr>
            <w:r w:rsidRPr="00292DEB">
              <w:rPr>
                <w:rFonts w:cs="Arial"/>
                <w:lang w:val="fr-BE"/>
              </w:rPr>
              <w:t>Le système est géré selon le principe de répartition.</w:t>
            </w:r>
          </w:p>
          <w:p w14:paraId="4BA0523C" w14:textId="77777777" w:rsidR="004945ED" w:rsidRPr="00292DEB" w:rsidRDefault="004945ED" w:rsidP="004945ED">
            <w:pPr>
              <w:spacing w:line="276" w:lineRule="auto"/>
              <w:rPr>
                <w:rFonts w:cs="Arial"/>
                <w:lang w:val="fr-BE"/>
              </w:rPr>
            </w:pPr>
          </w:p>
        </w:tc>
        <w:tc>
          <w:tcPr>
            <w:tcW w:w="1370" w:type="pct"/>
          </w:tcPr>
          <w:p w14:paraId="39E53F1C" w14:textId="77777777" w:rsidR="004945ED" w:rsidRPr="00292DEB" w:rsidRDefault="004945ED" w:rsidP="004945ED">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E-I-27-EL</w:t>
            </w:r>
          </w:p>
          <w:p w14:paraId="2AB2DEE7"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2B1E139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Mixed system.</w:t>
            </w:r>
          </w:p>
          <w:p w14:paraId="3BE17EBD"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financed by contributions for the </w:t>
            </w:r>
            <w:r w:rsidRPr="00292DEB">
              <w:rPr>
                <w:color w:val="008000"/>
                <w:sz w:val="15"/>
                <w:szCs w:val="15"/>
                <w:lang w:val="en-GB"/>
              </w:rPr>
              <w:t>contributory pension</w:t>
            </w:r>
            <w:r w:rsidRPr="00292DEB">
              <w:rPr>
                <w:color w:val="000000"/>
                <w:sz w:val="15"/>
                <w:szCs w:val="15"/>
                <w:lang w:val="en-GB"/>
              </w:rPr>
              <w:t xml:space="preserve"> (</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The </w:t>
            </w:r>
            <w:r w:rsidRPr="00292DEB">
              <w:rPr>
                <w:color w:val="008000"/>
                <w:sz w:val="15"/>
                <w:szCs w:val="15"/>
                <w:lang w:val="en-GB"/>
              </w:rPr>
              <w:t>national pension</w:t>
            </w:r>
            <w:r w:rsidRPr="00292DEB">
              <w:rPr>
                <w:color w:val="000000"/>
                <w:sz w:val="15"/>
                <w:szCs w:val="15"/>
                <w:lang w:val="en-GB"/>
              </w:rPr>
              <w:t xml:space="preserve"> (</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is not financed by contributions, but directly from the State budget (taxes).</w:t>
            </w:r>
          </w:p>
          <w:p w14:paraId="54C7E310"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earmarked taxes.</w:t>
            </w:r>
          </w:p>
          <w:p w14:paraId="135EC4D1"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35B13DE6"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Social contributions rates for invalidity, old-age and survivors:</w:t>
            </w:r>
          </w:p>
          <w:p w14:paraId="6BA06E54"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20.00</w:t>
            </w:r>
            <w:r w:rsidRPr="00292DEB">
              <w:rPr>
                <w:color w:val="000000"/>
                <w:sz w:val="15"/>
                <w:szCs w:val="15"/>
              </w:rPr>
              <w:t xml:space="preserve">% total of </w:t>
            </w:r>
            <w:proofErr w:type="spellStart"/>
            <w:r w:rsidRPr="00292DEB">
              <w:rPr>
                <w:color w:val="000000"/>
                <w:sz w:val="15"/>
                <w:szCs w:val="15"/>
              </w:rPr>
              <w:t>which</w:t>
            </w:r>
            <w:proofErr w:type="spellEnd"/>
          </w:p>
          <w:p w14:paraId="04B57B30" w14:textId="77777777" w:rsidR="004945ED" w:rsidRPr="00292DEB" w:rsidRDefault="004945ED" w:rsidP="004945ED">
            <w:pPr>
              <w:pStyle w:val="Normal0"/>
              <w:numPr>
                <w:ilvl w:val="0"/>
                <w:numId w:val="106"/>
              </w:numPr>
              <w:pBdr>
                <w:top w:val="nil"/>
                <w:left w:val="nil"/>
                <w:bottom w:val="nil"/>
                <w:right w:val="nil"/>
                <w:between w:val="nil"/>
              </w:pBdr>
              <w:spacing w:before="0" w:after="0"/>
              <w:ind w:hanging="55"/>
              <w:rPr>
                <w:color w:val="000000"/>
                <w:sz w:val="15"/>
                <w:szCs w:val="15"/>
              </w:rPr>
            </w:pPr>
            <w:r w:rsidRPr="00292DEB">
              <w:rPr>
                <w:color w:val="C00000"/>
                <w:sz w:val="15"/>
                <w:szCs w:val="15"/>
              </w:rPr>
              <w:t>6.67</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41439EDA" w14:textId="77777777" w:rsidR="004945ED" w:rsidRPr="00292DEB" w:rsidRDefault="004945ED" w:rsidP="004945ED">
            <w:pPr>
              <w:pStyle w:val="Normal0"/>
              <w:numPr>
                <w:ilvl w:val="0"/>
                <w:numId w:val="106"/>
              </w:numPr>
              <w:pBdr>
                <w:top w:val="nil"/>
                <w:left w:val="nil"/>
                <w:bottom w:val="nil"/>
                <w:right w:val="nil"/>
                <w:between w:val="nil"/>
              </w:pBdr>
              <w:spacing w:before="0" w:after="0"/>
              <w:ind w:hanging="55"/>
              <w:rPr>
                <w:color w:val="000000"/>
                <w:sz w:val="15"/>
                <w:szCs w:val="15"/>
              </w:rPr>
            </w:pPr>
            <w:r w:rsidRPr="00292DEB">
              <w:rPr>
                <w:color w:val="C00000"/>
                <w:sz w:val="15"/>
                <w:szCs w:val="15"/>
              </w:rPr>
              <w:t>13.33</w:t>
            </w:r>
            <w:r w:rsidRPr="00292DEB">
              <w:rPr>
                <w:color w:val="000000"/>
                <w:sz w:val="15"/>
                <w:szCs w:val="15"/>
              </w:rPr>
              <w:t>% employer.</w:t>
            </w:r>
          </w:p>
          <w:p w14:paraId="5A31F6CC"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1CC2EF94" w14:textId="77777777" w:rsidR="003176B1" w:rsidRDefault="004945ED" w:rsidP="003176B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Self-employed and independent professionals (e.g. lawyers, engineers, doctors), as well as farmers, pay a fixed amount each month, chosen among </w:t>
            </w:r>
            <w:r w:rsidRPr="00292DEB">
              <w:rPr>
                <w:color w:val="C00000"/>
                <w:sz w:val="15"/>
                <w:szCs w:val="15"/>
                <w:lang w:val="en-GB"/>
              </w:rPr>
              <w:t>6</w:t>
            </w:r>
            <w:r w:rsidRPr="00292DEB">
              <w:rPr>
                <w:color w:val="000000"/>
                <w:sz w:val="15"/>
                <w:szCs w:val="15"/>
                <w:lang w:val="en-GB"/>
              </w:rPr>
              <w:t xml:space="preserve"> insurance categories.</w:t>
            </w:r>
          </w:p>
          <w:p w14:paraId="2B71ACC7" w14:textId="1B90CADB" w:rsidR="004945ED" w:rsidRPr="00292DEB" w:rsidRDefault="004945ED" w:rsidP="003176B1">
            <w:pPr>
              <w:pStyle w:val="Normal0"/>
              <w:pBdr>
                <w:top w:val="nil"/>
                <w:left w:val="nil"/>
                <w:bottom w:val="nil"/>
                <w:right w:val="nil"/>
                <w:between w:val="nil"/>
              </w:pBdr>
              <w:spacing w:before="0" w:after="0"/>
              <w:rPr>
                <w:color w:val="000000"/>
                <w:sz w:val="15"/>
                <w:szCs w:val="15"/>
                <w:lang w:val="en-GB"/>
              </w:rPr>
            </w:pPr>
            <w:r w:rsidRPr="00292DEB">
              <w:rPr>
                <w:rFonts w:eastAsia="Segoe UI"/>
                <w:color w:val="1A1918"/>
                <w:sz w:val="15"/>
                <w:szCs w:val="15"/>
                <w:lang w:val="en-GB"/>
              </w:rPr>
              <w:t xml:space="preserve">The pensioners who work as employees pay a new social contribution of </w:t>
            </w:r>
            <w:r w:rsidRPr="00292DEB">
              <w:rPr>
                <w:rFonts w:eastAsia="Segoe UI"/>
                <w:color w:val="C00000"/>
                <w:sz w:val="15"/>
                <w:szCs w:val="15"/>
                <w:lang w:val="en-GB"/>
              </w:rPr>
              <w:t>10%</w:t>
            </w:r>
            <w:r w:rsidRPr="00292DEB">
              <w:rPr>
                <w:rFonts w:eastAsia="Segoe UI"/>
                <w:color w:val="1A1918"/>
                <w:sz w:val="15"/>
                <w:szCs w:val="15"/>
                <w:lang w:val="en-GB"/>
              </w:rPr>
              <w:t xml:space="preserve"> of their salary. This </w:t>
            </w:r>
            <w:r w:rsidRPr="00292DEB">
              <w:rPr>
                <w:rFonts w:eastAsia="Segoe UI"/>
                <w:color w:val="C00000"/>
                <w:sz w:val="15"/>
                <w:szCs w:val="15"/>
                <w:lang w:val="en-GB"/>
              </w:rPr>
              <w:t xml:space="preserve">10% </w:t>
            </w:r>
            <w:r w:rsidRPr="00292DEB">
              <w:rPr>
                <w:rFonts w:eastAsia="Segoe UI"/>
                <w:color w:val="1A1918"/>
                <w:sz w:val="15"/>
                <w:szCs w:val="15"/>
                <w:lang w:val="en-GB"/>
              </w:rPr>
              <w:t xml:space="preserve">is allocated between </w:t>
            </w:r>
            <w:r w:rsidRPr="00292DEB">
              <w:rPr>
                <w:rFonts w:eastAsia="Segoe UI"/>
                <w:color w:val="C00000"/>
                <w:sz w:val="15"/>
                <w:szCs w:val="15"/>
                <w:lang w:val="en-GB"/>
              </w:rPr>
              <w:t xml:space="preserve">7.7% </w:t>
            </w:r>
            <w:r w:rsidRPr="00292DEB">
              <w:rPr>
                <w:rFonts w:eastAsia="Segoe UI"/>
                <w:color w:val="1A1918"/>
                <w:sz w:val="15"/>
                <w:szCs w:val="15"/>
                <w:lang w:val="en-GB"/>
              </w:rPr>
              <w:t xml:space="preserve">for the main insurance and </w:t>
            </w:r>
            <w:r w:rsidRPr="00292DEB">
              <w:rPr>
                <w:rFonts w:eastAsia="Segoe UI"/>
                <w:color w:val="C00000"/>
                <w:sz w:val="15"/>
                <w:szCs w:val="15"/>
                <w:lang w:val="en-GB"/>
              </w:rPr>
              <w:t xml:space="preserve">2.3% </w:t>
            </w:r>
            <w:r w:rsidRPr="00292DEB">
              <w:rPr>
                <w:rFonts w:eastAsia="Segoe UI"/>
                <w:color w:val="1A1918"/>
                <w:sz w:val="15"/>
                <w:szCs w:val="15"/>
                <w:lang w:val="en-GB"/>
              </w:rPr>
              <w:t>for auxiliary insurance.</w:t>
            </w:r>
          </w:p>
          <w:p w14:paraId="42FE0A9C"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26E9E4FB"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system is managed on a pay-as-you-go basis.</w:t>
            </w:r>
          </w:p>
          <w:p w14:paraId="7C5260FA"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E2539F9"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25EA463B" w14:textId="77777777" w:rsidR="004945ED" w:rsidRPr="00292DEB" w:rsidRDefault="004945ED" w:rsidP="004945ED">
            <w:pPr>
              <w:spacing w:line="276" w:lineRule="auto"/>
              <w:rPr>
                <w:rFonts w:cs="Arial"/>
                <w:color w:val="0000FF"/>
                <w:lang w:val="en-US"/>
              </w:rPr>
            </w:pPr>
          </w:p>
        </w:tc>
        <w:tc>
          <w:tcPr>
            <w:tcW w:w="127" w:type="pct"/>
          </w:tcPr>
          <w:p w14:paraId="152DCAB2" w14:textId="77777777" w:rsidR="004945ED" w:rsidRPr="00292DEB" w:rsidRDefault="004945ED" w:rsidP="004945ED">
            <w:pPr>
              <w:spacing w:line="276" w:lineRule="auto"/>
              <w:rPr>
                <w:rFonts w:cs="Arial"/>
                <w:color w:val="0000FF"/>
                <w:lang w:val="fr-FR"/>
              </w:rPr>
            </w:pPr>
            <w:r w:rsidRPr="00292DEB">
              <w:rPr>
                <w:rFonts w:cs="Arial"/>
                <w:color w:val="0000FF"/>
                <w:lang w:val="fr-FR"/>
              </w:rPr>
              <w:t>27</w:t>
            </w:r>
          </w:p>
          <w:p w14:paraId="1EDD921B" w14:textId="77777777" w:rsidR="004945ED" w:rsidRPr="00292DEB" w:rsidRDefault="004945ED" w:rsidP="004945ED">
            <w:pPr>
              <w:spacing w:line="276" w:lineRule="auto"/>
              <w:rPr>
                <w:rFonts w:cs="Arial"/>
                <w:color w:val="0000FF"/>
                <w:lang w:val="en-US"/>
              </w:rPr>
            </w:pPr>
          </w:p>
        </w:tc>
        <w:tc>
          <w:tcPr>
            <w:tcW w:w="402" w:type="pct"/>
          </w:tcPr>
          <w:p w14:paraId="14F1BEDA"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2B3787F8" w14:textId="77777777" w:rsidR="004945ED" w:rsidRPr="00292DEB" w:rsidRDefault="004945ED" w:rsidP="004945ED">
            <w:pPr>
              <w:spacing w:line="276" w:lineRule="auto"/>
              <w:rPr>
                <w:rFonts w:cs="Arial"/>
                <w:color w:val="0000FF"/>
                <w:lang w:val="en-US"/>
              </w:rPr>
            </w:pPr>
          </w:p>
        </w:tc>
      </w:tr>
      <w:tr w:rsidR="004945ED" w:rsidRPr="00292DEB" w14:paraId="0EB7B295" w14:textId="77777777" w:rsidTr="005D0FED">
        <w:tc>
          <w:tcPr>
            <w:tcW w:w="193" w:type="pct"/>
          </w:tcPr>
          <w:p w14:paraId="36F04C24" w14:textId="4BD2BE31"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3BA5C830" w14:textId="6ED749C5" w:rsidR="004945ED" w:rsidRPr="00292DEB" w:rsidRDefault="004945ED" w:rsidP="004945ED">
            <w:pPr>
              <w:spacing w:line="276" w:lineRule="auto"/>
              <w:rPr>
                <w:rFonts w:cs="Arial"/>
              </w:rPr>
            </w:pPr>
            <w:r w:rsidRPr="00292DEB">
              <w:rPr>
                <w:rFonts w:cs="Arial"/>
              </w:rPr>
              <w:t>Wie für Erwerbsunfähigkeits- und Altersleistungen.</w:t>
            </w:r>
          </w:p>
        </w:tc>
        <w:tc>
          <w:tcPr>
            <w:tcW w:w="1370" w:type="pct"/>
          </w:tcPr>
          <w:p w14:paraId="61FD9B5F" w14:textId="543600F4" w:rsidR="004945ED" w:rsidRPr="00292DEB" w:rsidRDefault="004945ED" w:rsidP="004945ED">
            <w:pPr>
              <w:spacing w:line="276" w:lineRule="auto"/>
              <w:rPr>
                <w:rFonts w:cs="Arial"/>
                <w:lang w:val="fr-BE"/>
              </w:rPr>
            </w:pPr>
            <w:r w:rsidRPr="00292DEB">
              <w:rPr>
                <w:rFonts w:cs="Arial"/>
                <w:lang w:val="fr-BE"/>
              </w:rPr>
              <w:t>Mêmes que pour les prestations d’invalidité et de vieillesse.</w:t>
            </w:r>
          </w:p>
        </w:tc>
        <w:tc>
          <w:tcPr>
            <w:tcW w:w="1370" w:type="pct"/>
          </w:tcPr>
          <w:p w14:paraId="593E85B8" w14:textId="4D112460"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Same as for invalidity and old-age benefits.</w:t>
            </w:r>
          </w:p>
        </w:tc>
        <w:tc>
          <w:tcPr>
            <w:tcW w:w="167" w:type="pct"/>
          </w:tcPr>
          <w:p w14:paraId="4E9CC77F" w14:textId="4E2942DF"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6F9E434D" w14:textId="1FF74EE3" w:rsidR="004945ED" w:rsidRPr="00292DEB" w:rsidRDefault="004945ED" w:rsidP="004945ED">
            <w:pPr>
              <w:spacing w:line="276" w:lineRule="auto"/>
              <w:rPr>
                <w:rFonts w:cs="Arial"/>
                <w:color w:val="0000FF"/>
                <w:lang w:val="fr-FR"/>
              </w:rPr>
            </w:pPr>
            <w:r w:rsidRPr="00292DEB">
              <w:rPr>
                <w:rFonts w:cs="Arial"/>
                <w:color w:val="0000FF"/>
                <w:lang w:val="fr-FR"/>
              </w:rPr>
              <w:t>28</w:t>
            </w:r>
          </w:p>
        </w:tc>
        <w:tc>
          <w:tcPr>
            <w:tcW w:w="402" w:type="pct"/>
          </w:tcPr>
          <w:p w14:paraId="2588DDF4" w14:textId="6D9A2730"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1F77AFD" w14:textId="77777777" w:rsidTr="005D0FED">
        <w:tc>
          <w:tcPr>
            <w:tcW w:w="193" w:type="pct"/>
          </w:tcPr>
          <w:p w14:paraId="384AC8E8" w14:textId="4DDE5CA4"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280A50C3" w14:textId="6694D153" w:rsidR="004945ED" w:rsidRPr="00292DEB" w:rsidRDefault="004945ED" w:rsidP="004945ED">
            <w:pPr>
              <w:spacing w:line="276" w:lineRule="auto"/>
              <w:rPr>
                <w:rFonts w:cs="Arial"/>
              </w:rPr>
            </w:pPr>
            <w:r w:rsidRPr="00292DEB">
              <w:rPr>
                <w:rFonts w:cs="Arial"/>
              </w:rPr>
              <w:t xml:space="preserve">Wie für Erwerbsunfähigkeits- und Altersleistungen. </w:t>
            </w:r>
          </w:p>
        </w:tc>
        <w:tc>
          <w:tcPr>
            <w:tcW w:w="1370" w:type="pct"/>
          </w:tcPr>
          <w:p w14:paraId="2EC91292" w14:textId="762F3D82" w:rsidR="004945ED" w:rsidRPr="00292DEB" w:rsidRDefault="004945ED" w:rsidP="004945ED">
            <w:pPr>
              <w:spacing w:line="276" w:lineRule="auto"/>
              <w:rPr>
                <w:rFonts w:cs="Arial"/>
                <w:lang w:val="fr-BE"/>
              </w:rPr>
            </w:pPr>
            <w:r w:rsidRPr="00292DEB">
              <w:rPr>
                <w:rFonts w:cs="Arial"/>
                <w:lang w:val="fr-BE"/>
              </w:rPr>
              <w:t xml:space="preserve">Mêmes que pour les prestations d’invalidité et de vieillesse. </w:t>
            </w:r>
          </w:p>
        </w:tc>
        <w:tc>
          <w:tcPr>
            <w:tcW w:w="1370" w:type="pct"/>
          </w:tcPr>
          <w:p w14:paraId="72DA3AAF" w14:textId="03DEDB1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 xml:space="preserve">Same as for invalidity and old-age benefits. </w:t>
            </w:r>
          </w:p>
        </w:tc>
        <w:tc>
          <w:tcPr>
            <w:tcW w:w="167" w:type="pct"/>
          </w:tcPr>
          <w:p w14:paraId="390A4F00" w14:textId="73F03CDD"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5B857D8D" w14:textId="625BE012" w:rsidR="004945ED" w:rsidRPr="00292DEB" w:rsidRDefault="004945ED" w:rsidP="004945ED">
            <w:pPr>
              <w:spacing w:line="276" w:lineRule="auto"/>
              <w:rPr>
                <w:rFonts w:cs="Arial"/>
                <w:color w:val="0000FF"/>
                <w:lang w:val="fr-FR"/>
              </w:rPr>
            </w:pPr>
            <w:r w:rsidRPr="00292DEB">
              <w:rPr>
                <w:rFonts w:cs="Arial"/>
                <w:color w:val="0000FF"/>
              </w:rPr>
              <w:t>29</w:t>
            </w:r>
          </w:p>
        </w:tc>
        <w:tc>
          <w:tcPr>
            <w:tcW w:w="402" w:type="pct"/>
          </w:tcPr>
          <w:p w14:paraId="2B2E8029" w14:textId="79B0010E"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DDE510C" w14:textId="77777777" w:rsidTr="005D0FED">
        <w:tc>
          <w:tcPr>
            <w:tcW w:w="193" w:type="pct"/>
          </w:tcPr>
          <w:p w14:paraId="7E360A6E" w14:textId="70257337"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7A3B2BF2" w14:textId="67C1EC01" w:rsidR="004945ED" w:rsidRPr="00292DEB" w:rsidRDefault="004945ED" w:rsidP="004945ED">
            <w:pPr>
              <w:spacing w:line="276" w:lineRule="auto"/>
              <w:rPr>
                <w:rFonts w:cs="Arial"/>
              </w:rPr>
            </w:pPr>
            <w:r w:rsidRPr="00292DEB">
              <w:rPr>
                <w:rFonts w:cs="Arial"/>
              </w:rPr>
              <w:t>Wie für Erwerbsunfähigkeits- und Altersleistungen.</w:t>
            </w:r>
          </w:p>
        </w:tc>
        <w:tc>
          <w:tcPr>
            <w:tcW w:w="1370" w:type="pct"/>
          </w:tcPr>
          <w:p w14:paraId="4B11EB35" w14:textId="1587D947" w:rsidR="004945ED" w:rsidRPr="00292DEB" w:rsidRDefault="004945ED" w:rsidP="004945ED">
            <w:pPr>
              <w:spacing w:line="276" w:lineRule="auto"/>
              <w:rPr>
                <w:rFonts w:cs="Arial"/>
                <w:lang w:val="fr-BE"/>
              </w:rPr>
            </w:pPr>
            <w:r w:rsidRPr="00292DEB">
              <w:rPr>
                <w:rFonts w:cs="Arial"/>
                <w:lang w:val="fr-BE"/>
              </w:rPr>
              <w:t>Mêmes que pour les prestations d’invalidité et de vieillesse.</w:t>
            </w:r>
          </w:p>
        </w:tc>
        <w:tc>
          <w:tcPr>
            <w:tcW w:w="1370" w:type="pct"/>
          </w:tcPr>
          <w:p w14:paraId="097939AF" w14:textId="4AA472E6"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Same as for invalidity and old-age benefits.</w:t>
            </w:r>
          </w:p>
        </w:tc>
        <w:tc>
          <w:tcPr>
            <w:tcW w:w="167" w:type="pct"/>
          </w:tcPr>
          <w:p w14:paraId="0AA6917F" w14:textId="04DE3348"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33285AFA" w14:textId="5B62174A" w:rsidR="004945ED" w:rsidRPr="00292DEB" w:rsidRDefault="004945ED" w:rsidP="004945ED">
            <w:pPr>
              <w:spacing w:line="276" w:lineRule="auto"/>
              <w:rPr>
                <w:rFonts w:cs="Arial"/>
                <w:color w:val="0000FF"/>
                <w:lang w:val="fr-FR"/>
              </w:rPr>
            </w:pPr>
            <w:r w:rsidRPr="00292DEB">
              <w:rPr>
                <w:rFonts w:cs="Arial"/>
                <w:color w:val="0000FF"/>
                <w:lang w:val="fr-FR"/>
              </w:rPr>
              <w:t>30</w:t>
            </w:r>
          </w:p>
        </w:tc>
        <w:tc>
          <w:tcPr>
            <w:tcW w:w="402" w:type="pct"/>
          </w:tcPr>
          <w:p w14:paraId="2E36F83F" w14:textId="5D244C52"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410F6240" w14:textId="77777777" w:rsidTr="005D0FED">
        <w:tc>
          <w:tcPr>
            <w:tcW w:w="193" w:type="pct"/>
          </w:tcPr>
          <w:p w14:paraId="193379A7" w14:textId="77777777" w:rsidR="004945ED" w:rsidRPr="00292DEB" w:rsidRDefault="004945ED" w:rsidP="004945ED">
            <w:pPr>
              <w:spacing w:line="276" w:lineRule="auto"/>
              <w:jc w:val="left"/>
              <w:rPr>
                <w:rFonts w:cs="Arial"/>
                <w:lang w:val="en-GB"/>
              </w:rPr>
            </w:pPr>
            <w:r w:rsidRPr="00292DEB">
              <w:rPr>
                <w:rFonts w:cs="Arial"/>
                <w:lang w:val="en-GB"/>
              </w:rPr>
              <w:t>EL</w:t>
            </w:r>
          </w:p>
          <w:p w14:paraId="66CEC7F1" w14:textId="77777777" w:rsidR="004945ED" w:rsidRPr="00292DEB" w:rsidRDefault="004945ED" w:rsidP="004945ED">
            <w:pPr>
              <w:spacing w:line="276" w:lineRule="auto"/>
              <w:jc w:val="left"/>
              <w:rPr>
                <w:rFonts w:cs="Arial"/>
                <w:lang w:val="en-GB"/>
              </w:rPr>
            </w:pPr>
            <w:r w:rsidRPr="00292DEB">
              <w:rPr>
                <w:rFonts w:cs="Arial"/>
                <w:lang w:val="en-GB"/>
              </w:rPr>
              <w:t>EL</w:t>
            </w:r>
          </w:p>
          <w:p w14:paraId="7E8C7F72" w14:textId="25D9654F"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0F0F19F9" w14:textId="77777777" w:rsidR="004945ED" w:rsidRPr="00292DEB" w:rsidRDefault="004945ED" w:rsidP="004945ED">
            <w:pPr>
              <w:spacing w:line="276" w:lineRule="auto"/>
              <w:rPr>
                <w:rFonts w:cs="Arial"/>
              </w:rPr>
            </w:pPr>
            <w:r w:rsidRPr="00292DEB">
              <w:rPr>
                <w:rFonts w:cs="Arial"/>
              </w:rPr>
              <w:t>Wie das allgemeine Prinzip.</w:t>
            </w:r>
          </w:p>
          <w:p w14:paraId="516422D3" w14:textId="77777777" w:rsidR="004945ED" w:rsidRPr="00292DEB" w:rsidRDefault="004945ED" w:rsidP="004945ED">
            <w:pPr>
              <w:spacing w:line="276" w:lineRule="auto"/>
              <w:rPr>
                <w:rFonts w:cs="Arial"/>
              </w:rPr>
            </w:pPr>
            <w:r w:rsidRPr="00292DEB">
              <w:rPr>
                <w:rFonts w:cs="Arial"/>
              </w:rPr>
              <w:t>Gemischtes System, das hauptsächlich durch Sozialbeiträge finanziert wird.</w:t>
            </w:r>
          </w:p>
          <w:p w14:paraId="0998C96E" w14:textId="77777777" w:rsidR="004945ED" w:rsidRPr="00292DEB" w:rsidRDefault="004945ED" w:rsidP="004945ED">
            <w:pPr>
              <w:spacing w:line="276" w:lineRule="auto"/>
              <w:rPr>
                <w:rFonts w:cs="Arial"/>
              </w:rPr>
            </w:pPr>
            <w:r w:rsidRPr="00292DEB">
              <w:rPr>
                <w:rFonts w:cs="Arial"/>
              </w:rPr>
              <w:t xml:space="preserve">Der Staat stellt Zuschüsse zur Deckung des Defizits der Elektronischen Nationalen </w:t>
            </w:r>
            <w:r w:rsidRPr="00292DEB">
              <w:rPr>
                <w:rFonts w:cs="Arial"/>
                <w:color w:val="008000"/>
              </w:rPr>
              <w:t>Sozialversicherung (e-EFKA)</w:t>
            </w:r>
            <w:r w:rsidRPr="00292DEB">
              <w:rPr>
                <w:rFonts w:cs="Arial"/>
              </w:rPr>
              <w:t xml:space="preserve"> bereit.</w:t>
            </w:r>
          </w:p>
          <w:p w14:paraId="45742D18" w14:textId="77777777" w:rsidR="004945ED" w:rsidRPr="00292DEB" w:rsidRDefault="004945ED" w:rsidP="004945ED">
            <w:pPr>
              <w:spacing w:line="276" w:lineRule="auto"/>
              <w:rPr>
                <w:rFonts w:cs="Arial"/>
              </w:rPr>
            </w:pPr>
            <w:r w:rsidRPr="00292DEB">
              <w:rPr>
                <w:rFonts w:cs="Arial"/>
              </w:rPr>
              <w:t>Keine zweckgebundenen Steuern.</w:t>
            </w:r>
          </w:p>
          <w:p w14:paraId="14F2CB09" w14:textId="77777777" w:rsidR="004945ED" w:rsidRPr="00292DEB" w:rsidRDefault="004945ED" w:rsidP="004945ED">
            <w:pPr>
              <w:spacing w:line="276" w:lineRule="auto"/>
              <w:rPr>
                <w:rFonts w:cs="Arial"/>
              </w:rPr>
            </w:pPr>
          </w:p>
          <w:p w14:paraId="4163DF87" w14:textId="77777777" w:rsidR="004945ED" w:rsidRPr="00292DEB" w:rsidRDefault="004945ED" w:rsidP="004945ED">
            <w:pPr>
              <w:spacing w:line="276" w:lineRule="auto"/>
              <w:rPr>
                <w:rFonts w:cs="Arial"/>
              </w:rPr>
            </w:pPr>
            <w:r w:rsidRPr="00292DEB">
              <w:rPr>
                <w:rFonts w:cs="Arial"/>
              </w:rPr>
              <w:t>Sozialbeitragssätze für Krankheit, Mutterschaft und Arbeitsunfälle:</w:t>
            </w:r>
          </w:p>
          <w:p w14:paraId="2F830DEB" w14:textId="77777777" w:rsidR="004945ED" w:rsidRPr="00292DEB" w:rsidRDefault="004945ED" w:rsidP="004945ED">
            <w:pPr>
              <w:spacing w:line="276" w:lineRule="auto"/>
              <w:rPr>
                <w:rFonts w:cs="Arial"/>
              </w:rPr>
            </w:pPr>
            <w:r w:rsidRPr="00292DEB">
              <w:rPr>
                <w:rFonts w:cs="Arial"/>
                <w:color w:val="800000"/>
              </w:rPr>
              <w:t xml:space="preserve">0,65% </w:t>
            </w:r>
            <w:r w:rsidRPr="00292DEB">
              <w:rPr>
                <w:rFonts w:cs="Arial"/>
              </w:rPr>
              <w:t>insgesamt</w:t>
            </w:r>
            <w:r w:rsidRPr="00292DEB">
              <w:rPr>
                <w:rFonts w:cs="Arial"/>
                <w:color w:val="800000"/>
              </w:rPr>
              <w:t>,</w:t>
            </w:r>
            <w:r w:rsidRPr="00292DEB">
              <w:rPr>
                <w:rFonts w:cs="Arial"/>
              </w:rPr>
              <w:t xml:space="preserve"> davon</w:t>
            </w:r>
          </w:p>
          <w:p w14:paraId="51B9BBF9" w14:textId="77777777" w:rsidR="004945ED" w:rsidRPr="00292DEB" w:rsidRDefault="004945ED" w:rsidP="004945ED">
            <w:pPr>
              <w:numPr>
                <w:ilvl w:val="0"/>
                <w:numId w:val="4"/>
              </w:numPr>
              <w:spacing w:line="276" w:lineRule="auto"/>
              <w:rPr>
                <w:rFonts w:cs="Arial"/>
              </w:rPr>
            </w:pPr>
            <w:r w:rsidRPr="00292DEB">
              <w:rPr>
                <w:rFonts w:cs="Arial"/>
                <w:color w:val="800000"/>
              </w:rPr>
              <w:t>0,40%</w:t>
            </w:r>
            <w:r w:rsidRPr="00292DEB">
              <w:rPr>
                <w:rFonts w:cs="Arial"/>
              </w:rPr>
              <w:t xml:space="preserve"> Arbeitnehmer,</w:t>
            </w:r>
          </w:p>
          <w:p w14:paraId="5D6D23DC" w14:textId="77777777" w:rsidR="004945ED" w:rsidRPr="00292DEB" w:rsidRDefault="004945ED" w:rsidP="004945ED">
            <w:pPr>
              <w:numPr>
                <w:ilvl w:val="0"/>
                <w:numId w:val="4"/>
              </w:numPr>
              <w:spacing w:line="276" w:lineRule="auto"/>
              <w:rPr>
                <w:rFonts w:cs="Arial"/>
              </w:rPr>
            </w:pPr>
            <w:r w:rsidRPr="00292DEB">
              <w:rPr>
                <w:rFonts w:cs="Arial"/>
                <w:color w:val="800000"/>
              </w:rPr>
              <w:t>0,25%</w:t>
            </w:r>
            <w:r w:rsidRPr="00292DEB">
              <w:rPr>
                <w:rFonts w:cs="Arial"/>
              </w:rPr>
              <w:t xml:space="preserve"> Arbeitgeber.</w:t>
            </w:r>
          </w:p>
          <w:p w14:paraId="3F05980C" w14:textId="77777777" w:rsidR="004945ED" w:rsidRPr="00292DEB" w:rsidRDefault="004945ED" w:rsidP="004945ED">
            <w:pPr>
              <w:spacing w:line="276" w:lineRule="auto"/>
              <w:rPr>
                <w:rFonts w:cs="Arial"/>
              </w:rPr>
            </w:pPr>
          </w:p>
          <w:p w14:paraId="54A6D821" w14:textId="77777777" w:rsidR="004945ED" w:rsidRPr="00292DEB" w:rsidRDefault="004945ED" w:rsidP="004945ED">
            <w:pPr>
              <w:spacing w:line="276" w:lineRule="auto"/>
              <w:rPr>
                <w:rFonts w:cs="Arial"/>
              </w:rPr>
            </w:pPr>
            <w:r w:rsidRPr="00292DEB">
              <w:rPr>
                <w:rFonts w:cs="Arial"/>
              </w:rPr>
              <w:t>Selbstständige und unabhängige Fachleute: wie für Gesundheitsversorgung.</w:t>
            </w:r>
          </w:p>
          <w:p w14:paraId="1FBE46AD" w14:textId="77777777" w:rsidR="004945ED" w:rsidRPr="00292DEB" w:rsidRDefault="004945ED" w:rsidP="004945ED">
            <w:pPr>
              <w:spacing w:line="276" w:lineRule="auto"/>
              <w:rPr>
                <w:rFonts w:cs="Arial"/>
                <w:b/>
                <w:color w:val="FF0000"/>
              </w:rPr>
            </w:pPr>
          </w:p>
          <w:p w14:paraId="61AA28C5" w14:textId="77777777" w:rsidR="004945ED" w:rsidRPr="00292DEB" w:rsidRDefault="004945ED" w:rsidP="004945ED">
            <w:pPr>
              <w:spacing w:line="276" w:lineRule="auto"/>
              <w:rPr>
                <w:rFonts w:cs="Arial"/>
                <w:bCs/>
              </w:rPr>
            </w:pPr>
            <w:r w:rsidRPr="00292DEB">
              <w:rPr>
                <w:rFonts w:cs="Arial"/>
                <w:bCs/>
              </w:rPr>
              <w:t>Das System wird auf Umlagebasis verwaltet.</w:t>
            </w:r>
          </w:p>
          <w:p w14:paraId="5974EFAC" w14:textId="77777777" w:rsidR="004945ED" w:rsidRPr="00292DEB" w:rsidRDefault="004945ED" w:rsidP="004945ED">
            <w:pPr>
              <w:spacing w:line="276" w:lineRule="auto"/>
              <w:rPr>
                <w:rFonts w:cs="Arial"/>
              </w:rPr>
            </w:pPr>
          </w:p>
        </w:tc>
        <w:tc>
          <w:tcPr>
            <w:tcW w:w="1370" w:type="pct"/>
          </w:tcPr>
          <w:p w14:paraId="0BFCA547" w14:textId="77777777" w:rsidR="004945ED" w:rsidRPr="00292DEB" w:rsidRDefault="004945ED" w:rsidP="004945ED">
            <w:pPr>
              <w:spacing w:line="276" w:lineRule="auto"/>
              <w:rPr>
                <w:rFonts w:cs="Arial"/>
                <w:lang w:val="fr-BE"/>
              </w:rPr>
            </w:pPr>
            <w:r w:rsidRPr="00292DEB">
              <w:rPr>
                <w:rFonts w:cs="Arial"/>
                <w:lang w:val="fr-BE"/>
              </w:rPr>
              <w:t>Même principe que le principe général.</w:t>
            </w:r>
          </w:p>
          <w:p w14:paraId="765D5EAB" w14:textId="77777777" w:rsidR="004945ED" w:rsidRPr="00292DEB" w:rsidRDefault="004945ED" w:rsidP="004945ED">
            <w:pPr>
              <w:spacing w:line="276" w:lineRule="auto"/>
              <w:rPr>
                <w:rFonts w:eastAsia="Arial" w:cs="Arial"/>
                <w:iCs/>
                <w:color w:val="008000"/>
                <w:lang w:val="fr-BE"/>
              </w:rPr>
            </w:pPr>
            <w:r w:rsidRPr="00292DEB">
              <w:rPr>
                <w:rFonts w:cs="Arial"/>
                <w:lang w:val="fr-BE"/>
              </w:rPr>
              <w:t>Système mixte, principalement financé par les cotisations sociales.</w:t>
            </w:r>
            <w:r w:rsidRPr="00292DEB">
              <w:rPr>
                <w:rFonts w:eastAsia="Arial" w:cs="Arial"/>
                <w:iCs/>
                <w:color w:val="008000"/>
                <w:lang w:val="fr-BE"/>
              </w:rPr>
              <w:t xml:space="preserve"> </w:t>
            </w:r>
          </w:p>
          <w:p w14:paraId="7705CA11" w14:textId="77777777" w:rsidR="004945ED" w:rsidRPr="00292DEB" w:rsidRDefault="004945ED" w:rsidP="004945ED">
            <w:pPr>
              <w:spacing w:line="276" w:lineRule="auto"/>
              <w:rPr>
                <w:rFonts w:cs="Arial"/>
                <w:color w:val="008000"/>
                <w:lang w:val="fr-BE"/>
              </w:rPr>
            </w:pPr>
            <w:r w:rsidRPr="00292DEB">
              <w:rPr>
                <w:rFonts w:eastAsia="Arial" w:cs="Arial"/>
                <w:lang w:val="fr-BE"/>
              </w:rPr>
              <w:t xml:space="preserve">L’État accorde des subventions pour couvrir le déficit du </w:t>
            </w:r>
            <w:r w:rsidRPr="00292DEB">
              <w:rPr>
                <w:rFonts w:cs="Arial"/>
                <w:color w:val="008000"/>
                <w:lang w:val="fr-BE"/>
              </w:rPr>
              <w:t>Fonds national en ligne pour la sécurité sociale (e-EFKA)</w:t>
            </w:r>
            <w:r w:rsidRPr="00292DEB">
              <w:rPr>
                <w:rFonts w:cs="Arial"/>
                <w:lang w:val="fr-BE"/>
              </w:rPr>
              <w:t xml:space="preserve">. </w:t>
            </w:r>
          </w:p>
          <w:p w14:paraId="3425E96F" w14:textId="77777777" w:rsidR="004945ED" w:rsidRPr="00292DEB" w:rsidRDefault="004945ED" w:rsidP="004945ED">
            <w:pPr>
              <w:spacing w:line="276" w:lineRule="auto"/>
              <w:rPr>
                <w:rFonts w:cs="Arial"/>
                <w:lang w:val="fr-BE"/>
              </w:rPr>
            </w:pPr>
            <w:r w:rsidRPr="00292DEB">
              <w:rPr>
                <w:rFonts w:cs="Arial"/>
                <w:lang w:val="fr-BE"/>
              </w:rPr>
              <w:t>Pas de taxes à affectation spéciale.</w:t>
            </w:r>
          </w:p>
          <w:p w14:paraId="2D791986" w14:textId="77777777" w:rsidR="004945ED" w:rsidRPr="00292DEB" w:rsidRDefault="004945ED" w:rsidP="004945ED">
            <w:pPr>
              <w:spacing w:line="276" w:lineRule="auto"/>
              <w:rPr>
                <w:rFonts w:cs="Arial"/>
                <w:color w:val="800000"/>
                <w:lang w:val="fr-BE"/>
              </w:rPr>
            </w:pPr>
          </w:p>
          <w:p w14:paraId="19D4E720" w14:textId="77777777" w:rsidR="004945ED" w:rsidRPr="00292DEB" w:rsidRDefault="004945ED" w:rsidP="004945ED">
            <w:pPr>
              <w:pStyle w:val="StandardLinks"/>
              <w:spacing w:line="276" w:lineRule="auto"/>
              <w:jc w:val="both"/>
              <w:rPr>
                <w:rFonts w:cs="Arial"/>
                <w:lang w:val="fr-BE"/>
              </w:rPr>
            </w:pPr>
            <w:r w:rsidRPr="00292DEB">
              <w:rPr>
                <w:rFonts w:cs="Arial"/>
                <w:lang w:val="fr-BE"/>
              </w:rPr>
              <w:t xml:space="preserve">Taux de cotisation sociale pour la maladie, la maternité et les accidents du travail: </w:t>
            </w:r>
          </w:p>
          <w:p w14:paraId="17B36801" w14:textId="77777777" w:rsidR="004945ED" w:rsidRPr="00292DEB" w:rsidRDefault="004945ED" w:rsidP="004945ED">
            <w:pPr>
              <w:pStyle w:val="StandardLinks"/>
              <w:suppressAutoHyphens/>
              <w:spacing w:line="276" w:lineRule="auto"/>
              <w:jc w:val="both"/>
              <w:rPr>
                <w:rFonts w:cs="Arial"/>
                <w:lang w:val="fr-BE"/>
              </w:rPr>
            </w:pPr>
            <w:r w:rsidRPr="00292DEB">
              <w:rPr>
                <w:rFonts w:cs="Arial"/>
                <w:color w:val="C00000"/>
                <w:lang w:val="fr-BE"/>
              </w:rPr>
              <w:t>0,65</w:t>
            </w:r>
            <w:r w:rsidRPr="00292DEB">
              <w:rPr>
                <w:rFonts w:cs="Arial"/>
                <w:lang w:val="fr-BE"/>
              </w:rPr>
              <w:t>% au total, dont</w:t>
            </w:r>
          </w:p>
          <w:p w14:paraId="58A9BCBD"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0,40</w:t>
            </w:r>
            <w:r w:rsidRPr="00292DEB">
              <w:rPr>
                <w:rFonts w:ascii="Arial" w:hAnsi="Arial" w:cs="Arial"/>
                <w:sz w:val="15"/>
                <w:szCs w:val="15"/>
                <w:lang w:val="fr-BE"/>
              </w:rPr>
              <w:t>% salarié</w:t>
            </w:r>
          </w:p>
          <w:p w14:paraId="02BA785A" w14:textId="77777777" w:rsidR="004945ED" w:rsidRPr="00292DEB" w:rsidRDefault="004945ED" w:rsidP="004945ED">
            <w:pPr>
              <w:pStyle w:val="ListParagraph"/>
              <w:numPr>
                <w:ilvl w:val="0"/>
                <w:numId w:val="53"/>
              </w:numPr>
              <w:suppressAutoHyphens/>
              <w:spacing w:after="0"/>
              <w:ind w:left="360"/>
              <w:jc w:val="both"/>
              <w:rPr>
                <w:rFonts w:ascii="Arial" w:hAnsi="Arial" w:cs="Arial"/>
                <w:sz w:val="15"/>
                <w:szCs w:val="15"/>
                <w:lang w:val="fr-BE"/>
              </w:rPr>
            </w:pPr>
            <w:r w:rsidRPr="00292DEB">
              <w:rPr>
                <w:rFonts w:ascii="Arial" w:hAnsi="Arial" w:cs="Arial"/>
                <w:color w:val="C00000"/>
                <w:sz w:val="15"/>
                <w:szCs w:val="15"/>
                <w:lang w:val="fr-BE"/>
              </w:rPr>
              <w:t>0,25%</w:t>
            </w:r>
            <w:r w:rsidRPr="00292DEB">
              <w:rPr>
                <w:rFonts w:ascii="Arial" w:hAnsi="Arial" w:cs="Arial"/>
                <w:sz w:val="15"/>
                <w:szCs w:val="15"/>
                <w:lang w:val="fr-BE"/>
              </w:rPr>
              <w:t xml:space="preserve"> employeur</w:t>
            </w:r>
          </w:p>
          <w:p w14:paraId="46A7D86E" w14:textId="77777777" w:rsidR="004945ED" w:rsidRPr="00292DEB" w:rsidRDefault="004945ED" w:rsidP="004945ED">
            <w:pPr>
              <w:spacing w:line="276" w:lineRule="auto"/>
              <w:rPr>
                <w:rFonts w:cs="Arial"/>
                <w:lang w:val="fr-BE"/>
              </w:rPr>
            </w:pPr>
          </w:p>
          <w:p w14:paraId="3026D599" w14:textId="77777777" w:rsidR="004945ED" w:rsidRPr="00292DEB" w:rsidRDefault="004945ED" w:rsidP="004945ED">
            <w:pPr>
              <w:spacing w:line="276" w:lineRule="auto"/>
              <w:rPr>
                <w:rFonts w:cs="Arial"/>
                <w:lang w:val="fr-BE"/>
              </w:rPr>
            </w:pPr>
            <w:r w:rsidRPr="00292DEB">
              <w:rPr>
                <w:rFonts w:cs="Arial"/>
                <w:lang w:val="fr-BE"/>
              </w:rPr>
              <w:t>Indépendants et professions libérales: même taux que pour les soins de santé.</w:t>
            </w:r>
          </w:p>
          <w:p w14:paraId="5CDD0CB2" w14:textId="77777777" w:rsidR="004945ED" w:rsidRPr="00292DEB" w:rsidRDefault="004945ED" w:rsidP="004945ED">
            <w:pPr>
              <w:spacing w:line="276" w:lineRule="auto"/>
              <w:rPr>
                <w:rFonts w:cs="Arial"/>
                <w:color w:val="800000"/>
                <w:lang w:val="fr-BE"/>
              </w:rPr>
            </w:pPr>
          </w:p>
          <w:p w14:paraId="273CF8C2" w14:textId="77777777" w:rsidR="004945ED" w:rsidRPr="00292DEB" w:rsidRDefault="004945ED" w:rsidP="004945ED">
            <w:pPr>
              <w:spacing w:line="276" w:lineRule="auto"/>
              <w:rPr>
                <w:rFonts w:cs="Arial"/>
                <w:color w:val="FF0000"/>
                <w:lang w:val="fr-BE"/>
              </w:rPr>
            </w:pPr>
            <w:r w:rsidRPr="00292DEB">
              <w:rPr>
                <w:rFonts w:cs="Arial"/>
                <w:lang w:val="fr-BE"/>
              </w:rPr>
              <w:t>Le système est géré selon le principe de répartition.</w:t>
            </w:r>
          </w:p>
          <w:p w14:paraId="6F278588" w14:textId="77777777" w:rsidR="004945ED" w:rsidRPr="00292DEB" w:rsidRDefault="004945ED" w:rsidP="004945ED">
            <w:pPr>
              <w:spacing w:line="276" w:lineRule="auto"/>
              <w:rPr>
                <w:rFonts w:cs="Arial"/>
                <w:lang w:val="fr-BE"/>
              </w:rPr>
            </w:pPr>
          </w:p>
        </w:tc>
        <w:tc>
          <w:tcPr>
            <w:tcW w:w="1370" w:type="pct"/>
          </w:tcPr>
          <w:p w14:paraId="21D8B43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E-I-31-EL</w:t>
            </w:r>
          </w:p>
          <w:p w14:paraId="1185EFC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as general principle.</w:t>
            </w:r>
          </w:p>
          <w:p w14:paraId="5A4C8AA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Mixed system, funded mainly by social contributions.</w:t>
            </w:r>
          </w:p>
          <w:p w14:paraId="4570B91B" w14:textId="77777777" w:rsidR="004945ED" w:rsidRPr="00292DEB" w:rsidRDefault="004945ED" w:rsidP="004945ED">
            <w:pPr>
              <w:pStyle w:val="Normal0"/>
              <w:pBdr>
                <w:top w:val="nil"/>
                <w:left w:val="nil"/>
                <w:bottom w:val="nil"/>
                <w:right w:val="nil"/>
                <w:between w:val="nil"/>
              </w:pBdr>
              <w:spacing w:after="0"/>
              <w:rPr>
                <w:color w:val="008000"/>
                <w:sz w:val="15"/>
                <w:szCs w:val="15"/>
                <w:lang w:val="en-GB"/>
              </w:rPr>
            </w:pPr>
            <w:r w:rsidRPr="00292DEB">
              <w:rPr>
                <w:color w:val="000000"/>
                <w:sz w:val="15"/>
                <w:szCs w:val="15"/>
                <w:lang w:val="en-GB"/>
              </w:rPr>
              <w:t xml:space="preserve">The State provides subsidy to cover the deficit of the </w:t>
            </w:r>
            <w:r w:rsidRPr="00292DEB">
              <w:rPr>
                <w:color w:val="008000"/>
                <w:sz w:val="15"/>
                <w:szCs w:val="15"/>
                <w:lang w:val="en-GB"/>
              </w:rPr>
              <w:t>Electronic National Social Security Fund (e-EFKA).</w:t>
            </w:r>
          </w:p>
          <w:p w14:paraId="107A2BBC"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No earmarked taxes. </w:t>
            </w:r>
          </w:p>
          <w:p w14:paraId="39EC867E"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41F05648"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Social contributions rates for sickness, maternity and accidents at work:</w:t>
            </w:r>
          </w:p>
          <w:p w14:paraId="3C2ADF13"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r w:rsidRPr="00292DEB">
              <w:rPr>
                <w:color w:val="C00000"/>
                <w:sz w:val="15"/>
                <w:szCs w:val="15"/>
              </w:rPr>
              <w:t>0.65</w:t>
            </w:r>
            <w:r w:rsidRPr="00292DEB">
              <w:rPr>
                <w:color w:val="000000"/>
                <w:sz w:val="15"/>
                <w:szCs w:val="15"/>
              </w:rPr>
              <w:t xml:space="preserve">% total of </w:t>
            </w:r>
            <w:proofErr w:type="spellStart"/>
            <w:r w:rsidRPr="00292DEB">
              <w:rPr>
                <w:color w:val="000000"/>
                <w:sz w:val="15"/>
                <w:szCs w:val="15"/>
              </w:rPr>
              <w:t>which</w:t>
            </w:r>
            <w:proofErr w:type="spellEnd"/>
          </w:p>
          <w:p w14:paraId="53BCAA5A" w14:textId="77777777" w:rsidR="004945ED" w:rsidRPr="00292DEB" w:rsidRDefault="004945ED" w:rsidP="004945ED">
            <w:pPr>
              <w:pStyle w:val="Normal0"/>
              <w:numPr>
                <w:ilvl w:val="0"/>
                <w:numId w:val="107"/>
              </w:numPr>
              <w:pBdr>
                <w:top w:val="nil"/>
                <w:left w:val="nil"/>
                <w:bottom w:val="nil"/>
                <w:right w:val="nil"/>
                <w:between w:val="nil"/>
              </w:pBdr>
              <w:spacing w:before="0" w:after="0"/>
              <w:ind w:hanging="55"/>
              <w:rPr>
                <w:color w:val="000000"/>
                <w:sz w:val="15"/>
                <w:szCs w:val="15"/>
              </w:rPr>
            </w:pPr>
            <w:r w:rsidRPr="00292DEB">
              <w:rPr>
                <w:color w:val="C00000"/>
                <w:sz w:val="15"/>
                <w:szCs w:val="15"/>
              </w:rPr>
              <w:t>0.40</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07E01F5B" w14:textId="77777777" w:rsidR="004945ED" w:rsidRPr="00292DEB" w:rsidRDefault="004945ED" w:rsidP="004945ED">
            <w:pPr>
              <w:pStyle w:val="Normal0"/>
              <w:numPr>
                <w:ilvl w:val="0"/>
                <w:numId w:val="107"/>
              </w:numPr>
              <w:pBdr>
                <w:top w:val="nil"/>
                <w:left w:val="nil"/>
                <w:bottom w:val="nil"/>
                <w:right w:val="nil"/>
                <w:between w:val="nil"/>
              </w:pBdr>
              <w:spacing w:before="0" w:after="0"/>
              <w:ind w:hanging="55"/>
              <w:rPr>
                <w:color w:val="000000"/>
                <w:sz w:val="15"/>
                <w:szCs w:val="15"/>
              </w:rPr>
            </w:pPr>
            <w:r w:rsidRPr="00292DEB">
              <w:rPr>
                <w:color w:val="C00000"/>
                <w:sz w:val="15"/>
                <w:szCs w:val="15"/>
              </w:rPr>
              <w:t>0.25</w:t>
            </w:r>
            <w:r w:rsidRPr="00292DEB">
              <w:rPr>
                <w:color w:val="000000"/>
                <w:sz w:val="15"/>
                <w:szCs w:val="15"/>
              </w:rPr>
              <w:t>% employer.</w:t>
            </w:r>
          </w:p>
          <w:p w14:paraId="3C1FA5AC" w14:textId="77777777" w:rsidR="004945ED" w:rsidRPr="00292DEB" w:rsidRDefault="004945ED" w:rsidP="004945ED">
            <w:pPr>
              <w:pStyle w:val="Normal0"/>
              <w:pBdr>
                <w:top w:val="nil"/>
                <w:left w:val="nil"/>
                <w:bottom w:val="nil"/>
                <w:right w:val="nil"/>
                <w:between w:val="nil"/>
              </w:pBdr>
              <w:spacing w:before="0" w:after="0"/>
              <w:rPr>
                <w:color w:val="000000"/>
                <w:sz w:val="15"/>
                <w:szCs w:val="15"/>
              </w:rPr>
            </w:pPr>
          </w:p>
          <w:p w14:paraId="2523997E"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Self-employed, independent professionals: same as for healthcare.</w:t>
            </w:r>
          </w:p>
          <w:p w14:paraId="61C440BA"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40F40420"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system is managed on a pay-as-you-go basis.</w:t>
            </w:r>
          </w:p>
          <w:p w14:paraId="3CBC9E21"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8C5BBD9"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3798D100" w14:textId="77777777" w:rsidR="004945ED" w:rsidRPr="00292DEB" w:rsidRDefault="004945ED" w:rsidP="004945ED">
            <w:pPr>
              <w:spacing w:line="276" w:lineRule="auto"/>
              <w:rPr>
                <w:rFonts w:cs="Arial"/>
                <w:color w:val="0000FF"/>
                <w:lang w:val="en-US"/>
              </w:rPr>
            </w:pPr>
          </w:p>
        </w:tc>
        <w:tc>
          <w:tcPr>
            <w:tcW w:w="127" w:type="pct"/>
          </w:tcPr>
          <w:p w14:paraId="74C43B9C" w14:textId="77777777" w:rsidR="004945ED" w:rsidRPr="00292DEB" w:rsidRDefault="004945ED" w:rsidP="004945ED">
            <w:pPr>
              <w:spacing w:line="276" w:lineRule="auto"/>
              <w:rPr>
                <w:rFonts w:cs="Arial"/>
                <w:color w:val="0000FF"/>
                <w:lang w:val="fr-FR"/>
              </w:rPr>
            </w:pPr>
            <w:r w:rsidRPr="00292DEB">
              <w:rPr>
                <w:rFonts w:cs="Arial"/>
                <w:color w:val="0000FF"/>
                <w:lang w:val="fr-FR"/>
              </w:rPr>
              <w:t>31</w:t>
            </w:r>
          </w:p>
          <w:p w14:paraId="3EDB5D57" w14:textId="77777777" w:rsidR="004945ED" w:rsidRPr="00292DEB" w:rsidRDefault="004945ED" w:rsidP="004945ED">
            <w:pPr>
              <w:spacing w:line="276" w:lineRule="auto"/>
              <w:rPr>
                <w:rFonts w:cs="Arial"/>
                <w:color w:val="0000FF"/>
                <w:lang w:val="en-US"/>
              </w:rPr>
            </w:pPr>
          </w:p>
        </w:tc>
        <w:tc>
          <w:tcPr>
            <w:tcW w:w="402" w:type="pct"/>
          </w:tcPr>
          <w:p w14:paraId="1A306658"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9DD7CF3" w14:textId="77777777" w:rsidR="004945ED" w:rsidRPr="00292DEB" w:rsidRDefault="004945ED" w:rsidP="004945ED">
            <w:pPr>
              <w:spacing w:line="276" w:lineRule="auto"/>
              <w:rPr>
                <w:rFonts w:cs="Arial"/>
                <w:color w:val="0000FF"/>
                <w:lang w:val="en-US"/>
              </w:rPr>
            </w:pPr>
          </w:p>
        </w:tc>
      </w:tr>
      <w:tr w:rsidR="004945ED" w:rsidRPr="00292DEB" w14:paraId="59AFBB6A" w14:textId="77777777" w:rsidTr="005D0FED">
        <w:tc>
          <w:tcPr>
            <w:tcW w:w="193" w:type="pct"/>
          </w:tcPr>
          <w:p w14:paraId="09C6C6E6" w14:textId="2DA344DF"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29C919B5" w14:textId="6B95DD6D" w:rsidR="004945ED" w:rsidRPr="00292DEB" w:rsidRDefault="004945ED" w:rsidP="004945ED">
            <w:pPr>
              <w:spacing w:line="276" w:lineRule="auto"/>
              <w:rPr>
                <w:rFonts w:cs="Arial"/>
              </w:rPr>
            </w:pPr>
            <w:r w:rsidRPr="00292DEB">
              <w:rPr>
                <w:rFonts w:cs="Arial"/>
              </w:rPr>
              <w:t>Wie für Sachleistungen bei Krankheit.</w:t>
            </w:r>
          </w:p>
        </w:tc>
        <w:tc>
          <w:tcPr>
            <w:tcW w:w="1370" w:type="pct"/>
          </w:tcPr>
          <w:p w14:paraId="22EBF86B" w14:textId="6F5C8FB3" w:rsidR="004945ED" w:rsidRPr="00292DEB" w:rsidRDefault="004945ED" w:rsidP="004945ED">
            <w:pPr>
              <w:spacing w:line="276" w:lineRule="auto"/>
              <w:rPr>
                <w:rFonts w:cs="Arial"/>
                <w:lang w:val="fr-BE"/>
              </w:rPr>
            </w:pPr>
            <w:r w:rsidRPr="00292DEB">
              <w:rPr>
                <w:rFonts w:cs="Arial"/>
                <w:lang w:val="fr-BE"/>
              </w:rPr>
              <w:t>Mêmes que pour les soins de santé.</w:t>
            </w:r>
          </w:p>
        </w:tc>
        <w:tc>
          <w:tcPr>
            <w:tcW w:w="1370" w:type="pct"/>
          </w:tcPr>
          <w:p w14:paraId="51A5D52C" w14:textId="30320BAE"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roofErr w:type="spellStart"/>
            <w:r w:rsidRPr="00292DEB">
              <w:rPr>
                <w:iCs/>
                <w:sz w:val="15"/>
                <w:szCs w:val="15"/>
              </w:rPr>
              <w:t>Same</w:t>
            </w:r>
            <w:proofErr w:type="spellEnd"/>
            <w:r w:rsidRPr="00292DEB">
              <w:rPr>
                <w:iCs/>
                <w:sz w:val="15"/>
                <w:szCs w:val="15"/>
              </w:rPr>
              <w:t xml:space="preserve"> as </w:t>
            </w:r>
            <w:proofErr w:type="spellStart"/>
            <w:r w:rsidRPr="00292DEB">
              <w:rPr>
                <w:iCs/>
                <w:sz w:val="15"/>
                <w:szCs w:val="15"/>
              </w:rPr>
              <w:t>healthcare</w:t>
            </w:r>
            <w:proofErr w:type="spellEnd"/>
            <w:r w:rsidRPr="00292DEB">
              <w:rPr>
                <w:iCs/>
                <w:sz w:val="15"/>
                <w:szCs w:val="15"/>
              </w:rPr>
              <w:t>.</w:t>
            </w:r>
          </w:p>
        </w:tc>
        <w:tc>
          <w:tcPr>
            <w:tcW w:w="167" w:type="pct"/>
          </w:tcPr>
          <w:p w14:paraId="61EFCA94" w14:textId="5652ABDF"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473B888D" w14:textId="3C987190" w:rsidR="004945ED" w:rsidRPr="00292DEB" w:rsidRDefault="004945ED" w:rsidP="004945ED">
            <w:pPr>
              <w:spacing w:line="276" w:lineRule="auto"/>
              <w:rPr>
                <w:rFonts w:cs="Arial"/>
                <w:color w:val="0000FF"/>
                <w:lang w:val="fr-FR"/>
              </w:rPr>
            </w:pPr>
            <w:r w:rsidRPr="00292DEB">
              <w:rPr>
                <w:rFonts w:cs="Arial"/>
                <w:color w:val="0000FF"/>
                <w:lang w:val="fr-FR"/>
              </w:rPr>
              <w:t>32</w:t>
            </w:r>
          </w:p>
        </w:tc>
        <w:tc>
          <w:tcPr>
            <w:tcW w:w="402" w:type="pct"/>
          </w:tcPr>
          <w:p w14:paraId="51F25B91" w14:textId="3F497C33"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81E53F3" w14:textId="77777777" w:rsidTr="005D0FED">
        <w:tc>
          <w:tcPr>
            <w:tcW w:w="193" w:type="pct"/>
          </w:tcPr>
          <w:p w14:paraId="45B5C75F" w14:textId="012E970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69AE56A2" w14:textId="7364D3F6" w:rsidR="004945ED" w:rsidRPr="00292DEB" w:rsidRDefault="004945ED" w:rsidP="004945ED">
            <w:pPr>
              <w:spacing w:line="276" w:lineRule="auto"/>
              <w:rPr>
                <w:rFonts w:cs="Arial"/>
              </w:rPr>
            </w:pPr>
            <w:r w:rsidRPr="00292DEB">
              <w:rPr>
                <w:rFonts w:cs="Arial"/>
              </w:rPr>
              <w:t>Wie für Sachleistungen bei Krankheit.</w:t>
            </w:r>
          </w:p>
        </w:tc>
        <w:tc>
          <w:tcPr>
            <w:tcW w:w="1370" w:type="pct"/>
          </w:tcPr>
          <w:p w14:paraId="603E7DDC" w14:textId="7E247E33" w:rsidR="004945ED" w:rsidRPr="00292DEB" w:rsidRDefault="004945ED" w:rsidP="004945ED">
            <w:pPr>
              <w:spacing w:line="276" w:lineRule="auto"/>
              <w:rPr>
                <w:rFonts w:cs="Arial"/>
                <w:lang w:val="fr-BE"/>
              </w:rPr>
            </w:pPr>
            <w:r w:rsidRPr="00292DEB">
              <w:rPr>
                <w:rFonts w:cs="Arial"/>
                <w:lang w:val="fr-BE"/>
              </w:rPr>
              <w:t>Mêmes que pour les soins de santé.</w:t>
            </w:r>
          </w:p>
        </w:tc>
        <w:tc>
          <w:tcPr>
            <w:tcW w:w="1370" w:type="pct"/>
          </w:tcPr>
          <w:p w14:paraId="586F482C" w14:textId="3E547A30"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roofErr w:type="spellStart"/>
            <w:r w:rsidRPr="00292DEB">
              <w:rPr>
                <w:iCs/>
                <w:sz w:val="15"/>
                <w:szCs w:val="15"/>
              </w:rPr>
              <w:t>Same</w:t>
            </w:r>
            <w:proofErr w:type="spellEnd"/>
            <w:r w:rsidRPr="00292DEB">
              <w:rPr>
                <w:iCs/>
                <w:sz w:val="15"/>
                <w:szCs w:val="15"/>
              </w:rPr>
              <w:t xml:space="preserve"> as </w:t>
            </w:r>
            <w:proofErr w:type="spellStart"/>
            <w:r w:rsidRPr="00292DEB">
              <w:rPr>
                <w:iCs/>
                <w:sz w:val="15"/>
                <w:szCs w:val="15"/>
              </w:rPr>
              <w:t>healthcare</w:t>
            </w:r>
            <w:proofErr w:type="spellEnd"/>
            <w:r w:rsidRPr="00292DEB">
              <w:rPr>
                <w:iCs/>
                <w:sz w:val="15"/>
                <w:szCs w:val="15"/>
              </w:rPr>
              <w:t>.</w:t>
            </w:r>
          </w:p>
        </w:tc>
        <w:tc>
          <w:tcPr>
            <w:tcW w:w="167" w:type="pct"/>
          </w:tcPr>
          <w:p w14:paraId="4030A55D" w14:textId="7DA7F0F5"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2544B169" w14:textId="2ED3D440" w:rsidR="004945ED" w:rsidRPr="00292DEB" w:rsidRDefault="004945ED" w:rsidP="004945ED">
            <w:pPr>
              <w:spacing w:line="276" w:lineRule="auto"/>
              <w:rPr>
                <w:rFonts w:cs="Arial"/>
                <w:color w:val="0000FF"/>
                <w:lang w:val="fr-FR"/>
              </w:rPr>
            </w:pPr>
            <w:r w:rsidRPr="00292DEB">
              <w:rPr>
                <w:rFonts w:cs="Arial"/>
                <w:color w:val="0000FF"/>
              </w:rPr>
              <w:t>33</w:t>
            </w:r>
          </w:p>
        </w:tc>
        <w:tc>
          <w:tcPr>
            <w:tcW w:w="402" w:type="pct"/>
          </w:tcPr>
          <w:p w14:paraId="5756CDB4" w14:textId="0F826ECC"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A973C78" w14:textId="77777777" w:rsidTr="005D0FED">
        <w:tc>
          <w:tcPr>
            <w:tcW w:w="193" w:type="pct"/>
          </w:tcPr>
          <w:p w14:paraId="7E8757C8" w14:textId="19E14FE5"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293F90F0" w14:textId="73C2B81D" w:rsidR="004945ED" w:rsidRPr="00292DEB" w:rsidRDefault="004945ED" w:rsidP="004945ED">
            <w:pPr>
              <w:spacing w:line="276" w:lineRule="auto"/>
              <w:rPr>
                <w:rFonts w:cs="Arial"/>
              </w:rPr>
            </w:pPr>
            <w:r w:rsidRPr="00292DEB">
              <w:rPr>
                <w:rFonts w:cs="Arial"/>
              </w:rPr>
              <w:t>Wie für Sachleistungen bei Krankheit.</w:t>
            </w:r>
          </w:p>
        </w:tc>
        <w:tc>
          <w:tcPr>
            <w:tcW w:w="1370" w:type="pct"/>
          </w:tcPr>
          <w:p w14:paraId="06A815A4" w14:textId="101E2C05" w:rsidR="004945ED" w:rsidRPr="00292DEB" w:rsidRDefault="004945ED" w:rsidP="004945ED">
            <w:pPr>
              <w:spacing w:line="276" w:lineRule="auto"/>
              <w:rPr>
                <w:rFonts w:cs="Arial"/>
                <w:lang w:val="fr-BE"/>
              </w:rPr>
            </w:pPr>
            <w:r w:rsidRPr="00292DEB">
              <w:rPr>
                <w:rFonts w:cs="Arial"/>
                <w:lang w:val="fr-BE"/>
              </w:rPr>
              <w:t>Mêmes que pour les soins de santé.</w:t>
            </w:r>
          </w:p>
        </w:tc>
        <w:tc>
          <w:tcPr>
            <w:tcW w:w="1370" w:type="pct"/>
          </w:tcPr>
          <w:p w14:paraId="7952EEDF" w14:textId="3E700996"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proofErr w:type="spellStart"/>
            <w:r w:rsidRPr="00292DEB">
              <w:rPr>
                <w:iCs/>
                <w:sz w:val="15"/>
                <w:szCs w:val="15"/>
              </w:rPr>
              <w:t>Same</w:t>
            </w:r>
            <w:proofErr w:type="spellEnd"/>
            <w:r w:rsidRPr="00292DEB">
              <w:rPr>
                <w:iCs/>
                <w:sz w:val="15"/>
                <w:szCs w:val="15"/>
              </w:rPr>
              <w:t xml:space="preserve"> as </w:t>
            </w:r>
            <w:proofErr w:type="spellStart"/>
            <w:r w:rsidRPr="00292DEB">
              <w:rPr>
                <w:iCs/>
                <w:sz w:val="15"/>
                <w:szCs w:val="15"/>
              </w:rPr>
              <w:t>healthcare</w:t>
            </w:r>
            <w:proofErr w:type="spellEnd"/>
            <w:r w:rsidRPr="00292DEB">
              <w:rPr>
                <w:iCs/>
                <w:sz w:val="15"/>
                <w:szCs w:val="15"/>
              </w:rPr>
              <w:t>.</w:t>
            </w:r>
          </w:p>
        </w:tc>
        <w:tc>
          <w:tcPr>
            <w:tcW w:w="167" w:type="pct"/>
          </w:tcPr>
          <w:p w14:paraId="7DA2C6FC" w14:textId="32334B28"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68B8B9FD" w14:textId="74D71AAA" w:rsidR="004945ED" w:rsidRPr="00292DEB" w:rsidRDefault="004945ED" w:rsidP="004945ED">
            <w:pPr>
              <w:spacing w:line="276" w:lineRule="auto"/>
              <w:rPr>
                <w:rFonts w:cs="Arial"/>
                <w:color w:val="0000FF"/>
                <w:lang w:val="fr-FR"/>
              </w:rPr>
            </w:pPr>
            <w:r w:rsidRPr="00292DEB">
              <w:rPr>
                <w:rFonts w:cs="Arial"/>
                <w:color w:val="0000FF"/>
                <w:lang w:val="fr-FR"/>
              </w:rPr>
              <w:t>34</w:t>
            </w:r>
          </w:p>
        </w:tc>
        <w:tc>
          <w:tcPr>
            <w:tcW w:w="402" w:type="pct"/>
          </w:tcPr>
          <w:p w14:paraId="11C41646" w14:textId="7B26E37D"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635CBDD" w14:textId="77777777" w:rsidTr="005D0FED">
        <w:tc>
          <w:tcPr>
            <w:tcW w:w="193" w:type="pct"/>
          </w:tcPr>
          <w:p w14:paraId="4DD30DEB" w14:textId="77777777" w:rsidR="004945ED" w:rsidRPr="00292DEB" w:rsidRDefault="004945ED" w:rsidP="004945ED">
            <w:pPr>
              <w:spacing w:line="276" w:lineRule="auto"/>
              <w:jc w:val="left"/>
              <w:rPr>
                <w:rFonts w:cs="Arial"/>
                <w:lang w:val="en-GB"/>
              </w:rPr>
            </w:pPr>
            <w:r w:rsidRPr="00292DEB">
              <w:rPr>
                <w:rFonts w:cs="Arial"/>
                <w:lang w:val="en-GB"/>
              </w:rPr>
              <w:t>EL</w:t>
            </w:r>
          </w:p>
          <w:p w14:paraId="34C9C2F1" w14:textId="77777777" w:rsidR="004945ED" w:rsidRPr="00292DEB" w:rsidRDefault="004945ED" w:rsidP="004945ED">
            <w:pPr>
              <w:spacing w:line="276" w:lineRule="auto"/>
              <w:jc w:val="left"/>
              <w:rPr>
                <w:rFonts w:cs="Arial"/>
                <w:lang w:val="en-GB"/>
              </w:rPr>
            </w:pPr>
            <w:r w:rsidRPr="00292DEB">
              <w:rPr>
                <w:rFonts w:cs="Arial"/>
                <w:lang w:val="en-GB"/>
              </w:rPr>
              <w:t>EL</w:t>
            </w:r>
          </w:p>
          <w:p w14:paraId="3B4877D6" w14:textId="77777777" w:rsidR="004945ED" w:rsidRPr="00292DEB" w:rsidRDefault="004945ED" w:rsidP="004945ED">
            <w:pPr>
              <w:spacing w:line="276" w:lineRule="auto"/>
              <w:jc w:val="left"/>
              <w:rPr>
                <w:rFonts w:cs="Arial"/>
                <w:lang w:val="en-GB"/>
              </w:rPr>
            </w:pPr>
            <w:r w:rsidRPr="00292DEB">
              <w:rPr>
                <w:rFonts w:cs="Arial"/>
                <w:lang w:val="en-GB"/>
              </w:rPr>
              <w:t>EL</w:t>
            </w:r>
          </w:p>
          <w:p w14:paraId="0D10EFEB" w14:textId="662A0FE0"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57EB0A2C" w14:textId="77777777" w:rsidR="004945ED" w:rsidRPr="00292DEB" w:rsidRDefault="004945ED" w:rsidP="004945ED">
            <w:pPr>
              <w:spacing w:line="276" w:lineRule="auto"/>
              <w:rPr>
                <w:rFonts w:cs="Arial"/>
                <w:bCs/>
              </w:rPr>
            </w:pPr>
            <w:r w:rsidRPr="00292DEB">
              <w:rPr>
                <w:rFonts w:cs="Arial"/>
                <w:bCs/>
              </w:rPr>
              <w:t>Bedarfsorientierte Familienleistungen auf Antrag.</w:t>
            </w:r>
          </w:p>
          <w:p w14:paraId="6EF21671" w14:textId="77777777" w:rsidR="004945ED" w:rsidRPr="00292DEB" w:rsidRDefault="004945ED" w:rsidP="004945ED">
            <w:pPr>
              <w:spacing w:line="276" w:lineRule="auto"/>
              <w:rPr>
                <w:rFonts w:cs="Arial"/>
                <w:bCs/>
              </w:rPr>
            </w:pPr>
          </w:p>
          <w:p w14:paraId="5853F2CC" w14:textId="77777777" w:rsidR="004945ED" w:rsidRPr="00292DEB" w:rsidRDefault="004945ED" w:rsidP="004945ED">
            <w:pPr>
              <w:spacing w:line="276" w:lineRule="auto"/>
              <w:rPr>
                <w:rFonts w:cs="Arial"/>
                <w:bCs/>
              </w:rPr>
            </w:pPr>
            <w:r w:rsidRPr="00292DEB">
              <w:rPr>
                <w:rFonts w:cs="Arial"/>
                <w:bCs/>
              </w:rPr>
              <w:t>Finanziert durch Besteuerung.</w:t>
            </w:r>
          </w:p>
          <w:p w14:paraId="27965ECB" w14:textId="77777777" w:rsidR="004945ED" w:rsidRPr="00292DEB" w:rsidRDefault="004945ED" w:rsidP="004945ED">
            <w:pPr>
              <w:spacing w:line="276" w:lineRule="auto"/>
              <w:rPr>
                <w:rFonts w:cs="Arial"/>
                <w:bCs/>
              </w:rPr>
            </w:pPr>
          </w:p>
          <w:p w14:paraId="1A40197E" w14:textId="4EBF4DB0" w:rsidR="004945ED" w:rsidRPr="00292DEB" w:rsidRDefault="004945ED" w:rsidP="004945ED">
            <w:pPr>
              <w:spacing w:line="276" w:lineRule="auto"/>
              <w:rPr>
                <w:rFonts w:cs="Arial"/>
                <w:bCs/>
              </w:rPr>
            </w:pPr>
            <w:r w:rsidRPr="00292DEB">
              <w:rPr>
                <w:rFonts w:cs="Arial"/>
                <w:bCs/>
              </w:rPr>
              <w:t>Keine zweckgebundenen Steuern.</w:t>
            </w:r>
          </w:p>
        </w:tc>
        <w:tc>
          <w:tcPr>
            <w:tcW w:w="1370" w:type="pct"/>
          </w:tcPr>
          <w:p w14:paraId="691FFA20" w14:textId="77777777" w:rsidR="004945ED" w:rsidRPr="00292DEB" w:rsidRDefault="004945ED" w:rsidP="004945ED">
            <w:pPr>
              <w:spacing w:line="276" w:lineRule="auto"/>
              <w:rPr>
                <w:rFonts w:cs="Arial"/>
                <w:bCs/>
                <w:lang w:val="fr-BE"/>
              </w:rPr>
            </w:pPr>
            <w:r w:rsidRPr="00292DEB">
              <w:rPr>
                <w:rFonts w:cs="Arial"/>
                <w:bCs/>
                <w:lang w:val="fr-BE"/>
              </w:rPr>
              <w:t>Allocations familiales soumises à des conditions de ressources, sur demande.</w:t>
            </w:r>
          </w:p>
          <w:p w14:paraId="0ACB7AB1" w14:textId="77777777" w:rsidR="004945ED" w:rsidRPr="00292DEB" w:rsidRDefault="004945ED" w:rsidP="004945ED">
            <w:pPr>
              <w:spacing w:line="276" w:lineRule="auto"/>
              <w:rPr>
                <w:rFonts w:cs="Arial"/>
                <w:bCs/>
                <w:lang w:val="fr-BE"/>
              </w:rPr>
            </w:pPr>
          </w:p>
          <w:p w14:paraId="3B2E7C58" w14:textId="77777777" w:rsidR="004945ED" w:rsidRPr="00292DEB" w:rsidRDefault="004945ED" w:rsidP="004945ED">
            <w:pPr>
              <w:spacing w:line="276" w:lineRule="auto"/>
              <w:rPr>
                <w:rFonts w:cs="Arial"/>
                <w:bCs/>
                <w:lang w:val="fr-BE"/>
              </w:rPr>
            </w:pPr>
            <w:r w:rsidRPr="00292DEB">
              <w:rPr>
                <w:rFonts w:cs="Arial"/>
                <w:bCs/>
                <w:lang w:val="fr-BE"/>
              </w:rPr>
              <w:t>Financement par la fiscalité.</w:t>
            </w:r>
          </w:p>
          <w:p w14:paraId="0164FD9C" w14:textId="77777777" w:rsidR="004945ED" w:rsidRPr="00292DEB" w:rsidRDefault="004945ED" w:rsidP="004945ED">
            <w:pPr>
              <w:spacing w:line="276" w:lineRule="auto"/>
              <w:rPr>
                <w:rFonts w:cs="Arial"/>
                <w:bCs/>
                <w:lang w:val="fr-BE"/>
              </w:rPr>
            </w:pPr>
          </w:p>
          <w:p w14:paraId="1A6201A5" w14:textId="77777777" w:rsidR="004945ED" w:rsidRPr="00292DEB" w:rsidRDefault="004945ED" w:rsidP="004945ED">
            <w:pPr>
              <w:spacing w:line="276" w:lineRule="auto"/>
              <w:rPr>
                <w:rFonts w:cs="Arial"/>
                <w:bCs/>
                <w:lang w:val="fr-BE"/>
              </w:rPr>
            </w:pPr>
            <w:r w:rsidRPr="00292DEB">
              <w:rPr>
                <w:rFonts w:cs="Arial"/>
                <w:bCs/>
                <w:lang w:val="fr-BE"/>
              </w:rPr>
              <w:t>Pas de taxes à affectation spéciale.</w:t>
            </w:r>
          </w:p>
          <w:p w14:paraId="2D1D59CB" w14:textId="77777777" w:rsidR="004945ED" w:rsidRPr="00292DEB" w:rsidRDefault="004945ED" w:rsidP="004945ED">
            <w:pPr>
              <w:spacing w:line="276" w:lineRule="auto"/>
              <w:rPr>
                <w:rFonts w:cs="Arial"/>
                <w:bCs/>
                <w:lang w:val="fr-BE"/>
              </w:rPr>
            </w:pPr>
          </w:p>
        </w:tc>
        <w:tc>
          <w:tcPr>
            <w:tcW w:w="1370" w:type="pct"/>
          </w:tcPr>
          <w:p w14:paraId="2A50948D" w14:textId="77777777" w:rsidR="004945ED" w:rsidRPr="00292DEB" w:rsidRDefault="004945ED" w:rsidP="004945ED">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E-I-35-EL</w:t>
            </w:r>
          </w:p>
          <w:p w14:paraId="705FAD1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Means tested family benefits, upon application.</w:t>
            </w:r>
          </w:p>
          <w:p w14:paraId="217FB986"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3BFD1AD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Financed by taxation.</w:t>
            </w:r>
          </w:p>
          <w:p w14:paraId="77FB05FD"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6660FD2E" w14:textId="7421A5FB"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earmarked taxes.</w:t>
            </w:r>
          </w:p>
        </w:tc>
        <w:tc>
          <w:tcPr>
            <w:tcW w:w="167" w:type="pct"/>
          </w:tcPr>
          <w:p w14:paraId="272FD053"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41ABA68E" w14:textId="77777777" w:rsidR="004945ED" w:rsidRPr="00292DEB" w:rsidRDefault="004945ED" w:rsidP="004945ED">
            <w:pPr>
              <w:spacing w:line="276" w:lineRule="auto"/>
              <w:rPr>
                <w:rFonts w:cs="Arial"/>
                <w:color w:val="0000FF"/>
                <w:lang w:val="en-US"/>
              </w:rPr>
            </w:pPr>
          </w:p>
        </w:tc>
        <w:tc>
          <w:tcPr>
            <w:tcW w:w="127" w:type="pct"/>
          </w:tcPr>
          <w:p w14:paraId="7057D558" w14:textId="77777777" w:rsidR="004945ED" w:rsidRPr="00292DEB" w:rsidRDefault="004945ED" w:rsidP="004945ED">
            <w:pPr>
              <w:spacing w:line="276" w:lineRule="auto"/>
              <w:rPr>
                <w:rFonts w:cs="Arial"/>
                <w:color w:val="0000FF"/>
                <w:lang w:val="fr-FR"/>
              </w:rPr>
            </w:pPr>
            <w:r w:rsidRPr="00292DEB">
              <w:rPr>
                <w:rFonts w:cs="Arial"/>
                <w:color w:val="0000FF"/>
                <w:lang w:val="fr-FR"/>
              </w:rPr>
              <w:t>35</w:t>
            </w:r>
          </w:p>
          <w:p w14:paraId="2AB6C5FE" w14:textId="77777777" w:rsidR="004945ED" w:rsidRPr="00292DEB" w:rsidRDefault="004945ED" w:rsidP="004945ED">
            <w:pPr>
              <w:spacing w:line="276" w:lineRule="auto"/>
              <w:rPr>
                <w:rFonts w:cs="Arial"/>
                <w:color w:val="0000FF"/>
                <w:lang w:val="en-US"/>
              </w:rPr>
            </w:pPr>
          </w:p>
        </w:tc>
        <w:tc>
          <w:tcPr>
            <w:tcW w:w="402" w:type="pct"/>
          </w:tcPr>
          <w:p w14:paraId="36C1F68F"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F381976" w14:textId="77777777" w:rsidR="004945ED" w:rsidRPr="00292DEB" w:rsidRDefault="004945ED" w:rsidP="004945ED">
            <w:pPr>
              <w:spacing w:line="276" w:lineRule="auto"/>
              <w:rPr>
                <w:rFonts w:cs="Arial"/>
                <w:color w:val="0000FF"/>
                <w:lang w:val="en-US"/>
              </w:rPr>
            </w:pPr>
          </w:p>
        </w:tc>
      </w:tr>
      <w:tr w:rsidR="004945ED" w:rsidRPr="00292DEB" w14:paraId="735B8FFD" w14:textId="77777777" w:rsidTr="005D0FED">
        <w:tc>
          <w:tcPr>
            <w:tcW w:w="193" w:type="pct"/>
          </w:tcPr>
          <w:p w14:paraId="554FE7C7" w14:textId="56EFF4D3"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757B9DF3" w14:textId="4E9026D5" w:rsidR="004945ED" w:rsidRPr="00292DEB" w:rsidRDefault="004945ED" w:rsidP="004945ED">
            <w:pPr>
              <w:spacing w:line="276" w:lineRule="auto"/>
              <w:rPr>
                <w:rFonts w:cs="Arial"/>
                <w:bCs/>
              </w:rPr>
            </w:pPr>
            <w:r w:rsidRPr="00292DEB">
              <w:rPr>
                <w:rFonts w:cs="Arial"/>
              </w:rPr>
              <w:t>Allgemeine Besteuerung.</w:t>
            </w:r>
          </w:p>
        </w:tc>
        <w:tc>
          <w:tcPr>
            <w:tcW w:w="1370" w:type="pct"/>
          </w:tcPr>
          <w:p w14:paraId="22675942" w14:textId="0B2E8D9A" w:rsidR="004945ED" w:rsidRPr="00292DEB" w:rsidRDefault="004945ED" w:rsidP="004945ED">
            <w:pPr>
              <w:spacing w:line="276" w:lineRule="auto"/>
              <w:rPr>
                <w:rFonts w:cs="Arial"/>
                <w:bCs/>
                <w:lang w:val="fr-BE"/>
              </w:rPr>
            </w:pPr>
            <w:r w:rsidRPr="00292DEB">
              <w:rPr>
                <w:rFonts w:cs="Arial"/>
                <w:lang w:val="fr-BE"/>
              </w:rPr>
              <w:t>Imposition générale.</w:t>
            </w:r>
          </w:p>
        </w:tc>
        <w:tc>
          <w:tcPr>
            <w:tcW w:w="1370" w:type="pct"/>
          </w:tcPr>
          <w:p w14:paraId="71D7F4B1" w14:textId="1D8A1A6D" w:rsidR="004945ED" w:rsidRPr="00292DEB" w:rsidRDefault="004945ED" w:rsidP="004945ED">
            <w:pPr>
              <w:pStyle w:val="Normal0"/>
              <w:pBdr>
                <w:top w:val="nil"/>
                <w:left w:val="nil"/>
                <w:bottom w:val="nil"/>
                <w:right w:val="nil"/>
                <w:between w:val="nil"/>
              </w:pBdr>
              <w:spacing w:before="0" w:after="0" w:line="276" w:lineRule="auto"/>
              <w:rPr>
                <w:color w:val="000000"/>
                <w:sz w:val="15"/>
                <w:szCs w:val="15"/>
                <w:lang w:val="en-GB"/>
              </w:rPr>
            </w:pPr>
            <w:r w:rsidRPr="00292DEB">
              <w:rPr>
                <w:iCs/>
                <w:sz w:val="15"/>
                <w:szCs w:val="15"/>
              </w:rPr>
              <w:t>General taxation.</w:t>
            </w:r>
          </w:p>
        </w:tc>
        <w:tc>
          <w:tcPr>
            <w:tcW w:w="167" w:type="pct"/>
          </w:tcPr>
          <w:p w14:paraId="04D32197" w14:textId="203D760C"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2BC57ED" w14:textId="70E65C7C" w:rsidR="004945ED" w:rsidRPr="00292DEB" w:rsidRDefault="004945ED" w:rsidP="004945ED">
            <w:pPr>
              <w:spacing w:line="276" w:lineRule="auto"/>
              <w:rPr>
                <w:rFonts w:cs="Arial"/>
                <w:color w:val="0000FF"/>
                <w:lang w:val="fr-FR"/>
              </w:rPr>
            </w:pPr>
            <w:r w:rsidRPr="00292DEB">
              <w:rPr>
                <w:rFonts w:cs="Arial"/>
                <w:color w:val="0000FF"/>
                <w:lang w:val="fr-FR"/>
              </w:rPr>
              <w:t>36</w:t>
            </w:r>
          </w:p>
        </w:tc>
        <w:tc>
          <w:tcPr>
            <w:tcW w:w="402" w:type="pct"/>
          </w:tcPr>
          <w:p w14:paraId="7E85F02B" w14:textId="5076EEBE"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A575B52" w14:textId="77777777" w:rsidTr="005D0FED">
        <w:tc>
          <w:tcPr>
            <w:tcW w:w="193" w:type="pct"/>
          </w:tcPr>
          <w:p w14:paraId="1AAFCC2E" w14:textId="7DB1C5DD" w:rsidR="004945ED" w:rsidRPr="00292DEB" w:rsidRDefault="004945ED" w:rsidP="004945ED">
            <w:pPr>
              <w:spacing w:line="276" w:lineRule="auto"/>
              <w:jc w:val="left"/>
              <w:rPr>
                <w:rFonts w:cs="Arial"/>
                <w:lang w:val="en-GB"/>
              </w:rPr>
            </w:pPr>
            <w:r w:rsidRPr="00292DEB">
              <w:rPr>
                <w:rFonts w:cs="Arial"/>
                <w:lang w:val="en-GB"/>
              </w:rPr>
              <w:lastRenderedPageBreak/>
              <w:t>EL</w:t>
            </w:r>
          </w:p>
        </w:tc>
        <w:tc>
          <w:tcPr>
            <w:tcW w:w="1371" w:type="pct"/>
          </w:tcPr>
          <w:p w14:paraId="6538D082" w14:textId="28009D22" w:rsidR="004945ED" w:rsidRPr="00292DEB" w:rsidRDefault="004945ED" w:rsidP="004945ED">
            <w:pPr>
              <w:spacing w:line="276" w:lineRule="auto"/>
              <w:rPr>
                <w:rFonts w:cs="Arial"/>
                <w:bCs/>
              </w:rPr>
            </w:pPr>
            <w:r w:rsidRPr="00292DEB">
              <w:rPr>
                <w:rFonts w:cs="Arial"/>
              </w:rPr>
              <w:t>Nicht anwendbar.</w:t>
            </w:r>
          </w:p>
        </w:tc>
        <w:tc>
          <w:tcPr>
            <w:tcW w:w="1370" w:type="pct"/>
          </w:tcPr>
          <w:p w14:paraId="4FA3F639" w14:textId="3A98DFEB" w:rsidR="004945ED" w:rsidRPr="00292DEB" w:rsidRDefault="004945ED" w:rsidP="004945ED">
            <w:pPr>
              <w:spacing w:line="276" w:lineRule="auto"/>
              <w:rPr>
                <w:rFonts w:cs="Arial"/>
                <w:bCs/>
                <w:lang w:val="fr-BE"/>
              </w:rPr>
            </w:pPr>
            <w:r w:rsidRPr="00292DEB">
              <w:rPr>
                <w:rFonts w:cs="Arial"/>
                <w:lang w:val="fr-BE"/>
              </w:rPr>
              <w:t>Non applicable.</w:t>
            </w:r>
          </w:p>
        </w:tc>
        <w:tc>
          <w:tcPr>
            <w:tcW w:w="1370" w:type="pct"/>
          </w:tcPr>
          <w:p w14:paraId="6029D13B" w14:textId="50AC3869" w:rsidR="004945ED" w:rsidRPr="00292DEB" w:rsidRDefault="004945ED" w:rsidP="004945ED">
            <w:pPr>
              <w:pStyle w:val="Normal0"/>
              <w:pBdr>
                <w:top w:val="nil"/>
                <w:left w:val="nil"/>
                <w:bottom w:val="nil"/>
                <w:right w:val="nil"/>
                <w:between w:val="nil"/>
              </w:pBdr>
              <w:spacing w:before="0" w:after="0" w:line="276" w:lineRule="auto"/>
              <w:rPr>
                <w:color w:val="000000"/>
                <w:sz w:val="15"/>
                <w:szCs w:val="15"/>
                <w:lang w:val="en-GB"/>
              </w:rPr>
            </w:pPr>
            <w:r w:rsidRPr="00292DEB">
              <w:rPr>
                <w:iCs/>
                <w:sz w:val="15"/>
                <w:szCs w:val="15"/>
              </w:rPr>
              <w:t>Not applicable.</w:t>
            </w:r>
          </w:p>
        </w:tc>
        <w:tc>
          <w:tcPr>
            <w:tcW w:w="167" w:type="pct"/>
          </w:tcPr>
          <w:p w14:paraId="3F4CAD2F" w14:textId="5BD56325"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7B9CBB5D" w14:textId="244961C1" w:rsidR="004945ED" w:rsidRPr="00292DEB" w:rsidRDefault="004945ED" w:rsidP="004945ED">
            <w:pPr>
              <w:spacing w:line="276" w:lineRule="auto"/>
              <w:rPr>
                <w:rFonts w:cs="Arial"/>
                <w:color w:val="0000FF"/>
                <w:lang w:val="fr-FR"/>
              </w:rPr>
            </w:pPr>
            <w:r w:rsidRPr="00292DEB">
              <w:rPr>
                <w:rFonts w:cs="Arial"/>
                <w:color w:val="0000FF"/>
              </w:rPr>
              <w:t>37</w:t>
            </w:r>
          </w:p>
        </w:tc>
        <w:tc>
          <w:tcPr>
            <w:tcW w:w="402" w:type="pct"/>
          </w:tcPr>
          <w:p w14:paraId="46CCD014" w14:textId="2E37DE64"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C507B9B" w14:textId="77777777" w:rsidTr="005D0FED">
        <w:tc>
          <w:tcPr>
            <w:tcW w:w="193" w:type="pct"/>
          </w:tcPr>
          <w:p w14:paraId="44571A47" w14:textId="305B5B6D"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5C97E631" w14:textId="3BCF27CF" w:rsidR="004945ED" w:rsidRPr="00292DEB" w:rsidRDefault="004945ED" w:rsidP="004945ED">
            <w:pPr>
              <w:spacing w:line="276" w:lineRule="auto"/>
              <w:rPr>
                <w:rFonts w:cs="Arial"/>
                <w:bCs/>
              </w:rPr>
            </w:pPr>
            <w:r w:rsidRPr="00292DEB">
              <w:rPr>
                <w:rFonts w:cs="Arial"/>
              </w:rPr>
              <w:t>Nicht anwendbar.</w:t>
            </w:r>
          </w:p>
        </w:tc>
        <w:tc>
          <w:tcPr>
            <w:tcW w:w="1370" w:type="pct"/>
          </w:tcPr>
          <w:p w14:paraId="4A66BBD1" w14:textId="1537076B" w:rsidR="004945ED" w:rsidRPr="00292DEB" w:rsidRDefault="004945ED" w:rsidP="004945ED">
            <w:pPr>
              <w:spacing w:line="276" w:lineRule="auto"/>
              <w:rPr>
                <w:rFonts w:cs="Arial"/>
                <w:bCs/>
                <w:lang w:val="fr-BE"/>
              </w:rPr>
            </w:pPr>
            <w:r w:rsidRPr="00292DEB">
              <w:rPr>
                <w:rFonts w:cs="Arial"/>
                <w:lang w:val="fr-BE"/>
              </w:rPr>
              <w:t>Non applicable.</w:t>
            </w:r>
          </w:p>
        </w:tc>
        <w:tc>
          <w:tcPr>
            <w:tcW w:w="1370" w:type="pct"/>
          </w:tcPr>
          <w:p w14:paraId="62402ED8" w14:textId="77624CCB" w:rsidR="004945ED" w:rsidRPr="00292DEB" w:rsidRDefault="004945ED" w:rsidP="004945ED">
            <w:pPr>
              <w:pStyle w:val="Normal0"/>
              <w:pBdr>
                <w:top w:val="nil"/>
                <w:left w:val="nil"/>
                <w:bottom w:val="nil"/>
                <w:right w:val="nil"/>
                <w:between w:val="nil"/>
              </w:pBdr>
              <w:spacing w:before="0" w:after="0" w:line="276" w:lineRule="auto"/>
              <w:rPr>
                <w:color w:val="000000"/>
                <w:sz w:val="15"/>
                <w:szCs w:val="15"/>
                <w:lang w:val="en-GB"/>
              </w:rPr>
            </w:pPr>
            <w:r w:rsidRPr="00292DEB">
              <w:rPr>
                <w:iCs/>
                <w:sz w:val="15"/>
                <w:szCs w:val="15"/>
              </w:rPr>
              <w:t>Not applicable.</w:t>
            </w:r>
          </w:p>
        </w:tc>
        <w:tc>
          <w:tcPr>
            <w:tcW w:w="167" w:type="pct"/>
          </w:tcPr>
          <w:p w14:paraId="53520037" w14:textId="3C4A568E"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0BDF1F77" w14:textId="0AE746DA" w:rsidR="004945ED" w:rsidRPr="00292DEB" w:rsidRDefault="004945ED" w:rsidP="004945ED">
            <w:pPr>
              <w:spacing w:line="276" w:lineRule="auto"/>
              <w:rPr>
                <w:rFonts w:cs="Arial"/>
                <w:color w:val="0000FF"/>
                <w:lang w:val="fr-FR"/>
              </w:rPr>
            </w:pPr>
            <w:r w:rsidRPr="00292DEB">
              <w:rPr>
                <w:rFonts w:cs="Arial"/>
                <w:color w:val="0000FF"/>
              </w:rPr>
              <w:t>38</w:t>
            </w:r>
          </w:p>
        </w:tc>
        <w:tc>
          <w:tcPr>
            <w:tcW w:w="402" w:type="pct"/>
          </w:tcPr>
          <w:p w14:paraId="09C6D7C6" w14:textId="6595D4B0"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6B82C7F" w14:textId="77777777" w:rsidTr="005D0FED">
        <w:tc>
          <w:tcPr>
            <w:tcW w:w="193" w:type="pct"/>
          </w:tcPr>
          <w:p w14:paraId="4A1C97C7" w14:textId="77777777" w:rsidR="004945ED" w:rsidRPr="00292DEB" w:rsidRDefault="004945ED" w:rsidP="004945ED">
            <w:pPr>
              <w:spacing w:line="276" w:lineRule="auto"/>
              <w:jc w:val="left"/>
              <w:rPr>
                <w:rFonts w:cs="Arial"/>
                <w:lang w:val="es-ES"/>
              </w:rPr>
            </w:pPr>
            <w:r w:rsidRPr="00292DEB">
              <w:rPr>
                <w:rFonts w:cs="Arial"/>
                <w:lang w:val="es-ES"/>
              </w:rPr>
              <w:t>EL</w:t>
            </w:r>
          </w:p>
          <w:p w14:paraId="45F7803D" w14:textId="77777777" w:rsidR="004945ED" w:rsidRPr="00292DEB" w:rsidRDefault="004945ED" w:rsidP="004945ED">
            <w:pPr>
              <w:spacing w:line="276" w:lineRule="auto"/>
              <w:jc w:val="left"/>
              <w:rPr>
                <w:rFonts w:cs="Arial"/>
                <w:lang w:val="es-ES"/>
              </w:rPr>
            </w:pPr>
            <w:r w:rsidRPr="00292DEB">
              <w:rPr>
                <w:rFonts w:cs="Arial"/>
                <w:lang w:val="es-ES"/>
              </w:rPr>
              <w:t>EL</w:t>
            </w:r>
          </w:p>
          <w:p w14:paraId="42FF80EC" w14:textId="77777777" w:rsidR="004945ED" w:rsidRPr="00292DEB" w:rsidRDefault="004945ED" w:rsidP="004945ED">
            <w:pPr>
              <w:spacing w:line="276" w:lineRule="auto"/>
              <w:jc w:val="left"/>
              <w:rPr>
                <w:rFonts w:cs="Arial"/>
                <w:lang w:val="es-ES"/>
              </w:rPr>
            </w:pPr>
            <w:r w:rsidRPr="00292DEB">
              <w:rPr>
                <w:rFonts w:cs="Arial"/>
                <w:lang w:val="es-ES"/>
              </w:rPr>
              <w:t>EL</w:t>
            </w:r>
          </w:p>
          <w:p w14:paraId="5F01B2A0" w14:textId="77777777" w:rsidR="004945ED" w:rsidRPr="00292DEB" w:rsidRDefault="004945ED" w:rsidP="004945ED">
            <w:pPr>
              <w:spacing w:line="276" w:lineRule="auto"/>
              <w:jc w:val="left"/>
              <w:rPr>
                <w:rFonts w:cs="Arial"/>
                <w:lang w:val="es-ES"/>
              </w:rPr>
            </w:pPr>
            <w:r w:rsidRPr="00292DEB">
              <w:rPr>
                <w:rFonts w:cs="Arial"/>
                <w:lang w:val="es-ES"/>
              </w:rPr>
              <w:t>EL</w:t>
            </w:r>
          </w:p>
          <w:p w14:paraId="5F2E9C9C" w14:textId="77777777" w:rsidR="004945ED" w:rsidRPr="00292DEB" w:rsidRDefault="004945ED" w:rsidP="004945ED">
            <w:pPr>
              <w:spacing w:line="276" w:lineRule="auto"/>
              <w:jc w:val="left"/>
              <w:rPr>
                <w:rFonts w:cs="Arial"/>
                <w:lang w:val="es-ES"/>
              </w:rPr>
            </w:pPr>
            <w:r w:rsidRPr="00292DEB">
              <w:rPr>
                <w:rFonts w:cs="Arial"/>
                <w:lang w:val="es-ES"/>
              </w:rPr>
              <w:t>EL</w:t>
            </w:r>
          </w:p>
          <w:p w14:paraId="1A3AE983" w14:textId="77777777" w:rsidR="004945ED" w:rsidRPr="00292DEB" w:rsidRDefault="004945ED" w:rsidP="004945ED">
            <w:pPr>
              <w:spacing w:line="276" w:lineRule="auto"/>
              <w:jc w:val="left"/>
              <w:rPr>
                <w:rFonts w:cs="Arial"/>
                <w:lang w:val="es-ES"/>
              </w:rPr>
            </w:pPr>
            <w:r w:rsidRPr="00292DEB">
              <w:rPr>
                <w:rFonts w:cs="Arial"/>
                <w:lang w:val="es-ES"/>
              </w:rPr>
              <w:t>EL</w:t>
            </w:r>
          </w:p>
          <w:p w14:paraId="64062DC9" w14:textId="611CFC16"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1C143EC4" w14:textId="77777777" w:rsidR="004945ED" w:rsidRPr="00292DEB" w:rsidRDefault="004945ED" w:rsidP="004945ED">
            <w:pPr>
              <w:spacing w:line="276" w:lineRule="auto"/>
              <w:rPr>
                <w:rFonts w:cs="Arial"/>
              </w:rPr>
            </w:pPr>
            <w:r w:rsidRPr="00292DEB">
              <w:rPr>
                <w:rFonts w:cs="Arial"/>
              </w:rPr>
              <w:t>Gemischtes System.</w:t>
            </w:r>
          </w:p>
          <w:p w14:paraId="4FB8B946" w14:textId="77777777" w:rsidR="004945ED" w:rsidRPr="00292DEB" w:rsidRDefault="004945ED" w:rsidP="004945ED">
            <w:pPr>
              <w:spacing w:line="276" w:lineRule="auto"/>
              <w:rPr>
                <w:rFonts w:cs="Arial"/>
              </w:rPr>
            </w:pPr>
            <w:r w:rsidRPr="00292DEB">
              <w:rPr>
                <w:rFonts w:cs="Arial"/>
              </w:rPr>
              <w:t xml:space="preserve">Die Finanzierung ist im Mittelfristigen Rahmen für die finanzpolitische Strategie (Gesetz </w:t>
            </w:r>
            <w:r w:rsidRPr="00292DEB">
              <w:rPr>
                <w:rFonts w:cs="Arial"/>
                <w:color w:val="C00000"/>
              </w:rPr>
              <w:t>4270/2014</w:t>
            </w:r>
            <w:r w:rsidRPr="00292DEB">
              <w:rPr>
                <w:rFonts w:cs="Arial"/>
              </w:rPr>
              <w:t>) festgelegt. Das System wird überwiegend durch Sozialbeiträge finanziert.</w:t>
            </w:r>
          </w:p>
          <w:p w14:paraId="7CA8849F" w14:textId="77777777" w:rsidR="004945ED" w:rsidRPr="00292DEB" w:rsidRDefault="004945ED" w:rsidP="004945ED">
            <w:pPr>
              <w:spacing w:line="276" w:lineRule="auto"/>
              <w:rPr>
                <w:rFonts w:cs="Arial"/>
              </w:rPr>
            </w:pPr>
          </w:p>
          <w:p w14:paraId="67F4D1ED" w14:textId="77777777" w:rsidR="004945ED" w:rsidRPr="00292DEB" w:rsidRDefault="004945ED" w:rsidP="004945ED">
            <w:pPr>
              <w:spacing w:line="276" w:lineRule="auto"/>
              <w:rPr>
                <w:rFonts w:cs="Arial"/>
              </w:rPr>
            </w:pPr>
            <w:r w:rsidRPr="00292DEB">
              <w:rPr>
                <w:rFonts w:cs="Arial"/>
              </w:rPr>
              <w:t>Die Regierung deckt keine Defizite.</w:t>
            </w:r>
          </w:p>
          <w:p w14:paraId="36266F34" w14:textId="77777777" w:rsidR="004945ED" w:rsidRPr="00292DEB" w:rsidRDefault="004945ED" w:rsidP="004945ED">
            <w:pPr>
              <w:spacing w:line="276" w:lineRule="auto"/>
              <w:rPr>
                <w:rFonts w:cs="Arial"/>
              </w:rPr>
            </w:pPr>
            <w:r w:rsidRPr="00292DEB">
              <w:rPr>
                <w:rFonts w:cs="Arial"/>
              </w:rPr>
              <w:t>Keine zweckgebundenen Steuern.</w:t>
            </w:r>
          </w:p>
          <w:p w14:paraId="7B84EC43" w14:textId="77777777" w:rsidR="004945ED" w:rsidRPr="00292DEB" w:rsidRDefault="004945ED" w:rsidP="004945ED">
            <w:pPr>
              <w:spacing w:line="276" w:lineRule="auto"/>
              <w:rPr>
                <w:rFonts w:cs="Arial"/>
              </w:rPr>
            </w:pPr>
          </w:p>
          <w:p w14:paraId="3568C665" w14:textId="77777777" w:rsidR="004945ED" w:rsidRPr="00292DEB" w:rsidRDefault="004945ED" w:rsidP="004945ED">
            <w:pPr>
              <w:spacing w:line="276" w:lineRule="auto"/>
              <w:rPr>
                <w:rFonts w:cs="Arial"/>
              </w:rPr>
            </w:pPr>
            <w:r w:rsidRPr="00292DEB">
              <w:rPr>
                <w:rFonts w:cs="Arial"/>
              </w:rPr>
              <w:t xml:space="preserve">Sozialbeitragssätze für Arbeitslosigkeit: </w:t>
            </w:r>
            <w:r w:rsidRPr="00292DEB">
              <w:rPr>
                <w:rFonts w:cs="Arial"/>
                <w:color w:val="800000"/>
              </w:rPr>
              <w:t xml:space="preserve">2,40% </w:t>
            </w:r>
            <w:r w:rsidRPr="00292DEB">
              <w:rPr>
                <w:rFonts w:cs="Arial"/>
              </w:rPr>
              <w:t>insgesamt, davon</w:t>
            </w:r>
          </w:p>
          <w:p w14:paraId="0F8FD481" w14:textId="77777777" w:rsidR="004945ED" w:rsidRPr="00292DEB" w:rsidRDefault="004945ED" w:rsidP="004945ED">
            <w:pPr>
              <w:numPr>
                <w:ilvl w:val="0"/>
                <w:numId w:val="6"/>
              </w:numPr>
              <w:spacing w:line="276" w:lineRule="auto"/>
              <w:rPr>
                <w:rFonts w:cs="Arial"/>
              </w:rPr>
            </w:pPr>
            <w:r w:rsidRPr="00292DEB">
              <w:rPr>
                <w:rFonts w:cs="Arial"/>
                <w:color w:val="800000"/>
              </w:rPr>
              <w:t>1,20%</w:t>
            </w:r>
            <w:r w:rsidRPr="00292DEB">
              <w:rPr>
                <w:rFonts w:cs="Arial"/>
              </w:rPr>
              <w:t xml:space="preserve"> Arbeitnehmer,</w:t>
            </w:r>
          </w:p>
          <w:p w14:paraId="1BD81B1A" w14:textId="77777777" w:rsidR="004945ED" w:rsidRPr="00292DEB" w:rsidRDefault="004945ED" w:rsidP="004945ED">
            <w:pPr>
              <w:numPr>
                <w:ilvl w:val="0"/>
                <w:numId w:val="6"/>
              </w:numPr>
              <w:spacing w:line="276" w:lineRule="auto"/>
              <w:rPr>
                <w:rFonts w:cs="Arial"/>
              </w:rPr>
            </w:pPr>
            <w:r w:rsidRPr="00292DEB">
              <w:rPr>
                <w:rFonts w:cs="Arial"/>
                <w:color w:val="800000"/>
              </w:rPr>
              <w:t>1,20%</w:t>
            </w:r>
            <w:r w:rsidRPr="00292DEB">
              <w:rPr>
                <w:rFonts w:cs="Arial"/>
              </w:rPr>
              <w:t xml:space="preserve"> Arbeitgeber.</w:t>
            </w:r>
          </w:p>
          <w:p w14:paraId="3F52FE6F" w14:textId="77777777" w:rsidR="004945ED" w:rsidRPr="00292DEB" w:rsidRDefault="004945ED" w:rsidP="004945ED">
            <w:pPr>
              <w:spacing w:line="276" w:lineRule="auto"/>
              <w:rPr>
                <w:rFonts w:cs="Arial"/>
              </w:rPr>
            </w:pPr>
          </w:p>
        </w:tc>
        <w:tc>
          <w:tcPr>
            <w:tcW w:w="1370" w:type="pct"/>
          </w:tcPr>
          <w:p w14:paraId="3CE5E4B8" w14:textId="77777777" w:rsidR="004945ED" w:rsidRPr="00292DEB" w:rsidRDefault="004945ED" w:rsidP="004945ED">
            <w:pPr>
              <w:spacing w:line="276" w:lineRule="auto"/>
              <w:rPr>
                <w:rFonts w:cs="Arial"/>
                <w:bCs/>
                <w:lang w:val="fr-BE"/>
              </w:rPr>
            </w:pPr>
            <w:r w:rsidRPr="00292DEB">
              <w:rPr>
                <w:rFonts w:cs="Arial"/>
                <w:bCs/>
                <w:lang w:val="fr-BE"/>
              </w:rPr>
              <w:t>Système mixte.</w:t>
            </w:r>
          </w:p>
          <w:p w14:paraId="5A843AA6" w14:textId="77777777" w:rsidR="004945ED" w:rsidRPr="00292DEB" w:rsidRDefault="004945ED" w:rsidP="004945ED">
            <w:pPr>
              <w:spacing w:line="276" w:lineRule="auto"/>
              <w:rPr>
                <w:rFonts w:cs="Arial"/>
                <w:bCs/>
                <w:lang w:val="fr-BE"/>
              </w:rPr>
            </w:pPr>
            <w:r w:rsidRPr="00292DEB">
              <w:rPr>
                <w:rFonts w:cs="Arial"/>
                <w:bCs/>
                <w:lang w:val="fr-BE"/>
              </w:rPr>
              <w:t xml:space="preserve">Le financement est défini dans le cadre de la stratégie budgétaire à moyen terme (loi </w:t>
            </w:r>
            <w:r w:rsidRPr="00292DEB">
              <w:rPr>
                <w:rFonts w:cs="Arial"/>
                <w:bCs/>
                <w:color w:val="C00000"/>
                <w:lang w:val="fr-BE"/>
              </w:rPr>
              <w:t>4270/2014</w:t>
            </w:r>
            <w:r w:rsidRPr="00292DEB">
              <w:rPr>
                <w:rFonts w:cs="Arial"/>
                <w:bCs/>
                <w:lang w:val="fr-BE"/>
              </w:rPr>
              <w:t>). Le système est principalement financé par les cotisations sociales.</w:t>
            </w:r>
          </w:p>
          <w:p w14:paraId="1DCAE5B2" w14:textId="77777777" w:rsidR="004945ED" w:rsidRPr="00292DEB" w:rsidRDefault="004945ED" w:rsidP="004945ED">
            <w:pPr>
              <w:spacing w:line="276" w:lineRule="auto"/>
              <w:rPr>
                <w:rFonts w:cs="Arial"/>
                <w:bCs/>
                <w:lang w:val="fr-BE"/>
              </w:rPr>
            </w:pPr>
          </w:p>
          <w:p w14:paraId="0BDAAD04" w14:textId="77777777" w:rsidR="004945ED" w:rsidRPr="00292DEB" w:rsidRDefault="004945ED" w:rsidP="004945ED">
            <w:pPr>
              <w:spacing w:line="276" w:lineRule="auto"/>
              <w:rPr>
                <w:rFonts w:cs="Arial"/>
                <w:bCs/>
                <w:lang w:val="fr-BE"/>
              </w:rPr>
            </w:pPr>
            <w:r w:rsidRPr="00292DEB">
              <w:rPr>
                <w:rFonts w:cs="Arial"/>
                <w:bCs/>
                <w:lang w:val="fr-BE"/>
              </w:rPr>
              <w:t>L’État ne couvre pas les déficits.</w:t>
            </w:r>
          </w:p>
          <w:p w14:paraId="5F2C33A4" w14:textId="77777777" w:rsidR="004945ED" w:rsidRPr="00292DEB" w:rsidRDefault="004945ED" w:rsidP="004945ED">
            <w:pPr>
              <w:spacing w:line="276" w:lineRule="auto"/>
              <w:rPr>
                <w:rFonts w:cs="Arial"/>
                <w:bCs/>
                <w:lang w:val="fr-BE"/>
              </w:rPr>
            </w:pPr>
            <w:r w:rsidRPr="00292DEB">
              <w:rPr>
                <w:rFonts w:cs="Arial"/>
                <w:bCs/>
                <w:lang w:val="fr-BE"/>
              </w:rPr>
              <w:t>Pas de taxes à affectation spéciale.</w:t>
            </w:r>
          </w:p>
          <w:p w14:paraId="3DC5F577" w14:textId="77777777" w:rsidR="004945ED" w:rsidRPr="00292DEB" w:rsidRDefault="004945ED" w:rsidP="004945ED">
            <w:pPr>
              <w:spacing w:line="276" w:lineRule="auto"/>
              <w:rPr>
                <w:rFonts w:cs="Arial"/>
                <w:color w:val="800000"/>
                <w:lang w:val="fr-BE"/>
              </w:rPr>
            </w:pPr>
          </w:p>
          <w:p w14:paraId="6E66BCBB" w14:textId="77777777" w:rsidR="004945ED" w:rsidRPr="00292DEB" w:rsidRDefault="004945ED" w:rsidP="004945ED">
            <w:pPr>
              <w:spacing w:line="276" w:lineRule="auto"/>
              <w:rPr>
                <w:rFonts w:cs="Arial"/>
                <w:lang w:val="fr-BE"/>
              </w:rPr>
            </w:pPr>
            <w:r w:rsidRPr="00292DEB">
              <w:rPr>
                <w:rFonts w:cs="Arial"/>
                <w:lang w:val="fr-BE"/>
              </w:rPr>
              <w:t xml:space="preserve">Taux de cotisation sociale pour le chômage: </w:t>
            </w:r>
            <w:r w:rsidRPr="00292DEB">
              <w:rPr>
                <w:rFonts w:cs="Arial"/>
                <w:color w:val="C00000"/>
                <w:lang w:val="fr-BE"/>
              </w:rPr>
              <w:t>2,40%</w:t>
            </w:r>
            <w:r w:rsidRPr="00292DEB">
              <w:rPr>
                <w:rFonts w:cs="Arial"/>
                <w:lang w:val="fr-BE"/>
              </w:rPr>
              <w:t xml:space="preserve"> au total, dont</w:t>
            </w:r>
          </w:p>
          <w:p w14:paraId="76633E5A" w14:textId="77777777" w:rsidR="004945ED" w:rsidRPr="00292DEB" w:rsidRDefault="004945ED" w:rsidP="004945ED">
            <w:pPr>
              <w:pStyle w:val="ListParagraph"/>
              <w:numPr>
                <w:ilvl w:val="0"/>
                <w:numId w:val="54"/>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1,20</w:t>
            </w:r>
            <w:r w:rsidRPr="00292DEB">
              <w:rPr>
                <w:rFonts w:ascii="Arial" w:hAnsi="Arial" w:cs="Arial"/>
                <w:sz w:val="15"/>
                <w:szCs w:val="15"/>
                <w:lang w:val="fr-BE"/>
              </w:rPr>
              <w:t>% salarié,</w:t>
            </w:r>
          </w:p>
          <w:p w14:paraId="585BFC9A" w14:textId="77777777" w:rsidR="004945ED" w:rsidRPr="00292DEB" w:rsidRDefault="004945ED" w:rsidP="004945ED">
            <w:pPr>
              <w:pStyle w:val="ListParagraph"/>
              <w:numPr>
                <w:ilvl w:val="0"/>
                <w:numId w:val="54"/>
              </w:numPr>
              <w:suppressAutoHyphens/>
              <w:spacing w:after="0"/>
              <w:jc w:val="both"/>
              <w:rPr>
                <w:rFonts w:ascii="Arial" w:hAnsi="Arial" w:cs="Arial"/>
                <w:sz w:val="15"/>
                <w:szCs w:val="15"/>
                <w:lang w:val="fr-BE"/>
              </w:rPr>
            </w:pPr>
            <w:r w:rsidRPr="00292DEB">
              <w:rPr>
                <w:rFonts w:ascii="Arial" w:hAnsi="Arial" w:cs="Arial"/>
                <w:color w:val="C00000"/>
                <w:sz w:val="15"/>
                <w:szCs w:val="15"/>
                <w:lang w:val="fr-BE"/>
              </w:rPr>
              <w:t>1,20</w:t>
            </w:r>
            <w:r w:rsidRPr="00292DEB">
              <w:rPr>
                <w:rFonts w:ascii="Arial" w:hAnsi="Arial" w:cs="Arial"/>
                <w:sz w:val="15"/>
                <w:szCs w:val="15"/>
                <w:lang w:val="fr-BE"/>
              </w:rPr>
              <w:t>% employeur.</w:t>
            </w:r>
          </w:p>
          <w:p w14:paraId="4E3CB083" w14:textId="77777777" w:rsidR="004945ED" w:rsidRPr="00292DEB" w:rsidRDefault="004945ED" w:rsidP="004945ED">
            <w:pPr>
              <w:spacing w:line="276" w:lineRule="auto"/>
              <w:rPr>
                <w:rFonts w:cs="Arial"/>
                <w:bCs/>
                <w:lang w:val="fr-BE"/>
              </w:rPr>
            </w:pPr>
          </w:p>
        </w:tc>
        <w:tc>
          <w:tcPr>
            <w:tcW w:w="1370" w:type="pct"/>
          </w:tcPr>
          <w:p w14:paraId="1129009C" w14:textId="77777777" w:rsidR="004945ED" w:rsidRPr="00292DEB" w:rsidRDefault="004945ED" w:rsidP="004945ED">
            <w:pPr>
              <w:pStyle w:val="Normal0"/>
              <w:pBdr>
                <w:top w:val="nil"/>
                <w:left w:val="nil"/>
                <w:bottom w:val="nil"/>
                <w:right w:val="nil"/>
                <w:between w:val="nil"/>
              </w:pBdr>
              <w:spacing w:after="0"/>
              <w:rPr>
                <w:b/>
                <w:color w:val="FF0000"/>
                <w:sz w:val="15"/>
                <w:szCs w:val="15"/>
                <w:lang w:val="da-DK"/>
              </w:rPr>
            </w:pPr>
            <w:r w:rsidRPr="00292DEB">
              <w:rPr>
                <w:b/>
                <w:color w:val="FF0000"/>
                <w:sz w:val="15"/>
                <w:szCs w:val="15"/>
                <w:lang w:val="da-DK"/>
              </w:rPr>
              <w:t>E-I-39-EL</w:t>
            </w:r>
          </w:p>
          <w:p w14:paraId="6D0913B2" w14:textId="77777777" w:rsidR="004945ED" w:rsidRPr="00292DEB" w:rsidRDefault="004945ED" w:rsidP="004945ED">
            <w:pPr>
              <w:pStyle w:val="Normal0"/>
              <w:pBdr>
                <w:top w:val="nil"/>
                <w:left w:val="nil"/>
                <w:bottom w:val="nil"/>
                <w:right w:val="nil"/>
                <w:between w:val="nil"/>
              </w:pBdr>
              <w:spacing w:after="0"/>
              <w:rPr>
                <w:color w:val="000000"/>
                <w:sz w:val="15"/>
                <w:szCs w:val="15"/>
                <w:lang w:val="da-DK"/>
              </w:rPr>
            </w:pPr>
            <w:r w:rsidRPr="00292DEB">
              <w:rPr>
                <w:color w:val="000000"/>
                <w:sz w:val="15"/>
                <w:szCs w:val="15"/>
                <w:lang w:val="da-DK"/>
              </w:rPr>
              <w:t>Mixed system.</w:t>
            </w:r>
          </w:p>
          <w:p w14:paraId="10458841"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Financing is set by the Mid-Term Framework on Fiscal Strategy (law </w:t>
            </w:r>
            <w:r w:rsidRPr="00292DEB">
              <w:rPr>
                <w:color w:val="C00000"/>
                <w:sz w:val="15"/>
                <w:szCs w:val="15"/>
                <w:lang w:val="en-GB"/>
              </w:rPr>
              <w:t>4270/2014</w:t>
            </w:r>
            <w:r w:rsidRPr="00292DEB">
              <w:rPr>
                <w:color w:val="000000"/>
                <w:sz w:val="15"/>
                <w:szCs w:val="15"/>
                <w:lang w:val="en-GB"/>
              </w:rPr>
              <w:t>). The system is funded predominantly by social contributions.</w:t>
            </w:r>
          </w:p>
          <w:p w14:paraId="5688F15D"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5EA06F20"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Government does not cover deficits.</w:t>
            </w:r>
          </w:p>
          <w:p w14:paraId="4BD3FF82"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No earmarked taxes.</w:t>
            </w:r>
          </w:p>
          <w:p w14:paraId="1EFDF2BF"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0F565F08"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Social contribution rates for unemployment: </w:t>
            </w:r>
            <w:r w:rsidRPr="00292DEB">
              <w:rPr>
                <w:color w:val="C00000"/>
                <w:sz w:val="15"/>
                <w:szCs w:val="15"/>
                <w:lang w:val="en-GB"/>
              </w:rPr>
              <w:t>2.40</w:t>
            </w:r>
            <w:r w:rsidRPr="00292DEB">
              <w:rPr>
                <w:color w:val="000000"/>
                <w:sz w:val="15"/>
                <w:szCs w:val="15"/>
                <w:lang w:val="en-GB"/>
              </w:rPr>
              <w:t>% total of which</w:t>
            </w:r>
          </w:p>
          <w:p w14:paraId="7F8880FB" w14:textId="77777777" w:rsidR="004945ED" w:rsidRPr="00292DEB" w:rsidRDefault="004945ED" w:rsidP="004945ED">
            <w:pPr>
              <w:pStyle w:val="Normal0"/>
              <w:numPr>
                <w:ilvl w:val="0"/>
                <w:numId w:val="108"/>
              </w:numPr>
              <w:pBdr>
                <w:top w:val="nil"/>
                <w:left w:val="nil"/>
                <w:bottom w:val="nil"/>
                <w:right w:val="nil"/>
                <w:between w:val="nil"/>
              </w:pBdr>
              <w:spacing w:before="0" w:after="0"/>
              <w:ind w:hanging="55"/>
              <w:rPr>
                <w:color w:val="000000"/>
                <w:sz w:val="15"/>
                <w:szCs w:val="15"/>
              </w:rPr>
            </w:pPr>
            <w:r w:rsidRPr="00292DEB">
              <w:rPr>
                <w:color w:val="C00000"/>
                <w:sz w:val="15"/>
                <w:szCs w:val="15"/>
              </w:rPr>
              <w:t>1.20</w:t>
            </w:r>
            <w:r w:rsidRPr="00292DEB">
              <w:rPr>
                <w:color w:val="000000"/>
                <w:sz w:val="15"/>
                <w:szCs w:val="15"/>
              </w:rPr>
              <w:t xml:space="preserve">% </w:t>
            </w:r>
            <w:proofErr w:type="spellStart"/>
            <w:r w:rsidRPr="00292DEB">
              <w:rPr>
                <w:color w:val="000000"/>
                <w:sz w:val="15"/>
                <w:szCs w:val="15"/>
              </w:rPr>
              <w:t>employee</w:t>
            </w:r>
            <w:proofErr w:type="spellEnd"/>
            <w:r w:rsidRPr="00292DEB">
              <w:rPr>
                <w:color w:val="000000"/>
                <w:sz w:val="15"/>
                <w:szCs w:val="15"/>
              </w:rPr>
              <w:t>,</w:t>
            </w:r>
          </w:p>
          <w:p w14:paraId="32C91D89" w14:textId="77777777" w:rsidR="004945ED" w:rsidRPr="00292DEB" w:rsidRDefault="004945ED" w:rsidP="004945ED">
            <w:pPr>
              <w:pStyle w:val="Normal0"/>
              <w:numPr>
                <w:ilvl w:val="0"/>
                <w:numId w:val="108"/>
              </w:numPr>
              <w:pBdr>
                <w:top w:val="nil"/>
                <w:left w:val="nil"/>
                <w:bottom w:val="nil"/>
                <w:right w:val="nil"/>
                <w:between w:val="nil"/>
              </w:pBdr>
              <w:spacing w:before="0" w:after="0"/>
              <w:ind w:hanging="55"/>
              <w:rPr>
                <w:color w:val="000000"/>
                <w:sz w:val="15"/>
                <w:szCs w:val="15"/>
              </w:rPr>
            </w:pPr>
            <w:r w:rsidRPr="00292DEB">
              <w:rPr>
                <w:color w:val="C00000"/>
                <w:sz w:val="15"/>
                <w:szCs w:val="15"/>
              </w:rPr>
              <w:t>1.20</w:t>
            </w:r>
            <w:r w:rsidRPr="00292DEB">
              <w:rPr>
                <w:color w:val="000000"/>
                <w:sz w:val="15"/>
                <w:szCs w:val="15"/>
              </w:rPr>
              <w:t>% employer.</w:t>
            </w:r>
          </w:p>
          <w:p w14:paraId="687EF073" w14:textId="77777777" w:rsidR="004945ED" w:rsidRPr="00292DEB" w:rsidRDefault="004945ED" w:rsidP="004945ED">
            <w:pPr>
              <w:pStyle w:val="Normal0"/>
              <w:pBdr>
                <w:top w:val="nil"/>
                <w:left w:val="nil"/>
                <w:bottom w:val="nil"/>
                <w:right w:val="nil"/>
                <w:between w:val="nil"/>
              </w:pBdr>
              <w:spacing w:after="0"/>
              <w:rPr>
                <w:color w:val="FF0000"/>
                <w:sz w:val="15"/>
                <w:szCs w:val="15"/>
              </w:rPr>
            </w:pPr>
          </w:p>
          <w:p w14:paraId="5D749ADD" w14:textId="483BA330"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da-DK"/>
              </w:rPr>
            </w:pPr>
          </w:p>
        </w:tc>
        <w:tc>
          <w:tcPr>
            <w:tcW w:w="167" w:type="pct"/>
          </w:tcPr>
          <w:p w14:paraId="74A07EF6"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6D42BCD0" w14:textId="77777777" w:rsidR="004945ED" w:rsidRPr="00292DEB" w:rsidRDefault="004945ED" w:rsidP="004945ED">
            <w:pPr>
              <w:spacing w:line="276" w:lineRule="auto"/>
              <w:rPr>
                <w:rFonts w:cs="Arial"/>
                <w:color w:val="0000FF"/>
                <w:lang w:val="en-US"/>
              </w:rPr>
            </w:pPr>
          </w:p>
        </w:tc>
        <w:tc>
          <w:tcPr>
            <w:tcW w:w="127" w:type="pct"/>
          </w:tcPr>
          <w:p w14:paraId="4C339615" w14:textId="77777777" w:rsidR="004945ED" w:rsidRPr="00292DEB" w:rsidRDefault="004945ED" w:rsidP="004945ED">
            <w:pPr>
              <w:spacing w:line="276" w:lineRule="auto"/>
              <w:rPr>
                <w:rFonts w:cs="Arial"/>
                <w:color w:val="0000FF"/>
                <w:lang w:val="fr-FR"/>
              </w:rPr>
            </w:pPr>
            <w:r w:rsidRPr="00292DEB">
              <w:rPr>
                <w:rFonts w:cs="Arial"/>
                <w:color w:val="0000FF"/>
                <w:lang w:val="fr-FR"/>
              </w:rPr>
              <w:t>39</w:t>
            </w:r>
          </w:p>
          <w:p w14:paraId="5A760FC6" w14:textId="77777777" w:rsidR="004945ED" w:rsidRPr="00292DEB" w:rsidRDefault="004945ED" w:rsidP="004945ED">
            <w:pPr>
              <w:spacing w:line="276" w:lineRule="auto"/>
              <w:rPr>
                <w:rFonts w:cs="Arial"/>
                <w:color w:val="0000FF"/>
                <w:lang w:val="en-US"/>
              </w:rPr>
            </w:pPr>
          </w:p>
        </w:tc>
        <w:tc>
          <w:tcPr>
            <w:tcW w:w="402" w:type="pct"/>
          </w:tcPr>
          <w:p w14:paraId="55E912A9"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2CCE7055" w14:textId="77777777" w:rsidR="004945ED" w:rsidRPr="00292DEB" w:rsidRDefault="004945ED" w:rsidP="004945ED">
            <w:pPr>
              <w:spacing w:line="276" w:lineRule="auto"/>
              <w:rPr>
                <w:rFonts w:cs="Arial"/>
                <w:color w:val="0000FF"/>
                <w:lang w:val="en-US"/>
              </w:rPr>
            </w:pPr>
          </w:p>
        </w:tc>
      </w:tr>
      <w:tr w:rsidR="004945ED" w:rsidRPr="00292DEB" w14:paraId="115867F4" w14:textId="77777777" w:rsidTr="005D0FED">
        <w:tc>
          <w:tcPr>
            <w:tcW w:w="193" w:type="pct"/>
          </w:tcPr>
          <w:p w14:paraId="5FE5DC98" w14:textId="5E607943"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104CA111" w14:textId="3618E372" w:rsidR="004945ED" w:rsidRPr="00292DEB" w:rsidRDefault="004945ED" w:rsidP="004945ED">
            <w:pPr>
              <w:spacing w:line="276" w:lineRule="auto"/>
              <w:rPr>
                <w:rFonts w:cs="Arial"/>
              </w:rPr>
            </w:pPr>
            <w:r w:rsidRPr="00292DEB">
              <w:rPr>
                <w:rFonts w:cs="Arial"/>
              </w:rPr>
              <w:t>Pauschalbeitrag.</w:t>
            </w:r>
          </w:p>
        </w:tc>
        <w:tc>
          <w:tcPr>
            <w:tcW w:w="1370" w:type="pct"/>
          </w:tcPr>
          <w:p w14:paraId="66CBC797" w14:textId="73DA59AA" w:rsidR="004945ED" w:rsidRPr="00292DEB" w:rsidRDefault="004945ED" w:rsidP="004945ED">
            <w:pPr>
              <w:spacing w:line="276" w:lineRule="auto"/>
              <w:rPr>
                <w:rFonts w:cs="Arial"/>
                <w:bCs/>
                <w:lang w:val="fr-BE"/>
              </w:rPr>
            </w:pPr>
            <w:r w:rsidRPr="00292DEB">
              <w:rPr>
                <w:rFonts w:cs="Arial"/>
                <w:lang w:val="fr-BE"/>
              </w:rPr>
              <w:t>Cotisations forfaitaires.</w:t>
            </w:r>
          </w:p>
        </w:tc>
        <w:tc>
          <w:tcPr>
            <w:tcW w:w="1370" w:type="pct"/>
          </w:tcPr>
          <w:p w14:paraId="32B4D176" w14:textId="448830D4" w:rsidR="004945ED" w:rsidRPr="00292DEB" w:rsidRDefault="004945ED" w:rsidP="004945ED">
            <w:pPr>
              <w:pStyle w:val="Normal0"/>
              <w:pBdr>
                <w:top w:val="nil"/>
                <w:left w:val="nil"/>
                <w:bottom w:val="nil"/>
                <w:right w:val="nil"/>
                <w:between w:val="nil"/>
              </w:pBdr>
              <w:spacing w:after="0" w:line="276" w:lineRule="auto"/>
              <w:rPr>
                <w:color w:val="000000"/>
                <w:sz w:val="15"/>
                <w:szCs w:val="15"/>
                <w:lang w:val="da-DK"/>
              </w:rPr>
            </w:pPr>
            <w:r w:rsidRPr="00292DEB">
              <w:rPr>
                <w:iCs/>
                <w:sz w:val="15"/>
                <w:szCs w:val="15"/>
              </w:rPr>
              <w:t>Flat-rate contributions.</w:t>
            </w:r>
          </w:p>
        </w:tc>
        <w:tc>
          <w:tcPr>
            <w:tcW w:w="167" w:type="pct"/>
          </w:tcPr>
          <w:p w14:paraId="5DD45B08" w14:textId="3B16556E"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6B52077" w14:textId="62D8208B" w:rsidR="004945ED" w:rsidRPr="00292DEB" w:rsidRDefault="004945ED" w:rsidP="004945ED">
            <w:pPr>
              <w:spacing w:line="276" w:lineRule="auto"/>
              <w:rPr>
                <w:rFonts w:cs="Arial"/>
                <w:color w:val="0000FF"/>
                <w:lang w:val="fr-FR"/>
              </w:rPr>
            </w:pPr>
            <w:r w:rsidRPr="00292DEB">
              <w:rPr>
                <w:rFonts w:cs="Arial"/>
                <w:color w:val="0000FF"/>
                <w:lang w:val="fr-FR"/>
              </w:rPr>
              <w:t>40</w:t>
            </w:r>
          </w:p>
        </w:tc>
        <w:tc>
          <w:tcPr>
            <w:tcW w:w="402" w:type="pct"/>
          </w:tcPr>
          <w:p w14:paraId="5DAB57E9" w14:textId="18656E8F"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5E4CE090" w14:textId="77777777" w:rsidTr="005D0FED">
        <w:tc>
          <w:tcPr>
            <w:tcW w:w="193" w:type="pct"/>
          </w:tcPr>
          <w:p w14:paraId="0798BB1C" w14:textId="064F134F"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094ECEE2" w14:textId="22A46962" w:rsidR="004945ED" w:rsidRPr="00292DEB" w:rsidRDefault="004945ED" w:rsidP="004945ED">
            <w:pPr>
              <w:spacing w:line="276" w:lineRule="auto"/>
              <w:rPr>
                <w:rFonts w:cs="Arial"/>
              </w:rPr>
            </w:pPr>
            <w:r w:rsidRPr="00292DEB">
              <w:rPr>
                <w:rFonts w:cs="Arial"/>
              </w:rPr>
              <w:t>Nicht anwendbar (Pauschalbeitrag).</w:t>
            </w:r>
          </w:p>
        </w:tc>
        <w:tc>
          <w:tcPr>
            <w:tcW w:w="1370" w:type="pct"/>
          </w:tcPr>
          <w:p w14:paraId="2F635FF0" w14:textId="186BAA79" w:rsidR="004945ED" w:rsidRPr="00292DEB" w:rsidRDefault="004945ED" w:rsidP="004945ED">
            <w:pPr>
              <w:spacing w:line="276" w:lineRule="auto"/>
              <w:rPr>
                <w:rFonts w:cs="Arial"/>
                <w:bCs/>
                <w:lang w:val="fr-BE"/>
              </w:rPr>
            </w:pPr>
            <w:r w:rsidRPr="00292DEB">
              <w:rPr>
                <w:rFonts w:cs="Arial"/>
                <w:lang w:val="fr-BE"/>
              </w:rPr>
              <w:t>Non applicable (cotisation forfaitaire).</w:t>
            </w:r>
          </w:p>
        </w:tc>
        <w:tc>
          <w:tcPr>
            <w:tcW w:w="1370" w:type="pct"/>
          </w:tcPr>
          <w:p w14:paraId="126437A2" w14:textId="46D83AD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 xml:space="preserve">Not applicable (flat-rate </w:t>
            </w:r>
            <w:r w:rsidRPr="00292DEB">
              <w:rPr>
                <w:rStyle w:val="CommentReference1"/>
                <w:sz w:val="15"/>
                <w:szCs w:val="15"/>
                <w:lang w:val="en-GB"/>
              </w:rPr>
              <w:t>contribution)</w:t>
            </w:r>
            <w:r w:rsidRPr="00292DEB">
              <w:rPr>
                <w:iCs/>
                <w:sz w:val="15"/>
                <w:szCs w:val="15"/>
                <w:lang w:val="en-GB"/>
              </w:rPr>
              <w:t>.</w:t>
            </w:r>
          </w:p>
        </w:tc>
        <w:tc>
          <w:tcPr>
            <w:tcW w:w="167" w:type="pct"/>
          </w:tcPr>
          <w:p w14:paraId="29B6F33B" w14:textId="08E50465"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6A9DECCE" w14:textId="54E6510F" w:rsidR="004945ED" w:rsidRPr="00292DEB" w:rsidRDefault="004945ED" w:rsidP="004945ED">
            <w:pPr>
              <w:spacing w:line="276" w:lineRule="auto"/>
              <w:rPr>
                <w:rFonts w:cs="Arial"/>
                <w:color w:val="0000FF"/>
                <w:lang w:val="fr-FR"/>
              </w:rPr>
            </w:pPr>
            <w:r w:rsidRPr="00292DEB">
              <w:rPr>
                <w:rFonts w:cs="Arial"/>
                <w:color w:val="0000FF"/>
              </w:rPr>
              <w:t>41</w:t>
            </w:r>
          </w:p>
        </w:tc>
        <w:tc>
          <w:tcPr>
            <w:tcW w:w="402" w:type="pct"/>
          </w:tcPr>
          <w:p w14:paraId="47929AE3" w14:textId="22C09966"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16993721" w14:textId="77777777" w:rsidTr="005D0FED">
        <w:tc>
          <w:tcPr>
            <w:tcW w:w="193" w:type="pct"/>
          </w:tcPr>
          <w:p w14:paraId="464FD5F2" w14:textId="51C99593"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7FCF7263" w14:textId="3D7C1918" w:rsidR="004945ED" w:rsidRPr="00292DEB" w:rsidRDefault="004945ED" w:rsidP="004945ED">
            <w:pPr>
              <w:spacing w:line="276" w:lineRule="auto"/>
              <w:rPr>
                <w:rFonts w:cs="Arial"/>
              </w:rPr>
            </w:pPr>
            <w:r w:rsidRPr="00292DEB">
              <w:rPr>
                <w:rFonts w:cs="Arial"/>
              </w:rPr>
              <w:t xml:space="preserve">Monatlicher Beitrag von </w:t>
            </w:r>
            <w:r w:rsidRPr="00292DEB">
              <w:rPr>
                <w:rFonts w:cs="Arial"/>
                <w:color w:val="FF00FF"/>
              </w:rPr>
              <w:t>€10</w:t>
            </w:r>
            <w:r w:rsidRPr="00292DEB">
              <w:rPr>
                <w:rFonts w:cs="Arial"/>
              </w:rPr>
              <w:t>, der Zugang zur Arbeitslosenhilfe bietet.</w:t>
            </w:r>
          </w:p>
        </w:tc>
        <w:tc>
          <w:tcPr>
            <w:tcW w:w="1370" w:type="pct"/>
          </w:tcPr>
          <w:p w14:paraId="5464391F" w14:textId="5CDB8EC0" w:rsidR="004945ED" w:rsidRPr="00292DEB" w:rsidRDefault="004945ED" w:rsidP="004945ED">
            <w:pPr>
              <w:spacing w:line="276" w:lineRule="auto"/>
              <w:rPr>
                <w:rFonts w:cs="Arial"/>
                <w:bCs/>
                <w:lang w:val="fr-BE"/>
              </w:rPr>
            </w:pPr>
            <w:r w:rsidRPr="00292DEB">
              <w:rPr>
                <w:rFonts w:cs="Arial"/>
                <w:lang w:val="fr-BE"/>
              </w:rPr>
              <w:t xml:space="preserve">Cotisation mensuelle de </w:t>
            </w:r>
            <w:r w:rsidRPr="00292DEB">
              <w:rPr>
                <w:rFonts w:cs="Arial"/>
                <w:color w:val="FF00FF"/>
                <w:lang w:val="fr-BE"/>
              </w:rPr>
              <w:t xml:space="preserve">€10 </w:t>
            </w:r>
            <w:r w:rsidRPr="00292DEB">
              <w:rPr>
                <w:rFonts w:cs="Arial"/>
                <w:lang w:val="fr-BE"/>
              </w:rPr>
              <w:t>donnant accès à l’allocation de chômage.</w:t>
            </w:r>
          </w:p>
        </w:tc>
        <w:tc>
          <w:tcPr>
            <w:tcW w:w="1370" w:type="pct"/>
          </w:tcPr>
          <w:p w14:paraId="23F04F87" w14:textId="32353D87"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 xml:space="preserve">Monthly contribution of </w:t>
            </w:r>
            <w:r w:rsidRPr="00292DEB">
              <w:rPr>
                <w:iCs/>
                <w:color w:val="FF00FF"/>
                <w:sz w:val="15"/>
                <w:szCs w:val="15"/>
                <w:lang w:val="en-GB"/>
              </w:rPr>
              <w:t xml:space="preserve">€10 </w:t>
            </w:r>
            <w:r w:rsidRPr="00292DEB">
              <w:rPr>
                <w:iCs/>
                <w:sz w:val="15"/>
                <w:szCs w:val="15"/>
                <w:lang w:val="en-GB"/>
              </w:rPr>
              <w:t>which gives access to the unemployment allowance.</w:t>
            </w:r>
          </w:p>
        </w:tc>
        <w:tc>
          <w:tcPr>
            <w:tcW w:w="167" w:type="pct"/>
          </w:tcPr>
          <w:p w14:paraId="5527ABC8" w14:textId="1A5F44A8"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6DF60B45" w14:textId="53D9ACEF" w:rsidR="004945ED" w:rsidRPr="00292DEB" w:rsidRDefault="004945ED" w:rsidP="004945ED">
            <w:pPr>
              <w:spacing w:line="276" w:lineRule="auto"/>
              <w:rPr>
                <w:rFonts w:cs="Arial"/>
                <w:color w:val="0000FF"/>
                <w:lang w:val="fr-FR"/>
              </w:rPr>
            </w:pPr>
            <w:r w:rsidRPr="00292DEB">
              <w:rPr>
                <w:rFonts w:cs="Arial"/>
                <w:color w:val="0000FF"/>
              </w:rPr>
              <w:t>42</w:t>
            </w:r>
          </w:p>
        </w:tc>
        <w:tc>
          <w:tcPr>
            <w:tcW w:w="402" w:type="pct"/>
          </w:tcPr>
          <w:p w14:paraId="131B3A53" w14:textId="60CC26BD"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C493F72" w14:textId="77777777" w:rsidTr="005D0FED">
        <w:tc>
          <w:tcPr>
            <w:tcW w:w="193" w:type="pct"/>
          </w:tcPr>
          <w:p w14:paraId="697DB73B" w14:textId="77777777" w:rsidR="004945ED" w:rsidRPr="00292DEB" w:rsidRDefault="004945ED" w:rsidP="004945ED">
            <w:pPr>
              <w:spacing w:line="276" w:lineRule="auto"/>
              <w:jc w:val="left"/>
              <w:rPr>
                <w:rFonts w:cs="Arial"/>
                <w:lang w:val="en-GB"/>
              </w:rPr>
            </w:pPr>
            <w:r w:rsidRPr="00292DEB">
              <w:rPr>
                <w:rFonts w:cs="Arial"/>
                <w:lang w:val="en-GB"/>
              </w:rPr>
              <w:t>EL</w:t>
            </w:r>
          </w:p>
          <w:p w14:paraId="16EB4A79" w14:textId="77777777" w:rsidR="004945ED" w:rsidRPr="00292DEB" w:rsidRDefault="004945ED" w:rsidP="004945ED">
            <w:pPr>
              <w:spacing w:line="276" w:lineRule="auto"/>
              <w:jc w:val="left"/>
              <w:rPr>
                <w:rFonts w:cs="Arial"/>
                <w:lang w:val="en-GB"/>
              </w:rPr>
            </w:pPr>
            <w:r w:rsidRPr="00292DEB">
              <w:rPr>
                <w:rFonts w:cs="Arial"/>
                <w:lang w:val="en-GB"/>
              </w:rPr>
              <w:t>EL</w:t>
            </w:r>
          </w:p>
          <w:p w14:paraId="24539FC5" w14:textId="5B94B6FB"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4C947DCD" w14:textId="77777777" w:rsidR="004945ED" w:rsidRPr="00292DEB" w:rsidRDefault="004945ED" w:rsidP="004945ED">
            <w:pPr>
              <w:spacing w:line="276" w:lineRule="auto"/>
              <w:rPr>
                <w:rFonts w:cs="Arial"/>
                <w:bCs/>
              </w:rPr>
            </w:pPr>
            <w:r w:rsidRPr="00292DEB">
              <w:rPr>
                <w:rFonts w:cs="Arial"/>
                <w:bCs/>
              </w:rPr>
              <w:t>Finanziert durch Besteuerung.</w:t>
            </w:r>
          </w:p>
          <w:p w14:paraId="77AAF4A4" w14:textId="77777777" w:rsidR="004945ED" w:rsidRPr="00292DEB" w:rsidRDefault="004945ED" w:rsidP="004945ED">
            <w:pPr>
              <w:spacing w:line="276" w:lineRule="auto"/>
              <w:rPr>
                <w:rFonts w:cs="Arial"/>
                <w:bCs/>
              </w:rPr>
            </w:pPr>
          </w:p>
          <w:p w14:paraId="5514549A" w14:textId="7478293E" w:rsidR="004945ED" w:rsidRPr="00292DEB" w:rsidRDefault="004945ED" w:rsidP="004945ED">
            <w:pPr>
              <w:spacing w:line="276" w:lineRule="auto"/>
              <w:rPr>
                <w:rFonts w:cs="Arial"/>
                <w:bCs/>
              </w:rPr>
            </w:pPr>
            <w:r w:rsidRPr="00292DEB">
              <w:rPr>
                <w:rFonts w:cs="Arial"/>
                <w:bCs/>
              </w:rPr>
              <w:t>Keine zweckgebundenen Steuern.</w:t>
            </w:r>
            <w:r w:rsidRPr="00292DEB">
              <w:rPr>
                <w:rFonts w:cs="Arial"/>
                <w:bCs/>
                <w:color w:val="FF0000"/>
              </w:rPr>
              <w:t xml:space="preserve"> </w:t>
            </w:r>
          </w:p>
        </w:tc>
        <w:tc>
          <w:tcPr>
            <w:tcW w:w="1370" w:type="pct"/>
          </w:tcPr>
          <w:p w14:paraId="5BF68E2A" w14:textId="77777777" w:rsidR="004945ED" w:rsidRPr="00292DEB" w:rsidRDefault="004945ED" w:rsidP="004945ED">
            <w:pPr>
              <w:spacing w:line="276" w:lineRule="auto"/>
              <w:rPr>
                <w:rFonts w:cs="Arial"/>
                <w:bCs/>
                <w:lang w:val="fr-BE"/>
              </w:rPr>
            </w:pPr>
            <w:r w:rsidRPr="00292DEB">
              <w:rPr>
                <w:rFonts w:cs="Arial"/>
                <w:bCs/>
                <w:lang w:val="fr-BE"/>
              </w:rPr>
              <w:t>Financement par la fiscalité.</w:t>
            </w:r>
          </w:p>
          <w:p w14:paraId="1CB8C284" w14:textId="77777777" w:rsidR="004945ED" w:rsidRPr="00292DEB" w:rsidRDefault="004945ED" w:rsidP="004945ED">
            <w:pPr>
              <w:spacing w:line="276" w:lineRule="auto"/>
              <w:rPr>
                <w:rFonts w:cs="Arial"/>
                <w:bCs/>
                <w:lang w:val="fr-BE"/>
              </w:rPr>
            </w:pPr>
          </w:p>
          <w:p w14:paraId="770B12F3" w14:textId="77777777" w:rsidR="004945ED" w:rsidRPr="00292DEB" w:rsidRDefault="004945ED" w:rsidP="004945ED">
            <w:pPr>
              <w:spacing w:line="276" w:lineRule="auto"/>
              <w:rPr>
                <w:rFonts w:cs="Arial"/>
                <w:bCs/>
                <w:lang w:val="fr-BE"/>
              </w:rPr>
            </w:pPr>
            <w:r w:rsidRPr="00292DEB">
              <w:rPr>
                <w:rFonts w:cs="Arial"/>
                <w:bCs/>
                <w:lang w:val="fr-BE"/>
              </w:rPr>
              <w:t>Pas de taxes à affectation spéciale.</w:t>
            </w:r>
          </w:p>
          <w:p w14:paraId="29ACC8C9" w14:textId="77777777" w:rsidR="004945ED" w:rsidRPr="00292DEB" w:rsidRDefault="004945ED" w:rsidP="004945ED">
            <w:pPr>
              <w:spacing w:line="276" w:lineRule="auto"/>
              <w:rPr>
                <w:rFonts w:cs="Arial"/>
                <w:bCs/>
                <w:lang w:val="fr-BE"/>
              </w:rPr>
            </w:pPr>
          </w:p>
        </w:tc>
        <w:tc>
          <w:tcPr>
            <w:tcW w:w="1370" w:type="pct"/>
          </w:tcPr>
          <w:p w14:paraId="1C5CD4A3" w14:textId="77777777" w:rsidR="004945ED" w:rsidRPr="00292DEB" w:rsidRDefault="004945ED" w:rsidP="004945ED">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E-I-43-EL</w:t>
            </w:r>
          </w:p>
          <w:p w14:paraId="305639D2"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Financed by taxation.</w:t>
            </w:r>
          </w:p>
          <w:p w14:paraId="76F50780"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11F0FA10" w14:textId="312DAE04"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 xml:space="preserve">No </w:t>
            </w:r>
            <w:proofErr w:type="spellStart"/>
            <w:r w:rsidRPr="00292DEB">
              <w:rPr>
                <w:color w:val="000000"/>
                <w:sz w:val="15"/>
                <w:szCs w:val="15"/>
              </w:rPr>
              <w:t>earmarked</w:t>
            </w:r>
            <w:proofErr w:type="spellEnd"/>
            <w:r w:rsidRPr="00292DEB">
              <w:rPr>
                <w:color w:val="000000"/>
                <w:sz w:val="15"/>
                <w:szCs w:val="15"/>
              </w:rPr>
              <w:t xml:space="preserve"> taxes.</w:t>
            </w:r>
          </w:p>
        </w:tc>
        <w:tc>
          <w:tcPr>
            <w:tcW w:w="167" w:type="pct"/>
          </w:tcPr>
          <w:p w14:paraId="72118110"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58E96BAF" w14:textId="77777777" w:rsidR="004945ED" w:rsidRPr="00292DEB" w:rsidRDefault="004945ED" w:rsidP="004945ED">
            <w:pPr>
              <w:spacing w:line="276" w:lineRule="auto"/>
              <w:rPr>
                <w:rFonts w:cs="Arial"/>
                <w:color w:val="0000FF"/>
                <w:lang w:val="en-US"/>
              </w:rPr>
            </w:pPr>
          </w:p>
        </w:tc>
        <w:tc>
          <w:tcPr>
            <w:tcW w:w="127" w:type="pct"/>
          </w:tcPr>
          <w:p w14:paraId="2491300F" w14:textId="77777777" w:rsidR="004945ED" w:rsidRPr="00292DEB" w:rsidRDefault="004945ED" w:rsidP="004945ED">
            <w:pPr>
              <w:spacing w:line="276" w:lineRule="auto"/>
              <w:rPr>
                <w:rFonts w:cs="Arial"/>
                <w:color w:val="0000FF"/>
                <w:lang w:val="fr-FR"/>
              </w:rPr>
            </w:pPr>
            <w:r w:rsidRPr="00292DEB">
              <w:rPr>
                <w:rFonts w:cs="Arial"/>
                <w:color w:val="0000FF"/>
                <w:lang w:val="fr-FR"/>
              </w:rPr>
              <w:t>43</w:t>
            </w:r>
          </w:p>
          <w:p w14:paraId="3F58C7AD" w14:textId="77777777" w:rsidR="004945ED" w:rsidRPr="00292DEB" w:rsidRDefault="004945ED" w:rsidP="004945ED">
            <w:pPr>
              <w:spacing w:line="276" w:lineRule="auto"/>
              <w:rPr>
                <w:rFonts w:cs="Arial"/>
                <w:color w:val="0000FF"/>
                <w:lang w:val="en-US"/>
              </w:rPr>
            </w:pPr>
          </w:p>
        </w:tc>
        <w:tc>
          <w:tcPr>
            <w:tcW w:w="402" w:type="pct"/>
          </w:tcPr>
          <w:p w14:paraId="003D9477"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BF54AF3" w14:textId="77777777" w:rsidR="004945ED" w:rsidRPr="00292DEB" w:rsidRDefault="004945ED" w:rsidP="004945ED">
            <w:pPr>
              <w:spacing w:line="276" w:lineRule="auto"/>
              <w:rPr>
                <w:rFonts w:cs="Arial"/>
                <w:color w:val="0000FF"/>
                <w:lang w:val="en-US"/>
              </w:rPr>
            </w:pPr>
          </w:p>
        </w:tc>
      </w:tr>
      <w:tr w:rsidR="004945ED" w:rsidRPr="00292DEB" w14:paraId="5B791ED4" w14:textId="77777777" w:rsidTr="005D0FED">
        <w:tc>
          <w:tcPr>
            <w:tcW w:w="193" w:type="pct"/>
          </w:tcPr>
          <w:p w14:paraId="782C9AD6" w14:textId="2FBF1B60"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623CED2A" w14:textId="518A098A" w:rsidR="004945ED" w:rsidRPr="00292DEB" w:rsidRDefault="004945ED" w:rsidP="004945ED">
            <w:pPr>
              <w:spacing w:line="276" w:lineRule="auto"/>
              <w:rPr>
                <w:rFonts w:cs="Arial"/>
                <w:bCs/>
              </w:rPr>
            </w:pPr>
            <w:r w:rsidRPr="00292DEB">
              <w:rPr>
                <w:rFonts w:cs="Arial"/>
              </w:rPr>
              <w:t>Allgemeine Besteuerung.</w:t>
            </w:r>
          </w:p>
        </w:tc>
        <w:tc>
          <w:tcPr>
            <w:tcW w:w="1370" w:type="pct"/>
          </w:tcPr>
          <w:p w14:paraId="566353FA" w14:textId="379CE0E7" w:rsidR="004945ED" w:rsidRPr="00292DEB" w:rsidRDefault="004945ED" w:rsidP="004945ED">
            <w:pPr>
              <w:spacing w:line="276" w:lineRule="auto"/>
              <w:rPr>
                <w:rFonts w:cs="Arial"/>
                <w:bCs/>
                <w:lang w:val="fr-BE"/>
              </w:rPr>
            </w:pPr>
            <w:r w:rsidRPr="00292DEB">
              <w:rPr>
                <w:rFonts w:cs="Arial"/>
                <w:lang w:val="fr-BE"/>
              </w:rPr>
              <w:t>Imposition générale.</w:t>
            </w:r>
          </w:p>
        </w:tc>
        <w:tc>
          <w:tcPr>
            <w:tcW w:w="1370" w:type="pct"/>
          </w:tcPr>
          <w:p w14:paraId="3B9970FE" w14:textId="133B9822"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rPr>
              <w:t>General taxation.</w:t>
            </w:r>
          </w:p>
        </w:tc>
        <w:tc>
          <w:tcPr>
            <w:tcW w:w="167" w:type="pct"/>
          </w:tcPr>
          <w:p w14:paraId="08908B95" w14:textId="2336584C"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2C47754C" w14:textId="76E61A65" w:rsidR="004945ED" w:rsidRPr="00292DEB" w:rsidRDefault="004945ED" w:rsidP="004945ED">
            <w:pPr>
              <w:spacing w:line="276" w:lineRule="auto"/>
              <w:rPr>
                <w:rFonts w:cs="Arial"/>
                <w:color w:val="0000FF"/>
                <w:lang w:val="fr-FR"/>
              </w:rPr>
            </w:pPr>
            <w:r w:rsidRPr="00292DEB">
              <w:rPr>
                <w:rFonts w:cs="Arial"/>
                <w:color w:val="0000FF"/>
                <w:lang w:val="fr-FR"/>
              </w:rPr>
              <w:t>44</w:t>
            </w:r>
          </w:p>
        </w:tc>
        <w:tc>
          <w:tcPr>
            <w:tcW w:w="402" w:type="pct"/>
          </w:tcPr>
          <w:p w14:paraId="4C6BB7DB" w14:textId="748F9D22"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2BA9AC1" w14:textId="77777777" w:rsidTr="005D0FED">
        <w:tc>
          <w:tcPr>
            <w:tcW w:w="193" w:type="pct"/>
          </w:tcPr>
          <w:p w14:paraId="50A095CA" w14:textId="448C18B6"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3B9F3A01" w14:textId="4D9CE598" w:rsidR="004945ED" w:rsidRPr="00292DEB" w:rsidRDefault="004945ED" w:rsidP="004945ED">
            <w:pPr>
              <w:spacing w:line="276" w:lineRule="auto"/>
              <w:rPr>
                <w:rFonts w:cs="Arial"/>
                <w:bCs/>
              </w:rPr>
            </w:pPr>
            <w:r w:rsidRPr="00292DEB">
              <w:rPr>
                <w:rFonts w:cs="Arial"/>
              </w:rPr>
              <w:t>Nicht anwendbar.</w:t>
            </w:r>
          </w:p>
        </w:tc>
        <w:tc>
          <w:tcPr>
            <w:tcW w:w="1370" w:type="pct"/>
          </w:tcPr>
          <w:p w14:paraId="6681071C" w14:textId="1720CC24" w:rsidR="004945ED" w:rsidRPr="00292DEB" w:rsidRDefault="004945ED" w:rsidP="004945ED">
            <w:pPr>
              <w:spacing w:line="276" w:lineRule="auto"/>
              <w:rPr>
                <w:rFonts w:cs="Arial"/>
                <w:bCs/>
                <w:lang w:val="fr-BE"/>
              </w:rPr>
            </w:pPr>
            <w:r w:rsidRPr="00292DEB">
              <w:rPr>
                <w:rFonts w:cs="Arial"/>
                <w:lang w:val="fr-BE"/>
              </w:rPr>
              <w:t>Non applicable.</w:t>
            </w:r>
          </w:p>
        </w:tc>
        <w:tc>
          <w:tcPr>
            <w:tcW w:w="1370" w:type="pct"/>
          </w:tcPr>
          <w:p w14:paraId="7EFAB9B3" w14:textId="1629694B"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rPr>
              <w:t>Not applicable.</w:t>
            </w:r>
          </w:p>
        </w:tc>
        <w:tc>
          <w:tcPr>
            <w:tcW w:w="167" w:type="pct"/>
          </w:tcPr>
          <w:p w14:paraId="73B303E2" w14:textId="3624E04A"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35A8D8AF" w14:textId="3FBD4DE0" w:rsidR="004945ED" w:rsidRPr="00292DEB" w:rsidRDefault="004945ED" w:rsidP="004945ED">
            <w:pPr>
              <w:spacing w:line="276" w:lineRule="auto"/>
              <w:rPr>
                <w:rFonts w:cs="Arial"/>
                <w:color w:val="0000FF"/>
                <w:lang w:val="fr-FR"/>
              </w:rPr>
            </w:pPr>
            <w:r w:rsidRPr="00292DEB">
              <w:rPr>
                <w:rFonts w:cs="Arial"/>
                <w:color w:val="0000FF"/>
                <w:lang w:val="fr-FR"/>
              </w:rPr>
              <w:t>45</w:t>
            </w:r>
          </w:p>
        </w:tc>
        <w:tc>
          <w:tcPr>
            <w:tcW w:w="402" w:type="pct"/>
          </w:tcPr>
          <w:p w14:paraId="298D747D" w14:textId="5C615FCB"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4D5604F6" w14:textId="77777777" w:rsidTr="005D0FED">
        <w:tc>
          <w:tcPr>
            <w:tcW w:w="193" w:type="pct"/>
          </w:tcPr>
          <w:p w14:paraId="3BCFB28F" w14:textId="1EA4CB49" w:rsidR="004945ED" w:rsidRPr="00292DEB" w:rsidRDefault="004945ED" w:rsidP="004945ED">
            <w:pPr>
              <w:spacing w:line="276" w:lineRule="auto"/>
              <w:jc w:val="left"/>
              <w:rPr>
                <w:rFonts w:cs="Arial"/>
                <w:lang w:val="en-GB"/>
              </w:rPr>
            </w:pPr>
            <w:r w:rsidRPr="00292DEB">
              <w:rPr>
                <w:rFonts w:cs="Arial"/>
                <w:lang w:val="en-GB"/>
              </w:rPr>
              <w:t>EL</w:t>
            </w:r>
          </w:p>
        </w:tc>
        <w:tc>
          <w:tcPr>
            <w:tcW w:w="1371" w:type="pct"/>
          </w:tcPr>
          <w:p w14:paraId="2A01E6A0" w14:textId="33176F82" w:rsidR="004945ED" w:rsidRPr="00292DEB" w:rsidRDefault="004945ED" w:rsidP="004945ED">
            <w:pPr>
              <w:spacing w:line="276" w:lineRule="auto"/>
              <w:rPr>
                <w:rFonts w:cs="Arial"/>
                <w:bCs/>
              </w:rPr>
            </w:pPr>
            <w:r w:rsidRPr="00292DEB">
              <w:rPr>
                <w:rFonts w:cs="Arial"/>
              </w:rPr>
              <w:t>Nicht anwendbar.</w:t>
            </w:r>
          </w:p>
        </w:tc>
        <w:tc>
          <w:tcPr>
            <w:tcW w:w="1370" w:type="pct"/>
          </w:tcPr>
          <w:p w14:paraId="25F95753" w14:textId="251DACB7" w:rsidR="004945ED" w:rsidRPr="00292DEB" w:rsidRDefault="004945ED" w:rsidP="004945ED">
            <w:pPr>
              <w:spacing w:line="276" w:lineRule="auto"/>
              <w:rPr>
                <w:rFonts w:cs="Arial"/>
                <w:bCs/>
                <w:lang w:val="fr-BE"/>
              </w:rPr>
            </w:pPr>
            <w:r w:rsidRPr="00292DEB">
              <w:rPr>
                <w:rFonts w:cs="Arial"/>
                <w:lang w:val="fr-BE"/>
              </w:rPr>
              <w:t>Non applicable.</w:t>
            </w:r>
          </w:p>
        </w:tc>
        <w:tc>
          <w:tcPr>
            <w:tcW w:w="1370" w:type="pct"/>
          </w:tcPr>
          <w:p w14:paraId="6997E4C4" w14:textId="527195A2"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rPr>
              <w:t>Not applicable.</w:t>
            </w:r>
          </w:p>
        </w:tc>
        <w:tc>
          <w:tcPr>
            <w:tcW w:w="167" w:type="pct"/>
          </w:tcPr>
          <w:p w14:paraId="03301656" w14:textId="4DEEB471"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66D5A0A1" w14:textId="598D3894" w:rsidR="004945ED" w:rsidRPr="00292DEB" w:rsidRDefault="004945ED" w:rsidP="004945ED">
            <w:pPr>
              <w:spacing w:line="276" w:lineRule="auto"/>
              <w:rPr>
                <w:rFonts w:cs="Arial"/>
                <w:color w:val="0000FF"/>
                <w:lang w:val="fr-FR"/>
              </w:rPr>
            </w:pPr>
            <w:r w:rsidRPr="00292DEB">
              <w:rPr>
                <w:rFonts w:cs="Arial"/>
                <w:color w:val="0000FF"/>
                <w:lang w:val="fr-FR"/>
              </w:rPr>
              <w:t>46</w:t>
            </w:r>
          </w:p>
        </w:tc>
        <w:tc>
          <w:tcPr>
            <w:tcW w:w="402" w:type="pct"/>
          </w:tcPr>
          <w:p w14:paraId="2C8033F5" w14:textId="19C06454"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70614075" w14:textId="77777777" w:rsidTr="005D0FED">
        <w:tc>
          <w:tcPr>
            <w:tcW w:w="193" w:type="pct"/>
          </w:tcPr>
          <w:p w14:paraId="55755C4A" w14:textId="77777777" w:rsidR="004945ED" w:rsidRPr="00292DEB" w:rsidRDefault="004945ED" w:rsidP="004945ED">
            <w:pPr>
              <w:spacing w:line="276" w:lineRule="auto"/>
              <w:jc w:val="left"/>
              <w:rPr>
                <w:rFonts w:cs="Arial"/>
                <w:lang w:val="es-ES"/>
              </w:rPr>
            </w:pPr>
            <w:r w:rsidRPr="00292DEB">
              <w:rPr>
                <w:rFonts w:cs="Arial"/>
                <w:lang w:val="es-ES"/>
              </w:rPr>
              <w:t>EL</w:t>
            </w:r>
          </w:p>
          <w:p w14:paraId="12627288" w14:textId="77777777" w:rsidR="004945ED" w:rsidRPr="00292DEB" w:rsidRDefault="004945ED" w:rsidP="004945ED">
            <w:pPr>
              <w:spacing w:line="276" w:lineRule="auto"/>
              <w:jc w:val="left"/>
              <w:rPr>
                <w:rFonts w:cs="Arial"/>
                <w:lang w:val="es-ES"/>
              </w:rPr>
            </w:pPr>
            <w:r w:rsidRPr="00292DEB">
              <w:rPr>
                <w:rFonts w:cs="Arial"/>
                <w:lang w:val="es-ES"/>
              </w:rPr>
              <w:t>EL</w:t>
            </w:r>
          </w:p>
          <w:p w14:paraId="65D07FA1" w14:textId="77777777" w:rsidR="004945ED" w:rsidRPr="00292DEB" w:rsidRDefault="004945ED" w:rsidP="004945ED">
            <w:pPr>
              <w:spacing w:line="276" w:lineRule="auto"/>
              <w:jc w:val="left"/>
              <w:rPr>
                <w:rFonts w:cs="Arial"/>
                <w:lang w:val="es-ES"/>
              </w:rPr>
            </w:pPr>
            <w:r w:rsidRPr="00292DEB">
              <w:rPr>
                <w:rFonts w:cs="Arial"/>
                <w:lang w:val="es-ES"/>
              </w:rPr>
              <w:t>EL</w:t>
            </w:r>
          </w:p>
          <w:p w14:paraId="0ABD347C" w14:textId="77777777" w:rsidR="004945ED" w:rsidRPr="00292DEB" w:rsidRDefault="004945ED" w:rsidP="004945ED">
            <w:pPr>
              <w:spacing w:line="276" w:lineRule="auto"/>
              <w:jc w:val="left"/>
              <w:rPr>
                <w:rFonts w:cs="Arial"/>
                <w:lang w:val="es-ES"/>
              </w:rPr>
            </w:pPr>
            <w:r w:rsidRPr="00292DEB">
              <w:rPr>
                <w:rFonts w:cs="Arial"/>
                <w:lang w:val="es-ES"/>
              </w:rPr>
              <w:t>EL</w:t>
            </w:r>
          </w:p>
          <w:p w14:paraId="7CCB2A1C" w14:textId="1793293B" w:rsidR="004945ED" w:rsidRPr="00292DEB" w:rsidRDefault="004945ED" w:rsidP="004945ED">
            <w:pPr>
              <w:spacing w:line="276" w:lineRule="auto"/>
              <w:jc w:val="left"/>
              <w:rPr>
                <w:rFonts w:cs="Arial"/>
                <w:b/>
                <w:lang w:val="es-ES"/>
              </w:rPr>
            </w:pPr>
            <w:r w:rsidRPr="00292DEB">
              <w:rPr>
                <w:rFonts w:cs="Arial"/>
                <w:lang w:val="es-ES"/>
              </w:rPr>
              <w:t>EL</w:t>
            </w:r>
          </w:p>
        </w:tc>
        <w:tc>
          <w:tcPr>
            <w:tcW w:w="1371" w:type="pct"/>
          </w:tcPr>
          <w:p w14:paraId="40D31E7E" w14:textId="77777777" w:rsidR="004945ED" w:rsidRPr="00292DEB" w:rsidRDefault="004945ED" w:rsidP="004945ED">
            <w:pPr>
              <w:spacing w:line="276" w:lineRule="auto"/>
              <w:rPr>
                <w:rFonts w:cs="Arial"/>
                <w:bCs/>
              </w:rPr>
            </w:pPr>
            <w:r w:rsidRPr="00292DEB">
              <w:rPr>
                <w:rFonts w:cs="Arial"/>
                <w:bCs/>
              </w:rPr>
              <w:t>Kein eigenständiges, gesondertes Langzeitpflegesystem.</w:t>
            </w:r>
          </w:p>
          <w:p w14:paraId="7E45A20F" w14:textId="77777777" w:rsidR="004945ED" w:rsidRPr="00292DEB" w:rsidRDefault="004945ED" w:rsidP="004945ED">
            <w:pPr>
              <w:spacing w:line="276" w:lineRule="auto"/>
              <w:rPr>
                <w:rFonts w:cs="Arial"/>
                <w:bCs/>
              </w:rPr>
            </w:pPr>
          </w:p>
          <w:p w14:paraId="506714EE" w14:textId="77777777" w:rsidR="004945ED" w:rsidRPr="00292DEB" w:rsidRDefault="004945ED" w:rsidP="004945ED">
            <w:pPr>
              <w:spacing w:line="276" w:lineRule="auto"/>
              <w:rPr>
                <w:rFonts w:cs="Arial"/>
                <w:bCs/>
              </w:rPr>
            </w:pPr>
            <w:r w:rsidRPr="00292DEB">
              <w:rPr>
                <w:rFonts w:cs="Arial"/>
                <w:bCs/>
              </w:rPr>
              <w:t>Das Risiko wird abgedeckt von Alters-, Invaliditäts- und Hinterbliebenenleistungen, die sowohl aus Sozialbeiträgen und dem Staatshaushalt finanziert werden als auch dem sozialen Wohlfahrtssystem, das aus allgemeiner Besteuerung finanziert wird.</w:t>
            </w:r>
          </w:p>
          <w:p w14:paraId="47B07A12" w14:textId="77777777" w:rsidR="004945ED" w:rsidRPr="00292DEB" w:rsidRDefault="004945ED" w:rsidP="004945ED">
            <w:pPr>
              <w:spacing w:line="276" w:lineRule="auto"/>
              <w:rPr>
                <w:rFonts w:cs="Arial"/>
                <w:bCs/>
              </w:rPr>
            </w:pPr>
          </w:p>
        </w:tc>
        <w:tc>
          <w:tcPr>
            <w:tcW w:w="1370" w:type="pct"/>
          </w:tcPr>
          <w:p w14:paraId="7EE2DBAD" w14:textId="77777777" w:rsidR="004945ED" w:rsidRPr="00292DEB" w:rsidRDefault="004945ED" w:rsidP="004945ED">
            <w:pPr>
              <w:spacing w:line="276" w:lineRule="auto"/>
              <w:rPr>
                <w:rFonts w:cs="Arial"/>
                <w:lang w:val="fr-BE"/>
              </w:rPr>
            </w:pPr>
            <w:r w:rsidRPr="00292DEB">
              <w:rPr>
                <w:rFonts w:cs="Arial"/>
                <w:lang w:val="fr-BE"/>
              </w:rPr>
              <w:t>Pas de branche unique et distincte pour les soins de longue durée.</w:t>
            </w:r>
          </w:p>
          <w:p w14:paraId="60126F29" w14:textId="77777777" w:rsidR="004945ED" w:rsidRPr="00292DEB" w:rsidRDefault="004945ED" w:rsidP="004945ED">
            <w:pPr>
              <w:spacing w:line="276" w:lineRule="auto"/>
              <w:rPr>
                <w:rFonts w:cs="Arial"/>
                <w:lang w:val="fr-BE"/>
              </w:rPr>
            </w:pPr>
          </w:p>
          <w:p w14:paraId="3E0B652B" w14:textId="3E3F66B7" w:rsidR="004945ED" w:rsidRPr="00292DEB" w:rsidRDefault="004945ED" w:rsidP="004945ED">
            <w:pPr>
              <w:spacing w:line="276" w:lineRule="auto"/>
              <w:rPr>
                <w:rFonts w:cs="Arial"/>
                <w:lang w:val="fr-BE"/>
              </w:rPr>
            </w:pPr>
            <w:r w:rsidRPr="00292DEB">
              <w:rPr>
                <w:rFonts w:cs="Arial"/>
                <w:lang w:val="fr-BE"/>
              </w:rPr>
              <w:t>Le risque est couvert par les prestations vieillesse, invalidité et survivants financées par les cotisations sociales et le budget de l’État, ainsi que par les régimes de sécurité sociale financés par l’impôt.</w:t>
            </w:r>
          </w:p>
        </w:tc>
        <w:tc>
          <w:tcPr>
            <w:tcW w:w="1370" w:type="pct"/>
          </w:tcPr>
          <w:p w14:paraId="6A865552"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E-I-47-EL</w:t>
            </w:r>
          </w:p>
          <w:p w14:paraId="3E841317"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single, separate long-term care.</w:t>
            </w:r>
          </w:p>
          <w:p w14:paraId="6BDD2D33"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1F1BE12F" w14:textId="77777777" w:rsidR="004945ED" w:rsidRPr="00292DEB" w:rsidRDefault="004945ED" w:rsidP="004945ED">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The risk is covered by old age, invalidity and survivors’ benefits funded by social contributions and State budget, as well as by social welfare schemes funded by general taxation.</w:t>
            </w:r>
          </w:p>
          <w:p w14:paraId="4F72E345" w14:textId="4F4AAEC3"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0ED82FE"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3009669F" w14:textId="77777777" w:rsidR="004945ED" w:rsidRPr="00292DEB" w:rsidRDefault="004945ED" w:rsidP="004945ED">
            <w:pPr>
              <w:spacing w:line="276" w:lineRule="auto"/>
              <w:rPr>
                <w:rFonts w:cs="Arial"/>
                <w:color w:val="0000FF"/>
                <w:lang w:val="en-US"/>
              </w:rPr>
            </w:pPr>
          </w:p>
        </w:tc>
        <w:tc>
          <w:tcPr>
            <w:tcW w:w="127" w:type="pct"/>
          </w:tcPr>
          <w:p w14:paraId="62C7386B" w14:textId="77777777" w:rsidR="004945ED" w:rsidRPr="00292DEB" w:rsidRDefault="004945ED" w:rsidP="004945ED">
            <w:pPr>
              <w:spacing w:line="276" w:lineRule="auto"/>
              <w:rPr>
                <w:rFonts w:cs="Arial"/>
                <w:color w:val="0000FF"/>
                <w:lang w:val="fr-FR"/>
              </w:rPr>
            </w:pPr>
            <w:r w:rsidRPr="00292DEB">
              <w:rPr>
                <w:rFonts w:cs="Arial"/>
                <w:color w:val="0000FF"/>
                <w:lang w:val="fr-FR"/>
              </w:rPr>
              <w:t>47</w:t>
            </w:r>
          </w:p>
          <w:p w14:paraId="29A32254" w14:textId="77777777" w:rsidR="004945ED" w:rsidRPr="00292DEB" w:rsidRDefault="004945ED" w:rsidP="004945ED">
            <w:pPr>
              <w:spacing w:line="276" w:lineRule="auto"/>
              <w:rPr>
                <w:rFonts w:cs="Arial"/>
                <w:color w:val="0000FF"/>
                <w:lang w:val="en-US"/>
              </w:rPr>
            </w:pPr>
          </w:p>
        </w:tc>
        <w:tc>
          <w:tcPr>
            <w:tcW w:w="402" w:type="pct"/>
          </w:tcPr>
          <w:p w14:paraId="26D512B6"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3590001E" w14:textId="77777777" w:rsidR="004945ED" w:rsidRPr="00292DEB" w:rsidRDefault="004945ED" w:rsidP="004945ED">
            <w:pPr>
              <w:spacing w:line="276" w:lineRule="auto"/>
              <w:rPr>
                <w:rFonts w:cs="Arial"/>
                <w:color w:val="0000FF"/>
                <w:lang w:val="en-US"/>
              </w:rPr>
            </w:pPr>
          </w:p>
        </w:tc>
      </w:tr>
      <w:tr w:rsidR="004945ED" w:rsidRPr="00292DEB" w14:paraId="06E61107" w14:textId="77777777" w:rsidTr="005D0FED">
        <w:tc>
          <w:tcPr>
            <w:tcW w:w="193" w:type="pct"/>
          </w:tcPr>
          <w:p w14:paraId="745A111E" w14:textId="024BF49E"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3E4FB17F" w14:textId="36F4095F" w:rsidR="004945ED" w:rsidRPr="00292DEB" w:rsidRDefault="004945ED" w:rsidP="004945ED">
            <w:pPr>
              <w:spacing w:line="276" w:lineRule="auto"/>
              <w:rPr>
                <w:rFonts w:cs="Arial"/>
                <w:bCs/>
              </w:rPr>
            </w:pPr>
            <w:r w:rsidRPr="00292DEB">
              <w:rPr>
                <w:rFonts w:cs="Arial"/>
              </w:rPr>
              <w:t>Allgemeine Besteuerung und andere öffentliche Mittel.</w:t>
            </w:r>
          </w:p>
        </w:tc>
        <w:tc>
          <w:tcPr>
            <w:tcW w:w="1370" w:type="pct"/>
          </w:tcPr>
          <w:p w14:paraId="125929E2" w14:textId="4B184F4A" w:rsidR="004945ED" w:rsidRPr="00292DEB" w:rsidRDefault="004945ED" w:rsidP="004945ED">
            <w:pPr>
              <w:spacing w:line="276" w:lineRule="auto"/>
              <w:rPr>
                <w:rFonts w:cs="Arial"/>
                <w:lang w:val="fr-BE"/>
              </w:rPr>
            </w:pPr>
            <w:r w:rsidRPr="00292DEB">
              <w:rPr>
                <w:rFonts w:cs="Arial"/>
                <w:lang w:val="fr-BE"/>
              </w:rPr>
              <w:t>Imposition générale et d'autres financements publics.</w:t>
            </w:r>
          </w:p>
        </w:tc>
        <w:tc>
          <w:tcPr>
            <w:tcW w:w="1370" w:type="pct"/>
          </w:tcPr>
          <w:p w14:paraId="01A8874A" w14:textId="43E0FB19"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General taxation and other public funding.</w:t>
            </w:r>
          </w:p>
        </w:tc>
        <w:tc>
          <w:tcPr>
            <w:tcW w:w="167" w:type="pct"/>
          </w:tcPr>
          <w:p w14:paraId="395AE099" w14:textId="5AB59870"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6E6728B2" w14:textId="03A5E03A" w:rsidR="004945ED" w:rsidRPr="00292DEB" w:rsidRDefault="004945ED" w:rsidP="004945ED">
            <w:pPr>
              <w:spacing w:line="276" w:lineRule="auto"/>
              <w:rPr>
                <w:rFonts w:cs="Arial"/>
                <w:color w:val="0000FF"/>
                <w:lang w:val="fr-FR"/>
              </w:rPr>
            </w:pPr>
            <w:r w:rsidRPr="00292DEB">
              <w:rPr>
                <w:rFonts w:cs="Arial"/>
                <w:color w:val="0000FF"/>
                <w:lang w:val="fr-FR"/>
              </w:rPr>
              <w:t>48</w:t>
            </w:r>
          </w:p>
        </w:tc>
        <w:tc>
          <w:tcPr>
            <w:tcW w:w="402" w:type="pct"/>
          </w:tcPr>
          <w:p w14:paraId="0691152D" w14:textId="0D97B4E4"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344417FA" w14:textId="77777777" w:rsidTr="005D0FED">
        <w:tc>
          <w:tcPr>
            <w:tcW w:w="193" w:type="pct"/>
          </w:tcPr>
          <w:p w14:paraId="4327FD6E" w14:textId="10033B90"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6710C7A5" w14:textId="77777777" w:rsidR="004945ED" w:rsidRPr="00292DEB" w:rsidRDefault="004945ED" w:rsidP="004945ED">
            <w:pPr>
              <w:spacing w:line="276" w:lineRule="auto"/>
              <w:rPr>
                <w:rFonts w:cs="Arial"/>
              </w:rPr>
            </w:pPr>
            <w:r w:rsidRPr="00292DEB">
              <w:rPr>
                <w:rFonts w:cs="Arial"/>
              </w:rPr>
              <w:t>Nicht anwendbar.</w:t>
            </w:r>
          </w:p>
          <w:p w14:paraId="70322E2A" w14:textId="77777777" w:rsidR="004945ED" w:rsidRPr="00292DEB" w:rsidRDefault="004945ED" w:rsidP="004945ED">
            <w:pPr>
              <w:spacing w:line="276" w:lineRule="auto"/>
              <w:rPr>
                <w:rFonts w:cs="Arial"/>
                <w:bCs/>
              </w:rPr>
            </w:pPr>
          </w:p>
        </w:tc>
        <w:tc>
          <w:tcPr>
            <w:tcW w:w="1370" w:type="pct"/>
          </w:tcPr>
          <w:p w14:paraId="5021ECDB" w14:textId="09C7F7F6" w:rsidR="004945ED" w:rsidRPr="00292DEB" w:rsidRDefault="004945ED" w:rsidP="004945ED">
            <w:pPr>
              <w:spacing w:line="276" w:lineRule="auto"/>
              <w:rPr>
                <w:rFonts w:cs="Arial"/>
                <w:lang w:val="fr-BE"/>
              </w:rPr>
            </w:pPr>
            <w:r w:rsidRPr="00292DEB">
              <w:rPr>
                <w:rFonts w:cs="Arial"/>
                <w:lang w:val="fr-BE"/>
              </w:rPr>
              <w:t>Non applicable.</w:t>
            </w:r>
          </w:p>
        </w:tc>
        <w:tc>
          <w:tcPr>
            <w:tcW w:w="1370" w:type="pct"/>
          </w:tcPr>
          <w:p w14:paraId="4088611B" w14:textId="0F5CCA30"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rPr>
              <w:t>Not applicable.</w:t>
            </w:r>
          </w:p>
        </w:tc>
        <w:tc>
          <w:tcPr>
            <w:tcW w:w="167" w:type="pct"/>
          </w:tcPr>
          <w:p w14:paraId="4B021097" w14:textId="6EDF1B2A" w:rsidR="004945ED" w:rsidRPr="00292DEB" w:rsidRDefault="004945ED" w:rsidP="004945ED">
            <w:pPr>
              <w:spacing w:line="276" w:lineRule="auto"/>
              <w:rPr>
                <w:rFonts w:cs="Arial"/>
                <w:color w:val="0000FF"/>
                <w:lang w:val="fr-FR"/>
              </w:rPr>
            </w:pPr>
            <w:r w:rsidRPr="00292DEB">
              <w:rPr>
                <w:rFonts w:cs="Arial"/>
                <w:color w:val="0000FF"/>
                <w:lang w:val="fr-FR"/>
              </w:rPr>
              <w:t>1</w:t>
            </w:r>
          </w:p>
        </w:tc>
        <w:tc>
          <w:tcPr>
            <w:tcW w:w="127" w:type="pct"/>
          </w:tcPr>
          <w:p w14:paraId="29434B25" w14:textId="002219A4" w:rsidR="004945ED" w:rsidRPr="00292DEB" w:rsidRDefault="004945ED" w:rsidP="004945ED">
            <w:pPr>
              <w:spacing w:line="276" w:lineRule="auto"/>
              <w:rPr>
                <w:rFonts w:cs="Arial"/>
                <w:color w:val="0000FF"/>
                <w:lang w:val="fr-FR"/>
              </w:rPr>
            </w:pPr>
            <w:r w:rsidRPr="00292DEB">
              <w:rPr>
                <w:rFonts w:cs="Arial"/>
                <w:color w:val="0000FF"/>
                <w:lang w:val="fr-FR"/>
              </w:rPr>
              <w:t>49</w:t>
            </w:r>
          </w:p>
        </w:tc>
        <w:tc>
          <w:tcPr>
            <w:tcW w:w="402" w:type="pct"/>
          </w:tcPr>
          <w:p w14:paraId="15A69F90" w14:textId="373E53F6"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C07F9E2" w14:textId="77777777" w:rsidTr="005D0FED">
        <w:tc>
          <w:tcPr>
            <w:tcW w:w="193" w:type="pct"/>
          </w:tcPr>
          <w:p w14:paraId="3358A24B" w14:textId="6D27E4B9"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6A56F43B" w14:textId="2E7E8C10" w:rsidR="004945ED" w:rsidRPr="00292DEB" w:rsidRDefault="004945ED" w:rsidP="004945ED">
            <w:pPr>
              <w:spacing w:line="276" w:lineRule="auto"/>
              <w:rPr>
                <w:rFonts w:cs="Arial"/>
                <w:bCs/>
              </w:rPr>
            </w:pPr>
            <w:r w:rsidRPr="00292DEB">
              <w:rPr>
                <w:rFonts w:cs="Arial"/>
              </w:rPr>
              <w:t>Nicht anwendbar.</w:t>
            </w:r>
          </w:p>
        </w:tc>
        <w:tc>
          <w:tcPr>
            <w:tcW w:w="1370" w:type="pct"/>
          </w:tcPr>
          <w:p w14:paraId="24E4653C" w14:textId="47D00938" w:rsidR="004945ED" w:rsidRPr="00292DEB" w:rsidRDefault="004945ED" w:rsidP="004945ED">
            <w:pPr>
              <w:spacing w:line="276" w:lineRule="auto"/>
              <w:rPr>
                <w:rFonts w:cs="Arial"/>
                <w:lang w:val="fr-BE"/>
              </w:rPr>
            </w:pPr>
            <w:r w:rsidRPr="00292DEB">
              <w:rPr>
                <w:rFonts w:cs="Arial"/>
                <w:lang w:val="fr-BE"/>
              </w:rPr>
              <w:t>Non applicable.</w:t>
            </w:r>
          </w:p>
        </w:tc>
        <w:tc>
          <w:tcPr>
            <w:tcW w:w="1370" w:type="pct"/>
          </w:tcPr>
          <w:p w14:paraId="690C748E" w14:textId="2CC84A79" w:rsidR="004945ED" w:rsidRPr="00292DEB" w:rsidRDefault="004945ED" w:rsidP="004945ED">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rPr>
              <w:t>Not applicable.</w:t>
            </w:r>
          </w:p>
        </w:tc>
        <w:tc>
          <w:tcPr>
            <w:tcW w:w="167" w:type="pct"/>
          </w:tcPr>
          <w:p w14:paraId="1DE0498C" w14:textId="4993CCE4" w:rsidR="004945ED" w:rsidRPr="00292DEB" w:rsidRDefault="004945ED" w:rsidP="004945ED">
            <w:pPr>
              <w:spacing w:line="276" w:lineRule="auto"/>
              <w:rPr>
                <w:rFonts w:cs="Arial"/>
                <w:color w:val="0000FF"/>
                <w:lang w:val="fr-FR"/>
              </w:rPr>
            </w:pPr>
            <w:r w:rsidRPr="00292DEB">
              <w:rPr>
                <w:rFonts w:cs="Arial"/>
                <w:color w:val="0000FF"/>
              </w:rPr>
              <w:t>1</w:t>
            </w:r>
          </w:p>
        </w:tc>
        <w:tc>
          <w:tcPr>
            <w:tcW w:w="127" w:type="pct"/>
          </w:tcPr>
          <w:p w14:paraId="40725128" w14:textId="46282BFB" w:rsidR="004945ED" w:rsidRPr="00292DEB" w:rsidRDefault="004945ED" w:rsidP="004945ED">
            <w:pPr>
              <w:spacing w:line="276" w:lineRule="auto"/>
              <w:rPr>
                <w:rFonts w:cs="Arial"/>
                <w:color w:val="0000FF"/>
                <w:lang w:val="fr-FR"/>
              </w:rPr>
            </w:pPr>
            <w:r w:rsidRPr="00292DEB">
              <w:rPr>
                <w:rFonts w:cs="Arial"/>
                <w:color w:val="0000FF"/>
                <w:lang w:val="fr-FR"/>
              </w:rPr>
              <w:t>50</w:t>
            </w:r>
          </w:p>
        </w:tc>
        <w:tc>
          <w:tcPr>
            <w:tcW w:w="402" w:type="pct"/>
          </w:tcPr>
          <w:p w14:paraId="7CA04870" w14:textId="0E2C1E45"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215D698C" w14:textId="77777777" w:rsidTr="005D0FED">
        <w:tc>
          <w:tcPr>
            <w:tcW w:w="193" w:type="pct"/>
          </w:tcPr>
          <w:p w14:paraId="573BA77C" w14:textId="77777777" w:rsidR="004945ED" w:rsidRPr="00292DEB" w:rsidRDefault="004945ED" w:rsidP="004945ED">
            <w:pPr>
              <w:spacing w:line="276" w:lineRule="auto"/>
              <w:jc w:val="left"/>
              <w:rPr>
                <w:rFonts w:cs="Arial"/>
                <w:lang w:val="es-ES"/>
              </w:rPr>
            </w:pPr>
            <w:r w:rsidRPr="00292DEB">
              <w:rPr>
                <w:rFonts w:cs="Arial"/>
                <w:lang w:val="es-ES"/>
              </w:rPr>
              <w:t>EL</w:t>
            </w:r>
          </w:p>
          <w:p w14:paraId="269511F2" w14:textId="77777777" w:rsidR="004945ED" w:rsidRPr="00292DEB" w:rsidRDefault="004945ED" w:rsidP="004945ED">
            <w:pPr>
              <w:spacing w:line="276" w:lineRule="auto"/>
              <w:jc w:val="left"/>
              <w:rPr>
                <w:rFonts w:cs="Arial"/>
                <w:lang w:val="es-ES"/>
              </w:rPr>
            </w:pPr>
            <w:r w:rsidRPr="00292DEB">
              <w:rPr>
                <w:rFonts w:cs="Arial"/>
                <w:lang w:val="es-ES"/>
              </w:rPr>
              <w:t>EL</w:t>
            </w:r>
          </w:p>
          <w:p w14:paraId="3FDE38D8" w14:textId="77777777" w:rsidR="004945ED" w:rsidRPr="00292DEB" w:rsidRDefault="004945ED" w:rsidP="004945ED">
            <w:pPr>
              <w:spacing w:line="276" w:lineRule="auto"/>
              <w:jc w:val="left"/>
              <w:rPr>
                <w:rFonts w:cs="Arial"/>
                <w:lang w:val="es-ES"/>
              </w:rPr>
            </w:pPr>
            <w:r w:rsidRPr="00292DEB">
              <w:rPr>
                <w:rFonts w:cs="Arial"/>
                <w:lang w:val="es-ES"/>
              </w:rPr>
              <w:t>EL</w:t>
            </w:r>
          </w:p>
          <w:p w14:paraId="4B379EB2" w14:textId="77777777" w:rsidR="004945ED" w:rsidRPr="00292DEB" w:rsidRDefault="004945ED" w:rsidP="004945ED">
            <w:pPr>
              <w:spacing w:line="276" w:lineRule="auto"/>
              <w:jc w:val="left"/>
              <w:rPr>
                <w:rFonts w:cs="Arial"/>
                <w:lang w:val="es-ES"/>
              </w:rPr>
            </w:pPr>
            <w:r w:rsidRPr="00292DEB">
              <w:rPr>
                <w:rFonts w:cs="Arial"/>
                <w:lang w:val="es-ES"/>
              </w:rPr>
              <w:t>EL</w:t>
            </w:r>
          </w:p>
          <w:p w14:paraId="2FCFDF8B" w14:textId="77777777" w:rsidR="004945ED" w:rsidRPr="00292DEB" w:rsidRDefault="004945ED" w:rsidP="004945ED">
            <w:pPr>
              <w:spacing w:line="276" w:lineRule="auto"/>
              <w:jc w:val="left"/>
              <w:rPr>
                <w:rFonts w:cs="Arial"/>
                <w:lang w:val="es-ES"/>
              </w:rPr>
            </w:pPr>
            <w:r w:rsidRPr="00292DEB">
              <w:rPr>
                <w:rFonts w:cs="Arial"/>
                <w:lang w:val="es-ES"/>
              </w:rPr>
              <w:t>EL</w:t>
            </w:r>
          </w:p>
          <w:p w14:paraId="54BF98E8" w14:textId="77777777" w:rsidR="004945ED" w:rsidRPr="00292DEB" w:rsidRDefault="004945ED" w:rsidP="004945ED">
            <w:pPr>
              <w:spacing w:line="276" w:lineRule="auto"/>
              <w:jc w:val="left"/>
              <w:rPr>
                <w:rFonts w:cs="Arial"/>
                <w:lang w:val="es-ES"/>
              </w:rPr>
            </w:pPr>
            <w:r w:rsidRPr="00292DEB">
              <w:rPr>
                <w:rFonts w:cs="Arial"/>
                <w:lang w:val="es-ES"/>
              </w:rPr>
              <w:t>EL</w:t>
            </w:r>
          </w:p>
          <w:p w14:paraId="5559EC13" w14:textId="77777777" w:rsidR="004945ED" w:rsidRPr="00292DEB" w:rsidRDefault="004945ED" w:rsidP="004945ED">
            <w:pPr>
              <w:spacing w:line="276" w:lineRule="auto"/>
              <w:jc w:val="left"/>
              <w:rPr>
                <w:rFonts w:cs="Arial"/>
                <w:lang w:val="es-ES"/>
              </w:rPr>
            </w:pPr>
            <w:r w:rsidRPr="00292DEB">
              <w:rPr>
                <w:rFonts w:cs="Arial"/>
                <w:lang w:val="es-ES"/>
              </w:rPr>
              <w:t>EL</w:t>
            </w:r>
          </w:p>
          <w:p w14:paraId="75C26F0A" w14:textId="77777777" w:rsidR="004945ED" w:rsidRPr="00292DEB" w:rsidRDefault="004945ED" w:rsidP="004945ED">
            <w:pPr>
              <w:spacing w:line="276" w:lineRule="auto"/>
              <w:jc w:val="left"/>
              <w:rPr>
                <w:rFonts w:cs="Arial"/>
                <w:lang w:val="es-ES"/>
              </w:rPr>
            </w:pPr>
            <w:r w:rsidRPr="00292DEB">
              <w:rPr>
                <w:rFonts w:cs="Arial"/>
                <w:lang w:val="es-ES"/>
              </w:rPr>
              <w:t>EL</w:t>
            </w:r>
          </w:p>
          <w:p w14:paraId="3F2AC02E" w14:textId="77777777" w:rsidR="004945ED" w:rsidRPr="00292DEB" w:rsidRDefault="004945ED" w:rsidP="004945ED">
            <w:pPr>
              <w:spacing w:line="276" w:lineRule="auto"/>
              <w:jc w:val="left"/>
              <w:rPr>
                <w:rFonts w:cs="Arial"/>
                <w:lang w:val="es-ES"/>
              </w:rPr>
            </w:pPr>
            <w:r w:rsidRPr="00292DEB">
              <w:rPr>
                <w:rFonts w:cs="Arial"/>
                <w:lang w:val="es-ES"/>
              </w:rPr>
              <w:t>EL</w:t>
            </w:r>
          </w:p>
          <w:p w14:paraId="661B6DC4" w14:textId="77777777" w:rsidR="004945ED" w:rsidRPr="00292DEB" w:rsidRDefault="004945ED" w:rsidP="004945ED">
            <w:pPr>
              <w:spacing w:line="276" w:lineRule="auto"/>
              <w:jc w:val="left"/>
              <w:rPr>
                <w:rFonts w:cs="Arial"/>
                <w:lang w:val="es-ES"/>
              </w:rPr>
            </w:pPr>
            <w:r w:rsidRPr="00292DEB">
              <w:rPr>
                <w:rFonts w:cs="Arial"/>
                <w:lang w:val="es-ES"/>
              </w:rPr>
              <w:t>EL</w:t>
            </w:r>
          </w:p>
          <w:p w14:paraId="454ED5DD" w14:textId="77777777" w:rsidR="004945ED" w:rsidRPr="00292DEB" w:rsidRDefault="004945ED" w:rsidP="004945ED">
            <w:pPr>
              <w:spacing w:line="276" w:lineRule="auto"/>
              <w:jc w:val="left"/>
              <w:rPr>
                <w:rFonts w:cs="Arial"/>
                <w:lang w:val="es-ES"/>
              </w:rPr>
            </w:pPr>
            <w:r w:rsidRPr="00292DEB">
              <w:rPr>
                <w:rFonts w:cs="Arial"/>
                <w:lang w:val="es-ES"/>
              </w:rPr>
              <w:t>EL</w:t>
            </w:r>
          </w:p>
          <w:p w14:paraId="7C6F5B12" w14:textId="77777777" w:rsidR="004945ED" w:rsidRPr="00292DEB" w:rsidRDefault="004945ED" w:rsidP="004945ED">
            <w:pPr>
              <w:spacing w:line="276" w:lineRule="auto"/>
              <w:jc w:val="left"/>
              <w:rPr>
                <w:rFonts w:cs="Arial"/>
                <w:lang w:val="es-ES"/>
              </w:rPr>
            </w:pPr>
            <w:r w:rsidRPr="00292DEB">
              <w:rPr>
                <w:rFonts w:cs="Arial"/>
                <w:lang w:val="es-ES"/>
              </w:rPr>
              <w:t>EL</w:t>
            </w:r>
          </w:p>
          <w:p w14:paraId="5705AEEF" w14:textId="77777777" w:rsidR="004945ED" w:rsidRPr="00292DEB" w:rsidRDefault="004945ED" w:rsidP="004945ED">
            <w:pPr>
              <w:spacing w:line="276" w:lineRule="auto"/>
              <w:jc w:val="left"/>
              <w:rPr>
                <w:rFonts w:cs="Arial"/>
                <w:lang w:val="es-ES"/>
              </w:rPr>
            </w:pPr>
            <w:r w:rsidRPr="00292DEB">
              <w:rPr>
                <w:rFonts w:cs="Arial"/>
                <w:lang w:val="es-ES"/>
              </w:rPr>
              <w:t>EL</w:t>
            </w:r>
          </w:p>
          <w:p w14:paraId="1014E829" w14:textId="77777777" w:rsidR="004945ED" w:rsidRPr="00292DEB" w:rsidRDefault="004945ED" w:rsidP="004945ED">
            <w:pPr>
              <w:spacing w:line="276" w:lineRule="auto"/>
              <w:jc w:val="left"/>
              <w:rPr>
                <w:rFonts w:cs="Arial"/>
                <w:lang w:val="es-ES"/>
              </w:rPr>
            </w:pPr>
            <w:r w:rsidRPr="00292DEB">
              <w:rPr>
                <w:rFonts w:cs="Arial"/>
                <w:lang w:val="es-ES"/>
              </w:rPr>
              <w:t>EL</w:t>
            </w:r>
          </w:p>
          <w:p w14:paraId="0D1B1E80" w14:textId="77777777" w:rsidR="004945ED" w:rsidRPr="00292DEB" w:rsidRDefault="004945ED" w:rsidP="004945ED">
            <w:pPr>
              <w:spacing w:line="276" w:lineRule="auto"/>
              <w:jc w:val="left"/>
              <w:rPr>
                <w:rFonts w:cs="Arial"/>
                <w:lang w:val="es-ES"/>
              </w:rPr>
            </w:pPr>
            <w:r w:rsidRPr="00292DEB">
              <w:rPr>
                <w:rFonts w:cs="Arial"/>
                <w:lang w:val="es-ES"/>
              </w:rPr>
              <w:t>EL</w:t>
            </w:r>
          </w:p>
          <w:p w14:paraId="646DD16A" w14:textId="77777777" w:rsidR="004945ED" w:rsidRPr="00292DEB" w:rsidRDefault="004945ED" w:rsidP="004945ED">
            <w:pPr>
              <w:spacing w:line="276" w:lineRule="auto"/>
              <w:jc w:val="left"/>
              <w:rPr>
                <w:rFonts w:cs="Arial"/>
                <w:lang w:val="es-ES"/>
              </w:rPr>
            </w:pPr>
            <w:r w:rsidRPr="00292DEB">
              <w:rPr>
                <w:rFonts w:cs="Arial"/>
                <w:lang w:val="es-ES"/>
              </w:rPr>
              <w:t>EL</w:t>
            </w:r>
          </w:p>
          <w:p w14:paraId="6407C332" w14:textId="77777777" w:rsidR="004945ED" w:rsidRPr="00292DEB" w:rsidRDefault="004945ED" w:rsidP="004945ED">
            <w:pPr>
              <w:spacing w:line="276" w:lineRule="auto"/>
              <w:jc w:val="left"/>
              <w:rPr>
                <w:rFonts w:cs="Arial"/>
                <w:lang w:val="es-ES"/>
              </w:rPr>
            </w:pPr>
            <w:r w:rsidRPr="00292DEB">
              <w:rPr>
                <w:rFonts w:cs="Arial"/>
                <w:lang w:val="es-ES"/>
              </w:rPr>
              <w:t>EL</w:t>
            </w:r>
          </w:p>
          <w:p w14:paraId="18D84064" w14:textId="77777777" w:rsidR="004945ED" w:rsidRPr="00292DEB" w:rsidRDefault="004945ED" w:rsidP="004945ED">
            <w:pPr>
              <w:spacing w:line="276" w:lineRule="auto"/>
              <w:jc w:val="left"/>
              <w:rPr>
                <w:rFonts w:cs="Arial"/>
                <w:lang w:val="es-ES"/>
              </w:rPr>
            </w:pPr>
            <w:r w:rsidRPr="00292DEB">
              <w:rPr>
                <w:rFonts w:cs="Arial"/>
                <w:lang w:val="es-ES"/>
              </w:rPr>
              <w:t>EL</w:t>
            </w:r>
          </w:p>
          <w:p w14:paraId="3B2AED08" w14:textId="77777777" w:rsidR="004945ED" w:rsidRPr="00292DEB" w:rsidRDefault="004945ED" w:rsidP="004945ED">
            <w:pPr>
              <w:spacing w:line="276" w:lineRule="auto"/>
              <w:jc w:val="left"/>
              <w:rPr>
                <w:rFonts w:cs="Arial"/>
                <w:lang w:val="es-ES"/>
              </w:rPr>
            </w:pPr>
            <w:r w:rsidRPr="00292DEB">
              <w:rPr>
                <w:rFonts w:cs="Arial"/>
                <w:lang w:val="es-ES"/>
              </w:rPr>
              <w:t>EL</w:t>
            </w:r>
          </w:p>
          <w:p w14:paraId="78D4284A" w14:textId="77777777" w:rsidR="004945ED" w:rsidRPr="00292DEB" w:rsidRDefault="004945ED" w:rsidP="004945ED">
            <w:pPr>
              <w:spacing w:line="276" w:lineRule="auto"/>
              <w:jc w:val="left"/>
              <w:rPr>
                <w:rFonts w:cs="Arial"/>
                <w:lang w:val="es-ES"/>
              </w:rPr>
            </w:pPr>
            <w:r w:rsidRPr="00292DEB">
              <w:rPr>
                <w:rFonts w:cs="Arial"/>
                <w:lang w:val="es-ES"/>
              </w:rPr>
              <w:t>EL</w:t>
            </w:r>
          </w:p>
          <w:p w14:paraId="7E1A9DA8" w14:textId="77777777" w:rsidR="004945ED" w:rsidRPr="00292DEB" w:rsidRDefault="004945ED" w:rsidP="004945ED">
            <w:pPr>
              <w:spacing w:line="276" w:lineRule="auto"/>
              <w:jc w:val="left"/>
              <w:rPr>
                <w:rFonts w:cs="Arial"/>
                <w:lang w:val="es-ES"/>
              </w:rPr>
            </w:pPr>
            <w:r w:rsidRPr="00292DEB">
              <w:rPr>
                <w:rFonts w:cs="Arial"/>
                <w:lang w:val="es-ES"/>
              </w:rPr>
              <w:t>EL</w:t>
            </w:r>
          </w:p>
          <w:p w14:paraId="5E1F431F" w14:textId="77777777" w:rsidR="004945ED" w:rsidRPr="00292DEB" w:rsidRDefault="004945ED" w:rsidP="004945ED">
            <w:pPr>
              <w:spacing w:line="276" w:lineRule="auto"/>
              <w:jc w:val="left"/>
              <w:rPr>
                <w:rFonts w:cs="Arial"/>
                <w:lang w:val="es-ES"/>
              </w:rPr>
            </w:pPr>
            <w:r w:rsidRPr="00292DEB">
              <w:rPr>
                <w:rFonts w:cs="Arial"/>
                <w:lang w:val="es-ES"/>
              </w:rPr>
              <w:t>EL</w:t>
            </w:r>
          </w:p>
          <w:p w14:paraId="705ED74C" w14:textId="77777777" w:rsidR="004945ED" w:rsidRPr="00292DEB" w:rsidRDefault="004945ED" w:rsidP="004945ED">
            <w:pPr>
              <w:spacing w:line="276" w:lineRule="auto"/>
              <w:jc w:val="left"/>
              <w:rPr>
                <w:rFonts w:cs="Arial"/>
                <w:lang w:val="es-ES"/>
              </w:rPr>
            </w:pPr>
            <w:r w:rsidRPr="00292DEB">
              <w:rPr>
                <w:rFonts w:cs="Arial"/>
                <w:lang w:val="es-ES"/>
              </w:rPr>
              <w:t>EL</w:t>
            </w:r>
          </w:p>
          <w:p w14:paraId="0176730D" w14:textId="77777777" w:rsidR="004945ED" w:rsidRPr="00292DEB" w:rsidRDefault="004945ED" w:rsidP="004945ED">
            <w:pPr>
              <w:spacing w:line="276" w:lineRule="auto"/>
              <w:jc w:val="left"/>
              <w:rPr>
                <w:rFonts w:cs="Arial"/>
                <w:lang w:val="es-ES"/>
              </w:rPr>
            </w:pPr>
            <w:r w:rsidRPr="00292DEB">
              <w:rPr>
                <w:rFonts w:cs="Arial"/>
                <w:lang w:val="es-ES"/>
              </w:rPr>
              <w:lastRenderedPageBreak/>
              <w:t>EL</w:t>
            </w:r>
          </w:p>
          <w:p w14:paraId="382877B0" w14:textId="77777777" w:rsidR="004945ED" w:rsidRPr="00292DEB" w:rsidRDefault="004945ED" w:rsidP="004945ED">
            <w:pPr>
              <w:spacing w:line="276" w:lineRule="auto"/>
              <w:jc w:val="left"/>
              <w:rPr>
                <w:rFonts w:cs="Arial"/>
                <w:lang w:val="es-ES"/>
              </w:rPr>
            </w:pPr>
            <w:r w:rsidRPr="00292DEB">
              <w:rPr>
                <w:rFonts w:cs="Arial"/>
                <w:lang w:val="es-ES"/>
              </w:rPr>
              <w:t>EL</w:t>
            </w:r>
          </w:p>
          <w:p w14:paraId="03847D19" w14:textId="77777777" w:rsidR="004945ED" w:rsidRPr="00292DEB" w:rsidRDefault="004945ED" w:rsidP="004945ED">
            <w:pPr>
              <w:spacing w:line="276" w:lineRule="auto"/>
              <w:jc w:val="left"/>
              <w:rPr>
                <w:rFonts w:cs="Arial"/>
                <w:lang w:val="es-ES"/>
              </w:rPr>
            </w:pPr>
            <w:r w:rsidRPr="00292DEB">
              <w:rPr>
                <w:rFonts w:cs="Arial"/>
                <w:lang w:val="es-ES"/>
              </w:rPr>
              <w:t>EL</w:t>
            </w:r>
          </w:p>
          <w:p w14:paraId="0CBFE514" w14:textId="77777777" w:rsidR="004945ED" w:rsidRPr="00292DEB" w:rsidRDefault="004945ED" w:rsidP="004945ED">
            <w:pPr>
              <w:spacing w:line="276" w:lineRule="auto"/>
              <w:jc w:val="left"/>
              <w:rPr>
                <w:rFonts w:cs="Arial"/>
                <w:lang w:val="es-ES"/>
              </w:rPr>
            </w:pPr>
            <w:r w:rsidRPr="00292DEB">
              <w:rPr>
                <w:rFonts w:cs="Arial"/>
                <w:lang w:val="es-ES"/>
              </w:rPr>
              <w:t>EL</w:t>
            </w:r>
          </w:p>
          <w:p w14:paraId="38C3DE33" w14:textId="77777777" w:rsidR="004945ED" w:rsidRPr="00292DEB" w:rsidRDefault="004945ED" w:rsidP="004945ED">
            <w:pPr>
              <w:spacing w:line="276" w:lineRule="auto"/>
              <w:jc w:val="left"/>
              <w:rPr>
                <w:rFonts w:cs="Arial"/>
                <w:lang w:val="es-ES"/>
              </w:rPr>
            </w:pPr>
            <w:r w:rsidRPr="00292DEB">
              <w:rPr>
                <w:rFonts w:cs="Arial"/>
                <w:lang w:val="es-ES"/>
              </w:rPr>
              <w:t>EL</w:t>
            </w:r>
          </w:p>
          <w:p w14:paraId="4D300B44" w14:textId="77777777" w:rsidR="004945ED" w:rsidRPr="00292DEB" w:rsidRDefault="004945ED" w:rsidP="004945ED">
            <w:pPr>
              <w:spacing w:line="276" w:lineRule="auto"/>
              <w:jc w:val="left"/>
              <w:rPr>
                <w:rFonts w:cs="Arial"/>
                <w:lang w:val="es-ES"/>
              </w:rPr>
            </w:pPr>
            <w:r w:rsidRPr="00292DEB">
              <w:rPr>
                <w:rFonts w:cs="Arial"/>
                <w:lang w:val="es-ES"/>
              </w:rPr>
              <w:t>EL</w:t>
            </w:r>
          </w:p>
          <w:p w14:paraId="472D0725" w14:textId="77777777" w:rsidR="004945ED" w:rsidRPr="00292DEB" w:rsidRDefault="004945ED" w:rsidP="004945ED">
            <w:pPr>
              <w:spacing w:line="276" w:lineRule="auto"/>
              <w:jc w:val="left"/>
              <w:rPr>
                <w:rFonts w:cs="Arial"/>
                <w:lang w:val="es-ES"/>
              </w:rPr>
            </w:pPr>
            <w:r w:rsidRPr="00292DEB">
              <w:rPr>
                <w:rFonts w:cs="Arial"/>
                <w:lang w:val="es-ES"/>
              </w:rPr>
              <w:t>EL</w:t>
            </w:r>
          </w:p>
          <w:p w14:paraId="2577EF4F" w14:textId="77777777" w:rsidR="004945ED" w:rsidRPr="00292DEB" w:rsidRDefault="004945ED" w:rsidP="004945ED">
            <w:pPr>
              <w:spacing w:line="276" w:lineRule="auto"/>
              <w:jc w:val="left"/>
              <w:rPr>
                <w:rFonts w:cs="Arial"/>
                <w:lang w:val="es-ES"/>
              </w:rPr>
            </w:pPr>
            <w:r w:rsidRPr="00292DEB">
              <w:rPr>
                <w:rFonts w:cs="Arial"/>
                <w:lang w:val="es-ES"/>
              </w:rPr>
              <w:t>EL</w:t>
            </w:r>
          </w:p>
          <w:p w14:paraId="05246D83" w14:textId="77777777" w:rsidR="004945ED" w:rsidRPr="00292DEB" w:rsidRDefault="004945ED" w:rsidP="004945ED">
            <w:pPr>
              <w:spacing w:line="276" w:lineRule="auto"/>
              <w:jc w:val="left"/>
              <w:rPr>
                <w:rFonts w:cs="Arial"/>
                <w:lang w:val="es-ES"/>
              </w:rPr>
            </w:pPr>
            <w:r w:rsidRPr="00292DEB">
              <w:rPr>
                <w:rFonts w:cs="Arial"/>
                <w:lang w:val="es-ES"/>
              </w:rPr>
              <w:t>EL</w:t>
            </w:r>
          </w:p>
          <w:p w14:paraId="6189FCD3" w14:textId="77777777" w:rsidR="004945ED" w:rsidRPr="00292DEB" w:rsidRDefault="004945ED" w:rsidP="004945ED">
            <w:pPr>
              <w:spacing w:line="276" w:lineRule="auto"/>
              <w:jc w:val="left"/>
              <w:rPr>
                <w:rFonts w:cs="Arial"/>
                <w:lang w:val="es-ES"/>
              </w:rPr>
            </w:pPr>
            <w:r w:rsidRPr="00292DEB">
              <w:rPr>
                <w:rFonts w:cs="Arial"/>
                <w:lang w:val="es-ES"/>
              </w:rPr>
              <w:t>EL</w:t>
            </w:r>
          </w:p>
          <w:p w14:paraId="05B51A60" w14:textId="77777777" w:rsidR="004945ED" w:rsidRPr="00292DEB" w:rsidRDefault="004945ED" w:rsidP="004945ED">
            <w:pPr>
              <w:spacing w:line="276" w:lineRule="auto"/>
              <w:jc w:val="left"/>
              <w:rPr>
                <w:rFonts w:cs="Arial"/>
                <w:lang w:val="es-ES"/>
              </w:rPr>
            </w:pPr>
            <w:r w:rsidRPr="00292DEB">
              <w:rPr>
                <w:rFonts w:cs="Arial"/>
                <w:lang w:val="es-ES"/>
              </w:rPr>
              <w:t>EL</w:t>
            </w:r>
          </w:p>
          <w:p w14:paraId="0FC181AF" w14:textId="77777777" w:rsidR="004945ED" w:rsidRPr="00292DEB" w:rsidRDefault="004945ED" w:rsidP="004945ED">
            <w:pPr>
              <w:spacing w:line="276" w:lineRule="auto"/>
              <w:jc w:val="left"/>
              <w:rPr>
                <w:rFonts w:cs="Arial"/>
                <w:lang w:val="es-ES"/>
              </w:rPr>
            </w:pPr>
            <w:r w:rsidRPr="00292DEB">
              <w:rPr>
                <w:rFonts w:cs="Arial"/>
                <w:lang w:val="es-ES"/>
              </w:rPr>
              <w:t>EL</w:t>
            </w:r>
          </w:p>
          <w:p w14:paraId="0D98E1E1" w14:textId="77777777" w:rsidR="004945ED" w:rsidRPr="00292DEB" w:rsidRDefault="004945ED" w:rsidP="004945ED">
            <w:pPr>
              <w:spacing w:line="276" w:lineRule="auto"/>
              <w:jc w:val="left"/>
              <w:rPr>
                <w:rFonts w:cs="Arial"/>
                <w:lang w:val="es-ES"/>
              </w:rPr>
            </w:pPr>
            <w:r w:rsidRPr="00292DEB">
              <w:rPr>
                <w:rFonts w:cs="Arial"/>
                <w:lang w:val="es-ES"/>
              </w:rPr>
              <w:t>EL</w:t>
            </w:r>
          </w:p>
          <w:p w14:paraId="3D1E3D45" w14:textId="77777777" w:rsidR="004945ED" w:rsidRPr="00292DEB" w:rsidRDefault="004945ED" w:rsidP="004945ED">
            <w:pPr>
              <w:spacing w:line="276" w:lineRule="auto"/>
              <w:jc w:val="left"/>
              <w:rPr>
                <w:rFonts w:cs="Arial"/>
                <w:lang w:val="es-ES"/>
              </w:rPr>
            </w:pPr>
            <w:r w:rsidRPr="00292DEB">
              <w:rPr>
                <w:rFonts w:cs="Arial"/>
                <w:lang w:val="es-ES"/>
              </w:rPr>
              <w:t>EL</w:t>
            </w:r>
          </w:p>
          <w:p w14:paraId="4C215350" w14:textId="77777777" w:rsidR="004945ED" w:rsidRPr="00292DEB" w:rsidRDefault="004945ED" w:rsidP="004945ED">
            <w:pPr>
              <w:spacing w:line="276" w:lineRule="auto"/>
              <w:jc w:val="left"/>
              <w:rPr>
                <w:rFonts w:cs="Arial"/>
                <w:lang w:val="en-GB"/>
              </w:rPr>
            </w:pPr>
            <w:r w:rsidRPr="00292DEB">
              <w:rPr>
                <w:rFonts w:cs="Arial"/>
                <w:lang w:val="en-GB"/>
              </w:rPr>
              <w:t>EL</w:t>
            </w:r>
          </w:p>
          <w:p w14:paraId="50C472A3" w14:textId="3585F656"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1D9AD57D" w14:textId="77777777" w:rsidR="004945ED" w:rsidRPr="00292DEB" w:rsidRDefault="004945ED" w:rsidP="004945ED">
            <w:pPr>
              <w:spacing w:line="276" w:lineRule="auto"/>
              <w:rPr>
                <w:rFonts w:cs="Arial"/>
              </w:rPr>
            </w:pPr>
            <w:proofErr w:type="spellStart"/>
            <w:r w:rsidRPr="00292DEB">
              <w:rPr>
                <w:rFonts w:cs="Arial"/>
                <w:lang w:val="en-US"/>
              </w:rPr>
              <w:lastRenderedPageBreak/>
              <w:t>Gesetzgebendes</w:t>
            </w:r>
            <w:proofErr w:type="spellEnd"/>
            <w:r w:rsidRPr="00292DEB">
              <w:rPr>
                <w:rFonts w:cs="Arial"/>
                <w:lang w:val="en-US"/>
              </w:rPr>
              <w:t xml:space="preserve"> </w:t>
            </w:r>
            <w:proofErr w:type="spellStart"/>
            <w:r w:rsidRPr="00292DEB">
              <w:rPr>
                <w:rFonts w:cs="Arial"/>
                <w:lang w:val="en-US"/>
              </w:rPr>
              <w:t>Dekret</w:t>
            </w:r>
            <w:proofErr w:type="spellEnd"/>
            <w:r w:rsidRPr="00292DEB">
              <w:rPr>
                <w:rFonts w:cs="Arial"/>
                <w:lang w:val="en-US"/>
              </w:rPr>
              <w:t xml:space="preserve"> </w:t>
            </w:r>
            <w:r w:rsidRPr="00292DEB">
              <w:rPr>
                <w:rFonts w:cs="Arial"/>
                <w:i/>
                <w:color w:val="008080"/>
                <w:lang w:val="en-US"/>
              </w:rPr>
              <w:t>(</w:t>
            </w:r>
            <w:r w:rsidRPr="00292DEB">
              <w:rPr>
                <w:rFonts w:cs="Arial"/>
                <w:i/>
                <w:color w:val="008080"/>
              </w:rPr>
              <w:t>ΝΟΜΟΘΕΤΙΚΟ</w:t>
            </w:r>
            <w:r w:rsidRPr="00292DEB">
              <w:rPr>
                <w:rFonts w:cs="Arial"/>
                <w:i/>
                <w:color w:val="008080"/>
                <w:lang w:val="en-US"/>
              </w:rPr>
              <w:t xml:space="preserve"> </w:t>
            </w:r>
            <w:r w:rsidRPr="00292DEB">
              <w:rPr>
                <w:rFonts w:cs="Arial"/>
                <w:i/>
                <w:color w:val="008080"/>
              </w:rPr>
              <w:t>ΔΙΑΤΑΓΜΑ</w:t>
            </w:r>
            <w:r w:rsidRPr="00292DEB">
              <w:rPr>
                <w:rFonts w:cs="Arial"/>
                <w:i/>
                <w:color w:val="008080"/>
                <w:lang w:val="en-US"/>
              </w:rPr>
              <w:t>)</w:t>
            </w:r>
            <w:r w:rsidRPr="00292DEB">
              <w:rPr>
                <w:rFonts w:cs="Arial"/>
                <w:color w:val="FF0000"/>
                <w:lang w:val="en-US"/>
              </w:rPr>
              <w:t xml:space="preserve"> </w:t>
            </w:r>
            <w:r w:rsidRPr="00292DEB">
              <w:rPr>
                <w:rFonts w:cs="Arial"/>
                <w:lang w:val="en-US"/>
              </w:rPr>
              <w:t xml:space="preserve">Nr. 1846/51 </w:t>
            </w:r>
            <w:proofErr w:type="spellStart"/>
            <w:r w:rsidRPr="00292DEB">
              <w:rPr>
                <w:rFonts w:cs="Arial"/>
                <w:lang w:val="en-US"/>
              </w:rPr>
              <w:t>vom</w:t>
            </w:r>
            <w:proofErr w:type="spellEnd"/>
            <w:r w:rsidRPr="00292DEB">
              <w:rPr>
                <w:rFonts w:cs="Arial"/>
                <w:lang w:val="en-US"/>
              </w:rPr>
              <w:t xml:space="preserve"> </w:t>
            </w:r>
            <w:r w:rsidRPr="00292DEB">
              <w:rPr>
                <w:rFonts w:cs="Arial"/>
                <w:color w:val="800000"/>
                <w:lang w:val="en-US"/>
              </w:rPr>
              <w:t>14.</w:t>
            </w:r>
            <w:r w:rsidRPr="00292DEB">
              <w:rPr>
                <w:rFonts w:cs="Arial"/>
                <w:lang w:val="en-US"/>
              </w:rPr>
              <w:t xml:space="preserve"> </w:t>
            </w:r>
            <w:r w:rsidRPr="00292DEB">
              <w:rPr>
                <w:rFonts w:cs="Arial"/>
              </w:rPr>
              <w:t>Juni 1951.</w:t>
            </w:r>
          </w:p>
          <w:p w14:paraId="57FCECE2" w14:textId="77777777" w:rsidR="004945ED" w:rsidRPr="00292DEB" w:rsidRDefault="004945ED" w:rsidP="004945ED">
            <w:pPr>
              <w:spacing w:line="276" w:lineRule="auto"/>
              <w:rPr>
                <w:rFonts w:cs="Arial"/>
              </w:rPr>
            </w:pPr>
            <w:r w:rsidRPr="00292DEB">
              <w:rPr>
                <w:rFonts w:cs="Arial"/>
              </w:rPr>
              <w:t>Gesetz</w:t>
            </w:r>
            <w:r w:rsidRPr="00292DEB">
              <w:rPr>
                <w:rFonts w:cs="Arial"/>
                <w:color w:val="800000"/>
              </w:rPr>
              <w:t xml:space="preserve"> </w:t>
            </w:r>
            <w:r w:rsidRPr="00292DEB">
              <w:rPr>
                <w:rFonts w:cs="Arial"/>
              </w:rPr>
              <w:t>Nr.</w:t>
            </w:r>
            <w:r w:rsidRPr="00292DEB">
              <w:rPr>
                <w:rFonts w:cs="Arial"/>
                <w:color w:val="800000"/>
              </w:rPr>
              <w:t xml:space="preserve"> 1902/90</w:t>
            </w:r>
            <w:r w:rsidRPr="00292DEB">
              <w:rPr>
                <w:rFonts w:cs="Arial"/>
              </w:rPr>
              <w:t xml:space="preserve"> zuletzt geändert durch Gesetz Nr. </w:t>
            </w:r>
            <w:r w:rsidRPr="00292DEB">
              <w:rPr>
                <w:rFonts w:cs="Arial"/>
                <w:color w:val="800000"/>
              </w:rPr>
              <w:t>2676/99</w:t>
            </w:r>
            <w:r w:rsidRPr="00292DEB">
              <w:rPr>
                <w:rFonts w:cs="Arial"/>
              </w:rPr>
              <w:t xml:space="preserve"> vom </w:t>
            </w:r>
            <w:r w:rsidRPr="00292DEB">
              <w:rPr>
                <w:rFonts w:cs="Arial"/>
                <w:color w:val="800000"/>
              </w:rPr>
              <w:t>5. Januar 1999</w:t>
            </w:r>
            <w:r w:rsidRPr="00292DEB">
              <w:rPr>
                <w:rFonts w:cs="Arial"/>
              </w:rPr>
              <w:t>.</w:t>
            </w:r>
          </w:p>
          <w:p w14:paraId="1D187717" w14:textId="77777777" w:rsidR="004945ED" w:rsidRPr="00292DEB" w:rsidRDefault="004945ED" w:rsidP="004945ED">
            <w:pPr>
              <w:spacing w:line="276" w:lineRule="auto"/>
              <w:rPr>
                <w:rFonts w:cs="Arial"/>
              </w:rPr>
            </w:pPr>
            <w:r w:rsidRPr="00292DEB">
              <w:rPr>
                <w:rFonts w:cs="Arial"/>
              </w:rPr>
              <w:t xml:space="preserve">Gemeinsame Ministerialentscheidung Nr. </w:t>
            </w:r>
            <w:r w:rsidRPr="00292DEB">
              <w:rPr>
                <w:rFonts w:eastAsia="Arial" w:cs="Arial"/>
              </w:rPr>
              <w:t>Y3a/G.P.oik.</w:t>
            </w:r>
            <w:r w:rsidRPr="00292DEB">
              <w:rPr>
                <w:rFonts w:cs="Arial"/>
                <w:color w:val="800000"/>
              </w:rPr>
              <w:t>88618</w:t>
            </w:r>
            <w:r w:rsidRPr="00292DEB">
              <w:rPr>
                <w:rFonts w:cs="Arial"/>
              </w:rPr>
              <w:t xml:space="preserve"> (B, </w:t>
            </w:r>
            <w:r w:rsidRPr="00292DEB">
              <w:rPr>
                <w:rFonts w:cs="Arial"/>
                <w:color w:val="800000"/>
              </w:rPr>
              <w:t>1223</w:t>
            </w:r>
            <w:r w:rsidRPr="00292DEB">
              <w:rPr>
                <w:rFonts w:cs="Arial"/>
              </w:rPr>
              <w:t xml:space="preserve">) vom 11. September 2002, </w:t>
            </w:r>
            <w:r w:rsidRPr="00292DEB">
              <w:rPr>
                <w:rStyle w:val="hps"/>
                <w:rFonts w:cs="Arial"/>
              </w:rPr>
              <w:t>in der geänderten Fassung</w:t>
            </w:r>
            <w:r w:rsidRPr="00292DEB">
              <w:rPr>
                <w:rFonts w:cs="Arial"/>
              </w:rPr>
              <w:t>.</w:t>
            </w:r>
          </w:p>
          <w:p w14:paraId="4E9D70CA" w14:textId="77777777" w:rsidR="004945ED" w:rsidRPr="00292DEB" w:rsidRDefault="004945ED" w:rsidP="004945ED">
            <w:pPr>
              <w:spacing w:line="276" w:lineRule="auto"/>
              <w:rPr>
                <w:rFonts w:cs="Arial"/>
              </w:rPr>
            </w:pPr>
            <w:r w:rsidRPr="00292DEB">
              <w:rPr>
                <w:rFonts w:cs="Arial"/>
              </w:rPr>
              <w:t xml:space="preserve">Gesetz Nr. </w:t>
            </w:r>
            <w:r w:rsidRPr="00292DEB">
              <w:rPr>
                <w:rFonts w:cs="Arial"/>
                <w:color w:val="800000"/>
              </w:rPr>
              <w:t>3655/08</w:t>
            </w:r>
            <w:r w:rsidRPr="00292DEB">
              <w:rPr>
                <w:rFonts w:cs="Arial"/>
              </w:rPr>
              <w:t xml:space="preserve"> vom 3. April 2008.</w:t>
            </w:r>
          </w:p>
          <w:p w14:paraId="08FCE182" w14:textId="77777777" w:rsidR="004945ED" w:rsidRPr="00292DEB" w:rsidRDefault="004945ED" w:rsidP="004945ED">
            <w:pPr>
              <w:spacing w:line="276" w:lineRule="auto"/>
              <w:rPr>
                <w:rFonts w:cs="Arial"/>
              </w:rPr>
            </w:pPr>
            <w:r w:rsidRPr="00292DEB">
              <w:rPr>
                <w:rFonts w:cs="Arial"/>
              </w:rPr>
              <w:t xml:space="preserve">Gesetz Nr. </w:t>
            </w:r>
            <w:r w:rsidRPr="00292DEB">
              <w:rPr>
                <w:rFonts w:cs="Arial"/>
                <w:color w:val="800000"/>
              </w:rPr>
              <w:t>3918/11</w:t>
            </w:r>
            <w:r w:rsidRPr="00292DEB">
              <w:rPr>
                <w:rFonts w:cs="Arial"/>
              </w:rPr>
              <w:t xml:space="preserve"> vom 2. März 2011, in der geänderten Fassung.</w:t>
            </w:r>
          </w:p>
          <w:p w14:paraId="6863EFD2" w14:textId="77777777" w:rsidR="004945ED" w:rsidRPr="00292DEB" w:rsidRDefault="004945ED" w:rsidP="004945ED">
            <w:pPr>
              <w:spacing w:line="276" w:lineRule="auto"/>
              <w:rPr>
                <w:rFonts w:eastAsia="Arial" w:cs="Arial"/>
              </w:rPr>
            </w:pPr>
            <w:r w:rsidRPr="00292DEB">
              <w:rPr>
                <w:rFonts w:cs="Arial"/>
              </w:rPr>
              <w:t xml:space="preserve">Einheitliche Verordnung für Gesundheitsdienstleistungen (EKPY) der </w:t>
            </w:r>
            <w:r w:rsidRPr="00292DEB">
              <w:rPr>
                <w:rFonts w:cs="Arial"/>
                <w:color w:val="008000"/>
              </w:rPr>
              <w:t>Nationalen Organisation zur Bereitstellung von Gesundheitsdienstleistungen (EOPYY)</w:t>
            </w:r>
            <w:r w:rsidRPr="00292DEB">
              <w:rPr>
                <w:rFonts w:cs="Arial"/>
              </w:rPr>
              <w:t xml:space="preserve">: Gemeinsame Ministerialentscheidung </w:t>
            </w:r>
            <w:r w:rsidRPr="00292DEB">
              <w:rPr>
                <w:rFonts w:eastAsia="Arial" w:cs="Arial"/>
              </w:rPr>
              <w:t>80157 vom 31. Oktober 2018 (B, 4898)</w:t>
            </w:r>
            <w:r w:rsidRPr="00292DEB">
              <w:rPr>
                <w:rFonts w:cs="Arial"/>
              </w:rPr>
              <w:t xml:space="preserve">, in der geänderten Fassung durch die gemeinsame Ministerialentscheidung </w:t>
            </w:r>
            <w:r w:rsidRPr="00292DEB">
              <w:rPr>
                <w:rFonts w:eastAsia="Arial" w:cs="Arial"/>
              </w:rPr>
              <w:t>2918 vom 14. März 2019 (B, 889), die g</w:t>
            </w:r>
            <w:r w:rsidRPr="00292DEB">
              <w:rPr>
                <w:rFonts w:cs="Arial"/>
              </w:rPr>
              <w:t>emeinsame Ministerialentscheidung 20254 vom 10. April 2019 (B, 1218)</w:t>
            </w:r>
            <w:r w:rsidRPr="00292DEB">
              <w:rPr>
                <w:rFonts w:eastAsia="Arial" w:cs="Arial"/>
              </w:rPr>
              <w:t xml:space="preserve"> </w:t>
            </w:r>
            <w:r w:rsidRPr="00292DEB">
              <w:rPr>
                <w:rFonts w:cs="Arial"/>
                <w:color w:val="800000"/>
              </w:rPr>
              <w:t xml:space="preserve">und </w:t>
            </w:r>
            <w:r w:rsidRPr="00292DEB">
              <w:rPr>
                <w:rFonts w:cs="Arial"/>
              </w:rPr>
              <w:t xml:space="preserve">die gemeinsame </w:t>
            </w:r>
            <w:r w:rsidRPr="00292DEB">
              <w:rPr>
                <w:rFonts w:cs="Arial"/>
              </w:rPr>
              <w:lastRenderedPageBreak/>
              <w:t xml:space="preserve">Ministerialentscheidung </w:t>
            </w:r>
            <w:r w:rsidRPr="00292DEB">
              <w:rPr>
                <w:rFonts w:eastAsia="Arial" w:cs="Arial"/>
              </w:rPr>
              <w:t>51391vom 24. Dezember 2020 (B, 5821),</w:t>
            </w:r>
            <w:r w:rsidRPr="00292DEB">
              <w:rPr>
                <w:rFonts w:cs="Arial"/>
              </w:rPr>
              <w:t xml:space="preserve"> Gemeinsame Ministerialentscheidung 68808 vom 19. Januar 2022 (B, 302).</w:t>
            </w:r>
          </w:p>
          <w:p w14:paraId="5CF442F3" w14:textId="77777777" w:rsidR="004945ED" w:rsidRPr="00292DEB" w:rsidRDefault="004945ED" w:rsidP="004945ED">
            <w:pPr>
              <w:spacing w:line="276" w:lineRule="auto"/>
              <w:rPr>
                <w:rFonts w:cs="Arial"/>
              </w:rPr>
            </w:pPr>
            <w:r w:rsidRPr="00292DEB">
              <w:rPr>
                <w:rFonts w:eastAsia="Arial" w:cs="Arial"/>
              </w:rPr>
              <w:t xml:space="preserve">Entscheidung Nr. </w:t>
            </w:r>
            <w:r w:rsidRPr="00292DEB">
              <w:rPr>
                <w:rFonts w:cs="Arial"/>
              </w:rPr>
              <w:t>oik.46415 vom 22. November 2018 (B’ 5464) Entscheidung Nr. oik.46415 vom 22. November 2018 (B’ 5464)</w:t>
            </w:r>
          </w:p>
          <w:p w14:paraId="21B94131" w14:textId="77777777" w:rsidR="004945ED" w:rsidRPr="00292DEB" w:rsidRDefault="004945ED" w:rsidP="004945ED">
            <w:pPr>
              <w:spacing w:line="276" w:lineRule="auto"/>
              <w:rPr>
                <w:rFonts w:cs="Arial"/>
              </w:rPr>
            </w:pPr>
            <w:r w:rsidRPr="00292DEB">
              <w:rPr>
                <w:rFonts w:eastAsia="Arial" w:cs="Arial"/>
              </w:rPr>
              <w:t>Entscheidung Nr. oik.47305 vom 28. November 2018 (B, 5571)</w:t>
            </w:r>
          </w:p>
          <w:p w14:paraId="5B06B144" w14:textId="77777777" w:rsidR="004945ED" w:rsidRPr="00292DEB" w:rsidRDefault="004945ED" w:rsidP="004945ED">
            <w:pPr>
              <w:spacing w:line="276" w:lineRule="auto"/>
              <w:rPr>
                <w:rFonts w:cs="Arial"/>
              </w:rPr>
            </w:pPr>
            <w:r w:rsidRPr="00292DEB">
              <w:rPr>
                <w:rFonts w:cs="Arial"/>
              </w:rPr>
              <w:t>Entscheidung Nr. oik.45979 vom 28. November 2018 (B, 5704)</w:t>
            </w:r>
          </w:p>
          <w:p w14:paraId="2ACB6DF3" w14:textId="77777777" w:rsidR="004945ED" w:rsidRPr="00292DEB" w:rsidRDefault="004945ED" w:rsidP="004945ED">
            <w:pPr>
              <w:spacing w:line="276" w:lineRule="auto"/>
              <w:rPr>
                <w:rFonts w:cs="Arial"/>
              </w:rPr>
            </w:pPr>
            <w:r w:rsidRPr="00292DEB">
              <w:rPr>
                <w:rFonts w:cs="Arial"/>
              </w:rPr>
              <w:t>Entscheidung Nr. ΔΒ3Η/oik.9032 vom 8. März 2019 (B, 929)</w:t>
            </w:r>
          </w:p>
          <w:p w14:paraId="5945BA80" w14:textId="77777777" w:rsidR="004945ED" w:rsidRPr="00292DEB" w:rsidRDefault="004945ED" w:rsidP="004945ED">
            <w:pPr>
              <w:spacing w:line="276" w:lineRule="auto"/>
              <w:rPr>
                <w:rFonts w:eastAsia="Arial" w:cs="Arial"/>
              </w:rPr>
            </w:pPr>
            <w:r w:rsidRPr="00292DEB">
              <w:rPr>
                <w:rFonts w:eastAsia="Arial" w:cs="Arial"/>
              </w:rPr>
              <w:t xml:space="preserve">Entscheidung Nr. </w:t>
            </w:r>
            <w:r w:rsidRPr="00292DEB">
              <w:rPr>
                <w:rFonts w:cs="Arial"/>
                <w:color w:val="000000"/>
              </w:rPr>
              <w:t xml:space="preserve"> </w:t>
            </w:r>
            <w:r w:rsidRPr="00292DEB">
              <w:rPr>
                <w:rFonts w:eastAsia="Arial" w:cs="Arial"/>
              </w:rPr>
              <w:t>ΔΒ3Η/oik.9030 vom 8. März 2019 (B’ 1046)</w:t>
            </w:r>
          </w:p>
          <w:p w14:paraId="63109551" w14:textId="77777777" w:rsidR="004945ED" w:rsidRPr="00292DEB" w:rsidRDefault="004945ED" w:rsidP="004945ED">
            <w:pPr>
              <w:spacing w:line="276" w:lineRule="auto"/>
              <w:rPr>
                <w:rFonts w:eastAsia="Arial" w:cs="Arial"/>
              </w:rPr>
            </w:pPr>
            <w:r w:rsidRPr="00292DEB">
              <w:rPr>
                <w:rFonts w:eastAsia="Arial" w:cs="Arial"/>
              </w:rPr>
              <w:t xml:space="preserve">Entscheidungen Nr. </w:t>
            </w:r>
            <w:r w:rsidRPr="00292DEB">
              <w:rPr>
                <w:rFonts w:cs="Arial"/>
                <w:color w:val="000000"/>
              </w:rPr>
              <w:t>1509 und 1510 vom 19. November 2018 (</w:t>
            </w:r>
            <w:r w:rsidRPr="00292DEB">
              <w:rPr>
                <w:rFonts w:eastAsia="Arial" w:cs="Arial"/>
              </w:rPr>
              <w:t>B, 1147)</w:t>
            </w:r>
          </w:p>
          <w:p w14:paraId="0E3D35F2" w14:textId="77777777" w:rsidR="004945ED" w:rsidRPr="00292DEB" w:rsidRDefault="004945ED" w:rsidP="004945ED">
            <w:pPr>
              <w:spacing w:line="276" w:lineRule="auto"/>
              <w:rPr>
                <w:rFonts w:eastAsia="Arial" w:cs="Arial"/>
              </w:rPr>
            </w:pPr>
            <w:r w:rsidRPr="00292DEB">
              <w:rPr>
                <w:rFonts w:eastAsia="Arial" w:cs="Arial"/>
              </w:rPr>
              <w:t>Entscheidung Nr. ΕΑΛΕ/ΓΠ4736 vom 9. April 2019 (B, 1318)</w:t>
            </w:r>
          </w:p>
          <w:p w14:paraId="5D4B3F82" w14:textId="77777777" w:rsidR="004945ED" w:rsidRPr="00292DEB" w:rsidRDefault="004945ED" w:rsidP="004945ED">
            <w:pPr>
              <w:spacing w:line="276" w:lineRule="auto"/>
              <w:rPr>
                <w:rFonts w:eastAsia="Arial" w:cs="Arial"/>
              </w:rPr>
            </w:pPr>
            <w:r w:rsidRPr="00292DEB">
              <w:rPr>
                <w:rFonts w:eastAsia="Arial" w:cs="Arial"/>
              </w:rPr>
              <w:t xml:space="preserve">Entscheidung Nr. </w:t>
            </w:r>
            <w:r w:rsidRPr="00292DEB">
              <w:rPr>
                <w:rFonts w:cs="Arial"/>
                <w:color w:val="000000"/>
              </w:rPr>
              <w:t>1570/615 vom 21. November 2019 (</w:t>
            </w:r>
            <w:r w:rsidRPr="00292DEB">
              <w:rPr>
                <w:rFonts w:eastAsia="Arial" w:cs="Arial"/>
              </w:rPr>
              <w:t>B, 4715)</w:t>
            </w:r>
          </w:p>
          <w:p w14:paraId="2AD039B7" w14:textId="77777777" w:rsidR="004945ED" w:rsidRPr="00292DEB" w:rsidRDefault="004945ED" w:rsidP="004945ED">
            <w:pPr>
              <w:spacing w:line="276" w:lineRule="auto"/>
              <w:rPr>
                <w:rFonts w:cs="Arial"/>
              </w:rPr>
            </w:pPr>
            <w:r w:rsidRPr="00292DEB">
              <w:rPr>
                <w:rFonts w:cs="Arial"/>
              </w:rPr>
              <w:t xml:space="preserve">Nr. </w:t>
            </w:r>
            <w:r w:rsidRPr="00292DEB">
              <w:rPr>
                <w:rFonts w:cs="Arial"/>
                <w:color w:val="800000"/>
              </w:rPr>
              <w:t>4238/</w:t>
            </w:r>
            <w:r w:rsidRPr="00292DEB">
              <w:rPr>
                <w:rFonts w:cs="Arial"/>
              </w:rPr>
              <w:t xml:space="preserve"> </w:t>
            </w:r>
            <w:r w:rsidRPr="00292DEB">
              <w:rPr>
                <w:rFonts w:cs="Arial"/>
                <w:color w:val="800000"/>
              </w:rPr>
              <w:t>2014</w:t>
            </w:r>
            <w:r w:rsidRPr="00292DEB">
              <w:rPr>
                <w:rFonts w:cs="Arial"/>
              </w:rPr>
              <w:t>.</w:t>
            </w:r>
          </w:p>
          <w:p w14:paraId="1142F301" w14:textId="77777777" w:rsidR="004945ED" w:rsidRPr="00292DEB" w:rsidRDefault="004945ED" w:rsidP="004945ED">
            <w:pPr>
              <w:spacing w:line="276" w:lineRule="auto"/>
              <w:rPr>
                <w:rFonts w:cs="Arial"/>
              </w:rPr>
            </w:pPr>
            <w:r w:rsidRPr="00292DEB">
              <w:rPr>
                <w:rFonts w:cs="Arial"/>
              </w:rPr>
              <w:t>Gesetz Nr. 4486/2017.</w:t>
            </w:r>
          </w:p>
          <w:p w14:paraId="507138D1" w14:textId="77777777" w:rsidR="004945ED" w:rsidRPr="00292DEB" w:rsidRDefault="004945ED" w:rsidP="004945ED">
            <w:pPr>
              <w:spacing w:line="276" w:lineRule="auto"/>
              <w:rPr>
                <w:rFonts w:cs="Arial"/>
              </w:rPr>
            </w:pPr>
            <w:r w:rsidRPr="00292DEB">
              <w:rPr>
                <w:rFonts w:cs="Arial"/>
              </w:rPr>
              <w:t xml:space="preserve">Gesetz Nr. </w:t>
            </w:r>
            <w:r w:rsidRPr="00292DEB">
              <w:rPr>
                <w:rFonts w:cs="Arial"/>
                <w:color w:val="C00000"/>
              </w:rPr>
              <w:t>4529/</w:t>
            </w:r>
            <w:r w:rsidRPr="00292DEB">
              <w:rPr>
                <w:rFonts w:cs="Arial"/>
              </w:rPr>
              <w:t xml:space="preserve"> </w:t>
            </w:r>
            <w:r w:rsidRPr="00292DEB">
              <w:rPr>
                <w:rFonts w:cs="Arial"/>
                <w:color w:val="C00000"/>
              </w:rPr>
              <w:t>2018</w:t>
            </w:r>
            <w:r w:rsidRPr="00292DEB">
              <w:rPr>
                <w:rFonts w:cs="Arial"/>
              </w:rPr>
              <w:t>.</w:t>
            </w:r>
          </w:p>
          <w:p w14:paraId="229D8065" w14:textId="77777777" w:rsidR="004945ED" w:rsidRPr="00292DEB" w:rsidRDefault="004945ED" w:rsidP="004945ED">
            <w:pPr>
              <w:spacing w:line="276" w:lineRule="auto"/>
              <w:rPr>
                <w:rFonts w:cs="Arial"/>
              </w:rPr>
            </w:pPr>
          </w:p>
          <w:p w14:paraId="0F536DB3" w14:textId="77777777" w:rsidR="004945ED" w:rsidRPr="00292DEB" w:rsidRDefault="004945ED" w:rsidP="004945ED">
            <w:pPr>
              <w:spacing w:line="276" w:lineRule="auto"/>
              <w:rPr>
                <w:rFonts w:cs="Arial"/>
              </w:rPr>
            </w:pPr>
            <w:r w:rsidRPr="00292DEB">
              <w:rPr>
                <w:rFonts w:cs="Arial"/>
              </w:rPr>
              <w:t xml:space="preserve">Minsterialentscheidung Nr. </w:t>
            </w:r>
            <w:r w:rsidRPr="00292DEB">
              <w:rPr>
                <w:rFonts w:cs="Arial"/>
                <w:lang w:val="fr-FR"/>
              </w:rPr>
              <w:t>ΕΑΛΕ</w:t>
            </w:r>
            <w:r w:rsidRPr="00292DEB">
              <w:rPr>
                <w:rFonts w:cs="Arial"/>
              </w:rPr>
              <w:t>/</w:t>
            </w:r>
            <w:r w:rsidRPr="00292DEB">
              <w:rPr>
                <w:rFonts w:cs="Arial"/>
                <w:lang w:val="fr-FR"/>
              </w:rPr>
              <w:t>ΓΠ</w:t>
            </w:r>
            <w:r w:rsidRPr="00292DEB">
              <w:rPr>
                <w:rFonts w:cs="Arial"/>
              </w:rPr>
              <w:t xml:space="preserve"> 4091 vom 24. April 2025 (B’ 2106) </w:t>
            </w:r>
          </w:p>
          <w:p w14:paraId="0EA418B0" w14:textId="77777777" w:rsidR="004945ED" w:rsidRPr="00292DEB" w:rsidRDefault="004945ED" w:rsidP="004945ED">
            <w:pPr>
              <w:spacing w:line="276" w:lineRule="auto"/>
              <w:rPr>
                <w:rFonts w:cs="Arial"/>
              </w:rPr>
            </w:pPr>
          </w:p>
          <w:p w14:paraId="4853D54E" w14:textId="77777777" w:rsidR="004945ED" w:rsidRPr="00292DEB" w:rsidRDefault="004945ED" w:rsidP="004945ED">
            <w:pPr>
              <w:spacing w:line="276" w:lineRule="auto"/>
              <w:rPr>
                <w:rFonts w:cs="Arial"/>
              </w:rPr>
            </w:pPr>
            <w:r w:rsidRPr="00292DEB">
              <w:rPr>
                <w:rFonts w:cs="Arial"/>
              </w:rPr>
              <w:t>Einheitliche Regelung für die Erbringung von Gesundheitsdienstleistungen (E.K.P.Y.)</w:t>
            </w:r>
          </w:p>
          <w:p w14:paraId="532AE21C" w14:textId="77777777" w:rsidR="004945ED" w:rsidRPr="00292DEB" w:rsidRDefault="004945ED" w:rsidP="004945ED">
            <w:pPr>
              <w:spacing w:line="276" w:lineRule="auto"/>
              <w:rPr>
                <w:rFonts w:cs="Arial"/>
              </w:rPr>
            </w:pPr>
          </w:p>
          <w:p w14:paraId="2F311EAB" w14:textId="77777777" w:rsidR="004945ED" w:rsidRPr="00292DEB" w:rsidRDefault="004945ED" w:rsidP="004945ED">
            <w:pPr>
              <w:spacing w:line="276" w:lineRule="auto"/>
              <w:jc w:val="left"/>
              <w:rPr>
                <w:rFonts w:cs="Arial"/>
              </w:rPr>
            </w:pPr>
            <w:r w:rsidRPr="00292DEB">
              <w:rPr>
                <w:rFonts w:cs="Arial"/>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580E4234" w14:textId="77777777" w:rsidR="004945ED" w:rsidRPr="00292DEB" w:rsidRDefault="004945ED" w:rsidP="004945ED">
            <w:pPr>
              <w:spacing w:line="276" w:lineRule="auto"/>
              <w:rPr>
                <w:rFonts w:cs="Arial"/>
              </w:rPr>
            </w:pPr>
          </w:p>
        </w:tc>
        <w:tc>
          <w:tcPr>
            <w:tcW w:w="1370" w:type="pct"/>
          </w:tcPr>
          <w:p w14:paraId="215446C2" w14:textId="77777777" w:rsidR="004945ED" w:rsidRPr="00292DEB" w:rsidRDefault="004945ED" w:rsidP="004945ED">
            <w:pPr>
              <w:spacing w:line="276" w:lineRule="auto"/>
              <w:rPr>
                <w:rFonts w:cs="Arial"/>
                <w:lang w:val="fr-BE"/>
              </w:rPr>
            </w:pPr>
            <w:r w:rsidRPr="00292DEB">
              <w:rPr>
                <w:rFonts w:cs="Arial"/>
                <w:lang w:val="fr-BE"/>
              </w:rPr>
              <w:lastRenderedPageBreak/>
              <w:t xml:space="preserve">Décret législatif </w:t>
            </w:r>
            <w:r w:rsidRPr="00292DEB">
              <w:rPr>
                <w:rFonts w:cs="Arial"/>
                <w:i/>
                <w:color w:val="008080"/>
                <w:lang w:val="fr-BE"/>
              </w:rPr>
              <w:t xml:space="preserve">(ΝΟΜΟΘΕΤΙΚΟ ΔΙΑΤΑΓΜΑ) </w:t>
            </w:r>
            <w:r w:rsidRPr="00292DEB">
              <w:rPr>
                <w:rFonts w:cs="Arial"/>
                <w:lang w:val="fr-BE"/>
              </w:rPr>
              <w:t xml:space="preserve">nº 1846/51 du </w:t>
            </w:r>
            <w:r w:rsidRPr="00292DEB">
              <w:rPr>
                <w:rFonts w:cs="Arial"/>
                <w:color w:val="800000"/>
                <w:lang w:val="fr-BE"/>
              </w:rPr>
              <w:t xml:space="preserve">14 </w:t>
            </w:r>
            <w:r w:rsidRPr="00292DEB">
              <w:rPr>
                <w:rFonts w:cs="Arial"/>
                <w:lang w:val="fr-BE"/>
              </w:rPr>
              <w:t>juin 1951.</w:t>
            </w:r>
          </w:p>
          <w:p w14:paraId="392B56DF" w14:textId="77777777" w:rsidR="004945ED" w:rsidRPr="00292DEB" w:rsidRDefault="004945ED" w:rsidP="004945ED">
            <w:pPr>
              <w:spacing w:line="276" w:lineRule="auto"/>
              <w:rPr>
                <w:rFonts w:cs="Arial"/>
                <w:lang w:val="fr-BE"/>
              </w:rPr>
            </w:pPr>
            <w:r w:rsidRPr="00292DEB">
              <w:rPr>
                <w:rFonts w:cs="Arial"/>
                <w:lang w:val="fr-BE"/>
              </w:rPr>
              <w:t>Loi nº </w:t>
            </w:r>
            <w:r w:rsidRPr="00292DEB">
              <w:rPr>
                <w:rFonts w:cs="Arial"/>
                <w:color w:val="800000"/>
                <w:lang w:val="fr-BE"/>
              </w:rPr>
              <w:t>1902/90</w:t>
            </w:r>
            <w:r w:rsidRPr="00292DEB">
              <w:rPr>
                <w:rFonts w:cs="Arial"/>
                <w:lang w:val="fr-BE"/>
              </w:rPr>
              <w:t xml:space="preserve"> modifiée en dernier lieu par la Loi nº </w:t>
            </w:r>
            <w:r w:rsidRPr="00292DEB">
              <w:rPr>
                <w:rFonts w:cs="Arial"/>
                <w:color w:val="800000"/>
                <w:lang w:val="fr-BE"/>
              </w:rPr>
              <w:t>2676/99</w:t>
            </w:r>
            <w:r w:rsidRPr="00292DEB">
              <w:rPr>
                <w:rFonts w:cs="Arial"/>
                <w:lang w:val="fr-BE"/>
              </w:rPr>
              <w:t xml:space="preserve"> du </w:t>
            </w:r>
            <w:r w:rsidRPr="00292DEB">
              <w:rPr>
                <w:rFonts w:cs="Arial"/>
                <w:color w:val="800000"/>
                <w:lang w:val="fr-BE"/>
              </w:rPr>
              <w:t xml:space="preserve">5 </w:t>
            </w:r>
            <w:r w:rsidRPr="00292DEB">
              <w:rPr>
                <w:rFonts w:cs="Arial"/>
                <w:lang w:val="fr-BE"/>
              </w:rPr>
              <w:t xml:space="preserve">janvier </w:t>
            </w:r>
            <w:r w:rsidRPr="00292DEB">
              <w:rPr>
                <w:rFonts w:cs="Arial"/>
                <w:color w:val="800000"/>
                <w:lang w:val="fr-BE"/>
              </w:rPr>
              <w:t>1999</w:t>
            </w:r>
            <w:r w:rsidRPr="00292DEB">
              <w:rPr>
                <w:rFonts w:cs="Arial"/>
                <w:lang w:val="fr-BE"/>
              </w:rPr>
              <w:t>.</w:t>
            </w:r>
          </w:p>
          <w:p w14:paraId="4EB06D0C" w14:textId="77777777" w:rsidR="004945ED" w:rsidRPr="00292DEB" w:rsidRDefault="004945ED" w:rsidP="004945ED">
            <w:pPr>
              <w:spacing w:line="276" w:lineRule="auto"/>
              <w:rPr>
                <w:rFonts w:cs="Arial"/>
                <w:lang w:val="fr-BE"/>
              </w:rPr>
            </w:pPr>
            <w:r w:rsidRPr="00292DEB">
              <w:rPr>
                <w:rFonts w:cs="Arial"/>
                <w:lang w:val="fr-BE"/>
              </w:rPr>
              <w:t>Arrêté interministériel nº </w:t>
            </w:r>
            <w:r w:rsidRPr="00292DEB">
              <w:rPr>
                <w:rFonts w:eastAsia="Arial" w:cs="Arial"/>
                <w:lang w:val="fr-BE"/>
              </w:rPr>
              <w:t>Y3a/</w:t>
            </w:r>
            <w:proofErr w:type="spellStart"/>
            <w:r w:rsidRPr="00292DEB">
              <w:rPr>
                <w:rFonts w:eastAsia="Arial" w:cs="Arial"/>
                <w:lang w:val="fr-BE"/>
              </w:rPr>
              <w:t>G.P.oik</w:t>
            </w:r>
            <w:proofErr w:type="spellEnd"/>
            <w:r w:rsidRPr="00292DEB">
              <w:rPr>
                <w:rFonts w:eastAsia="Arial" w:cs="Arial"/>
                <w:lang w:val="fr-BE"/>
              </w:rPr>
              <w:t xml:space="preserve">. </w:t>
            </w:r>
            <w:r w:rsidRPr="00292DEB">
              <w:rPr>
                <w:rFonts w:eastAsia="Arial" w:cs="Arial"/>
                <w:color w:val="800000"/>
                <w:lang w:val="fr-BE"/>
              </w:rPr>
              <w:t xml:space="preserve">88618 </w:t>
            </w:r>
            <w:r w:rsidRPr="00292DEB">
              <w:rPr>
                <w:rFonts w:cs="Arial"/>
                <w:lang w:val="fr-BE"/>
              </w:rPr>
              <w:t xml:space="preserve">(B, </w:t>
            </w:r>
            <w:r w:rsidRPr="00292DEB">
              <w:rPr>
                <w:rFonts w:cs="Arial"/>
                <w:color w:val="800000"/>
                <w:lang w:val="fr-BE"/>
              </w:rPr>
              <w:t>1223</w:t>
            </w:r>
            <w:r w:rsidRPr="00292DEB">
              <w:rPr>
                <w:rFonts w:cs="Arial"/>
                <w:lang w:val="fr-BE"/>
              </w:rPr>
              <w:t xml:space="preserve">) du 11 septembre 2002, </w:t>
            </w:r>
            <w:r w:rsidRPr="00292DEB">
              <w:rPr>
                <w:rStyle w:val="hps"/>
                <w:rFonts w:cs="Arial"/>
                <w:lang w:val="fr-BE"/>
              </w:rPr>
              <w:t>avec modifications</w:t>
            </w:r>
            <w:r w:rsidRPr="00292DEB">
              <w:rPr>
                <w:rFonts w:cs="Arial"/>
                <w:lang w:val="fr-BE"/>
              </w:rPr>
              <w:t>.</w:t>
            </w:r>
          </w:p>
          <w:p w14:paraId="61543C80" w14:textId="77777777" w:rsidR="004945ED" w:rsidRPr="00292DEB" w:rsidRDefault="004945ED" w:rsidP="004945ED">
            <w:pPr>
              <w:spacing w:line="276" w:lineRule="auto"/>
              <w:rPr>
                <w:rFonts w:cs="Arial"/>
                <w:lang w:val="fr-BE"/>
              </w:rPr>
            </w:pPr>
            <w:r w:rsidRPr="00292DEB">
              <w:rPr>
                <w:rFonts w:cs="Arial"/>
                <w:lang w:val="fr-BE"/>
              </w:rPr>
              <w:t>Loi nº </w:t>
            </w:r>
            <w:r w:rsidRPr="00292DEB">
              <w:rPr>
                <w:rFonts w:cs="Arial"/>
                <w:color w:val="800000"/>
                <w:lang w:val="fr-BE"/>
              </w:rPr>
              <w:t>3655/08</w:t>
            </w:r>
            <w:r w:rsidRPr="00292DEB">
              <w:rPr>
                <w:rFonts w:cs="Arial"/>
                <w:lang w:val="fr-BE"/>
              </w:rPr>
              <w:t xml:space="preserve"> du 3 avril 2008.</w:t>
            </w:r>
          </w:p>
          <w:p w14:paraId="77A1DDDA" w14:textId="77777777" w:rsidR="004945ED" w:rsidRPr="00292DEB" w:rsidRDefault="004945ED" w:rsidP="004945ED">
            <w:pPr>
              <w:spacing w:line="276" w:lineRule="auto"/>
              <w:rPr>
                <w:rFonts w:cs="Arial"/>
                <w:lang w:val="fr-BE"/>
              </w:rPr>
            </w:pPr>
            <w:r w:rsidRPr="00292DEB">
              <w:rPr>
                <w:rFonts w:cs="Arial"/>
                <w:lang w:val="fr-BE"/>
              </w:rPr>
              <w:t>Loi nº </w:t>
            </w:r>
            <w:r w:rsidRPr="00292DEB">
              <w:rPr>
                <w:rFonts w:cs="Arial"/>
                <w:color w:val="800000"/>
                <w:lang w:val="fr-BE"/>
              </w:rPr>
              <w:t>3918/11</w:t>
            </w:r>
            <w:r w:rsidRPr="00292DEB">
              <w:rPr>
                <w:rFonts w:cs="Arial"/>
                <w:lang w:val="fr-BE"/>
              </w:rPr>
              <w:t xml:space="preserve"> du 2 mars 2011, avec modifications.</w:t>
            </w:r>
          </w:p>
          <w:p w14:paraId="17C8EEDB" w14:textId="77777777" w:rsidR="004945ED" w:rsidRPr="00292DEB" w:rsidRDefault="004945ED" w:rsidP="004945ED">
            <w:pPr>
              <w:spacing w:line="276" w:lineRule="auto"/>
              <w:rPr>
                <w:rFonts w:eastAsia="Arial" w:cs="Arial"/>
                <w:lang w:val="fr-BE"/>
              </w:rPr>
            </w:pPr>
            <w:r w:rsidRPr="00292DEB">
              <w:rPr>
                <w:rFonts w:cs="Arial"/>
                <w:lang w:val="fr-BE"/>
              </w:rPr>
              <w:t>Règlement unifié pour les services de soins de santé (EKPY) de l’</w:t>
            </w:r>
            <w:r w:rsidRPr="00292DEB">
              <w:rPr>
                <w:rFonts w:cs="Arial"/>
                <w:color w:val="008000"/>
                <w:lang w:val="fr-BE"/>
              </w:rPr>
              <w:t>Organisation nationale pour la fourniture de soins de santé (EOPYY)</w:t>
            </w:r>
            <w:r w:rsidRPr="00292DEB">
              <w:rPr>
                <w:rFonts w:cs="Arial"/>
                <w:lang w:val="fr-BE"/>
              </w:rPr>
              <w:t xml:space="preserve">: Arrêté interministériel </w:t>
            </w:r>
            <w:r w:rsidRPr="00292DEB">
              <w:rPr>
                <w:rFonts w:eastAsia="Arial" w:cs="Arial"/>
                <w:lang w:val="fr-BE"/>
              </w:rPr>
              <w:t xml:space="preserve">80157/31-10-2018 (B’ 4898) tel que modifié par l’arrêté interministériel 2918/14-03-2019 (B’ 889), l’arrêté interministériel 20254/10-04-2019 (B’ 1218), l’arrêté interministériel 51391/24-12-2020 (B’ 5821) et l’arrêté interministériel </w:t>
            </w:r>
            <w:r w:rsidRPr="00292DEB">
              <w:rPr>
                <w:rFonts w:cs="Arial"/>
                <w:lang w:val="fr-BE"/>
              </w:rPr>
              <w:t>68808/19-01-2022 (B΄302)</w:t>
            </w:r>
          </w:p>
          <w:p w14:paraId="0DD566E7" w14:textId="77777777" w:rsidR="004945ED" w:rsidRPr="00292DEB" w:rsidRDefault="004945ED" w:rsidP="004945ED">
            <w:pPr>
              <w:spacing w:line="276" w:lineRule="auto"/>
              <w:rPr>
                <w:rFonts w:eastAsia="Arial" w:cs="Arial"/>
                <w:lang w:val="fr-BE"/>
              </w:rPr>
            </w:pPr>
            <w:r w:rsidRPr="00292DEB">
              <w:rPr>
                <w:rFonts w:eastAsia="Arial" w:cs="Arial"/>
                <w:lang w:val="fr-BE"/>
              </w:rPr>
              <w:t>Décision n° oik.46414/21-11-2018 (B’ 5464)</w:t>
            </w:r>
          </w:p>
          <w:p w14:paraId="4ED95846" w14:textId="77777777" w:rsidR="004945ED" w:rsidRPr="00292DEB" w:rsidRDefault="004945ED" w:rsidP="004945ED">
            <w:pPr>
              <w:spacing w:line="276" w:lineRule="auto"/>
              <w:rPr>
                <w:rFonts w:eastAsia="Arial" w:cs="Arial"/>
                <w:lang w:val="fr-BE"/>
              </w:rPr>
            </w:pPr>
            <w:r w:rsidRPr="00292DEB">
              <w:rPr>
                <w:rFonts w:eastAsia="Arial" w:cs="Arial"/>
                <w:lang w:val="fr-BE"/>
              </w:rPr>
              <w:t>Décision n° oik.46415/22-11-2018 (B’ 5464)</w:t>
            </w:r>
          </w:p>
          <w:p w14:paraId="031C63A7" w14:textId="77777777" w:rsidR="004945ED" w:rsidRPr="00292DEB" w:rsidRDefault="004945ED" w:rsidP="004945ED">
            <w:pPr>
              <w:spacing w:line="276" w:lineRule="auto"/>
              <w:rPr>
                <w:rFonts w:eastAsia="Arial" w:cs="Arial"/>
                <w:lang w:val="fr-BE"/>
              </w:rPr>
            </w:pPr>
            <w:r w:rsidRPr="00292DEB">
              <w:rPr>
                <w:rFonts w:eastAsia="Arial" w:cs="Arial"/>
                <w:lang w:val="fr-BE"/>
              </w:rPr>
              <w:lastRenderedPageBreak/>
              <w:t>Décision n° oik.47305/28-11-2018 (B’ 5571)</w:t>
            </w:r>
          </w:p>
          <w:p w14:paraId="7327B88F" w14:textId="77777777" w:rsidR="004945ED" w:rsidRPr="00292DEB" w:rsidRDefault="004945ED" w:rsidP="004945ED">
            <w:pPr>
              <w:spacing w:line="276" w:lineRule="auto"/>
              <w:rPr>
                <w:rFonts w:eastAsia="Arial" w:cs="Arial"/>
                <w:lang w:val="fr-BE"/>
              </w:rPr>
            </w:pPr>
            <w:r w:rsidRPr="00292DEB">
              <w:rPr>
                <w:rFonts w:eastAsia="Arial" w:cs="Arial"/>
                <w:lang w:val="fr-BE"/>
              </w:rPr>
              <w:t>Décision n° oik.45979/28-11-2018 (B’ 5704)</w:t>
            </w:r>
          </w:p>
          <w:p w14:paraId="55E03D50" w14:textId="77777777" w:rsidR="004945ED" w:rsidRPr="00292DEB" w:rsidRDefault="004945ED" w:rsidP="004945ED">
            <w:pPr>
              <w:spacing w:line="276" w:lineRule="auto"/>
              <w:rPr>
                <w:rFonts w:eastAsia="Arial" w:cs="Arial"/>
                <w:lang w:val="fr-BE"/>
              </w:rPr>
            </w:pPr>
            <w:r w:rsidRPr="00292DEB">
              <w:rPr>
                <w:rFonts w:eastAsia="Arial" w:cs="Arial"/>
                <w:lang w:val="fr-BE"/>
              </w:rPr>
              <w:t>Décision n° ΔΒ3Η/oik.9032/8-3-2019 (B’ 929)</w:t>
            </w:r>
          </w:p>
          <w:p w14:paraId="169CFE1B" w14:textId="77777777" w:rsidR="004945ED" w:rsidRPr="00292DEB" w:rsidRDefault="004945ED" w:rsidP="004945ED">
            <w:pPr>
              <w:spacing w:line="276" w:lineRule="auto"/>
              <w:rPr>
                <w:rFonts w:eastAsia="Arial" w:cs="Arial"/>
                <w:lang w:val="fr-BE"/>
              </w:rPr>
            </w:pPr>
            <w:r w:rsidRPr="00292DEB">
              <w:rPr>
                <w:rFonts w:eastAsia="Arial" w:cs="Arial"/>
                <w:lang w:val="fr-BE"/>
              </w:rPr>
              <w:t>Décision n° ΔΒ3Η/oik.9030/8-3-2019 (B’ 1046)</w:t>
            </w:r>
          </w:p>
          <w:p w14:paraId="1FCD15B2" w14:textId="77777777" w:rsidR="004945ED" w:rsidRPr="00292DEB" w:rsidRDefault="004945ED" w:rsidP="004945ED">
            <w:pPr>
              <w:spacing w:line="276" w:lineRule="auto"/>
              <w:rPr>
                <w:rFonts w:eastAsia="Arial" w:cs="Arial"/>
                <w:lang w:val="fr-BE"/>
              </w:rPr>
            </w:pPr>
            <w:r w:rsidRPr="00292DEB">
              <w:rPr>
                <w:rFonts w:eastAsia="Arial" w:cs="Arial"/>
                <w:lang w:val="fr-BE"/>
              </w:rPr>
              <w:t>Décisions n° 1509 et 1510/19-11-2018 (B’ 1147)</w:t>
            </w:r>
          </w:p>
          <w:p w14:paraId="19C616DF" w14:textId="77777777" w:rsidR="004945ED" w:rsidRPr="00292DEB" w:rsidRDefault="004945ED" w:rsidP="004945ED">
            <w:pPr>
              <w:spacing w:line="276" w:lineRule="auto"/>
              <w:rPr>
                <w:rFonts w:eastAsia="Arial" w:cs="Arial"/>
                <w:lang w:val="fr-BE"/>
              </w:rPr>
            </w:pPr>
            <w:r w:rsidRPr="00292DEB">
              <w:rPr>
                <w:rFonts w:eastAsia="Arial" w:cs="Arial"/>
                <w:lang w:val="fr-BE"/>
              </w:rPr>
              <w:t>Décision n° Décret ministériel n° ΕΑΛΕ/ΓΠ4736/9-4-2019 (B’ 1318)</w:t>
            </w:r>
          </w:p>
          <w:p w14:paraId="5F682E3E" w14:textId="77777777" w:rsidR="004945ED" w:rsidRPr="00292DEB" w:rsidRDefault="004945ED" w:rsidP="004945ED">
            <w:pPr>
              <w:spacing w:line="276" w:lineRule="auto"/>
              <w:rPr>
                <w:rFonts w:eastAsia="Arial" w:cs="Arial"/>
                <w:lang w:val="fr-BE"/>
              </w:rPr>
            </w:pPr>
          </w:p>
          <w:p w14:paraId="3AC2FA6F" w14:textId="77777777" w:rsidR="004945ED" w:rsidRPr="00292DEB" w:rsidRDefault="004945ED" w:rsidP="004945ED">
            <w:pPr>
              <w:spacing w:line="276" w:lineRule="auto"/>
              <w:rPr>
                <w:rFonts w:eastAsia="Arial" w:cs="Arial"/>
                <w:lang w:val="fr-BE"/>
              </w:rPr>
            </w:pPr>
            <w:r w:rsidRPr="00292DEB">
              <w:rPr>
                <w:rFonts w:eastAsia="Arial" w:cs="Arial"/>
                <w:lang w:val="fr-BE"/>
              </w:rPr>
              <w:t>Décision n° 1570/615/21-11-2019 (B’ 4715)</w:t>
            </w:r>
          </w:p>
          <w:p w14:paraId="650E3C1B" w14:textId="77777777" w:rsidR="004945ED" w:rsidRPr="00292DEB" w:rsidRDefault="004945ED" w:rsidP="004945ED">
            <w:pPr>
              <w:spacing w:line="276" w:lineRule="auto"/>
              <w:rPr>
                <w:rFonts w:eastAsia="Arial" w:cs="Arial"/>
                <w:lang w:val="fr-BE"/>
              </w:rPr>
            </w:pPr>
          </w:p>
          <w:p w14:paraId="6E24B218" w14:textId="77777777" w:rsidR="004945ED" w:rsidRPr="00292DEB" w:rsidRDefault="004945ED" w:rsidP="004945ED">
            <w:pPr>
              <w:spacing w:line="276" w:lineRule="auto"/>
              <w:rPr>
                <w:rFonts w:eastAsia="Arial" w:cs="Arial"/>
                <w:lang w:val="fr-BE"/>
              </w:rPr>
            </w:pPr>
            <w:r w:rsidRPr="00292DEB">
              <w:rPr>
                <w:rFonts w:eastAsia="Arial" w:cs="Arial"/>
                <w:lang w:val="fr-BE"/>
              </w:rPr>
              <w:t>Loi n° 4238/2014</w:t>
            </w:r>
          </w:p>
          <w:p w14:paraId="10D13E34" w14:textId="77777777" w:rsidR="004945ED" w:rsidRPr="00292DEB" w:rsidRDefault="004945ED" w:rsidP="004945ED">
            <w:pPr>
              <w:spacing w:line="276" w:lineRule="auto"/>
              <w:rPr>
                <w:rFonts w:eastAsia="Arial" w:cs="Arial"/>
                <w:lang w:val="fr-BE"/>
              </w:rPr>
            </w:pPr>
          </w:p>
          <w:p w14:paraId="464C118E" w14:textId="77777777" w:rsidR="004945ED" w:rsidRPr="00292DEB" w:rsidRDefault="004945ED" w:rsidP="004945ED">
            <w:pPr>
              <w:spacing w:line="276" w:lineRule="auto"/>
              <w:rPr>
                <w:rFonts w:eastAsia="Arial" w:cs="Arial"/>
                <w:lang w:val="fr-BE"/>
              </w:rPr>
            </w:pPr>
            <w:r w:rsidRPr="00292DEB">
              <w:rPr>
                <w:rFonts w:eastAsia="Arial" w:cs="Arial"/>
                <w:lang w:val="fr-BE"/>
              </w:rPr>
              <w:t>Loi n° 4486/2017</w:t>
            </w:r>
          </w:p>
          <w:p w14:paraId="6F4A450E" w14:textId="77777777" w:rsidR="004945ED" w:rsidRPr="00292DEB" w:rsidRDefault="004945ED" w:rsidP="004945ED">
            <w:pPr>
              <w:spacing w:line="276" w:lineRule="auto"/>
              <w:rPr>
                <w:rFonts w:eastAsia="Arial" w:cs="Arial"/>
                <w:lang w:val="fr-BE"/>
              </w:rPr>
            </w:pPr>
          </w:p>
          <w:p w14:paraId="0F482D70" w14:textId="77777777" w:rsidR="004945ED" w:rsidRPr="00292DEB" w:rsidRDefault="004945ED" w:rsidP="004945ED">
            <w:pPr>
              <w:spacing w:line="276" w:lineRule="auto"/>
              <w:rPr>
                <w:rFonts w:eastAsia="Arial" w:cs="Arial"/>
                <w:lang w:val="fr-BE"/>
              </w:rPr>
            </w:pPr>
            <w:r w:rsidRPr="00292DEB">
              <w:rPr>
                <w:rFonts w:eastAsia="Arial" w:cs="Arial"/>
                <w:lang w:val="fr-BE"/>
              </w:rPr>
              <w:t>Loi n° 4529/2018</w:t>
            </w:r>
          </w:p>
          <w:p w14:paraId="5F03E532" w14:textId="77777777" w:rsidR="004945ED" w:rsidRPr="00292DEB" w:rsidRDefault="004945ED" w:rsidP="004945ED">
            <w:pPr>
              <w:spacing w:line="276" w:lineRule="auto"/>
              <w:rPr>
                <w:rFonts w:eastAsia="Arial" w:cs="Arial"/>
                <w:lang w:val="fr-BE"/>
              </w:rPr>
            </w:pPr>
          </w:p>
          <w:p w14:paraId="337CA241" w14:textId="77777777" w:rsidR="004945ED" w:rsidRPr="00292DEB" w:rsidRDefault="004945ED" w:rsidP="004945ED">
            <w:pPr>
              <w:spacing w:line="276" w:lineRule="auto"/>
              <w:rPr>
                <w:rFonts w:eastAsia="Arial" w:cs="Arial"/>
                <w:lang w:val="fr-BE"/>
              </w:rPr>
            </w:pPr>
            <w:r w:rsidRPr="00292DEB">
              <w:rPr>
                <w:rFonts w:eastAsia="Arial" w:cs="Arial"/>
                <w:lang w:val="fr-BE"/>
              </w:rPr>
              <w:t>Décision ministérielle n° ΕΑΛΕ/ΓΠ 4091/24-4-2025 (B’ 2106)</w:t>
            </w:r>
          </w:p>
          <w:p w14:paraId="4F697174" w14:textId="77777777" w:rsidR="004945ED" w:rsidRPr="00292DEB" w:rsidRDefault="004945ED" w:rsidP="004945ED">
            <w:pPr>
              <w:spacing w:line="276" w:lineRule="auto"/>
              <w:rPr>
                <w:rFonts w:eastAsia="Arial" w:cs="Arial"/>
                <w:lang w:val="fr-BE"/>
              </w:rPr>
            </w:pPr>
          </w:p>
          <w:p w14:paraId="22A02FEF" w14:textId="16E855B8" w:rsidR="004945ED" w:rsidRPr="00292DEB" w:rsidRDefault="004945ED" w:rsidP="004945ED">
            <w:pPr>
              <w:spacing w:line="276" w:lineRule="auto"/>
              <w:rPr>
                <w:rFonts w:cs="Arial"/>
                <w:lang w:val="fr-BE"/>
              </w:rPr>
            </w:pPr>
            <w:r w:rsidRPr="00292DEB">
              <w:rPr>
                <w:rFonts w:eastAsia="Arial" w:cs="Arial"/>
                <w:lang w:val="fr-BE"/>
              </w:rPr>
              <w:t>Règlement unifié relatif à la prestation de services de santé (E.K.P.Y.)</w:t>
            </w:r>
          </w:p>
          <w:p w14:paraId="2743D375" w14:textId="765B9AF8" w:rsidR="004945ED" w:rsidRPr="00292DEB" w:rsidRDefault="004945ED" w:rsidP="004945ED">
            <w:pPr>
              <w:spacing w:line="276" w:lineRule="auto"/>
              <w:rPr>
                <w:rFonts w:cs="Arial"/>
                <w:lang w:val="fr-BE"/>
              </w:rPr>
            </w:pPr>
            <w:r w:rsidRPr="00292DEB">
              <w:rPr>
                <w:rFonts w:cs="Arial"/>
                <w:lang w:val="fr-BE"/>
              </w:rPr>
              <w:t xml:space="preserve">Répertoire des actes juridiques: </w:t>
            </w:r>
            <w:hyperlink r:id="rId12" w:history="1">
              <w:r w:rsidRPr="00292DEB">
                <w:rPr>
                  <w:rStyle w:val="Hyperlink"/>
                  <w:rFonts w:cs="Arial"/>
                  <w:lang w:val="fr-FR"/>
                </w:rPr>
                <w:t>https://search.et.gr/el/</w:t>
              </w:r>
            </w:hyperlink>
          </w:p>
        </w:tc>
        <w:tc>
          <w:tcPr>
            <w:tcW w:w="1370" w:type="pct"/>
          </w:tcPr>
          <w:p w14:paraId="136898A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E-II-01-EL</w:t>
            </w:r>
          </w:p>
          <w:p w14:paraId="2EB4983B"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Legislative Decree </w:t>
            </w:r>
            <w:r w:rsidRPr="00292DEB">
              <w:rPr>
                <w:i/>
                <w:color w:val="008080"/>
                <w:sz w:val="15"/>
                <w:szCs w:val="15"/>
                <w:lang w:val="en-GB"/>
              </w:rPr>
              <w:t>(</w:t>
            </w:r>
            <w:r w:rsidRPr="00292DEB">
              <w:rPr>
                <w:i/>
                <w:color w:val="008080"/>
                <w:sz w:val="15"/>
                <w:szCs w:val="15"/>
              </w:rPr>
              <w:t>ΝΟΜΟΘΕΤΙΚΟ</w:t>
            </w:r>
            <w:r w:rsidRPr="00292DEB">
              <w:rPr>
                <w:i/>
                <w:color w:val="008080"/>
                <w:sz w:val="15"/>
                <w:szCs w:val="15"/>
                <w:lang w:val="en-GB"/>
              </w:rPr>
              <w:t xml:space="preserve"> </w:t>
            </w:r>
            <w:r w:rsidRPr="00292DEB">
              <w:rPr>
                <w:i/>
                <w:color w:val="008080"/>
                <w:sz w:val="15"/>
                <w:szCs w:val="15"/>
              </w:rPr>
              <w:t>ΔΙΑΤΑΓΜΑ</w:t>
            </w:r>
            <w:r w:rsidRPr="00292DEB">
              <w:rPr>
                <w:i/>
                <w:color w:val="008080"/>
                <w:sz w:val="15"/>
                <w:szCs w:val="15"/>
                <w:lang w:val="en-GB"/>
              </w:rPr>
              <w:t xml:space="preserve">) </w:t>
            </w:r>
            <w:r w:rsidRPr="00292DEB">
              <w:rPr>
                <w:color w:val="000000"/>
                <w:sz w:val="15"/>
                <w:szCs w:val="15"/>
                <w:lang w:val="en-GB"/>
              </w:rPr>
              <w:t xml:space="preserve">No. 1846/51 of </w:t>
            </w:r>
            <w:r w:rsidRPr="00292DEB">
              <w:rPr>
                <w:color w:val="800000"/>
                <w:sz w:val="15"/>
                <w:szCs w:val="15"/>
                <w:lang w:val="en-GB"/>
              </w:rPr>
              <w:t xml:space="preserve">14 </w:t>
            </w:r>
            <w:r w:rsidRPr="00292DEB">
              <w:rPr>
                <w:color w:val="000000"/>
                <w:sz w:val="15"/>
                <w:szCs w:val="15"/>
                <w:lang w:val="en-GB"/>
              </w:rPr>
              <w:t>June 1951.</w:t>
            </w:r>
          </w:p>
          <w:p w14:paraId="6140E24D"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Law No.</w:t>
            </w:r>
            <w:r w:rsidRPr="00292DEB">
              <w:rPr>
                <w:color w:val="800000"/>
                <w:sz w:val="15"/>
                <w:szCs w:val="15"/>
                <w:lang w:val="en-GB"/>
              </w:rPr>
              <w:t xml:space="preserve"> 1902/90</w:t>
            </w:r>
            <w:r w:rsidRPr="00292DEB">
              <w:rPr>
                <w:color w:val="000000"/>
                <w:sz w:val="15"/>
                <w:szCs w:val="15"/>
                <w:lang w:val="en-GB"/>
              </w:rPr>
              <w:t xml:space="preserve"> last modified by Law No. </w:t>
            </w:r>
            <w:r w:rsidRPr="00292DEB">
              <w:rPr>
                <w:color w:val="800000"/>
                <w:sz w:val="15"/>
                <w:szCs w:val="15"/>
                <w:lang w:val="en-GB"/>
              </w:rPr>
              <w:t>2676/99</w:t>
            </w:r>
            <w:r w:rsidRPr="00292DEB">
              <w:rPr>
                <w:color w:val="000000"/>
                <w:sz w:val="15"/>
                <w:szCs w:val="15"/>
                <w:lang w:val="en-GB"/>
              </w:rPr>
              <w:t xml:space="preserve"> of </w:t>
            </w:r>
            <w:r w:rsidRPr="00292DEB">
              <w:rPr>
                <w:color w:val="800000"/>
                <w:sz w:val="15"/>
                <w:szCs w:val="15"/>
                <w:lang w:val="en-GB"/>
              </w:rPr>
              <w:t xml:space="preserve">5 </w:t>
            </w:r>
            <w:r w:rsidRPr="00292DEB">
              <w:rPr>
                <w:color w:val="000000"/>
                <w:sz w:val="15"/>
                <w:szCs w:val="15"/>
                <w:lang w:val="en-GB"/>
              </w:rPr>
              <w:t xml:space="preserve">January </w:t>
            </w:r>
            <w:r w:rsidRPr="00292DEB">
              <w:rPr>
                <w:color w:val="800000"/>
                <w:sz w:val="15"/>
                <w:szCs w:val="15"/>
                <w:lang w:val="en-GB"/>
              </w:rPr>
              <w:t>1999</w:t>
            </w:r>
            <w:r w:rsidRPr="00292DEB">
              <w:rPr>
                <w:color w:val="000000"/>
                <w:sz w:val="15"/>
                <w:szCs w:val="15"/>
                <w:lang w:val="en-GB"/>
              </w:rPr>
              <w:t>.</w:t>
            </w:r>
          </w:p>
          <w:p w14:paraId="1136A022"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Joint Ministerial Decision No.Y3a/G.P.oik.</w:t>
            </w:r>
            <w:r w:rsidRPr="00292DEB">
              <w:rPr>
                <w:color w:val="800000"/>
                <w:sz w:val="15"/>
                <w:szCs w:val="15"/>
                <w:lang w:val="en-GB"/>
              </w:rPr>
              <w:t>88618</w:t>
            </w:r>
            <w:r w:rsidRPr="00292DEB">
              <w:rPr>
                <w:color w:val="000000"/>
                <w:sz w:val="15"/>
                <w:szCs w:val="15"/>
                <w:lang w:val="en-GB"/>
              </w:rPr>
              <w:t xml:space="preserve"> (B, </w:t>
            </w:r>
            <w:r w:rsidRPr="00292DEB">
              <w:rPr>
                <w:color w:val="800000"/>
                <w:sz w:val="15"/>
                <w:szCs w:val="15"/>
                <w:lang w:val="en-GB"/>
              </w:rPr>
              <w:t>1223</w:t>
            </w:r>
            <w:r w:rsidRPr="00292DEB">
              <w:rPr>
                <w:color w:val="000000"/>
                <w:sz w:val="15"/>
                <w:szCs w:val="15"/>
                <w:lang w:val="en-GB"/>
              </w:rPr>
              <w:t>) of 11 September 2002, as amended.</w:t>
            </w:r>
          </w:p>
          <w:p w14:paraId="77A9EB00"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3655/08</w:t>
            </w:r>
            <w:r w:rsidRPr="00292DEB">
              <w:rPr>
                <w:color w:val="000000"/>
                <w:sz w:val="15"/>
                <w:szCs w:val="15"/>
                <w:lang w:val="en-GB"/>
              </w:rPr>
              <w:t xml:space="preserve"> of 3 April 2008.</w:t>
            </w:r>
          </w:p>
          <w:p w14:paraId="4CA9571C"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3918/11</w:t>
            </w:r>
            <w:r w:rsidRPr="00292DEB">
              <w:rPr>
                <w:color w:val="000000"/>
                <w:sz w:val="15"/>
                <w:szCs w:val="15"/>
                <w:lang w:val="en-GB"/>
              </w:rPr>
              <w:t xml:space="preserve"> of 2 March 2011, as amended.</w:t>
            </w:r>
          </w:p>
          <w:p w14:paraId="177FAD9B"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Unified Regulation for Healthcare Services (EKPY) of the </w:t>
            </w:r>
            <w:r w:rsidRPr="00292DEB">
              <w:rPr>
                <w:color w:val="008000"/>
                <w:sz w:val="15"/>
                <w:szCs w:val="15"/>
                <w:lang w:val="en-GB"/>
              </w:rPr>
              <w:t>National Organisation for the Provision of Health Services (EOPYY)</w:t>
            </w:r>
            <w:r w:rsidRPr="00292DEB">
              <w:rPr>
                <w:color w:val="000000"/>
                <w:sz w:val="15"/>
                <w:szCs w:val="15"/>
                <w:lang w:val="en-GB"/>
              </w:rPr>
              <w:t>: Joint Ministerial Decision 80157/31-10-2018 (B’ 4898) as amended by Joint Ministerial Decision 2918/14-03-2019 (B’ 889), Joint Ministerial Decision 20254/10-04-2019 (B’ 1218) and Joint Ministerial Decision 51391/24-12-2020 (B’ 5821), Joint Ministerial Decision 68808/19-01-2022 (B</w:t>
            </w:r>
            <w:r w:rsidRPr="00292DEB">
              <w:rPr>
                <w:color w:val="000000"/>
                <w:sz w:val="15"/>
                <w:szCs w:val="15"/>
              </w:rPr>
              <w:t>΄</w:t>
            </w:r>
            <w:r w:rsidRPr="00292DEB">
              <w:rPr>
                <w:color w:val="000000"/>
                <w:sz w:val="15"/>
                <w:szCs w:val="15"/>
                <w:lang w:val="en-GB"/>
              </w:rPr>
              <w:t>302)</w:t>
            </w:r>
          </w:p>
          <w:p w14:paraId="1833E462"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lastRenderedPageBreak/>
              <w:t>Decision No oik.46414/21-11-2018 (B’ 5464) Decision No oik.46415/22-11-2018 (B’ 5464)</w:t>
            </w:r>
          </w:p>
          <w:p w14:paraId="19CD4B9C"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Decision No oik.47305/28-11-2018 (B’ 5571)</w:t>
            </w:r>
          </w:p>
          <w:p w14:paraId="73DA6880"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Decision No oik.45979/28-11-2018 (B’ 5704)</w:t>
            </w:r>
          </w:p>
          <w:p w14:paraId="1CE7E59F"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Decision No </w:t>
            </w:r>
            <w:r w:rsidRPr="00292DEB">
              <w:rPr>
                <w:color w:val="000000"/>
                <w:sz w:val="15"/>
                <w:szCs w:val="15"/>
              </w:rPr>
              <w:t>ΔΒ</w:t>
            </w:r>
            <w:r w:rsidRPr="00292DEB">
              <w:rPr>
                <w:color w:val="000000"/>
                <w:sz w:val="15"/>
                <w:szCs w:val="15"/>
                <w:lang w:val="en-GB"/>
              </w:rPr>
              <w:t>3</w:t>
            </w:r>
            <w:r w:rsidRPr="00292DEB">
              <w:rPr>
                <w:color w:val="000000"/>
                <w:sz w:val="15"/>
                <w:szCs w:val="15"/>
              </w:rPr>
              <w:t>Η</w:t>
            </w:r>
            <w:r w:rsidRPr="00292DEB">
              <w:rPr>
                <w:color w:val="000000"/>
                <w:sz w:val="15"/>
                <w:szCs w:val="15"/>
                <w:lang w:val="en-GB"/>
              </w:rPr>
              <w:t>/oik.9032/8-3-2019 (B’ 929)</w:t>
            </w:r>
          </w:p>
          <w:p w14:paraId="0760C6A1"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Decision No </w:t>
            </w:r>
            <w:r w:rsidRPr="00292DEB">
              <w:rPr>
                <w:color w:val="000000"/>
                <w:sz w:val="15"/>
                <w:szCs w:val="15"/>
              </w:rPr>
              <w:t>ΔΒ</w:t>
            </w:r>
            <w:r w:rsidRPr="00292DEB">
              <w:rPr>
                <w:color w:val="000000"/>
                <w:sz w:val="15"/>
                <w:szCs w:val="15"/>
                <w:lang w:val="en-GB"/>
              </w:rPr>
              <w:t>3</w:t>
            </w:r>
            <w:r w:rsidRPr="00292DEB">
              <w:rPr>
                <w:color w:val="000000"/>
                <w:sz w:val="15"/>
                <w:szCs w:val="15"/>
              </w:rPr>
              <w:t>Η</w:t>
            </w:r>
            <w:r w:rsidRPr="00292DEB">
              <w:rPr>
                <w:color w:val="000000"/>
                <w:sz w:val="15"/>
                <w:szCs w:val="15"/>
                <w:lang w:val="en-GB"/>
              </w:rPr>
              <w:t>/oik.9030/8-3-2019 (B’ 1046)</w:t>
            </w:r>
          </w:p>
          <w:p w14:paraId="26B0B501"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Decisions No 1509 and 1510/19-11-2018 (B’ 1147)</w:t>
            </w:r>
          </w:p>
          <w:p w14:paraId="641CA8C6"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Decision No </w:t>
            </w:r>
            <w:r w:rsidRPr="00292DEB">
              <w:rPr>
                <w:color w:val="000000"/>
                <w:sz w:val="15"/>
                <w:szCs w:val="15"/>
              </w:rPr>
              <w:t>ΕΑΛΕ</w:t>
            </w:r>
            <w:r w:rsidRPr="00292DEB">
              <w:rPr>
                <w:color w:val="000000"/>
                <w:sz w:val="15"/>
                <w:szCs w:val="15"/>
                <w:lang w:val="en-GB"/>
              </w:rPr>
              <w:t>/</w:t>
            </w:r>
            <w:r w:rsidRPr="00292DEB">
              <w:rPr>
                <w:color w:val="000000"/>
                <w:sz w:val="15"/>
                <w:szCs w:val="15"/>
              </w:rPr>
              <w:t>ΓΠ</w:t>
            </w:r>
            <w:r w:rsidRPr="00292DEB">
              <w:rPr>
                <w:color w:val="000000"/>
                <w:sz w:val="15"/>
                <w:szCs w:val="15"/>
                <w:lang w:val="en-GB"/>
              </w:rPr>
              <w:t>4736/9-4-2019 (B’ 1318)</w:t>
            </w:r>
          </w:p>
          <w:p w14:paraId="3A83A3B9"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Decision</w:t>
            </w:r>
            <w:del w:id="110" w:author="Author">
              <w:r w:rsidRPr="00292DEB">
                <w:rPr>
                  <w:color w:val="000000"/>
                  <w:sz w:val="15"/>
                  <w:szCs w:val="15"/>
                  <w:lang w:val="en-GB"/>
                </w:rPr>
                <w:delText xml:space="preserve"> </w:delText>
              </w:r>
            </w:del>
            <w:r w:rsidRPr="00292DEB">
              <w:rPr>
                <w:color w:val="000000"/>
                <w:sz w:val="15"/>
                <w:szCs w:val="15"/>
                <w:lang w:val="en-GB"/>
              </w:rPr>
              <w:t xml:space="preserve"> No 1570/615/21-11-2019 (B’ 4715)</w:t>
            </w:r>
          </w:p>
          <w:p w14:paraId="672CCA58" w14:textId="77777777" w:rsidR="004945ED" w:rsidRPr="00292DEB" w:rsidRDefault="004945ED" w:rsidP="004945ED">
            <w:pPr>
              <w:pStyle w:val="Normal0"/>
              <w:keepNext/>
              <w:pBdr>
                <w:top w:val="nil"/>
                <w:left w:val="nil"/>
                <w:bottom w:val="nil"/>
                <w:right w:val="nil"/>
                <w:between w:val="nil"/>
              </w:pBdr>
              <w:spacing w:before="0"/>
              <w:rPr>
                <w:color w:val="000000"/>
                <w:sz w:val="15"/>
                <w:szCs w:val="15"/>
                <w:lang w:val="en-GB"/>
              </w:rPr>
            </w:pPr>
            <w:bookmarkStart w:id="111" w:name="_heading=h.1fob9te" w:colFirst="0" w:colLast="0"/>
            <w:bookmarkEnd w:id="111"/>
            <w:r w:rsidRPr="00292DEB">
              <w:rPr>
                <w:color w:val="000000"/>
                <w:sz w:val="15"/>
                <w:szCs w:val="15"/>
                <w:lang w:val="en-GB"/>
              </w:rPr>
              <w:t xml:space="preserve">Law No. </w:t>
            </w:r>
            <w:r w:rsidRPr="00292DEB">
              <w:rPr>
                <w:color w:val="800000"/>
                <w:sz w:val="15"/>
                <w:szCs w:val="15"/>
                <w:lang w:val="en-GB"/>
              </w:rPr>
              <w:t>4238/2014</w:t>
            </w:r>
            <w:r w:rsidRPr="00292DEB">
              <w:rPr>
                <w:color w:val="000000"/>
                <w:sz w:val="15"/>
                <w:szCs w:val="15"/>
                <w:lang w:val="en-GB"/>
              </w:rPr>
              <w:t>.</w:t>
            </w:r>
          </w:p>
          <w:p w14:paraId="3C5B7F84"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4486/2017 </w:t>
            </w:r>
          </w:p>
          <w:p w14:paraId="1D37B3DC" w14:textId="77777777" w:rsidR="004945ED" w:rsidRPr="00292DEB" w:rsidRDefault="004945ED" w:rsidP="004945ED">
            <w:pPr>
              <w:pStyle w:val="Normal0"/>
              <w:pBdr>
                <w:top w:val="nil"/>
                <w:left w:val="nil"/>
                <w:bottom w:val="nil"/>
                <w:right w:val="nil"/>
                <w:between w:val="nil"/>
              </w:pBdr>
              <w:spacing w:before="0"/>
              <w:rPr>
                <w:color w:val="000000"/>
                <w:sz w:val="15"/>
                <w:szCs w:val="15"/>
                <w:lang w:val="en-GB"/>
              </w:rPr>
            </w:pPr>
            <w:r w:rsidRPr="00292DEB">
              <w:rPr>
                <w:color w:val="000000" w:themeColor="text1"/>
                <w:sz w:val="15"/>
                <w:szCs w:val="15"/>
                <w:lang w:val="en-GB"/>
              </w:rPr>
              <w:t xml:space="preserve">Law No. </w:t>
            </w:r>
            <w:r w:rsidRPr="00292DEB">
              <w:rPr>
                <w:color w:val="C00000"/>
                <w:sz w:val="15"/>
                <w:szCs w:val="15"/>
                <w:lang w:val="en-GB"/>
              </w:rPr>
              <w:t>4529/2018</w:t>
            </w:r>
            <w:r w:rsidRPr="00292DEB">
              <w:rPr>
                <w:color w:val="000000" w:themeColor="text1"/>
                <w:sz w:val="15"/>
                <w:szCs w:val="15"/>
                <w:lang w:val="en-GB"/>
              </w:rPr>
              <w:t>.</w:t>
            </w:r>
          </w:p>
          <w:p w14:paraId="7CFBCEA4" w14:textId="77777777" w:rsidR="004945ED" w:rsidRPr="00292DEB" w:rsidRDefault="004945ED" w:rsidP="004945ED">
            <w:pPr>
              <w:pStyle w:val="Normal0"/>
              <w:pBdr>
                <w:top w:val="nil"/>
                <w:left w:val="nil"/>
                <w:bottom w:val="nil"/>
                <w:right w:val="nil"/>
                <w:between w:val="nil"/>
              </w:pBdr>
              <w:spacing w:before="0"/>
              <w:rPr>
                <w:color w:val="000000" w:themeColor="text1"/>
                <w:sz w:val="15"/>
                <w:szCs w:val="15"/>
                <w:lang w:val="en-GB"/>
              </w:rPr>
            </w:pPr>
          </w:p>
          <w:p w14:paraId="633373F8" w14:textId="77777777" w:rsidR="004945ED" w:rsidRPr="00292DEB" w:rsidRDefault="004945ED" w:rsidP="004945ED">
            <w:pPr>
              <w:pStyle w:val="Normal0"/>
              <w:pBdr>
                <w:top w:val="nil"/>
                <w:left w:val="nil"/>
                <w:bottom w:val="nil"/>
                <w:right w:val="nil"/>
                <w:between w:val="nil"/>
              </w:pBdr>
              <w:spacing w:before="0"/>
              <w:rPr>
                <w:color w:val="000000" w:themeColor="text1"/>
                <w:sz w:val="15"/>
                <w:szCs w:val="15"/>
                <w:lang w:val="en-GB"/>
              </w:rPr>
            </w:pPr>
            <w:r w:rsidRPr="00292DEB">
              <w:rPr>
                <w:color w:val="000000" w:themeColor="text1"/>
                <w:sz w:val="15"/>
                <w:szCs w:val="15"/>
                <w:lang w:val="en-GB"/>
              </w:rPr>
              <w:t xml:space="preserve"> Ministerial Decision No </w:t>
            </w:r>
            <w:r w:rsidRPr="00292DEB">
              <w:rPr>
                <w:color w:val="000000" w:themeColor="text1"/>
                <w:sz w:val="15"/>
                <w:szCs w:val="15"/>
              </w:rPr>
              <w:t>ΕΑΛΕ</w:t>
            </w:r>
            <w:r w:rsidRPr="00292DEB">
              <w:rPr>
                <w:color w:val="000000" w:themeColor="text1"/>
                <w:sz w:val="15"/>
                <w:szCs w:val="15"/>
                <w:lang w:val="en-GB"/>
              </w:rPr>
              <w:t>/</w:t>
            </w:r>
            <w:r w:rsidRPr="00292DEB">
              <w:rPr>
                <w:color w:val="000000" w:themeColor="text1"/>
                <w:sz w:val="15"/>
                <w:szCs w:val="15"/>
              </w:rPr>
              <w:t>ΓΠ</w:t>
            </w:r>
            <w:r w:rsidRPr="00292DEB">
              <w:rPr>
                <w:color w:val="000000" w:themeColor="text1"/>
                <w:sz w:val="15"/>
                <w:szCs w:val="15"/>
                <w:lang w:val="en-GB"/>
              </w:rPr>
              <w:t xml:space="preserve"> 4091/24-4-2025 </w:t>
            </w:r>
            <w:del w:id="112" w:author="Author">
              <w:r w:rsidRPr="00292DEB">
                <w:rPr>
                  <w:color w:val="000000" w:themeColor="text1"/>
                  <w:sz w:val="15"/>
                  <w:szCs w:val="15"/>
                  <w:lang w:val="en-GB"/>
                </w:rPr>
                <w:delText xml:space="preserve"> </w:delText>
              </w:r>
            </w:del>
            <w:r w:rsidRPr="00292DEB">
              <w:rPr>
                <w:color w:val="000000" w:themeColor="text1"/>
                <w:sz w:val="15"/>
                <w:szCs w:val="15"/>
                <w:lang w:val="en-GB"/>
              </w:rPr>
              <w:t xml:space="preserve">(B’ 2106) </w:t>
            </w:r>
          </w:p>
          <w:p w14:paraId="47F4DDD1" w14:textId="77777777" w:rsidR="004945ED" w:rsidRPr="00292DEB" w:rsidRDefault="004945ED" w:rsidP="004945ED">
            <w:pPr>
              <w:pStyle w:val="Normal0"/>
              <w:pBdr>
                <w:top w:val="nil"/>
                <w:left w:val="nil"/>
                <w:bottom w:val="nil"/>
                <w:right w:val="nil"/>
                <w:between w:val="nil"/>
              </w:pBdr>
              <w:spacing w:before="0"/>
              <w:rPr>
                <w:color w:val="000000" w:themeColor="text1"/>
                <w:sz w:val="15"/>
                <w:szCs w:val="15"/>
                <w:lang w:val="en-GB"/>
              </w:rPr>
            </w:pPr>
            <w:r w:rsidRPr="00292DEB">
              <w:rPr>
                <w:color w:val="000000" w:themeColor="text1"/>
                <w:sz w:val="15"/>
                <w:szCs w:val="15"/>
                <w:lang w:val="en-GB"/>
              </w:rPr>
              <w:t>Unified Regulation for the Provision of Health Services (E.K.P.Y.)</w:t>
            </w:r>
          </w:p>
          <w:p w14:paraId="17EE63E9" w14:textId="77777777" w:rsidR="004945ED" w:rsidRPr="00292DEB" w:rsidRDefault="004945ED" w:rsidP="004945ED">
            <w:pPr>
              <w:pStyle w:val="Normal0"/>
              <w:pBdr>
                <w:top w:val="nil"/>
                <w:left w:val="nil"/>
                <w:bottom w:val="nil"/>
                <w:right w:val="nil"/>
                <w:between w:val="nil"/>
              </w:pBdr>
              <w:spacing w:before="0"/>
              <w:rPr>
                <w:ins w:id="113" w:author="Author"/>
                <w:color w:val="000000" w:themeColor="text1"/>
                <w:sz w:val="15"/>
                <w:szCs w:val="15"/>
                <w:lang w:val="en-GB"/>
              </w:rPr>
            </w:pPr>
            <w:ins w:id="114" w:author="Author">
              <w:r w:rsidRPr="00292DEB">
                <w:rPr>
                  <w:color w:val="000000" w:themeColor="text1"/>
                  <w:sz w:val="15"/>
                  <w:szCs w:val="15"/>
                  <w:lang w:val="en-GB"/>
                </w:rPr>
                <w:t>Decision No.238/31-07-25 (</w:t>
              </w:r>
              <w:r w:rsidRPr="00292DEB">
                <w:rPr>
                  <w:color w:val="000000" w:themeColor="text1"/>
                  <w:sz w:val="15"/>
                  <w:szCs w:val="15"/>
                </w:rPr>
                <w:t>Β΄</w:t>
              </w:r>
              <w:r w:rsidRPr="00292DEB">
                <w:rPr>
                  <w:color w:val="000000" w:themeColor="text1"/>
                  <w:sz w:val="15"/>
                  <w:szCs w:val="15"/>
                  <w:lang w:val="en-GB"/>
                </w:rPr>
                <w:t xml:space="preserve"> 4737)</w:t>
              </w:r>
            </w:ins>
          </w:p>
          <w:p w14:paraId="2F7B91FA" w14:textId="77777777" w:rsidR="004945ED" w:rsidRPr="00292DEB" w:rsidRDefault="004945ED" w:rsidP="004945ED">
            <w:pPr>
              <w:pStyle w:val="Normal0"/>
              <w:pBdr>
                <w:top w:val="nil"/>
                <w:left w:val="nil"/>
                <w:bottom w:val="nil"/>
                <w:right w:val="nil"/>
                <w:between w:val="nil"/>
              </w:pBdr>
              <w:spacing w:before="0"/>
              <w:rPr>
                <w:ins w:id="115" w:author="Author"/>
                <w:color w:val="000000" w:themeColor="text1"/>
                <w:sz w:val="15"/>
                <w:szCs w:val="15"/>
                <w:lang w:val="en-GB"/>
              </w:rPr>
            </w:pPr>
            <w:ins w:id="116" w:author="Author">
              <w:r w:rsidRPr="00292DEB">
                <w:rPr>
                  <w:color w:val="000000" w:themeColor="text1"/>
                  <w:sz w:val="15"/>
                  <w:szCs w:val="15"/>
                  <w:lang w:val="en-GB"/>
                </w:rPr>
                <w:t>Decision No. 255/21-08-25 (B’ 4723)</w:t>
              </w:r>
            </w:ins>
          </w:p>
          <w:p w14:paraId="329BDD5E" w14:textId="77777777" w:rsidR="004945ED" w:rsidRPr="00292DEB" w:rsidRDefault="004945ED" w:rsidP="004945ED">
            <w:pPr>
              <w:pStyle w:val="Normal0"/>
              <w:pBdr>
                <w:top w:val="nil"/>
                <w:left w:val="nil"/>
                <w:bottom w:val="nil"/>
                <w:right w:val="nil"/>
                <w:between w:val="nil"/>
              </w:pBdr>
              <w:spacing w:before="0"/>
              <w:rPr>
                <w:ins w:id="117" w:author="Author"/>
                <w:color w:val="000000" w:themeColor="text1"/>
                <w:sz w:val="15"/>
                <w:szCs w:val="15"/>
                <w:lang w:val="en-GB"/>
              </w:rPr>
            </w:pPr>
            <w:ins w:id="118" w:author="Author">
              <w:r w:rsidRPr="00292DEB">
                <w:rPr>
                  <w:color w:val="000000" w:themeColor="text1"/>
                  <w:sz w:val="15"/>
                  <w:szCs w:val="15"/>
                  <w:lang w:val="en-GB"/>
                </w:rPr>
                <w:t>Decision No. 256/21-08-25 (B’ 4739)</w:t>
              </w:r>
            </w:ins>
          </w:p>
          <w:p w14:paraId="208825CF" w14:textId="77777777" w:rsidR="004945ED" w:rsidRPr="00292DEB" w:rsidRDefault="004945ED" w:rsidP="004945ED">
            <w:pPr>
              <w:pStyle w:val="Normal0"/>
              <w:pBdr>
                <w:top w:val="nil"/>
                <w:left w:val="nil"/>
                <w:bottom w:val="nil"/>
                <w:right w:val="nil"/>
                <w:between w:val="nil"/>
              </w:pBdr>
              <w:spacing w:before="0"/>
              <w:rPr>
                <w:ins w:id="119" w:author="Author"/>
                <w:color w:val="000000" w:themeColor="text1"/>
                <w:sz w:val="15"/>
                <w:szCs w:val="15"/>
                <w:lang w:val="en-GB"/>
              </w:rPr>
            </w:pPr>
            <w:ins w:id="120" w:author="Author">
              <w:r w:rsidRPr="00292DEB">
                <w:rPr>
                  <w:color w:val="000000" w:themeColor="text1"/>
                  <w:sz w:val="15"/>
                  <w:szCs w:val="15"/>
                  <w:lang w:val="en-GB"/>
                </w:rPr>
                <w:t>Decision No. 287/18-09-25 (B’ 5395)</w:t>
              </w:r>
            </w:ins>
          </w:p>
          <w:p w14:paraId="221F34B1" w14:textId="77777777" w:rsidR="004945ED" w:rsidRPr="00292DEB" w:rsidRDefault="004945ED" w:rsidP="004945ED">
            <w:pPr>
              <w:pStyle w:val="Normal0"/>
              <w:pBdr>
                <w:top w:val="nil"/>
                <w:left w:val="nil"/>
                <w:bottom w:val="nil"/>
                <w:right w:val="nil"/>
                <w:between w:val="nil"/>
              </w:pBdr>
              <w:spacing w:before="0"/>
              <w:rPr>
                <w:ins w:id="121" w:author="Author"/>
                <w:color w:val="000000" w:themeColor="text1"/>
                <w:sz w:val="15"/>
                <w:szCs w:val="15"/>
                <w:lang w:val="en-GB"/>
              </w:rPr>
            </w:pPr>
            <w:ins w:id="122" w:author="Author">
              <w:r w:rsidRPr="00292DEB">
                <w:rPr>
                  <w:color w:val="000000" w:themeColor="text1"/>
                  <w:sz w:val="15"/>
                  <w:szCs w:val="15"/>
                  <w:lang w:val="en-GB"/>
                </w:rPr>
                <w:t>Decision No. 1062/360/20-11-25 (B’ 6597)</w:t>
              </w:r>
            </w:ins>
          </w:p>
          <w:p w14:paraId="2235308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6D92CCA2" w14:textId="77777777" w:rsidR="004945ED" w:rsidRPr="00292DEB" w:rsidRDefault="004945ED" w:rsidP="004945ED">
            <w:pPr>
              <w:pStyle w:val="Normal0"/>
              <w:pBdr>
                <w:top w:val="nil"/>
                <w:left w:val="nil"/>
                <w:bottom w:val="nil"/>
                <w:right w:val="nil"/>
                <w:between w:val="nil"/>
              </w:pBdr>
              <w:spacing w:after="0"/>
              <w:rPr>
                <w:color w:val="000000" w:themeColor="text1"/>
                <w:sz w:val="15"/>
                <w:szCs w:val="15"/>
                <w:lang w:val="en-GB"/>
              </w:rPr>
            </w:pPr>
            <w:r w:rsidRPr="00292DEB">
              <w:rPr>
                <w:color w:val="000000" w:themeColor="text1"/>
                <w:sz w:val="15"/>
                <w:szCs w:val="15"/>
                <w:lang w:val="en-GB"/>
              </w:rPr>
              <w:t xml:space="preserve">Directory of legal acts: </w:t>
            </w:r>
            <w:hyperlink r:id="rId13" w:history="1">
              <w:r w:rsidRPr="00292DEB">
                <w:rPr>
                  <w:rStyle w:val="Hyperlink"/>
                  <w:sz w:val="15"/>
                  <w:szCs w:val="15"/>
                  <w:lang w:val="en-GB"/>
                </w:rPr>
                <w:t>https://search.et.gr/el/</w:t>
              </w:r>
            </w:hyperlink>
          </w:p>
          <w:p w14:paraId="66E656B5"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FCC3B50" w14:textId="77777777" w:rsidR="004945ED" w:rsidRPr="00292DEB" w:rsidRDefault="004945ED" w:rsidP="004945ED">
            <w:pPr>
              <w:spacing w:line="276" w:lineRule="auto"/>
              <w:rPr>
                <w:rFonts w:cs="Arial"/>
                <w:color w:val="0000FF"/>
                <w:lang w:val="fr-FR"/>
              </w:rPr>
            </w:pPr>
            <w:r w:rsidRPr="00292DEB">
              <w:rPr>
                <w:rFonts w:cs="Arial"/>
                <w:color w:val="0000FF"/>
                <w:lang w:val="fr-FR"/>
              </w:rPr>
              <w:lastRenderedPageBreak/>
              <w:t>2</w:t>
            </w:r>
          </w:p>
          <w:p w14:paraId="1A45975F" w14:textId="77777777" w:rsidR="004945ED" w:rsidRPr="00292DEB" w:rsidRDefault="004945ED" w:rsidP="004945ED">
            <w:pPr>
              <w:spacing w:line="276" w:lineRule="auto"/>
              <w:rPr>
                <w:rFonts w:cs="Arial"/>
                <w:color w:val="0000FF"/>
              </w:rPr>
            </w:pPr>
          </w:p>
        </w:tc>
        <w:tc>
          <w:tcPr>
            <w:tcW w:w="127" w:type="pct"/>
          </w:tcPr>
          <w:p w14:paraId="290C28C2" w14:textId="77777777" w:rsidR="004945ED" w:rsidRPr="00292DEB" w:rsidRDefault="004945ED" w:rsidP="004945ED">
            <w:pPr>
              <w:spacing w:line="276" w:lineRule="auto"/>
              <w:rPr>
                <w:rFonts w:cs="Arial"/>
                <w:color w:val="0000FF"/>
                <w:lang w:val="fr-FR"/>
              </w:rPr>
            </w:pPr>
            <w:r w:rsidRPr="00292DEB">
              <w:rPr>
                <w:rFonts w:cs="Arial"/>
                <w:color w:val="0000FF"/>
                <w:lang w:val="fr-FR"/>
              </w:rPr>
              <w:t>1</w:t>
            </w:r>
          </w:p>
          <w:p w14:paraId="204BBE4A" w14:textId="77777777" w:rsidR="004945ED" w:rsidRPr="00292DEB" w:rsidRDefault="004945ED" w:rsidP="004945ED">
            <w:pPr>
              <w:spacing w:line="276" w:lineRule="auto"/>
              <w:rPr>
                <w:rFonts w:cs="Arial"/>
                <w:color w:val="0000FF"/>
              </w:rPr>
            </w:pPr>
          </w:p>
        </w:tc>
        <w:tc>
          <w:tcPr>
            <w:tcW w:w="402" w:type="pct"/>
          </w:tcPr>
          <w:p w14:paraId="5F5EF383" w14:textId="77777777" w:rsidR="004945ED" w:rsidRPr="00292DEB" w:rsidRDefault="004945ED" w:rsidP="004945ED">
            <w:pPr>
              <w:spacing w:line="276" w:lineRule="auto"/>
              <w:rPr>
                <w:rFonts w:cs="Arial"/>
                <w:color w:val="0000FF"/>
                <w:lang w:val="es-ES"/>
              </w:rPr>
            </w:pPr>
            <w:r w:rsidRPr="00292DEB">
              <w:rPr>
                <w:rFonts w:cs="Arial"/>
                <w:color w:val="0000FF"/>
                <w:lang w:val="es-ES"/>
              </w:rPr>
              <w:t>GREECE</w:t>
            </w:r>
          </w:p>
          <w:p w14:paraId="036DAB9D" w14:textId="77777777" w:rsidR="004945ED" w:rsidRPr="00292DEB" w:rsidRDefault="004945ED" w:rsidP="004945ED">
            <w:pPr>
              <w:spacing w:line="276" w:lineRule="auto"/>
              <w:rPr>
                <w:rFonts w:cs="Arial"/>
                <w:color w:val="0000FF"/>
              </w:rPr>
            </w:pPr>
          </w:p>
        </w:tc>
      </w:tr>
      <w:tr w:rsidR="004945ED" w:rsidRPr="00292DEB" w14:paraId="1ECC6399" w14:textId="77777777" w:rsidTr="005D0FED">
        <w:tc>
          <w:tcPr>
            <w:tcW w:w="193" w:type="pct"/>
          </w:tcPr>
          <w:p w14:paraId="58B0E139" w14:textId="77777777" w:rsidR="004945ED" w:rsidRPr="00292DEB" w:rsidRDefault="004945ED" w:rsidP="004945ED">
            <w:pPr>
              <w:spacing w:line="276" w:lineRule="auto"/>
              <w:jc w:val="left"/>
              <w:rPr>
                <w:rFonts w:cs="Arial"/>
                <w:lang w:val="en-GB"/>
              </w:rPr>
            </w:pPr>
            <w:r w:rsidRPr="00292DEB">
              <w:rPr>
                <w:rFonts w:cs="Arial"/>
                <w:lang w:val="en-GB"/>
              </w:rPr>
              <w:t>EL</w:t>
            </w:r>
          </w:p>
          <w:p w14:paraId="14BD327C" w14:textId="77777777" w:rsidR="004945ED" w:rsidRPr="00292DEB" w:rsidRDefault="004945ED" w:rsidP="004945ED">
            <w:pPr>
              <w:spacing w:line="276" w:lineRule="auto"/>
              <w:jc w:val="left"/>
              <w:rPr>
                <w:rFonts w:cs="Arial"/>
                <w:lang w:val="en-GB"/>
              </w:rPr>
            </w:pPr>
            <w:r w:rsidRPr="00292DEB">
              <w:rPr>
                <w:rFonts w:cs="Arial"/>
                <w:lang w:val="en-GB"/>
              </w:rPr>
              <w:t>EL</w:t>
            </w:r>
          </w:p>
          <w:p w14:paraId="39466C4E" w14:textId="77777777" w:rsidR="004945ED" w:rsidRPr="00292DEB" w:rsidRDefault="004945ED" w:rsidP="004945ED">
            <w:pPr>
              <w:spacing w:line="276" w:lineRule="auto"/>
              <w:jc w:val="left"/>
              <w:rPr>
                <w:rFonts w:cs="Arial"/>
                <w:lang w:val="en-GB"/>
              </w:rPr>
            </w:pPr>
            <w:r w:rsidRPr="00292DEB">
              <w:rPr>
                <w:rFonts w:cs="Arial"/>
                <w:lang w:val="en-GB"/>
              </w:rPr>
              <w:t>EL</w:t>
            </w:r>
          </w:p>
          <w:p w14:paraId="13BE3F3C" w14:textId="77777777" w:rsidR="004945ED" w:rsidRPr="00292DEB" w:rsidRDefault="004945ED" w:rsidP="004945ED">
            <w:pPr>
              <w:spacing w:line="276" w:lineRule="auto"/>
              <w:jc w:val="left"/>
              <w:rPr>
                <w:rFonts w:cs="Arial"/>
                <w:b/>
              </w:rPr>
            </w:pPr>
          </w:p>
        </w:tc>
        <w:tc>
          <w:tcPr>
            <w:tcW w:w="1371" w:type="pct"/>
          </w:tcPr>
          <w:p w14:paraId="0A725F70" w14:textId="77777777" w:rsidR="004945ED" w:rsidRPr="00292DEB" w:rsidRDefault="004945ED" w:rsidP="004945ED">
            <w:pPr>
              <w:spacing w:line="276" w:lineRule="auto"/>
              <w:rPr>
                <w:rFonts w:cs="Arial"/>
              </w:rPr>
            </w:pPr>
            <w:r w:rsidRPr="00292DEB">
              <w:rPr>
                <w:rFonts w:cs="Arial"/>
              </w:rPr>
              <w:t>Gemischtes, überwiegend aus obligatorischen Sozialversicherungsbeiträgen finanziertes System, zu dem der Staat jedoch einen geringeren Teil der Finanzierung beiträgt. Es handelt sich um ein Drittzahlersystem, das alle Einwohner abdeckt und Sachleistungen erbringt.</w:t>
            </w:r>
          </w:p>
          <w:p w14:paraId="60C412F1" w14:textId="77777777" w:rsidR="004945ED" w:rsidRPr="00292DEB" w:rsidRDefault="004945ED" w:rsidP="004945ED">
            <w:pPr>
              <w:spacing w:line="276" w:lineRule="auto"/>
              <w:rPr>
                <w:rFonts w:cs="Arial"/>
              </w:rPr>
            </w:pPr>
          </w:p>
          <w:p w14:paraId="5D179DC9" w14:textId="77777777" w:rsidR="004945ED" w:rsidRPr="00292DEB" w:rsidRDefault="004945ED" w:rsidP="004945ED">
            <w:pPr>
              <w:spacing w:line="276" w:lineRule="auto"/>
              <w:rPr>
                <w:rFonts w:cs="Arial"/>
              </w:rPr>
            </w:pPr>
            <w:r w:rsidRPr="00292DEB">
              <w:rPr>
                <w:rFonts w:cs="Arial"/>
              </w:rPr>
              <w:t>Im System ist keine zusätzliche Krankenversicherung enthalten, welche für bestimmte Personengruppen vorgeschrieben ist.</w:t>
            </w:r>
          </w:p>
          <w:p w14:paraId="6A483977" w14:textId="77777777" w:rsidR="004945ED" w:rsidRPr="00292DEB" w:rsidRDefault="004945ED" w:rsidP="004945ED">
            <w:pPr>
              <w:spacing w:line="276" w:lineRule="auto"/>
              <w:rPr>
                <w:rFonts w:cs="Arial"/>
              </w:rPr>
            </w:pPr>
          </w:p>
        </w:tc>
        <w:tc>
          <w:tcPr>
            <w:tcW w:w="1370" w:type="pct"/>
          </w:tcPr>
          <w:p w14:paraId="3355104F" w14:textId="77777777" w:rsidR="004945ED" w:rsidRPr="00292DEB" w:rsidRDefault="004945ED" w:rsidP="004945ED">
            <w:pPr>
              <w:spacing w:line="276" w:lineRule="auto"/>
              <w:rPr>
                <w:rFonts w:cs="Arial"/>
                <w:lang w:val="fr-BE"/>
              </w:rPr>
            </w:pPr>
            <w:r w:rsidRPr="00292DEB">
              <w:rPr>
                <w:rFonts w:cs="Arial"/>
                <w:lang w:val="fr-BE"/>
              </w:rPr>
              <w:t>Régime mixte principalement financé par les cotisations à l'assurance sociale obligatoire, mais l’État assure une partie mineure du financement. Il s’agit d’un système direct ou de tiers payant qui couvre tous les résidents et octroie des prestations en nature.</w:t>
            </w:r>
          </w:p>
          <w:p w14:paraId="615F760C" w14:textId="77777777" w:rsidR="004945ED" w:rsidRPr="00292DEB" w:rsidRDefault="004945ED" w:rsidP="004945ED">
            <w:pPr>
              <w:spacing w:line="276" w:lineRule="auto"/>
              <w:rPr>
                <w:rFonts w:cs="Arial"/>
                <w:lang w:val="fr-BE"/>
              </w:rPr>
            </w:pPr>
          </w:p>
          <w:p w14:paraId="264091EA" w14:textId="77777777" w:rsidR="004945ED" w:rsidRPr="00292DEB" w:rsidRDefault="004945ED" w:rsidP="004945ED">
            <w:pPr>
              <w:spacing w:line="276" w:lineRule="auto"/>
              <w:rPr>
                <w:rFonts w:cs="Arial"/>
                <w:lang w:val="fr-BE"/>
              </w:rPr>
            </w:pPr>
            <w:r w:rsidRPr="00292DEB">
              <w:rPr>
                <w:rFonts w:cs="Arial"/>
                <w:lang w:val="fr-BE"/>
              </w:rPr>
              <w:t>Le système ne prévoit pas de couverture santé complémentaire, laquelle a été rendue obligatoire pour certains groupes déterminés de la population.</w:t>
            </w:r>
          </w:p>
          <w:p w14:paraId="58E86965" w14:textId="77777777" w:rsidR="004945ED" w:rsidRPr="00292DEB" w:rsidRDefault="004945ED" w:rsidP="004945ED">
            <w:pPr>
              <w:spacing w:line="276" w:lineRule="auto"/>
              <w:rPr>
                <w:rFonts w:cs="Arial"/>
                <w:lang w:val="fr-BE"/>
              </w:rPr>
            </w:pPr>
          </w:p>
        </w:tc>
        <w:tc>
          <w:tcPr>
            <w:tcW w:w="1370" w:type="pct"/>
          </w:tcPr>
          <w:p w14:paraId="18059B42" w14:textId="77777777" w:rsidR="004945ED" w:rsidRPr="00292DEB" w:rsidRDefault="004945ED" w:rsidP="004945ED">
            <w:pPr>
              <w:pStyle w:val="Normal0"/>
              <w:keepLines/>
              <w:pBdr>
                <w:top w:val="nil"/>
                <w:left w:val="nil"/>
                <w:bottom w:val="nil"/>
                <w:right w:val="nil"/>
                <w:between w:val="nil"/>
              </w:pBdr>
              <w:spacing w:after="0"/>
              <w:rPr>
                <w:color w:val="000000"/>
                <w:sz w:val="15"/>
                <w:szCs w:val="15"/>
                <w:lang w:val="en-GB"/>
              </w:rPr>
            </w:pPr>
            <w:r w:rsidRPr="00292DEB">
              <w:rPr>
                <w:b/>
                <w:color w:val="FF0000"/>
                <w:sz w:val="15"/>
                <w:szCs w:val="15"/>
                <w:lang w:val="en-GB"/>
              </w:rPr>
              <w:t>E-II-02-EL</w:t>
            </w:r>
          </w:p>
          <w:p w14:paraId="2A21E149"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Mixed system funded predominantly by compulsory social insurance contributions, but the government provides minor part in financing.</w:t>
            </w:r>
          </w:p>
          <w:p w14:paraId="70CC6ABC" w14:textId="77777777" w:rsidR="004945ED" w:rsidRPr="00292DEB" w:rsidRDefault="004945ED" w:rsidP="004945ED">
            <w:pPr>
              <w:pStyle w:val="Normal0"/>
              <w:pBdr>
                <w:top w:val="nil"/>
                <w:left w:val="nil"/>
                <w:bottom w:val="nil"/>
                <w:right w:val="nil"/>
                <w:between w:val="nil"/>
              </w:pBdr>
              <w:rPr>
                <w:color w:val="000000"/>
                <w:sz w:val="15"/>
                <w:szCs w:val="15"/>
                <w:lang w:val="en-GB"/>
              </w:rPr>
            </w:pPr>
            <w:r w:rsidRPr="00292DEB">
              <w:rPr>
                <w:color w:val="000000"/>
                <w:sz w:val="15"/>
                <w:szCs w:val="15"/>
                <w:lang w:val="en-GB"/>
              </w:rPr>
              <w:t>It is a direct or third-payer system, covering all residents and providing in-kind benefits.</w:t>
            </w:r>
          </w:p>
          <w:p w14:paraId="6D27977E" w14:textId="77777777" w:rsidR="004945ED" w:rsidRPr="00292DEB" w:rsidRDefault="004945ED" w:rsidP="004945ED">
            <w:pPr>
              <w:pStyle w:val="Normal0"/>
              <w:pBdr>
                <w:top w:val="nil"/>
                <w:left w:val="nil"/>
                <w:bottom w:val="nil"/>
                <w:right w:val="nil"/>
                <w:between w:val="nil"/>
              </w:pBdr>
              <w:rPr>
                <w:ins w:id="123" w:author="Author"/>
                <w:color w:val="000000"/>
                <w:sz w:val="15"/>
                <w:szCs w:val="15"/>
                <w:lang w:val="en-GB"/>
              </w:rPr>
            </w:pPr>
            <w:r w:rsidRPr="00292DEB">
              <w:rPr>
                <w:color w:val="000000"/>
                <w:sz w:val="15"/>
                <w:szCs w:val="15"/>
                <w:lang w:val="en-GB"/>
              </w:rPr>
              <w:t>The system does not contain additional health coverage which has been made mandatory for defined groups of people.</w:t>
            </w:r>
          </w:p>
          <w:p w14:paraId="22EBBDE1" w14:textId="77777777" w:rsidR="004945ED" w:rsidRPr="00292DEB" w:rsidRDefault="004945ED" w:rsidP="004945ED">
            <w:pPr>
              <w:pStyle w:val="Normal0"/>
              <w:pBdr>
                <w:top w:val="nil"/>
                <w:left w:val="nil"/>
                <w:bottom w:val="nil"/>
                <w:right w:val="nil"/>
                <w:between w:val="nil"/>
              </w:pBdr>
              <w:rPr>
                <w:ins w:id="124" w:author="Author"/>
                <w:color w:val="000000"/>
                <w:sz w:val="15"/>
                <w:szCs w:val="15"/>
                <w:lang w:val="en-GB"/>
              </w:rPr>
            </w:pPr>
          </w:p>
          <w:p w14:paraId="67D983A2" w14:textId="77777777" w:rsidR="004945ED" w:rsidRDefault="004945ED" w:rsidP="004945ED">
            <w:pPr>
              <w:pStyle w:val="Normal0"/>
              <w:keepLines/>
              <w:pBdr>
                <w:top w:val="nil"/>
                <w:left w:val="nil"/>
                <w:bottom w:val="nil"/>
                <w:right w:val="nil"/>
                <w:between w:val="nil"/>
              </w:pBdr>
              <w:spacing w:after="0" w:line="276" w:lineRule="auto"/>
              <w:rPr>
                <w:bCs/>
                <w:sz w:val="15"/>
                <w:szCs w:val="15"/>
                <w:lang w:val="en-GB"/>
              </w:rPr>
            </w:pPr>
            <w:ins w:id="125" w:author="Author">
              <w:r w:rsidRPr="00292DEB">
                <w:rPr>
                  <w:bCs/>
                  <w:sz w:val="15"/>
                  <w:szCs w:val="15"/>
                  <w:lang w:val="en-GB"/>
                </w:rPr>
                <w:t>Private insurers, if they exist, only play a complementary role and are not the main channel for providing mandatory health benefits coverage.</w:t>
              </w:r>
            </w:ins>
          </w:p>
          <w:p w14:paraId="28E5F547" w14:textId="48E01304" w:rsidR="003176B1" w:rsidRPr="00292DEB" w:rsidRDefault="003176B1" w:rsidP="004945ED">
            <w:pPr>
              <w:pStyle w:val="Normal0"/>
              <w:keepLines/>
              <w:pBdr>
                <w:top w:val="nil"/>
                <w:left w:val="nil"/>
                <w:bottom w:val="nil"/>
                <w:right w:val="nil"/>
                <w:between w:val="nil"/>
              </w:pBdr>
              <w:spacing w:after="0" w:line="276" w:lineRule="auto"/>
              <w:rPr>
                <w:b/>
                <w:color w:val="FF0000"/>
                <w:sz w:val="15"/>
                <w:szCs w:val="15"/>
                <w:lang w:val="en-US"/>
              </w:rPr>
            </w:pPr>
          </w:p>
        </w:tc>
        <w:tc>
          <w:tcPr>
            <w:tcW w:w="167" w:type="pct"/>
          </w:tcPr>
          <w:p w14:paraId="528452E6"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1658951B" w14:textId="77777777" w:rsidR="004945ED" w:rsidRPr="00292DEB" w:rsidRDefault="004945ED" w:rsidP="004945ED">
            <w:pPr>
              <w:spacing w:line="276" w:lineRule="auto"/>
              <w:rPr>
                <w:rFonts w:cs="Arial"/>
                <w:color w:val="0000FF"/>
                <w:lang w:val="en-US"/>
              </w:rPr>
            </w:pPr>
          </w:p>
        </w:tc>
        <w:tc>
          <w:tcPr>
            <w:tcW w:w="127" w:type="pct"/>
          </w:tcPr>
          <w:p w14:paraId="396D12C7"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8C1C5F2" w14:textId="77777777" w:rsidR="004945ED" w:rsidRPr="00292DEB" w:rsidRDefault="004945ED" w:rsidP="004945ED">
            <w:pPr>
              <w:spacing w:line="276" w:lineRule="auto"/>
              <w:rPr>
                <w:rFonts w:cs="Arial"/>
                <w:color w:val="0000FF"/>
                <w:lang w:val="en-US"/>
              </w:rPr>
            </w:pPr>
          </w:p>
        </w:tc>
        <w:tc>
          <w:tcPr>
            <w:tcW w:w="402" w:type="pct"/>
          </w:tcPr>
          <w:p w14:paraId="0E040D88"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2ABC8F26" w14:textId="77777777" w:rsidR="004945ED" w:rsidRPr="00292DEB" w:rsidRDefault="004945ED" w:rsidP="004945ED">
            <w:pPr>
              <w:spacing w:line="276" w:lineRule="auto"/>
              <w:rPr>
                <w:rFonts w:cs="Arial"/>
                <w:color w:val="0000FF"/>
                <w:lang w:val="en-US"/>
              </w:rPr>
            </w:pPr>
          </w:p>
        </w:tc>
      </w:tr>
      <w:tr w:rsidR="004945ED" w:rsidRPr="00292DEB" w14:paraId="30B28B93" w14:textId="77777777" w:rsidTr="005D0FED">
        <w:tc>
          <w:tcPr>
            <w:tcW w:w="193" w:type="pct"/>
          </w:tcPr>
          <w:p w14:paraId="4C87C5CA" w14:textId="77777777" w:rsidR="004945ED" w:rsidRPr="00292DEB" w:rsidRDefault="004945ED" w:rsidP="004945ED">
            <w:pPr>
              <w:spacing w:line="276" w:lineRule="auto"/>
              <w:jc w:val="left"/>
              <w:rPr>
                <w:rFonts w:cs="Arial"/>
                <w:lang w:val="es-ES"/>
              </w:rPr>
            </w:pPr>
            <w:r w:rsidRPr="00292DEB">
              <w:rPr>
                <w:rFonts w:cs="Arial"/>
                <w:lang w:val="es-ES"/>
              </w:rPr>
              <w:t>EL</w:t>
            </w:r>
          </w:p>
          <w:p w14:paraId="0FBBB6BE" w14:textId="77777777" w:rsidR="004945ED" w:rsidRPr="00292DEB" w:rsidRDefault="004945ED" w:rsidP="004945ED">
            <w:pPr>
              <w:spacing w:line="276" w:lineRule="auto"/>
              <w:jc w:val="left"/>
              <w:rPr>
                <w:rFonts w:cs="Arial"/>
                <w:lang w:val="es-ES"/>
              </w:rPr>
            </w:pPr>
            <w:r w:rsidRPr="00292DEB">
              <w:rPr>
                <w:rFonts w:cs="Arial"/>
                <w:lang w:val="es-ES"/>
              </w:rPr>
              <w:t>EL</w:t>
            </w:r>
          </w:p>
          <w:p w14:paraId="2F5E6121" w14:textId="77777777" w:rsidR="004945ED" w:rsidRPr="00292DEB" w:rsidRDefault="004945ED" w:rsidP="004945ED">
            <w:pPr>
              <w:spacing w:line="276" w:lineRule="auto"/>
              <w:jc w:val="left"/>
              <w:rPr>
                <w:rFonts w:cs="Arial"/>
                <w:lang w:val="es-ES"/>
              </w:rPr>
            </w:pPr>
            <w:r w:rsidRPr="00292DEB">
              <w:rPr>
                <w:rFonts w:cs="Arial"/>
                <w:lang w:val="es-ES"/>
              </w:rPr>
              <w:t>EL</w:t>
            </w:r>
          </w:p>
          <w:p w14:paraId="52C0FB1D" w14:textId="77777777" w:rsidR="004945ED" w:rsidRPr="00292DEB" w:rsidRDefault="004945ED" w:rsidP="004945ED">
            <w:pPr>
              <w:spacing w:line="276" w:lineRule="auto"/>
              <w:jc w:val="left"/>
              <w:rPr>
                <w:rFonts w:cs="Arial"/>
                <w:lang w:val="es-ES"/>
              </w:rPr>
            </w:pPr>
            <w:r w:rsidRPr="00292DEB">
              <w:rPr>
                <w:rFonts w:cs="Arial"/>
                <w:lang w:val="es-ES"/>
              </w:rPr>
              <w:t>EL</w:t>
            </w:r>
          </w:p>
          <w:p w14:paraId="506E765A" w14:textId="77777777" w:rsidR="004945ED" w:rsidRPr="00292DEB" w:rsidRDefault="004945ED" w:rsidP="004945ED">
            <w:pPr>
              <w:spacing w:line="276" w:lineRule="auto"/>
              <w:jc w:val="left"/>
              <w:rPr>
                <w:rFonts w:cs="Arial"/>
                <w:lang w:val="es-ES"/>
              </w:rPr>
            </w:pPr>
            <w:r w:rsidRPr="00292DEB">
              <w:rPr>
                <w:rFonts w:cs="Arial"/>
                <w:lang w:val="es-ES"/>
              </w:rPr>
              <w:t>EL</w:t>
            </w:r>
          </w:p>
          <w:p w14:paraId="528C6232" w14:textId="1FE62C3F" w:rsidR="004945ED" w:rsidRPr="00292DEB" w:rsidRDefault="004945ED" w:rsidP="004945ED">
            <w:pPr>
              <w:spacing w:line="276" w:lineRule="auto"/>
              <w:jc w:val="left"/>
              <w:rPr>
                <w:rFonts w:cs="Arial"/>
                <w:b/>
                <w:lang w:val="fr-BE"/>
              </w:rPr>
            </w:pPr>
          </w:p>
        </w:tc>
        <w:tc>
          <w:tcPr>
            <w:tcW w:w="1371" w:type="pct"/>
          </w:tcPr>
          <w:p w14:paraId="6E0D19FC" w14:textId="77777777" w:rsidR="004945ED" w:rsidRPr="00292DEB" w:rsidRDefault="004945ED" w:rsidP="004945ED">
            <w:pPr>
              <w:pStyle w:val="ListBullet"/>
              <w:numPr>
                <w:ilvl w:val="0"/>
                <w:numId w:val="7"/>
              </w:numPr>
              <w:spacing w:after="0" w:line="276" w:lineRule="auto"/>
              <w:rPr>
                <w:rFonts w:eastAsia="Arial"/>
              </w:rPr>
            </w:pPr>
            <w:r w:rsidRPr="00292DEB">
              <w:t>Alle gegen Entgelt beschäftigten Arbeitnehmer und diesen Gleichgestellte,</w:t>
            </w:r>
          </w:p>
          <w:p w14:paraId="07AABCF4" w14:textId="77777777" w:rsidR="004945ED" w:rsidRPr="00292DEB" w:rsidRDefault="004945ED" w:rsidP="004945ED">
            <w:pPr>
              <w:pStyle w:val="ListBullet"/>
              <w:numPr>
                <w:ilvl w:val="0"/>
                <w:numId w:val="7"/>
              </w:numPr>
              <w:spacing w:after="0" w:line="276" w:lineRule="auto"/>
              <w:rPr>
                <w:rFonts w:eastAsia="Arial"/>
              </w:rPr>
            </w:pPr>
            <w:r w:rsidRPr="00292DEB">
              <w:t>Rentenempfänger,</w:t>
            </w:r>
          </w:p>
          <w:p w14:paraId="3C1F9F67" w14:textId="77777777" w:rsidR="004945ED" w:rsidRPr="00292DEB" w:rsidRDefault="004945ED" w:rsidP="004945ED">
            <w:pPr>
              <w:pStyle w:val="AufzhlungNach0"/>
              <w:numPr>
                <w:ilvl w:val="0"/>
                <w:numId w:val="7"/>
              </w:numPr>
              <w:tabs>
                <w:tab w:val="left" w:pos="708"/>
              </w:tabs>
              <w:spacing w:line="276" w:lineRule="auto"/>
              <w:rPr>
                <w:rFonts w:eastAsia="Arial"/>
              </w:rPr>
            </w:pPr>
            <w:r w:rsidRPr="00292DEB">
              <w:t>Arbeitslose.</w:t>
            </w:r>
          </w:p>
          <w:p w14:paraId="2704680A" w14:textId="77777777" w:rsidR="004945ED" w:rsidRPr="00292DEB" w:rsidRDefault="004945ED" w:rsidP="004945ED">
            <w:pPr>
              <w:spacing w:line="276" w:lineRule="auto"/>
              <w:rPr>
                <w:rFonts w:cs="Arial"/>
              </w:rPr>
            </w:pPr>
          </w:p>
          <w:p w14:paraId="21D142F7" w14:textId="7402B5C6" w:rsidR="004945ED" w:rsidRPr="00292DEB" w:rsidRDefault="004945ED" w:rsidP="004945ED">
            <w:pPr>
              <w:spacing w:line="276" w:lineRule="auto"/>
              <w:rPr>
                <w:rFonts w:cs="Arial"/>
              </w:rPr>
            </w:pPr>
            <w:r w:rsidRPr="00292DEB">
              <w:rPr>
                <w:rFonts w:cs="Arial"/>
              </w:rPr>
              <w:t>Keine Ausnahmen.</w:t>
            </w:r>
          </w:p>
          <w:p w14:paraId="522373BD" w14:textId="77777777" w:rsidR="004945ED" w:rsidRPr="00292DEB" w:rsidRDefault="004945ED" w:rsidP="004945ED">
            <w:pPr>
              <w:pStyle w:val="ListBullet"/>
              <w:numPr>
                <w:ilvl w:val="0"/>
                <w:numId w:val="0"/>
              </w:numPr>
              <w:spacing w:after="0" w:line="276" w:lineRule="auto"/>
              <w:ind w:left="113"/>
            </w:pPr>
          </w:p>
        </w:tc>
        <w:tc>
          <w:tcPr>
            <w:tcW w:w="1370" w:type="pct"/>
          </w:tcPr>
          <w:p w14:paraId="162A7289" w14:textId="77777777" w:rsidR="004945ED" w:rsidRPr="00292DEB" w:rsidRDefault="004945ED" w:rsidP="004945ED">
            <w:pPr>
              <w:pStyle w:val="ListBullet"/>
              <w:numPr>
                <w:ilvl w:val="0"/>
                <w:numId w:val="55"/>
              </w:numPr>
              <w:spacing w:after="0" w:line="276" w:lineRule="auto"/>
              <w:rPr>
                <w:rFonts w:eastAsia="Arial"/>
                <w:lang w:val="fr-BE"/>
              </w:rPr>
            </w:pPr>
            <w:r w:rsidRPr="00292DEB">
              <w:rPr>
                <w:lang w:val="fr-BE"/>
              </w:rPr>
              <w:t>Toutes les personnes salariées ou assimilées,</w:t>
            </w:r>
          </w:p>
          <w:p w14:paraId="7578B1E8" w14:textId="77777777" w:rsidR="004945ED" w:rsidRPr="00292DEB" w:rsidRDefault="004945ED" w:rsidP="004945ED">
            <w:pPr>
              <w:pStyle w:val="ListBullet"/>
              <w:numPr>
                <w:ilvl w:val="0"/>
                <w:numId w:val="55"/>
              </w:numPr>
              <w:spacing w:after="0" w:line="276" w:lineRule="auto"/>
              <w:rPr>
                <w:rFonts w:eastAsia="Arial"/>
                <w:lang w:val="fr-BE"/>
              </w:rPr>
            </w:pPr>
            <w:r w:rsidRPr="00292DEB">
              <w:rPr>
                <w:lang w:val="fr-BE"/>
              </w:rPr>
              <w:t>les pensionnés,</w:t>
            </w:r>
          </w:p>
          <w:p w14:paraId="324DFDB4" w14:textId="77777777" w:rsidR="004945ED" w:rsidRPr="00292DEB" w:rsidRDefault="004945ED" w:rsidP="004945ED">
            <w:pPr>
              <w:pStyle w:val="AufzhlungNach0"/>
              <w:numPr>
                <w:ilvl w:val="0"/>
                <w:numId w:val="55"/>
              </w:numPr>
              <w:tabs>
                <w:tab w:val="left" w:pos="708"/>
              </w:tabs>
              <w:spacing w:line="276" w:lineRule="auto"/>
              <w:rPr>
                <w:rFonts w:eastAsia="Arial"/>
                <w:lang w:val="fr-BE"/>
              </w:rPr>
            </w:pPr>
            <w:r w:rsidRPr="00292DEB">
              <w:rPr>
                <w:lang w:val="fr-BE"/>
              </w:rPr>
              <w:t>les chômeurs.</w:t>
            </w:r>
          </w:p>
          <w:p w14:paraId="088D15E1" w14:textId="77777777" w:rsidR="004945ED" w:rsidRPr="00292DEB" w:rsidRDefault="004945ED" w:rsidP="004945ED">
            <w:pPr>
              <w:spacing w:line="276" w:lineRule="auto"/>
              <w:rPr>
                <w:rFonts w:cs="Arial"/>
                <w:lang w:val="fr-BE"/>
              </w:rPr>
            </w:pPr>
          </w:p>
          <w:p w14:paraId="72FCEBF4" w14:textId="6F180BE4" w:rsidR="004945ED" w:rsidRPr="00292DEB" w:rsidRDefault="004945ED" w:rsidP="004945ED">
            <w:pPr>
              <w:spacing w:line="276" w:lineRule="auto"/>
              <w:rPr>
                <w:rFonts w:cs="Arial"/>
                <w:lang w:val="fr-BE"/>
              </w:rPr>
            </w:pPr>
            <w:r w:rsidRPr="00292DEB">
              <w:rPr>
                <w:rFonts w:cs="Arial"/>
                <w:lang w:val="fr-BE"/>
              </w:rPr>
              <w:t>Pas d'exemptions.</w:t>
            </w:r>
          </w:p>
          <w:p w14:paraId="57323861" w14:textId="77777777" w:rsidR="004945ED" w:rsidRPr="00292DEB" w:rsidRDefault="004945ED" w:rsidP="004945ED">
            <w:pPr>
              <w:pStyle w:val="ListBullet"/>
              <w:numPr>
                <w:ilvl w:val="0"/>
                <w:numId w:val="0"/>
              </w:numPr>
              <w:spacing w:after="0" w:line="276" w:lineRule="auto"/>
              <w:ind w:left="113" w:hanging="113"/>
              <w:rPr>
                <w:lang w:val="fr-BE"/>
              </w:rPr>
            </w:pPr>
          </w:p>
        </w:tc>
        <w:tc>
          <w:tcPr>
            <w:tcW w:w="1370" w:type="pct"/>
          </w:tcPr>
          <w:p w14:paraId="574655B8" w14:textId="77777777" w:rsidR="004945ED" w:rsidRPr="00292DEB" w:rsidRDefault="004945ED" w:rsidP="004945ED">
            <w:pPr>
              <w:pStyle w:val="Normal0"/>
              <w:pBdr>
                <w:top w:val="nil"/>
                <w:left w:val="nil"/>
                <w:bottom w:val="nil"/>
                <w:right w:val="nil"/>
                <w:between w:val="nil"/>
              </w:pBdr>
              <w:spacing w:after="0"/>
              <w:rPr>
                <w:color w:val="000000"/>
                <w:sz w:val="15"/>
                <w:szCs w:val="15"/>
              </w:rPr>
            </w:pPr>
            <w:r w:rsidRPr="00292DEB">
              <w:rPr>
                <w:b/>
                <w:color w:val="FF0000"/>
                <w:sz w:val="15"/>
                <w:szCs w:val="15"/>
              </w:rPr>
              <w:t>E-II-03-EL</w:t>
            </w:r>
          </w:p>
          <w:p w14:paraId="405368CF" w14:textId="77777777" w:rsidR="004945ED" w:rsidRPr="00292DEB" w:rsidRDefault="004945ED" w:rsidP="004945ED">
            <w:pPr>
              <w:pStyle w:val="Normal0"/>
              <w:numPr>
                <w:ilvl w:val="0"/>
                <w:numId w:val="109"/>
              </w:numPr>
              <w:pBdr>
                <w:top w:val="nil"/>
                <w:left w:val="nil"/>
                <w:bottom w:val="nil"/>
                <w:right w:val="nil"/>
                <w:between w:val="nil"/>
              </w:pBdr>
              <w:tabs>
                <w:tab w:val="left" w:pos="113"/>
                <w:tab w:val="left" w:pos="0"/>
                <w:tab w:val="left" w:pos="502"/>
              </w:tabs>
              <w:spacing w:before="0" w:after="0"/>
              <w:rPr>
                <w:color w:val="000000"/>
                <w:sz w:val="15"/>
                <w:szCs w:val="15"/>
                <w:lang w:val="en-GB"/>
              </w:rPr>
            </w:pPr>
            <w:r w:rsidRPr="00292DEB">
              <w:rPr>
                <w:color w:val="000000"/>
                <w:sz w:val="15"/>
                <w:szCs w:val="15"/>
                <w:lang w:val="en-GB"/>
              </w:rPr>
              <w:t>Employees and persons assimilated thereto.</w:t>
            </w:r>
          </w:p>
          <w:p w14:paraId="5AE8956E" w14:textId="77777777" w:rsidR="004945ED" w:rsidRPr="00292DEB" w:rsidRDefault="004945ED" w:rsidP="004945ED">
            <w:pPr>
              <w:pStyle w:val="Normal0"/>
              <w:numPr>
                <w:ilvl w:val="0"/>
                <w:numId w:val="109"/>
              </w:numPr>
              <w:pBdr>
                <w:top w:val="nil"/>
                <w:left w:val="nil"/>
                <w:bottom w:val="nil"/>
                <w:right w:val="nil"/>
                <w:between w:val="nil"/>
              </w:pBdr>
              <w:tabs>
                <w:tab w:val="left" w:pos="0"/>
                <w:tab w:val="left" w:pos="113"/>
                <w:tab w:val="left" w:pos="502"/>
              </w:tabs>
              <w:spacing w:before="0" w:after="0"/>
              <w:rPr>
                <w:color w:val="000000"/>
                <w:sz w:val="15"/>
                <w:szCs w:val="15"/>
              </w:rPr>
            </w:pPr>
            <w:proofErr w:type="spellStart"/>
            <w:r w:rsidRPr="00292DEB">
              <w:rPr>
                <w:color w:val="000000"/>
                <w:sz w:val="15"/>
                <w:szCs w:val="15"/>
              </w:rPr>
              <w:t>Pensioners</w:t>
            </w:r>
            <w:proofErr w:type="spellEnd"/>
            <w:r w:rsidRPr="00292DEB">
              <w:rPr>
                <w:color w:val="000000"/>
                <w:sz w:val="15"/>
                <w:szCs w:val="15"/>
              </w:rPr>
              <w:t>.</w:t>
            </w:r>
          </w:p>
          <w:p w14:paraId="27B97AB3" w14:textId="77777777" w:rsidR="004945ED" w:rsidRPr="00292DEB" w:rsidRDefault="004945ED" w:rsidP="004945ED">
            <w:pPr>
              <w:pStyle w:val="Normal0"/>
              <w:numPr>
                <w:ilvl w:val="0"/>
                <w:numId w:val="109"/>
              </w:numPr>
              <w:pBdr>
                <w:top w:val="nil"/>
                <w:left w:val="nil"/>
                <w:bottom w:val="nil"/>
                <w:right w:val="nil"/>
                <w:between w:val="nil"/>
              </w:pBdr>
              <w:tabs>
                <w:tab w:val="left" w:pos="0"/>
                <w:tab w:val="left" w:pos="113"/>
                <w:tab w:val="left" w:pos="502"/>
              </w:tabs>
              <w:spacing w:before="0" w:after="0"/>
              <w:rPr>
                <w:color w:val="000000"/>
                <w:sz w:val="15"/>
                <w:szCs w:val="15"/>
              </w:rPr>
            </w:pPr>
            <w:proofErr w:type="spellStart"/>
            <w:r w:rsidRPr="00292DEB">
              <w:rPr>
                <w:color w:val="000000"/>
                <w:sz w:val="15"/>
                <w:szCs w:val="15"/>
              </w:rPr>
              <w:t>Unemployed</w:t>
            </w:r>
            <w:proofErr w:type="spellEnd"/>
            <w:r w:rsidRPr="00292DEB">
              <w:rPr>
                <w:color w:val="000000"/>
                <w:sz w:val="15"/>
                <w:szCs w:val="15"/>
              </w:rPr>
              <w:t>.</w:t>
            </w:r>
          </w:p>
          <w:p w14:paraId="11A4E16C" w14:textId="77777777" w:rsidR="004945ED" w:rsidRPr="00292DEB" w:rsidRDefault="004945ED" w:rsidP="004945ED">
            <w:pPr>
              <w:pStyle w:val="Normal0"/>
              <w:pBdr>
                <w:top w:val="nil"/>
                <w:left w:val="nil"/>
                <w:bottom w:val="nil"/>
                <w:right w:val="nil"/>
                <w:between w:val="nil"/>
              </w:pBdr>
              <w:spacing w:after="0"/>
              <w:rPr>
                <w:color w:val="000000"/>
                <w:sz w:val="15"/>
                <w:szCs w:val="15"/>
              </w:rPr>
            </w:pPr>
          </w:p>
          <w:p w14:paraId="7D68AF24" w14:textId="4238DEA6" w:rsidR="004945ED" w:rsidRPr="00292DEB" w:rsidRDefault="004945ED" w:rsidP="004945ED">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 xml:space="preserve">No exemptions </w:t>
            </w:r>
            <w:ins w:id="126" w:author="Author">
              <w:r w:rsidR="003176B1" w:rsidRPr="00292DEB">
                <w:rPr>
                  <w:color w:val="000000"/>
                  <w:sz w:val="15"/>
                  <w:szCs w:val="15"/>
                  <w:lang w:val="en-GB"/>
                </w:rPr>
                <w:t>from paying contributions</w:t>
              </w:r>
            </w:ins>
            <w:r w:rsidRPr="00292DEB">
              <w:rPr>
                <w:color w:val="000000"/>
                <w:sz w:val="15"/>
                <w:szCs w:val="15"/>
                <w:lang w:val="en-GB"/>
              </w:rPr>
              <w:t>.</w:t>
            </w:r>
          </w:p>
          <w:p w14:paraId="4846E444" w14:textId="34140026"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GB"/>
              </w:rPr>
            </w:pPr>
            <w:ins w:id="127" w:author="Author">
              <w:r w:rsidRPr="00292DEB">
                <w:rPr>
                  <w:sz w:val="15"/>
                  <w:szCs w:val="15"/>
                  <w:lang w:val="en-US"/>
                </w:rPr>
                <w:t>Except for the unemployed who are entitled to hospital and medical care only in public health care services (</w:t>
              </w:r>
              <w:r w:rsidRPr="00292DEB">
                <w:rPr>
                  <w:color w:val="008000"/>
                  <w:sz w:val="15"/>
                  <w:szCs w:val="15"/>
                  <w:lang w:val="en-US"/>
                </w:rPr>
                <w:t>law 4368/2016</w:t>
              </w:r>
              <w:r w:rsidRPr="00292DEB">
                <w:rPr>
                  <w:sz w:val="15"/>
                  <w:szCs w:val="15"/>
                  <w:lang w:val="en-US"/>
                </w:rPr>
                <w:t>).</w:t>
              </w:r>
            </w:ins>
          </w:p>
        </w:tc>
        <w:tc>
          <w:tcPr>
            <w:tcW w:w="167" w:type="pct"/>
          </w:tcPr>
          <w:p w14:paraId="2876323D"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288C44E3" w14:textId="77777777" w:rsidR="004945ED" w:rsidRPr="00292DEB" w:rsidRDefault="004945ED" w:rsidP="004945ED">
            <w:pPr>
              <w:spacing w:line="276" w:lineRule="auto"/>
              <w:rPr>
                <w:rFonts w:cs="Arial"/>
                <w:color w:val="0000FF"/>
                <w:lang w:val="en-US"/>
              </w:rPr>
            </w:pPr>
          </w:p>
        </w:tc>
        <w:tc>
          <w:tcPr>
            <w:tcW w:w="127" w:type="pct"/>
          </w:tcPr>
          <w:p w14:paraId="59720EBF" w14:textId="77777777" w:rsidR="004945ED" w:rsidRPr="00292DEB" w:rsidRDefault="004945ED" w:rsidP="004945ED">
            <w:pPr>
              <w:spacing w:line="276" w:lineRule="auto"/>
              <w:rPr>
                <w:rFonts w:cs="Arial"/>
                <w:color w:val="0000FF"/>
                <w:lang w:val="fr-FR"/>
              </w:rPr>
            </w:pPr>
            <w:r w:rsidRPr="00292DEB">
              <w:rPr>
                <w:rFonts w:cs="Arial"/>
                <w:color w:val="0000FF"/>
                <w:lang w:val="fr-FR"/>
              </w:rPr>
              <w:t>3</w:t>
            </w:r>
          </w:p>
          <w:p w14:paraId="0F1B1B03" w14:textId="77777777" w:rsidR="004945ED" w:rsidRPr="00292DEB" w:rsidRDefault="004945ED" w:rsidP="004945ED">
            <w:pPr>
              <w:spacing w:line="276" w:lineRule="auto"/>
              <w:rPr>
                <w:rFonts w:cs="Arial"/>
                <w:color w:val="0000FF"/>
                <w:lang w:val="en-US"/>
              </w:rPr>
            </w:pPr>
          </w:p>
        </w:tc>
        <w:tc>
          <w:tcPr>
            <w:tcW w:w="402" w:type="pct"/>
          </w:tcPr>
          <w:p w14:paraId="1BA7F924"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6959AF9A" w14:textId="77777777" w:rsidR="004945ED" w:rsidRPr="00292DEB" w:rsidRDefault="004945ED" w:rsidP="004945ED">
            <w:pPr>
              <w:spacing w:line="276" w:lineRule="auto"/>
              <w:rPr>
                <w:rFonts w:cs="Arial"/>
                <w:color w:val="0000FF"/>
                <w:lang w:val="en-US"/>
              </w:rPr>
            </w:pPr>
          </w:p>
        </w:tc>
      </w:tr>
      <w:tr w:rsidR="004945ED" w:rsidRPr="00292DEB" w14:paraId="1D932A92" w14:textId="77777777" w:rsidTr="005D0FED">
        <w:tc>
          <w:tcPr>
            <w:tcW w:w="193" w:type="pct"/>
          </w:tcPr>
          <w:p w14:paraId="160D8F35" w14:textId="77777777" w:rsidR="004945ED" w:rsidRPr="00292DEB" w:rsidRDefault="004945ED" w:rsidP="004945ED">
            <w:pPr>
              <w:spacing w:line="276" w:lineRule="auto"/>
              <w:jc w:val="left"/>
              <w:rPr>
                <w:rFonts w:cs="Arial"/>
                <w:lang w:val="en-GB"/>
              </w:rPr>
            </w:pPr>
            <w:r w:rsidRPr="00292DEB">
              <w:rPr>
                <w:rFonts w:cs="Arial"/>
                <w:lang w:val="en-GB"/>
              </w:rPr>
              <w:t>EL</w:t>
            </w:r>
          </w:p>
          <w:p w14:paraId="43F976EE" w14:textId="213B8F6A"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10589923" w14:textId="77777777" w:rsidR="004945ED" w:rsidRPr="00292DEB" w:rsidRDefault="004945ED" w:rsidP="004945ED">
            <w:pPr>
              <w:spacing w:line="276" w:lineRule="auto"/>
              <w:rPr>
                <w:rFonts w:cs="Arial"/>
              </w:rPr>
            </w:pPr>
          </w:p>
        </w:tc>
        <w:tc>
          <w:tcPr>
            <w:tcW w:w="1370" w:type="pct"/>
          </w:tcPr>
          <w:p w14:paraId="17F6DF6B" w14:textId="77777777" w:rsidR="004945ED" w:rsidRPr="00292DEB" w:rsidRDefault="004945ED" w:rsidP="004945ED">
            <w:pPr>
              <w:spacing w:line="276" w:lineRule="auto"/>
              <w:rPr>
                <w:rFonts w:cs="Arial"/>
                <w:lang w:val="fr-BE"/>
              </w:rPr>
            </w:pPr>
          </w:p>
        </w:tc>
        <w:tc>
          <w:tcPr>
            <w:tcW w:w="1370" w:type="pct"/>
          </w:tcPr>
          <w:p w14:paraId="7E56863F"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E-II-04-EL</w:t>
            </w:r>
          </w:p>
          <w:p w14:paraId="1AAA643A" w14:textId="2F583975" w:rsidR="003176B1" w:rsidRPr="00292DEB" w:rsidRDefault="003176B1" w:rsidP="004945ED">
            <w:pPr>
              <w:pStyle w:val="Normal0"/>
              <w:pBdr>
                <w:top w:val="nil"/>
                <w:left w:val="nil"/>
                <w:bottom w:val="nil"/>
                <w:right w:val="nil"/>
                <w:between w:val="nil"/>
              </w:pBdr>
              <w:spacing w:after="0" w:line="276" w:lineRule="auto"/>
              <w:rPr>
                <w:b/>
                <w:color w:val="FF0000"/>
                <w:sz w:val="15"/>
                <w:szCs w:val="15"/>
                <w:lang w:val="en-GB"/>
              </w:rPr>
            </w:pPr>
            <w:ins w:id="128" w:author="Author">
              <w:r w:rsidRPr="00292DEB">
                <w:rPr>
                  <w:bCs/>
                  <w:sz w:val="15"/>
                  <w:szCs w:val="15"/>
                  <w:lang w:val="en-GB"/>
                </w:rPr>
                <w:t>All types of employees, self-employed or other</w:t>
              </w:r>
              <w:r w:rsidRPr="00292DEB">
                <w:rPr>
                  <w:sz w:val="15"/>
                  <w:szCs w:val="15"/>
                  <w:lang w:val="en-GB"/>
                </w:rPr>
                <w:t xml:space="preserve"> groups legally active on the labour market are covered.</w:t>
              </w:r>
            </w:ins>
          </w:p>
        </w:tc>
        <w:tc>
          <w:tcPr>
            <w:tcW w:w="167" w:type="pct"/>
          </w:tcPr>
          <w:p w14:paraId="07ACA542"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7952F94F" w14:textId="77777777" w:rsidR="004945ED" w:rsidRPr="00292DEB" w:rsidRDefault="004945ED" w:rsidP="004945ED">
            <w:pPr>
              <w:spacing w:line="276" w:lineRule="auto"/>
              <w:rPr>
                <w:rFonts w:cs="Arial"/>
                <w:color w:val="0000FF"/>
              </w:rPr>
            </w:pPr>
          </w:p>
        </w:tc>
        <w:tc>
          <w:tcPr>
            <w:tcW w:w="127" w:type="pct"/>
          </w:tcPr>
          <w:p w14:paraId="054C8FB9" w14:textId="77777777" w:rsidR="004945ED" w:rsidRPr="00292DEB" w:rsidRDefault="004945ED" w:rsidP="004945ED">
            <w:pPr>
              <w:spacing w:line="276" w:lineRule="auto"/>
              <w:rPr>
                <w:rFonts w:cs="Arial"/>
                <w:color w:val="0000FF"/>
                <w:lang w:val="fr-FR"/>
              </w:rPr>
            </w:pPr>
            <w:r w:rsidRPr="00292DEB">
              <w:rPr>
                <w:rFonts w:cs="Arial"/>
                <w:color w:val="0000FF"/>
                <w:lang w:val="fr-FR"/>
              </w:rPr>
              <w:t>4</w:t>
            </w:r>
          </w:p>
          <w:p w14:paraId="6D80B3D6" w14:textId="77777777" w:rsidR="004945ED" w:rsidRPr="00292DEB" w:rsidRDefault="004945ED" w:rsidP="004945ED">
            <w:pPr>
              <w:spacing w:line="276" w:lineRule="auto"/>
              <w:rPr>
                <w:rFonts w:cs="Arial"/>
                <w:color w:val="0000FF"/>
              </w:rPr>
            </w:pPr>
          </w:p>
        </w:tc>
        <w:tc>
          <w:tcPr>
            <w:tcW w:w="402" w:type="pct"/>
          </w:tcPr>
          <w:p w14:paraId="7B337D0A"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333BF0D7" w14:textId="77777777" w:rsidR="004945ED" w:rsidRPr="00292DEB" w:rsidRDefault="004945ED" w:rsidP="004945ED">
            <w:pPr>
              <w:spacing w:line="276" w:lineRule="auto"/>
              <w:rPr>
                <w:rFonts w:cs="Arial"/>
                <w:color w:val="0000FF"/>
              </w:rPr>
            </w:pPr>
          </w:p>
        </w:tc>
      </w:tr>
      <w:tr w:rsidR="004945ED" w:rsidRPr="00292DEB" w14:paraId="798DBDB5" w14:textId="77777777" w:rsidTr="005D0FED">
        <w:tc>
          <w:tcPr>
            <w:tcW w:w="193" w:type="pct"/>
          </w:tcPr>
          <w:p w14:paraId="0150E47E" w14:textId="77777777" w:rsidR="004945ED" w:rsidRPr="00292DEB" w:rsidRDefault="004945ED" w:rsidP="004945ED">
            <w:pPr>
              <w:spacing w:line="276" w:lineRule="auto"/>
              <w:jc w:val="left"/>
              <w:rPr>
                <w:rFonts w:cs="Arial"/>
                <w:lang w:val="es-ES"/>
              </w:rPr>
            </w:pPr>
            <w:r w:rsidRPr="00292DEB">
              <w:rPr>
                <w:rFonts w:cs="Arial"/>
                <w:lang w:val="es-ES"/>
              </w:rPr>
              <w:t>EL</w:t>
            </w:r>
          </w:p>
          <w:p w14:paraId="175A72FE" w14:textId="77777777" w:rsidR="004945ED" w:rsidRPr="00292DEB" w:rsidRDefault="004945ED" w:rsidP="004945ED">
            <w:pPr>
              <w:spacing w:line="276" w:lineRule="auto"/>
              <w:jc w:val="left"/>
              <w:rPr>
                <w:rFonts w:cs="Arial"/>
                <w:lang w:val="es-ES"/>
              </w:rPr>
            </w:pPr>
            <w:r w:rsidRPr="00292DEB">
              <w:rPr>
                <w:rFonts w:cs="Arial"/>
                <w:lang w:val="es-ES"/>
              </w:rPr>
              <w:t>EL</w:t>
            </w:r>
          </w:p>
          <w:p w14:paraId="03FA3D1D" w14:textId="77777777" w:rsidR="004945ED" w:rsidRPr="00292DEB" w:rsidRDefault="004945ED" w:rsidP="004945ED">
            <w:pPr>
              <w:spacing w:line="276" w:lineRule="auto"/>
              <w:jc w:val="left"/>
              <w:rPr>
                <w:rFonts w:cs="Arial"/>
                <w:lang w:val="es-ES"/>
              </w:rPr>
            </w:pPr>
            <w:r w:rsidRPr="00292DEB">
              <w:rPr>
                <w:rFonts w:cs="Arial"/>
                <w:lang w:val="es-ES"/>
              </w:rPr>
              <w:t>EL</w:t>
            </w:r>
          </w:p>
          <w:p w14:paraId="3207416A" w14:textId="77777777" w:rsidR="004945ED" w:rsidRPr="00292DEB" w:rsidRDefault="004945ED" w:rsidP="004945ED">
            <w:pPr>
              <w:spacing w:line="276" w:lineRule="auto"/>
              <w:jc w:val="left"/>
              <w:rPr>
                <w:rFonts w:cs="Arial"/>
                <w:lang w:val="es-ES"/>
              </w:rPr>
            </w:pPr>
            <w:r w:rsidRPr="00292DEB">
              <w:rPr>
                <w:rFonts w:cs="Arial"/>
                <w:lang w:val="es-ES"/>
              </w:rPr>
              <w:t>EL</w:t>
            </w:r>
          </w:p>
          <w:p w14:paraId="5B65405B" w14:textId="77777777" w:rsidR="004945ED" w:rsidRPr="00292DEB" w:rsidRDefault="004945ED" w:rsidP="004945ED">
            <w:pPr>
              <w:spacing w:line="276" w:lineRule="auto"/>
              <w:jc w:val="left"/>
              <w:rPr>
                <w:rFonts w:cs="Arial"/>
                <w:lang w:val="es-ES"/>
              </w:rPr>
            </w:pPr>
            <w:r w:rsidRPr="00292DEB">
              <w:rPr>
                <w:rFonts w:cs="Arial"/>
                <w:lang w:val="es-ES"/>
              </w:rPr>
              <w:t>EL</w:t>
            </w:r>
          </w:p>
          <w:p w14:paraId="5662D822" w14:textId="77777777" w:rsidR="004945ED" w:rsidRPr="00292DEB" w:rsidRDefault="004945ED" w:rsidP="004945ED">
            <w:pPr>
              <w:spacing w:line="276" w:lineRule="auto"/>
              <w:jc w:val="left"/>
              <w:rPr>
                <w:rFonts w:cs="Arial"/>
                <w:lang w:val="es-ES"/>
              </w:rPr>
            </w:pPr>
            <w:r w:rsidRPr="00292DEB">
              <w:rPr>
                <w:rFonts w:cs="Arial"/>
                <w:lang w:val="es-ES"/>
              </w:rPr>
              <w:t>EL</w:t>
            </w:r>
          </w:p>
          <w:p w14:paraId="290A7641" w14:textId="77777777" w:rsidR="004945ED" w:rsidRPr="00292DEB" w:rsidRDefault="004945ED" w:rsidP="004945ED">
            <w:pPr>
              <w:spacing w:line="276" w:lineRule="auto"/>
              <w:jc w:val="left"/>
              <w:rPr>
                <w:rFonts w:cs="Arial"/>
                <w:lang w:val="en-GB"/>
              </w:rPr>
            </w:pPr>
            <w:r w:rsidRPr="00292DEB">
              <w:rPr>
                <w:rFonts w:cs="Arial"/>
                <w:lang w:val="en-GB"/>
              </w:rPr>
              <w:t>EL</w:t>
            </w:r>
          </w:p>
          <w:p w14:paraId="2306D611" w14:textId="116776A8"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54813C1F" w14:textId="77777777" w:rsidR="004945ED" w:rsidRPr="00292DEB" w:rsidRDefault="004945ED" w:rsidP="004945ED">
            <w:pPr>
              <w:spacing w:line="276" w:lineRule="auto"/>
              <w:rPr>
                <w:rFonts w:cs="Arial"/>
                <w:bCs/>
              </w:rPr>
            </w:pPr>
            <w:r w:rsidRPr="00292DEB">
              <w:rPr>
                <w:rFonts w:cs="Arial"/>
              </w:rPr>
              <w:t>Möglichkeit einer freiwilligen Versicherung für Personen, die aufgrund von Langzeitarbeitslosigkeit nicht mehr versichert sind, oder für Geschiedene, die zuvor familienversichert waren.</w:t>
            </w:r>
          </w:p>
          <w:p w14:paraId="7E948548" w14:textId="7CEC658C" w:rsidR="004945ED" w:rsidRPr="00292DEB" w:rsidRDefault="004945ED" w:rsidP="004945ED">
            <w:pPr>
              <w:spacing w:line="276" w:lineRule="auto"/>
              <w:rPr>
                <w:rFonts w:cs="Arial"/>
              </w:rPr>
            </w:pPr>
            <w:r w:rsidRPr="00292DEB">
              <w:rPr>
                <w:rFonts w:cs="Arial"/>
                <w:bCs/>
              </w:rPr>
              <w:t>Freiwillig Versicherte zahlen die gleichen Beitragssätze. Sie erhalten die gleichen Leistungen wie Pflichtversicherte.</w:t>
            </w:r>
          </w:p>
        </w:tc>
        <w:tc>
          <w:tcPr>
            <w:tcW w:w="1370" w:type="pct"/>
          </w:tcPr>
          <w:p w14:paraId="36F27FF8" w14:textId="77777777" w:rsidR="004945ED" w:rsidRPr="00292DEB" w:rsidRDefault="004945ED" w:rsidP="004945ED">
            <w:pPr>
              <w:spacing w:line="276" w:lineRule="auto"/>
              <w:rPr>
                <w:rFonts w:cs="Arial"/>
                <w:bCs/>
                <w:lang w:val="fr-BE"/>
              </w:rPr>
            </w:pPr>
            <w:r w:rsidRPr="00292DEB">
              <w:rPr>
                <w:rFonts w:cs="Arial"/>
                <w:lang w:val="fr-BE"/>
              </w:rPr>
              <w:t xml:space="preserve">Assurance volontaire possible pour les personnes qui ne sont plus assurées </w:t>
            </w:r>
            <w:proofErr w:type="gramStart"/>
            <w:r w:rsidRPr="00292DEB">
              <w:rPr>
                <w:rFonts w:cs="Arial"/>
                <w:lang w:val="fr-BE"/>
              </w:rPr>
              <w:t>suite à une</w:t>
            </w:r>
            <w:proofErr w:type="gramEnd"/>
            <w:r w:rsidRPr="00292DEB">
              <w:rPr>
                <w:rFonts w:cs="Arial"/>
                <w:lang w:val="fr-BE"/>
              </w:rPr>
              <w:t xml:space="preserve"> situation de chômage de longue durée ou parce qu'elles étaient à charge et que la dépendance s'est arrêtée du fait d'un divorce.</w:t>
            </w:r>
          </w:p>
          <w:p w14:paraId="10242789" w14:textId="77777777" w:rsidR="004945ED" w:rsidRPr="00292DEB" w:rsidRDefault="004945ED" w:rsidP="004945ED">
            <w:pPr>
              <w:spacing w:line="276" w:lineRule="auto"/>
              <w:rPr>
                <w:rFonts w:cs="Arial"/>
                <w:bCs/>
                <w:lang w:val="fr-BE"/>
              </w:rPr>
            </w:pPr>
            <w:r w:rsidRPr="00292DEB">
              <w:rPr>
                <w:rFonts w:cs="Arial"/>
                <w:bCs/>
                <w:lang w:val="fr-BE"/>
              </w:rPr>
              <w:t xml:space="preserve">Les personnes assurées à titre volontaire paient des taux de cotisation différents, </w:t>
            </w:r>
            <w:r w:rsidRPr="00292DEB">
              <w:rPr>
                <w:rFonts w:cs="Arial"/>
                <w:bCs/>
                <w:lang w:val="fr-BE"/>
              </w:rPr>
              <w:lastRenderedPageBreak/>
              <w:t xml:space="preserve">mais bénéficient des mêmes prestations que les personnes assurées à titre obligatoire. </w:t>
            </w:r>
          </w:p>
          <w:p w14:paraId="52D6FD21" w14:textId="77777777" w:rsidR="004945ED" w:rsidRPr="00292DEB" w:rsidRDefault="004945ED" w:rsidP="004945ED">
            <w:pPr>
              <w:spacing w:line="276" w:lineRule="auto"/>
              <w:rPr>
                <w:rFonts w:cs="Arial"/>
                <w:lang w:val="fr-BE"/>
              </w:rPr>
            </w:pPr>
          </w:p>
        </w:tc>
        <w:tc>
          <w:tcPr>
            <w:tcW w:w="1370" w:type="pct"/>
          </w:tcPr>
          <w:p w14:paraId="52850EF7"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E-II-05-EL</w:t>
            </w:r>
          </w:p>
          <w:p w14:paraId="559BF49E" w14:textId="77777777" w:rsidR="004945ED" w:rsidRPr="00292DEB" w:rsidRDefault="004945ED" w:rsidP="004945ED">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Voluntary insurance possible for persons who are no longer insured because of long-term unemployment, or because they were insured as dependants and this dependency does no longer exist due to a divorce.</w:t>
            </w:r>
          </w:p>
          <w:p w14:paraId="2FEDABCF" w14:textId="5B0437E6"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lastRenderedPageBreak/>
              <w:t>Voluntarily insured do not pay different contribution rates. They receive the same benefits as those compulsorily insured.</w:t>
            </w:r>
          </w:p>
        </w:tc>
        <w:tc>
          <w:tcPr>
            <w:tcW w:w="167" w:type="pct"/>
          </w:tcPr>
          <w:p w14:paraId="65326F44" w14:textId="77777777" w:rsidR="004945ED" w:rsidRPr="00292DEB" w:rsidRDefault="004945ED" w:rsidP="004945ED">
            <w:pPr>
              <w:spacing w:line="276" w:lineRule="auto"/>
              <w:rPr>
                <w:rFonts w:cs="Arial"/>
                <w:color w:val="0000FF"/>
                <w:lang w:val="fr-FR"/>
              </w:rPr>
            </w:pPr>
            <w:r w:rsidRPr="00292DEB">
              <w:rPr>
                <w:rFonts w:cs="Arial"/>
                <w:color w:val="0000FF"/>
                <w:lang w:val="fr-FR"/>
              </w:rPr>
              <w:lastRenderedPageBreak/>
              <w:t>2</w:t>
            </w:r>
          </w:p>
          <w:p w14:paraId="51383C91" w14:textId="77777777" w:rsidR="004945ED" w:rsidRPr="00292DEB" w:rsidRDefault="004945ED" w:rsidP="004945ED">
            <w:pPr>
              <w:spacing w:line="276" w:lineRule="auto"/>
              <w:rPr>
                <w:rFonts w:cs="Arial"/>
                <w:color w:val="0000FF"/>
                <w:lang w:val="en-US"/>
              </w:rPr>
            </w:pPr>
          </w:p>
        </w:tc>
        <w:tc>
          <w:tcPr>
            <w:tcW w:w="127" w:type="pct"/>
          </w:tcPr>
          <w:p w14:paraId="5AE37358" w14:textId="77777777" w:rsidR="004945ED" w:rsidRPr="00292DEB" w:rsidRDefault="004945ED" w:rsidP="004945ED">
            <w:pPr>
              <w:spacing w:line="276" w:lineRule="auto"/>
              <w:rPr>
                <w:rFonts w:cs="Arial"/>
                <w:color w:val="0000FF"/>
                <w:lang w:val="fr-FR"/>
              </w:rPr>
            </w:pPr>
            <w:r w:rsidRPr="00292DEB">
              <w:rPr>
                <w:rFonts w:cs="Arial"/>
                <w:color w:val="0000FF"/>
                <w:lang w:val="fr-FR"/>
              </w:rPr>
              <w:t>5</w:t>
            </w:r>
          </w:p>
          <w:p w14:paraId="2809E362" w14:textId="77777777" w:rsidR="004945ED" w:rsidRPr="00292DEB" w:rsidRDefault="004945ED" w:rsidP="004945ED">
            <w:pPr>
              <w:spacing w:line="276" w:lineRule="auto"/>
              <w:rPr>
                <w:rFonts w:cs="Arial"/>
                <w:color w:val="0000FF"/>
                <w:lang w:val="en-US"/>
              </w:rPr>
            </w:pPr>
          </w:p>
        </w:tc>
        <w:tc>
          <w:tcPr>
            <w:tcW w:w="402" w:type="pct"/>
          </w:tcPr>
          <w:p w14:paraId="6E7E7040" w14:textId="77777777" w:rsidR="004945ED" w:rsidRPr="00292DEB" w:rsidRDefault="004945ED" w:rsidP="004945ED">
            <w:pPr>
              <w:spacing w:line="276" w:lineRule="auto"/>
              <w:rPr>
                <w:rFonts w:cs="Arial"/>
                <w:color w:val="0000FF"/>
              </w:rPr>
            </w:pPr>
            <w:r w:rsidRPr="00292DEB">
              <w:rPr>
                <w:rFonts w:cs="Arial"/>
                <w:color w:val="0000FF"/>
              </w:rPr>
              <w:t>GREECE</w:t>
            </w:r>
          </w:p>
          <w:p w14:paraId="2105E0CC" w14:textId="77777777" w:rsidR="004945ED" w:rsidRPr="00292DEB" w:rsidRDefault="004945ED" w:rsidP="004945ED">
            <w:pPr>
              <w:spacing w:line="276" w:lineRule="auto"/>
              <w:rPr>
                <w:rFonts w:cs="Arial"/>
                <w:color w:val="0000FF"/>
                <w:lang w:val="en-US"/>
              </w:rPr>
            </w:pPr>
          </w:p>
        </w:tc>
      </w:tr>
      <w:tr w:rsidR="004945ED" w:rsidRPr="00292DEB" w14:paraId="31C8A434" w14:textId="77777777" w:rsidTr="005D0FED">
        <w:tc>
          <w:tcPr>
            <w:tcW w:w="193" w:type="pct"/>
          </w:tcPr>
          <w:p w14:paraId="03A531E1" w14:textId="77777777" w:rsidR="004945ED" w:rsidRPr="00292DEB" w:rsidRDefault="004945ED" w:rsidP="004945ED">
            <w:pPr>
              <w:spacing w:line="276" w:lineRule="auto"/>
              <w:jc w:val="left"/>
              <w:rPr>
                <w:rFonts w:cs="Arial"/>
                <w:lang w:val="en-GB"/>
              </w:rPr>
            </w:pPr>
            <w:r w:rsidRPr="00292DEB">
              <w:rPr>
                <w:rFonts w:cs="Arial"/>
                <w:lang w:val="en-GB"/>
              </w:rPr>
              <w:t>EL</w:t>
            </w:r>
          </w:p>
          <w:p w14:paraId="73772421" w14:textId="77777777" w:rsidR="004945ED" w:rsidRPr="00292DEB" w:rsidRDefault="004945ED" w:rsidP="004945ED">
            <w:pPr>
              <w:spacing w:line="276" w:lineRule="auto"/>
              <w:jc w:val="left"/>
              <w:rPr>
                <w:rFonts w:cs="Arial"/>
                <w:lang w:val="en-GB"/>
              </w:rPr>
            </w:pPr>
            <w:r w:rsidRPr="00292DEB">
              <w:rPr>
                <w:rFonts w:cs="Arial"/>
                <w:lang w:val="en-GB"/>
              </w:rPr>
              <w:t>EL</w:t>
            </w:r>
          </w:p>
          <w:p w14:paraId="3CB20A50" w14:textId="77777777" w:rsidR="004945ED" w:rsidRPr="00292DEB" w:rsidRDefault="004945ED" w:rsidP="004945ED">
            <w:pPr>
              <w:spacing w:line="276" w:lineRule="auto"/>
              <w:jc w:val="left"/>
              <w:rPr>
                <w:rFonts w:cs="Arial"/>
                <w:lang w:val="en-GB"/>
              </w:rPr>
            </w:pPr>
            <w:r w:rsidRPr="00292DEB">
              <w:rPr>
                <w:rFonts w:cs="Arial"/>
                <w:lang w:val="en-GB"/>
              </w:rPr>
              <w:t>EL</w:t>
            </w:r>
          </w:p>
          <w:p w14:paraId="07ED88D3" w14:textId="15427083"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1400A878" w14:textId="77777777" w:rsidR="004945ED" w:rsidRPr="00292DEB" w:rsidRDefault="004945ED" w:rsidP="004945ED">
            <w:pPr>
              <w:spacing w:line="276" w:lineRule="auto"/>
              <w:rPr>
                <w:rFonts w:eastAsia="Arial" w:cs="Arial"/>
              </w:rPr>
            </w:pPr>
            <w:r w:rsidRPr="00292DEB">
              <w:rPr>
                <w:rFonts w:cs="Arial"/>
              </w:rPr>
              <w:t>Unterhaltsberechtigte Familienmitglieder des Versicherten sind automatisch krankenversichert:</w:t>
            </w:r>
          </w:p>
          <w:p w14:paraId="784BB9C4" w14:textId="77777777" w:rsidR="004945ED" w:rsidRPr="00292DEB" w:rsidRDefault="004945ED" w:rsidP="004945ED">
            <w:pPr>
              <w:numPr>
                <w:ilvl w:val="0"/>
                <w:numId w:val="8"/>
              </w:numPr>
              <w:suppressAutoHyphens/>
              <w:spacing w:line="276" w:lineRule="auto"/>
              <w:rPr>
                <w:rFonts w:eastAsia="Arial" w:cs="Arial"/>
              </w:rPr>
            </w:pPr>
            <w:r w:rsidRPr="00292DEB">
              <w:rPr>
                <w:rFonts w:cs="Arial"/>
              </w:rPr>
              <w:t>Ehepartner, falls nicht selbst versichert</w:t>
            </w:r>
            <w:r w:rsidRPr="00292DEB">
              <w:rPr>
                <w:rFonts w:eastAsia="Arial" w:cs="Arial"/>
              </w:rPr>
              <w:t>;</w:t>
            </w:r>
          </w:p>
          <w:p w14:paraId="0C227A8F" w14:textId="77777777" w:rsidR="004945ED" w:rsidRPr="00292DEB" w:rsidRDefault="004945ED" w:rsidP="004945ED">
            <w:pPr>
              <w:numPr>
                <w:ilvl w:val="0"/>
                <w:numId w:val="8"/>
              </w:numPr>
              <w:suppressAutoHyphens/>
              <w:spacing w:line="276" w:lineRule="auto"/>
              <w:rPr>
                <w:rFonts w:eastAsia="Arial" w:cs="Arial"/>
              </w:rPr>
            </w:pPr>
            <w:r w:rsidRPr="00292DEB">
              <w:rPr>
                <w:rFonts w:eastAsia="Arial" w:cs="Arial"/>
              </w:rPr>
              <w:t xml:space="preserve">Unverheiratete Kinder bis </w:t>
            </w:r>
            <w:r w:rsidRPr="00292DEB">
              <w:rPr>
                <w:rFonts w:eastAsia="Arial" w:cs="Arial"/>
                <w:color w:val="C00000"/>
              </w:rPr>
              <w:t>18</w:t>
            </w:r>
            <w:r w:rsidRPr="00292DEB">
              <w:rPr>
                <w:rFonts w:eastAsia="Arial" w:cs="Arial"/>
              </w:rPr>
              <w:t xml:space="preserve"> Jahre (höchstens </w:t>
            </w:r>
            <w:r w:rsidRPr="00292DEB">
              <w:rPr>
                <w:rFonts w:eastAsia="Arial" w:cs="Arial"/>
                <w:color w:val="C00000"/>
              </w:rPr>
              <w:t>26</w:t>
            </w:r>
            <w:r w:rsidRPr="00292DEB">
              <w:rPr>
                <w:rFonts w:eastAsia="Arial" w:cs="Arial"/>
              </w:rPr>
              <w:t xml:space="preserve"> bei Studium oder Arbeitslosigkeit);</w:t>
            </w:r>
          </w:p>
          <w:p w14:paraId="21C47839" w14:textId="77777777" w:rsidR="004945ED" w:rsidRPr="00292DEB" w:rsidRDefault="004945ED" w:rsidP="004945ED">
            <w:pPr>
              <w:numPr>
                <w:ilvl w:val="0"/>
                <w:numId w:val="8"/>
              </w:numPr>
              <w:suppressAutoHyphens/>
              <w:spacing w:line="276" w:lineRule="auto"/>
              <w:rPr>
                <w:rFonts w:eastAsia="Arial" w:cs="Arial"/>
              </w:rPr>
            </w:pPr>
            <w:r w:rsidRPr="00292DEB">
              <w:rPr>
                <w:rFonts w:eastAsia="Arial" w:cs="Arial"/>
              </w:rPr>
              <w:t xml:space="preserve">Kinder mit Behinderungen (Grad der Behinderung über </w:t>
            </w:r>
            <w:r w:rsidRPr="00292DEB">
              <w:rPr>
                <w:rFonts w:eastAsia="Arial" w:cs="Arial"/>
                <w:color w:val="C00000"/>
              </w:rPr>
              <w:t>67</w:t>
            </w:r>
            <w:r w:rsidRPr="00292DEB">
              <w:rPr>
                <w:rFonts w:eastAsia="Arial" w:cs="Arial"/>
              </w:rPr>
              <w:t>%);</w:t>
            </w:r>
          </w:p>
          <w:p w14:paraId="3E436D46" w14:textId="0944E5FF" w:rsidR="004945ED" w:rsidRPr="00292DEB" w:rsidRDefault="004945ED" w:rsidP="004945ED">
            <w:pPr>
              <w:spacing w:line="276" w:lineRule="auto"/>
              <w:rPr>
                <w:rFonts w:cs="Arial"/>
              </w:rPr>
            </w:pPr>
            <w:r w:rsidRPr="00292DEB">
              <w:rPr>
                <w:rFonts w:eastAsia="Arial" w:cs="Arial"/>
              </w:rPr>
              <w:t>Waisen, Geschwister mit Behinderungen, Eltern und Enkelkinder unter bestimmten Bedingungen.</w:t>
            </w:r>
          </w:p>
        </w:tc>
        <w:tc>
          <w:tcPr>
            <w:tcW w:w="1370" w:type="pct"/>
          </w:tcPr>
          <w:p w14:paraId="560D6F76" w14:textId="77777777" w:rsidR="004945ED" w:rsidRPr="00292DEB" w:rsidRDefault="004945ED" w:rsidP="004945ED">
            <w:pPr>
              <w:spacing w:line="276" w:lineRule="auto"/>
              <w:rPr>
                <w:rFonts w:cs="Arial"/>
                <w:lang w:val="fr-BE"/>
              </w:rPr>
            </w:pPr>
            <w:r w:rsidRPr="00292DEB">
              <w:rPr>
                <w:rFonts w:cs="Arial"/>
                <w:lang w:val="fr-BE"/>
              </w:rPr>
              <w:t xml:space="preserve">Membres de la famille à la charge de l'assuré qui sont automatiquement couverts pour les soins de santé: </w:t>
            </w:r>
          </w:p>
          <w:p w14:paraId="5C79E0A6" w14:textId="77777777" w:rsidR="004945ED" w:rsidRPr="00292DEB" w:rsidRDefault="004945ED" w:rsidP="004945ED">
            <w:pPr>
              <w:pStyle w:val="ListParagraph"/>
              <w:numPr>
                <w:ilvl w:val="0"/>
                <w:numId w:val="8"/>
              </w:numPr>
              <w:suppressAutoHyphens/>
              <w:spacing w:after="0"/>
              <w:jc w:val="both"/>
              <w:rPr>
                <w:rFonts w:ascii="Arial" w:eastAsia="Arial" w:hAnsi="Arial" w:cs="Arial"/>
                <w:sz w:val="15"/>
                <w:szCs w:val="15"/>
                <w:lang w:val="fr-BE"/>
              </w:rPr>
            </w:pPr>
            <w:r w:rsidRPr="00292DEB">
              <w:rPr>
                <w:rFonts w:ascii="Arial" w:eastAsia="Arial" w:hAnsi="Arial" w:cs="Arial"/>
                <w:sz w:val="15"/>
                <w:szCs w:val="15"/>
                <w:lang w:val="fr-BE"/>
              </w:rPr>
              <w:t xml:space="preserve">le conjoint </w:t>
            </w:r>
            <w:proofErr w:type="gramStart"/>
            <w:r w:rsidRPr="00292DEB">
              <w:rPr>
                <w:rFonts w:ascii="Arial" w:eastAsia="Arial" w:hAnsi="Arial" w:cs="Arial"/>
                <w:sz w:val="15"/>
                <w:szCs w:val="15"/>
                <w:lang w:val="fr-BE"/>
              </w:rPr>
              <w:t>si il</w:t>
            </w:r>
            <w:proofErr w:type="gramEnd"/>
            <w:r w:rsidRPr="00292DEB">
              <w:rPr>
                <w:rFonts w:ascii="Arial" w:eastAsia="Arial" w:hAnsi="Arial" w:cs="Arial"/>
                <w:sz w:val="15"/>
                <w:szCs w:val="15"/>
                <w:lang w:val="fr-BE"/>
              </w:rPr>
              <w:t>/elle n’est pas assuré(e) à son propre compte;</w:t>
            </w:r>
          </w:p>
          <w:p w14:paraId="4AAC37E4" w14:textId="77777777" w:rsidR="004945ED" w:rsidRPr="00292DEB" w:rsidRDefault="004945ED" w:rsidP="004945ED">
            <w:pPr>
              <w:pStyle w:val="ListParagraph"/>
              <w:numPr>
                <w:ilvl w:val="0"/>
                <w:numId w:val="8"/>
              </w:numPr>
              <w:suppressAutoHyphens/>
              <w:spacing w:after="0"/>
              <w:ind w:left="57" w:firstLine="0"/>
              <w:contextualSpacing w:val="0"/>
              <w:jc w:val="both"/>
              <w:rPr>
                <w:rFonts w:ascii="Arial" w:eastAsia="Arial" w:hAnsi="Arial" w:cs="Arial"/>
                <w:sz w:val="15"/>
                <w:szCs w:val="15"/>
                <w:lang w:val="fr-BE"/>
              </w:rPr>
            </w:pPr>
            <w:r w:rsidRPr="00292DEB">
              <w:rPr>
                <w:rFonts w:ascii="Arial" w:eastAsia="Arial" w:hAnsi="Arial" w:cs="Arial"/>
                <w:sz w:val="15"/>
                <w:szCs w:val="15"/>
                <w:lang w:val="fr-BE"/>
              </w:rPr>
              <w:t xml:space="preserve">les enfants non mariés jusqu’à </w:t>
            </w:r>
            <w:r w:rsidRPr="00292DEB">
              <w:rPr>
                <w:rFonts w:ascii="Arial" w:eastAsia="Arial" w:hAnsi="Arial" w:cs="Arial"/>
                <w:color w:val="C00000"/>
                <w:sz w:val="15"/>
                <w:szCs w:val="15"/>
                <w:lang w:val="fr-BE"/>
              </w:rPr>
              <w:t>18</w:t>
            </w:r>
            <w:r w:rsidRPr="00292DEB">
              <w:rPr>
                <w:rFonts w:ascii="Arial" w:eastAsia="Arial" w:hAnsi="Arial" w:cs="Arial"/>
                <w:sz w:val="15"/>
                <w:szCs w:val="15"/>
                <w:lang w:val="fr-BE"/>
              </w:rPr>
              <w:t> ans (</w:t>
            </w:r>
            <w:r w:rsidRPr="00292DEB">
              <w:rPr>
                <w:rFonts w:ascii="Arial" w:eastAsia="Arial" w:hAnsi="Arial" w:cs="Arial"/>
                <w:color w:val="C00000"/>
                <w:sz w:val="15"/>
                <w:szCs w:val="15"/>
                <w:lang w:val="fr-BE"/>
              </w:rPr>
              <w:t>26 </w:t>
            </w:r>
            <w:r w:rsidRPr="00292DEB">
              <w:rPr>
                <w:rFonts w:ascii="Arial" w:eastAsia="Arial" w:hAnsi="Arial" w:cs="Arial"/>
                <w:sz w:val="15"/>
                <w:szCs w:val="15"/>
                <w:lang w:val="fr-BE"/>
              </w:rPr>
              <w:t>ans maximum s’ils sont étudiants ou sans emploi);</w:t>
            </w:r>
          </w:p>
          <w:p w14:paraId="4BE8FBC5" w14:textId="77777777" w:rsidR="004945ED" w:rsidRPr="00292DEB" w:rsidRDefault="004945ED" w:rsidP="004945ED">
            <w:pPr>
              <w:pStyle w:val="ListParagraph"/>
              <w:numPr>
                <w:ilvl w:val="0"/>
                <w:numId w:val="8"/>
              </w:numPr>
              <w:suppressAutoHyphens/>
              <w:spacing w:after="0"/>
              <w:ind w:left="57" w:firstLine="0"/>
              <w:contextualSpacing w:val="0"/>
              <w:jc w:val="both"/>
              <w:rPr>
                <w:rFonts w:ascii="Arial" w:hAnsi="Arial" w:cs="Arial"/>
                <w:sz w:val="15"/>
                <w:szCs w:val="15"/>
                <w:lang w:val="fr-BE"/>
              </w:rPr>
            </w:pPr>
            <w:r w:rsidRPr="00292DEB">
              <w:rPr>
                <w:rFonts w:ascii="Arial" w:eastAsia="Arial" w:hAnsi="Arial" w:cs="Arial"/>
                <w:sz w:val="15"/>
                <w:szCs w:val="15"/>
                <w:lang w:val="fr-BE"/>
              </w:rPr>
              <w:t xml:space="preserve">les enfants handicapés (degré de handicap supérieur à </w:t>
            </w:r>
            <w:r w:rsidRPr="00292DEB">
              <w:rPr>
                <w:rFonts w:ascii="Arial" w:eastAsia="Arial" w:hAnsi="Arial" w:cs="Arial"/>
                <w:color w:val="C00000"/>
                <w:sz w:val="15"/>
                <w:szCs w:val="15"/>
                <w:lang w:val="fr-BE"/>
              </w:rPr>
              <w:t>67</w:t>
            </w:r>
            <w:r w:rsidRPr="00292DEB">
              <w:rPr>
                <w:rFonts w:ascii="Arial" w:eastAsia="Arial" w:hAnsi="Arial" w:cs="Arial"/>
                <w:sz w:val="15"/>
                <w:szCs w:val="15"/>
                <w:lang w:val="fr-BE"/>
              </w:rPr>
              <w:t>%);</w:t>
            </w:r>
          </w:p>
          <w:p w14:paraId="670741C9" w14:textId="440F9B85" w:rsidR="004945ED" w:rsidRPr="00292DEB" w:rsidRDefault="004945ED" w:rsidP="004945ED">
            <w:pPr>
              <w:spacing w:line="276" w:lineRule="auto"/>
              <w:rPr>
                <w:rFonts w:cs="Arial"/>
                <w:lang w:val="fr-BE"/>
              </w:rPr>
            </w:pPr>
            <w:r w:rsidRPr="00292DEB">
              <w:rPr>
                <w:rFonts w:eastAsia="Arial" w:cs="Arial"/>
                <w:lang w:val="fr-BE"/>
              </w:rPr>
              <w:t>orphelins, frères et sœurs handicapés, parents et petits-enfants à certaines conditions.</w:t>
            </w:r>
          </w:p>
        </w:tc>
        <w:tc>
          <w:tcPr>
            <w:tcW w:w="1370" w:type="pct"/>
          </w:tcPr>
          <w:p w14:paraId="4BE15EFA"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E-II-06-EL</w:t>
            </w:r>
          </w:p>
          <w:p w14:paraId="2005704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Dependent family members of the insured person are automatically covered for healthcare:</w:t>
            </w:r>
          </w:p>
          <w:p w14:paraId="0BB1AE10" w14:textId="77777777" w:rsidR="004945ED" w:rsidRPr="00292DEB" w:rsidRDefault="004945ED" w:rsidP="004945ED">
            <w:pPr>
              <w:pStyle w:val="Normal0"/>
              <w:numPr>
                <w:ilvl w:val="0"/>
                <w:numId w:val="11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Spouse if not insured on their own;</w:t>
            </w:r>
          </w:p>
          <w:p w14:paraId="3A6F53DC" w14:textId="77777777" w:rsidR="004945ED" w:rsidRPr="00292DEB" w:rsidRDefault="004945ED" w:rsidP="004945ED">
            <w:pPr>
              <w:pStyle w:val="Normal0"/>
              <w:numPr>
                <w:ilvl w:val="0"/>
                <w:numId w:val="11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Unmarried children up to </w:t>
            </w:r>
            <w:r w:rsidRPr="00292DEB">
              <w:rPr>
                <w:color w:val="C00000"/>
                <w:sz w:val="15"/>
                <w:szCs w:val="15"/>
                <w:lang w:val="en-GB"/>
              </w:rPr>
              <w:t>18</w:t>
            </w:r>
            <w:r w:rsidRPr="00292DEB">
              <w:rPr>
                <w:color w:val="000000"/>
                <w:sz w:val="15"/>
                <w:szCs w:val="15"/>
                <w:lang w:val="en-GB"/>
              </w:rPr>
              <w:t xml:space="preserve"> years old (</w:t>
            </w:r>
            <w:r w:rsidRPr="00292DEB">
              <w:rPr>
                <w:color w:val="C00000"/>
                <w:sz w:val="15"/>
                <w:szCs w:val="15"/>
                <w:lang w:val="en-GB"/>
              </w:rPr>
              <w:t>26</w:t>
            </w:r>
            <w:r w:rsidRPr="00292DEB">
              <w:rPr>
                <w:color w:val="000000"/>
                <w:sz w:val="15"/>
                <w:szCs w:val="15"/>
                <w:lang w:val="en-GB"/>
              </w:rPr>
              <w:t xml:space="preserve"> maximum if studying or unemployed);</w:t>
            </w:r>
          </w:p>
          <w:p w14:paraId="5BF0F3AA" w14:textId="77777777" w:rsidR="004945ED" w:rsidRPr="00292DEB" w:rsidRDefault="004945ED" w:rsidP="004945ED">
            <w:pPr>
              <w:pStyle w:val="Normal0"/>
              <w:numPr>
                <w:ilvl w:val="0"/>
                <w:numId w:val="11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Children with disabilities (degree of disability over </w:t>
            </w:r>
            <w:r w:rsidRPr="00292DEB">
              <w:rPr>
                <w:color w:val="C00000"/>
                <w:sz w:val="15"/>
                <w:szCs w:val="15"/>
                <w:lang w:val="en-GB"/>
              </w:rPr>
              <w:t>67%</w:t>
            </w:r>
            <w:r w:rsidRPr="00292DEB">
              <w:rPr>
                <w:color w:val="000000"/>
                <w:sz w:val="15"/>
                <w:szCs w:val="15"/>
                <w:lang w:val="en-GB"/>
              </w:rPr>
              <w:t>);</w:t>
            </w:r>
          </w:p>
          <w:p w14:paraId="45C0AB4E" w14:textId="77777777" w:rsidR="004945ED" w:rsidRPr="00292DEB" w:rsidRDefault="004945ED" w:rsidP="004945ED">
            <w:pPr>
              <w:pStyle w:val="Normal0"/>
              <w:numPr>
                <w:ilvl w:val="0"/>
                <w:numId w:val="11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Orphans, siblings with disabilities, parents and grandchildren under certain conditions.</w:t>
            </w:r>
          </w:p>
          <w:p w14:paraId="16E8C1D1" w14:textId="0E321169"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2CCE988"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7B77283" w14:textId="77777777" w:rsidR="004945ED" w:rsidRPr="00292DEB" w:rsidRDefault="004945ED" w:rsidP="004945ED">
            <w:pPr>
              <w:spacing w:line="276" w:lineRule="auto"/>
              <w:rPr>
                <w:rFonts w:cs="Arial"/>
                <w:color w:val="0000FF"/>
                <w:lang w:val="en-US"/>
              </w:rPr>
            </w:pPr>
          </w:p>
        </w:tc>
        <w:tc>
          <w:tcPr>
            <w:tcW w:w="127" w:type="pct"/>
          </w:tcPr>
          <w:p w14:paraId="6A27FC31" w14:textId="77777777" w:rsidR="004945ED" w:rsidRPr="00292DEB" w:rsidRDefault="004945ED" w:rsidP="004945ED">
            <w:pPr>
              <w:spacing w:line="276" w:lineRule="auto"/>
              <w:rPr>
                <w:rFonts w:cs="Arial"/>
                <w:color w:val="0000FF"/>
                <w:lang w:val="fr-FR"/>
              </w:rPr>
            </w:pPr>
            <w:r w:rsidRPr="00292DEB">
              <w:rPr>
                <w:rFonts w:cs="Arial"/>
                <w:color w:val="0000FF"/>
                <w:lang w:val="fr-FR"/>
              </w:rPr>
              <w:t>6</w:t>
            </w:r>
          </w:p>
          <w:p w14:paraId="4D73CE4C" w14:textId="77777777" w:rsidR="004945ED" w:rsidRPr="00292DEB" w:rsidRDefault="004945ED" w:rsidP="004945ED">
            <w:pPr>
              <w:spacing w:line="276" w:lineRule="auto"/>
              <w:rPr>
                <w:rFonts w:cs="Arial"/>
                <w:color w:val="0000FF"/>
                <w:lang w:val="en-US"/>
              </w:rPr>
            </w:pPr>
          </w:p>
        </w:tc>
        <w:tc>
          <w:tcPr>
            <w:tcW w:w="402" w:type="pct"/>
          </w:tcPr>
          <w:p w14:paraId="76A8FE5E"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0DE8A9D9" w14:textId="77777777" w:rsidR="004945ED" w:rsidRPr="00292DEB" w:rsidRDefault="004945ED" w:rsidP="004945ED">
            <w:pPr>
              <w:spacing w:line="276" w:lineRule="auto"/>
              <w:rPr>
                <w:rFonts w:cs="Arial"/>
                <w:color w:val="0000FF"/>
                <w:lang w:val="en-US"/>
              </w:rPr>
            </w:pPr>
          </w:p>
        </w:tc>
      </w:tr>
      <w:tr w:rsidR="004945ED" w:rsidRPr="00292DEB" w14:paraId="35D7A2BF" w14:textId="77777777" w:rsidTr="005D0FED">
        <w:tc>
          <w:tcPr>
            <w:tcW w:w="193" w:type="pct"/>
          </w:tcPr>
          <w:p w14:paraId="4C33474C" w14:textId="77777777" w:rsidR="004945ED" w:rsidRPr="00292DEB" w:rsidRDefault="004945ED" w:rsidP="004945ED">
            <w:pPr>
              <w:spacing w:line="276" w:lineRule="auto"/>
              <w:jc w:val="left"/>
              <w:rPr>
                <w:rFonts w:cs="Arial"/>
                <w:lang w:val="es-ES"/>
              </w:rPr>
            </w:pPr>
            <w:r w:rsidRPr="00292DEB">
              <w:rPr>
                <w:rFonts w:cs="Arial"/>
                <w:lang w:val="es-ES"/>
              </w:rPr>
              <w:t>EL</w:t>
            </w:r>
          </w:p>
          <w:p w14:paraId="6642FEDB" w14:textId="77777777" w:rsidR="004945ED" w:rsidRPr="00292DEB" w:rsidRDefault="004945ED" w:rsidP="004945ED">
            <w:pPr>
              <w:spacing w:line="276" w:lineRule="auto"/>
              <w:jc w:val="left"/>
              <w:rPr>
                <w:rFonts w:cs="Arial"/>
                <w:lang w:val="es-ES"/>
              </w:rPr>
            </w:pPr>
            <w:r w:rsidRPr="00292DEB">
              <w:rPr>
                <w:rFonts w:cs="Arial"/>
                <w:lang w:val="es-ES"/>
              </w:rPr>
              <w:t>EL</w:t>
            </w:r>
          </w:p>
          <w:p w14:paraId="33380601" w14:textId="77777777" w:rsidR="004945ED" w:rsidRPr="00292DEB" w:rsidRDefault="004945ED" w:rsidP="004945ED">
            <w:pPr>
              <w:spacing w:line="276" w:lineRule="auto"/>
              <w:jc w:val="left"/>
              <w:rPr>
                <w:rFonts w:cs="Arial"/>
                <w:lang w:val="es-ES"/>
              </w:rPr>
            </w:pPr>
            <w:r w:rsidRPr="00292DEB">
              <w:rPr>
                <w:rFonts w:cs="Arial"/>
                <w:lang w:val="es-ES"/>
              </w:rPr>
              <w:t>EL</w:t>
            </w:r>
          </w:p>
          <w:p w14:paraId="074B242A" w14:textId="77777777" w:rsidR="004945ED" w:rsidRPr="00292DEB" w:rsidRDefault="004945ED" w:rsidP="004945ED">
            <w:pPr>
              <w:spacing w:line="276" w:lineRule="auto"/>
              <w:jc w:val="left"/>
              <w:rPr>
                <w:rFonts w:cs="Arial"/>
                <w:lang w:val="es-ES"/>
              </w:rPr>
            </w:pPr>
            <w:r w:rsidRPr="00292DEB">
              <w:rPr>
                <w:rFonts w:cs="Arial"/>
                <w:lang w:val="es-ES"/>
              </w:rPr>
              <w:t>EL</w:t>
            </w:r>
          </w:p>
          <w:p w14:paraId="1797CB04" w14:textId="77777777" w:rsidR="004945ED" w:rsidRPr="00292DEB" w:rsidRDefault="004945ED" w:rsidP="004945ED">
            <w:pPr>
              <w:spacing w:line="276" w:lineRule="auto"/>
              <w:jc w:val="left"/>
              <w:rPr>
                <w:rFonts w:cs="Arial"/>
                <w:b/>
                <w:lang w:val="en-US"/>
              </w:rPr>
            </w:pPr>
          </w:p>
        </w:tc>
        <w:tc>
          <w:tcPr>
            <w:tcW w:w="1371" w:type="pct"/>
          </w:tcPr>
          <w:p w14:paraId="33381F76" w14:textId="77777777" w:rsidR="004945ED" w:rsidRPr="00292DEB" w:rsidRDefault="004945ED" w:rsidP="004945ED">
            <w:pPr>
              <w:spacing w:line="276" w:lineRule="auto"/>
              <w:rPr>
                <w:rFonts w:cs="Arial"/>
              </w:rPr>
            </w:pPr>
            <w:r w:rsidRPr="00292DEB">
              <w:rPr>
                <w:rFonts w:cs="Arial"/>
                <w:color w:val="C00000"/>
              </w:rPr>
              <w:t>50</w:t>
            </w:r>
            <w:r w:rsidRPr="00292DEB">
              <w:rPr>
                <w:rFonts w:cs="Arial"/>
              </w:rPr>
              <w:t xml:space="preserve"> beitragspflichtige Arbeitstage im vorausgegangenen Jahr bzw. in den </w:t>
            </w:r>
            <w:r w:rsidRPr="00292DEB">
              <w:rPr>
                <w:rFonts w:cs="Arial"/>
                <w:color w:val="800000"/>
              </w:rPr>
              <w:t>12</w:t>
            </w:r>
            <w:r w:rsidRPr="00292DEB">
              <w:rPr>
                <w:rFonts w:cs="Arial"/>
              </w:rPr>
              <w:t xml:space="preserve"> Monaten vor Krankheitsbeginn.</w:t>
            </w:r>
          </w:p>
          <w:p w14:paraId="6572896B" w14:textId="77777777" w:rsidR="004945ED" w:rsidRPr="00292DEB" w:rsidRDefault="004945ED" w:rsidP="004945ED">
            <w:pPr>
              <w:spacing w:line="276" w:lineRule="auto"/>
              <w:rPr>
                <w:rFonts w:cs="Arial"/>
                <w:color w:val="C00000"/>
              </w:rPr>
            </w:pPr>
          </w:p>
        </w:tc>
        <w:tc>
          <w:tcPr>
            <w:tcW w:w="1370" w:type="pct"/>
          </w:tcPr>
          <w:p w14:paraId="25CE06D3" w14:textId="77777777" w:rsidR="004945ED" w:rsidRPr="00292DEB" w:rsidRDefault="004945ED" w:rsidP="004945ED">
            <w:pPr>
              <w:spacing w:line="276" w:lineRule="auto"/>
              <w:rPr>
                <w:rFonts w:cs="Arial"/>
                <w:lang w:val="fr-BE"/>
              </w:rPr>
            </w:pPr>
            <w:r w:rsidRPr="00292DEB">
              <w:rPr>
                <w:rFonts w:cs="Arial"/>
                <w:color w:val="C00000"/>
                <w:lang w:val="fr-BE"/>
              </w:rPr>
              <w:t>50</w:t>
            </w:r>
            <w:r w:rsidRPr="00292DEB">
              <w:rPr>
                <w:rFonts w:cs="Arial"/>
                <w:lang w:val="fr-BE"/>
              </w:rPr>
              <w:t xml:space="preserve"> jours de travail ayant donné lieu à des cotisations au cours de l'année précédente ou des</w:t>
            </w:r>
            <w:r w:rsidRPr="00292DEB">
              <w:rPr>
                <w:rFonts w:cs="Arial"/>
                <w:color w:val="800000"/>
                <w:lang w:val="fr-BE"/>
              </w:rPr>
              <w:t xml:space="preserve"> 12</w:t>
            </w:r>
            <w:r w:rsidRPr="00292DEB">
              <w:rPr>
                <w:rFonts w:cs="Arial"/>
                <w:lang w:val="fr-BE"/>
              </w:rPr>
              <w:t xml:space="preserve"> mois précédant la maladie.</w:t>
            </w:r>
          </w:p>
          <w:p w14:paraId="1AB62145" w14:textId="77777777" w:rsidR="004945ED" w:rsidRPr="00292DEB" w:rsidRDefault="004945ED" w:rsidP="004945ED">
            <w:pPr>
              <w:spacing w:line="276" w:lineRule="auto"/>
              <w:rPr>
                <w:rFonts w:cs="Arial"/>
                <w:color w:val="C00000"/>
                <w:lang w:val="fr-BE"/>
              </w:rPr>
            </w:pPr>
          </w:p>
        </w:tc>
        <w:tc>
          <w:tcPr>
            <w:tcW w:w="1370" w:type="pct"/>
          </w:tcPr>
          <w:p w14:paraId="0B78B46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E-II-07-EL</w:t>
            </w:r>
          </w:p>
          <w:p w14:paraId="30AE219F" w14:textId="77777777" w:rsidR="004945ED" w:rsidRPr="00292DEB" w:rsidRDefault="004945ED" w:rsidP="004945ED">
            <w:pPr>
              <w:pStyle w:val="Normal0"/>
              <w:pBdr>
                <w:top w:val="nil"/>
                <w:left w:val="nil"/>
                <w:bottom w:val="nil"/>
                <w:right w:val="nil"/>
                <w:between w:val="nil"/>
              </w:pBdr>
              <w:spacing w:after="0"/>
              <w:rPr>
                <w:b/>
                <w:color w:val="FF0000"/>
                <w:sz w:val="15"/>
                <w:szCs w:val="15"/>
                <w:lang w:val="en-GB"/>
              </w:rPr>
            </w:pPr>
            <w:r w:rsidRPr="00292DEB">
              <w:rPr>
                <w:color w:val="C00000"/>
                <w:sz w:val="15"/>
                <w:szCs w:val="15"/>
                <w:lang w:val="en-GB"/>
              </w:rPr>
              <w:t>50</w:t>
            </w:r>
            <w:r w:rsidRPr="00292DEB">
              <w:rPr>
                <w:color w:val="000000"/>
                <w:sz w:val="15"/>
                <w:szCs w:val="15"/>
                <w:lang w:val="en-GB"/>
              </w:rPr>
              <w:t xml:space="preserve"> days of work subject to contribution over the preceding year, or in the </w:t>
            </w:r>
            <w:r w:rsidRPr="00292DEB">
              <w:rPr>
                <w:color w:val="800000"/>
                <w:sz w:val="15"/>
                <w:szCs w:val="15"/>
                <w:lang w:val="en-GB"/>
              </w:rPr>
              <w:t>12</w:t>
            </w:r>
            <w:r w:rsidRPr="00292DEB">
              <w:rPr>
                <w:color w:val="000000"/>
                <w:sz w:val="15"/>
                <w:szCs w:val="15"/>
                <w:lang w:val="en-GB"/>
              </w:rPr>
              <w:t xml:space="preserve"> months preceding the illness.</w:t>
            </w:r>
          </w:p>
          <w:p w14:paraId="06F75707"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B02D253"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64EFE09E" w14:textId="77777777" w:rsidR="004945ED" w:rsidRPr="00292DEB" w:rsidRDefault="004945ED" w:rsidP="004945ED">
            <w:pPr>
              <w:spacing w:line="276" w:lineRule="auto"/>
              <w:rPr>
                <w:rFonts w:cs="Arial"/>
                <w:color w:val="0000FF"/>
                <w:lang w:val="en-US"/>
              </w:rPr>
            </w:pPr>
          </w:p>
        </w:tc>
        <w:tc>
          <w:tcPr>
            <w:tcW w:w="127" w:type="pct"/>
          </w:tcPr>
          <w:p w14:paraId="564B6A8E" w14:textId="77777777" w:rsidR="004945ED" w:rsidRPr="00292DEB" w:rsidRDefault="004945ED" w:rsidP="004945ED">
            <w:pPr>
              <w:spacing w:line="276" w:lineRule="auto"/>
              <w:rPr>
                <w:rFonts w:cs="Arial"/>
                <w:color w:val="0000FF"/>
                <w:lang w:val="fr-FR"/>
              </w:rPr>
            </w:pPr>
            <w:r w:rsidRPr="00292DEB">
              <w:rPr>
                <w:rFonts w:cs="Arial"/>
                <w:color w:val="0000FF"/>
                <w:lang w:val="fr-FR"/>
              </w:rPr>
              <w:t>7</w:t>
            </w:r>
          </w:p>
          <w:p w14:paraId="5CD0F8AF" w14:textId="77777777" w:rsidR="004945ED" w:rsidRPr="00292DEB" w:rsidRDefault="004945ED" w:rsidP="004945ED">
            <w:pPr>
              <w:spacing w:line="276" w:lineRule="auto"/>
              <w:rPr>
                <w:rFonts w:cs="Arial"/>
                <w:color w:val="0000FF"/>
                <w:lang w:val="en-US"/>
              </w:rPr>
            </w:pPr>
          </w:p>
        </w:tc>
        <w:tc>
          <w:tcPr>
            <w:tcW w:w="402" w:type="pct"/>
          </w:tcPr>
          <w:p w14:paraId="2DFAE879"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75902490" w14:textId="77777777" w:rsidR="004945ED" w:rsidRPr="00292DEB" w:rsidRDefault="004945ED" w:rsidP="004945ED">
            <w:pPr>
              <w:spacing w:line="276" w:lineRule="auto"/>
              <w:rPr>
                <w:rFonts w:cs="Arial"/>
                <w:color w:val="0000FF"/>
                <w:lang w:val="en-US"/>
              </w:rPr>
            </w:pPr>
          </w:p>
        </w:tc>
      </w:tr>
      <w:tr w:rsidR="004945ED" w:rsidRPr="00292DEB" w14:paraId="477553A7" w14:textId="77777777" w:rsidTr="005D0FED">
        <w:trPr>
          <w:trHeight w:val="484"/>
        </w:trPr>
        <w:tc>
          <w:tcPr>
            <w:tcW w:w="193" w:type="pct"/>
          </w:tcPr>
          <w:p w14:paraId="0DB5436D" w14:textId="77777777" w:rsidR="004945ED" w:rsidRPr="00292DEB" w:rsidRDefault="004945ED" w:rsidP="004945ED">
            <w:pPr>
              <w:spacing w:line="276" w:lineRule="auto"/>
              <w:jc w:val="left"/>
              <w:rPr>
                <w:rFonts w:cs="Arial"/>
                <w:lang w:val="en-GB"/>
              </w:rPr>
            </w:pPr>
            <w:r w:rsidRPr="00292DEB">
              <w:rPr>
                <w:rFonts w:cs="Arial"/>
                <w:lang w:val="en-GB"/>
              </w:rPr>
              <w:t>EL</w:t>
            </w:r>
          </w:p>
          <w:p w14:paraId="526F5A59" w14:textId="7DE85B6D"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0B1BB1B6" w14:textId="77777777" w:rsidR="004945ED" w:rsidRPr="00292DEB" w:rsidRDefault="004945ED" w:rsidP="004945ED">
            <w:pPr>
              <w:spacing w:line="276" w:lineRule="auto"/>
              <w:rPr>
                <w:rFonts w:cs="Arial"/>
              </w:rPr>
            </w:pPr>
            <w:r w:rsidRPr="00292DEB">
              <w:rPr>
                <w:rFonts w:cs="Arial"/>
              </w:rPr>
              <w:t>Keine besonderen Begrenzungen.</w:t>
            </w:r>
          </w:p>
          <w:p w14:paraId="30216ACB" w14:textId="77777777" w:rsidR="004945ED" w:rsidRPr="00292DEB" w:rsidRDefault="004945ED" w:rsidP="004945ED">
            <w:pPr>
              <w:spacing w:line="276" w:lineRule="auto"/>
              <w:rPr>
                <w:rFonts w:cs="Arial"/>
              </w:rPr>
            </w:pPr>
          </w:p>
        </w:tc>
        <w:tc>
          <w:tcPr>
            <w:tcW w:w="1370" w:type="pct"/>
          </w:tcPr>
          <w:p w14:paraId="6BE88765" w14:textId="77777777" w:rsidR="004945ED" w:rsidRPr="00292DEB" w:rsidRDefault="004945ED" w:rsidP="004945ED">
            <w:pPr>
              <w:spacing w:line="276" w:lineRule="auto"/>
              <w:rPr>
                <w:rFonts w:cs="Arial"/>
                <w:lang w:val="fr-BE"/>
              </w:rPr>
            </w:pPr>
            <w:r w:rsidRPr="00292DEB">
              <w:rPr>
                <w:rFonts w:cs="Arial"/>
                <w:lang w:val="fr-BE"/>
              </w:rPr>
              <w:t>Pas de limites spécifiques.</w:t>
            </w:r>
          </w:p>
          <w:p w14:paraId="07B02527" w14:textId="77777777" w:rsidR="004945ED" w:rsidRPr="00292DEB" w:rsidRDefault="004945ED" w:rsidP="004945ED">
            <w:pPr>
              <w:spacing w:line="276" w:lineRule="auto"/>
              <w:rPr>
                <w:rFonts w:cs="Arial"/>
                <w:lang w:val="fr-BE"/>
              </w:rPr>
            </w:pPr>
          </w:p>
        </w:tc>
        <w:tc>
          <w:tcPr>
            <w:tcW w:w="1370" w:type="pct"/>
          </w:tcPr>
          <w:p w14:paraId="234CA5CF" w14:textId="77777777" w:rsidR="004945ED" w:rsidRPr="00292DEB" w:rsidRDefault="004945ED" w:rsidP="004945ED">
            <w:pPr>
              <w:pStyle w:val="Normal0"/>
              <w:pBdr>
                <w:top w:val="nil"/>
                <w:left w:val="nil"/>
                <w:bottom w:val="nil"/>
                <w:right w:val="nil"/>
                <w:between w:val="nil"/>
              </w:pBdr>
              <w:spacing w:after="0"/>
              <w:rPr>
                <w:color w:val="000000"/>
                <w:sz w:val="15"/>
                <w:szCs w:val="15"/>
              </w:rPr>
            </w:pPr>
            <w:r w:rsidRPr="00292DEB">
              <w:rPr>
                <w:b/>
                <w:color w:val="FF0000"/>
                <w:sz w:val="15"/>
                <w:szCs w:val="15"/>
              </w:rPr>
              <w:t>E-II-08-EL</w:t>
            </w:r>
          </w:p>
          <w:p w14:paraId="4E81AFE5" w14:textId="77777777" w:rsidR="004945ED" w:rsidRPr="00292DEB" w:rsidRDefault="004945ED" w:rsidP="004945ED">
            <w:pPr>
              <w:pStyle w:val="Normal0"/>
              <w:pBdr>
                <w:top w:val="nil"/>
                <w:left w:val="nil"/>
                <w:bottom w:val="nil"/>
                <w:right w:val="nil"/>
                <w:between w:val="nil"/>
              </w:pBdr>
              <w:spacing w:after="0"/>
              <w:rPr>
                <w:b/>
                <w:color w:val="000000"/>
                <w:sz w:val="15"/>
                <w:szCs w:val="15"/>
              </w:rPr>
            </w:pPr>
            <w:r w:rsidRPr="00292DEB">
              <w:rPr>
                <w:color w:val="000000"/>
                <w:sz w:val="15"/>
                <w:szCs w:val="15"/>
              </w:rPr>
              <w:t xml:space="preserve">No </w:t>
            </w:r>
            <w:proofErr w:type="spellStart"/>
            <w:r w:rsidRPr="00292DEB">
              <w:rPr>
                <w:color w:val="000000"/>
                <w:sz w:val="15"/>
                <w:szCs w:val="15"/>
              </w:rPr>
              <w:t>specific</w:t>
            </w:r>
            <w:proofErr w:type="spellEnd"/>
            <w:r w:rsidRPr="00292DEB">
              <w:rPr>
                <w:color w:val="000000"/>
                <w:sz w:val="15"/>
                <w:szCs w:val="15"/>
              </w:rPr>
              <w:t xml:space="preserve"> </w:t>
            </w:r>
            <w:proofErr w:type="spellStart"/>
            <w:r w:rsidRPr="00292DEB">
              <w:rPr>
                <w:color w:val="000000"/>
                <w:sz w:val="15"/>
                <w:szCs w:val="15"/>
              </w:rPr>
              <w:t>limits</w:t>
            </w:r>
            <w:proofErr w:type="spellEnd"/>
            <w:r w:rsidRPr="00292DEB">
              <w:rPr>
                <w:color w:val="000000"/>
                <w:sz w:val="15"/>
                <w:szCs w:val="15"/>
              </w:rPr>
              <w:t>.</w:t>
            </w:r>
          </w:p>
          <w:p w14:paraId="3647C3D8"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643B077"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3D3963EF" w14:textId="77777777" w:rsidR="004945ED" w:rsidRPr="00292DEB" w:rsidRDefault="004945ED" w:rsidP="004945ED">
            <w:pPr>
              <w:spacing w:line="276" w:lineRule="auto"/>
              <w:rPr>
                <w:rFonts w:cs="Arial"/>
                <w:color w:val="0000FF"/>
              </w:rPr>
            </w:pPr>
          </w:p>
        </w:tc>
        <w:tc>
          <w:tcPr>
            <w:tcW w:w="127" w:type="pct"/>
          </w:tcPr>
          <w:p w14:paraId="0DD587C5" w14:textId="77777777" w:rsidR="004945ED" w:rsidRPr="00292DEB" w:rsidRDefault="004945ED" w:rsidP="004945ED">
            <w:pPr>
              <w:spacing w:line="276" w:lineRule="auto"/>
              <w:rPr>
                <w:rFonts w:cs="Arial"/>
                <w:color w:val="0000FF"/>
                <w:lang w:val="fr-FR"/>
              </w:rPr>
            </w:pPr>
            <w:r w:rsidRPr="00292DEB">
              <w:rPr>
                <w:rFonts w:cs="Arial"/>
                <w:color w:val="0000FF"/>
                <w:lang w:val="fr-FR"/>
              </w:rPr>
              <w:t>8</w:t>
            </w:r>
          </w:p>
          <w:p w14:paraId="039478A8" w14:textId="77777777" w:rsidR="004945ED" w:rsidRPr="00292DEB" w:rsidRDefault="004945ED" w:rsidP="004945ED">
            <w:pPr>
              <w:spacing w:line="276" w:lineRule="auto"/>
              <w:rPr>
                <w:rFonts w:cs="Arial"/>
                <w:color w:val="0000FF"/>
              </w:rPr>
            </w:pPr>
          </w:p>
        </w:tc>
        <w:tc>
          <w:tcPr>
            <w:tcW w:w="402" w:type="pct"/>
          </w:tcPr>
          <w:p w14:paraId="046C5087"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0AA06CA9" w14:textId="77777777" w:rsidR="004945ED" w:rsidRPr="00292DEB" w:rsidRDefault="004945ED" w:rsidP="004945ED">
            <w:pPr>
              <w:spacing w:line="276" w:lineRule="auto"/>
              <w:rPr>
                <w:rFonts w:cs="Arial"/>
                <w:color w:val="0000FF"/>
              </w:rPr>
            </w:pPr>
          </w:p>
        </w:tc>
      </w:tr>
      <w:tr w:rsidR="004945ED" w:rsidRPr="00292DEB" w14:paraId="0880CC67" w14:textId="77777777" w:rsidTr="005D0FED">
        <w:tc>
          <w:tcPr>
            <w:tcW w:w="193" w:type="pct"/>
          </w:tcPr>
          <w:p w14:paraId="4A5A0ABB" w14:textId="77777777" w:rsidR="004945ED" w:rsidRPr="00292DEB" w:rsidRDefault="004945ED" w:rsidP="004945ED">
            <w:pPr>
              <w:spacing w:line="276" w:lineRule="auto"/>
              <w:jc w:val="left"/>
              <w:rPr>
                <w:rFonts w:cs="Arial"/>
                <w:lang w:val="es-ES"/>
              </w:rPr>
            </w:pPr>
            <w:r w:rsidRPr="00292DEB">
              <w:rPr>
                <w:rFonts w:cs="Arial"/>
                <w:lang w:val="es-ES"/>
              </w:rPr>
              <w:t>EL</w:t>
            </w:r>
          </w:p>
          <w:p w14:paraId="7B5A90E8" w14:textId="77777777" w:rsidR="004945ED" w:rsidRPr="00292DEB" w:rsidRDefault="004945ED" w:rsidP="004945ED">
            <w:pPr>
              <w:spacing w:line="276" w:lineRule="auto"/>
              <w:jc w:val="left"/>
              <w:rPr>
                <w:rFonts w:cs="Arial"/>
                <w:lang w:val="es-ES"/>
              </w:rPr>
            </w:pPr>
            <w:r w:rsidRPr="00292DEB">
              <w:rPr>
                <w:rFonts w:cs="Arial"/>
                <w:lang w:val="es-ES"/>
              </w:rPr>
              <w:t>EL</w:t>
            </w:r>
          </w:p>
          <w:p w14:paraId="5C76007A" w14:textId="77777777" w:rsidR="004945ED" w:rsidRPr="00292DEB" w:rsidRDefault="004945ED" w:rsidP="004945ED">
            <w:pPr>
              <w:spacing w:line="276" w:lineRule="auto"/>
              <w:jc w:val="left"/>
              <w:rPr>
                <w:rFonts w:cs="Arial"/>
                <w:lang w:val="es-ES"/>
              </w:rPr>
            </w:pPr>
            <w:r w:rsidRPr="00292DEB">
              <w:rPr>
                <w:rFonts w:cs="Arial"/>
                <w:lang w:val="es-ES"/>
              </w:rPr>
              <w:t>EL</w:t>
            </w:r>
          </w:p>
          <w:p w14:paraId="35FD2D40" w14:textId="77777777" w:rsidR="004945ED" w:rsidRPr="00292DEB" w:rsidRDefault="004945ED" w:rsidP="004945ED">
            <w:pPr>
              <w:spacing w:line="276" w:lineRule="auto"/>
              <w:jc w:val="left"/>
              <w:rPr>
                <w:rFonts w:cs="Arial"/>
                <w:lang w:val="es-ES"/>
              </w:rPr>
            </w:pPr>
            <w:r w:rsidRPr="00292DEB">
              <w:rPr>
                <w:rFonts w:cs="Arial"/>
                <w:lang w:val="es-ES"/>
              </w:rPr>
              <w:t>EL</w:t>
            </w:r>
          </w:p>
          <w:p w14:paraId="4CBDBD6D" w14:textId="77777777" w:rsidR="004945ED" w:rsidRPr="00292DEB" w:rsidRDefault="004945ED" w:rsidP="004945ED">
            <w:pPr>
              <w:spacing w:line="276" w:lineRule="auto"/>
              <w:jc w:val="left"/>
              <w:rPr>
                <w:rFonts w:cs="Arial"/>
                <w:lang w:val="es-ES"/>
              </w:rPr>
            </w:pPr>
            <w:r w:rsidRPr="00292DEB">
              <w:rPr>
                <w:rFonts w:cs="Arial"/>
                <w:lang w:val="es-ES"/>
              </w:rPr>
              <w:t>EL</w:t>
            </w:r>
          </w:p>
          <w:p w14:paraId="2618DBE3" w14:textId="77777777" w:rsidR="004945ED" w:rsidRPr="00292DEB" w:rsidRDefault="004945ED" w:rsidP="004945ED">
            <w:pPr>
              <w:spacing w:line="276" w:lineRule="auto"/>
              <w:jc w:val="left"/>
              <w:rPr>
                <w:rFonts w:cs="Arial"/>
                <w:lang w:val="es-ES"/>
              </w:rPr>
            </w:pPr>
            <w:r w:rsidRPr="00292DEB">
              <w:rPr>
                <w:rFonts w:cs="Arial"/>
                <w:lang w:val="es-ES"/>
              </w:rPr>
              <w:t>EL</w:t>
            </w:r>
          </w:p>
          <w:p w14:paraId="22B84C6A" w14:textId="77777777" w:rsidR="004945ED" w:rsidRPr="00292DEB" w:rsidRDefault="004945ED" w:rsidP="004945ED">
            <w:pPr>
              <w:spacing w:line="276" w:lineRule="auto"/>
              <w:jc w:val="left"/>
              <w:rPr>
                <w:rFonts w:cs="Arial"/>
                <w:lang w:val="es-ES"/>
              </w:rPr>
            </w:pPr>
            <w:r w:rsidRPr="00292DEB">
              <w:rPr>
                <w:rFonts w:cs="Arial"/>
                <w:lang w:val="es-ES"/>
              </w:rPr>
              <w:t>EL</w:t>
            </w:r>
          </w:p>
          <w:p w14:paraId="135833C9" w14:textId="77777777" w:rsidR="004945ED" w:rsidRPr="00292DEB" w:rsidRDefault="004945ED" w:rsidP="004945ED">
            <w:pPr>
              <w:spacing w:line="276" w:lineRule="auto"/>
              <w:jc w:val="left"/>
              <w:rPr>
                <w:rFonts w:cs="Arial"/>
                <w:lang w:val="es-ES"/>
              </w:rPr>
            </w:pPr>
            <w:r w:rsidRPr="00292DEB">
              <w:rPr>
                <w:rFonts w:cs="Arial"/>
                <w:lang w:val="es-ES"/>
              </w:rPr>
              <w:t>EL</w:t>
            </w:r>
          </w:p>
          <w:p w14:paraId="2516F249" w14:textId="77777777" w:rsidR="004945ED" w:rsidRPr="00292DEB" w:rsidRDefault="004945ED" w:rsidP="004945ED">
            <w:pPr>
              <w:spacing w:line="276" w:lineRule="auto"/>
              <w:jc w:val="left"/>
              <w:rPr>
                <w:rFonts w:cs="Arial"/>
                <w:b/>
              </w:rPr>
            </w:pPr>
          </w:p>
        </w:tc>
        <w:tc>
          <w:tcPr>
            <w:tcW w:w="1371" w:type="pct"/>
          </w:tcPr>
          <w:p w14:paraId="407D3D4D" w14:textId="77777777" w:rsidR="004945ED" w:rsidRPr="00292DEB" w:rsidRDefault="004945ED" w:rsidP="004945ED">
            <w:pPr>
              <w:spacing w:line="276" w:lineRule="auto"/>
              <w:rPr>
                <w:rFonts w:cs="Arial"/>
                <w:lang w:val="es-ES"/>
              </w:rPr>
            </w:pPr>
            <w:r w:rsidRPr="00292DEB">
              <w:rPr>
                <w:rFonts w:cs="Arial"/>
              </w:rPr>
              <w:t xml:space="preserve">Alle Ärzte, die bei den Gesundheitsbehörden der </w:t>
            </w:r>
            <w:r w:rsidRPr="00292DEB">
              <w:rPr>
                <w:rFonts w:cs="Arial"/>
                <w:color w:val="008000"/>
              </w:rPr>
              <w:t>PEDY (Nationales Gesundheitsnetzwerk</w:t>
            </w:r>
            <w:r w:rsidRPr="00292DEB">
              <w:rPr>
                <w:rFonts w:cs="Arial"/>
                <w:color w:val="FF0000"/>
              </w:rPr>
              <w:t xml:space="preserve"> </w:t>
            </w:r>
            <w:r w:rsidRPr="00292DEB">
              <w:rPr>
                <w:rFonts w:cs="Arial"/>
                <w:color w:val="008000"/>
              </w:rPr>
              <w:t>zur Grundversorgung -</w:t>
            </w:r>
            <w:r w:rsidRPr="00292DEB">
              <w:rPr>
                <w:rFonts w:cs="Arial"/>
                <w:color w:val="FF0000"/>
              </w:rPr>
              <w:t xml:space="preserve"> </w:t>
            </w:r>
            <w:r w:rsidRPr="00292DEB">
              <w:rPr>
                <w:rFonts w:cs="Arial"/>
                <w:i/>
                <w:color w:val="008080"/>
              </w:rPr>
              <w:t>Πρωτοβάθμιο Εθνικό Δίκτυο Υγείας-ΠΕΔΥ</w:t>
            </w:r>
            <w:r w:rsidRPr="00292DEB">
              <w:rPr>
                <w:rFonts w:cs="Arial"/>
                <w:color w:val="008000"/>
              </w:rPr>
              <w:t>)</w:t>
            </w:r>
            <w:r w:rsidRPr="00292DEB">
              <w:rPr>
                <w:rFonts w:cs="Arial"/>
              </w:rPr>
              <w:t xml:space="preserve"> und alle Privatärzte, die bei der </w:t>
            </w:r>
            <w:r w:rsidRPr="00292DEB">
              <w:rPr>
                <w:rFonts w:cs="Arial"/>
                <w:color w:val="008000"/>
              </w:rPr>
              <w:t xml:space="preserve">Nationalen Organisation zur Bereitstellung von Gesundheitsdienstleistungen (EOPYY) </w:t>
            </w:r>
            <w:r w:rsidRPr="00292DEB">
              <w:rPr>
                <w:rFonts w:cs="Arial"/>
                <w:i/>
                <w:color w:val="008080"/>
              </w:rPr>
              <w:t>(ΕΝΙΑΙΟΣ ΟΡΓΑΝΙΣΜΟΣ ΠΑΡΟΧΩΝ ΥΠΗΡΕΣΙΩΝ ΥΓΕΙΑΣ - ΕΟΠΥΥ)</w:t>
            </w:r>
            <w:r w:rsidRPr="00292DEB">
              <w:rPr>
                <w:rFonts w:cs="Arial"/>
              </w:rPr>
              <w:t xml:space="preserve"> angestellt sind. </w:t>
            </w:r>
            <w:r w:rsidRPr="00292DEB">
              <w:rPr>
                <w:rFonts w:cs="Arial"/>
                <w:lang w:val="es-ES"/>
              </w:rPr>
              <w:t xml:space="preserve">Kein </w:t>
            </w:r>
            <w:proofErr w:type="spellStart"/>
            <w:r w:rsidRPr="00292DEB">
              <w:rPr>
                <w:rFonts w:cs="Arial"/>
                <w:lang w:val="es-ES"/>
              </w:rPr>
              <w:t>bestimmter</w:t>
            </w:r>
            <w:proofErr w:type="spellEnd"/>
            <w:r w:rsidRPr="00292DEB">
              <w:rPr>
                <w:rFonts w:cs="Arial"/>
                <w:lang w:val="es-ES"/>
              </w:rPr>
              <w:t xml:space="preserve"> </w:t>
            </w:r>
            <w:proofErr w:type="spellStart"/>
            <w:r w:rsidRPr="00292DEB">
              <w:rPr>
                <w:rFonts w:cs="Arial"/>
                <w:lang w:val="es-ES"/>
              </w:rPr>
              <w:t>Erwerbsstatus</w:t>
            </w:r>
            <w:proofErr w:type="spellEnd"/>
            <w:r w:rsidRPr="00292DEB">
              <w:rPr>
                <w:rFonts w:cs="Arial"/>
                <w:lang w:val="es-ES"/>
              </w:rPr>
              <w:t xml:space="preserve"> </w:t>
            </w:r>
            <w:proofErr w:type="spellStart"/>
            <w:r w:rsidRPr="00292DEB">
              <w:rPr>
                <w:rFonts w:cs="Arial"/>
                <w:lang w:val="es-ES"/>
              </w:rPr>
              <w:t>erforderlich</w:t>
            </w:r>
            <w:proofErr w:type="spellEnd"/>
            <w:r w:rsidRPr="00292DEB">
              <w:rPr>
                <w:rFonts w:cs="Arial"/>
                <w:lang w:val="es-ES"/>
              </w:rPr>
              <w:t>.</w:t>
            </w:r>
          </w:p>
          <w:p w14:paraId="6E9539D2" w14:textId="77777777" w:rsidR="004945ED" w:rsidRPr="00292DEB" w:rsidRDefault="004945ED" w:rsidP="004945ED">
            <w:pPr>
              <w:spacing w:line="276" w:lineRule="auto"/>
              <w:rPr>
                <w:rFonts w:cs="Arial"/>
              </w:rPr>
            </w:pPr>
          </w:p>
        </w:tc>
        <w:tc>
          <w:tcPr>
            <w:tcW w:w="1370" w:type="pct"/>
          </w:tcPr>
          <w:p w14:paraId="529F171D" w14:textId="77777777" w:rsidR="004945ED" w:rsidRPr="00292DEB" w:rsidRDefault="004945ED" w:rsidP="004945ED">
            <w:pPr>
              <w:spacing w:line="276" w:lineRule="auto"/>
              <w:rPr>
                <w:rFonts w:cs="Arial"/>
                <w:lang w:val="fr-BE"/>
              </w:rPr>
            </w:pPr>
            <w:r w:rsidRPr="00292DEB">
              <w:rPr>
                <w:rFonts w:cs="Arial"/>
                <w:lang w:val="fr-BE"/>
              </w:rPr>
              <w:t xml:space="preserve">Médecins engagés dans les unités de santé du </w:t>
            </w:r>
            <w:r w:rsidRPr="00292DEB">
              <w:rPr>
                <w:rFonts w:cs="Arial"/>
                <w:color w:val="008000"/>
                <w:lang w:val="fr-BE"/>
              </w:rPr>
              <w:t>PEDY (Réseau national de soins de santé primaires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w:t>
            </w:r>
            <w:proofErr w:type="spellStart"/>
            <w:r w:rsidRPr="00292DEB">
              <w:rPr>
                <w:rFonts w:cs="Arial"/>
                <w:i/>
                <w:color w:val="008080"/>
                <w:lang w:val="fr-BE"/>
              </w:rPr>
              <w:t>Δίκτυο</w:t>
            </w:r>
            <w:proofErr w:type="spellEnd"/>
            <w:r w:rsidRPr="00292DEB">
              <w:rPr>
                <w:rFonts w:cs="Arial"/>
                <w:i/>
                <w:color w:val="008080"/>
                <w:lang w:val="fr-BE"/>
              </w:rPr>
              <w:t xml:space="preserve">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color w:val="008000"/>
                <w:lang w:val="fr-BE"/>
              </w:rPr>
              <w:t>)</w:t>
            </w:r>
            <w:r w:rsidRPr="00292DEB">
              <w:rPr>
                <w:rFonts w:cs="Arial"/>
                <w:lang w:val="fr-BE"/>
              </w:rPr>
              <w:t xml:space="preserve"> et tous les médecins privés sous contrat avec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 Pas de statut spécifique d’emploi requis.</w:t>
            </w:r>
          </w:p>
          <w:p w14:paraId="3125B5B8" w14:textId="77777777" w:rsidR="004945ED" w:rsidRPr="00292DEB" w:rsidRDefault="004945ED" w:rsidP="004945ED">
            <w:pPr>
              <w:spacing w:line="276" w:lineRule="auto"/>
              <w:rPr>
                <w:rFonts w:cs="Arial"/>
                <w:lang w:val="fr-BE"/>
              </w:rPr>
            </w:pPr>
          </w:p>
        </w:tc>
        <w:tc>
          <w:tcPr>
            <w:tcW w:w="1370" w:type="pct"/>
          </w:tcPr>
          <w:p w14:paraId="6DCED3A1" w14:textId="77777777" w:rsidR="004945ED" w:rsidRPr="00292DEB" w:rsidRDefault="004945ED" w:rsidP="004945ED">
            <w:pPr>
              <w:pStyle w:val="Normal0"/>
              <w:pBdr>
                <w:top w:val="nil"/>
                <w:left w:val="nil"/>
                <w:bottom w:val="nil"/>
                <w:right w:val="nil"/>
                <w:between w:val="nil"/>
              </w:pBdr>
              <w:spacing w:after="0"/>
              <w:rPr>
                <w:color w:val="000000"/>
                <w:sz w:val="15"/>
                <w:szCs w:val="15"/>
              </w:rPr>
            </w:pPr>
            <w:r w:rsidRPr="00292DEB">
              <w:rPr>
                <w:b/>
                <w:color w:val="FF0000"/>
                <w:sz w:val="15"/>
                <w:szCs w:val="15"/>
              </w:rPr>
              <w:t>E-II-09-EL</w:t>
            </w:r>
          </w:p>
          <w:p w14:paraId="2FF3A627" w14:textId="3299B4CF"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 xml:space="preserve">All </w:t>
            </w:r>
            <w:proofErr w:type="spellStart"/>
            <w:r w:rsidRPr="00292DEB">
              <w:rPr>
                <w:color w:val="000000"/>
                <w:sz w:val="15"/>
                <w:szCs w:val="15"/>
              </w:rPr>
              <w:t>doctors</w:t>
            </w:r>
            <w:proofErr w:type="spellEnd"/>
            <w:r w:rsidRPr="00292DEB">
              <w:rPr>
                <w:color w:val="000000"/>
                <w:sz w:val="15"/>
                <w:szCs w:val="15"/>
              </w:rPr>
              <w:t xml:space="preserve"> </w:t>
            </w:r>
            <w:proofErr w:type="spellStart"/>
            <w:r w:rsidRPr="00292DEB">
              <w:rPr>
                <w:color w:val="000000"/>
                <w:sz w:val="15"/>
                <w:szCs w:val="15"/>
              </w:rPr>
              <w:t>employed</w:t>
            </w:r>
            <w:proofErr w:type="spellEnd"/>
            <w:r w:rsidRPr="00292DEB">
              <w:rPr>
                <w:color w:val="000000"/>
                <w:sz w:val="15"/>
                <w:szCs w:val="15"/>
              </w:rPr>
              <w:t xml:space="preserve"> in </w:t>
            </w:r>
            <w:r w:rsidRPr="00292DEB">
              <w:rPr>
                <w:color w:val="008000"/>
                <w:sz w:val="15"/>
                <w:szCs w:val="15"/>
              </w:rPr>
              <w:t xml:space="preserve">PEDY (National </w:t>
            </w:r>
            <w:proofErr w:type="spellStart"/>
            <w:r w:rsidRPr="00292DEB">
              <w:rPr>
                <w:color w:val="008000"/>
                <w:sz w:val="15"/>
                <w:szCs w:val="15"/>
              </w:rPr>
              <w:t>Primary</w:t>
            </w:r>
            <w:proofErr w:type="spellEnd"/>
            <w:r w:rsidRPr="00292DEB">
              <w:rPr>
                <w:color w:val="008000"/>
                <w:sz w:val="15"/>
                <w:szCs w:val="15"/>
              </w:rPr>
              <w:t xml:space="preserve"> Health Care Network-</w:t>
            </w:r>
            <w:proofErr w:type="spellStart"/>
            <w:r w:rsidRPr="00292DEB">
              <w:rPr>
                <w:i/>
                <w:color w:val="008080"/>
                <w:sz w:val="15"/>
                <w:szCs w:val="15"/>
              </w:rPr>
              <w:t>Πρωτο</w:t>
            </w:r>
            <w:proofErr w:type="spellEnd"/>
            <w:r w:rsidRPr="00292DEB">
              <w:rPr>
                <w:i/>
                <w:color w:val="008080"/>
                <w:sz w:val="15"/>
                <w:szCs w:val="15"/>
              </w:rPr>
              <w:t xml:space="preserve">βάθμιο </w:t>
            </w:r>
            <w:proofErr w:type="spellStart"/>
            <w:r w:rsidRPr="00292DEB">
              <w:rPr>
                <w:i/>
                <w:color w:val="008080"/>
                <w:sz w:val="15"/>
                <w:szCs w:val="15"/>
              </w:rPr>
              <w:t>Εθνικό</w:t>
            </w:r>
            <w:proofErr w:type="spellEnd"/>
            <w:r w:rsidRPr="00292DEB">
              <w:rPr>
                <w:i/>
                <w:color w:val="008080"/>
                <w:sz w:val="15"/>
                <w:szCs w:val="15"/>
              </w:rPr>
              <w:t xml:space="preserve"> </w:t>
            </w:r>
            <w:proofErr w:type="spellStart"/>
            <w:r w:rsidRPr="00292DEB">
              <w:rPr>
                <w:i/>
                <w:color w:val="008080"/>
                <w:sz w:val="15"/>
                <w:szCs w:val="15"/>
              </w:rPr>
              <w:t>Δίκτυο</w:t>
            </w:r>
            <w:proofErr w:type="spellEnd"/>
            <w:r w:rsidRPr="00292DEB">
              <w:rPr>
                <w:i/>
                <w:color w:val="008080"/>
                <w:sz w:val="15"/>
                <w:szCs w:val="15"/>
              </w:rPr>
              <w:t xml:space="preserve"> </w:t>
            </w:r>
            <w:proofErr w:type="spellStart"/>
            <w:r w:rsidRPr="00292DEB">
              <w:rPr>
                <w:i/>
                <w:color w:val="008080"/>
                <w:sz w:val="15"/>
                <w:szCs w:val="15"/>
              </w:rPr>
              <w:t>Υγεί</w:t>
            </w:r>
            <w:proofErr w:type="spellEnd"/>
            <w:r w:rsidRPr="00292DEB">
              <w:rPr>
                <w:i/>
                <w:color w:val="008080"/>
                <w:sz w:val="15"/>
                <w:szCs w:val="15"/>
              </w:rPr>
              <w:t>ας-ΠΕΔΥ</w:t>
            </w:r>
            <w:r w:rsidRPr="00292DEB">
              <w:rPr>
                <w:color w:val="008000"/>
                <w:sz w:val="15"/>
                <w:szCs w:val="15"/>
              </w:rPr>
              <w:t>)</w:t>
            </w:r>
            <w:r w:rsidRPr="00292DEB">
              <w:rPr>
                <w:color w:val="000000"/>
                <w:sz w:val="15"/>
                <w:szCs w:val="15"/>
              </w:rPr>
              <w:t xml:space="preserve"> Health Care </w:t>
            </w:r>
            <w:proofErr w:type="spellStart"/>
            <w:r w:rsidRPr="00292DEB">
              <w:rPr>
                <w:color w:val="000000"/>
                <w:sz w:val="15"/>
                <w:szCs w:val="15"/>
              </w:rPr>
              <w:t>Units</w:t>
            </w:r>
            <w:proofErr w:type="spellEnd"/>
            <w:r w:rsidRPr="00292DEB">
              <w:rPr>
                <w:color w:val="000000"/>
                <w:sz w:val="15"/>
                <w:szCs w:val="15"/>
              </w:rPr>
              <w:t xml:space="preserve"> and all </w:t>
            </w:r>
            <w:proofErr w:type="spellStart"/>
            <w:r w:rsidRPr="00292DEB">
              <w:rPr>
                <w:color w:val="000000"/>
                <w:sz w:val="15"/>
                <w:szCs w:val="15"/>
              </w:rPr>
              <w:t>private</w:t>
            </w:r>
            <w:proofErr w:type="spellEnd"/>
            <w:r w:rsidRPr="00292DEB">
              <w:rPr>
                <w:color w:val="000000"/>
                <w:sz w:val="15"/>
                <w:szCs w:val="15"/>
              </w:rPr>
              <w:t xml:space="preserve"> </w:t>
            </w:r>
            <w:proofErr w:type="spellStart"/>
            <w:r w:rsidRPr="00292DEB">
              <w:rPr>
                <w:color w:val="000000"/>
                <w:sz w:val="15"/>
                <w:szCs w:val="15"/>
              </w:rPr>
              <w:t>doctors</w:t>
            </w:r>
            <w:proofErr w:type="spellEnd"/>
            <w:r w:rsidRPr="00292DEB">
              <w:rPr>
                <w:color w:val="000000"/>
                <w:sz w:val="15"/>
                <w:szCs w:val="15"/>
              </w:rPr>
              <w:t xml:space="preserve"> </w:t>
            </w:r>
            <w:proofErr w:type="spellStart"/>
            <w:r w:rsidRPr="00292DEB">
              <w:rPr>
                <w:color w:val="000000"/>
                <w:sz w:val="15"/>
                <w:szCs w:val="15"/>
              </w:rPr>
              <w:t>contracted</w:t>
            </w:r>
            <w:proofErr w:type="spellEnd"/>
            <w:r w:rsidRPr="00292DEB">
              <w:rPr>
                <w:color w:val="000000"/>
                <w:sz w:val="15"/>
                <w:szCs w:val="15"/>
              </w:rPr>
              <w:t xml:space="preserve"> by the </w:t>
            </w:r>
            <w:r w:rsidRPr="00292DEB">
              <w:rPr>
                <w:color w:val="008000"/>
                <w:sz w:val="15"/>
                <w:szCs w:val="15"/>
              </w:rPr>
              <w:t>National Organisation for the Provision of Health Services (EOPYY)</w:t>
            </w:r>
            <w:r w:rsidRPr="00292DEB">
              <w:rPr>
                <w:i/>
                <w:color w:val="008080"/>
                <w:sz w:val="15"/>
                <w:szCs w:val="15"/>
              </w:rPr>
              <w:t>(ΕΝΙΑΙΟΣ ΟΡΓΑΝΙΣΜΟΣ ΠΑΡΟΧΩΝ ΥΠΗΡΕΣΙΩΝ ΥΓΕΙΑΣ - ΕΟΠΥΥ)</w:t>
            </w:r>
            <w:r w:rsidRPr="00292DEB">
              <w:rPr>
                <w:color w:val="000000"/>
                <w:sz w:val="15"/>
                <w:szCs w:val="15"/>
              </w:rPr>
              <w:t xml:space="preserve">. No </w:t>
            </w:r>
            <w:proofErr w:type="spellStart"/>
            <w:r w:rsidRPr="00292DEB">
              <w:rPr>
                <w:color w:val="000000"/>
                <w:sz w:val="15"/>
                <w:szCs w:val="15"/>
              </w:rPr>
              <w:t>specific</w:t>
            </w:r>
            <w:proofErr w:type="spellEnd"/>
            <w:r w:rsidRPr="00292DEB">
              <w:rPr>
                <w:color w:val="000000"/>
                <w:sz w:val="15"/>
                <w:szCs w:val="15"/>
              </w:rPr>
              <w:t xml:space="preserve"> </w:t>
            </w:r>
            <w:proofErr w:type="spellStart"/>
            <w:r w:rsidRPr="00292DEB">
              <w:rPr>
                <w:color w:val="000000"/>
                <w:sz w:val="15"/>
                <w:szCs w:val="15"/>
              </w:rPr>
              <w:t>employment</w:t>
            </w:r>
            <w:proofErr w:type="spellEnd"/>
            <w:r w:rsidRPr="00292DEB">
              <w:rPr>
                <w:color w:val="000000"/>
                <w:sz w:val="15"/>
                <w:szCs w:val="15"/>
              </w:rPr>
              <w:t xml:space="preserve"> </w:t>
            </w:r>
            <w:proofErr w:type="spellStart"/>
            <w:r w:rsidRPr="00292DEB">
              <w:rPr>
                <w:color w:val="000000"/>
                <w:sz w:val="15"/>
                <w:szCs w:val="15"/>
              </w:rPr>
              <w:t>status</w:t>
            </w:r>
            <w:proofErr w:type="spellEnd"/>
            <w:r w:rsidRPr="00292DEB">
              <w:rPr>
                <w:color w:val="000000"/>
                <w:sz w:val="15"/>
                <w:szCs w:val="15"/>
              </w:rPr>
              <w:t xml:space="preserve"> </w:t>
            </w:r>
            <w:proofErr w:type="spellStart"/>
            <w:r w:rsidRPr="00292DEB">
              <w:rPr>
                <w:color w:val="000000"/>
                <w:sz w:val="15"/>
                <w:szCs w:val="15"/>
              </w:rPr>
              <w:t>required</w:t>
            </w:r>
            <w:proofErr w:type="spellEnd"/>
            <w:r w:rsidRPr="00292DEB">
              <w:rPr>
                <w:color w:val="000000"/>
                <w:sz w:val="15"/>
                <w:szCs w:val="15"/>
              </w:rPr>
              <w:t>.</w:t>
            </w:r>
          </w:p>
        </w:tc>
        <w:tc>
          <w:tcPr>
            <w:tcW w:w="167" w:type="pct"/>
          </w:tcPr>
          <w:p w14:paraId="53C64F6E"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FA1439D" w14:textId="77777777" w:rsidR="004945ED" w:rsidRPr="00292DEB" w:rsidRDefault="004945ED" w:rsidP="004945ED">
            <w:pPr>
              <w:spacing w:line="276" w:lineRule="auto"/>
              <w:rPr>
                <w:rFonts w:cs="Arial"/>
                <w:color w:val="0000FF"/>
                <w:lang w:val="en-US"/>
              </w:rPr>
            </w:pPr>
          </w:p>
        </w:tc>
        <w:tc>
          <w:tcPr>
            <w:tcW w:w="127" w:type="pct"/>
          </w:tcPr>
          <w:p w14:paraId="79E21802" w14:textId="77777777" w:rsidR="004945ED" w:rsidRPr="00292DEB" w:rsidRDefault="004945ED" w:rsidP="004945ED">
            <w:pPr>
              <w:spacing w:line="276" w:lineRule="auto"/>
              <w:rPr>
                <w:rFonts w:cs="Arial"/>
                <w:color w:val="0000FF"/>
                <w:lang w:val="fr-FR"/>
              </w:rPr>
            </w:pPr>
            <w:r w:rsidRPr="00292DEB">
              <w:rPr>
                <w:rFonts w:cs="Arial"/>
                <w:color w:val="0000FF"/>
                <w:lang w:val="fr-FR"/>
              </w:rPr>
              <w:t>9</w:t>
            </w:r>
          </w:p>
          <w:p w14:paraId="2B50055D" w14:textId="77777777" w:rsidR="004945ED" w:rsidRPr="00292DEB" w:rsidRDefault="004945ED" w:rsidP="004945ED">
            <w:pPr>
              <w:spacing w:line="276" w:lineRule="auto"/>
              <w:rPr>
                <w:rFonts w:cs="Arial"/>
                <w:color w:val="0000FF"/>
                <w:lang w:val="en-US"/>
              </w:rPr>
            </w:pPr>
          </w:p>
        </w:tc>
        <w:tc>
          <w:tcPr>
            <w:tcW w:w="402" w:type="pct"/>
          </w:tcPr>
          <w:p w14:paraId="334CAF43" w14:textId="77777777" w:rsidR="004945ED" w:rsidRPr="00292DEB" w:rsidRDefault="004945ED" w:rsidP="004945ED">
            <w:pPr>
              <w:spacing w:line="276" w:lineRule="auto"/>
              <w:rPr>
                <w:rFonts w:cs="Arial"/>
                <w:color w:val="0000FF"/>
                <w:lang w:val="fr-FR"/>
              </w:rPr>
            </w:pPr>
            <w:r w:rsidRPr="00292DEB">
              <w:rPr>
                <w:rFonts w:cs="Arial"/>
                <w:color w:val="0000FF"/>
                <w:lang w:val="fr-FR"/>
              </w:rPr>
              <w:t>GREECE</w:t>
            </w:r>
          </w:p>
          <w:p w14:paraId="3C2F9556" w14:textId="77777777" w:rsidR="004945ED" w:rsidRPr="00292DEB" w:rsidRDefault="004945ED" w:rsidP="004945ED">
            <w:pPr>
              <w:spacing w:line="276" w:lineRule="auto"/>
              <w:rPr>
                <w:rFonts w:cs="Arial"/>
                <w:color w:val="0000FF"/>
                <w:lang w:val="en-US"/>
              </w:rPr>
            </w:pPr>
          </w:p>
        </w:tc>
      </w:tr>
      <w:tr w:rsidR="004945ED" w:rsidRPr="00292DEB" w14:paraId="2A99D556" w14:textId="77777777" w:rsidTr="005D0FED">
        <w:tc>
          <w:tcPr>
            <w:tcW w:w="193" w:type="pct"/>
          </w:tcPr>
          <w:p w14:paraId="1FEC5F81" w14:textId="77777777" w:rsidR="004945ED" w:rsidRPr="00292DEB" w:rsidRDefault="004945ED" w:rsidP="004945ED">
            <w:pPr>
              <w:spacing w:line="276" w:lineRule="auto"/>
              <w:jc w:val="left"/>
              <w:rPr>
                <w:rFonts w:cs="Arial"/>
                <w:lang w:val="es-ES"/>
              </w:rPr>
            </w:pPr>
            <w:r w:rsidRPr="00292DEB">
              <w:rPr>
                <w:rFonts w:cs="Arial"/>
                <w:lang w:val="es-ES"/>
              </w:rPr>
              <w:t>EL</w:t>
            </w:r>
          </w:p>
          <w:p w14:paraId="4A189A40" w14:textId="77777777" w:rsidR="004945ED" w:rsidRPr="00292DEB" w:rsidRDefault="004945ED" w:rsidP="004945ED">
            <w:pPr>
              <w:spacing w:line="276" w:lineRule="auto"/>
              <w:jc w:val="left"/>
              <w:rPr>
                <w:rFonts w:cs="Arial"/>
                <w:lang w:val="es-ES"/>
              </w:rPr>
            </w:pPr>
            <w:r w:rsidRPr="00292DEB">
              <w:rPr>
                <w:rFonts w:cs="Arial"/>
                <w:lang w:val="es-ES"/>
              </w:rPr>
              <w:t>EL</w:t>
            </w:r>
          </w:p>
          <w:p w14:paraId="2CE2608B" w14:textId="77777777" w:rsidR="004945ED" w:rsidRPr="00292DEB" w:rsidRDefault="004945ED" w:rsidP="004945ED">
            <w:pPr>
              <w:spacing w:line="276" w:lineRule="auto"/>
              <w:jc w:val="left"/>
              <w:rPr>
                <w:rFonts w:cs="Arial"/>
                <w:lang w:val="es-ES"/>
              </w:rPr>
            </w:pPr>
            <w:r w:rsidRPr="00292DEB">
              <w:rPr>
                <w:rFonts w:cs="Arial"/>
                <w:lang w:val="es-ES"/>
              </w:rPr>
              <w:t>EL</w:t>
            </w:r>
          </w:p>
          <w:p w14:paraId="039E7F6E" w14:textId="77777777" w:rsidR="004945ED" w:rsidRPr="00292DEB" w:rsidRDefault="004945ED" w:rsidP="004945ED">
            <w:pPr>
              <w:spacing w:line="276" w:lineRule="auto"/>
              <w:jc w:val="left"/>
              <w:rPr>
                <w:rFonts w:cs="Arial"/>
                <w:lang w:val="es-ES"/>
              </w:rPr>
            </w:pPr>
            <w:r w:rsidRPr="00292DEB">
              <w:rPr>
                <w:rFonts w:cs="Arial"/>
                <w:lang w:val="es-ES"/>
              </w:rPr>
              <w:t>EL</w:t>
            </w:r>
          </w:p>
          <w:p w14:paraId="728B44A6" w14:textId="77777777" w:rsidR="004945ED" w:rsidRPr="00292DEB" w:rsidRDefault="004945ED" w:rsidP="004945ED">
            <w:pPr>
              <w:spacing w:line="276" w:lineRule="auto"/>
              <w:jc w:val="left"/>
              <w:rPr>
                <w:rFonts w:cs="Arial"/>
                <w:lang w:val="es-ES"/>
              </w:rPr>
            </w:pPr>
            <w:r w:rsidRPr="00292DEB">
              <w:rPr>
                <w:rFonts w:cs="Arial"/>
                <w:lang w:val="es-ES"/>
              </w:rPr>
              <w:t>EL</w:t>
            </w:r>
          </w:p>
          <w:p w14:paraId="63D57C27" w14:textId="77777777" w:rsidR="004945ED" w:rsidRPr="00292DEB" w:rsidRDefault="004945ED" w:rsidP="004945ED">
            <w:pPr>
              <w:spacing w:line="276" w:lineRule="auto"/>
              <w:jc w:val="left"/>
              <w:rPr>
                <w:rFonts w:cs="Arial"/>
                <w:lang w:val="es-ES"/>
              </w:rPr>
            </w:pPr>
            <w:r w:rsidRPr="00292DEB">
              <w:rPr>
                <w:rFonts w:cs="Arial"/>
                <w:lang w:val="es-ES"/>
              </w:rPr>
              <w:t>EL</w:t>
            </w:r>
          </w:p>
          <w:p w14:paraId="1008DB15" w14:textId="77777777" w:rsidR="004945ED" w:rsidRPr="00292DEB" w:rsidRDefault="004945ED" w:rsidP="004945ED">
            <w:pPr>
              <w:spacing w:line="276" w:lineRule="auto"/>
              <w:jc w:val="left"/>
              <w:rPr>
                <w:rFonts w:cs="Arial"/>
                <w:lang w:val="es-ES"/>
              </w:rPr>
            </w:pPr>
            <w:r w:rsidRPr="00292DEB">
              <w:rPr>
                <w:rFonts w:cs="Arial"/>
                <w:lang w:val="es-ES"/>
              </w:rPr>
              <w:t>EL</w:t>
            </w:r>
          </w:p>
          <w:p w14:paraId="3EC97238" w14:textId="77777777" w:rsidR="004945ED" w:rsidRPr="00292DEB" w:rsidRDefault="004945ED" w:rsidP="004945ED">
            <w:pPr>
              <w:spacing w:line="276" w:lineRule="auto"/>
              <w:jc w:val="left"/>
              <w:rPr>
                <w:rFonts w:cs="Arial"/>
                <w:lang w:val="es-ES"/>
              </w:rPr>
            </w:pPr>
            <w:r w:rsidRPr="00292DEB">
              <w:rPr>
                <w:rFonts w:cs="Arial"/>
                <w:lang w:val="es-ES"/>
              </w:rPr>
              <w:t>EL</w:t>
            </w:r>
          </w:p>
          <w:p w14:paraId="512FB405" w14:textId="77777777" w:rsidR="004945ED" w:rsidRPr="00292DEB" w:rsidRDefault="004945ED" w:rsidP="004945ED">
            <w:pPr>
              <w:spacing w:line="276" w:lineRule="auto"/>
              <w:jc w:val="left"/>
              <w:rPr>
                <w:rFonts w:cs="Arial"/>
                <w:lang w:val="es-ES"/>
              </w:rPr>
            </w:pPr>
            <w:r w:rsidRPr="00292DEB">
              <w:rPr>
                <w:rFonts w:cs="Arial"/>
                <w:lang w:val="es-ES"/>
              </w:rPr>
              <w:t>EL</w:t>
            </w:r>
          </w:p>
          <w:p w14:paraId="2E1A1050" w14:textId="77777777" w:rsidR="004945ED" w:rsidRPr="00292DEB" w:rsidRDefault="004945ED" w:rsidP="004945ED">
            <w:pPr>
              <w:spacing w:line="276" w:lineRule="auto"/>
              <w:jc w:val="left"/>
              <w:rPr>
                <w:rFonts w:cs="Arial"/>
                <w:lang w:val="es-ES"/>
              </w:rPr>
            </w:pPr>
            <w:r w:rsidRPr="00292DEB">
              <w:rPr>
                <w:rFonts w:cs="Arial"/>
                <w:lang w:val="es-ES"/>
              </w:rPr>
              <w:t>EL</w:t>
            </w:r>
          </w:p>
          <w:p w14:paraId="38F0A780" w14:textId="77777777" w:rsidR="004945ED" w:rsidRPr="00292DEB" w:rsidRDefault="004945ED" w:rsidP="004945ED">
            <w:pPr>
              <w:spacing w:line="276" w:lineRule="auto"/>
              <w:jc w:val="left"/>
              <w:rPr>
                <w:rFonts w:cs="Arial"/>
                <w:lang w:val="es-ES"/>
              </w:rPr>
            </w:pPr>
            <w:r w:rsidRPr="00292DEB">
              <w:rPr>
                <w:rFonts w:cs="Arial"/>
                <w:lang w:val="es-ES"/>
              </w:rPr>
              <w:t>EL</w:t>
            </w:r>
          </w:p>
          <w:p w14:paraId="0356BC8F" w14:textId="77777777" w:rsidR="004945ED" w:rsidRPr="00292DEB" w:rsidRDefault="004945ED" w:rsidP="004945ED">
            <w:pPr>
              <w:spacing w:line="276" w:lineRule="auto"/>
              <w:jc w:val="left"/>
              <w:rPr>
                <w:rFonts w:cs="Arial"/>
                <w:lang w:val="es-ES"/>
              </w:rPr>
            </w:pPr>
            <w:r w:rsidRPr="00292DEB">
              <w:rPr>
                <w:rFonts w:cs="Arial"/>
                <w:lang w:val="es-ES"/>
              </w:rPr>
              <w:t>EL</w:t>
            </w:r>
          </w:p>
          <w:p w14:paraId="13BD85C3" w14:textId="318C725F" w:rsidR="004945ED" w:rsidRPr="00292DEB" w:rsidRDefault="004945ED" w:rsidP="004945ED">
            <w:pPr>
              <w:spacing w:line="276" w:lineRule="auto"/>
              <w:jc w:val="left"/>
              <w:rPr>
                <w:rFonts w:cs="Arial"/>
                <w:b/>
                <w:lang w:val="en-US"/>
              </w:rPr>
            </w:pPr>
            <w:r w:rsidRPr="00292DEB">
              <w:rPr>
                <w:rFonts w:cs="Arial"/>
                <w:lang w:val="en-GB"/>
              </w:rPr>
              <w:t>EL</w:t>
            </w:r>
          </w:p>
        </w:tc>
        <w:tc>
          <w:tcPr>
            <w:tcW w:w="1371" w:type="pct"/>
          </w:tcPr>
          <w:p w14:paraId="1FA596EE" w14:textId="77777777" w:rsidR="004945ED" w:rsidRPr="00292DEB" w:rsidRDefault="004945ED" w:rsidP="004945ED">
            <w:pPr>
              <w:spacing w:line="276" w:lineRule="auto"/>
              <w:rPr>
                <w:rFonts w:cs="Arial"/>
              </w:rPr>
            </w:pPr>
            <w:r w:rsidRPr="00292DEB">
              <w:rPr>
                <w:rFonts w:cs="Arial"/>
              </w:rPr>
              <w:t xml:space="preserve">Privatärzte, die bei der </w:t>
            </w:r>
            <w:r w:rsidRPr="00292DEB">
              <w:rPr>
                <w:rFonts w:cs="Arial"/>
                <w:color w:val="008000"/>
              </w:rPr>
              <w:t>Nationalen Organisation zur Bereitstellung von Gesundheitsdienstleistungen (EOPYY)</w:t>
            </w:r>
            <w:r w:rsidRPr="00292DEB">
              <w:rPr>
                <w:rFonts w:cs="Arial"/>
              </w:rPr>
              <w:t xml:space="preserve"> </w:t>
            </w:r>
            <w:r w:rsidRPr="00292DEB">
              <w:rPr>
                <w:rFonts w:cs="Arial"/>
                <w:i/>
                <w:color w:val="008080"/>
              </w:rPr>
              <w:t xml:space="preserve">(ΕΝΙΑΙΟΣ ΟΡΓΑΝΙΣΜΟΣ ΠΑΡΟΧΩΝ ΥΠΗΡΕΣΙΩΝ ΥΓΕΙΑΣ - ΕΟΠΥΥ) </w:t>
            </w:r>
            <w:r w:rsidRPr="00292DEB">
              <w:rPr>
                <w:rFonts w:cs="Arial"/>
              </w:rPr>
              <w:t>unter Vertrag stehen, werden pro Besuch bezahlt (</w:t>
            </w:r>
            <w:r w:rsidRPr="00292DEB">
              <w:rPr>
                <w:rFonts w:cs="Arial"/>
                <w:color w:val="FF00FF"/>
              </w:rPr>
              <w:t xml:space="preserve">€10 </w:t>
            </w:r>
            <w:r w:rsidRPr="00292DEB">
              <w:rPr>
                <w:rFonts w:cs="Arial"/>
              </w:rPr>
              <w:t xml:space="preserve">pro Besuch, mit einer monatlichen Obergrenze von </w:t>
            </w:r>
            <w:r w:rsidRPr="00292DEB">
              <w:rPr>
                <w:rFonts w:cs="Arial"/>
                <w:color w:val="800000"/>
              </w:rPr>
              <w:t>200</w:t>
            </w:r>
            <w:r w:rsidRPr="00292DEB">
              <w:rPr>
                <w:rFonts w:cs="Arial"/>
              </w:rPr>
              <w:t xml:space="preserve"> Besuchen). Hausärzte erhalten derzeit einen Festlohn von </w:t>
            </w:r>
            <w:r w:rsidRPr="00292DEB">
              <w:rPr>
                <w:rFonts w:cs="Arial"/>
                <w:color w:val="FF00FF"/>
              </w:rPr>
              <w:t>€2.000</w:t>
            </w:r>
            <w:r w:rsidRPr="00292DEB">
              <w:rPr>
                <w:rFonts w:cs="Arial"/>
              </w:rPr>
              <w:t xml:space="preserve"> monatlich. Ärzte, die bei den Gesundheitsbehörden der </w:t>
            </w:r>
            <w:r w:rsidRPr="00292DEB">
              <w:rPr>
                <w:rFonts w:cs="Arial"/>
                <w:color w:val="008000"/>
              </w:rPr>
              <w:t>PEDY (Nationales Gesundheitsnetzwerk</w:t>
            </w:r>
            <w:r w:rsidRPr="00292DEB">
              <w:rPr>
                <w:rFonts w:cs="Arial"/>
                <w:color w:val="FF0000"/>
              </w:rPr>
              <w:t xml:space="preserve"> </w:t>
            </w:r>
            <w:r w:rsidRPr="00292DEB">
              <w:rPr>
                <w:rFonts w:cs="Arial"/>
                <w:color w:val="008000"/>
              </w:rPr>
              <w:t>zur Grundversorgung -</w:t>
            </w:r>
            <w:r w:rsidRPr="00292DEB">
              <w:rPr>
                <w:rFonts w:cs="Arial"/>
                <w:color w:val="FF0000"/>
              </w:rPr>
              <w:t xml:space="preserve"> </w:t>
            </w:r>
            <w:r w:rsidRPr="00292DEB">
              <w:rPr>
                <w:rFonts w:cs="Arial"/>
                <w:i/>
                <w:color w:val="008080"/>
              </w:rPr>
              <w:t>Πρωτοβάθμιο Εθνικό Δίκτυο Υγείας-ΠΕΔΥ</w:t>
            </w:r>
            <w:r w:rsidRPr="00292DEB">
              <w:rPr>
                <w:rFonts w:cs="Arial"/>
                <w:color w:val="008000"/>
              </w:rPr>
              <w:t>)</w:t>
            </w:r>
            <w:r w:rsidRPr="00292DEB">
              <w:rPr>
                <w:rFonts w:cs="Arial"/>
              </w:rPr>
              <w:t xml:space="preserve"> angestellt sind, sind Gehaltsempfänger. </w:t>
            </w:r>
          </w:p>
          <w:p w14:paraId="2E9BE7C7" w14:textId="77777777" w:rsidR="004945ED" w:rsidRPr="00292DEB" w:rsidRDefault="004945ED" w:rsidP="004945ED">
            <w:pPr>
              <w:spacing w:line="276" w:lineRule="auto"/>
              <w:rPr>
                <w:rFonts w:cs="Arial"/>
                <w:b/>
                <w:color w:val="FF0000"/>
              </w:rPr>
            </w:pPr>
            <w:r w:rsidRPr="00292DEB">
              <w:rPr>
                <w:rFonts w:cs="Arial"/>
              </w:rPr>
              <w:t xml:space="preserve">Die Gebühr wird auf Grundlage der Gesetzgebung festgelegt. </w:t>
            </w:r>
          </w:p>
          <w:p w14:paraId="180E5B44" w14:textId="77777777" w:rsidR="004945ED" w:rsidRPr="00292DEB" w:rsidRDefault="004945ED" w:rsidP="004945ED">
            <w:pPr>
              <w:spacing w:line="276" w:lineRule="auto"/>
              <w:rPr>
                <w:rFonts w:cs="Arial"/>
              </w:rPr>
            </w:pPr>
          </w:p>
        </w:tc>
        <w:tc>
          <w:tcPr>
            <w:tcW w:w="1370" w:type="pct"/>
          </w:tcPr>
          <w:p w14:paraId="3C46A341" w14:textId="77777777" w:rsidR="004945ED" w:rsidRPr="00292DEB" w:rsidRDefault="004945ED" w:rsidP="004945ED">
            <w:pPr>
              <w:spacing w:line="276" w:lineRule="auto"/>
              <w:rPr>
                <w:rFonts w:cs="Arial"/>
                <w:lang w:val="fr-BE"/>
              </w:rPr>
            </w:pPr>
            <w:r w:rsidRPr="00292DEB">
              <w:rPr>
                <w:rFonts w:cs="Arial"/>
                <w:lang w:val="fr-BE"/>
              </w:rPr>
              <w:t>Les médecins privés sous contrat avec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 xml:space="preserve"> sont rémunérés selon la formule du paiement par visite (</w:t>
            </w:r>
            <w:r w:rsidRPr="00292DEB">
              <w:rPr>
                <w:rFonts w:cs="Arial"/>
                <w:color w:val="FF00FF"/>
                <w:lang w:val="fr-BE"/>
              </w:rPr>
              <w:t>€10</w:t>
            </w:r>
            <w:r w:rsidRPr="00292DEB">
              <w:rPr>
                <w:rFonts w:cs="Arial"/>
                <w:lang w:val="fr-BE"/>
              </w:rPr>
              <w:t xml:space="preserve"> par visite, avec un plafond mensuel de </w:t>
            </w:r>
            <w:r w:rsidRPr="00292DEB">
              <w:rPr>
                <w:rFonts w:cs="Arial"/>
                <w:color w:val="C00000"/>
                <w:lang w:val="fr-BE"/>
              </w:rPr>
              <w:t>200</w:t>
            </w:r>
            <w:r w:rsidRPr="00292DEB">
              <w:rPr>
                <w:rFonts w:cs="Arial"/>
                <w:lang w:val="fr-BE"/>
              </w:rPr>
              <w:t xml:space="preserve"> visites). Les médecins de famille perçoivent actuellement un salaire fixe de </w:t>
            </w:r>
            <w:r w:rsidRPr="00292DEB">
              <w:rPr>
                <w:rFonts w:cs="Arial"/>
                <w:color w:val="FF00FF"/>
                <w:lang w:val="fr-BE"/>
              </w:rPr>
              <w:t>€2.000</w:t>
            </w:r>
            <w:r w:rsidRPr="00292DEB">
              <w:rPr>
                <w:rFonts w:cs="Arial"/>
                <w:lang w:val="fr-BE"/>
              </w:rPr>
              <w:t xml:space="preserve"> par mois. Les médecins engagés dans les unités de santé </w:t>
            </w:r>
            <w:r w:rsidRPr="00292DEB">
              <w:rPr>
                <w:rFonts w:cs="Arial"/>
                <w:color w:val="008000"/>
                <w:lang w:val="fr-BE"/>
              </w:rPr>
              <w:t>du PEDY (Réseau national de soins de santé primaires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w:t>
            </w:r>
            <w:proofErr w:type="spellStart"/>
            <w:r w:rsidRPr="00292DEB">
              <w:rPr>
                <w:rFonts w:cs="Arial"/>
                <w:i/>
                <w:color w:val="008080"/>
                <w:lang w:val="fr-BE"/>
              </w:rPr>
              <w:t>Δίκτυο</w:t>
            </w:r>
            <w:proofErr w:type="spellEnd"/>
            <w:r w:rsidRPr="00292DEB">
              <w:rPr>
                <w:rFonts w:cs="Arial"/>
                <w:i/>
                <w:color w:val="008080"/>
                <w:lang w:val="fr-BE"/>
              </w:rPr>
              <w:t xml:space="preserve">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color w:val="008000"/>
                <w:lang w:val="fr-BE"/>
              </w:rPr>
              <w:t>)</w:t>
            </w:r>
            <w:r w:rsidRPr="00292DEB">
              <w:rPr>
                <w:rFonts w:cs="Arial"/>
                <w:lang w:val="fr-BE"/>
              </w:rPr>
              <w:t xml:space="preserve"> sont salariés. </w:t>
            </w:r>
          </w:p>
          <w:p w14:paraId="7CF1C7C8" w14:textId="77777777" w:rsidR="004945ED" w:rsidRPr="00292DEB" w:rsidRDefault="004945ED" w:rsidP="004945ED">
            <w:pPr>
              <w:spacing w:line="276" w:lineRule="auto"/>
              <w:rPr>
                <w:rFonts w:cs="Arial"/>
                <w:lang w:val="fr-BE"/>
              </w:rPr>
            </w:pPr>
            <w:r w:rsidRPr="00292DEB">
              <w:rPr>
                <w:rFonts w:cs="Arial"/>
                <w:lang w:val="fr-BE"/>
              </w:rPr>
              <w:t>La fixation des honoraires se fonde principalement sur la législation.</w:t>
            </w:r>
          </w:p>
          <w:p w14:paraId="756B5DA3" w14:textId="77777777" w:rsidR="004945ED" w:rsidRPr="00292DEB" w:rsidRDefault="004945ED" w:rsidP="004945ED">
            <w:pPr>
              <w:spacing w:line="276" w:lineRule="auto"/>
              <w:rPr>
                <w:rFonts w:cs="Arial"/>
                <w:lang w:val="fr-BE"/>
              </w:rPr>
            </w:pPr>
          </w:p>
        </w:tc>
        <w:tc>
          <w:tcPr>
            <w:tcW w:w="1370" w:type="pct"/>
          </w:tcPr>
          <w:p w14:paraId="4DBA43A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E-II-10-EL</w:t>
            </w:r>
          </w:p>
          <w:p w14:paraId="7DC1A74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Private doctors contracted by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 xml:space="preserve"> are paid per visit (</w:t>
            </w:r>
            <w:r w:rsidRPr="00292DEB">
              <w:rPr>
                <w:color w:val="FF00FF"/>
                <w:sz w:val="15"/>
                <w:szCs w:val="15"/>
                <w:lang w:val="en-GB"/>
              </w:rPr>
              <w:t>€10</w:t>
            </w:r>
            <w:r w:rsidRPr="00292DEB">
              <w:rPr>
                <w:color w:val="000000"/>
                <w:sz w:val="15"/>
                <w:szCs w:val="15"/>
                <w:lang w:val="en-GB"/>
              </w:rPr>
              <w:t xml:space="preserve"> per visit, with a monthly ceiling of </w:t>
            </w:r>
            <w:r w:rsidRPr="00292DEB">
              <w:rPr>
                <w:color w:val="800000"/>
                <w:sz w:val="15"/>
                <w:szCs w:val="15"/>
                <w:lang w:val="en-GB"/>
              </w:rPr>
              <w:t>200</w:t>
            </w:r>
            <w:r w:rsidRPr="00292DEB">
              <w:rPr>
                <w:color w:val="000000"/>
                <w:sz w:val="15"/>
                <w:szCs w:val="15"/>
                <w:lang w:val="en-GB"/>
              </w:rPr>
              <w:t xml:space="preserve"> visits). Family doctors are currently paid with a fixed wage of </w:t>
            </w:r>
            <w:r w:rsidRPr="00292DEB">
              <w:rPr>
                <w:color w:val="FF00FF"/>
                <w:sz w:val="15"/>
                <w:szCs w:val="15"/>
                <w:lang w:val="en-GB"/>
              </w:rPr>
              <w:t xml:space="preserve">€2,000 </w:t>
            </w:r>
            <w:r w:rsidRPr="00292DEB">
              <w:rPr>
                <w:color w:val="000000"/>
                <w:sz w:val="15"/>
                <w:szCs w:val="15"/>
                <w:lang w:val="en-GB"/>
              </w:rPr>
              <w:t xml:space="preserve">per month. Doctors employed in </w:t>
            </w:r>
            <w:r w:rsidRPr="00292DEB">
              <w:rPr>
                <w:color w:val="008000"/>
                <w:sz w:val="15"/>
                <w:szCs w:val="15"/>
                <w:lang w:val="en-GB"/>
              </w:rPr>
              <w:t xml:space="preserve">PEDY (National Primary Health Care Network- </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w:t>
            </w:r>
            <w:r w:rsidRPr="00292DEB">
              <w:rPr>
                <w:color w:val="000000"/>
                <w:sz w:val="15"/>
                <w:szCs w:val="15"/>
                <w:lang w:val="en-GB"/>
              </w:rPr>
              <w:t xml:space="preserve"> Health Units are salaried. </w:t>
            </w:r>
          </w:p>
          <w:p w14:paraId="093AE0D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Legislation is the main basis for setting the fee.</w:t>
            </w:r>
          </w:p>
          <w:p w14:paraId="76AC9FE0" w14:textId="6CF81082"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1BFF7E3"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1366A0EC" w14:textId="77777777" w:rsidR="004945ED" w:rsidRPr="00292DEB" w:rsidRDefault="004945ED" w:rsidP="004945ED">
            <w:pPr>
              <w:spacing w:line="276" w:lineRule="auto"/>
              <w:rPr>
                <w:rFonts w:cs="Arial"/>
                <w:color w:val="0000FF"/>
                <w:lang w:val="en-US"/>
              </w:rPr>
            </w:pPr>
          </w:p>
        </w:tc>
        <w:tc>
          <w:tcPr>
            <w:tcW w:w="127" w:type="pct"/>
          </w:tcPr>
          <w:p w14:paraId="6C95C6B5" w14:textId="77777777" w:rsidR="004945ED" w:rsidRPr="00292DEB" w:rsidRDefault="004945ED" w:rsidP="004945ED">
            <w:pPr>
              <w:spacing w:line="276" w:lineRule="auto"/>
              <w:rPr>
                <w:rFonts w:cs="Arial"/>
                <w:color w:val="0000FF"/>
                <w:lang w:val="fr-FR"/>
              </w:rPr>
            </w:pPr>
            <w:r w:rsidRPr="00292DEB">
              <w:rPr>
                <w:rFonts w:cs="Arial"/>
                <w:color w:val="0000FF"/>
                <w:lang w:val="fr-FR"/>
              </w:rPr>
              <w:t>10</w:t>
            </w:r>
          </w:p>
          <w:p w14:paraId="7FC45F44" w14:textId="77777777" w:rsidR="004945ED" w:rsidRPr="00292DEB" w:rsidRDefault="004945ED" w:rsidP="004945ED">
            <w:pPr>
              <w:spacing w:line="276" w:lineRule="auto"/>
              <w:rPr>
                <w:rFonts w:cs="Arial"/>
                <w:color w:val="0000FF"/>
                <w:lang w:val="en-US"/>
              </w:rPr>
            </w:pPr>
          </w:p>
        </w:tc>
        <w:tc>
          <w:tcPr>
            <w:tcW w:w="402" w:type="pct"/>
          </w:tcPr>
          <w:p w14:paraId="649439A1" w14:textId="77777777" w:rsidR="004945ED" w:rsidRPr="00292DEB" w:rsidRDefault="004945ED" w:rsidP="004945ED">
            <w:pPr>
              <w:spacing w:line="276" w:lineRule="auto"/>
              <w:rPr>
                <w:rFonts w:cs="Arial"/>
                <w:color w:val="0000FF"/>
                <w:lang w:val="en-US"/>
              </w:rPr>
            </w:pPr>
            <w:r w:rsidRPr="00292DEB">
              <w:rPr>
                <w:rFonts w:cs="Arial"/>
                <w:color w:val="0000FF"/>
                <w:lang w:val="en-US"/>
              </w:rPr>
              <w:t>GREECE</w:t>
            </w:r>
          </w:p>
          <w:p w14:paraId="0F4A25D3" w14:textId="77777777" w:rsidR="004945ED" w:rsidRPr="00292DEB" w:rsidRDefault="004945ED" w:rsidP="004945ED">
            <w:pPr>
              <w:spacing w:line="276" w:lineRule="auto"/>
              <w:rPr>
                <w:rFonts w:cs="Arial"/>
                <w:color w:val="0000FF"/>
                <w:lang w:val="en-US"/>
              </w:rPr>
            </w:pPr>
          </w:p>
        </w:tc>
      </w:tr>
      <w:tr w:rsidR="004945ED" w:rsidRPr="00292DEB" w14:paraId="44E03D9C" w14:textId="77777777" w:rsidTr="005D0FED">
        <w:tc>
          <w:tcPr>
            <w:tcW w:w="193" w:type="pct"/>
          </w:tcPr>
          <w:p w14:paraId="2573B732" w14:textId="77777777" w:rsidR="004945ED" w:rsidRPr="00292DEB" w:rsidRDefault="004945ED" w:rsidP="004945ED">
            <w:pPr>
              <w:spacing w:line="276" w:lineRule="auto"/>
              <w:jc w:val="left"/>
              <w:rPr>
                <w:rFonts w:cs="Arial"/>
                <w:lang w:val="es-ES"/>
              </w:rPr>
            </w:pPr>
            <w:r w:rsidRPr="00292DEB">
              <w:rPr>
                <w:rFonts w:cs="Arial"/>
                <w:lang w:val="es-ES"/>
              </w:rPr>
              <w:t>EL</w:t>
            </w:r>
          </w:p>
          <w:p w14:paraId="6347CD9B" w14:textId="77777777" w:rsidR="004945ED" w:rsidRPr="00292DEB" w:rsidRDefault="004945ED" w:rsidP="004945ED">
            <w:pPr>
              <w:spacing w:line="276" w:lineRule="auto"/>
              <w:jc w:val="left"/>
              <w:rPr>
                <w:rFonts w:cs="Arial"/>
                <w:lang w:val="es-ES"/>
              </w:rPr>
            </w:pPr>
            <w:r w:rsidRPr="00292DEB">
              <w:rPr>
                <w:rFonts w:cs="Arial"/>
                <w:lang w:val="es-ES"/>
              </w:rPr>
              <w:t>EL</w:t>
            </w:r>
          </w:p>
          <w:p w14:paraId="54A7A858" w14:textId="77777777" w:rsidR="004945ED" w:rsidRPr="00292DEB" w:rsidRDefault="004945ED" w:rsidP="004945ED">
            <w:pPr>
              <w:spacing w:line="276" w:lineRule="auto"/>
              <w:jc w:val="left"/>
              <w:rPr>
                <w:rFonts w:cs="Arial"/>
                <w:lang w:val="es-ES"/>
              </w:rPr>
            </w:pPr>
            <w:r w:rsidRPr="00292DEB">
              <w:rPr>
                <w:rFonts w:cs="Arial"/>
                <w:lang w:val="es-ES"/>
              </w:rPr>
              <w:t>EL</w:t>
            </w:r>
          </w:p>
          <w:p w14:paraId="3EF22D88" w14:textId="77777777" w:rsidR="004945ED" w:rsidRPr="00292DEB" w:rsidRDefault="004945ED" w:rsidP="004945ED">
            <w:pPr>
              <w:spacing w:line="276" w:lineRule="auto"/>
              <w:jc w:val="left"/>
              <w:rPr>
                <w:rFonts w:cs="Arial"/>
                <w:lang w:val="es-ES"/>
              </w:rPr>
            </w:pPr>
            <w:r w:rsidRPr="00292DEB">
              <w:rPr>
                <w:rFonts w:cs="Arial"/>
                <w:lang w:val="es-ES"/>
              </w:rPr>
              <w:t>EL</w:t>
            </w:r>
          </w:p>
          <w:p w14:paraId="6BC99405" w14:textId="77777777" w:rsidR="004945ED" w:rsidRPr="00292DEB" w:rsidRDefault="004945ED" w:rsidP="004945ED">
            <w:pPr>
              <w:spacing w:line="276" w:lineRule="auto"/>
              <w:jc w:val="left"/>
              <w:rPr>
                <w:rFonts w:cs="Arial"/>
                <w:lang w:val="es-ES"/>
              </w:rPr>
            </w:pPr>
            <w:r w:rsidRPr="00292DEB">
              <w:rPr>
                <w:rFonts w:cs="Arial"/>
                <w:lang w:val="es-ES"/>
              </w:rPr>
              <w:t>EL</w:t>
            </w:r>
          </w:p>
          <w:p w14:paraId="2F4066F3" w14:textId="77777777" w:rsidR="004945ED" w:rsidRPr="00292DEB" w:rsidRDefault="004945ED" w:rsidP="004945ED">
            <w:pPr>
              <w:spacing w:line="276" w:lineRule="auto"/>
              <w:jc w:val="left"/>
              <w:rPr>
                <w:rFonts w:cs="Arial"/>
                <w:lang w:val="es-ES"/>
              </w:rPr>
            </w:pPr>
            <w:r w:rsidRPr="00292DEB">
              <w:rPr>
                <w:rFonts w:cs="Arial"/>
                <w:lang w:val="es-ES"/>
              </w:rPr>
              <w:t>EL</w:t>
            </w:r>
          </w:p>
          <w:p w14:paraId="1CAB524F" w14:textId="77777777" w:rsidR="004945ED" w:rsidRPr="00292DEB" w:rsidRDefault="004945ED" w:rsidP="004945ED">
            <w:pPr>
              <w:spacing w:line="276" w:lineRule="auto"/>
              <w:jc w:val="left"/>
              <w:rPr>
                <w:rFonts w:cs="Arial"/>
                <w:b/>
                <w:lang w:val="es-ES"/>
              </w:rPr>
            </w:pPr>
          </w:p>
        </w:tc>
        <w:tc>
          <w:tcPr>
            <w:tcW w:w="1371" w:type="pct"/>
          </w:tcPr>
          <w:p w14:paraId="2E17836D" w14:textId="77777777" w:rsidR="004945ED" w:rsidRPr="00292DEB" w:rsidRDefault="004945ED" w:rsidP="004945ED">
            <w:pPr>
              <w:spacing w:line="276" w:lineRule="auto"/>
              <w:rPr>
                <w:rFonts w:cs="Arial"/>
              </w:rPr>
            </w:pPr>
            <w:r w:rsidRPr="00292DEB">
              <w:rPr>
                <w:rFonts w:cs="Arial"/>
              </w:rPr>
              <w:t xml:space="preserve">Alle Krankenhäuser </w:t>
            </w:r>
            <w:r w:rsidRPr="00292DEB">
              <w:rPr>
                <w:rFonts w:cs="Arial"/>
                <w:color w:val="008000"/>
              </w:rPr>
              <w:t>des Nationalen Gesundheitssystems</w:t>
            </w:r>
            <w:r w:rsidRPr="00292DEB">
              <w:rPr>
                <w:rFonts w:cs="Arial"/>
              </w:rPr>
              <w:t xml:space="preserve"> </w:t>
            </w:r>
            <w:r w:rsidRPr="00292DEB">
              <w:rPr>
                <w:rFonts w:cs="Arial"/>
                <w:color w:val="008000"/>
              </w:rPr>
              <w:t>(ESY)</w:t>
            </w:r>
            <w:r w:rsidRPr="00292DEB">
              <w:rPr>
                <w:rFonts w:cs="Arial"/>
              </w:rPr>
              <w:t xml:space="preserve"> </w:t>
            </w:r>
            <w:r w:rsidRPr="00292DEB">
              <w:rPr>
                <w:rFonts w:cs="Arial"/>
                <w:i/>
                <w:color w:val="008080"/>
              </w:rPr>
              <w:t>(ΕΘΝΙΚΟ ΣΥΣΤΗΜΑ ΥΓΕΙΑΣ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ΕΣΥ</w:t>
            </w:r>
            <w:r w:rsidRPr="00292DEB">
              <w:rPr>
                <w:rFonts w:cs="Arial"/>
              </w:rPr>
              <w:t xml:space="preserve">) bieten Dienstleistungen, die vollständig vom Sozialversicherungssystem subventioniert sind. </w:t>
            </w:r>
          </w:p>
          <w:p w14:paraId="5719C709" w14:textId="77777777" w:rsidR="004945ED" w:rsidRPr="00292DEB" w:rsidRDefault="004945ED" w:rsidP="004945ED">
            <w:pPr>
              <w:spacing w:line="276" w:lineRule="auto"/>
              <w:rPr>
                <w:rFonts w:cs="Arial"/>
              </w:rPr>
            </w:pPr>
          </w:p>
          <w:p w14:paraId="12F58754" w14:textId="77777777" w:rsidR="004945ED" w:rsidRPr="00292DEB" w:rsidRDefault="004945ED" w:rsidP="004945ED">
            <w:pPr>
              <w:spacing w:line="276" w:lineRule="auto"/>
              <w:rPr>
                <w:rFonts w:cs="Arial"/>
              </w:rPr>
            </w:pPr>
            <w:r w:rsidRPr="00292DEB">
              <w:rPr>
                <w:rFonts w:cs="Arial"/>
              </w:rPr>
              <w:t xml:space="preserve">EOPYY schließt Tarifvereinbarungen mit privaten Kliniken. </w:t>
            </w:r>
          </w:p>
          <w:p w14:paraId="705559EF" w14:textId="77777777" w:rsidR="004945ED" w:rsidRPr="00292DEB" w:rsidRDefault="004945ED" w:rsidP="004945ED">
            <w:pPr>
              <w:spacing w:line="276" w:lineRule="auto"/>
              <w:rPr>
                <w:rFonts w:cs="Arial"/>
              </w:rPr>
            </w:pPr>
            <w:r w:rsidRPr="00292DEB">
              <w:rPr>
                <w:rFonts w:cs="Arial"/>
              </w:rPr>
              <w:t>Der Versicherte muss in privaten Vertragskliniken eine Zuzahlung leisten.</w:t>
            </w:r>
          </w:p>
          <w:p w14:paraId="15681D6A" w14:textId="77777777" w:rsidR="004945ED" w:rsidRPr="00292DEB" w:rsidRDefault="004945ED" w:rsidP="004945ED">
            <w:pPr>
              <w:spacing w:line="276" w:lineRule="auto"/>
              <w:rPr>
                <w:rFonts w:cs="Arial"/>
              </w:rPr>
            </w:pPr>
          </w:p>
          <w:p w14:paraId="563D1B16" w14:textId="77777777" w:rsidR="004945ED" w:rsidRPr="00292DEB" w:rsidRDefault="004945ED" w:rsidP="004945ED">
            <w:pPr>
              <w:spacing w:line="276" w:lineRule="auto"/>
              <w:rPr>
                <w:rFonts w:cs="Arial"/>
              </w:rPr>
            </w:pPr>
            <w:r w:rsidRPr="00292DEB">
              <w:rPr>
                <w:rFonts w:eastAsia="Arial" w:cs="Arial"/>
              </w:rPr>
              <w:t xml:space="preserve">Öffentliche Krankenhäuser werden durch direkte und indirekte Besteuerung aus dem Staatshaushalt finanziert, ergänzt durch die </w:t>
            </w:r>
            <w:r w:rsidRPr="00292DEB">
              <w:rPr>
                <w:rFonts w:cs="Arial"/>
              </w:rPr>
              <w:t>e-EFKA, auch in Form von Überschlagsrechnungen</w:t>
            </w:r>
            <w:r w:rsidRPr="00292DEB">
              <w:rPr>
                <w:rFonts w:cs="Arial"/>
                <w:b/>
                <w:color w:val="FF0000"/>
              </w:rPr>
              <w:t xml:space="preserve"> </w:t>
            </w:r>
            <w:r w:rsidRPr="00292DEB">
              <w:rPr>
                <w:rFonts w:eastAsia="Arial" w:cs="Arial"/>
                <w:i/>
                <w:iCs/>
                <w:color w:val="008080"/>
              </w:rPr>
              <w:t>(</w:t>
            </w:r>
            <w:proofErr w:type="spellStart"/>
            <w:r w:rsidRPr="00292DEB">
              <w:rPr>
                <w:rFonts w:eastAsia="Arial" w:cs="Arial"/>
                <w:i/>
                <w:iCs/>
                <w:color w:val="008080"/>
                <w:lang w:val="en-GB"/>
              </w:rPr>
              <w:t>Κλειστό</w:t>
            </w:r>
            <w:proofErr w:type="spellEnd"/>
            <w:r w:rsidRPr="00292DEB">
              <w:rPr>
                <w:rFonts w:eastAsia="Arial" w:cs="Arial"/>
                <w:i/>
                <w:iCs/>
                <w:color w:val="008080"/>
              </w:rPr>
              <w:t xml:space="preserve"> </w:t>
            </w:r>
            <w:proofErr w:type="spellStart"/>
            <w:r w:rsidRPr="00292DEB">
              <w:rPr>
                <w:rFonts w:eastAsia="Arial" w:cs="Arial"/>
                <w:i/>
                <w:iCs/>
                <w:color w:val="008080"/>
                <w:lang w:val="en-GB"/>
              </w:rPr>
              <w:t>Ενο</w:t>
            </w:r>
            <w:proofErr w:type="spellEnd"/>
            <w:r w:rsidRPr="00292DEB">
              <w:rPr>
                <w:rFonts w:eastAsia="Arial" w:cs="Arial"/>
                <w:i/>
                <w:iCs/>
                <w:color w:val="008080"/>
                <w:lang w:val="en-GB"/>
              </w:rPr>
              <w:t>ποιημένο</w:t>
            </w:r>
            <w:r w:rsidRPr="00292DEB">
              <w:rPr>
                <w:rFonts w:eastAsia="Arial" w:cs="Arial"/>
                <w:i/>
                <w:iCs/>
                <w:color w:val="008080"/>
              </w:rPr>
              <w:t xml:space="preserve"> </w:t>
            </w:r>
            <w:proofErr w:type="spellStart"/>
            <w:r w:rsidRPr="00292DEB">
              <w:rPr>
                <w:rFonts w:eastAsia="Arial" w:cs="Arial"/>
                <w:i/>
                <w:iCs/>
                <w:color w:val="008080"/>
                <w:lang w:val="en-GB"/>
              </w:rPr>
              <w:t>Νοσήλειο</w:t>
            </w:r>
            <w:proofErr w:type="spellEnd"/>
            <w:r w:rsidRPr="00292DEB">
              <w:rPr>
                <w:rFonts w:eastAsia="Arial" w:cs="Arial"/>
                <w:i/>
                <w:iCs/>
                <w:color w:val="008080"/>
              </w:rPr>
              <w:t xml:space="preserve">- KEN). </w:t>
            </w:r>
            <w:r w:rsidRPr="00292DEB">
              <w:rPr>
                <w:rFonts w:cs="Arial"/>
              </w:rPr>
              <w:t xml:space="preserve">Private Krankenhäuser erhalten von der EOPYY </w:t>
            </w:r>
            <w:r w:rsidRPr="00292DEB">
              <w:rPr>
                <w:rFonts w:cs="Arial"/>
              </w:rPr>
              <w:lastRenderedPageBreak/>
              <w:t xml:space="preserve">Erstattungen aufgrund ihrer Verträge pro Patientenfall. </w:t>
            </w:r>
          </w:p>
          <w:p w14:paraId="3C1821B5" w14:textId="77777777" w:rsidR="004945ED" w:rsidRPr="00292DEB" w:rsidRDefault="004945ED" w:rsidP="004945ED">
            <w:pPr>
              <w:spacing w:line="276" w:lineRule="auto"/>
              <w:rPr>
                <w:rFonts w:cs="Arial"/>
              </w:rPr>
            </w:pPr>
          </w:p>
        </w:tc>
        <w:tc>
          <w:tcPr>
            <w:tcW w:w="1370" w:type="pct"/>
          </w:tcPr>
          <w:p w14:paraId="628A3552" w14:textId="77777777" w:rsidR="004945ED" w:rsidRPr="00292DEB" w:rsidRDefault="004945ED" w:rsidP="004945ED">
            <w:pPr>
              <w:spacing w:line="276" w:lineRule="auto"/>
              <w:rPr>
                <w:rFonts w:cs="Arial"/>
                <w:lang w:val="fr-BE"/>
              </w:rPr>
            </w:pPr>
            <w:r w:rsidRPr="00292DEB">
              <w:rPr>
                <w:rFonts w:cs="Arial"/>
                <w:lang w:val="fr-BE"/>
              </w:rPr>
              <w:lastRenderedPageBreak/>
              <w:t xml:space="preserve">Tous les hôpitaux du </w:t>
            </w:r>
            <w:r w:rsidRPr="00292DEB">
              <w:rPr>
                <w:rFonts w:cs="Arial"/>
                <w:color w:val="008000"/>
                <w:lang w:val="fr-BE"/>
              </w:rPr>
              <w:t xml:space="preserve">Système national de santé (ESY) </w:t>
            </w:r>
            <w:r w:rsidRPr="00292DEB">
              <w:rPr>
                <w:rFonts w:cs="Arial"/>
                <w:i/>
                <w:color w:val="008080"/>
                <w:lang w:val="fr-BE"/>
              </w:rPr>
              <w:t>(ΕΘΝΙΚΟ ΣΥΣΤΗΜΑ ΥΓΕΙΑΣ</w:t>
            </w:r>
            <w:r w:rsidRPr="00292DEB">
              <w:rPr>
                <w:rStyle w:val="longtext"/>
                <w:rFonts w:ascii="Arial" w:hAnsi="Arial" w:cs="Arial"/>
                <w:i/>
                <w:color w:val="008080"/>
                <w:shd w:val="clear" w:color="auto" w:fill="FFFFFF"/>
                <w:lang w:val="fr-BE"/>
              </w:rPr>
              <w:t>- ΕΣΥ</w:t>
            </w:r>
            <w:r w:rsidRPr="00292DEB">
              <w:rPr>
                <w:rFonts w:cs="Arial"/>
                <w:lang w:val="fr-BE"/>
              </w:rPr>
              <w:t xml:space="preserve">) dispensent des services intégralement subventionnés par le système de sécurité sociale. </w:t>
            </w:r>
          </w:p>
          <w:p w14:paraId="6B2C79C1" w14:textId="77777777" w:rsidR="004945ED" w:rsidRPr="00292DEB" w:rsidRDefault="004945ED" w:rsidP="004945ED">
            <w:pPr>
              <w:spacing w:line="276" w:lineRule="auto"/>
              <w:rPr>
                <w:rFonts w:cs="Arial"/>
                <w:lang w:val="fr-BE"/>
              </w:rPr>
            </w:pPr>
          </w:p>
          <w:p w14:paraId="2447E1B1" w14:textId="77777777" w:rsidR="004945ED" w:rsidRPr="00292DEB" w:rsidRDefault="004945ED" w:rsidP="004945ED">
            <w:pPr>
              <w:spacing w:line="276" w:lineRule="auto"/>
              <w:rPr>
                <w:rFonts w:cs="Arial"/>
                <w:lang w:val="fr-BE"/>
              </w:rPr>
            </w:pPr>
            <w:r w:rsidRPr="00292DEB">
              <w:rPr>
                <w:rFonts w:cs="Arial"/>
                <w:lang w:val="fr-BE"/>
              </w:rPr>
              <w:t xml:space="preserve">L’EOPYY conclut des accords tarifaires avec les cliniques privées. </w:t>
            </w:r>
          </w:p>
          <w:p w14:paraId="74AA1173" w14:textId="77777777" w:rsidR="004945ED" w:rsidRPr="00292DEB" w:rsidRDefault="004945ED" w:rsidP="004945ED">
            <w:pPr>
              <w:spacing w:line="276" w:lineRule="auto"/>
              <w:rPr>
                <w:rFonts w:cs="Arial"/>
                <w:lang w:val="fr-BE"/>
              </w:rPr>
            </w:pPr>
            <w:r w:rsidRPr="00292DEB">
              <w:rPr>
                <w:rFonts w:cs="Arial"/>
                <w:lang w:val="fr-BE"/>
              </w:rPr>
              <w:t>Dans les cliniques privées conventionnées, la personne assurée doit verser une participation.</w:t>
            </w:r>
          </w:p>
          <w:p w14:paraId="3B6C53ED" w14:textId="77777777" w:rsidR="004945ED" w:rsidRPr="00292DEB" w:rsidRDefault="004945ED" w:rsidP="004945ED">
            <w:pPr>
              <w:spacing w:line="276" w:lineRule="auto"/>
              <w:rPr>
                <w:rFonts w:cs="Arial"/>
                <w:lang w:val="fr-BE"/>
              </w:rPr>
            </w:pPr>
          </w:p>
          <w:p w14:paraId="45DC7B59" w14:textId="77777777" w:rsidR="004945ED" w:rsidRPr="00292DEB" w:rsidRDefault="004945ED" w:rsidP="004945ED">
            <w:pPr>
              <w:spacing w:line="276" w:lineRule="auto"/>
              <w:rPr>
                <w:rFonts w:cs="Arial"/>
                <w:lang w:val="fr-BE"/>
              </w:rPr>
            </w:pPr>
            <w:r w:rsidRPr="00292DEB">
              <w:rPr>
                <w:rFonts w:eastAsia="Arial" w:cs="Arial"/>
                <w:lang w:val="fr-BE"/>
              </w:rPr>
              <w:t>Les hôpitaux publics sont financés par le budget de l’État via la fiscalité directe et indirecte, et par un supplément émanant de l’</w:t>
            </w:r>
            <w:r w:rsidRPr="00292DEB">
              <w:rPr>
                <w:rFonts w:cs="Arial"/>
                <w:lang w:val="fr-BE"/>
              </w:rPr>
              <w:t>e-EFKA,</w:t>
            </w:r>
            <w:r w:rsidRPr="00292DEB">
              <w:rPr>
                <w:rFonts w:cs="Arial"/>
                <w:b/>
                <w:lang w:val="fr-BE"/>
              </w:rPr>
              <w:t xml:space="preserve"> </w:t>
            </w:r>
            <w:r w:rsidRPr="00292DEB">
              <w:rPr>
                <w:rFonts w:cs="Arial"/>
                <w:bCs/>
                <w:lang w:val="fr-BE"/>
              </w:rPr>
              <w:t>également avec limites budgétaires (enveloppe fermée)</w:t>
            </w:r>
            <w:r w:rsidRPr="00292DEB">
              <w:rPr>
                <w:rFonts w:cs="Arial"/>
                <w:b/>
                <w:color w:val="FF0000"/>
                <w:lang w:val="fr-BE"/>
              </w:rPr>
              <w:t xml:space="preserve"> </w:t>
            </w:r>
            <w:r w:rsidRPr="00292DEB">
              <w:rPr>
                <w:rFonts w:eastAsia="Arial" w:cs="Arial"/>
                <w:i/>
                <w:iCs/>
                <w:color w:val="008080"/>
                <w:lang w:val="fr-BE"/>
              </w:rPr>
              <w:t>(</w:t>
            </w:r>
            <w:proofErr w:type="spellStart"/>
            <w:r w:rsidRPr="00292DEB">
              <w:rPr>
                <w:rFonts w:eastAsia="Arial" w:cs="Arial"/>
                <w:i/>
                <w:iCs/>
                <w:color w:val="008080"/>
                <w:lang w:val="fr-BE"/>
              </w:rPr>
              <w:t>Κλειστό</w:t>
            </w:r>
            <w:proofErr w:type="spellEnd"/>
            <w:r w:rsidRPr="00292DEB">
              <w:rPr>
                <w:rFonts w:eastAsia="Arial" w:cs="Arial"/>
                <w:i/>
                <w:iCs/>
                <w:color w:val="008080"/>
                <w:lang w:val="fr-BE"/>
              </w:rPr>
              <w:t xml:space="preserve"> </w:t>
            </w:r>
            <w:proofErr w:type="spellStart"/>
            <w:r w:rsidRPr="00292DEB">
              <w:rPr>
                <w:rFonts w:eastAsia="Arial" w:cs="Arial"/>
                <w:i/>
                <w:iCs/>
                <w:color w:val="008080"/>
                <w:lang w:val="fr-BE"/>
              </w:rPr>
              <w:t>Ενο</w:t>
            </w:r>
            <w:proofErr w:type="spellEnd"/>
            <w:r w:rsidRPr="00292DEB">
              <w:rPr>
                <w:rFonts w:eastAsia="Arial" w:cs="Arial"/>
                <w:i/>
                <w:iCs/>
                <w:color w:val="008080"/>
                <w:lang w:val="fr-BE"/>
              </w:rPr>
              <w:t xml:space="preserve">ποιημένο </w:t>
            </w:r>
            <w:proofErr w:type="spellStart"/>
            <w:r w:rsidRPr="00292DEB">
              <w:rPr>
                <w:rFonts w:eastAsia="Arial" w:cs="Arial"/>
                <w:i/>
                <w:iCs/>
                <w:color w:val="008080"/>
                <w:lang w:val="fr-BE"/>
              </w:rPr>
              <w:t>Νοσήλειο</w:t>
            </w:r>
            <w:proofErr w:type="spellEnd"/>
            <w:r w:rsidRPr="00292DEB">
              <w:rPr>
                <w:rFonts w:eastAsia="Arial" w:cs="Arial"/>
                <w:i/>
                <w:iCs/>
                <w:color w:val="008080"/>
                <w:lang w:val="fr-BE"/>
              </w:rPr>
              <w:t xml:space="preserve">- KEN). </w:t>
            </w:r>
            <w:r w:rsidRPr="00292DEB">
              <w:rPr>
                <w:rFonts w:eastAsia="Arial" w:cs="Arial"/>
                <w:lang w:val="fr-BE"/>
              </w:rPr>
              <w:t xml:space="preserve">Les cliniques privées sont remboursées par </w:t>
            </w:r>
            <w:r w:rsidRPr="00292DEB">
              <w:rPr>
                <w:rFonts w:eastAsia="Arial" w:cs="Arial"/>
                <w:lang w:val="fr-BE"/>
              </w:rPr>
              <w:lastRenderedPageBreak/>
              <w:t>l’</w:t>
            </w:r>
            <w:r w:rsidRPr="00292DEB">
              <w:rPr>
                <w:rFonts w:cs="Arial"/>
                <w:lang w:val="fr-BE"/>
              </w:rPr>
              <w:t>EOPYY sur la base de leur contrat individuel.</w:t>
            </w:r>
          </w:p>
          <w:p w14:paraId="277A949E" w14:textId="77777777" w:rsidR="004945ED" w:rsidRPr="00292DEB" w:rsidRDefault="004945ED" w:rsidP="004945ED">
            <w:pPr>
              <w:spacing w:line="276" w:lineRule="auto"/>
              <w:rPr>
                <w:rFonts w:cs="Arial"/>
                <w:lang w:val="fr-BE"/>
              </w:rPr>
            </w:pPr>
          </w:p>
        </w:tc>
        <w:tc>
          <w:tcPr>
            <w:tcW w:w="1370" w:type="pct"/>
          </w:tcPr>
          <w:p w14:paraId="11A7AAB0"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E-II-11-EL</w:t>
            </w:r>
          </w:p>
          <w:p w14:paraId="684BDE6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All </w:t>
            </w:r>
            <w:r w:rsidRPr="00292DEB">
              <w:rPr>
                <w:color w:val="008000"/>
                <w:sz w:val="15"/>
                <w:szCs w:val="15"/>
                <w:lang w:val="en-GB"/>
              </w:rPr>
              <w:t>National Health System (ESY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ΕΘΝΙΚΟ</w:t>
            </w:r>
            <w:r w:rsidRPr="00292DEB">
              <w:rPr>
                <w:i/>
                <w:color w:val="008080"/>
                <w:sz w:val="15"/>
                <w:szCs w:val="15"/>
                <w:lang w:val="en-GB"/>
              </w:rPr>
              <w:t xml:space="preserve"> </w:t>
            </w:r>
            <w:r w:rsidRPr="00292DEB">
              <w:rPr>
                <w:i/>
                <w:color w:val="008080"/>
                <w:sz w:val="15"/>
                <w:szCs w:val="15"/>
              </w:rPr>
              <w:t>ΣΥΣΤΗΜΑ</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highlight w:val="white"/>
                <w:lang w:val="en-GB"/>
              </w:rPr>
              <w:t xml:space="preserve">- </w:t>
            </w:r>
            <w:r w:rsidRPr="00292DEB">
              <w:rPr>
                <w:i/>
                <w:color w:val="008080"/>
                <w:sz w:val="15"/>
                <w:szCs w:val="15"/>
                <w:highlight w:val="white"/>
              </w:rPr>
              <w:t>ΕΣΥ</w:t>
            </w:r>
            <w:r w:rsidRPr="00292DEB">
              <w:rPr>
                <w:color w:val="000000"/>
                <w:sz w:val="15"/>
                <w:szCs w:val="15"/>
                <w:lang w:val="en-GB"/>
              </w:rPr>
              <w:t xml:space="preserve">) hospitals provide services fully subsidised by the social security system. </w:t>
            </w:r>
          </w:p>
          <w:p w14:paraId="41A005A9"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330601FB"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EOPYY concludes tariff agreements with private clinics. </w:t>
            </w:r>
          </w:p>
          <w:p w14:paraId="0886CF02"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insured person </w:t>
            </w:r>
            <w:proofErr w:type="gramStart"/>
            <w:r w:rsidRPr="00292DEB">
              <w:rPr>
                <w:color w:val="000000"/>
                <w:sz w:val="15"/>
                <w:szCs w:val="15"/>
                <w:lang w:val="en-GB"/>
              </w:rPr>
              <w:t>has to</w:t>
            </w:r>
            <w:proofErr w:type="gramEnd"/>
            <w:r w:rsidRPr="00292DEB">
              <w:rPr>
                <w:color w:val="000000"/>
                <w:sz w:val="15"/>
                <w:szCs w:val="15"/>
                <w:lang w:val="en-GB"/>
              </w:rPr>
              <w:t xml:space="preserve"> pay a co-payment in contracted private clinics.</w:t>
            </w:r>
          </w:p>
          <w:p w14:paraId="36C0248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096C07ED" w14:textId="0445BCEA"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Public hospitals are financed by the State budget through direct and indirect taxation, supplemented by e-EFKA,</w:t>
            </w:r>
            <w:r w:rsidRPr="00292DEB">
              <w:rPr>
                <w:b/>
                <w:color w:val="000000"/>
                <w:sz w:val="15"/>
                <w:szCs w:val="15"/>
                <w:lang w:val="en-GB"/>
              </w:rPr>
              <w:t xml:space="preserve"> </w:t>
            </w:r>
            <w:r w:rsidRPr="00292DEB">
              <w:rPr>
                <w:color w:val="000000"/>
                <w:sz w:val="15"/>
                <w:szCs w:val="15"/>
                <w:lang w:val="en-GB"/>
              </w:rPr>
              <w:t>also on</w:t>
            </w:r>
            <w:r w:rsidRPr="00292DEB">
              <w:rPr>
                <w:i/>
                <w:color w:val="000000"/>
                <w:sz w:val="15"/>
                <w:szCs w:val="15"/>
                <w:lang w:val="en-GB"/>
              </w:rPr>
              <w:t xml:space="preserve"> </w:t>
            </w:r>
            <w:r w:rsidRPr="00292DEB">
              <w:rPr>
                <w:color w:val="000000"/>
                <w:sz w:val="15"/>
                <w:szCs w:val="15"/>
                <w:lang w:val="en-GB"/>
              </w:rPr>
              <w:t>closed envelope</w:t>
            </w:r>
            <w:r w:rsidRPr="00292DEB">
              <w:rPr>
                <w:i/>
                <w:color w:val="000000"/>
                <w:sz w:val="15"/>
                <w:szCs w:val="15"/>
                <w:lang w:val="en-GB"/>
              </w:rPr>
              <w:t xml:space="preserve"> </w:t>
            </w:r>
            <w:r w:rsidRPr="00292DEB">
              <w:rPr>
                <w:i/>
                <w:color w:val="008080"/>
                <w:sz w:val="15"/>
                <w:szCs w:val="15"/>
                <w:lang w:val="en-GB"/>
              </w:rPr>
              <w:t>(</w:t>
            </w:r>
            <w:proofErr w:type="spellStart"/>
            <w:r w:rsidRPr="00292DEB">
              <w:rPr>
                <w:i/>
                <w:color w:val="008080"/>
                <w:sz w:val="15"/>
                <w:szCs w:val="15"/>
              </w:rPr>
              <w:t>Κλειστό</w:t>
            </w:r>
            <w:proofErr w:type="spellEnd"/>
            <w:r w:rsidRPr="00292DEB">
              <w:rPr>
                <w:i/>
                <w:color w:val="008080"/>
                <w:sz w:val="15"/>
                <w:szCs w:val="15"/>
                <w:lang w:val="en-GB"/>
              </w:rPr>
              <w:t xml:space="preserve"> </w:t>
            </w:r>
            <w:proofErr w:type="spellStart"/>
            <w:r w:rsidRPr="00292DEB">
              <w:rPr>
                <w:i/>
                <w:color w:val="008080"/>
                <w:sz w:val="15"/>
                <w:szCs w:val="15"/>
              </w:rPr>
              <w:t>Ενο</w:t>
            </w:r>
            <w:proofErr w:type="spellEnd"/>
            <w:r w:rsidRPr="00292DEB">
              <w:rPr>
                <w:i/>
                <w:color w:val="008080"/>
                <w:sz w:val="15"/>
                <w:szCs w:val="15"/>
              </w:rPr>
              <w:t>ποιημένο</w:t>
            </w:r>
            <w:r w:rsidRPr="00292DEB">
              <w:rPr>
                <w:i/>
                <w:color w:val="008080"/>
                <w:sz w:val="15"/>
                <w:szCs w:val="15"/>
                <w:lang w:val="en-GB"/>
              </w:rPr>
              <w:t xml:space="preserve"> </w:t>
            </w:r>
            <w:r w:rsidRPr="00292DEB">
              <w:rPr>
                <w:i/>
                <w:color w:val="008080"/>
                <w:sz w:val="15"/>
                <w:szCs w:val="15"/>
              </w:rPr>
              <w:t>Νοσήλειο</w:t>
            </w:r>
            <w:r w:rsidRPr="00292DEB">
              <w:rPr>
                <w:i/>
                <w:color w:val="008080"/>
                <w:sz w:val="15"/>
                <w:szCs w:val="15"/>
                <w:lang w:val="en-GB"/>
              </w:rPr>
              <w:t xml:space="preserve">- KEN). </w:t>
            </w:r>
            <w:r w:rsidRPr="00292DEB">
              <w:rPr>
                <w:color w:val="000000"/>
                <w:sz w:val="15"/>
                <w:szCs w:val="15"/>
                <w:lang w:val="en-GB"/>
              </w:rPr>
              <w:t>Private clinics are reimbursed by EOPYY based on their contract per case.</w:t>
            </w:r>
          </w:p>
        </w:tc>
        <w:tc>
          <w:tcPr>
            <w:tcW w:w="167" w:type="pct"/>
          </w:tcPr>
          <w:p w14:paraId="48F508B6"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267CC6E2" w14:textId="77777777" w:rsidR="004945ED" w:rsidRPr="00292DEB" w:rsidRDefault="004945ED" w:rsidP="004945ED">
            <w:pPr>
              <w:spacing w:line="276" w:lineRule="auto"/>
              <w:rPr>
                <w:rFonts w:cs="Arial"/>
                <w:color w:val="0000FF"/>
                <w:lang w:val="en-US"/>
              </w:rPr>
            </w:pPr>
          </w:p>
        </w:tc>
        <w:tc>
          <w:tcPr>
            <w:tcW w:w="127" w:type="pct"/>
          </w:tcPr>
          <w:p w14:paraId="7B5C0ACD" w14:textId="77777777" w:rsidR="004945ED" w:rsidRPr="00292DEB" w:rsidRDefault="004945ED" w:rsidP="004945ED">
            <w:pPr>
              <w:spacing w:line="276" w:lineRule="auto"/>
              <w:rPr>
                <w:rFonts w:cs="Arial"/>
                <w:color w:val="0000FF"/>
                <w:lang w:val="fr-FR"/>
              </w:rPr>
            </w:pPr>
            <w:r w:rsidRPr="00292DEB">
              <w:rPr>
                <w:rFonts w:cs="Arial"/>
                <w:color w:val="0000FF"/>
                <w:lang w:val="fr-FR"/>
              </w:rPr>
              <w:t>11</w:t>
            </w:r>
          </w:p>
          <w:p w14:paraId="79EEE66D" w14:textId="77777777" w:rsidR="004945ED" w:rsidRPr="00292DEB" w:rsidRDefault="004945ED" w:rsidP="004945ED">
            <w:pPr>
              <w:spacing w:line="276" w:lineRule="auto"/>
              <w:rPr>
                <w:rFonts w:cs="Arial"/>
                <w:color w:val="0000FF"/>
                <w:lang w:val="en-US"/>
              </w:rPr>
            </w:pPr>
          </w:p>
        </w:tc>
        <w:tc>
          <w:tcPr>
            <w:tcW w:w="402" w:type="pct"/>
          </w:tcPr>
          <w:p w14:paraId="7A9CBA09"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06A6B7A7" w14:textId="77777777" w:rsidR="004945ED" w:rsidRPr="00292DEB" w:rsidRDefault="004945ED" w:rsidP="004945ED">
            <w:pPr>
              <w:spacing w:line="276" w:lineRule="auto"/>
              <w:rPr>
                <w:rFonts w:cs="Arial"/>
                <w:color w:val="0000FF"/>
                <w:lang w:val="en-US"/>
              </w:rPr>
            </w:pPr>
          </w:p>
        </w:tc>
      </w:tr>
      <w:tr w:rsidR="004945ED" w:rsidRPr="00292DEB" w14:paraId="0A2BBB8B" w14:textId="77777777" w:rsidTr="005D0FED">
        <w:tc>
          <w:tcPr>
            <w:tcW w:w="193" w:type="pct"/>
          </w:tcPr>
          <w:p w14:paraId="6999DB49" w14:textId="77777777" w:rsidR="004945ED" w:rsidRPr="00292DEB" w:rsidRDefault="004945ED" w:rsidP="004945ED">
            <w:pPr>
              <w:spacing w:line="276" w:lineRule="auto"/>
              <w:jc w:val="left"/>
              <w:rPr>
                <w:rFonts w:cs="Arial"/>
                <w:lang w:val="es-ES"/>
              </w:rPr>
            </w:pPr>
            <w:r w:rsidRPr="00292DEB">
              <w:rPr>
                <w:rFonts w:cs="Arial"/>
                <w:lang w:val="es-ES"/>
              </w:rPr>
              <w:t>EL</w:t>
            </w:r>
          </w:p>
          <w:p w14:paraId="4E7E6EA3" w14:textId="77777777" w:rsidR="004945ED" w:rsidRPr="00292DEB" w:rsidRDefault="004945ED" w:rsidP="004945ED">
            <w:pPr>
              <w:spacing w:line="276" w:lineRule="auto"/>
              <w:jc w:val="left"/>
              <w:rPr>
                <w:rFonts w:cs="Arial"/>
                <w:lang w:val="es-ES"/>
              </w:rPr>
            </w:pPr>
            <w:r w:rsidRPr="00292DEB">
              <w:rPr>
                <w:rFonts w:cs="Arial"/>
                <w:lang w:val="es-ES"/>
              </w:rPr>
              <w:t>EL</w:t>
            </w:r>
          </w:p>
          <w:p w14:paraId="63674B5D" w14:textId="77777777" w:rsidR="004945ED" w:rsidRPr="00292DEB" w:rsidRDefault="004945ED" w:rsidP="004945ED">
            <w:pPr>
              <w:spacing w:line="276" w:lineRule="auto"/>
              <w:jc w:val="left"/>
              <w:rPr>
                <w:rFonts w:cs="Arial"/>
                <w:lang w:val="es-ES"/>
              </w:rPr>
            </w:pPr>
            <w:r w:rsidRPr="00292DEB">
              <w:rPr>
                <w:rFonts w:cs="Arial"/>
                <w:lang w:val="es-ES"/>
              </w:rPr>
              <w:t>EL</w:t>
            </w:r>
          </w:p>
          <w:p w14:paraId="0CC31B0F" w14:textId="77777777" w:rsidR="004945ED" w:rsidRPr="00292DEB" w:rsidRDefault="004945ED" w:rsidP="004945ED">
            <w:pPr>
              <w:spacing w:line="276" w:lineRule="auto"/>
              <w:jc w:val="left"/>
              <w:rPr>
                <w:rFonts w:cs="Arial"/>
                <w:lang w:val="es-ES"/>
              </w:rPr>
            </w:pPr>
            <w:r w:rsidRPr="00292DEB">
              <w:rPr>
                <w:rFonts w:cs="Arial"/>
                <w:lang w:val="es-ES"/>
              </w:rPr>
              <w:t>EL</w:t>
            </w:r>
          </w:p>
          <w:p w14:paraId="33F1D3FC" w14:textId="77777777" w:rsidR="004945ED" w:rsidRPr="00292DEB" w:rsidRDefault="004945ED" w:rsidP="004945ED">
            <w:pPr>
              <w:spacing w:line="276" w:lineRule="auto"/>
              <w:jc w:val="left"/>
              <w:rPr>
                <w:rFonts w:cs="Arial"/>
                <w:lang w:val="es-ES"/>
              </w:rPr>
            </w:pPr>
            <w:r w:rsidRPr="00292DEB">
              <w:rPr>
                <w:rFonts w:cs="Arial"/>
                <w:lang w:val="es-ES"/>
              </w:rPr>
              <w:t>EL</w:t>
            </w:r>
          </w:p>
          <w:p w14:paraId="5F5E339A" w14:textId="77777777" w:rsidR="004945ED" w:rsidRPr="00292DEB" w:rsidRDefault="004945ED" w:rsidP="004945ED">
            <w:pPr>
              <w:spacing w:line="276" w:lineRule="auto"/>
              <w:jc w:val="left"/>
              <w:rPr>
                <w:rFonts w:cs="Arial"/>
                <w:lang w:val="es-ES"/>
              </w:rPr>
            </w:pPr>
            <w:r w:rsidRPr="00292DEB">
              <w:rPr>
                <w:rFonts w:cs="Arial"/>
                <w:lang w:val="es-ES"/>
              </w:rPr>
              <w:t>EL</w:t>
            </w:r>
          </w:p>
          <w:p w14:paraId="3BEE789B" w14:textId="77777777" w:rsidR="004945ED" w:rsidRPr="00292DEB" w:rsidRDefault="004945ED" w:rsidP="004945ED">
            <w:pPr>
              <w:spacing w:line="276" w:lineRule="auto"/>
              <w:jc w:val="left"/>
              <w:rPr>
                <w:rFonts w:cs="Arial"/>
                <w:lang w:val="es-ES"/>
              </w:rPr>
            </w:pPr>
            <w:r w:rsidRPr="00292DEB">
              <w:rPr>
                <w:rFonts w:cs="Arial"/>
                <w:lang w:val="es-ES"/>
              </w:rPr>
              <w:t>EL</w:t>
            </w:r>
          </w:p>
          <w:p w14:paraId="4695AE18" w14:textId="77777777" w:rsidR="004945ED" w:rsidRPr="00292DEB" w:rsidRDefault="004945ED" w:rsidP="004945ED">
            <w:pPr>
              <w:spacing w:line="276" w:lineRule="auto"/>
              <w:jc w:val="left"/>
              <w:rPr>
                <w:rFonts w:cs="Arial"/>
                <w:lang w:val="es-ES"/>
              </w:rPr>
            </w:pPr>
            <w:r w:rsidRPr="00292DEB">
              <w:rPr>
                <w:rFonts w:cs="Arial"/>
                <w:lang w:val="es-ES"/>
              </w:rPr>
              <w:t>EL</w:t>
            </w:r>
          </w:p>
          <w:p w14:paraId="7744BC1C" w14:textId="77777777" w:rsidR="004945ED" w:rsidRPr="00292DEB" w:rsidRDefault="004945ED" w:rsidP="004945ED">
            <w:pPr>
              <w:spacing w:line="276" w:lineRule="auto"/>
              <w:jc w:val="left"/>
              <w:rPr>
                <w:rFonts w:cs="Arial"/>
                <w:lang w:val="es-ES"/>
              </w:rPr>
            </w:pPr>
            <w:r w:rsidRPr="00292DEB">
              <w:rPr>
                <w:rFonts w:cs="Arial"/>
                <w:lang w:val="es-ES"/>
              </w:rPr>
              <w:t>EL</w:t>
            </w:r>
          </w:p>
          <w:p w14:paraId="22F185DE" w14:textId="77777777" w:rsidR="004945ED" w:rsidRPr="00292DEB" w:rsidRDefault="004945ED" w:rsidP="004945ED">
            <w:pPr>
              <w:spacing w:line="276" w:lineRule="auto"/>
              <w:jc w:val="left"/>
              <w:rPr>
                <w:rFonts w:cs="Arial"/>
                <w:lang w:val="es-ES"/>
              </w:rPr>
            </w:pPr>
            <w:r w:rsidRPr="00292DEB">
              <w:rPr>
                <w:rFonts w:cs="Arial"/>
                <w:lang w:val="es-ES"/>
              </w:rPr>
              <w:t>EL</w:t>
            </w:r>
          </w:p>
          <w:p w14:paraId="26A96DB1" w14:textId="77777777" w:rsidR="004945ED" w:rsidRPr="00292DEB" w:rsidRDefault="004945ED" w:rsidP="004945ED">
            <w:pPr>
              <w:spacing w:line="276" w:lineRule="auto"/>
              <w:jc w:val="left"/>
              <w:rPr>
                <w:rFonts w:cs="Arial"/>
                <w:lang w:val="es-ES"/>
              </w:rPr>
            </w:pPr>
            <w:r w:rsidRPr="00292DEB">
              <w:rPr>
                <w:rFonts w:cs="Arial"/>
                <w:lang w:val="es-ES"/>
              </w:rPr>
              <w:t>EL</w:t>
            </w:r>
          </w:p>
          <w:p w14:paraId="4CE1E32F" w14:textId="77777777" w:rsidR="004945ED" w:rsidRPr="00292DEB" w:rsidRDefault="004945ED" w:rsidP="004945ED">
            <w:pPr>
              <w:spacing w:line="276" w:lineRule="auto"/>
              <w:jc w:val="left"/>
              <w:rPr>
                <w:rFonts w:cs="Arial"/>
                <w:lang w:val="es-ES"/>
              </w:rPr>
            </w:pPr>
            <w:r w:rsidRPr="00292DEB">
              <w:rPr>
                <w:rFonts w:cs="Arial"/>
                <w:lang w:val="es-ES"/>
              </w:rPr>
              <w:t>EL</w:t>
            </w:r>
          </w:p>
          <w:p w14:paraId="10D571A5" w14:textId="77777777" w:rsidR="004945ED" w:rsidRPr="00292DEB" w:rsidRDefault="004945ED" w:rsidP="004945ED">
            <w:pPr>
              <w:spacing w:line="276" w:lineRule="auto"/>
              <w:jc w:val="left"/>
              <w:rPr>
                <w:rFonts w:cs="Arial"/>
                <w:lang w:val="es-ES"/>
              </w:rPr>
            </w:pPr>
            <w:r w:rsidRPr="00292DEB">
              <w:rPr>
                <w:rFonts w:cs="Arial"/>
                <w:lang w:val="es-ES"/>
              </w:rPr>
              <w:t>EL</w:t>
            </w:r>
          </w:p>
          <w:p w14:paraId="67758C2C" w14:textId="77777777" w:rsidR="004945ED" w:rsidRPr="00292DEB" w:rsidRDefault="004945ED" w:rsidP="004945ED">
            <w:pPr>
              <w:spacing w:line="276" w:lineRule="auto"/>
              <w:jc w:val="left"/>
              <w:rPr>
                <w:rFonts w:cs="Arial"/>
                <w:lang w:val="es-ES"/>
              </w:rPr>
            </w:pPr>
            <w:r w:rsidRPr="00292DEB">
              <w:rPr>
                <w:rFonts w:cs="Arial"/>
                <w:lang w:val="es-ES"/>
              </w:rPr>
              <w:t>EL</w:t>
            </w:r>
          </w:p>
          <w:p w14:paraId="238F6DE5" w14:textId="77777777" w:rsidR="004945ED" w:rsidRPr="00292DEB" w:rsidRDefault="004945ED" w:rsidP="004945ED">
            <w:pPr>
              <w:spacing w:line="276" w:lineRule="auto"/>
              <w:jc w:val="left"/>
              <w:rPr>
                <w:rFonts w:cs="Arial"/>
                <w:lang w:val="es-ES"/>
              </w:rPr>
            </w:pPr>
            <w:r w:rsidRPr="00292DEB">
              <w:rPr>
                <w:rFonts w:cs="Arial"/>
                <w:lang w:val="es-ES"/>
              </w:rPr>
              <w:t>EL</w:t>
            </w:r>
          </w:p>
          <w:p w14:paraId="5077B1F9" w14:textId="77777777" w:rsidR="004945ED" w:rsidRPr="00292DEB" w:rsidRDefault="004945ED" w:rsidP="004945ED">
            <w:pPr>
              <w:spacing w:line="276" w:lineRule="auto"/>
              <w:jc w:val="left"/>
              <w:rPr>
                <w:rFonts w:cs="Arial"/>
                <w:lang w:val="es-ES"/>
              </w:rPr>
            </w:pPr>
            <w:r w:rsidRPr="00292DEB">
              <w:rPr>
                <w:rFonts w:cs="Arial"/>
                <w:lang w:val="es-ES"/>
              </w:rPr>
              <w:t>EL</w:t>
            </w:r>
          </w:p>
          <w:p w14:paraId="1AF377C0" w14:textId="77777777" w:rsidR="004945ED" w:rsidRPr="00292DEB" w:rsidRDefault="004945ED" w:rsidP="004945ED">
            <w:pPr>
              <w:spacing w:line="276" w:lineRule="auto"/>
              <w:jc w:val="left"/>
              <w:rPr>
                <w:rFonts w:cs="Arial"/>
                <w:lang w:val="es-ES"/>
              </w:rPr>
            </w:pPr>
            <w:r w:rsidRPr="00292DEB">
              <w:rPr>
                <w:rFonts w:cs="Arial"/>
                <w:lang w:val="es-ES"/>
              </w:rPr>
              <w:t>EL</w:t>
            </w:r>
          </w:p>
          <w:p w14:paraId="0945AF82" w14:textId="77777777" w:rsidR="004945ED" w:rsidRPr="00292DEB" w:rsidRDefault="004945ED" w:rsidP="004945ED">
            <w:pPr>
              <w:spacing w:line="276" w:lineRule="auto"/>
              <w:jc w:val="left"/>
              <w:rPr>
                <w:rFonts w:cs="Arial"/>
                <w:lang w:val="es-ES"/>
              </w:rPr>
            </w:pPr>
            <w:r w:rsidRPr="00292DEB">
              <w:rPr>
                <w:rFonts w:cs="Arial"/>
                <w:lang w:val="es-ES"/>
              </w:rPr>
              <w:t>EL</w:t>
            </w:r>
          </w:p>
          <w:p w14:paraId="516ACEE4" w14:textId="77777777" w:rsidR="004945ED" w:rsidRPr="00292DEB" w:rsidRDefault="004945ED" w:rsidP="004945ED">
            <w:pPr>
              <w:spacing w:line="276" w:lineRule="auto"/>
              <w:jc w:val="left"/>
              <w:rPr>
                <w:rFonts w:cs="Arial"/>
                <w:lang w:val="es-ES"/>
              </w:rPr>
            </w:pPr>
            <w:r w:rsidRPr="00292DEB">
              <w:rPr>
                <w:rFonts w:cs="Arial"/>
                <w:lang w:val="es-ES"/>
              </w:rPr>
              <w:t>EL</w:t>
            </w:r>
          </w:p>
          <w:p w14:paraId="098FD14E" w14:textId="77777777" w:rsidR="004945ED" w:rsidRPr="00292DEB" w:rsidRDefault="004945ED" w:rsidP="004945ED">
            <w:pPr>
              <w:spacing w:line="276" w:lineRule="auto"/>
              <w:jc w:val="left"/>
              <w:rPr>
                <w:rFonts w:cs="Arial"/>
                <w:lang w:val="es-ES"/>
              </w:rPr>
            </w:pPr>
            <w:r w:rsidRPr="00292DEB">
              <w:rPr>
                <w:rFonts w:cs="Arial"/>
                <w:lang w:val="es-ES"/>
              </w:rPr>
              <w:t>EL</w:t>
            </w:r>
          </w:p>
          <w:p w14:paraId="6D5D53F5" w14:textId="77777777" w:rsidR="004945ED" w:rsidRPr="00292DEB" w:rsidRDefault="004945ED" w:rsidP="004945ED">
            <w:pPr>
              <w:spacing w:line="276" w:lineRule="auto"/>
              <w:jc w:val="left"/>
              <w:rPr>
                <w:rFonts w:cs="Arial"/>
                <w:lang w:val="es-ES"/>
              </w:rPr>
            </w:pPr>
            <w:r w:rsidRPr="00292DEB">
              <w:rPr>
                <w:rFonts w:cs="Arial"/>
                <w:lang w:val="es-ES"/>
              </w:rPr>
              <w:t>EL</w:t>
            </w:r>
          </w:p>
          <w:p w14:paraId="306AC7CE" w14:textId="77777777" w:rsidR="004945ED" w:rsidRPr="00292DEB" w:rsidRDefault="004945ED" w:rsidP="004945ED">
            <w:pPr>
              <w:spacing w:line="276" w:lineRule="auto"/>
              <w:jc w:val="left"/>
              <w:rPr>
                <w:rFonts w:cs="Arial"/>
                <w:lang w:val="es-ES"/>
              </w:rPr>
            </w:pPr>
            <w:r w:rsidRPr="00292DEB">
              <w:rPr>
                <w:rFonts w:cs="Arial"/>
                <w:lang w:val="es-ES"/>
              </w:rPr>
              <w:t>EL</w:t>
            </w:r>
          </w:p>
          <w:p w14:paraId="0B7FEF99" w14:textId="77777777" w:rsidR="004945ED" w:rsidRPr="00292DEB" w:rsidRDefault="004945ED" w:rsidP="004945ED">
            <w:pPr>
              <w:spacing w:line="276" w:lineRule="auto"/>
              <w:jc w:val="left"/>
              <w:rPr>
                <w:rFonts w:cs="Arial"/>
                <w:lang w:val="es-ES"/>
              </w:rPr>
            </w:pPr>
            <w:r w:rsidRPr="00292DEB">
              <w:rPr>
                <w:rFonts w:cs="Arial"/>
                <w:lang w:val="es-ES"/>
              </w:rPr>
              <w:t>EL</w:t>
            </w:r>
          </w:p>
          <w:p w14:paraId="4140BC8F" w14:textId="77777777" w:rsidR="004945ED" w:rsidRPr="00292DEB" w:rsidRDefault="004945ED" w:rsidP="004945ED">
            <w:pPr>
              <w:spacing w:line="276" w:lineRule="auto"/>
              <w:jc w:val="left"/>
              <w:rPr>
                <w:rFonts w:cs="Arial"/>
                <w:b/>
                <w:lang w:val="en-US"/>
              </w:rPr>
            </w:pPr>
          </w:p>
        </w:tc>
        <w:tc>
          <w:tcPr>
            <w:tcW w:w="1371" w:type="pct"/>
          </w:tcPr>
          <w:p w14:paraId="014501F3" w14:textId="77777777" w:rsidR="004945ED" w:rsidRPr="00292DEB" w:rsidRDefault="004945ED" w:rsidP="004945ED">
            <w:pPr>
              <w:spacing w:line="276" w:lineRule="auto"/>
              <w:rPr>
                <w:rFonts w:cs="Arial"/>
              </w:rPr>
            </w:pPr>
            <w:r w:rsidRPr="00292DEB">
              <w:rPr>
                <w:rFonts w:cs="Arial"/>
              </w:rPr>
              <w:t xml:space="preserve">Patienten können ihren Hausarzt frei wählen. Als Hausärzte gelten: </w:t>
            </w:r>
          </w:p>
          <w:p w14:paraId="4F686A6B" w14:textId="77777777" w:rsidR="004945ED" w:rsidRPr="00292DEB" w:rsidRDefault="004945ED" w:rsidP="004945ED">
            <w:pPr>
              <w:spacing w:line="276" w:lineRule="auto"/>
              <w:rPr>
                <w:rFonts w:eastAsia="Arial" w:cs="Arial"/>
              </w:rPr>
            </w:pPr>
            <w:r w:rsidRPr="00292DEB">
              <w:rPr>
                <w:rFonts w:eastAsia="Arial" w:cs="Arial"/>
              </w:rPr>
              <w:t xml:space="preserve">a) Ärzte, die in </w:t>
            </w:r>
            <w:r w:rsidRPr="00292DEB">
              <w:rPr>
                <w:rFonts w:cs="Arial"/>
              </w:rPr>
              <w:t xml:space="preserve">den Gesundheitsbehörden des </w:t>
            </w:r>
            <w:r w:rsidRPr="00292DEB">
              <w:rPr>
                <w:rFonts w:cs="Arial"/>
                <w:color w:val="008000"/>
              </w:rPr>
              <w:t>PEDY (Nationales Gesundheitsnetzwerk</w:t>
            </w:r>
            <w:r w:rsidRPr="00292DEB">
              <w:rPr>
                <w:rFonts w:cs="Arial"/>
                <w:color w:val="FF0000"/>
              </w:rPr>
              <w:t xml:space="preserve"> </w:t>
            </w:r>
            <w:r w:rsidRPr="00292DEB">
              <w:rPr>
                <w:rFonts w:cs="Arial"/>
                <w:color w:val="008000"/>
              </w:rPr>
              <w:t>zur Grundversorgung -</w:t>
            </w:r>
            <w:r w:rsidRPr="00292DEB">
              <w:rPr>
                <w:rFonts w:cs="Arial"/>
                <w:color w:val="FF0000"/>
              </w:rPr>
              <w:t xml:space="preserve"> </w:t>
            </w:r>
            <w:r w:rsidRPr="00292DEB">
              <w:rPr>
                <w:rFonts w:cs="Arial"/>
                <w:i/>
                <w:color w:val="008080"/>
              </w:rPr>
              <w:t>Πρωτοβάθμιο Εθνικό Δίκτυο Υγείας-ΠΕΔΥ</w:t>
            </w:r>
            <w:r w:rsidRPr="00292DEB">
              <w:rPr>
                <w:rFonts w:cs="Arial"/>
                <w:color w:val="008000"/>
              </w:rPr>
              <w:t>)</w:t>
            </w:r>
            <w:r w:rsidRPr="00292DEB">
              <w:rPr>
                <w:rFonts w:cs="Arial"/>
              </w:rPr>
              <w:t xml:space="preserve"> arbeiten</w:t>
            </w:r>
            <w:r w:rsidRPr="00292DEB">
              <w:rPr>
                <w:rFonts w:eastAsia="Arial" w:cs="Arial"/>
              </w:rPr>
              <w:t>;</w:t>
            </w:r>
          </w:p>
          <w:p w14:paraId="73C76BFA" w14:textId="77777777" w:rsidR="004945ED" w:rsidRPr="00292DEB" w:rsidRDefault="004945ED" w:rsidP="004945ED">
            <w:pPr>
              <w:spacing w:line="276" w:lineRule="auto"/>
              <w:rPr>
                <w:rFonts w:cs="Arial"/>
              </w:rPr>
            </w:pPr>
            <w:r w:rsidRPr="00292DEB">
              <w:rPr>
                <w:rFonts w:eastAsia="Arial" w:cs="Arial"/>
              </w:rPr>
              <w:t xml:space="preserve">b) Ärzte, die in den </w:t>
            </w:r>
            <w:r w:rsidRPr="00292DEB">
              <w:rPr>
                <w:rFonts w:cs="Arial"/>
              </w:rPr>
              <w:t>lokalen</w:t>
            </w:r>
            <w:r w:rsidRPr="00292DEB">
              <w:rPr>
                <w:rFonts w:cs="Arial"/>
                <w:color w:val="008000"/>
              </w:rPr>
              <w:t xml:space="preserve"> Gesundheitsnetzwerken</w:t>
            </w:r>
            <w:r w:rsidRPr="00292DEB">
              <w:rPr>
                <w:rFonts w:cs="Arial"/>
              </w:rPr>
              <w:t xml:space="preserve"> (</w:t>
            </w:r>
            <w:r w:rsidRPr="00292DEB">
              <w:rPr>
                <w:rFonts w:cs="Arial"/>
                <w:i/>
                <w:color w:val="008080"/>
              </w:rPr>
              <w:t>Τοπικό Δίκτυο Υπηρεσιών Π.Φ.Υ</w:t>
            </w:r>
            <w:r w:rsidRPr="00292DEB">
              <w:rPr>
                <w:rFonts w:cs="Arial"/>
              </w:rPr>
              <w:t xml:space="preserve">.) der </w:t>
            </w:r>
            <w:r w:rsidRPr="00292DEB">
              <w:rPr>
                <w:rFonts w:cs="Arial"/>
                <w:color w:val="008000"/>
              </w:rPr>
              <w:t>To.P.F.Y.</w:t>
            </w:r>
            <w:r w:rsidRPr="00292DEB">
              <w:rPr>
                <w:rFonts w:cs="Arial"/>
              </w:rPr>
              <w:t xml:space="preserve"> (</w:t>
            </w:r>
            <w:r w:rsidRPr="00292DEB">
              <w:rPr>
                <w:rFonts w:cs="Arial"/>
                <w:i/>
                <w:color w:val="008080"/>
              </w:rPr>
              <w:t>Τομέα Πρωτοβάθμιας Φροντίδας Υγείας</w:t>
            </w:r>
            <w:r w:rsidRPr="00292DEB">
              <w:rPr>
                <w:rFonts w:cs="Arial"/>
              </w:rPr>
              <w:t>) arbeiten;</w:t>
            </w:r>
          </w:p>
          <w:p w14:paraId="44864AB5" w14:textId="77777777" w:rsidR="004945ED" w:rsidRPr="00292DEB" w:rsidRDefault="004945ED" w:rsidP="004945ED">
            <w:pPr>
              <w:spacing w:line="276" w:lineRule="auto"/>
              <w:rPr>
                <w:rFonts w:cs="Arial"/>
              </w:rPr>
            </w:pPr>
            <w:r w:rsidRPr="00292DEB">
              <w:rPr>
                <w:rFonts w:cs="Arial"/>
              </w:rPr>
              <w:t>c) Ärzte, die bei der EOPYY unter Vertrag stehen und für eine bestimmte Anzahl von Patienten verantwortlich sind.</w:t>
            </w:r>
          </w:p>
          <w:p w14:paraId="6EECE961" w14:textId="77777777" w:rsidR="004945ED" w:rsidRPr="00292DEB" w:rsidRDefault="004945ED" w:rsidP="004945ED">
            <w:pPr>
              <w:spacing w:line="276" w:lineRule="auto"/>
              <w:rPr>
                <w:rFonts w:cs="Arial"/>
              </w:rPr>
            </w:pPr>
            <w:r w:rsidRPr="00292DEB">
              <w:rPr>
                <w:rFonts w:cs="Arial"/>
              </w:rPr>
              <w:t xml:space="preserve">Wahlweise besteht eine freie Wahl von Privatärzten, die bei der </w:t>
            </w:r>
            <w:r w:rsidRPr="00292DEB">
              <w:rPr>
                <w:rFonts w:cs="Arial"/>
                <w:color w:val="008000"/>
              </w:rPr>
              <w:t>Nationalen Organisation zur Bereitstellung von Gesundheitsdienstleistungen (EOPYY)</w:t>
            </w:r>
            <w:r w:rsidRPr="00292DEB">
              <w:rPr>
                <w:rFonts w:cs="Arial"/>
              </w:rPr>
              <w:t xml:space="preserve"> </w:t>
            </w:r>
            <w:r w:rsidRPr="00292DEB">
              <w:rPr>
                <w:rFonts w:cs="Arial"/>
                <w:i/>
                <w:color w:val="008080"/>
              </w:rPr>
              <w:t xml:space="preserve">(ΕΝΙΑΙΟΣ ΟΡΓΑΝΙΣΜΟΣ ΠΑΡΟΧΩΝ ΥΠΗΡΕΣΙΩΝ ΥΓΕΙΑΣ - ΕΟΠΥΥ) </w:t>
            </w:r>
            <w:r w:rsidRPr="00292DEB">
              <w:rPr>
                <w:rFonts w:cs="Arial"/>
              </w:rPr>
              <w:t>unter Vertrag stehen, abhängig von deren Verfügbarkeit.</w:t>
            </w:r>
          </w:p>
          <w:p w14:paraId="11C21019" w14:textId="77777777" w:rsidR="004945ED" w:rsidRPr="00292DEB" w:rsidRDefault="004945ED" w:rsidP="004945ED">
            <w:pPr>
              <w:spacing w:line="276" w:lineRule="auto"/>
              <w:rPr>
                <w:rFonts w:cs="Arial"/>
              </w:rPr>
            </w:pPr>
          </w:p>
          <w:p w14:paraId="5CF04B3F" w14:textId="77777777" w:rsidR="004945ED" w:rsidRPr="00292DEB" w:rsidRDefault="004945ED" w:rsidP="004945ED">
            <w:pPr>
              <w:spacing w:line="276" w:lineRule="auto"/>
              <w:rPr>
                <w:rFonts w:cs="Arial"/>
              </w:rPr>
            </w:pPr>
            <w:r w:rsidRPr="00292DEB">
              <w:rPr>
                <w:rFonts w:cs="Arial"/>
              </w:rPr>
              <w:t xml:space="preserve">Direkter Zugang zu Fachärzten. </w:t>
            </w:r>
          </w:p>
          <w:p w14:paraId="0983AA9F" w14:textId="77777777" w:rsidR="004945ED" w:rsidRPr="00292DEB" w:rsidRDefault="004945ED" w:rsidP="004945ED">
            <w:pPr>
              <w:spacing w:line="276" w:lineRule="auto"/>
              <w:rPr>
                <w:rFonts w:cs="Arial"/>
              </w:rPr>
            </w:pPr>
            <w:r w:rsidRPr="00292DEB">
              <w:rPr>
                <w:rFonts w:cs="Arial"/>
              </w:rPr>
              <w:t xml:space="preserve">Die Versicherten können Fachärzte in den Gesundheitsbehörden der </w:t>
            </w:r>
            <w:r w:rsidRPr="00292DEB">
              <w:rPr>
                <w:rFonts w:cs="Arial"/>
                <w:color w:val="008000"/>
              </w:rPr>
              <w:t>PEDY (Nationales Gesundheitsnetzwerk</w:t>
            </w:r>
            <w:r w:rsidRPr="00292DEB">
              <w:rPr>
                <w:rFonts w:cs="Arial"/>
                <w:color w:val="FF0000"/>
              </w:rPr>
              <w:t xml:space="preserve"> </w:t>
            </w:r>
            <w:r w:rsidRPr="00292DEB">
              <w:rPr>
                <w:rFonts w:cs="Arial"/>
                <w:color w:val="008000"/>
              </w:rPr>
              <w:t xml:space="preserve">zur Grundversorgung - </w:t>
            </w:r>
            <w:r w:rsidRPr="00292DEB">
              <w:rPr>
                <w:rFonts w:cs="Arial"/>
                <w:i/>
                <w:color w:val="008080"/>
              </w:rPr>
              <w:t>Πρωτοβάθμιο Εθνικό Δίκτυο Υγείας-ΠΕΔΥ</w:t>
            </w:r>
            <w:r w:rsidRPr="00292DEB">
              <w:rPr>
                <w:rFonts w:cs="Arial"/>
                <w:color w:val="008000"/>
              </w:rPr>
              <w:t xml:space="preserve">) </w:t>
            </w:r>
            <w:r w:rsidRPr="00292DEB">
              <w:rPr>
                <w:rFonts w:cs="Arial"/>
              </w:rPr>
              <w:t xml:space="preserve">aufsuchen. Hierzu ist ein Eintrag in eine Warteliste erforderlich. Ein Zugang zu privaten Fachärzten, die bei der </w:t>
            </w:r>
            <w:r w:rsidRPr="00292DEB">
              <w:rPr>
                <w:rFonts w:cs="Arial"/>
                <w:color w:val="008000"/>
              </w:rPr>
              <w:t>Nationalen Organisation zur Bereitstellung von Gesundheitsdienstleistungen (EOPYY)</w:t>
            </w:r>
            <w:r w:rsidRPr="00292DEB">
              <w:rPr>
                <w:rFonts w:cs="Arial"/>
              </w:rPr>
              <w:t xml:space="preserve"> </w:t>
            </w:r>
            <w:r w:rsidRPr="00292DEB">
              <w:rPr>
                <w:rFonts w:cs="Arial"/>
                <w:i/>
                <w:color w:val="008080"/>
              </w:rPr>
              <w:t xml:space="preserve">(ΕΝΙΑΙΟΣ ΟΡΓΑΝΙΣΜΟΣ ΠΑΡΟΧΩΝ ΥΠΗΡΕΣΙΩΝ ΥΓΕΙΑΣ - ΕΟΠΥΥ) </w:t>
            </w:r>
            <w:r w:rsidRPr="00292DEB">
              <w:rPr>
                <w:rFonts w:cs="Arial"/>
              </w:rPr>
              <w:t>unter Vertrag stehen, ist ebenfalls möglich.</w:t>
            </w:r>
          </w:p>
          <w:p w14:paraId="05EDF6E5" w14:textId="77777777" w:rsidR="004945ED" w:rsidRPr="00292DEB" w:rsidRDefault="004945ED" w:rsidP="004945ED">
            <w:pPr>
              <w:spacing w:line="276" w:lineRule="auto"/>
              <w:rPr>
                <w:rFonts w:cs="Arial"/>
              </w:rPr>
            </w:pPr>
          </w:p>
        </w:tc>
        <w:tc>
          <w:tcPr>
            <w:tcW w:w="1370" w:type="pct"/>
          </w:tcPr>
          <w:p w14:paraId="3674CD6A" w14:textId="77777777" w:rsidR="004945ED" w:rsidRPr="00292DEB" w:rsidRDefault="004945ED" w:rsidP="004945ED">
            <w:pPr>
              <w:spacing w:line="276" w:lineRule="auto"/>
              <w:rPr>
                <w:rFonts w:cs="Arial"/>
                <w:lang w:val="fr-BE"/>
              </w:rPr>
            </w:pPr>
            <w:r w:rsidRPr="00292DEB">
              <w:rPr>
                <w:rFonts w:cs="Arial"/>
                <w:lang w:val="fr-BE"/>
              </w:rPr>
              <w:t>Les patients ont le libre choix de leur médecin de famille.</w:t>
            </w:r>
          </w:p>
          <w:p w14:paraId="39F92B4F" w14:textId="77777777" w:rsidR="004945ED" w:rsidRPr="00292DEB" w:rsidRDefault="004945ED" w:rsidP="004945ED">
            <w:pPr>
              <w:spacing w:line="276" w:lineRule="auto"/>
              <w:rPr>
                <w:rFonts w:eastAsia="Arial" w:cs="Arial"/>
                <w:lang w:val="fr-BE"/>
              </w:rPr>
            </w:pPr>
            <w:r w:rsidRPr="00292DEB">
              <w:rPr>
                <w:rFonts w:cs="Arial"/>
                <w:lang w:val="fr-BE"/>
              </w:rPr>
              <w:t>Les médecins de famille peuvent être:</w:t>
            </w:r>
          </w:p>
          <w:p w14:paraId="26FF3A56" w14:textId="77777777" w:rsidR="004945ED" w:rsidRPr="00292DEB" w:rsidRDefault="004945ED" w:rsidP="004945ED">
            <w:pPr>
              <w:spacing w:line="276" w:lineRule="auto"/>
              <w:rPr>
                <w:rFonts w:eastAsia="Arial" w:cs="Arial"/>
                <w:lang w:val="fr-BE"/>
              </w:rPr>
            </w:pPr>
            <w:r w:rsidRPr="00292DEB">
              <w:rPr>
                <w:rFonts w:eastAsia="Arial" w:cs="Arial"/>
                <w:lang w:val="fr-BE"/>
              </w:rPr>
              <w:t xml:space="preserve">a) des médecins qui prestent et offrent leurs services dans des unités de santé du PEDY </w:t>
            </w:r>
            <w:r w:rsidRPr="00292DEB">
              <w:rPr>
                <w:rFonts w:cs="Arial"/>
                <w:color w:val="008000"/>
                <w:lang w:val="fr-BE"/>
              </w:rPr>
              <w:t xml:space="preserve">(Réseau national de soins de santé primaires </w:t>
            </w:r>
            <w:r w:rsidRPr="00292DEB">
              <w:rPr>
                <w:rFonts w:eastAsia="Arial" w:cs="Arial"/>
                <w:color w:val="008000"/>
                <w:lang w:val="fr-BE"/>
              </w:rPr>
              <w:t xml:space="preserve">- </w:t>
            </w:r>
            <w:proofErr w:type="spellStart"/>
            <w:r w:rsidRPr="00292DEB">
              <w:rPr>
                <w:rFonts w:eastAsia="Arial" w:cs="Arial"/>
                <w:i/>
                <w:iCs/>
                <w:color w:val="008080"/>
                <w:lang w:val="fr-BE"/>
              </w:rPr>
              <w:t>Πρωτο</w:t>
            </w:r>
            <w:proofErr w:type="spellEnd"/>
            <w:r w:rsidRPr="00292DEB">
              <w:rPr>
                <w:rFonts w:eastAsia="Arial" w:cs="Arial"/>
                <w:i/>
                <w:iCs/>
                <w:color w:val="008080"/>
                <w:lang w:val="fr-BE"/>
              </w:rPr>
              <w:t xml:space="preserve">βάθμιο </w:t>
            </w:r>
            <w:proofErr w:type="spellStart"/>
            <w:r w:rsidRPr="00292DEB">
              <w:rPr>
                <w:rFonts w:eastAsia="Arial" w:cs="Arial"/>
                <w:i/>
                <w:iCs/>
                <w:color w:val="008080"/>
                <w:lang w:val="fr-BE"/>
              </w:rPr>
              <w:t>Εθνικό</w:t>
            </w:r>
            <w:proofErr w:type="spellEnd"/>
            <w:r w:rsidRPr="00292DEB">
              <w:rPr>
                <w:rFonts w:eastAsia="Arial" w:cs="Arial"/>
                <w:i/>
                <w:iCs/>
                <w:color w:val="008080"/>
                <w:lang w:val="fr-BE"/>
              </w:rPr>
              <w:t xml:space="preserve"> Δίκτυο </w:t>
            </w:r>
            <w:proofErr w:type="spellStart"/>
            <w:r w:rsidRPr="00292DEB">
              <w:rPr>
                <w:rFonts w:eastAsia="Arial" w:cs="Arial"/>
                <w:i/>
                <w:iCs/>
                <w:color w:val="008080"/>
                <w:lang w:val="fr-BE"/>
              </w:rPr>
              <w:t>Υγεί</w:t>
            </w:r>
            <w:proofErr w:type="spellEnd"/>
            <w:r w:rsidRPr="00292DEB">
              <w:rPr>
                <w:rFonts w:eastAsia="Arial" w:cs="Arial"/>
                <w:i/>
                <w:iCs/>
                <w:color w:val="008080"/>
                <w:lang w:val="fr-BE"/>
              </w:rPr>
              <w:t>ας-ΠΕΔΥ</w:t>
            </w:r>
            <w:r w:rsidRPr="00292DEB">
              <w:rPr>
                <w:rFonts w:eastAsia="Arial" w:cs="Arial"/>
                <w:color w:val="008000"/>
                <w:lang w:val="fr-BE"/>
              </w:rPr>
              <w:t>)</w:t>
            </w:r>
            <w:r w:rsidRPr="00292DEB">
              <w:rPr>
                <w:rFonts w:eastAsia="Arial" w:cs="Arial"/>
                <w:lang w:val="fr-BE"/>
              </w:rPr>
              <w:t>;</w:t>
            </w:r>
          </w:p>
          <w:p w14:paraId="286DB768" w14:textId="77777777" w:rsidR="004945ED" w:rsidRPr="00292DEB" w:rsidRDefault="004945ED" w:rsidP="004945ED">
            <w:pPr>
              <w:spacing w:line="276" w:lineRule="auto"/>
              <w:rPr>
                <w:rFonts w:eastAsia="Arial" w:cs="Arial"/>
                <w:lang w:val="fr-BE"/>
              </w:rPr>
            </w:pPr>
            <w:r w:rsidRPr="00292DEB">
              <w:rPr>
                <w:rFonts w:eastAsia="Arial" w:cs="Arial"/>
                <w:lang w:val="fr-BE"/>
              </w:rPr>
              <w:t xml:space="preserve">b) des médecins qui offrent leurs services dans le cadre du </w:t>
            </w:r>
            <w:r w:rsidRPr="00292DEB">
              <w:rPr>
                <w:rFonts w:cs="Arial"/>
                <w:color w:val="008000"/>
                <w:lang w:val="fr-BE"/>
              </w:rPr>
              <w:t xml:space="preserve">réseau local de services </w:t>
            </w:r>
            <w:r w:rsidRPr="00292DEB">
              <w:rPr>
                <w:rFonts w:cs="Arial"/>
                <w:lang w:val="fr-BE"/>
              </w:rPr>
              <w:t>(</w:t>
            </w:r>
            <w:proofErr w:type="spellStart"/>
            <w:r w:rsidRPr="00292DEB">
              <w:rPr>
                <w:rFonts w:cs="Arial"/>
                <w:i/>
                <w:color w:val="008080"/>
                <w:lang w:val="fr-BE"/>
              </w:rPr>
              <w:t>Το</w:t>
            </w:r>
            <w:proofErr w:type="spellEnd"/>
            <w:r w:rsidRPr="00292DEB">
              <w:rPr>
                <w:rFonts w:cs="Arial"/>
                <w:i/>
                <w:color w:val="008080"/>
                <w:lang w:val="fr-BE"/>
              </w:rPr>
              <w:t xml:space="preserve">πικό </w:t>
            </w:r>
            <w:proofErr w:type="spellStart"/>
            <w:r w:rsidRPr="00292DEB">
              <w:rPr>
                <w:rFonts w:cs="Arial"/>
                <w:i/>
                <w:color w:val="008080"/>
                <w:lang w:val="fr-BE"/>
              </w:rPr>
              <w:t>Δίκτυο</w:t>
            </w:r>
            <w:proofErr w:type="spellEnd"/>
            <w:r w:rsidRPr="00292DEB">
              <w:rPr>
                <w:rFonts w:cs="Arial"/>
                <w:i/>
                <w:color w:val="008080"/>
                <w:lang w:val="fr-BE"/>
              </w:rPr>
              <w:t xml:space="preserve"> Υπ</w:t>
            </w:r>
            <w:proofErr w:type="spellStart"/>
            <w:r w:rsidRPr="00292DEB">
              <w:rPr>
                <w:rFonts w:cs="Arial"/>
                <w:i/>
                <w:color w:val="008080"/>
                <w:lang w:val="fr-BE"/>
              </w:rPr>
              <w:t>ηρεσιών</w:t>
            </w:r>
            <w:proofErr w:type="spellEnd"/>
            <w:r w:rsidRPr="00292DEB">
              <w:rPr>
                <w:rFonts w:cs="Arial"/>
                <w:i/>
                <w:color w:val="008080"/>
                <w:lang w:val="fr-BE"/>
              </w:rPr>
              <w:t xml:space="preserve"> Π.Φ.Υ</w:t>
            </w:r>
            <w:r w:rsidRPr="00292DEB">
              <w:rPr>
                <w:rFonts w:cs="Arial"/>
                <w:lang w:val="fr-BE"/>
              </w:rPr>
              <w:t xml:space="preserve">.) du </w:t>
            </w:r>
            <w:proofErr w:type="spellStart"/>
            <w:r w:rsidRPr="00292DEB">
              <w:rPr>
                <w:rFonts w:cs="Arial"/>
                <w:color w:val="008000"/>
                <w:lang w:val="fr-BE"/>
              </w:rPr>
              <w:t>To.P.F.Y</w:t>
            </w:r>
            <w:proofErr w:type="spellEnd"/>
            <w:r w:rsidRPr="00292DEB">
              <w:rPr>
                <w:rFonts w:cs="Arial"/>
                <w:lang w:val="fr-BE"/>
              </w:rPr>
              <w:t>. (</w:t>
            </w:r>
            <w:proofErr w:type="spellStart"/>
            <w:r w:rsidRPr="00292DEB">
              <w:rPr>
                <w:rFonts w:cs="Arial"/>
                <w:i/>
                <w:color w:val="008080"/>
                <w:lang w:val="fr-BE"/>
              </w:rPr>
              <w:t>Τομέ</w:t>
            </w:r>
            <w:proofErr w:type="spellEnd"/>
            <w:r w:rsidRPr="00292DEB">
              <w:rPr>
                <w:rFonts w:cs="Arial"/>
                <w:i/>
                <w:color w:val="008080"/>
                <w:lang w:val="fr-BE"/>
              </w:rPr>
              <w:t xml:space="preserve">α </w:t>
            </w:r>
            <w:proofErr w:type="spellStart"/>
            <w:r w:rsidRPr="00292DEB">
              <w:rPr>
                <w:rFonts w:cs="Arial"/>
                <w:i/>
                <w:color w:val="008080"/>
                <w:lang w:val="fr-BE"/>
              </w:rPr>
              <w:t>Πρωτο</w:t>
            </w:r>
            <w:proofErr w:type="spellEnd"/>
            <w:r w:rsidRPr="00292DEB">
              <w:rPr>
                <w:rFonts w:cs="Arial"/>
                <w:i/>
                <w:color w:val="008080"/>
                <w:lang w:val="fr-BE"/>
              </w:rPr>
              <w:t xml:space="preserve">βάθμιας </w:t>
            </w:r>
            <w:proofErr w:type="spellStart"/>
            <w:r w:rsidRPr="00292DEB">
              <w:rPr>
                <w:rFonts w:cs="Arial"/>
                <w:i/>
                <w:color w:val="008080"/>
                <w:lang w:val="fr-BE"/>
              </w:rPr>
              <w:t>Φροντίδ</w:t>
            </w:r>
            <w:proofErr w:type="spellEnd"/>
            <w:r w:rsidRPr="00292DEB">
              <w:rPr>
                <w:rFonts w:cs="Arial"/>
                <w:i/>
                <w:color w:val="008080"/>
                <w:lang w:val="fr-BE"/>
              </w:rPr>
              <w:t xml:space="preserve">ας </w:t>
            </w:r>
            <w:proofErr w:type="spellStart"/>
            <w:r w:rsidRPr="00292DEB">
              <w:rPr>
                <w:rFonts w:cs="Arial"/>
                <w:i/>
                <w:color w:val="008080"/>
                <w:lang w:val="fr-BE"/>
              </w:rPr>
              <w:t>Υγεί</w:t>
            </w:r>
            <w:proofErr w:type="spellEnd"/>
            <w:r w:rsidRPr="00292DEB">
              <w:rPr>
                <w:rFonts w:cs="Arial"/>
                <w:i/>
                <w:color w:val="008080"/>
                <w:lang w:val="fr-BE"/>
              </w:rPr>
              <w:t>ας</w:t>
            </w:r>
            <w:r w:rsidRPr="00292DEB">
              <w:rPr>
                <w:rFonts w:cs="Arial"/>
                <w:lang w:val="fr-BE"/>
              </w:rPr>
              <w:t>)</w:t>
            </w:r>
            <w:r w:rsidRPr="00292DEB">
              <w:rPr>
                <w:rFonts w:eastAsia="Arial" w:cs="Arial"/>
                <w:lang w:val="fr-BE"/>
              </w:rPr>
              <w:t>;</w:t>
            </w:r>
          </w:p>
          <w:p w14:paraId="1421D32C" w14:textId="77777777" w:rsidR="004945ED" w:rsidRPr="00292DEB" w:rsidRDefault="004945ED" w:rsidP="004945ED">
            <w:pPr>
              <w:spacing w:line="276" w:lineRule="auto"/>
              <w:rPr>
                <w:rFonts w:cs="Arial"/>
                <w:lang w:val="fr-BE"/>
              </w:rPr>
            </w:pPr>
            <w:r w:rsidRPr="00292DEB">
              <w:rPr>
                <w:rFonts w:eastAsia="Arial" w:cs="Arial"/>
                <w:lang w:val="fr-BE"/>
              </w:rPr>
              <w:t>c) des médecins sous contrat avec l’</w:t>
            </w:r>
            <w:r w:rsidRPr="00292DEB">
              <w:rPr>
                <w:rFonts w:eastAsia="Arial" w:cs="Arial"/>
                <w:color w:val="008000"/>
                <w:lang w:val="fr-BE"/>
              </w:rPr>
              <w:t>EOPYY</w:t>
            </w:r>
            <w:r w:rsidRPr="00292DEB">
              <w:rPr>
                <w:rFonts w:eastAsia="Arial" w:cs="Arial"/>
                <w:lang w:val="fr-BE"/>
              </w:rPr>
              <w:t xml:space="preserve"> qui ont un certain nombre de patients sous leur responsabilité. </w:t>
            </w:r>
          </w:p>
          <w:p w14:paraId="70AEEFE9" w14:textId="77777777" w:rsidR="004945ED" w:rsidRPr="00292DEB" w:rsidRDefault="004945ED" w:rsidP="004945ED">
            <w:pPr>
              <w:spacing w:line="276" w:lineRule="auto"/>
              <w:rPr>
                <w:rFonts w:cs="Arial"/>
                <w:lang w:val="fr-BE"/>
              </w:rPr>
            </w:pPr>
            <w:r w:rsidRPr="00292DEB">
              <w:rPr>
                <w:rFonts w:cs="Arial"/>
                <w:lang w:val="fr-BE"/>
              </w:rPr>
              <w:t>Alternativement, libre choix des médecins privés sous contrat avec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 sous réserve de disponibilité.</w:t>
            </w:r>
          </w:p>
          <w:p w14:paraId="0236AEF1" w14:textId="77777777" w:rsidR="004945ED" w:rsidRPr="00292DEB" w:rsidRDefault="004945ED" w:rsidP="004945ED">
            <w:pPr>
              <w:spacing w:line="276" w:lineRule="auto"/>
              <w:rPr>
                <w:rFonts w:cs="Arial"/>
                <w:lang w:val="fr-BE"/>
              </w:rPr>
            </w:pPr>
          </w:p>
          <w:p w14:paraId="06E1F93E" w14:textId="77777777" w:rsidR="004945ED" w:rsidRPr="00292DEB" w:rsidRDefault="004945ED" w:rsidP="004945ED">
            <w:pPr>
              <w:spacing w:line="276" w:lineRule="auto"/>
              <w:rPr>
                <w:rFonts w:cs="Arial"/>
                <w:lang w:val="fr-BE"/>
              </w:rPr>
            </w:pPr>
            <w:r w:rsidRPr="00292DEB">
              <w:rPr>
                <w:rFonts w:cs="Arial"/>
                <w:lang w:val="fr-BE"/>
              </w:rPr>
              <w:t xml:space="preserve">Accès direct aux médecins spécialistes. Les assurés peuvent visiter, sur rendez-vous et selon une liste d’attente, des médecins spécialistes aux unités de santé du </w:t>
            </w:r>
            <w:r w:rsidRPr="00292DEB">
              <w:rPr>
                <w:rFonts w:cs="Arial"/>
                <w:color w:val="008000"/>
                <w:lang w:val="fr-BE"/>
              </w:rPr>
              <w:t xml:space="preserve">PEDY (Réseau national de soins de santé primaires -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Δίκτυο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lang w:val="fr-BE"/>
              </w:rPr>
              <w:t>). Les assurés peuvent également s’adresser aux médecins spécialistes privés sous contrat avec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w:t>
            </w:r>
          </w:p>
          <w:p w14:paraId="6EBB57A4" w14:textId="77777777" w:rsidR="004945ED" w:rsidRPr="00292DEB" w:rsidRDefault="004945ED" w:rsidP="004945ED">
            <w:pPr>
              <w:spacing w:line="276" w:lineRule="auto"/>
              <w:rPr>
                <w:rFonts w:cs="Arial"/>
                <w:lang w:val="fr-BE"/>
              </w:rPr>
            </w:pPr>
          </w:p>
        </w:tc>
        <w:tc>
          <w:tcPr>
            <w:tcW w:w="1370" w:type="pct"/>
          </w:tcPr>
          <w:p w14:paraId="026D1223"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E-II-12-EL</w:t>
            </w:r>
          </w:p>
          <w:p w14:paraId="2D5D73E0"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Free choice of family doctor by patients.</w:t>
            </w:r>
          </w:p>
          <w:p w14:paraId="753323D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Family doctors can be:</w:t>
            </w:r>
          </w:p>
          <w:p w14:paraId="45F2697C"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 doctors who serve and provide their services in </w:t>
            </w:r>
            <w:r w:rsidRPr="00292DEB">
              <w:rPr>
                <w:color w:val="008000"/>
                <w:sz w:val="15"/>
                <w:szCs w:val="15"/>
                <w:lang w:val="en-GB"/>
              </w:rPr>
              <w:t xml:space="preserve">PEDY (National Primary Health Care Network- </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w:t>
            </w:r>
            <w:r w:rsidRPr="00292DEB">
              <w:rPr>
                <w:color w:val="000000"/>
                <w:sz w:val="15"/>
                <w:szCs w:val="15"/>
                <w:lang w:val="en-GB"/>
              </w:rPr>
              <w:t xml:space="preserve"> Health Units;</w:t>
            </w:r>
          </w:p>
          <w:p w14:paraId="7FC5A26B"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b) doctors who provide their services in the </w:t>
            </w:r>
            <w:r w:rsidRPr="00292DEB">
              <w:rPr>
                <w:color w:val="008000"/>
                <w:sz w:val="15"/>
                <w:szCs w:val="15"/>
                <w:lang w:val="en-GB"/>
              </w:rPr>
              <w:t xml:space="preserve">Local Services Network </w:t>
            </w:r>
            <w:r w:rsidRPr="00292DEB">
              <w:rPr>
                <w:color w:val="000000"/>
                <w:sz w:val="15"/>
                <w:szCs w:val="15"/>
                <w:lang w:val="en-GB"/>
              </w:rPr>
              <w:t>(</w:t>
            </w:r>
            <w:proofErr w:type="spellStart"/>
            <w:r w:rsidRPr="00292DEB">
              <w:rPr>
                <w:i/>
                <w:color w:val="008080"/>
                <w:sz w:val="15"/>
                <w:szCs w:val="15"/>
              </w:rPr>
              <w:t>Το</w:t>
            </w:r>
            <w:proofErr w:type="spellEnd"/>
            <w:r w:rsidRPr="00292DEB">
              <w:rPr>
                <w:i/>
                <w:color w:val="008080"/>
                <w:sz w:val="15"/>
                <w:szCs w:val="15"/>
              </w:rPr>
              <w:t>πικό</w:t>
            </w:r>
            <w:r w:rsidRPr="00292DEB">
              <w:rPr>
                <w:i/>
                <w:color w:val="008080"/>
                <w:sz w:val="15"/>
                <w:szCs w:val="15"/>
                <w:lang w:val="en-GB"/>
              </w:rPr>
              <w:t xml:space="preserve"> </w:t>
            </w:r>
            <w:proofErr w:type="spellStart"/>
            <w:r w:rsidRPr="00292DEB">
              <w:rPr>
                <w:i/>
                <w:color w:val="008080"/>
                <w:sz w:val="15"/>
                <w:szCs w:val="15"/>
              </w:rPr>
              <w:t>Δίκτυο</w:t>
            </w:r>
            <w:proofErr w:type="spellEnd"/>
            <w:r w:rsidRPr="00292DEB">
              <w:rPr>
                <w:i/>
                <w:color w:val="008080"/>
                <w:sz w:val="15"/>
                <w:szCs w:val="15"/>
                <w:lang w:val="en-GB"/>
              </w:rPr>
              <w:t xml:space="preserve"> </w:t>
            </w:r>
            <w:r w:rsidRPr="00292DEB">
              <w:rPr>
                <w:i/>
                <w:color w:val="008080"/>
                <w:sz w:val="15"/>
                <w:szCs w:val="15"/>
              </w:rPr>
              <w:t>Υπ</w:t>
            </w:r>
            <w:proofErr w:type="spellStart"/>
            <w:r w:rsidRPr="00292DEB">
              <w:rPr>
                <w:i/>
                <w:color w:val="008080"/>
                <w:sz w:val="15"/>
                <w:szCs w:val="15"/>
              </w:rPr>
              <w:t>ηρεσιών</w:t>
            </w:r>
            <w:proofErr w:type="spellEnd"/>
            <w:r w:rsidRPr="00292DEB">
              <w:rPr>
                <w:i/>
                <w:color w:val="008080"/>
                <w:sz w:val="15"/>
                <w:szCs w:val="15"/>
                <w:lang w:val="en-GB"/>
              </w:rPr>
              <w:t xml:space="preserve"> </w:t>
            </w:r>
            <w:r w:rsidRPr="00292DEB">
              <w:rPr>
                <w:i/>
                <w:color w:val="008080"/>
                <w:sz w:val="15"/>
                <w:szCs w:val="15"/>
              </w:rPr>
              <w:t>Π</w:t>
            </w:r>
            <w:r w:rsidRPr="00292DEB">
              <w:rPr>
                <w:i/>
                <w:color w:val="008080"/>
                <w:sz w:val="15"/>
                <w:szCs w:val="15"/>
                <w:lang w:val="en-GB"/>
              </w:rPr>
              <w:t>.</w:t>
            </w:r>
            <w:r w:rsidRPr="00292DEB">
              <w:rPr>
                <w:i/>
                <w:color w:val="008080"/>
                <w:sz w:val="15"/>
                <w:szCs w:val="15"/>
              </w:rPr>
              <w:t>Φ</w:t>
            </w:r>
            <w:r w:rsidRPr="00292DEB">
              <w:rPr>
                <w:i/>
                <w:color w:val="008080"/>
                <w:sz w:val="15"/>
                <w:szCs w:val="15"/>
                <w:lang w:val="en-GB"/>
              </w:rPr>
              <w:t>.</w:t>
            </w:r>
            <w:r w:rsidRPr="00292DEB">
              <w:rPr>
                <w:i/>
                <w:color w:val="008080"/>
                <w:sz w:val="15"/>
                <w:szCs w:val="15"/>
              </w:rPr>
              <w:t>Υ</w:t>
            </w:r>
            <w:r w:rsidRPr="00292DEB">
              <w:rPr>
                <w:color w:val="000000"/>
                <w:sz w:val="15"/>
                <w:szCs w:val="15"/>
                <w:lang w:val="en-GB"/>
              </w:rPr>
              <w:t xml:space="preserve">.) of </w:t>
            </w:r>
            <w:proofErr w:type="spellStart"/>
            <w:r w:rsidRPr="00292DEB">
              <w:rPr>
                <w:color w:val="008000"/>
                <w:sz w:val="15"/>
                <w:szCs w:val="15"/>
                <w:lang w:val="en-GB"/>
              </w:rPr>
              <w:t>To.P.F.Y</w:t>
            </w:r>
            <w:proofErr w:type="spellEnd"/>
            <w:r w:rsidRPr="00292DEB">
              <w:rPr>
                <w:color w:val="000000"/>
                <w:sz w:val="15"/>
                <w:szCs w:val="15"/>
                <w:lang w:val="en-GB"/>
              </w:rPr>
              <w:t>. (</w:t>
            </w:r>
            <w:proofErr w:type="spellStart"/>
            <w:r w:rsidRPr="00292DEB">
              <w:rPr>
                <w:i/>
                <w:color w:val="008080"/>
                <w:sz w:val="15"/>
                <w:szCs w:val="15"/>
              </w:rPr>
              <w:t>Τομέ</w:t>
            </w:r>
            <w:proofErr w:type="spellEnd"/>
            <w:r w:rsidRPr="00292DEB">
              <w:rPr>
                <w:i/>
                <w:color w:val="008080"/>
                <w:sz w:val="15"/>
                <w:szCs w:val="15"/>
              </w:rPr>
              <w:t>α</w:t>
            </w:r>
            <w:r w:rsidRPr="00292DEB">
              <w:rPr>
                <w:i/>
                <w:color w:val="008080"/>
                <w:sz w:val="15"/>
                <w:szCs w:val="15"/>
                <w:lang w:val="en-GB"/>
              </w:rPr>
              <w:t xml:space="preserve"> </w:t>
            </w:r>
            <w:proofErr w:type="spellStart"/>
            <w:r w:rsidRPr="00292DEB">
              <w:rPr>
                <w:i/>
                <w:color w:val="008080"/>
                <w:sz w:val="15"/>
                <w:szCs w:val="15"/>
              </w:rPr>
              <w:t>Πρωτο</w:t>
            </w:r>
            <w:proofErr w:type="spellEnd"/>
            <w:r w:rsidRPr="00292DEB">
              <w:rPr>
                <w:i/>
                <w:color w:val="008080"/>
                <w:sz w:val="15"/>
                <w:szCs w:val="15"/>
              </w:rPr>
              <w:t>βάθμιας</w:t>
            </w:r>
            <w:r w:rsidRPr="00292DEB">
              <w:rPr>
                <w:i/>
                <w:color w:val="008080"/>
                <w:sz w:val="15"/>
                <w:szCs w:val="15"/>
                <w:lang w:val="en-GB"/>
              </w:rPr>
              <w:t xml:space="preserve"> </w:t>
            </w:r>
            <w:proofErr w:type="spellStart"/>
            <w:r w:rsidRPr="00292DEB">
              <w:rPr>
                <w:i/>
                <w:color w:val="008080"/>
                <w:sz w:val="15"/>
                <w:szCs w:val="15"/>
              </w:rPr>
              <w:t>Φροντίδ</w:t>
            </w:r>
            <w:proofErr w:type="spellEnd"/>
            <w:r w:rsidRPr="00292DEB">
              <w:rPr>
                <w:i/>
                <w:color w:val="008080"/>
                <w:sz w:val="15"/>
                <w:szCs w:val="15"/>
              </w:rPr>
              <w:t>ας</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color w:val="000000"/>
                <w:sz w:val="15"/>
                <w:szCs w:val="15"/>
                <w:lang w:val="en-GB"/>
              </w:rPr>
              <w:t>);</w:t>
            </w:r>
          </w:p>
          <w:p w14:paraId="5BF4E40C"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 doctors contracted with the </w:t>
            </w:r>
            <w:r w:rsidRPr="00292DEB">
              <w:rPr>
                <w:color w:val="008000"/>
                <w:sz w:val="15"/>
                <w:szCs w:val="15"/>
                <w:lang w:val="en-GB"/>
              </w:rPr>
              <w:t>EOPYY</w:t>
            </w:r>
            <w:r w:rsidRPr="00292DEB">
              <w:rPr>
                <w:color w:val="000000"/>
                <w:sz w:val="15"/>
                <w:szCs w:val="15"/>
                <w:lang w:val="en-GB"/>
              </w:rPr>
              <w:t xml:space="preserve"> who have under their responsibility a certain number of patients.</w:t>
            </w:r>
          </w:p>
          <w:p w14:paraId="5CDD7FE4" w14:textId="77777777" w:rsidR="004945ED" w:rsidRPr="00292DEB" w:rsidRDefault="004945ED" w:rsidP="004945ED">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 xml:space="preserve">Alternatively, free choice of private doctors contracted by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 subject to availability.</w:t>
            </w:r>
          </w:p>
          <w:p w14:paraId="38803E5F"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p>
          <w:p w14:paraId="2AE5959C" w14:textId="77777777" w:rsidR="004945ED" w:rsidRPr="00292DEB" w:rsidRDefault="004945ED" w:rsidP="004945ED">
            <w:pPr>
              <w:pStyle w:val="Normal0"/>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Direct access to specialist doctors. The insured may visit specialists in </w:t>
            </w:r>
            <w:r w:rsidRPr="00292DEB">
              <w:rPr>
                <w:color w:val="008000"/>
                <w:sz w:val="15"/>
                <w:szCs w:val="15"/>
                <w:lang w:val="en-GB"/>
              </w:rPr>
              <w:t>PEDY (National Primary Health Care Network-</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 xml:space="preserve">) </w:t>
            </w:r>
            <w:r w:rsidRPr="00292DEB">
              <w:rPr>
                <w:color w:val="000000"/>
                <w:sz w:val="15"/>
                <w:szCs w:val="15"/>
                <w:lang w:val="en-GB"/>
              </w:rPr>
              <w:t xml:space="preserve">Health Units by appointment according to a waiting list. They may also have access to a private specialist contracted by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w:t>
            </w:r>
          </w:p>
          <w:p w14:paraId="0922AD66" w14:textId="6F93F711"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5174EC4"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6032CB04" w14:textId="77777777" w:rsidR="004945ED" w:rsidRPr="00292DEB" w:rsidRDefault="004945ED" w:rsidP="004945ED">
            <w:pPr>
              <w:spacing w:line="276" w:lineRule="auto"/>
              <w:rPr>
                <w:rFonts w:cs="Arial"/>
                <w:color w:val="0000FF"/>
                <w:lang w:val="en-US"/>
              </w:rPr>
            </w:pPr>
          </w:p>
        </w:tc>
        <w:tc>
          <w:tcPr>
            <w:tcW w:w="127" w:type="pct"/>
          </w:tcPr>
          <w:p w14:paraId="3A356515" w14:textId="77777777" w:rsidR="004945ED" w:rsidRPr="00292DEB" w:rsidRDefault="004945ED" w:rsidP="004945ED">
            <w:pPr>
              <w:spacing w:line="276" w:lineRule="auto"/>
              <w:rPr>
                <w:rFonts w:cs="Arial"/>
                <w:color w:val="0000FF"/>
                <w:lang w:val="fr-FR"/>
              </w:rPr>
            </w:pPr>
            <w:r w:rsidRPr="00292DEB">
              <w:rPr>
                <w:rFonts w:cs="Arial"/>
                <w:color w:val="0000FF"/>
                <w:lang w:val="fr-FR"/>
              </w:rPr>
              <w:t>12</w:t>
            </w:r>
          </w:p>
          <w:p w14:paraId="6A5D1DF6" w14:textId="77777777" w:rsidR="004945ED" w:rsidRPr="00292DEB" w:rsidRDefault="004945ED" w:rsidP="004945ED">
            <w:pPr>
              <w:spacing w:line="276" w:lineRule="auto"/>
              <w:rPr>
                <w:rFonts w:cs="Arial"/>
                <w:color w:val="0000FF"/>
                <w:lang w:val="en-US"/>
              </w:rPr>
            </w:pPr>
          </w:p>
        </w:tc>
        <w:tc>
          <w:tcPr>
            <w:tcW w:w="402" w:type="pct"/>
          </w:tcPr>
          <w:p w14:paraId="7FBAC053" w14:textId="77777777" w:rsidR="004945ED" w:rsidRPr="00292DEB" w:rsidRDefault="004945ED" w:rsidP="004945ED">
            <w:pPr>
              <w:spacing w:line="276" w:lineRule="auto"/>
              <w:rPr>
                <w:rFonts w:cs="Arial"/>
                <w:color w:val="0000FF"/>
                <w:lang w:val="en-US"/>
              </w:rPr>
            </w:pPr>
            <w:r w:rsidRPr="00292DEB">
              <w:rPr>
                <w:rFonts w:cs="Arial"/>
                <w:color w:val="0000FF"/>
                <w:lang w:val="en-US"/>
              </w:rPr>
              <w:t>GREECE</w:t>
            </w:r>
          </w:p>
          <w:p w14:paraId="42D89728" w14:textId="77777777" w:rsidR="004945ED" w:rsidRPr="00292DEB" w:rsidRDefault="004945ED" w:rsidP="004945ED">
            <w:pPr>
              <w:spacing w:line="276" w:lineRule="auto"/>
              <w:rPr>
                <w:rFonts w:cs="Arial"/>
                <w:color w:val="0000FF"/>
                <w:lang w:val="en-US"/>
              </w:rPr>
            </w:pPr>
          </w:p>
        </w:tc>
      </w:tr>
      <w:tr w:rsidR="004945ED" w:rsidRPr="00292DEB" w14:paraId="7CF049C5" w14:textId="77777777" w:rsidTr="005D0FED">
        <w:tc>
          <w:tcPr>
            <w:tcW w:w="193" w:type="pct"/>
          </w:tcPr>
          <w:p w14:paraId="3A71256B" w14:textId="77777777" w:rsidR="004945ED" w:rsidRPr="00292DEB" w:rsidRDefault="004945ED" w:rsidP="004945ED">
            <w:pPr>
              <w:spacing w:line="276" w:lineRule="auto"/>
              <w:jc w:val="left"/>
              <w:rPr>
                <w:rFonts w:cs="Arial"/>
                <w:lang w:val="es-ES"/>
              </w:rPr>
            </w:pPr>
            <w:r w:rsidRPr="00292DEB">
              <w:rPr>
                <w:rFonts w:cs="Arial"/>
                <w:lang w:val="es-ES"/>
              </w:rPr>
              <w:t>EL</w:t>
            </w:r>
          </w:p>
          <w:p w14:paraId="21B54613" w14:textId="77777777" w:rsidR="004945ED" w:rsidRPr="00292DEB" w:rsidRDefault="004945ED" w:rsidP="004945ED">
            <w:pPr>
              <w:spacing w:line="276" w:lineRule="auto"/>
              <w:jc w:val="left"/>
              <w:rPr>
                <w:rFonts w:cs="Arial"/>
                <w:lang w:val="es-ES"/>
              </w:rPr>
            </w:pPr>
            <w:r w:rsidRPr="00292DEB">
              <w:rPr>
                <w:rFonts w:cs="Arial"/>
                <w:lang w:val="es-ES"/>
              </w:rPr>
              <w:t>EL</w:t>
            </w:r>
          </w:p>
          <w:p w14:paraId="424E1654" w14:textId="77777777" w:rsidR="004945ED" w:rsidRPr="00292DEB" w:rsidRDefault="004945ED" w:rsidP="004945ED">
            <w:pPr>
              <w:spacing w:line="276" w:lineRule="auto"/>
              <w:jc w:val="left"/>
              <w:rPr>
                <w:rFonts w:cs="Arial"/>
                <w:lang w:val="es-ES"/>
              </w:rPr>
            </w:pPr>
            <w:r w:rsidRPr="00292DEB">
              <w:rPr>
                <w:rFonts w:cs="Arial"/>
                <w:lang w:val="es-ES"/>
              </w:rPr>
              <w:t>EL</w:t>
            </w:r>
          </w:p>
          <w:p w14:paraId="48BB5CAC" w14:textId="77777777" w:rsidR="004945ED" w:rsidRPr="00292DEB" w:rsidRDefault="004945ED" w:rsidP="004945ED">
            <w:pPr>
              <w:spacing w:line="276" w:lineRule="auto"/>
              <w:jc w:val="left"/>
              <w:rPr>
                <w:rFonts w:cs="Arial"/>
                <w:lang w:val="es-ES"/>
              </w:rPr>
            </w:pPr>
            <w:r w:rsidRPr="00292DEB">
              <w:rPr>
                <w:rFonts w:cs="Arial"/>
                <w:lang w:val="es-ES"/>
              </w:rPr>
              <w:t>EL</w:t>
            </w:r>
          </w:p>
          <w:p w14:paraId="56DF0940" w14:textId="77777777" w:rsidR="004945ED" w:rsidRPr="00292DEB" w:rsidRDefault="004945ED" w:rsidP="004945ED">
            <w:pPr>
              <w:spacing w:line="276" w:lineRule="auto"/>
              <w:jc w:val="left"/>
              <w:rPr>
                <w:rFonts w:cs="Arial"/>
                <w:lang w:val="es-ES"/>
              </w:rPr>
            </w:pPr>
            <w:r w:rsidRPr="00292DEB">
              <w:rPr>
                <w:rFonts w:cs="Arial"/>
                <w:lang w:val="es-ES"/>
              </w:rPr>
              <w:t>EL</w:t>
            </w:r>
          </w:p>
          <w:p w14:paraId="4572C320" w14:textId="77777777" w:rsidR="004945ED" w:rsidRPr="00292DEB" w:rsidRDefault="004945ED" w:rsidP="004945ED">
            <w:pPr>
              <w:spacing w:line="276" w:lineRule="auto"/>
              <w:jc w:val="left"/>
              <w:rPr>
                <w:rFonts w:cs="Arial"/>
                <w:lang w:val="es-ES"/>
              </w:rPr>
            </w:pPr>
            <w:r w:rsidRPr="00292DEB">
              <w:rPr>
                <w:rFonts w:cs="Arial"/>
                <w:lang w:val="es-ES"/>
              </w:rPr>
              <w:t>EL</w:t>
            </w:r>
          </w:p>
          <w:p w14:paraId="5EB48B86" w14:textId="77777777" w:rsidR="004945ED" w:rsidRPr="00292DEB" w:rsidRDefault="004945ED" w:rsidP="004945ED">
            <w:pPr>
              <w:spacing w:line="276" w:lineRule="auto"/>
              <w:jc w:val="left"/>
              <w:rPr>
                <w:rFonts w:cs="Arial"/>
                <w:lang w:val="es-ES"/>
              </w:rPr>
            </w:pPr>
            <w:r w:rsidRPr="00292DEB">
              <w:rPr>
                <w:rFonts w:cs="Arial"/>
                <w:lang w:val="es-ES"/>
              </w:rPr>
              <w:t>EL</w:t>
            </w:r>
          </w:p>
          <w:p w14:paraId="4F5978E8" w14:textId="77777777" w:rsidR="004945ED" w:rsidRPr="00292DEB" w:rsidRDefault="004945ED" w:rsidP="004945ED">
            <w:pPr>
              <w:spacing w:line="276" w:lineRule="auto"/>
              <w:jc w:val="left"/>
              <w:rPr>
                <w:rFonts w:cs="Arial"/>
                <w:lang w:val="es-ES"/>
              </w:rPr>
            </w:pPr>
            <w:r w:rsidRPr="00292DEB">
              <w:rPr>
                <w:rFonts w:cs="Arial"/>
                <w:lang w:val="es-ES"/>
              </w:rPr>
              <w:t>EL</w:t>
            </w:r>
          </w:p>
          <w:p w14:paraId="36804555" w14:textId="77777777" w:rsidR="004945ED" w:rsidRPr="00292DEB" w:rsidRDefault="004945ED" w:rsidP="004945ED">
            <w:pPr>
              <w:spacing w:line="276" w:lineRule="auto"/>
              <w:jc w:val="left"/>
              <w:rPr>
                <w:rFonts w:cs="Arial"/>
                <w:lang w:val="es-ES"/>
              </w:rPr>
            </w:pPr>
            <w:r w:rsidRPr="00292DEB">
              <w:rPr>
                <w:rFonts w:cs="Arial"/>
                <w:lang w:val="es-ES"/>
              </w:rPr>
              <w:t>EL</w:t>
            </w:r>
          </w:p>
          <w:p w14:paraId="71F09AAD" w14:textId="77777777" w:rsidR="004945ED" w:rsidRPr="00292DEB" w:rsidRDefault="004945ED" w:rsidP="004945ED">
            <w:pPr>
              <w:spacing w:line="276" w:lineRule="auto"/>
              <w:jc w:val="left"/>
              <w:rPr>
                <w:rFonts w:cs="Arial"/>
                <w:lang w:val="es-ES"/>
              </w:rPr>
            </w:pPr>
            <w:r w:rsidRPr="00292DEB">
              <w:rPr>
                <w:rFonts w:cs="Arial"/>
                <w:lang w:val="es-ES"/>
              </w:rPr>
              <w:t>EL</w:t>
            </w:r>
          </w:p>
          <w:p w14:paraId="5908AB7A" w14:textId="366AE605" w:rsidR="004945ED" w:rsidRPr="00292DEB" w:rsidRDefault="004945ED" w:rsidP="004945ED">
            <w:pPr>
              <w:spacing w:line="276" w:lineRule="auto"/>
              <w:jc w:val="left"/>
              <w:rPr>
                <w:rFonts w:cs="Arial"/>
                <w:b/>
                <w:lang w:val="es-ES"/>
              </w:rPr>
            </w:pPr>
            <w:r w:rsidRPr="00292DEB">
              <w:rPr>
                <w:rFonts w:cs="Arial"/>
                <w:lang w:val="es-ES"/>
              </w:rPr>
              <w:t>EL</w:t>
            </w:r>
          </w:p>
        </w:tc>
        <w:tc>
          <w:tcPr>
            <w:tcW w:w="1371" w:type="pct"/>
          </w:tcPr>
          <w:p w14:paraId="1B355D78" w14:textId="77777777" w:rsidR="004945ED" w:rsidRPr="00292DEB" w:rsidRDefault="004945ED" w:rsidP="004945ED">
            <w:pPr>
              <w:spacing w:line="276" w:lineRule="auto"/>
              <w:rPr>
                <w:rFonts w:cs="Arial"/>
              </w:rPr>
            </w:pPr>
            <w:r w:rsidRPr="00292DEB">
              <w:rPr>
                <w:rFonts w:cs="Arial"/>
              </w:rPr>
              <w:t xml:space="preserve">Ärzte und Fachärzte der </w:t>
            </w:r>
            <w:r w:rsidRPr="00292DEB">
              <w:rPr>
                <w:rFonts w:cs="Arial"/>
                <w:color w:val="008000"/>
              </w:rPr>
              <w:t xml:space="preserve">PEDY (Nationales Gesundheitsnetzwerk zur Grundversorgung - </w:t>
            </w:r>
            <w:r w:rsidRPr="00292DEB">
              <w:rPr>
                <w:rFonts w:cs="Arial"/>
                <w:i/>
                <w:color w:val="008080"/>
              </w:rPr>
              <w:t>Πρωτοβάθμιο Εθνικό Δίκτυο Υγείας-ΠΕΔΥ</w:t>
            </w:r>
            <w:r w:rsidRPr="00292DEB">
              <w:rPr>
                <w:rFonts w:cs="Arial"/>
                <w:color w:val="008000"/>
              </w:rPr>
              <w:t>)</w:t>
            </w:r>
            <w:r w:rsidRPr="00292DEB">
              <w:rPr>
                <w:rFonts w:cs="Arial"/>
                <w:color w:val="FF0000"/>
              </w:rPr>
              <w:t xml:space="preserve"> </w:t>
            </w:r>
            <w:r w:rsidRPr="00292DEB">
              <w:rPr>
                <w:rFonts w:cs="Arial"/>
              </w:rPr>
              <w:t>sowie Ärzte, die vertraglich an die EOPYY gebunden sind: keine Patientengebühren.</w:t>
            </w:r>
          </w:p>
          <w:p w14:paraId="694F97E9" w14:textId="77777777" w:rsidR="004945ED" w:rsidRPr="00292DEB" w:rsidRDefault="004945ED" w:rsidP="004945ED">
            <w:pPr>
              <w:spacing w:line="276" w:lineRule="auto"/>
              <w:rPr>
                <w:rFonts w:cs="Arial"/>
              </w:rPr>
            </w:pPr>
          </w:p>
          <w:p w14:paraId="2D83C540" w14:textId="77777777" w:rsidR="004945ED" w:rsidRPr="00292DEB" w:rsidRDefault="004945ED" w:rsidP="004945ED">
            <w:pPr>
              <w:spacing w:line="276" w:lineRule="auto"/>
              <w:rPr>
                <w:rFonts w:cs="Arial"/>
              </w:rPr>
            </w:pPr>
            <w:r w:rsidRPr="00292DEB">
              <w:rPr>
                <w:rFonts w:cs="Arial"/>
              </w:rPr>
              <w:t xml:space="preserve">Private Fachärzte, die nicht vertraglich an die </w:t>
            </w:r>
            <w:r w:rsidRPr="00292DEB">
              <w:rPr>
                <w:rFonts w:cs="Arial"/>
                <w:color w:val="008000"/>
              </w:rPr>
              <w:t xml:space="preserve">Nationale Organisation zur Bereitstellung von Gesundheitsdienstleistungen (EOPYY) </w:t>
            </w:r>
            <w:r w:rsidRPr="00292DEB">
              <w:rPr>
                <w:rFonts w:cs="Arial"/>
              </w:rPr>
              <w:t xml:space="preserve">gebunden sind: Der Patient honoriert den Privatarzt auf eigene Kosten. Keine Erstattung durch </w:t>
            </w:r>
            <w:r w:rsidRPr="00292DEB">
              <w:rPr>
                <w:rFonts w:cs="Arial"/>
                <w:color w:val="008000"/>
              </w:rPr>
              <w:t>EOPYY</w:t>
            </w:r>
            <w:r w:rsidRPr="00292DEB">
              <w:rPr>
                <w:rFonts w:cs="Arial"/>
              </w:rPr>
              <w:t>.</w:t>
            </w:r>
          </w:p>
          <w:p w14:paraId="3332E88A" w14:textId="77777777" w:rsidR="004945ED" w:rsidRPr="00292DEB" w:rsidRDefault="004945ED" w:rsidP="004945ED">
            <w:pPr>
              <w:spacing w:line="276" w:lineRule="auto"/>
              <w:rPr>
                <w:rFonts w:cs="Arial"/>
              </w:rPr>
            </w:pPr>
          </w:p>
          <w:p w14:paraId="430FCA21" w14:textId="77777777" w:rsidR="004945ED" w:rsidRPr="00292DEB" w:rsidRDefault="004945ED" w:rsidP="004945ED">
            <w:pPr>
              <w:spacing w:line="276" w:lineRule="auto"/>
              <w:rPr>
                <w:rFonts w:cs="Arial"/>
              </w:rPr>
            </w:pPr>
            <w:r w:rsidRPr="00292DEB">
              <w:rPr>
                <w:rFonts w:cs="Arial"/>
              </w:rPr>
              <w:t xml:space="preserve">Für paraklinische Untersuchungen fällt eine Zuzahlung von </w:t>
            </w:r>
            <w:r w:rsidRPr="00292DEB">
              <w:rPr>
                <w:rFonts w:cs="Arial"/>
                <w:color w:val="800000"/>
              </w:rPr>
              <w:t>15</w:t>
            </w:r>
            <w:r w:rsidRPr="00292DEB">
              <w:rPr>
                <w:rFonts w:cs="Arial"/>
              </w:rPr>
              <w:t>% an.</w:t>
            </w:r>
          </w:p>
          <w:p w14:paraId="5635CC91" w14:textId="77777777" w:rsidR="004945ED" w:rsidRPr="00292DEB" w:rsidRDefault="004945ED" w:rsidP="004945ED">
            <w:pPr>
              <w:spacing w:line="276" w:lineRule="auto"/>
              <w:rPr>
                <w:rFonts w:cs="Arial"/>
              </w:rPr>
            </w:pPr>
          </w:p>
        </w:tc>
        <w:tc>
          <w:tcPr>
            <w:tcW w:w="1370" w:type="pct"/>
          </w:tcPr>
          <w:p w14:paraId="26238104" w14:textId="77777777" w:rsidR="004945ED" w:rsidRPr="00292DEB" w:rsidRDefault="004945ED" w:rsidP="004945ED">
            <w:pPr>
              <w:spacing w:line="276" w:lineRule="auto"/>
              <w:rPr>
                <w:rFonts w:cs="Arial"/>
                <w:lang w:val="fr-BE"/>
              </w:rPr>
            </w:pPr>
            <w:r w:rsidRPr="00292DEB">
              <w:rPr>
                <w:rFonts w:cs="Arial"/>
                <w:lang w:val="fr-BE"/>
              </w:rPr>
              <w:t xml:space="preserve">Médecins et spécialistes du </w:t>
            </w:r>
            <w:r w:rsidRPr="00292DEB">
              <w:rPr>
                <w:rFonts w:cs="Arial"/>
                <w:color w:val="008000"/>
                <w:lang w:val="fr-BE"/>
              </w:rPr>
              <w:t xml:space="preserve">PEDY (Réseau national de soins de santé primaires -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Δίκτυο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color w:val="008000"/>
                <w:lang w:val="fr-BE"/>
              </w:rPr>
              <w:t xml:space="preserve">) </w:t>
            </w:r>
            <w:r w:rsidRPr="00292DEB">
              <w:rPr>
                <w:rFonts w:cs="Arial"/>
                <w:lang w:val="fr-BE"/>
              </w:rPr>
              <w:t xml:space="preserve">et médecins sous contrat avec </w:t>
            </w:r>
            <w:r w:rsidRPr="00292DEB">
              <w:rPr>
                <w:rFonts w:cs="Arial"/>
                <w:color w:val="008000"/>
                <w:lang w:val="fr-BE"/>
              </w:rPr>
              <w:t>l’EOPYY</w:t>
            </w:r>
            <w:r w:rsidRPr="00292DEB">
              <w:rPr>
                <w:rFonts w:cs="Arial"/>
                <w:lang w:val="fr-BE"/>
              </w:rPr>
              <w:t>: pas de paiement par l'assuré.</w:t>
            </w:r>
          </w:p>
          <w:p w14:paraId="3B19377B" w14:textId="77777777" w:rsidR="004945ED" w:rsidRPr="00292DEB" w:rsidRDefault="004945ED" w:rsidP="004945ED">
            <w:pPr>
              <w:keepNext/>
              <w:spacing w:line="276" w:lineRule="auto"/>
              <w:outlineLvl w:val="2"/>
              <w:rPr>
                <w:rFonts w:cs="Arial"/>
                <w:b/>
                <w:color w:val="0000FF"/>
                <w:lang w:val="fr-BE"/>
              </w:rPr>
            </w:pPr>
          </w:p>
          <w:p w14:paraId="51724DC0" w14:textId="77777777" w:rsidR="004945ED" w:rsidRPr="00292DEB" w:rsidRDefault="004945ED" w:rsidP="004945ED">
            <w:pPr>
              <w:spacing w:line="276" w:lineRule="auto"/>
              <w:rPr>
                <w:rFonts w:cs="Arial"/>
                <w:lang w:val="fr-BE"/>
              </w:rPr>
            </w:pPr>
            <w:r w:rsidRPr="00292DEB">
              <w:rPr>
                <w:rFonts w:cs="Arial"/>
                <w:lang w:val="fr-BE"/>
              </w:rPr>
              <w:t xml:space="preserve">Spécialistes privés qui n’ont pas conclu de contrat avec </w:t>
            </w:r>
            <w:r w:rsidRPr="00292DEB">
              <w:rPr>
                <w:rFonts w:cs="Arial"/>
                <w:color w:val="008000"/>
                <w:lang w:val="fr-BE"/>
              </w:rPr>
              <w:t>l’Organisation nationale pour la fourniture des services de santé</w:t>
            </w:r>
            <w:r w:rsidRPr="00292DEB">
              <w:rPr>
                <w:rFonts w:cs="Arial"/>
                <w:lang w:val="fr-BE"/>
              </w:rPr>
              <w:t xml:space="preserve"> (</w:t>
            </w:r>
            <w:r w:rsidRPr="00292DEB">
              <w:rPr>
                <w:rFonts w:cs="Arial"/>
                <w:color w:val="008000"/>
                <w:lang w:val="fr-BE"/>
              </w:rPr>
              <w:t>EOPYY)</w:t>
            </w:r>
            <w:r w:rsidRPr="00292DEB">
              <w:rPr>
                <w:rFonts w:cs="Arial"/>
                <w:lang w:val="fr-BE"/>
              </w:rPr>
              <w:t>: les honoraires du médecin privé sont aux frais du patient. Pas de remboursement de la part de l’</w:t>
            </w:r>
            <w:r w:rsidRPr="00292DEB">
              <w:rPr>
                <w:rFonts w:cs="Arial"/>
                <w:color w:val="008000"/>
                <w:lang w:val="fr-BE"/>
              </w:rPr>
              <w:t>EOPYY</w:t>
            </w:r>
            <w:r w:rsidRPr="00292DEB">
              <w:rPr>
                <w:rFonts w:cs="Arial"/>
                <w:lang w:val="fr-BE"/>
              </w:rPr>
              <w:t>.</w:t>
            </w:r>
          </w:p>
          <w:p w14:paraId="291D9BAA" w14:textId="77777777" w:rsidR="004945ED" w:rsidRPr="00292DEB" w:rsidRDefault="004945ED" w:rsidP="004945ED">
            <w:pPr>
              <w:keepNext/>
              <w:spacing w:line="276" w:lineRule="auto"/>
              <w:outlineLvl w:val="2"/>
              <w:rPr>
                <w:rFonts w:cs="Arial"/>
                <w:lang w:val="fr-BE"/>
              </w:rPr>
            </w:pPr>
          </w:p>
          <w:p w14:paraId="6FE98539" w14:textId="77777777" w:rsidR="004945ED" w:rsidRPr="00292DEB" w:rsidRDefault="004945ED" w:rsidP="004945ED">
            <w:pPr>
              <w:spacing w:line="276" w:lineRule="auto"/>
              <w:rPr>
                <w:rFonts w:cs="Arial"/>
                <w:lang w:val="fr-BE"/>
              </w:rPr>
            </w:pPr>
            <w:r w:rsidRPr="00292DEB">
              <w:rPr>
                <w:rFonts w:cs="Arial"/>
                <w:lang w:val="fr-BE"/>
              </w:rPr>
              <w:t xml:space="preserve">Pour les examens paracliniques, une participation de </w:t>
            </w:r>
            <w:r w:rsidRPr="00292DEB">
              <w:rPr>
                <w:rFonts w:cs="Arial"/>
                <w:color w:val="800000"/>
                <w:lang w:val="fr-BE"/>
              </w:rPr>
              <w:t>15%</w:t>
            </w:r>
            <w:r w:rsidRPr="00292DEB">
              <w:rPr>
                <w:rFonts w:cs="Arial"/>
                <w:lang w:val="fr-BE"/>
              </w:rPr>
              <w:t xml:space="preserve"> s’applique.</w:t>
            </w:r>
          </w:p>
          <w:p w14:paraId="354B936B" w14:textId="77777777" w:rsidR="004945ED" w:rsidRPr="00292DEB" w:rsidRDefault="004945ED" w:rsidP="004945ED">
            <w:pPr>
              <w:spacing w:line="276" w:lineRule="auto"/>
              <w:rPr>
                <w:rFonts w:cs="Arial"/>
                <w:lang w:val="fr-BE"/>
              </w:rPr>
            </w:pPr>
          </w:p>
        </w:tc>
        <w:tc>
          <w:tcPr>
            <w:tcW w:w="1370" w:type="pct"/>
          </w:tcPr>
          <w:p w14:paraId="2CEF8761" w14:textId="77777777" w:rsidR="004945ED" w:rsidRPr="00292DEB" w:rsidRDefault="004945ED" w:rsidP="004945ED">
            <w:pPr>
              <w:pStyle w:val="Normal0"/>
              <w:pBdr>
                <w:top w:val="nil"/>
                <w:left w:val="nil"/>
                <w:bottom w:val="nil"/>
                <w:right w:val="nil"/>
                <w:between w:val="nil"/>
              </w:pBdr>
              <w:tabs>
                <w:tab w:val="left" w:pos="113"/>
                <w:tab w:val="left" w:pos="227"/>
                <w:tab w:val="left" w:pos="425"/>
              </w:tabs>
              <w:spacing w:after="0"/>
              <w:rPr>
                <w:color w:val="000000"/>
                <w:sz w:val="15"/>
                <w:szCs w:val="15"/>
                <w:lang w:val="en-GB"/>
              </w:rPr>
            </w:pPr>
            <w:r w:rsidRPr="00292DEB">
              <w:rPr>
                <w:b/>
                <w:color w:val="FF0000"/>
                <w:sz w:val="15"/>
                <w:szCs w:val="15"/>
                <w:lang w:val="en-GB"/>
              </w:rPr>
              <w:t>E-II-13-EL</w:t>
            </w:r>
          </w:p>
          <w:p w14:paraId="7C29671B" w14:textId="77777777" w:rsidR="004945ED" w:rsidRPr="00292DEB" w:rsidRDefault="004945ED" w:rsidP="004945ED">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 xml:space="preserve">Doctors and specialists of </w:t>
            </w:r>
            <w:r w:rsidRPr="00292DEB">
              <w:rPr>
                <w:color w:val="008000"/>
                <w:sz w:val="15"/>
                <w:szCs w:val="15"/>
                <w:lang w:val="en-GB"/>
              </w:rPr>
              <w:t>PEDY (National Primary Health Care Network -</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 xml:space="preserve">) </w:t>
            </w:r>
            <w:r w:rsidRPr="00292DEB">
              <w:rPr>
                <w:color w:val="000000"/>
                <w:sz w:val="15"/>
                <w:szCs w:val="15"/>
                <w:lang w:val="en-GB"/>
              </w:rPr>
              <w:t xml:space="preserve">and </w:t>
            </w:r>
            <w:r w:rsidRPr="00292DEB">
              <w:rPr>
                <w:color w:val="008000"/>
                <w:sz w:val="15"/>
                <w:szCs w:val="15"/>
                <w:lang w:val="en-GB"/>
              </w:rPr>
              <w:t>EOPYY</w:t>
            </w:r>
            <w:r w:rsidRPr="00292DEB">
              <w:rPr>
                <w:color w:val="000000"/>
                <w:sz w:val="15"/>
                <w:szCs w:val="15"/>
                <w:lang w:val="en-GB"/>
              </w:rPr>
              <w:t xml:space="preserve"> contracted doctors: no fees for the patient.</w:t>
            </w:r>
          </w:p>
          <w:p w14:paraId="5B6572F7" w14:textId="77777777" w:rsidR="004945ED" w:rsidRPr="00292DEB" w:rsidRDefault="004945ED" w:rsidP="004945ED">
            <w:pPr>
              <w:pStyle w:val="Normal0"/>
              <w:pBdr>
                <w:top w:val="nil"/>
                <w:left w:val="nil"/>
                <w:bottom w:val="nil"/>
                <w:right w:val="nil"/>
                <w:between w:val="nil"/>
              </w:pBdr>
              <w:spacing w:after="0"/>
              <w:rPr>
                <w:b/>
                <w:color w:val="000000"/>
                <w:sz w:val="15"/>
                <w:szCs w:val="15"/>
                <w:lang w:val="en-GB"/>
              </w:rPr>
            </w:pPr>
          </w:p>
          <w:p w14:paraId="5DF846D2" w14:textId="77777777" w:rsidR="004945ED" w:rsidRPr="00292DEB" w:rsidRDefault="004945ED" w:rsidP="004945ED">
            <w:pPr>
              <w:pStyle w:val="Normal0"/>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Private specialists who are not contracted to the </w:t>
            </w:r>
            <w:r w:rsidRPr="00292DEB">
              <w:rPr>
                <w:color w:val="008000"/>
                <w:sz w:val="15"/>
                <w:szCs w:val="15"/>
                <w:lang w:val="en-GB"/>
              </w:rPr>
              <w:t>National Organisation for the Provision of Health Services (EOPYY)</w:t>
            </w:r>
            <w:r w:rsidRPr="00292DEB">
              <w:rPr>
                <w:color w:val="000000"/>
                <w:sz w:val="15"/>
                <w:szCs w:val="15"/>
                <w:lang w:val="en-GB"/>
              </w:rPr>
              <w:t xml:space="preserve">: the patient pays the private doctor at his/her own expense. No refund by </w:t>
            </w:r>
            <w:r w:rsidRPr="00292DEB">
              <w:rPr>
                <w:color w:val="008000"/>
                <w:sz w:val="15"/>
                <w:szCs w:val="15"/>
                <w:lang w:val="en-GB"/>
              </w:rPr>
              <w:t>EOPYY</w:t>
            </w:r>
            <w:r w:rsidRPr="00292DEB">
              <w:rPr>
                <w:color w:val="000000"/>
                <w:sz w:val="15"/>
                <w:szCs w:val="15"/>
                <w:lang w:val="en-GB"/>
              </w:rPr>
              <w:t>.</w:t>
            </w:r>
          </w:p>
          <w:p w14:paraId="18C1BF02"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074FD318" w14:textId="5BC96599" w:rsidR="004945ED" w:rsidRPr="00292DEB" w:rsidRDefault="004945ED" w:rsidP="004945ED">
            <w:pPr>
              <w:pStyle w:val="Normal0"/>
              <w:pBdr>
                <w:top w:val="nil"/>
                <w:left w:val="nil"/>
                <w:bottom w:val="nil"/>
                <w:right w:val="nil"/>
                <w:between w:val="nil"/>
              </w:pBdr>
              <w:tabs>
                <w:tab w:val="left" w:pos="113"/>
                <w:tab w:val="left" w:pos="227"/>
                <w:tab w:val="left" w:pos="425"/>
              </w:tabs>
              <w:spacing w:after="0" w:line="276" w:lineRule="auto"/>
              <w:rPr>
                <w:b/>
                <w:color w:val="FF0000"/>
                <w:sz w:val="15"/>
                <w:szCs w:val="15"/>
                <w:lang w:val="en-US"/>
              </w:rPr>
            </w:pPr>
            <w:r w:rsidRPr="00292DEB">
              <w:rPr>
                <w:color w:val="000000"/>
                <w:sz w:val="15"/>
                <w:szCs w:val="15"/>
                <w:lang w:val="en-GB"/>
              </w:rPr>
              <w:t xml:space="preserve">For paraclinical examinations, a co-payment of </w:t>
            </w:r>
            <w:r w:rsidRPr="00292DEB">
              <w:rPr>
                <w:color w:val="800000"/>
                <w:sz w:val="15"/>
                <w:szCs w:val="15"/>
                <w:lang w:val="en-GB"/>
              </w:rPr>
              <w:t>15</w:t>
            </w:r>
            <w:r w:rsidRPr="00292DEB">
              <w:rPr>
                <w:color w:val="000000"/>
                <w:sz w:val="15"/>
                <w:szCs w:val="15"/>
                <w:lang w:val="en-GB"/>
              </w:rPr>
              <w:t>% applies.</w:t>
            </w:r>
          </w:p>
        </w:tc>
        <w:tc>
          <w:tcPr>
            <w:tcW w:w="167" w:type="pct"/>
          </w:tcPr>
          <w:p w14:paraId="2D73B318"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58125FA6" w14:textId="77777777" w:rsidR="004945ED" w:rsidRPr="00292DEB" w:rsidRDefault="004945ED" w:rsidP="004945ED">
            <w:pPr>
              <w:spacing w:line="276" w:lineRule="auto"/>
              <w:rPr>
                <w:rFonts w:cs="Arial"/>
                <w:color w:val="0000FF"/>
                <w:lang w:val="en-US"/>
              </w:rPr>
            </w:pPr>
          </w:p>
        </w:tc>
        <w:tc>
          <w:tcPr>
            <w:tcW w:w="127" w:type="pct"/>
          </w:tcPr>
          <w:p w14:paraId="4AAA58BD" w14:textId="77777777" w:rsidR="004945ED" w:rsidRPr="00292DEB" w:rsidRDefault="004945ED" w:rsidP="004945ED">
            <w:pPr>
              <w:spacing w:line="276" w:lineRule="auto"/>
              <w:rPr>
                <w:rFonts w:cs="Arial"/>
                <w:color w:val="0000FF"/>
                <w:lang w:val="fr-FR"/>
              </w:rPr>
            </w:pPr>
            <w:r w:rsidRPr="00292DEB">
              <w:rPr>
                <w:rFonts w:cs="Arial"/>
                <w:color w:val="0000FF"/>
                <w:lang w:val="fr-FR"/>
              </w:rPr>
              <w:t>13</w:t>
            </w:r>
          </w:p>
          <w:p w14:paraId="296E208E" w14:textId="77777777" w:rsidR="004945ED" w:rsidRPr="00292DEB" w:rsidRDefault="004945ED" w:rsidP="004945ED">
            <w:pPr>
              <w:spacing w:line="276" w:lineRule="auto"/>
              <w:rPr>
                <w:rFonts w:cs="Arial"/>
                <w:color w:val="0000FF"/>
                <w:lang w:val="en-US"/>
              </w:rPr>
            </w:pPr>
          </w:p>
        </w:tc>
        <w:tc>
          <w:tcPr>
            <w:tcW w:w="402" w:type="pct"/>
          </w:tcPr>
          <w:p w14:paraId="1FEB37EF" w14:textId="77777777" w:rsidR="004945ED" w:rsidRPr="00292DEB" w:rsidRDefault="004945ED" w:rsidP="004945ED">
            <w:pPr>
              <w:spacing w:line="276" w:lineRule="auto"/>
              <w:rPr>
                <w:rFonts w:cs="Arial"/>
                <w:color w:val="0000FF"/>
                <w:lang w:val="en-US"/>
              </w:rPr>
            </w:pPr>
            <w:r w:rsidRPr="00292DEB">
              <w:rPr>
                <w:rFonts w:cs="Arial"/>
                <w:color w:val="0000FF"/>
                <w:lang w:val="en-US"/>
              </w:rPr>
              <w:t>GREECE</w:t>
            </w:r>
          </w:p>
          <w:p w14:paraId="38DFCE0B" w14:textId="77777777" w:rsidR="004945ED" w:rsidRPr="00292DEB" w:rsidRDefault="004945ED" w:rsidP="004945ED">
            <w:pPr>
              <w:spacing w:line="276" w:lineRule="auto"/>
              <w:rPr>
                <w:rFonts w:cs="Arial"/>
                <w:color w:val="0000FF"/>
                <w:lang w:val="en-US"/>
              </w:rPr>
            </w:pPr>
          </w:p>
        </w:tc>
      </w:tr>
      <w:tr w:rsidR="004945ED" w:rsidRPr="00292DEB" w14:paraId="46DCE221" w14:textId="77777777" w:rsidTr="005D0FED">
        <w:tc>
          <w:tcPr>
            <w:tcW w:w="193" w:type="pct"/>
          </w:tcPr>
          <w:p w14:paraId="1DCD9FAC" w14:textId="77777777" w:rsidR="004945ED" w:rsidRPr="00292DEB" w:rsidRDefault="004945ED" w:rsidP="004945ED">
            <w:pPr>
              <w:spacing w:line="276" w:lineRule="auto"/>
              <w:jc w:val="left"/>
              <w:rPr>
                <w:rFonts w:cs="Arial"/>
                <w:lang w:val="es-ES"/>
              </w:rPr>
            </w:pPr>
            <w:r w:rsidRPr="00292DEB">
              <w:rPr>
                <w:rFonts w:cs="Arial"/>
                <w:lang w:val="es-ES"/>
              </w:rPr>
              <w:t>EL</w:t>
            </w:r>
          </w:p>
          <w:p w14:paraId="747346C6" w14:textId="77777777" w:rsidR="004945ED" w:rsidRPr="00292DEB" w:rsidRDefault="004945ED" w:rsidP="004945ED">
            <w:pPr>
              <w:spacing w:line="276" w:lineRule="auto"/>
              <w:jc w:val="left"/>
              <w:rPr>
                <w:rFonts w:cs="Arial"/>
                <w:lang w:val="es-ES"/>
              </w:rPr>
            </w:pPr>
            <w:r w:rsidRPr="00292DEB">
              <w:rPr>
                <w:rFonts w:cs="Arial"/>
                <w:lang w:val="es-ES"/>
              </w:rPr>
              <w:t>EL</w:t>
            </w:r>
          </w:p>
          <w:p w14:paraId="056F0A1A" w14:textId="77777777" w:rsidR="004945ED" w:rsidRPr="00292DEB" w:rsidRDefault="004945ED" w:rsidP="004945ED">
            <w:pPr>
              <w:spacing w:line="276" w:lineRule="auto"/>
              <w:jc w:val="left"/>
              <w:rPr>
                <w:rFonts w:cs="Arial"/>
                <w:lang w:val="es-ES"/>
              </w:rPr>
            </w:pPr>
            <w:r w:rsidRPr="00292DEB">
              <w:rPr>
                <w:rFonts w:cs="Arial"/>
                <w:lang w:val="es-ES"/>
              </w:rPr>
              <w:t>EL</w:t>
            </w:r>
          </w:p>
          <w:p w14:paraId="0FE337C7" w14:textId="77777777" w:rsidR="004945ED" w:rsidRPr="00292DEB" w:rsidRDefault="004945ED" w:rsidP="004945ED">
            <w:pPr>
              <w:spacing w:line="276" w:lineRule="auto"/>
              <w:jc w:val="left"/>
              <w:rPr>
                <w:rFonts w:cs="Arial"/>
                <w:lang w:val="es-ES"/>
              </w:rPr>
            </w:pPr>
            <w:r w:rsidRPr="00292DEB">
              <w:rPr>
                <w:rFonts w:cs="Arial"/>
                <w:lang w:val="es-ES"/>
              </w:rPr>
              <w:t>EL</w:t>
            </w:r>
          </w:p>
          <w:p w14:paraId="1ADF86D7" w14:textId="77777777" w:rsidR="004945ED" w:rsidRPr="00292DEB" w:rsidRDefault="004945ED" w:rsidP="004945ED">
            <w:pPr>
              <w:spacing w:line="276" w:lineRule="auto"/>
              <w:jc w:val="left"/>
              <w:rPr>
                <w:rFonts w:cs="Arial"/>
                <w:lang w:val="es-ES"/>
              </w:rPr>
            </w:pPr>
            <w:r w:rsidRPr="00292DEB">
              <w:rPr>
                <w:rFonts w:cs="Arial"/>
                <w:lang w:val="es-ES"/>
              </w:rPr>
              <w:t>EL</w:t>
            </w:r>
          </w:p>
          <w:p w14:paraId="0C44ACC4" w14:textId="77777777" w:rsidR="004945ED" w:rsidRPr="00292DEB" w:rsidRDefault="004945ED" w:rsidP="004945ED">
            <w:pPr>
              <w:spacing w:line="276" w:lineRule="auto"/>
              <w:jc w:val="left"/>
              <w:rPr>
                <w:rFonts w:cs="Arial"/>
                <w:lang w:val="es-ES"/>
              </w:rPr>
            </w:pPr>
            <w:r w:rsidRPr="00292DEB">
              <w:rPr>
                <w:rFonts w:cs="Arial"/>
                <w:lang w:val="es-ES"/>
              </w:rPr>
              <w:t>EL</w:t>
            </w:r>
          </w:p>
          <w:p w14:paraId="41A499B2" w14:textId="77777777" w:rsidR="004945ED" w:rsidRPr="00292DEB" w:rsidRDefault="004945ED" w:rsidP="004945ED">
            <w:pPr>
              <w:spacing w:line="276" w:lineRule="auto"/>
              <w:jc w:val="left"/>
              <w:rPr>
                <w:rFonts w:cs="Arial"/>
                <w:lang w:val="es-ES"/>
              </w:rPr>
            </w:pPr>
            <w:r w:rsidRPr="00292DEB">
              <w:rPr>
                <w:rFonts w:cs="Arial"/>
                <w:lang w:val="es-ES"/>
              </w:rPr>
              <w:t>EL</w:t>
            </w:r>
          </w:p>
          <w:p w14:paraId="62A907DF" w14:textId="77777777" w:rsidR="004945ED" w:rsidRPr="00292DEB" w:rsidRDefault="004945ED" w:rsidP="004945ED">
            <w:pPr>
              <w:spacing w:line="276" w:lineRule="auto"/>
              <w:jc w:val="left"/>
              <w:rPr>
                <w:rFonts w:cs="Arial"/>
                <w:lang w:val="es-ES"/>
              </w:rPr>
            </w:pPr>
            <w:r w:rsidRPr="00292DEB">
              <w:rPr>
                <w:rFonts w:cs="Arial"/>
                <w:lang w:val="es-ES"/>
              </w:rPr>
              <w:t>EL</w:t>
            </w:r>
          </w:p>
          <w:p w14:paraId="099FD76C" w14:textId="77777777" w:rsidR="004945ED" w:rsidRPr="00292DEB" w:rsidRDefault="004945ED" w:rsidP="004945ED">
            <w:pPr>
              <w:spacing w:line="276" w:lineRule="auto"/>
              <w:jc w:val="left"/>
              <w:rPr>
                <w:rFonts w:cs="Arial"/>
                <w:lang w:val="es-ES"/>
              </w:rPr>
            </w:pPr>
            <w:r w:rsidRPr="00292DEB">
              <w:rPr>
                <w:rFonts w:cs="Arial"/>
                <w:lang w:val="es-ES"/>
              </w:rPr>
              <w:t>EL</w:t>
            </w:r>
          </w:p>
          <w:p w14:paraId="541802CE" w14:textId="77777777" w:rsidR="004945ED" w:rsidRPr="00292DEB" w:rsidRDefault="004945ED" w:rsidP="004945ED">
            <w:pPr>
              <w:spacing w:line="276" w:lineRule="auto"/>
              <w:jc w:val="left"/>
              <w:rPr>
                <w:rFonts w:cs="Arial"/>
                <w:lang w:val="es-ES"/>
              </w:rPr>
            </w:pPr>
            <w:r w:rsidRPr="00292DEB">
              <w:rPr>
                <w:rFonts w:cs="Arial"/>
                <w:lang w:val="es-ES"/>
              </w:rPr>
              <w:t>EL</w:t>
            </w:r>
          </w:p>
          <w:p w14:paraId="266CB126" w14:textId="383077FF" w:rsidR="004945ED" w:rsidRPr="00292DEB" w:rsidRDefault="004945ED" w:rsidP="004945ED">
            <w:pPr>
              <w:spacing w:line="276" w:lineRule="auto"/>
              <w:jc w:val="left"/>
              <w:rPr>
                <w:rFonts w:cs="Arial"/>
                <w:b/>
                <w:lang w:val="es-ES"/>
              </w:rPr>
            </w:pPr>
            <w:r w:rsidRPr="00292DEB">
              <w:rPr>
                <w:rFonts w:cs="Arial"/>
                <w:lang w:val="es-ES"/>
              </w:rPr>
              <w:t>EL</w:t>
            </w:r>
          </w:p>
        </w:tc>
        <w:tc>
          <w:tcPr>
            <w:tcW w:w="1371" w:type="pct"/>
          </w:tcPr>
          <w:p w14:paraId="4FCA1F37" w14:textId="77777777" w:rsidR="004945ED" w:rsidRPr="00292DEB" w:rsidRDefault="004945ED" w:rsidP="004945ED">
            <w:pPr>
              <w:spacing w:line="276" w:lineRule="auto"/>
              <w:rPr>
                <w:rFonts w:cs="Arial"/>
              </w:rPr>
            </w:pPr>
            <w:r w:rsidRPr="00292DEB">
              <w:rPr>
                <w:rFonts w:eastAsia="Arial" w:cs="Arial"/>
              </w:rPr>
              <w:t xml:space="preserve">Es werden keine Beiträge gezahlt bei paraklinischen Untersuchungen für Personen, die an Mittelmeeranämie, Sichelzellanämie oder Nierenerkrankungen leiden, die sich einer Behandlung zur Klärung des Bauchfells oder einer Transplantation unterzogen haben, Patienten mit Mukoviszidose, Personen mit Diabetes Typ I, Menschen mit Behinderung, die Leistungen mit einem Behinderungsgrad von </w:t>
            </w:r>
            <w:r w:rsidRPr="00292DEB">
              <w:rPr>
                <w:rFonts w:eastAsia="Arial" w:cs="Arial"/>
                <w:color w:val="C00000"/>
              </w:rPr>
              <w:t>67</w:t>
            </w:r>
            <w:r w:rsidRPr="00292DEB">
              <w:rPr>
                <w:rFonts w:eastAsia="Arial" w:cs="Arial"/>
              </w:rPr>
              <w:t xml:space="preserve">% und darüber beziehen sowie Personen, die einen Behinderungsgrad </w:t>
            </w:r>
            <w:r w:rsidRPr="00292DEB">
              <w:rPr>
                <w:rFonts w:cs="Arial"/>
              </w:rPr>
              <w:t xml:space="preserve">von </w:t>
            </w:r>
            <w:r w:rsidRPr="00292DEB">
              <w:rPr>
                <w:rFonts w:cs="Arial"/>
                <w:color w:val="C00000"/>
              </w:rPr>
              <w:t>80</w:t>
            </w:r>
            <w:r w:rsidRPr="00292DEB">
              <w:rPr>
                <w:rFonts w:cs="Arial"/>
              </w:rPr>
              <w:t xml:space="preserve">% oder mehr </w:t>
            </w:r>
            <w:r w:rsidRPr="00292DEB">
              <w:rPr>
                <w:rFonts w:eastAsia="Arial" w:cs="Arial"/>
              </w:rPr>
              <w:t xml:space="preserve">haben, der durch die </w:t>
            </w:r>
            <w:r w:rsidRPr="00292DEB">
              <w:rPr>
                <w:rFonts w:cs="Arial"/>
                <w:color w:val="008000"/>
              </w:rPr>
              <w:t>Zentren zur Bestätigung der Erwerbsunfähigkeit (KEPA)</w:t>
            </w:r>
            <w:r w:rsidRPr="00292DEB">
              <w:rPr>
                <w:rFonts w:cs="Arial"/>
              </w:rPr>
              <w:t xml:space="preserve"> bestätigt wurde.</w:t>
            </w:r>
          </w:p>
          <w:p w14:paraId="3824DFB9" w14:textId="77777777" w:rsidR="004945ED" w:rsidRPr="00292DEB" w:rsidRDefault="004945ED" w:rsidP="004945ED">
            <w:pPr>
              <w:spacing w:line="276" w:lineRule="auto"/>
              <w:rPr>
                <w:rFonts w:eastAsia="Arial" w:cs="Arial"/>
              </w:rPr>
            </w:pPr>
          </w:p>
        </w:tc>
        <w:tc>
          <w:tcPr>
            <w:tcW w:w="1370" w:type="pct"/>
          </w:tcPr>
          <w:p w14:paraId="6CA8CBF2" w14:textId="77777777" w:rsidR="004945ED" w:rsidRPr="00292DEB" w:rsidRDefault="004945ED" w:rsidP="004945ED">
            <w:pPr>
              <w:spacing w:line="276" w:lineRule="auto"/>
              <w:rPr>
                <w:rFonts w:cs="Arial"/>
                <w:lang w:val="fr-BE"/>
              </w:rPr>
            </w:pPr>
            <w:r w:rsidRPr="00292DEB">
              <w:rPr>
                <w:rFonts w:eastAsia="Arial" w:cs="Arial"/>
                <w:lang w:val="fr-BE"/>
              </w:rPr>
              <w:t>Pas de paiement pour examens paracliniques dans le cas de personnes qui souffrent d’anémie méditerranéenne, de drépanocytose</w:t>
            </w:r>
            <w:r w:rsidRPr="00292DEB">
              <w:rPr>
                <w:rFonts w:cs="Arial"/>
                <w:lang w:val="fr-BE"/>
              </w:rPr>
              <w:t xml:space="preserve">, d’une maladie rénale; qui suivent un traitement de la </w:t>
            </w:r>
            <w:proofErr w:type="spellStart"/>
            <w:r w:rsidRPr="00292DEB">
              <w:rPr>
                <w:rFonts w:cs="Arial"/>
                <w:lang w:val="fr-BE"/>
              </w:rPr>
              <w:t>carcinomatose</w:t>
            </w:r>
            <w:proofErr w:type="spellEnd"/>
            <w:r w:rsidRPr="00292DEB">
              <w:rPr>
                <w:rFonts w:cs="Arial"/>
                <w:lang w:val="fr-BE"/>
              </w:rPr>
              <w:t xml:space="preserve"> péritonéale ou qui ont subi une transplantation; de patients atteints de fibrose kystique, de diabète de type 1; de personnes handicapées percevant une prestation pour handicap de </w:t>
            </w:r>
            <w:r w:rsidRPr="00292DEB">
              <w:rPr>
                <w:rFonts w:cs="Arial"/>
                <w:color w:val="C00000"/>
                <w:lang w:val="fr-BE"/>
              </w:rPr>
              <w:t>67</w:t>
            </w:r>
            <w:r w:rsidRPr="00292DEB">
              <w:rPr>
                <w:rFonts w:cs="Arial"/>
                <w:lang w:val="fr-BE"/>
              </w:rPr>
              <w:t xml:space="preserve">% au moins et de personnes ayant un taux de handicap de </w:t>
            </w:r>
            <w:r w:rsidRPr="00292DEB">
              <w:rPr>
                <w:rFonts w:cs="Arial"/>
                <w:color w:val="C00000"/>
                <w:lang w:val="fr-BE"/>
              </w:rPr>
              <w:t>80</w:t>
            </w:r>
            <w:r w:rsidRPr="00292DEB">
              <w:rPr>
                <w:rFonts w:cs="Arial"/>
                <w:lang w:val="fr-BE"/>
              </w:rPr>
              <w:t xml:space="preserve">% ou davantage certifié par le </w:t>
            </w:r>
            <w:r w:rsidRPr="00292DEB">
              <w:rPr>
                <w:rFonts w:cs="Arial"/>
                <w:color w:val="008000"/>
                <w:lang w:val="fr-BE"/>
              </w:rPr>
              <w:t>KEPA</w:t>
            </w:r>
            <w:r w:rsidRPr="00292DEB">
              <w:rPr>
                <w:rFonts w:cs="Arial"/>
                <w:lang w:val="fr-BE"/>
              </w:rPr>
              <w:t xml:space="preserve">. </w:t>
            </w:r>
          </w:p>
          <w:p w14:paraId="117B4495" w14:textId="77777777" w:rsidR="004945ED" w:rsidRPr="00292DEB" w:rsidRDefault="004945ED" w:rsidP="004945ED">
            <w:pPr>
              <w:spacing w:line="276" w:lineRule="auto"/>
              <w:rPr>
                <w:rFonts w:eastAsia="Arial" w:cs="Arial"/>
                <w:lang w:val="fr-BE"/>
              </w:rPr>
            </w:pPr>
          </w:p>
        </w:tc>
        <w:tc>
          <w:tcPr>
            <w:tcW w:w="1370" w:type="pct"/>
          </w:tcPr>
          <w:p w14:paraId="584B8F6C"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E-II-14-EL</w:t>
            </w:r>
          </w:p>
          <w:p w14:paraId="65CA113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 contribution paid in the case of paraclinical examinations for those who suffer from the Mediterranean anaemia, sickle cell disease, kidney disease, undergoing treatment for peritoneal clearance or have undergone a transplant, patients with Cystic fibrosis, people with diabetes type 1, disabled receiving benefit with a disability rate of </w:t>
            </w:r>
            <w:r w:rsidRPr="00292DEB">
              <w:rPr>
                <w:color w:val="C00000"/>
                <w:sz w:val="15"/>
                <w:szCs w:val="15"/>
                <w:lang w:val="en-GB"/>
              </w:rPr>
              <w:t>67</w:t>
            </w:r>
            <w:r w:rsidRPr="00292DEB">
              <w:rPr>
                <w:color w:val="000000"/>
                <w:sz w:val="15"/>
                <w:szCs w:val="15"/>
                <w:lang w:val="en-GB"/>
              </w:rPr>
              <w:t xml:space="preserve">% and above as well as those who have a disability rate of </w:t>
            </w:r>
            <w:r w:rsidRPr="00292DEB">
              <w:rPr>
                <w:color w:val="C00000"/>
                <w:sz w:val="15"/>
                <w:szCs w:val="15"/>
                <w:lang w:val="en-GB"/>
              </w:rPr>
              <w:t>80</w:t>
            </w:r>
            <w:r w:rsidRPr="00292DEB">
              <w:rPr>
                <w:color w:val="000000"/>
                <w:sz w:val="15"/>
                <w:szCs w:val="15"/>
                <w:lang w:val="en-GB"/>
              </w:rPr>
              <w:t xml:space="preserve">% or more certified by </w:t>
            </w:r>
            <w:r w:rsidRPr="00292DEB">
              <w:rPr>
                <w:color w:val="008000"/>
                <w:sz w:val="15"/>
                <w:szCs w:val="15"/>
                <w:lang w:val="en-GB"/>
              </w:rPr>
              <w:t>KEPA</w:t>
            </w:r>
            <w:r w:rsidRPr="00292DEB">
              <w:rPr>
                <w:color w:val="000000"/>
                <w:sz w:val="15"/>
                <w:szCs w:val="15"/>
                <w:lang w:val="en-GB"/>
              </w:rPr>
              <w:t>.</w:t>
            </w:r>
          </w:p>
          <w:p w14:paraId="701EAE78" w14:textId="297E6649"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41B2D45"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B1EA41B" w14:textId="77777777" w:rsidR="004945ED" w:rsidRPr="00292DEB" w:rsidRDefault="004945ED" w:rsidP="004945ED">
            <w:pPr>
              <w:spacing w:line="276" w:lineRule="auto"/>
              <w:rPr>
                <w:rFonts w:cs="Arial"/>
                <w:color w:val="0000FF"/>
              </w:rPr>
            </w:pPr>
          </w:p>
        </w:tc>
        <w:tc>
          <w:tcPr>
            <w:tcW w:w="127" w:type="pct"/>
          </w:tcPr>
          <w:p w14:paraId="21A4650B" w14:textId="77777777" w:rsidR="004945ED" w:rsidRPr="00292DEB" w:rsidRDefault="004945ED" w:rsidP="004945ED">
            <w:pPr>
              <w:spacing w:line="276" w:lineRule="auto"/>
              <w:rPr>
                <w:rFonts w:cs="Arial"/>
                <w:color w:val="0000FF"/>
                <w:lang w:val="fr-FR"/>
              </w:rPr>
            </w:pPr>
            <w:r w:rsidRPr="00292DEB">
              <w:rPr>
                <w:rFonts w:cs="Arial"/>
                <w:color w:val="0000FF"/>
                <w:lang w:val="fr-FR"/>
              </w:rPr>
              <w:t>14</w:t>
            </w:r>
          </w:p>
          <w:p w14:paraId="258CA7F5" w14:textId="77777777" w:rsidR="004945ED" w:rsidRPr="00292DEB" w:rsidRDefault="004945ED" w:rsidP="004945ED">
            <w:pPr>
              <w:spacing w:line="276" w:lineRule="auto"/>
              <w:rPr>
                <w:rFonts w:cs="Arial"/>
                <w:color w:val="0000FF"/>
              </w:rPr>
            </w:pPr>
          </w:p>
        </w:tc>
        <w:tc>
          <w:tcPr>
            <w:tcW w:w="402" w:type="pct"/>
          </w:tcPr>
          <w:p w14:paraId="4801C0E7"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3FB96823" w14:textId="77777777" w:rsidR="004945ED" w:rsidRPr="00292DEB" w:rsidRDefault="004945ED" w:rsidP="004945ED">
            <w:pPr>
              <w:spacing w:line="276" w:lineRule="auto"/>
              <w:rPr>
                <w:rFonts w:cs="Arial"/>
                <w:color w:val="0000FF"/>
              </w:rPr>
            </w:pPr>
          </w:p>
        </w:tc>
      </w:tr>
      <w:tr w:rsidR="004945ED" w:rsidRPr="00292DEB" w14:paraId="1E157BEC" w14:textId="77777777" w:rsidTr="005D0FED">
        <w:tc>
          <w:tcPr>
            <w:tcW w:w="193" w:type="pct"/>
          </w:tcPr>
          <w:p w14:paraId="06523A3C" w14:textId="77777777" w:rsidR="004945ED" w:rsidRPr="00292DEB" w:rsidRDefault="004945ED" w:rsidP="004945ED">
            <w:pPr>
              <w:spacing w:line="276" w:lineRule="auto"/>
              <w:jc w:val="left"/>
              <w:rPr>
                <w:rFonts w:cs="Arial"/>
                <w:lang w:val="es-ES"/>
              </w:rPr>
            </w:pPr>
            <w:r w:rsidRPr="00292DEB">
              <w:rPr>
                <w:rFonts w:cs="Arial"/>
                <w:lang w:val="es-ES"/>
              </w:rPr>
              <w:lastRenderedPageBreak/>
              <w:t>EL</w:t>
            </w:r>
          </w:p>
          <w:p w14:paraId="1B90BAE2" w14:textId="77777777" w:rsidR="004945ED" w:rsidRPr="00292DEB" w:rsidRDefault="004945ED" w:rsidP="004945ED">
            <w:pPr>
              <w:spacing w:line="276" w:lineRule="auto"/>
              <w:jc w:val="left"/>
              <w:rPr>
                <w:rFonts w:cs="Arial"/>
                <w:lang w:val="es-ES"/>
              </w:rPr>
            </w:pPr>
            <w:r w:rsidRPr="00292DEB">
              <w:rPr>
                <w:rFonts w:cs="Arial"/>
                <w:lang w:val="es-ES"/>
              </w:rPr>
              <w:t>EL</w:t>
            </w:r>
          </w:p>
          <w:p w14:paraId="1A5E3497" w14:textId="77777777" w:rsidR="004945ED" w:rsidRPr="00292DEB" w:rsidRDefault="004945ED" w:rsidP="004945ED">
            <w:pPr>
              <w:spacing w:line="276" w:lineRule="auto"/>
              <w:jc w:val="left"/>
              <w:rPr>
                <w:rFonts w:cs="Arial"/>
                <w:lang w:val="es-ES"/>
              </w:rPr>
            </w:pPr>
            <w:r w:rsidRPr="00292DEB">
              <w:rPr>
                <w:rFonts w:cs="Arial"/>
                <w:lang w:val="es-ES"/>
              </w:rPr>
              <w:t>EL</w:t>
            </w:r>
          </w:p>
          <w:p w14:paraId="2B143915" w14:textId="77777777" w:rsidR="004945ED" w:rsidRPr="00292DEB" w:rsidRDefault="004945ED" w:rsidP="004945ED">
            <w:pPr>
              <w:spacing w:line="276" w:lineRule="auto"/>
              <w:jc w:val="left"/>
              <w:rPr>
                <w:rFonts w:cs="Arial"/>
                <w:lang w:val="es-ES"/>
              </w:rPr>
            </w:pPr>
            <w:r w:rsidRPr="00292DEB">
              <w:rPr>
                <w:rFonts w:cs="Arial"/>
                <w:lang w:val="es-ES"/>
              </w:rPr>
              <w:t>EL</w:t>
            </w:r>
          </w:p>
          <w:p w14:paraId="41DEA542" w14:textId="77777777" w:rsidR="004945ED" w:rsidRPr="00292DEB" w:rsidRDefault="004945ED" w:rsidP="004945ED">
            <w:pPr>
              <w:spacing w:line="276" w:lineRule="auto"/>
              <w:jc w:val="left"/>
              <w:rPr>
                <w:rFonts w:cs="Arial"/>
                <w:lang w:val="es-ES"/>
              </w:rPr>
            </w:pPr>
            <w:r w:rsidRPr="00292DEB">
              <w:rPr>
                <w:rFonts w:cs="Arial"/>
                <w:lang w:val="es-ES"/>
              </w:rPr>
              <w:t>EL</w:t>
            </w:r>
          </w:p>
          <w:p w14:paraId="1576AB86" w14:textId="77777777" w:rsidR="004945ED" w:rsidRPr="00292DEB" w:rsidRDefault="004945ED" w:rsidP="004945ED">
            <w:pPr>
              <w:spacing w:line="276" w:lineRule="auto"/>
              <w:jc w:val="left"/>
              <w:rPr>
                <w:rFonts w:cs="Arial"/>
                <w:lang w:val="es-ES"/>
              </w:rPr>
            </w:pPr>
            <w:r w:rsidRPr="00292DEB">
              <w:rPr>
                <w:rFonts w:cs="Arial"/>
                <w:lang w:val="es-ES"/>
              </w:rPr>
              <w:t>EL</w:t>
            </w:r>
          </w:p>
          <w:p w14:paraId="049EDF4B" w14:textId="77777777" w:rsidR="004945ED" w:rsidRPr="00292DEB" w:rsidRDefault="004945ED" w:rsidP="004945ED">
            <w:pPr>
              <w:spacing w:line="276" w:lineRule="auto"/>
              <w:jc w:val="left"/>
              <w:rPr>
                <w:rFonts w:cs="Arial"/>
                <w:lang w:val="es-ES"/>
              </w:rPr>
            </w:pPr>
            <w:r w:rsidRPr="00292DEB">
              <w:rPr>
                <w:rFonts w:cs="Arial"/>
                <w:lang w:val="es-ES"/>
              </w:rPr>
              <w:t>EL</w:t>
            </w:r>
          </w:p>
          <w:p w14:paraId="5DE8E8C8" w14:textId="77777777" w:rsidR="004945ED" w:rsidRPr="00292DEB" w:rsidRDefault="004945ED" w:rsidP="004945ED">
            <w:pPr>
              <w:spacing w:line="276" w:lineRule="auto"/>
              <w:jc w:val="left"/>
              <w:rPr>
                <w:rFonts w:cs="Arial"/>
                <w:lang w:val="es-ES"/>
              </w:rPr>
            </w:pPr>
            <w:r w:rsidRPr="00292DEB">
              <w:rPr>
                <w:rFonts w:cs="Arial"/>
                <w:lang w:val="es-ES"/>
              </w:rPr>
              <w:t>EL</w:t>
            </w:r>
          </w:p>
          <w:p w14:paraId="4B3724C3" w14:textId="77777777" w:rsidR="004945ED" w:rsidRPr="00292DEB" w:rsidRDefault="004945ED" w:rsidP="004945ED">
            <w:pPr>
              <w:spacing w:line="276" w:lineRule="auto"/>
              <w:jc w:val="left"/>
              <w:rPr>
                <w:rFonts w:cs="Arial"/>
                <w:lang w:val="es-ES"/>
              </w:rPr>
            </w:pPr>
            <w:r w:rsidRPr="00292DEB">
              <w:rPr>
                <w:rFonts w:cs="Arial"/>
                <w:lang w:val="es-ES"/>
              </w:rPr>
              <w:t>EL</w:t>
            </w:r>
          </w:p>
          <w:p w14:paraId="7852195A" w14:textId="77777777" w:rsidR="004945ED" w:rsidRPr="00292DEB" w:rsidRDefault="004945ED" w:rsidP="004945ED">
            <w:pPr>
              <w:spacing w:line="276" w:lineRule="auto"/>
              <w:jc w:val="left"/>
              <w:rPr>
                <w:rFonts w:cs="Arial"/>
                <w:b/>
              </w:rPr>
            </w:pPr>
          </w:p>
        </w:tc>
        <w:tc>
          <w:tcPr>
            <w:tcW w:w="1371" w:type="pct"/>
          </w:tcPr>
          <w:p w14:paraId="181C68E9" w14:textId="77777777" w:rsidR="004945ED" w:rsidRPr="00292DEB" w:rsidRDefault="004945ED" w:rsidP="004945ED">
            <w:pPr>
              <w:spacing w:line="276" w:lineRule="auto"/>
              <w:rPr>
                <w:rFonts w:cs="Arial"/>
              </w:rPr>
            </w:pPr>
            <w:r w:rsidRPr="00292DEB">
              <w:rPr>
                <w:rFonts w:cs="Arial"/>
              </w:rPr>
              <w:t xml:space="preserve">Patienten haben freie Wahl und direkten Zugang zu Krankenhäusern. </w:t>
            </w:r>
          </w:p>
          <w:p w14:paraId="14F163A7" w14:textId="77777777" w:rsidR="004945ED" w:rsidRPr="00292DEB" w:rsidRDefault="004945ED" w:rsidP="004945ED">
            <w:pPr>
              <w:spacing w:line="276" w:lineRule="auto"/>
              <w:rPr>
                <w:rFonts w:cs="Arial"/>
              </w:rPr>
            </w:pPr>
            <w:r w:rsidRPr="00292DEB">
              <w:rPr>
                <w:rFonts w:cs="Arial"/>
              </w:rPr>
              <w:t xml:space="preserve">Der Versicherte hat Anrecht auf Unterbringung in einem öffentlichen Krankenhaus des </w:t>
            </w:r>
            <w:r w:rsidRPr="00292DEB">
              <w:rPr>
                <w:rFonts w:cs="Arial"/>
                <w:color w:val="008000"/>
              </w:rPr>
              <w:t>Nationalen Gesundheitssystems (ESY)</w:t>
            </w:r>
            <w:r w:rsidRPr="00292DEB">
              <w:rPr>
                <w:rFonts w:cs="Arial"/>
              </w:rPr>
              <w:t xml:space="preserve"> </w:t>
            </w:r>
            <w:r w:rsidRPr="00292DEB">
              <w:rPr>
                <w:rFonts w:cs="Arial"/>
                <w:i/>
                <w:color w:val="008080"/>
              </w:rPr>
              <w:t>(ΕΘΝΙΚΟ ΣΥΣΤΗΜΑ ΥΓΕΙΑΣ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ΕΣΥ</w:t>
            </w:r>
            <w:r w:rsidRPr="00292DEB">
              <w:rPr>
                <w:rFonts w:cs="Arial"/>
                <w:i/>
                <w:color w:val="008080"/>
              </w:rPr>
              <w:t>)</w:t>
            </w:r>
            <w:r w:rsidRPr="00292DEB">
              <w:rPr>
                <w:rFonts w:cs="Arial"/>
              </w:rPr>
              <w:t xml:space="preserve"> oder einer privaten Klinik, die vertraglich an die EOPYY gebunden ist.</w:t>
            </w:r>
          </w:p>
          <w:p w14:paraId="2E424FE0" w14:textId="77777777" w:rsidR="004945ED" w:rsidRPr="00292DEB" w:rsidRDefault="004945ED" w:rsidP="004945ED">
            <w:pPr>
              <w:spacing w:line="276" w:lineRule="auto"/>
              <w:rPr>
                <w:rFonts w:cs="Arial"/>
              </w:rPr>
            </w:pPr>
          </w:p>
        </w:tc>
        <w:tc>
          <w:tcPr>
            <w:tcW w:w="1370" w:type="pct"/>
          </w:tcPr>
          <w:p w14:paraId="22A50704" w14:textId="77777777" w:rsidR="004945ED" w:rsidRPr="00292DEB" w:rsidRDefault="004945ED" w:rsidP="004945ED">
            <w:pPr>
              <w:spacing w:line="276" w:lineRule="auto"/>
              <w:rPr>
                <w:rFonts w:cs="Arial"/>
                <w:lang w:val="fr-BE"/>
              </w:rPr>
            </w:pPr>
            <w:r w:rsidRPr="00292DEB">
              <w:rPr>
                <w:rFonts w:cs="Arial"/>
                <w:lang w:val="fr-BE"/>
              </w:rPr>
              <w:t xml:space="preserve">Les patients ont le libre choix et un accès direct aux hôpitaux. </w:t>
            </w:r>
          </w:p>
          <w:p w14:paraId="6136F17A" w14:textId="300AE0EC" w:rsidR="004945ED" w:rsidRPr="00292DEB" w:rsidRDefault="004945ED" w:rsidP="004945ED">
            <w:pPr>
              <w:spacing w:line="276" w:lineRule="auto"/>
              <w:rPr>
                <w:rFonts w:cs="Arial"/>
                <w:lang w:val="fr-BE"/>
              </w:rPr>
            </w:pPr>
            <w:r w:rsidRPr="00292DEB">
              <w:rPr>
                <w:rFonts w:cs="Arial"/>
                <w:lang w:val="fr-BE"/>
              </w:rPr>
              <w:t xml:space="preserve">L'assuré a le droit d'être hospitalisé dans un hôpital public du </w:t>
            </w:r>
            <w:r w:rsidRPr="00292DEB">
              <w:rPr>
                <w:rFonts w:cs="Arial"/>
                <w:color w:val="008000"/>
                <w:lang w:val="fr-BE"/>
              </w:rPr>
              <w:t xml:space="preserve">Système national de santé (ESY) </w:t>
            </w:r>
            <w:r w:rsidRPr="00292DEB">
              <w:rPr>
                <w:rFonts w:cs="Arial"/>
                <w:i/>
                <w:color w:val="008080"/>
                <w:lang w:val="fr-BE"/>
              </w:rPr>
              <w:t>(ΕΘΝΙΚΟ ΣΥΣΤΗΜΑ ΥΓΕΙΑΣ</w:t>
            </w:r>
            <w:r w:rsidRPr="00292DEB">
              <w:rPr>
                <w:rStyle w:val="longtext"/>
                <w:rFonts w:ascii="Arial" w:hAnsi="Arial" w:cs="Arial"/>
                <w:i/>
                <w:color w:val="008080"/>
                <w:shd w:val="clear" w:color="auto" w:fill="FFFFFF"/>
                <w:lang w:val="fr-BE"/>
              </w:rPr>
              <w:t>- ΕΣΥ</w:t>
            </w:r>
            <w:r w:rsidRPr="00292DEB">
              <w:rPr>
                <w:rFonts w:cs="Arial"/>
                <w:i/>
                <w:color w:val="008080"/>
                <w:lang w:val="fr-BE"/>
              </w:rPr>
              <w:t>)</w:t>
            </w:r>
            <w:r w:rsidRPr="00292DEB">
              <w:rPr>
                <w:rFonts w:cs="Arial"/>
                <w:lang w:val="fr-BE"/>
              </w:rPr>
              <w:t>, ou dans une clinique privée sous contrat avec l’EOPYY.</w:t>
            </w:r>
          </w:p>
        </w:tc>
        <w:tc>
          <w:tcPr>
            <w:tcW w:w="1370" w:type="pct"/>
          </w:tcPr>
          <w:p w14:paraId="4B4323F5"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E-II-15-EL</w:t>
            </w:r>
          </w:p>
          <w:p w14:paraId="69C75926"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Patients have free choice and direct access to hospitals. </w:t>
            </w:r>
          </w:p>
          <w:p w14:paraId="0CF6D44E" w14:textId="1FB3FD45"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The insured has the right to hospitalisation in a public hospital of the </w:t>
            </w:r>
            <w:r w:rsidRPr="00292DEB">
              <w:rPr>
                <w:color w:val="008000"/>
                <w:sz w:val="15"/>
                <w:szCs w:val="15"/>
                <w:lang w:val="en-GB"/>
              </w:rPr>
              <w:t>National Health System (ESY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ΕΘΝΙΚΟ</w:t>
            </w:r>
            <w:r w:rsidRPr="00292DEB">
              <w:rPr>
                <w:i/>
                <w:color w:val="008080"/>
                <w:sz w:val="15"/>
                <w:szCs w:val="15"/>
                <w:lang w:val="en-GB"/>
              </w:rPr>
              <w:t xml:space="preserve"> </w:t>
            </w:r>
            <w:r w:rsidRPr="00292DEB">
              <w:rPr>
                <w:i/>
                <w:color w:val="008080"/>
                <w:sz w:val="15"/>
                <w:szCs w:val="15"/>
              </w:rPr>
              <w:t>ΣΥΣΤΗΜΑ</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highlight w:val="white"/>
                <w:lang w:val="en-GB"/>
              </w:rPr>
              <w:t xml:space="preserve">- </w:t>
            </w:r>
            <w:r w:rsidRPr="00292DEB">
              <w:rPr>
                <w:i/>
                <w:color w:val="008080"/>
                <w:sz w:val="15"/>
                <w:szCs w:val="15"/>
                <w:highlight w:val="white"/>
              </w:rPr>
              <w:t>ΕΣΥ</w:t>
            </w:r>
            <w:r w:rsidRPr="00292DEB">
              <w:rPr>
                <w:i/>
                <w:color w:val="008080"/>
                <w:sz w:val="15"/>
                <w:szCs w:val="15"/>
                <w:lang w:val="en-GB"/>
              </w:rPr>
              <w:t>)</w:t>
            </w:r>
            <w:r w:rsidRPr="00292DEB">
              <w:rPr>
                <w:color w:val="000000"/>
                <w:sz w:val="15"/>
                <w:szCs w:val="15"/>
                <w:lang w:val="en-GB"/>
              </w:rPr>
              <w:t xml:space="preserve">, or in a private clinic contracted with </w:t>
            </w:r>
            <w:r w:rsidRPr="00292DEB">
              <w:rPr>
                <w:color w:val="008000"/>
                <w:sz w:val="15"/>
                <w:szCs w:val="15"/>
                <w:lang w:val="en-GB"/>
              </w:rPr>
              <w:t>EOPYY</w:t>
            </w:r>
            <w:r w:rsidRPr="00292DEB">
              <w:rPr>
                <w:color w:val="000000"/>
                <w:sz w:val="15"/>
                <w:szCs w:val="15"/>
                <w:lang w:val="en-GB"/>
              </w:rPr>
              <w:t>.</w:t>
            </w:r>
            <w:r w:rsidRPr="00292DEB">
              <w:rPr>
                <w:b/>
                <w:color w:val="000000"/>
                <w:sz w:val="15"/>
                <w:szCs w:val="15"/>
                <w:lang w:val="en-GB"/>
              </w:rPr>
              <w:t xml:space="preserve"> </w:t>
            </w:r>
          </w:p>
        </w:tc>
        <w:tc>
          <w:tcPr>
            <w:tcW w:w="167" w:type="pct"/>
          </w:tcPr>
          <w:p w14:paraId="3AC51A95"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78B8B615" w14:textId="77777777" w:rsidR="004945ED" w:rsidRPr="00292DEB" w:rsidRDefault="004945ED" w:rsidP="004945ED">
            <w:pPr>
              <w:spacing w:line="276" w:lineRule="auto"/>
              <w:rPr>
                <w:rFonts w:cs="Arial"/>
                <w:color w:val="0000FF"/>
                <w:lang w:val="en-US"/>
              </w:rPr>
            </w:pPr>
          </w:p>
        </w:tc>
        <w:tc>
          <w:tcPr>
            <w:tcW w:w="127" w:type="pct"/>
          </w:tcPr>
          <w:p w14:paraId="369999D3" w14:textId="77777777" w:rsidR="004945ED" w:rsidRPr="00292DEB" w:rsidRDefault="004945ED" w:rsidP="004945ED">
            <w:pPr>
              <w:spacing w:line="276" w:lineRule="auto"/>
              <w:rPr>
                <w:rFonts w:cs="Arial"/>
                <w:color w:val="0000FF"/>
                <w:lang w:val="fr-FR"/>
              </w:rPr>
            </w:pPr>
            <w:r w:rsidRPr="00292DEB">
              <w:rPr>
                <w:rFonts w:cs="Arial"/>
                <w:color w:val="0000FF"/>
                <w:lang w:val="fr-FR"/>
              </w:rPr>
              <w:t>15</w:t>
            </w:r>
          </w:p>
          <w:p w14:paraId="48671328" w14:textId="77777777" w:rsidR="004945ED" w:rsidRPr="00292DEB" w:rsidRDefault="004945ED" w:rsidP="004945ED">
            <w:pPr>
              <w:spacing w:line="276" w:lineRule="auto"/>
              <w:rPr>
                <w:rFonts w:cs="Arial"/>
                <w:color w:val="0000FF"/>
                <w:lang w:val="en-US"/>
              </w:rPr>
            </w:pPr>
          </w:p>
        </w:tc>
        <w:tc>
          <w:tcPr>
            <w:tcW w:w="402" w:type="pct"/>
          </w:tcPr>
          <w:p w14:paraId="49E397E9"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5CBEC842" w14:textId="77777777" w:rsidR="004945ED" w:rsidRPr="00292DEB" w:rsidRDefault="004945ED" w:rsidP="004945ED">
            <w:pPr>
              <w:spacing w:line="276" w:lineRule="auto"/>
              <w:rPr>
                <w:rFonts w:cs="Arial"/>
                <w:color w:val="0000FF"/>
                <w:lang w:val="en-US"/>
              </w:rPr>
            </w:pPr>
          </w:p>
        </w:tc>
      </w:tr>
      <w:tr w:rsidR="004945ED" w:rsidRPr="00292DEB" w14:paraId="57363B45" w14:textId="77777777" w:rsidTr="005D0FED">
        <w:tc>
          <w:tcPr>
            <w:tcW w:w="193" w:type="pct"/>
          </w:tcPr>
          <w:p w14:paraId="3B479D03" w14:textId="77777777" w:rsidR="004945ED" w:rsidRPr="00292DEB" w:rsidRDefault="004945ED" w:rsidP="004945ED">
            <w:pPr>
              <w:spacing w:line="276" w:lineRule="auto"/>
              <w:jc w:val="left"/>
              <w:rPr>
                <w:rFonts w:cs="Arial"/>
                <w:lang w:val="en-GB"/>
              </w:rPr>
            </w:pPr>
            <w:r w:rsidRPr="00292DEB">
              <w:rPr>
                <w:rFonts w:cs="Arial"/>
                <w:lang w:val="en-GB"/>
              </w:rPr>
              <w:t>EL</w:t>
            </w:r>
          </w:p>
          <w:p w14:paraId="455F4DFD" w14:textId="77777777" w:rsidR="004945ED" w:rsidRPr="00292DEB" w:rsidRDefault="004945ED" w:rsidP="004945ED">
            <w:pPr>
              <w:spacing w:line="276" w:lineRule="auto"/>
              <w:jc w:val="left"/>
              <w:rPr>
                <w:rFonts w:cs="Arial"/>
                <w:lang w:val="en-GB"/>
              </w:rPr>
            </w:pPr>
            <w:r w:rsidRPr="00292DEB">
              <w:rPr>
                <w:rFonts w:cs="Arial"/>
                <w:lang w:val="en-GB"/>
              </w:rPr>
              <w:t>EL</w:t>
            </w:r>
          </w:p>
          <w:p w14:paraId="743FAAD7" w14:textId="77777777" w:rsidR="004945ED" w:rsidRPr="00292DEB" w:rsidRDefault="004945ED" w:rsidP="004945ED">
            <w:pPr>
              <w:spacing w:line="276" w:lineRule="auto"/>
              <w:jc w:val="left"/>
              <w:rPr>
                <w:rFonts w:cs="Arial"/>
                <w:lang w:val="en-GB"/>
              </w:rPr>
            </w:pPr>
            <w:r w:rsidRPr="00292DEB">
              <w:rPr>
                <w:rFonts w:cs="Arial"/>
                <w:lang w:val="en-GB"/>
              </w:rPr>
              <w:t>EL</w:t>
            </w:r>
          </w:p>
          <w:p w14:paraId="29BBB32F" w14:textId="77777777" w:rsidR="004945ED" w:rsidRPr="00292DEB" w:rsidRDefault="004945ED" w:rsidP="004945ED">
            <w:pPr>
              <w:spacing w:line="276" w:lineRule="auto"/>
              <w:jc w:val="left"/>
              <w:rPr>
                <w:rFonts w:cs="Arial"/>
                <w:b/>
                <w:lang w:val="en-US"/>
              </w:rPr>
            </w:pPr>
          </w:p>
        </w:tc>
        <w:tc>
          <w:tcPr>
            <w:tcW w:w="1371" w:type="pct"/>
          </w:tcPr>
          <w:p w14:paraId="0B88A934" w14:textId="77777777" w:rsidR="004945ED" w:rsidRPr="00292DEB" w:rsidRDefault="004945ED" w:rsidP="004945ED">
            <w:pPr>
              <w:spacing w:line="276" w:lineRule="auto"/>
              <w:rPr>
                <w:rFonts w:cs="Arial"/>
              </w:rPr>
            </w:pPr>
            <w:r w:rsidRPr="00292DEB">
              <w:rPr>
                <w:rFonts w:cs="Arial"/>
              </w:rPr>
              <w:t>Gebührenfrei in öffentlichen Krankenhäusern des</w:t>
            </w:r>
            <w:r w:rsidRPr="00292DEB">
              <w:rPr>
                <w:rFonts w:cs="Arial"/>
                <w:color w:val="FF0000"/>
              </w:rPr>
              <w:t xml:space="preserve"> </w:t>
            </w:r>
            <w:r w:rsidRPr="00292DEB">
              <w:rPr>
                <w:rFonts w:cs="Arial"/>
                <w:color w:val="008000"/>
              </w:rPr>
              <w:t xml:space="preserve">Nationalen Gesundheitssystems (ESY) </w:t>
            </w:r>
            <w:r w:rsidRPr="00292DEB">
              <w:rPr>
                <w:rFonts w:cs="Arial"/>
                <w:i/>
                <w:color w:val="008080"/>
              </w:rPr>
              <w:t>(ΕΘΝΙΚΟ ΣΥΣΤΗΜΑ ΥΓΕΙΑΣ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ΕΣΥ</w:t>
            </w:r>
            <w:r w:rsidRPr="00292DEB">
              <w:rPr>
                <w:rFonts w:cs="Arial"/>
                <w:i/>
                <w:color w:val="008080"/>
              </w:rPr>
              <w:t>)</w:t>
            </w:r>
            <w:r w:rsidRPr="00292DEB">
              <w:rPr>
                <w:rFonts w:cs="Arial"/>
              </w:rPr>
              <w:t>.</w:t>
            </w:r>
          </w:p>
          <w:p w14:paraId="14CFF7D3" w14:textId="77777777" w:rsidR="004945ED" w:rsidRPr="00292DEB" w:rsidRDefault="004945ED" w:rsidP="004945ED">
            <w:pPr>
              <w:spacing w:line="276" w:lineRule="auto"/>
              <w:rPr>
                <w:rFonts w:cs="Arial"/>
              </w:rPr>
            </w:pPr>
          </w:p>
          <w:p w14:paraId="09631B85" w14:textId="77777777" w:rsidR="004945ED" w:rsidRPr="00292DEB" w:rsidRDefault="004945ED" w:rsidP="004945ED">
            <w:pPr>
              <w:spacing w:line="276" w:lineRule="auto"/>
              <w:rPr>
                <w:rFonts w:cs="Arial"/>
              </w:rPr>
            </w:pPr>
            <w:r w:rsidRPr="00292DEB">
              <w:rPr>
                <w:rFonts w:cs="Arial"/>
              </w:rPr>
              <w:t xml:space="preserve">Die Höhe der Kostenbeteiligung in privaten Vertragskliniken ist vom Finanzierungssystem abhängig: Wenn </w:t>
            </w:r>
            <w:r w:rsidRPr="00292DEB">
              <w:rPr>
                <w:rFonts w:cs="Arial"/>
                <w:color w:val="008000"/>
              </w:rPr>
              <w:t xml:space="preserve">diagnosebezogene Fallgruppen </w:t>
            </w:r>
            <w:r w:rsidRPr="00292DEB">
              <w:rPr>
                <w:rFonts w:cs="Arial"/>
              </w:rPr>
              <w:t>(</w:t>
            </w:r>
            <w:r w:rsidRPr="00292DEB">
              <w:rPr>
                <w:rFonts w:cs="Arial"/>
                <w:i/>
                <w:color w:val="008080"/>
              </w:rPr>
              <w:t>Κλειστό Ενοποιημένο Νοσήλειο- KEN</w:t>
            </w:r>
            <w:r w:rsidRPr="00292DEB">
              <w:rPr>
                <w:rFonts w:cs="Arial"/>
              </w:rPr>
              <w:t xml:space="preserve">) zutreffen, zahlen Versicherte </w:t>
            </w:r>
            <w:r w:rsidRPr="00292DEB">
              <w:rPr>
                <w:rFonts w:cs="Arial"/>
                <w:color w:val="800000"/>
              </w:rPr>
              <w:t>30</w:t>
            </w:r>
            <w:r w:rsidRPr="00292DEB">
              <w:rPr>
                <w:rFonts w:cs="Arial"/>
              </w:rPr>
              <w:t xml:space="preserve">% Bei Tagessätzen zahlen sie </w:t>
            </w:r>
            <w:r w:rsidRPr="00292DEB">
              <w:rPr>
                <w:rFonts w:cs="Arial"/>
                <w:color w:val="800000"/>
              </w:rPr>
              <w:t>10</w:t>
            </w:r>
            <w:r w:rsidRPr="00292DEB">
              <w:rPr>
                <w:rFonts w:cs="Arial"/>
              </w:rPr>
              <w:t>%.</w:t>
            </w:r>
          </w:p>
          <w:p w14:paraId="3A2363D5" w14:textId="77777777" w:rsidR="004945ED" w:rsidRPr="00292DEB" w:rsidRDefault="004945ED" w:rsidP="004945ED">
            <w:pPr>
              <w:spacing w:line="276" w:lineRule="auto"/>
              <w:rPr>
                <w:rFonts w:cs="Arial"/>
              </w:rPr>
            </w:pPr>
          </w:p>
          <w:p w14:paraId="7AB9A3CA" w14:textId="77777777" w:rsidR="004945ED" w:rsidRPr="00292DEB" w:rsidRDefault="004945ED" w:rsidP="004945ED">
            <w:pPr>
              <w:spacing w:line="276" w:lineRule="auto"/>
              <w:rPr>
                <w:rFonts w:cs="Arial"/>
              </w:rPr>
            </w:pPr>
            <w:r w:rsidRPr="00292DEB">
              <w:rPr>
                <w:rFonts w:cs="Arial"/>
              </w:rPr>
              <w:t xml:space="preserve">In Privatkliniken, die nicht bei der </w:t>
            </w:r>
            <w:r w:rsidRPr="00292DEB">
              <w:rPr>
                <w:rFonts w:cs="Arial"/>
                <w:color w:val="008000"/>
              </w:rPr>
              <w:t>Nationalen Organisation zur Bereitstellung von Gesundheitsdienstleistunge</w:t>
            </w:r>
            <w:r w:rsidRPr="00292DEB">
              <w:rPr>
                <w:rFonts w:cs="Arial"/>
              </w:rPr>
              <w:t xml:space="preserve">n (EOPYY) </w:t>
            </w:r>
            <w:r w:rsidRPr="00292DEB">
              <w:rPr>
                <w:rFonts w:cs="Arial"/>
                <w:i/>
                <w:color w:val="008080"/>
              </w:rPr>
              <w:t>(ΕΝΙΑΙΟΣ ΟΡΓΑΝΙΣΜΟΣ ΠΑΡΟΧΩΝ ΥΠΗΡΕΣΙΩΝ ΥΓΕΙΑΣ - ΕΟΠΥΥ)</w:t>
            </w:r>
            <w:r w:rsidRPr="00292DEB">
              <w:rPr>
                <w:rFonts w:cs="Arial"/>
              </w:rPr>
              <w:t xml:space="preserve"> unter Vertrag stehen, werden die Kosten vollständig selbst getragen.</w:t>
            </w:r>
          </w:p>
          <w:p w14:paraId="1595FCE6" w14:textId="77777777" w:rsidR="004945ED" w:rsidRPr="00292DEB" w:rsidRDefault="004945ED" w:rsidP="004945ED">
            <w:pPr>
              <w:spacing w:line="276" w:lineRule="auto"/>
              <w:rPr>
                <w:rFonts w:cs="Arial"/>
              </w:rPr>
            </w:pPr>
          </w:p>
        </w:tc>
        <w:tc>
          <w:tcPr>
            <w:tcW w:w="1370" w:type="pct"/>
          </w:tcPr>
          <w:p w14:paraId="2C63879D" w14:textId="77777777" w:rsidR="004945ED" w:rsidRPr="00292DEB" w:rsidRDefault="004945ED" w:rsidP="004945ED">
            <w:pPr>
              <w:spacing w:line="276" w:lineRule="auto"/>
              <w:rPr>
                <w:rFonts w:cs="Arial"/>
                <w:lang w:val="fr-BE"/>
              </w:rPr>
            </w:pPr>
            <w:r w:rsidRPr="00292DEB">
              <w:rPr>
                <w:rFonts w:cs="Arial"/>
                <w:lang w:val="fr-BE"/>
              </w:rPr>
              <w:t xml:space="preserve">Gratuité dans les hôpitaux publics du </w:t>
            </w:r>
            <w:r w:rsidRPr="00292DEB">
              <w:rPr>
                <w:rFonts w:cs="Arial"/>
                <w:color w:val="008000"/>
                <w:lang w:val="fr-BE"/>
              </w:rPr>
              <w:t xml:space="preserve">Système national de santé (ESY) </w:t>
            </w:r>
            <w:r w:rsidRPr="00292DEB">
              <w:rPr>
                <w:rFonts w:cs="Arial"/>
                <w:i/>
                <w:color w:val="008080"/>
                <w:lang w:val="fr-BE"/>
              </w:rPr>
              <w:t>(ΕΘΝΙΚΟ ΣΥΣΤΗΜΑ ΥΓΕΙΑΣ</w:t>
            </w:r>
            <w:r w:rsidRPr="00292DEB">
              <w:rPr>
                <w:rStyle w:val="longtext"/>
                <w:rFonts w:ascii="Arial" w:hAnsi="Arial" w:cs="Arial"/>
                <w:i/>
                <w:color w:val="008080"/>
                <w:shd w:val="clear" w:color="auto" w:fill="FFFFFF"/>
                <w:lang w:val="fr-BE"/>
              </w:rPr>
              <w:t>- ΕΣΥ</w:t>
            </w:r>
            <w:r w:rsidRPr="00292DEB">
              <w:rPr>
                <w:rFonts w:cs="Arial"/>
                <w:i/>
                <w:color w:val="008080"/>
                <w:lang w:val="fr-BE"/>
              </w:rPr>
              <w:t>)</w:t>
            </w:r>
            <w:r w:rsidRPr="00292DEB">
              <w:rPr>
                <w:rFonts w:cs="Arial"/>
                <w:lang w:val="fr-BE"/>
              </w:rPr>
              <w:t>.</w:t>
            </w:r>
          </w:p>
          <w:p w14:paraId="01566FA0" w14:textId="77777777" w:rsidR="004945ED" w:rsidRPr="00292DEB" w:rsidRDefault="004945ED" w:rsidP="004945ED">
            <w:pPr>
              <w:keepNext/>
              <w:spacing w:line="276" w:lineRule="auto"/>
              <w:outlineLvl w:val="2"/>
              <w:rPr>
                <w:rFonts w:cs="Arial"/>
                <w:lang w:val="fr-BE"/>
              </w:rPr>
            </w:pPr>
          </w:p>
          <w:p w14:paraId="6C04FB94" w14:textId="77777777" w:rsidR="004945ED" w:rsidRPr="00292DEB" w:rsidRDefault="004945ED" w:rsidP="004945ED">
            <w:pPr>
              <w:spacing w:line="276" w:lineRule="auto"/>
              <w:rPr>
                <w:rFonts w:cs="Arial"/>
                <w:lang w:val="fr-BE"/>
              </w:rPr>
            </w:pPr>
            <w:r w:rsidRPr="00292DEB">
              <w:rPr>
                <w:rFonts w:cs="Arial"/>
                <w:lang w:val="fr-BE"/>
              </w:rPr>
              <w:t xml:space="preserve">Le montant de la participation dans les cliniques privées conventionnées dépend du système de financement: lorsque les </w:t>
            </w:r>
            <w:r w:rsidRPr="00292DEB">
              <w:rPr>
                <w:rFonts w:cs="Arial"/>
                <w:color w:val="008000"/>
                <w:lang w:val="fr-BE"/>
              </w:rPr>
              <w:t>groupes homogènes de malades (GHM)</w:t>
            </w:r>
            <w:r w:rsidRPr="00292DEB">
              <w:rPr>
                <w:rFonts w:cs="Arial"/>
                <w:lang w:val="fr-BE"/>
              </w:rPr>
              <w:t xml:space="preserve"> (</w:t>
            </w:r>
            <w:proofErr w:type="spellStart"/>
            <w:r w:rsidRPr="00292DEB">
              <w:rPr>
                <w:rFonts w:cs="Arial"/>
                <w:i/>
                <w:color w:val="008080"/>
                <w:lang w:val="fr-BE"/>
              </w:rPr>
              <w:t>Κλειστό</w:t>
            </w:r>
            <w:proofErr w:type="spellEnd"/>
            <w:r w:rsidRPr="00292DEB">
              <w:rPr>
                <w:rFonts w:cs="Arial"/>
                <w:i/>
                <w:color w:val="008080"/>
                <w:lang w:val="fr-BE"/>
              </w:rPr>
              <w:t xml:space="preserve"> </w:t>
            </w:r>
            <w:proofErr w:type="spellStart"/>
            <w:r w:rsidRPr="00292DEB">
              <w:rPr>
                <w:rFonts w:cs="Arial"/>
                <w:i/>
                <w:color w:val="008080"/>
                <w:lang w:val="fr-BE"/>
              </w:rPr>
              <w:t>Ενο</w:t>
            </w:r>
            <w:proofErr w:type="spellEnd"/>
            <w:r w:rsidRPr="00292DEB">
              <w:rPr>
                <w:rFonts w:cs="Arial"/>
                <w:i/>
                <w:color w:val="008080"/>
                <w:lang w:val="fr-BE"/>
              </w:rPr>
              <w:t xml:space="preserve">ποιημένο </w:t>
            </w:r>
            <w:proofErr w:type="spellStart"/>
            <w:r w:rsidRPr="00292DEB">
              <w:rPr>
                <w:rFonts w:cs="Arial"/>
                <w:i/>
                <w:color w:val="008080"/>
                <w:lang w:val="fr-BE"/>
              </w:rPr>
              <w:t>Νοσήλειο</w:t>
            </w:r>
            <w:proofErr w:type="spellEnd"/>
            <w:r w:rsidRPr="00292DEB">
              <w:rPr>
                <w:rFonts w:cs="Arial"/>
                <w:i/>
                <w:color w:val="008080"/>
                <w:lang w:val="fr-BE"/>
              </w:rPr>
              <w:t>- KEN</w:t>
            </w:r>
            <w:r w:rsidRPr="00292DEB">
              <w:rPr>
                <w:rFonts w:cs="Arial"/>
                <w:lang w:val="fr-BE"/>
              </w:rPr>
              <w:t xml:space="preserve">) s'appliquent, la personne assurée verse </w:t>
            </w:r>
            <w:r w:rsidRPr="00292DEB">
              <w:rPr>
                <w:rFonts w:cs="Arial"/>
                <w:color w:val="800000"/>
                <w:lang w:val="fr-BE"/>
              </w:rPr>
              <w:t>30%</w:t>
            </w:r>
            <w:r w:rsidRPr="00292DEB">
              <w:rPr>
                <w:rFonts w:cs="Arial"/>
                <w:lang w:val="fr-BE"/>
              </w:rPr>
              <w:t xml:space="preserve">. Lorsque les tarifs journaliers s’appliquent, elle verse </w:t>
            </w:r>
            <w:r w:rsidRPr="00292DEB">
              <w:rPr>
                <w:rFonts w:cs="Arial"/>
                <w:color w:val="800000"/>
                <w:lang w:val="fr-BE"/>
              </w:rPr>
              <w:t>10%</w:t>
            </w:r>
            <w:r w:rsidRPr="00292DEB">
              <w:rPr>
                <w:rFonts w:cs="Arial"/>
                <w:lang w:val="fr-BE"/>
              </w:rPr>
              <w:t>.</w:t>
            </w:r>
          </w:p>
          <w:p w14:paraId="16344E49" w14:textId="77777777" w:rsidR="004945ED" w:rsidRPr="00292DEB" w:rsidRDefault="004945ED" w:rsidP="004945ED">
            <w:pPr>
              <w:keepNext/>
              <w:spacing w:line="276" w:lineRule="auto"/>
              <w:outlineLvl w:val="2"/>
              <w:rPr>
                <w:rFonts w:cs="Arial"/>
                <w:lang w:val="fr-BE"/>
              </w:rPr>
            </w:pPr>
          </w:p>
          <w:p w14:paraId="6FAC0CBA" w14:textId="77777777" w:rsidR="004945ED" w:rsidRPr="00292DEB" w:rsidRDefault="004945ED" w:rsidP="004945ED">
            <w:pPr>
              <w:spacing w:line="276" w:lineRule="auto"/>
              <w:rPr>
                <w:rFonts w:cs="Arial"/>
                <w:lang w:val="fr-BE"/>
              </w:rPr>
            </w:pPr>
            <w:r w:rsidRPr="00292DEB">
              <w:rPr>
                <w:rFonts w:cs="Arial"/>
                <w:lang w:val="fr-BE"/>
              </w:rPr>
              <w:t>Participation intégrale du patient dans les cliniques privées n’ayant pas conclu de contrat avec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w:t>
            </w:r>
          </w:p>
          <w:p w14:paraId="39B83BA9" w14:textId="77777777" w:rsidR="004945ED" w:rsidRPr="00292DEB" w:rsidRDefault="004945ED" w:rsidP="004945ED">
            <w:pPr>
              <w:spacing w:line="276" w:lineRule="auto"/>
              <w:rPr>
                <w:rFonts w:cs="Arial"/>
                <w:lang w:val="fr-BE"/>
              </w:rPr>
            </w:pPr>
          </w:p>
        </w:tc>
        <w:tc>
          <w:tcPr>
            <w:tcW w:w="1370" w:type="pct"/>
          </w:tcPr>
          <w:p w14:paraId="5707FA36"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E-II-16-EL</w:t>
            </w:r>
          </w:p>
          <w:p w14:paraId="6816C1A8"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Free of charge in public hospitals of the </w:t>
            </w:r>
            <w:r w:rsidRPr="00292DEB">
              <w:rPr>
                <w:color w:val="008000"/>
                <w:sz w:val="15"/>
                <w:szCs w:val="15"/>
                <w:lang w:val="en-GB"/>
              </w:rPr>
              <w:t>National Health System (ESY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ΕΘΝΙΚΟ</w:t>
            </w:r>
            <w:r w:rsidRPr="00292DEB">
              <w:rPr>
                <w:i/>
                <w:color w:val="008080"/>
                <w:sz w:val="15"/>
                <w:szCs w:val="15"/>
                <w:lang w:val="en-GB"/>
              </w:rPr>
              <w:t xml:space="preserve"> </w:t>
            </w:r>
            <w:r w:rsidRPr="00292DEB">
              <w:rPr>
                <w:i/>
                <w:color w:val="008080"/>
                <w:sz w:val="15"/>
                <w:szCs w:val="15"/>
              </w:rPr>
              <w:t>ΣΥΣΤΗΜΑ</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highlight w:val="white"/>
                <w:lang w:val="en-GB"/>
              </w:rPr>
              <w:t xml:space="preserve">- </w:t>
            </w:r>
            <w:r w:rsidRPr="00292DEB">
              <w:rPr>
                <w:i/>
                <w:color w:val="008080"/>
                <w:sz w:val="15"/>
                <w:szCs w:val="15"/>
                <w:highlight w:val="white"/>
              </w:rPr>
              <w:t>ΕΣΥ</w:t>
            </w:r>
            <w:r w:rsidRPr="00292DEB">
              <w:rPr>
                <w:i/>
                <w:color w:val="008080"/>
                <w:sz w:val="15"/>
                <w:szCs w:val="15"/>
                <w:lang w:val="en-GB"/>
              </w:rPr>
              <w:t>)</w:t>
            </w:r>
            <w:r w:rsidRPr="00292DEB">
              <w:rPr>
                <w:color w:val="000000"/>
                <w:sz w:val="15"/>
                <w:szCs w:val="15"/>
                <w:lang w:val="en-GB"/>
              </w:rPr>
              <w:t>.</w:t>
            </w:r>
          </w:p>
          <w:p w14:paraId="4C10344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24B2775D"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amount of contribution in contracted private clinics depends on the financing system: when </w:t>
            </w:r>
            <w:r w:rsidRPr="00292DEB">
              <w:rPr>
                <w:color w:val="008000"/>
                <w:sz w:val="15"/>
                <w:szCs w:val="15"/>
                <w:lang w:val="en-GB"/>
              </w:rPr>
              <w:t>Diagnosis-related Groups (DRGs)</w:t>
            </w:r>
            <w:r w:rsidRPr="00292DEB">
              <w:rPr>
                <w:color w:val="000000"/>
                <w:sz w:val="15"/>
                <w:szCs w:val="15"/>
                <w:lang w:val="en-GB"/>
              </w:rPr>
              <w:t xml:space="preserve"> (</w:t>
            </w:r>
            <w:proofErr w:type="spellStart"/>
            <w:r w:rsidRPr="00292DEB">
              <w:rPr>
                <w:i/>
                <w:color w:val="008080"/>
                <w:sz w:val="15"/>
                <w:szCs w:val="15"/>
              </w:rPr>
              <w:t>Κλειστό</w:t>
            </w:r>
            <w:proofErr w:type="spellEnd"/>
            <w:r w:rsidRPr="00292DEB">
              <w:rPr>
                <w:i/>
                <w:color w:val="008080"/>
                <w:sz w:val="15"/>
                <w:szCs w:val="15"/>
                <w:lang w:val="en-GB"/>
              </w:rPr>
              <w:t xml:space="preserve"> </w:t>
            </w:r>
            <w:proofErr w:type="spellStart"/>
            <w:r w:rsidRPr="00292DEB">
              <w:rPr>
                <w:i/>
                <w:color w:val="008080"/>
                <w:sz w:val="15"/>
                <w:szCs w:val="15"/>
              </w:rPr>
              <w:t>Ενο</w:t>
            </w:r>
            <w:proofErr w:type="spellEnd"/>
            <w:r w:rsidRPr="00292DEB">
              <w:rPr>
                <w:i/>
                <w:color w:val="008080"/>
                <w:sz w:val="15"/>
                <w:szCs w:val="15"/>
              </w:rPr>
              <w:t>ποιημένο</w:t>
            </w:r>
            <w:r w:rsidRPr="00292DEB">
              <w:rPr>
                <w:i/>
                <w:color w:val="008080"/>
                <w:sz w:val="15"/>
                <w:szCs w:val="15"/>
                <w:lang w:val="en-GB"/>
              </w:rPr>
              <w:t xml:space="preserve"> </w:t>
            </w:r>
            <w:r w:rsidRPr="00292DEB">
              <w:rPr>
                <w:i/>
                <w:color w:val="008080"/>
                <w:sz w:val="15"/>
                <w:szCs w:val="15"/>
              </w:rPr>
              <w:t>Νοσήλειο</w:t>
            </w:r>
            <w:r w:rsidRPr="00292DEB">
              <w:rPr>
                <w:i/>
                <w:color w:val="008080"/>
                <w:sz w:val="15"/>
                <w:szCs w:val="15"/>
                <w:lang w:val="en-GB"/>
              </w:rPr>
              <w:t>- KEN</w:t>
            </w:r>
            <w:r w:rsidRPr="00292DEB">
              <w:rPr>
                <w:color w:val="000000"/>
                <w:sz w:val="15"/>
                <w:szCs w:val="15"/>
                <w:lang w:val="en-GB"/>
              </w:rPr>
              <w:t xml:space="preserve">) apply, the insured pay </w:t>
            </w:r>
            <w:r w:rsidRPr="00292DEB">
              <w:rPr>
                <w:color w:val="800000"/>
                <w:sz w:val="15"/>
                <w:szCs w:val="15"/>
                <w:lang w:val="en-GB"/>
              </w:rPr>
              <w:t>30</w:t>
            </w:r>
            <w:r w:rsidRPr="00292DEB">
              <w:rPr>
                <w:color w:val="000000"/>
                <w:sz w:val="15"/>
                <w:szCs w:val="15"/>
                <w:lang w:val="en-GB"/>
              </w:rPr>
              <w:t xml:space="preserve">%. When daily fees apply, they pay </w:t>
            </w:r>
            <w:r w:rsidRPr="00292DEB">
              <w:rPr>
                <w:color w:val="800000"/>
                <w:sz w:val="15"/>
                <w:szCs w:val="15"/>
                <w:lang w:val="en-GB"/>
              </w:rPr>
              <w:t>10</w:t>
            </w:r>
            <w:r w:rsidRPr="00292DEB">
              <w:rPr>
                <w:color w:val="000000"/>
                <w:sz w:val="15"/>
                <w:szCs w:val="15"/>
                <w:lang w:val="en-GB"/>
              </w:rPr>
              <w:t>%.</w:t>
            </w:r>
          </w:p>
          <w:p w14:paraId="6D99F004"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4599C35D" w14:textId="77777777" w:rsidR="004945ED" w:rsidRPr="00292DEB" w:rsidRDefault="004945ED" w:rsidP="004945ED">
            <w:pPr>
              <w:pStyle w:val="Normal0"/>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Full charge in private clinics not contracted by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w:t>
            </w:r>
          </w:p>
          <w:p w14:paraId="17A5572A" w14:textId="68A408CC"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DAF095F"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A530160" w14:textId="77777777" w:rsidR="004945ED" w:rsidRPr="00292DEB" w:rsidRDefault="004945ED" w:rsidP="004945ED">
            <w:pPr>
              <w:spacing w:line="276" w:lineRule="auto"/>
              <w:rPr>
                <w:rFonts w:cs="Arial"/>
                <w:color w:val="0000FF"/>
              </w:rPr>
            </w:pPr>
          </w:p>
        </w:tc>
        <w:tc>
          <w:tcPr>
            <w:tcW w:w="127" w:type="pct"/>
          </w:tcPr>
          <w:p w14:paraId="7F07538E" w14:textId="77777777" w:rsidR="004945ED" w:rsidRPr="00292DEB" w:rsidRDefault="004945ED" w:rsidP="004945ED">
            <w:pPr>
              <w:spacing w:line="276" w:lineRule="auto"/>
              <w:rPr>
                <w:rFonts w:cs="Arial"/>
                <w:color w:val="0000FF"/>
                <w:lang w:val="fr-FR"/>
              </w:rPr>
            </w:pPr>
            <w:r w:rsidRPr="00292DEB">
              <w:rPr>
                <w:rFonts w:cs="Arial"/>
                <w:color w:val="0000FF"/>
                <w:lang w:val="fr-FR"/>
              </w:rPr>
              <w:t>16</w:t>
            </w:r>
          </w:p>
          <w:p w14:paraId="1AF01770" w14:textId="77777777" w:rsidR="004945ED" w:rsidRPr="00292DEB" w:rsidRDefault="004945ED" w:rsidP="004945ED">
            <w:pPr>
              <w:spacing w:line="276" w:lineRule="auto"/>
              <w:rPr>
                <w:rFonts w:cs="Arial"/>
                <w:color w:val="0000FF"/>
              </w:rPr>
            </w:pPr>
          </w:p>
        </w:tc>
        <w:tc>
          <w:tcPr>
            <w:tcW w:w="402" w:type="pct"/>
          </w:tcPr>
          <w:p w14:paraId="42B748D3" w14:textId="77777777" w:rsidR="004945ED" w:rsidRPr="00292DEB" w:rsidRDefault="004945ED" w:rsidP="004945ED">
            <w:pPr>
              <w:spacing w:line="276" w:lineRule="auto"/>
              <w:rPr>
                <w:rFonts w:cs="Arial"/>
                <w:color w:val="0000FF"/>
                <w:lang w:val="es-ES"/>
              </w:rPr>
            </w:pPr>
            <w:r w:rsidRPr="00292DEB">
              <w:rPr>
                <w:rFonts w:cs="Arial"/>
                <w:color w:val="0000FF"/>
                <w:lang w:val="es-ES"/>
              </w:rPr>
              <w:t>GREECE</w:t>
            </w:r>
          </w:p>
          <w:p w14:paraId="69BEC91D" w14:textId="77777777" w:rsidR="004945ED" w:rsidRPr="00292DEB" w:rsidRDefault="004945ED" w:rsidP="004945ED">
            <w:pPr>
              <w:spacing w:line="276" w:lineRule="auto"/>
              <w:rPr>
                <w:rFonts w:cs="Arial"/>
                <w:color w:val="0000FF"/>
              </w:rPr>
            </w:pPr>
          </w:p>
        </w:tc>
      </w:tr>
      <w:tr w:rsidR="004945ED" w:rsidRPr="00292DEB" w14:paraId="144DB9C4" w14:textId="77777777" w:rsidTr="005D0FED">
        <w:tc>
          <w:tcPr>
            <w:tcW w:w="193" w:type="pct"/>
          </w:tcPr>
          <w:p w14:paraId="0C71A24B" w14:textId="77777777" w:rsidR="004945ED" w:rsidRPr="00292DEB" w:rsidRDefault="004945ED" w:rsidP="004945ED">
            <w:pPr>
              <w:spacing w:line="276" w:lineRule="auto"/>
              <w:jc w:val="left"/>
              <w:rPr>
                <w:rFonts w:cs="Arial"/>
                <w:lang w:val="es-ES"/>
              </w:rPr>
            </w:pPr>
            <w:r w:rsidRPr="00292DEB">
              <w:rPr>
                <w:rFonts w:cs="Arial"/>
                <w:lang w:val="es-ES"/>
              </w:rPr>
              <w:t>EL</w:t>
            </w:r>
          </w:p>
          <w:p w14:paraId="7E6BD057" w14:textId="77777777" w:rsidR="004945ED" w:rsidRPr="00292DEB" w:rsidRDefault="004945ED" w:rsidP="004945ED">
            <w:pPr>
              <w:spacing w:line="276" w:lineRule="auto"/>
              <w:jc w:val="left"/>
              <w:rPr>
                <w:rFonts w:cs="Arial"/>
                <w:lang w:val="es-ES"/>
              </w:rPr>
            </w:pPr>
            <w:r w:rsidRPr="00292DEB">
              <w:rPr>
                <w:rFonts w:cs="Arial"/>
                <w:lang w:val="es-ES"/>
              </w:rPr>
              <w:t>EL</w:t>
            </w:r>
          </w:p>
          <w:p w14:paraId="0924832F" w14:textId="77777777" w:rsidR="004945ED" w:rsidRPr="00292DEB" w:rsidRDefault="004945ED" w:rsidP="004945ED">
            <w:pPr>
              <w:spacing w:line="276" w:lineRule="auto"/>
              <w:jc w:val="left"/>
              <w:rPr>
                <w:rFonts w:cs="Arial"/>
                <w:lang w:val="es-ES"/>
              </w:rPr>
            </w:pPr>
            <w:r w:rsidRPr="00292DEB">
              <w:rPr>
                <w:rFonts w:cs="Arial"/>
                <w:lang w:val="es-ES"/>
              </w:rPr>
              <w:t>EL</w:t>
            </w:r>
          </w:p>
          <w:p w14:paraId="58C95300" w14:textId="77777777" w:rsidR="004945ED" w:rsidRPr="00292DEB" w:rsidRDefault="004945ED" w:rsidP="004945ED">
            <w:pPr>
              <w:spacing w:line="276" w:lineRule="auto"/>
              <w:jc w:val="left"/>
              <w:rPr>
                <w:rFonts w:cs="Arial"/>
                <w:lang w:val="es-ES"/>
              </w:rPr>
            </w:pPr>
            <w:r w:rsidRPr="00292DEB">
              <w:rPr>
                <w:rFonts w:cs="Arial"/>
                <w:lang w:val="es-ES"/>
              </w:rPr>
              <w:t>EL</w:t>
            </w:r>
          </w:p>
          <w:p w14:paraId="3E82184B" w14:textId="77777777" w:rsidR="004945ED" w:rsidRPr="00292DEB" w:rsidRDefault="004945ED" w:rsidP="004945ED">
            <w:pPr>
              <w:spacing w:line="276" w:lineRule="auto"/>
              <w:jc w:val="left"/>
              <w:rPr>
                <w:rFonts w:cs="Arial"/>
                <w:lang w:val="es-ES"/>
              </w:rPr>
            </w:pPr>
            <w:r w:rsidRPr="00292DEB">
              <w:rPr>
                <w:rFonts w:cs="Arial"/>
                <w:lang w:val="es-ES"/>
              </w:rPr>
              <w:t>EL</w:t>
            </w:r>
          </w:p>
          <w:p w14:paraId="1FEAC14D" w14:textId="77777777" w:rsidR="004945ED" w:rsidRPr="00292DEB" w:rsidRDefault="004945ED" w:rsidP="004945ED">
            <w:pPr>
              <w:spacing w:line="276" w:lineRule="auto"/>
              <w:jc w:val="left"/>
              <w:rPr>
                <w:rFonts w:cs="Arial"/>
                <w:lang w:val="es-ES"/>
              </w:rPr>
            </w:pPr>
            <w:r w:rsidRPr="00292DEB">
              <w:rPr>
                <w:rFonts w:cs="Arial"/>
                <w:lang w:val="es-ES"/>
              </w:rPr>
              <w:t>EL</w:t>
            </w:r>
          </w:p>
          <w:p w14:paraId="351F9B05" w14:textId="0C066877" w:rsidR="004945ED" w:rsidRPr="00292DEB" w:rsidRDefault="004945ED" w:rsidP="004945ED">
            <w:pPr>
              <w:spacing w:line="276" w:lineRule="auto"/>
              <w:jc w:val="left"/>
              <w:rPr>
                <w:rFonts w:cs="Arial"/>
                <w:b/>
              </w:rPr>
            </w:pPr>
            <w:r w:rsidRPr="00292DEB">
              <w:rPr>
                <w:rFonts w:cs="Arial"/>
                <w:lang w:val="en-GB"/>
              </w:rPr>
              <w:t>EL</w:t>
            </w:r>
          </w:p>
        </w:tc>
        <w:tc>
          <w:tcPr>
            <w:tcW w:w="1371" w:type="pct"/>
          </w:tcPr>
          <w:p w14:paraId="3ECD6C2D" w14:textId="77777777" w:rsidR="004945ED" w:rsidRPr="00292DEB" w:rsidRDefault="004945ED" w:rsidP="004945ED">
            <w:pPr>
              <w:spacing w:line="276" w:lineRule="auto"/>
              <w:rPr>
                <w:rFonts w:cs="Arial"/>
              </w:rPr>
            </w:pPr>
            <w:r w:rsidRPr="00292DEB">
              <w:rPr>
                <w:rFonts w:cs="Arial"/>
              </w:rPr>
              <w:t>Keine Zuzahlungen bei:</w:t>
            </w:r>
          </w:p>
          <w:p w14:paraId="69BBD47C" w14:textId="77777777" w:rsidR="004945ED" w:rsidRPr="00292DEB" w:rsidRDefault="004945ED" w:rsidP="004945ED">
            <w:pPr>
              <w:numPr>
                <w:ilvl w:val="0"/>
                <w:numId w:val="9"/>
              </w:numPr>
              <w:spacing w:line="276" w:lineRule="auto"/>
              <w:rPr>
                <w:rFonts w:cs="Arial"/>
              </w:rPr>
            </w:pPr>
            <w:r w:rsidRPr="00292DEB">
              <w:rPr>
                <w:rFonts w:cs="Arial"/>
              </w:rPr>
              <w:t xml:space="preserve">Herzoperationen (weder für Erwachsene noch für Kinder), </w:t>
            </w:r>
          </w:p>
          <w:p w14:paraId="65D38697" w14:textId="77777777" w:rsidR="004945ED" w:rsidRPr="00292DEB" w:rsidRDefault="004945ED" w:rsidP="004945ED">
            <w:pPr>
              <w:numPr>
                <w:ilvl w:val="0"/>
                <w:numId w:val="9"/>
              </w:numPr>
              <w:spacing w:line="276" w:lineRule="auto"/>
              <w:rPr>
                <w:rFonts w:cs="Arial"/>
                <w:lang w:val="el-GR"/>
              </w:rPr>
            </w:pPr>
            <w:r w:rsidRPr="00292DEB">
              <w:rPr>
                <w:rFonts w:cs="Arial"/>
              </w:rPr>
              <w:t>auf</w:t>
            </w:r>
            <w:r w:rsidRPr="00292DEB">
              <w:rPr>
                <w:rFonts w:cs="Arial"/>
                <w:lang w:val="el-GR"/>
              </w:rPr>
              <w:t xml:space="preserve"> </w:t>
            </w:r>
            <w:r w:rsidRPr="00292DEB">
              <w:rPr>
                <w:rFonts w:cs="Arial"/>
              </w:rPr>
              <w:t>Intensivstationen</w:t>
            </w:r>
            <w:r w:rsidRPr="00292DEB">
              <w:rPr>
                <w:rFonts w:eastAsia="Arial" w:cs="Arial"/>
                <w:lang w:val="el-GR"/>
              </w:rPr>
              <w:t xml:space="preserve"> (</w:t>
            </w:r>
            <w:r w:rsidRPr="00292DEB">
              <w:rPr>
                <w:rFonts w:eastAsia="Arial" w:cs="Arial"/>
                <w:i/>
                <w:color w:val="008080"/>
                <w:lang w:val="el-GR"/>
              </w:rPr>
              <w:t>Μονάδα Εντατικής Θεραπείας ΜΕΘ</w:t>
            </w:r>
            <w:r w:rsidRPr="00292DEB">
              <w:rPr>
                <w:rFonts w:eastAsia="Arial" w:cs="Arial"/>
                <w:lang w:val="el-GR"/>
              </w:rPr>
              <w:t xml:space="preserve">), </w:t>
            </w:r>
          </w:p>
          <w:p w14:paraId="7EDF3E1F" w14:textId="77777777" w:rsidR="004945ED" w:rsidRPr="00292DEB" w:rsidRDefault="004945ED" w:rsidP="004945ED">
            <w:pPr>
              <w:numPr>
                <w:ilvl w:val="0"/>
                <w:numId w:val="9"/>
              </w:numPr>
              <w:spacing w:line="276" w:lineRule="auto"/>
              <w:rPr>
                <w:rFonts w:cs="Arial"/>
                <w:lang w:val="el-GR"/>
              </w:rPr>
            </w:pPr>
            <w:r w:rsidRPr="00292DEB">
              <w:rPr>
                <w:rFonts w:eastAsia="Arial" w:cs="Arial"/>
                <w:lang w:val="en-GB"/>
              </w:rPr>
              <w:t>auf</w:t>
            </w:r>
            <w:r w:rsidRPr="00292DEB">
              <w:rPr>
                <w:rFonts w:eastAsia="Arial" w:cs="Arial"/>
                <w:lang w:val="el-GR"/>
              </w:rPr>
              <w:t xml:space="preserve"> </w:t>
            </w:r>
            <w:proofErr w:type="spellStart"/>
            <w:r w:rsidRPr="00292DEB">
              <w:rPr>
                <w:rFonts w:eastAsia="Arial" w:cs="Arial"/>
                <w:lang w:val="en-GB"/>
              </w:rPr>
              <w:t>neonatologischen</w:t>
            </w:r>
            <w:proofErr w:type="spellEnd"/>
            <w:r w:rsidRPr="00292DEB">
              <w:rPr>
                <w:rFonts w:eastAsia="Arial" w:cs="Arial"/>
                <w:lang w:val="el-GR"/>
              </w:rPr>
              <w:t xml:space="preserve"> </w:t>
            </w:r>
            <w:proofErr w:type="spellStart"/>
            <w:r w:rsidRPr="00292DEB">
              <w:rPr>
                <w:rFonts w:eastAsia="Arial" w:cs="Arial"/>
                <w:lang w:val="en-GB"/>
              </w:rPr>
              <w:t>Intensivstationen</w:t>
            </w:r>
            <w:proofErr w:type="spellEnd"/>
            <w:r w:rsidRPr="00292DEB">
              <w:rPr>
                <w:rFonts w:eastAsia="Arial" w:cs="Arial"/>
                <w:lang w:val="el-GR"/>
              </w:rPr>
              <w:t xml:space="preserve"> (</w:t>
            </w:r>
            <w:r w:rsidRPr="00292DEB">
              <w:rPr>
                <w:rFonts w:eastAsia="Arial" w:cs="Arial"/>
                <w:i/>
                <w:color w:val="008080"/>
                <w:lang w:val="el-GR"/>
              </w:rPr>
              <w:t xml:space="preserve">Μονάδα Εντατικής Νοσηλείας Νεογνών, </w:t>
            </w:r>
            <w:r w:rsidRPr="00292DEB">
              <w:rPr>
                <w:rFonts w:eastAsia="Arial" w:cs="Arial"/>
                <w:i/>
                <w:color w:val="008080"/>
                <w:lang w:val="en-GB"/>
              </w:rPr>
              <w:t>MENN</w:t>
            </w:r>
            <w:r w:rsidRPr="00292DEB">
              <w:rPr>
                <w:rFonts w:eastAsia="Arial" w:cs="Arial"/>
                <w:lang w:val="el-GR"/>
              </w:rPr>
              <w:t xml:space="preserve">), </w:t>
            </w:r>
          </w:p>
          <w:p w14:paraId="555F2159" w14:textId="77777777" w:rsidR="004945ED" w:rsidRPr="00292DEB" w:rsidRDefault="004945ED" w:rsidP="004945ED">
            <w:pPr>
              <w:numPr>
                <w:ilvl w:val="0"/>
                <w:numId w:val="9"/>
              </w:numPr>
              <w:spacing w:line="276" w:lineRule="auto"/>
              <w:rPr>
                <w:rFonts w:cs="Arial"/>
              </w:rPr>
            </w:pPr>
            <w:r w:rsidRPr="00292DEB">
              <w:rPr>
                <w:rFonts w:eastAsia="Arial" w:cs="Arial"/>
              </w:rPr>
              <w:t>für Strahlentherapie bei einem privaten Anbieter, Dialyse und stationäre Rehabilitationszentren.</w:t>
            </w:r>
          </w:p>
          <w:p w14:paraId="2D673F52" w14:textId="77777777" w:rsidR="004945ED" w:rsidRPr="00292DEB" w:rsidRDefault="004945ED" w:rsidP="004945ED">
            <w:pPr>
              <w:spacing w:line="276" w:lineRule="auto"/>
              <w:rPr>
                <w:rFonts w:cs="Arial"/>
              </w:rPr>
            </w:pPr>
          </w:p>
        </w:tc>
        <w:tc>
          <w:tcPr>
            <w:tcW w:w="1370" w:type="pct"/>
          </w:tcPr>
          <w:p w14:paraId="36711CFA" w14:textId="77777777" w:rsidR="004945ED" w:rsidRPr="00292DEB" w:rsidRDefault="004945ED" w:rsidP="004945ED">
            <w:pPr>
              <w:spacing w:line="276" w:lineRule="auto"/>
              <w:rPr>
                <w:rFonts w:cs="Arial"/>
                <w:lang w:val="fr-BE"/>
              </w:rPr>
            </w:pPr>
            <w:r w:rsidRPr="00292DEB">
              <w:rPr>
                <w:rFonts w:cs="Arial"/>
                <w:lang w:val="fr-BE"/>
              </w:rPr>
              <w:t>Pas de participation du patient en cas de:</w:t>
            </w:r>
          </w:p>
          <w:p w14:paraId="2C7181C2" w14:textId="77777777" w:rsidR="004945ED" w:rsidRPr="00292DEB" w:rsidRDefault="004945ED" w:rsidP="004945ED">
            <w:pPr>
              <w:numPr>
                <w:ilvl w:val="0"/>
                <w:numId w:val="56"/>
              </w:numPr>
              <w:spacing w:line="276" w:lineRule="auto"/>
              <w:rPr>
                <w:rFonts w:cs="Arial"/>
                <w:lang w:val="fr-BE"/>
              </w:rPr>
            </w:pPr>
            <w:r w:rsidRPr="00292DEB">
              <w:rPr>
                <w:rFonts w:cs="Arial"/>
                <w:lang w:val="fr-BE"/>
              </w:rPr>
              <w:t>chirurgie cardiaque (tant pour les adultes que pour les enfants),</w:t>
            </w:r>
          </w:p>
          <w:p w14:paraId="198BA846" w14:textId="77777777" w:rsidR="004945ED" w:rsidRPr="00292DEB" w:rsidRDefault="004945ED" w:rsidP="004945ED">
            <w:pPr>
              <w:numPr>
                <w:ilvl w:val="0"/>
                <w:numId w:val="56"/>
              </w:numPr>
              <w:spacing w:line="276" w:lineRule="auto"/>
              <w:rPr>
                <w:rFonts w:cs="Arial"/>
                <w:lang w:val="fr-BE"/>
              </w:rPr>
            </w:pPr>
            <w:r w:rsidRPr="00292DEB">
              <w:rPr>
                <w:rFonts w:cs="Arial"/>
                <w:lang w:val="fr-BE"/>
              </w:rPr>
              <w:t xml:space="preserve">traitement en unité de soins intensifs </w:t>
            </w:r>
            <w:r w:rsidRPr="00292DEB">
              <w:rPr>
                <w:rFonts w:eastAsia="Arial" w:cs="Arial"/>
                <w:lang w:val="fr-BE"/>
              </w:rPr>
              <w:t>(</w:t>
            </w:r>
            <w:proofErr w:type="spellStart"/>
            <w:r w:rsidRPr="00292DEB">
              <w:rPr>
                <w:rFonts w:eastAsia="Arial" w:cs="Arial"/>
                <w:i/>
                <w:color w:val="008080"/>
                <w:lang w:val="fr-BE"/>
              </w:rPr>
              <w:t>Μονάδ</w:t>
            </w:r>
            <w:proofErr w:type="spellEnd"/>
            <w:r w:rsidRPr="00292DEB">
              <w:rPr>
                <w:rFonts w:eastAsia="Arial" w:cs="Arial"/>
                <w:i/>
                <w:color w:val="008080"/>
                <w:lang w:val="fr-BE"/>
              </w:rPr>
              <w:t xml:space="preserve">α </w:t>
            </w:r>
            <w:proofErr w:type="spellStart"/>
            <w:r w:rsidRPr="00292DEB">
              <w:rPr>
                <w:rFonts w:eastAsia="Arial" w:cs="Arial"/>
                <w:i/>
                <w:color w:val="008080"/>
                <w:lang w:val="fr-BE"/>
              </w:rPr>
              <w:t>Εντ</w:t>
            </w:r>
            <w:proofErr w:type="spellEnd"/>
            <w:r w:rsidRPr="00292DEB">
              <w:rPr>
                <w:rFonts w:eastAsia="Arial" w:cs="Arial"/>
                <w:i/>
                <w:color w:val="008080"/>
                <w:lang w:val="fr-BE"/>
              </w:rPr>
              <w:t xml:space="preserve">ατικής </w:t>
            </w:r>
            <w:proofErr w:type="spellStart"/>
            <w:r w:rsidRPr="00292DEB">
              <w:rPr>
                <w:rFonts w:eastAsia="Arial" w:cs="Arial"/>
                <w:i/>
                <w:color w:val="008080"/>
                <w:lang w:val="fr-BE"/>
              </w:rPr>
              <w:t>Θερ</w:t>
            </w:r>
            <w:proofErr w:type="spellEnd"/>
            <w:r w:rsidRPr="00292DEB">
              <w:rPr>
                <w:rFonts w:eastAsia="Arial" w:cs="Arial"/>
                <w:i/>
                <w:color w:val="008080"/>
                <w:lang w:val="fr-BE"/>
              </w:rPr>
              <w:t>απείας, ΜΕΘ</w:t>
            </w:r>
            <w:r w:rsidRPr="00292DEB">
              <w:rPr>
                <w:rFonts w:eastAsia="Arial" w:cs="Arial"/>
                <w:lang w:val="fr-BE"/>
              </w:rPr>
              <w:t>),</w:t>
            </w:r>
          </w:p>
          <w:p w14:paraId="1DC35322" w14:textId="77777777" w:rsidR="004945ED" w:rsidRPr="00292DEB" w:rsidRDefault="004945ED" w:rsidP="004945ED">
            <w:pPr>
              <w:numPr>
                <w:ilvl w:val="0"/>
                <w:numId w:val="56"/>
              </w:numPr>
              <w:spacing w:line="276" w:lineRule="auto"/>
              <w:rPr>
                <w:rFonts w:cs="Arial"/>
                <w:lang w:val="fr-BE"/>
              </w:rPr>
            </w:pPr>
            <w:r w:rsidRPr="00292DEB">
              <w:rPr>
                <w:rFonts w:eastAsia="Arial" w:cs="Arial"/>
                <w:lang w:val="fr-BE"/>
              </w:rPr>
              <w:t>traitement en unité de soins intensifs néonatale (</w:t>
            </w:r>
            <w:proofErr w:type="spellStart"/>
            <w:r w:rsidRPr="00292DEB">
              <w:rPr>
                <w:rFonts w:eastAsia="Arial" w:cs="Arial"/>
                <w:i/>
                <w:color w:val="008080"/>
                <w:lang w:val="fr-BE"/>
              </w:rPr>
              <w:t>Μονάδ</w:t>
            </w:r>
            <w:proofErr w:type="spellEnd"/>
            <w:r w:rsidRPr="00292DEB">
              <w:rPr>
                <w:rFonts w:eastAsia="Arial" w:cs="Arial"/>
                <w:i/>
                <w:color w:val="008080"/>
                <w:lang w:val="fr-BE"/>
              </w:rPr>
              <w:t xml:space="preserve">α </w:t>
            </w:r>
            <w:proofErr w:type="spellStart"/>
            <w:r w:rsidRPr="00292DEB">
              <w:rPr>
                <w:rFonts w:eastAsia="Arial" w:cs="Arial"/>
                <w:i/>
                <w:color w:val="008080"/>
                <w:lang w:val="fr-BE"/>
              </w:rPr>
              <w:t>Εντ</w:t>
            </w:r>
            <w:proofErr w:type="spellEnd"/>
            <w:r w:rsidRPr="00292DEB">
              <w:rPr>
                <w:rFonts w:eastAsia="Arial" w:cs="Arial"/>
                <w:i/>
                <w:color w:val="008080"/>
                <w:lang w:val="fr-BE"/>
              </w:rPr>
              <w:t xml:space="preserve">ατικής </w:t>
            </w:r>
            <w:proofErr w:type="spellStart"/>
            <w:r w:rsidRPr="00292DEB">
              <w:rPr>
                <w:rFonts w:eastAsia="Arial" w:cs="Arial"/>
                <w:i/>
                <w:color w:val="008080"/>
                <w:lang w:val="fr-BE"/>
              </w:rPr>
              <w:t>Νοσηλεί</w:t>
            </w:r>
            <w:proofErr w:type="spellEnd"/>
            <w:r w:rsidRPr="00292DEB">
              <w:rPr>
                <w:rFonts w:eastAsia="Arial" w:cs="Arial"/>
                <w:i/>
                <w:color w:val="008080"/>
                <w:lang w:val="fr-BE"/>
              </w:rPr>
              <w:t>ας Νεογνών, MENN</w:t>
            </w:r>
            <w:r w:rsidRPr="00292DEB">
              <w:rPr>
                <w:rFonts w:eastAsia="Arial" w:cs="Arial"/>
                <w:lang w:val="fr-BE"/>
              </w:rPr>
              <w:t>),</w:t>
            </w:r>
          </w:p>
          <w:p w14:paraId="695900B0" w14:textId="77777777" w:rsidR="004945ED" w:rsidRPr="00292DEB" w:rsidRDefault="004945ED" w:rsidP="004945ED">
            <w:pPr>
              <w:numPr>
                <w:ilvl w:val="0"/>
                <w:numId w:val="56"/>
              </w:numPr>
              <w:spacing w:line="276" w:lineRule="auto"/>
              <w:rPr>
                <w:rFonts w:cs="Arial"/>
                <w:lang w:val="fr-BE"/>
              </w:rPr>
            </w:pPr>
            <w:r w:rsidRPr="00292DEB">
              <w:rPr>
                <w:rFonts w:eastAsia="Arial" w:cs="Arial"/>
                <w:lang w:val="fr-BE"/>
              </w:rPr>
              <w:t>radiothérapie auprès d’un prestataire privé, d’hémodialyse et de séjour en centres résidentiels de revalidation.</w:t>
            </w:r>
          </w:p>
          <w:p w14:paraId="054D6ABB" w14:textId="77777777" w:rsidR="004945ED" w:rsidRPr="00292DEB" w:rsidRDefault="004945ED" w:rsidP="004945ED">
            <w:pPr>
              <w:spacing w:line="276" w:lineRule="auto"/>
              <w:rPr>
                <w:rFonts w:cs="Arial"/>
                <w:lang w:val="fr-BE"/>
              </w:rPr>
            </w:pPr>
          </w:p>
        </w:tc>
        <w:tc>
          <w:tcPr>
            <w:tcW w:w="1370" w:type="pct"/>
          </w:tcPr>
          <w:p w14:paraId="36E88EA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E-II-17-EL</w:t>
            </w:r>
          </w:p>
          <w:p w14:paraId="12B50AD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No patient charges in case of: </w:t>
            </w:r>
          </w:p>
          <w:p w14:paraId="466D84BD" w14:textId="77777777" w:rsidR="004945ED" w:rsidRPr="00292DEB" w:rsidRDefault="004945ED" w:rsidP="004945ED">
            <w:pPr>
              <w:pStyle w:val="Normal0"/>
              <w:numPr>
                <w:ilvl w:val="0"/>
                <w:numId w:val="111"/>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heart surgery (both adults and children), </w:t>
            </w:r>
          </w:p>
          <w:p w14:paraId="728A2E0F" w14:textId="77777777" w:rsidR="004945ED" w:rsidRPr="00292DEB" w:rsidRDefault="004945ED" w:rsidP="004945ED">
            <w:pPr>
              <w:pStyle w:val="Normal0"/>
              <w:numPr>
                <w:ilvl w:val="0"/>
                <w:numId w:val="111"/>
              </w:numPr>
              <w:pBdr>
                <w:top w:val="nil"/>
                <w:left w:val="nil"/>
                <w:bottom w:val="nil"/>
                <w:right w:val="nil"/>
                <w:between w:val="nil"/>
              </w:pBdr>
              <w:spacing w:before="0" w:after="0"/>
              <w:ind w:hanging="56"/>
              <w:rPr>
                <w:color w:val="000000"/>
                <w:sz w:val="15"/>
                <w:szCs w:val="15"/>
                <w:lang w:val="el-GR"/>
              </w:rPr>
            </w:pPr>
            <w:r w:rsidRPr="00292DEB">
              <w:rPr>
                <w:color w:val="000000"/>
                <w:sz w:val="15"/>
                <w:szCs w:val="15"/>
              </w:rPr>
              <w:t>in</w:t>
            </w:r>
            <w:r w:rsidRPr="00292DEB">
              <w:rPr>
                <w:color w:val="000000"/>
                <w:sz w:val="15"/>
                <w:szCs w:val="15"/>
                <w:lang w:val="el-GR"/>
              </w:rPr>
              <w:t xml:space="preserve"> </w:t>
            </w:r>
            <w:r w:rsidRPr="00292DEB">
              <w:rPr>
                <w:color w:val="008000"/>
                <w:sz w:val="15"/>
                <w:szCs w:val="15"/>
              </w:rPr>
              <w:t>Intensive</w:t>
            </w:r>
            <w:r w:rsidRPr="00292DEB">
              <w:rPr>
                <w:color w:val="008000"/>
                <w:sz w:val="15"/>
                <w:szCs w:val="15"/>
                <w:lang w:val="el-GR"/>
              </w:rPr>
              <w:t xml:space="preserve"> </w:t>
            </w:r>
            <w:r w:rsidRPr="00292DEB">
              <w:rPr>
                <w:color w:val="008000"/>
                <w:sz w:val="15"/>
                <w:szCs w:val="15"/>
              </w:rPr>
              <w:t>Care</w:t>
            </w:r>
            <w:r w:rsidRPr="00292DEB">
              <w:rPr>
                <w:color w:val="008000"/>
                <w:sz w:val="15"/>
                <w:szCs w:val="15"/>
                <w:lang w:val="el-GR"/>
              </w:rPr>
              <w:t xml:space="preserve"> </w:t>
            </w:r>
            <w:proofErr w:type="spellStart"/>
            <w:r w:rsidRPr="00292DEB">
              <w:rPr>
                <w:color w:val="008000"/>
                <w:sz w:val="15"/>
                <w:szCs w:val="15"/>
              </w:rPr>
              <w:t>Units</w:t>
            </w:r>
            <w:proofErr w:type="spellEnd"/>
            <w:r w:rsidRPr="00292DEB">
              <w:rPr>
                <w:color w:val="008000"/>
                <w:sz w:val="15"/>
                <w:szCs w:val="15"/>
                <w:lang w:val="el-GR"/>
              </w:rPr>
              <w:t xml:space="preserve"> </w:t>
            </w:r>
            <w:r w:rsidRPr="00292DEB">
              <w:rPr>
                <w:color w:val="000000"/>
                <w:sz w:val="15"/>
                <w:szCs w:val="15"/>
                <w:lang w:val="el-GR"/>
              </w:rPr>
              <w:t>(</w:t>
            </w:r>
            <w:r w:rsidRPr="00292DEB">
              <w:rPr>
                <w:i/>
                <w:color w:val="008080"/>
                <w:sz w:val="15"/>
                <w:szCs w:val="15"/>
                <w:lang w:val="el-GR"/>
              </w:rPr>
              <w:t>Μονάδα Εντατικής Θεραπείας ΜΕΘ</w:t>
            </w:r>
            <w:r w:rsidRPr="00292DEB">
              <w:rPr>
                <w:color w:val="000000"/>
                <w:sz w:val="15"/>
                <w:szCs w:val="15"/>
                <w:lang w:val="el-GR"/>
              </w:rPr>
              <w:t xml:space="preserve">), </w:t>
            </w:r>
          </w:p>
          <w:p w14:paraId="3A15E8C4" w14:textId="77777777" w:rsidR="004945ED" w:rsidRPr="00292DEB" w:rsidRDefault="004945ED" w:rsidP="004945ED">
            <w:pPr>
              <w:pStyle w:val="Normal0"/>
              <w:keepNext/>
              <w:keepLines/>
              <w:numPr>
                <w:ilvl w:val="0"/>
                <w:numId w:val="111"/>
              </w:numPr>
              <w:pBdr>
                <w:top w:val="nil"/>
                <w:left w:val="nil"/>
                <w:bottom w:val="nil"/>
                <w:right w:val="nil"/>
                <w:between w:val="nil"/>
              </w:pBdr>
              <w:spacing w:before="0" w:after="0"/>
              <w:ind w:hanging="56"/>
              <w:rPr>
                <w:color w:val="000000"/>
                <w:sz w:val="15"/>
                <w:szCs w:val="15"/>
                <w:lang w:val="el-GR"/>
              </w:rPr>
            </w:pPr>
            <w:r w:rsidRPr="00292DEB">
              <w:rPr>
                <w:color w:val="000000"/>
                <w:sz w:val="15"/>
                <w:szCs w:val="15"/>
              </w:rPr>
              <w:t>in</w:t>
            </w:r>
            <w:r w:rsidRPr="00292DEB">
              <w:rPr>
                <w:color w:val="000000"/>
                <w:sz w:val="15"/>
                <w:szCs w:val="15"/>
                <w:lang w:val="el-GR"/>
              </w:rPr>
              <w:t xml:space="preserve"> </w:t>
            </w:r>
            <w:proofErr w:type="spellStart"/>
            <w:r w:rsidRPr="00292DEB">
              <w:rPr>
                <w:color w:val="008000"/>
                <w:sz w:val="15"/>
                <w:szCs w:val="15"/>
              </w:rPr>
              <w:t>neonatal</w:t>
            </w:r>
            <w:proofErr w:type="spellEnd"/>
            <w:r w:rsidRPr="00292DEB">
              <w:rPr>
                <w:color w:val="008000"/>
                <w:sz w:val="15"/>
                <w:szCs w:val="15"/>
                <w:lang w:val="el-GR"/>
              </w:rPr>
              <w:t xml:space="preserve"> </w:t>
            </w:r>
            <w:r w:rsidRPr="00292DEB">
              <w:rPr>
                <w:color w:val="008000"/>
                <w:sz w:val="15"/>
                <w:szCs w:val="15"/>
              </w:rPr>
              <w:t>intensive</w:t>
            </w:r>
            <w:r w:rsidRPr="00292DEB">
              <w:rPr>
                <w:color w:val="008000"/>
                <w:sz w:val="15"/>
                <w:szCs w:val="15"/>
                <w:lang w:val="el-GR"/>
              </w:rPr>
              <w:t xml:space="preserve"> </w:t>
            </w:r>
            <w:r w:rsidRPr="00292DEB">
              <w:rPr>
                <w:color w:val="008000"/>
                <w:sz w:val="15"/>
                <w:szCs w:val="15"/>
              </w:rPr>
              <w:t>care</w:t>
            </w:r>
            <w:r w:rsidRPr="00292DEB">
              <w:rPr>
                <w:color w:val="008000"/>
                <w:sz w:val="15"/>
                <w:szCs w:val="15"/>
                <w:lang w:val="el-GR"/>
              </w:rPr>
              <w:t xml:space="preserve"> </w:t>
            </w:r>
            <w:r w:rsidRPr="00292DEB">
              <w:rPr>
                <w:color w:val="008000"/>
                <w:sz w:val="15"/>
                <w:szCs w:val="15"/>
              </w:rPr>
              <w:t>unit</w:t>
            </w:r>
            <w:r w:rsidRPr="00292DEB">
              <w:rPr>
                <w:color w:val="008000"/>
                <w:sz w:val="15"/>
                <w:szCs w:val="15"/>
                <w:lang w:val="el-GR"/>
              </w:rPr>
              <w:t xml:space="preserve"> </w:t>
            </w:r>
            <w:r w:rsidRPr="00292DEB">
              <w:rPr>
                <w:color w:val="000000"/>
                <w:sz w:val="15"/>
                <w:szCs w:val="15"/>
                <w:lang w:val="el-GR"/>
              </w:rPr>
              <w:t>(</w:t>
            </w:r>
            <w:r w:rsidRPr="00292DEB">
              <w:rPr>
                <w:i/>
                <w:color w:val="008080"/>
                <w:sz w:val="15"/>
                <w:szCs w:val="15"/>
                <w:lang w:val="el-GR"/>
              </w:rPr>
              <w:t xml:space="preserve">Μονάδα Εντατικής Νοσηλείας Νεογνών - </w:t>
            </w:r>
            <w:r w:rsidRPr="00292DEB">
              <w:rPr>
                <w:i/>
                <w:color w:val="008080"/>
                <w:sz w:val="15"/>
                <w:szCs w:val="15"/>
              </w:rPr>
              <w:t>MENN</w:t>
            </w:r>
            <w:r w:rsidRPr="00292DEB">
              <w:rPr>
                <w:color w:val="000000"/>
                <w:sz w:val="15"/>
                <w:szCs w:val="15"/>
                <w:lang w:val="el-GR"/>
              </w:rPr>
              <w:t>),</w:t>
            </w:r>
          </w:p>
          <w:p w14:paraId="758F6FA8" w14:textId="77777777" w:rsidR="004945ED" w:rsidRPr="00292DEB" w:rsidRDefault="004945ED" w:rsidP="004945ED">
            <w:pPr>
              <w:pStyle w:val="Normal0"/>
              <w:numPr>
                <w:ilvl w:val="0"/>
                <w:numId w:val="111"/>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for radiotherapy in a private provider, haemodialysis and inpatient rehabilitation centres.</w:t>
            </w:r>
          </w:p>
          <w:p w14:paraId="22FAF3C2"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71D6AD1"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591B454A" w14:textId="77777777" w:rsidR="004945ED" w:rsidRPr="00292DEB" w:rsidRDefault="004945ED" w:rsidP="004945ED">
            <w:pPr>
              <w:spacing w:line="276" w:lineRule="auto"/>
              <w:rPr>
                <w:rFonts w:cs="Arial"/>
                <w:color w:val="0000FF"/>
                <w:lang w:val="en-US"/>
              </w:rPr>
            </w:pPr>
          </w:p>
        </w:tc>
        <w:tc>
          <w:tcPr>
            <w:tcW w:w="127" w:type="pct"/>
          </w:tcPr>
          <w:p w14:paraId="1E97B410" w14:textId="77777777" w:rsidR="004945ED" w:rsidRPr="00292DEB" w:rsidRDefault="004945ED" w:rsidP="004945ED">
            <w:pPr>
              <w:spacing w:line="276" w:lineRule="auto"/>
              <w:rPr>
                <w:rFonts w:cs="Arial"/>
                <w:color w:val="0000FF"/>
                <w:lang w:val="fr-FR"/>
              </w:rPr>
            </w:pPr>
            <w:r w:rsidRPr="00292DEB">
              <w:rPr>
                <w:rFonts w:cs="Arial"/>
                <w:color w:val="0000FF"/>
                <w:lang w:val="fr-FR"/>
              </w:rPr>
              <w:t>17</w:t>
            </w:r>
          </w:p>
          <w:p w14:paraId="135051D2" w14:textId="77777777" w:rsidR="004945ED" w:rsidRPr="00292DEB" w:rsidRDefault="004945ED" w:rsidP="004945ED">
            <w:pPr>
              <w:spacing w:line="276" w:lineRule="auto"/>
              <w:rPr>
                <w:rFonts w:cs="Arial"/>
                <w:color w:val="0000FF"/>
                <w:lang w:val="en-US"/>
              </w:rPr>
            </w:pPr>
          </w:p>
        </w:tc>
        <w:tc>
          <w:tcPr>
            <w:tcW w:w="402" w:type="pct"/>
          </w:tcPr>
          <w:p w14:paraId="65E65D2C" w14:textId="77777777" w:rsidR="004945ED" w:rsidRPr="00292DEB" w:rsidRDefault="004945ED" w:rsidP="004945ED">
            <w:pPr>
              <w:spacing w:line="276" w:lineRule="auto"/>
              <w:rPr>
                <w:rFonts w:cs="Arial"/>
                <w:color w:val="0000FF"/>
                <w:lang w:val="en-US"/>
              </w:rPr>
            </w:pPr>
            <w:r w:rsidRPr="00292DEB">
              <w:rPr>
                <w:rFonts w:cs="Arial"/>
                <w:color w:val="0000FF"/>
                <w:lang w:val="en-US"/>
              </w:rPr>
              <w:t>GREECE</w:t>
            </w:r>
          </w:p>
          <w:p w14:paraId="6CBC7126" w14:textId="77777777" w:rsidR="004945ED" w:rsidRPr="00292DEB" w:rsidRDefault="004945ED" w:rsidP="004945ED">
            <w:pPr>
              <w:spacing w:line="276" w:lineRule="auto"/>
              <w:rPr>
                <w:rFonts w:cs="Arial"/>
                <w:color w:val="0000FF"/>
                <w:lang w:val="en-US"/>
              </w:rPr>
            </w:pPr>
          </w:p>
        </w:tc>
      </w:tr>
      <w:tr w:rsidR="004945ED" w:rsidRPr="00292DEB" w14:paraId="5E62F3A5" w14:textId="77777777" w:rsidTr="005D0FED">
        <w:tc>
          <w:tcPr>
            <w:tcW w:w="193" w:type="pct"/>
          </w:tcPr>
          <w:p w14:paraId="5191434A" w14:textId="77777777" w:rsidR="004945ED" w:rsidRPr="00292DEB" w:rsidRDefault="004945ED" w:rsidP="004945ED">
            <w:pPr>
              <w:spacing w:line="276" w:lineRule="auto"/>
              <w:jc w:val="left"/>
              <w:rPr>
                <w:rFonts w:cs="Arial"/>
                <w:lang w:val="es-ES"/>
              </w:rPr>
            </w:pPr>
            <w:r w:rsidRPr="00292DEB">
              <w:rPr>
                <w:rFonts w:cs="Arial"/>
                <w:lang w:val="es-ES"/>
              </w:rPr>
              <w:t>EL</w:t>
            </w:r>
          </w:p>
          <w:p w14:paraId="4CCF53B6" w14:textId="77777777" w:rsidR="004945ED" w:rsidRPr="00292DEB" w:rsidRDefault="004945ED" w:rsidP="004945ED">
            <w:pPr>
              <w:spacing w:line="276" w:lineRule="auto"/>
              <w:jc w:val="left"/>
              <w:rPr>
                <w:rFonts w:cs="Arial"/>
                <w:lang w:val="es-ES"/>
              </w:rPr>
            </w:pPr>
            <w:r w:rsidRPr="00292DEB">
              <w:rPr>
                <w:rFonts w:cs="Arial"/>
                <w:lang w:val="es-ES"/>
              </w:rPr>
              <w:t>EL</w:t>
            </w:r>
          </w:p>
          <w:p w14:paraId="48CB4130" w14:textId="77777777" w:rsidR="004945ED" w:rsidRPr="00292DEB" w:rsidRDefault="004945ED" w:rsidP="004945ED">
            <w:pPr>
              <w:spacing w:line="276" w:lineRule="auto"/>
              <w:jc w:val="left"/>
              <w:rPr>
                <w:rFonts w:cs="Arial"/>
                <w:lang w:val="es-ES"/>
              </w:rPr>
            </w:pPr>
            <w:r w:rsidRPr="00292DEB">
              <w:rPr>
                <w:rFonts w:cs="Arial"/>
                <w:lang w:val="es-ES"/>
              </w:rPr>
              <w:t>EL</w:t>
            </w:r>
          </w:p>
          <w:p w14:paraId="3890A0A2" w14:textId="77777777" w:rsidR="004945ED" w:rsidRPr="00292DEB" w:rsidRDefault="004945ED" w:rsidP="004945ED">
            <w:pPr>
              <w:spacing w:line="276" w:lineRule="auto"/>
              <w:jc w:val="left"/>
              <w:rPr>
                <w:rFonts w:cs="Arial"/>
                <w:lang w:val="es-ES"/>
              </w:rPr>
            </w:pPr>
            <w:r w:rsidRPr="00292DEB">
              <w:rPr>
                <w:rFonts w:cs="Arial"/>
                <w:lang w:val="es-ES"/>
              </w:rPr>
              <w:t>EL</w:t>
            </w:r>
          </w:p>
          <w:p w14:paraId="1F6F4AA9" w14:textId="77777777" w:rsidR="004945ED" w:rsidRPr="00292DEB" w:rsidRDefault="004945ED" w:rsidP="004945ED">
            <w:pPr>
              <w:spacing w:line="276" w:lineRule="auto"/>
              <w:jc w:val="left"/>
              <w:rPr>
                <w:rFonts w:cs="Arial"/>
                <w:lang w:val="es-ES"/>
              </w:rPr>
            </w:pPr>
            <w:r w:rsidRPr="00292DEB">
              <w:rPr>
                <w:rFonts w:cs="Arial"/>
                <w:lang w:val="es-ES"/>
              </w:rPr>
              <w:t>EL</w:t>
            </w:r>
          </w:p>
          <w:p w14:paraId="0B8FE6C7" w14:textId="77777777" w:rsidR="004945ED" w:rsidRPr="00292DEB" w:rsidRDefault="004945ED" w:rsidP="004945ED">
            <w:pPr>
              <w:spacing w:line="276" w:lineRule="auto"/>
              <w:jc w:val="left"/>
              <w:rPr>
                <w:rFonts w:cs="Arial"/>
                <w:lang w:val="es-ES"/>
              </w:rPr>
            </w:pPr>
            <w:r w:rsidRPr="00292DEB">
              <w:rPr>
                <w:rFonts w:cs="Arial"/>
                <w:lang w:val="es-ES"/>
              </w:rPr>
              <w:t>EL</w:t>
            </w:r>
          </w:p>
          <w:p w14:paraId="2A95084E" w14:textId="77777777" w:rsidR="004945ED" w:rsidRPr="00292DEB" w:rsidRDefault="004945ED" w:rsidP="004945ED">
            <w:pPr>
              <w:spacing w:line="276" w:lineRule="auto"/>
              <w:jc w:val="left"/>
              <w:rPr>
                <w:rFonts w:cs="Arial"/>
                <w:lang w:val="es-ES"/>
              </w:rPr>
            </w:pPr>
            <w:r w:rsidRPr="00292DEB">
              <w:rPr>
                <w:rFonts w:cs="Arial"/>
                <w:lang w:val="es-ES"/>
              </w:rPr>
              <w:t>EL</w:t>
            </w:r>
          </w:p>
          <w:p w14:paraId="326C7207" w14:textId="77777777" w:rsidR="004945ED" w:rsidRPr="00292DEB" w:rsidRDefault="004945ED" w:rsidP="004945ED">
            <w:pPr>
              <w:spacing w:line="276" w:lineRule="auto"/>
              <w:jc w:val="left"/>
              <w:rPr>
                <w:rFonts w:cs="Arial"/>
                <w:lang w:val="es-ES"/>
              </w:rPr>
            </w:pPr>
            <w:r w:rsidRPr="00292DEB">
              <w:rPr>
                <w:rFonts w:cs="Arial"/>
                <w:lang w:val="es-ES"/>
              </w:rPr>
              <w:t>EL</w:t>
            </w:r>
          </w:p>
          <w:p w14:paraId="055F3A48" w14:textId="77777777" w:rsidR="004945ED" w:rsidRPr="00292DEB" w:rsidRDefault="004945ED" w:rsidP="004945ED">
            <w:pPr>
              <w:spacing w:line="276" w:lineRule="auto"/>
              <w:jc w:val="left"/>
              <w:rPr>
                <w:rFonts w:cs="Arial"/>
                <w:lang w:val="es-ES"/>
              </w:rPr>
            </w:pPr>
            <w:r w:rsidRPr="00292DEB">
              <w:rPr>
                <w:rFonts w:cs="Arial"/>
                <w:lang w:val="es-ES"/>
              </w:rPr>
              <w:t>EL</w:t>
            </w:r>
          </w:p>
          <w:p w14:paraId="314B976D" w14:textId="77777777" w:rsidR="004945ED" w:rsidRPr="00292DEB" w:rsidRDefault="004945ED" w:rsidP="004945ED">
            <w:pPr>
              <w:spacing w:line="276" w:lineRule="auto"/>
              <w:jc w:val="left"/>
              <w:rPr>
                <w:rFonts w:cs="Arial"/>
                <w:lang w:val="es-ES"/>
              </w:rPr>
            </w:pPr>
            <w:r w:rsidRPr="00292DEB">
              <w:rPr>
                <w:rFonts w:cs="Arial"/>
                <w:lang w:val="es-ES"/>
              </w:rPr>
              <w:t>EL</w:t>
            </w:r>
          </w:p>
          <w:p w14:paraId="3BFCFE13" w14:textId="77777777" w:rsidR="004945ED" w:rsidRPr="00292DEB" w:rsidRDefault="004945ED" w:rsidP="004945ED">
            <w:pPr>
              <w:spacing w:line="276" w:lineRule="auto"/>
              <w:jc w:val="left"/>
              <w:rPr>
                <w:rFonts w:cs="Arial"/>
                <w:lang w:val="es-ES"/>
              </w:rPr>
            </w:pPr>
            <w:r w:rsidRPr="00292DEB">
              <w:rPr>
                <w:rFonts w:cs="Arial"/>
                <w:lang w:val="es-ES"/>
              </w:rPr>
              <w:t>EL</w:t>
            </w:r>
          </w:p>
          <w:p w14:paraId="73ABF1B2" w14:textId="77777777" w:rsidR="004945ED" w:rsidRPr="00292DEB" w:rsidRDefault="004945ED" w:rsidP="004945ED">
            <w:pPr>
              <w:spacing w:line="276" w:lineRule="auto"/>
              <w:jc w:val="left"/>
              <w:rPr>
                <w:rFonts w:cs="Arial"/>
                <w:lang w:val="es-ES"/>
              </w:rPr>
            </w:pPr>
            <w:r w:rsidRPr="00292DEB">
              <w:rPr>
                <w:rFonts w:cs="Arial"/>
                <w:lang w:val="es-ES"/>
              </w:rPr>
              <w:t>EL</w:t>
            </w:r>
          </w:p>
          <w:p w14:paraId="403879B4" w14:textId="77777777" w:rsidR="004945ED" w:rsidRPr="00292DEB" w:rsidRDefault="004945ED" w:rsidP="004945ED">
            <w:pPr>
              <w:spacing w:line="276" w:lineRule="auto"/>
              <w:jc w:val="left"/>
              <w:rPr>
                <w:rFonts w:cs="Arial"/>
                <w:b/>
                <w:lang w:val="es-ES"/>
              </w:rPr>
            </w:pPr>
          </w:p>
        </w:tc>
        <w:tc>
          <w:tcPr>
            <w:tcW w:w="1371" w:type="pct"/>
          </w:tcPr>
          <w:p w14:paraId="3D8F375D" w14:textId="77777777" w:rsidR="004945ED" w:rsidRPr="00292DEB" w:rsidRDefault="004945ED" w:rsidP="004945ED">
            <w:pPr>
              <w:spacing w:line="276" w:lineRule="auto"/>
              <w:rPr>
                <w:rFonts w:cs="Arial"/>
              </w:rPr>
            </w:pPr>
            <w:r w:rsidRPr="00292DEB">
              <w:rPr>
                <w:rFonts w:cs="Arial"/>
              </w:rPr>
              <w:t xml:space="preserve">In den </w:t>
            </w:r>
            <w:r w:rsidRPr="00292DEB">
              <w:rPr>
                <w:rFonts w:cs="Arial"/>
                <w:color w:val="008000"/>
              </w:rPr>
              <w:t>Gesundheitsbehörden der PEDY (Nationales Gesundheitsnetzwerk zur Grundversorgung</w:t>
            </w:r>
            <w:r w:rsidRPr="00292DEB">
              <w:rPr>
                <w:rFonts w:cs="Arial"/>
                <w:i/>
                <w:color w:val="008080"/>
              </w:rPr>
              <w:t xml:space="preserve"> - Πρωτοβάθμιο Εθνικό Δίκτυο Υγείας-ΠΕΔΥ</w:t>
            </w:r>
            <w:r w:rsidRPr="00292DEB">
              <w:rPr>
                <w:rFonts w:cs="Arial"/>
                <w:color w:val="008000"/>
              </w:rPr>
              <w:t>)</w:t>
            </w:r>
            <w:r w:rsidRPr="00292DEB">
              <w:rPr>
                <w:rFonts w:cs="Arial"/>
              </w:rPr>
              <w:t xml:space="preserve"> werden folgende</w:t>
            </w:r>
            <w:r w:rsidRPr="00292DEB">
              <w:rPr>
                <w:rFonts w:cs="Arial"/>
                <w:color w:val="008000"/>
              </w:rPr>
              <w:t xml:space="preserve"> </w:t>
            </w:r>
            <w:r w:rsidRPr="00292DEB">
              <w:rPr>
                <w:rFonts w:cs="Arial"/>
              </w:rPr>
              <w:t>Dienstleistungen gebührenfrei durchgeführt:</w:t>
            </w:r>
          </w:p>
          <w:p w14:paraId="3A4BB112" w14:textId="77777777" w:rsidR="004945ED" w:rsidRPr="00292DEB" w:rsidRDefault="004945ED" w:rsidP="004945ED">
            <w:pPr>
              <w:numPr>
                <w:ilvl w:val="0"/>
                <w:numId w:val="10"/>
              </w:numPr>
              <w:spacing w:line="276" w:lineRule="auto"/>
              <w:rPr>
                <w:rFonts w:eastAsia="Arial" w:cs="Arial"/>
              </w:rPr>
            </w:pPr>
            <w:r w:rsidRPr="00292DEB">
              <w:rPr>
                <w:rFonts w:cs="Arial"/>
              </w:rPr>
              <w:t>Vorsorge- und Behandlungsdienstleistungen für alle Versicherten;</w:t>
            </w:r>
          </w:p>
          <w:p w14:paraId="04D4C18E" w14:textId="77777777" w:rsidR="004945ED" w:rsidRPr="00292DEB" w:rsidRDefault="004945ED" w:rsidP="004945ED">
            <w:pPr>
              <w:numPr>
                <w:ilvl w:val="0"/>
                <w:numId w:val="10"/>
              </w:numPr>
              <w:spacing w:line="276" w:lineRule="auto"/>
              <w:rPr>
                <w:rFonts w:eastAsia="Arial" w:cs="Arial"/>
              </w:rPr>
            </w:pPr>
            <w:r w:rsidRPr="00292DEB">
              <w:rPr>
                <w:rFonts w:cs="Arial"/>
              </w:rPr>
              <w:t xml:space="preserve">Kieferorthopädische Behandlungen für Minderjährige bis zu einem Alter von </w:t>
            </w:r>
            <w:r w:rsidRPr="00292DEB">
              <w:rPr>
                <w:rFonts w:cs="Arial"/>
                <w:color w:val="800000"/>
              </w:rPr>
              <w:t>13</w:t>
            </w:r>
            <w:r w:rsidRPr="00292DEB">
              <w:rPr>
                <w:rFonts w:cs="Arial"/>
              </w:rPr>
              <w:t xml:space="preserve"> Jahren.</w:t>
            </w:r>
          </w:p>
          <w:p w14:paraId="71121908" w14:textId="77777777" w:rsidR="004945ED" w:rsidRPr="00292DEB" w:rsidRDefault="004945ED" w:rsidP="004945ED">
            <w:pPr>
              <w:spacing w:line="276" w:lineRule="auto"/>
              <w:rPr>
                <w:rFonts w:eastAsia="Arial" w:cs="Arial"/>
              </w:rPr>
            </w:pPr>
            <w:r w:rsidRPr="00292DEB">
              <w:rPr>
                <w:rFonts w:cs="Arial"/>
              </w:rPr>
              <w:t>Der Patient trägt sämtliche Kosten für andere als die oben genannten Behandlungen, die im Privatsektor vorgenommen werden.</w:t>
            </w:r>
          </w:p>
          <w:p w14:paraId="0DBEAF2A" w14:textId="77777777" w:rsidR="004945ED" w:rsidRPr="00292DEB" w:rsidRDefault="004945ED" w:rsidP="004945ED">
            <w:pPr>
              <w:spacing w:line="276" w:lineRule="auto"/>
              <w:rPr>
                <w:rFonts w:cs="Arial"/>
              </w:rPr>
            </w:pPr>
          </w:p>
        </w:tc>
        <w:tc>
          <w:tcPr>
            <w:tcW w:w="1370" w:type="pct"/>
          </w:tcPr>
          <w:p w14:paraId="167C48C4" w14:textId="77777777" w:rsidR="004945ED" w:rsidRPr="00292DEB" w:rsidRDefault="004945ED" w:rsidP="004945ED">
            <w:pPr>
              <w:spacing w:line="276" w:lineRule="auto"/>
              <w:rPr>
                <w:rFonts w:cs="Arial"/>
                <w:lang w:val="fr-BE"/>
              </w:rPr>
            </w:pPr>
            <w:r w:rsidRPr="00292DEB">
              <w:rPr>
                <w:rFonts w:cs="Arial"/>
                <w:lang w:val="fr-BE"/>
              </w:rPr>
              <w:t xml:space="preserve">Dans les </w:t>
            </w:r>
            <w:r w:rsidRPr="00292DEB">
              <w:rPr>
                <w:rFonts w:cs="Arial"/>
                <w:color w:val="008000"/>
                <w:lang w:val="fr-BE"/>
              </w:rPr>
              <w:t xml:space="preserve">unités de santé du PEDY (Réseau national de soins de santé primaires -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Δίκτυο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color w:val="008000"/>
                <w:lang w:val="fr-BE"/>
              </w:rPr>
              <w:t>)</w:t>
            </w:r>
            <w:r w:rsidRPr="00292DEB">
              <w:rPr>
                <w:rFonts w:cs="Arial"/>
                <w:lang w:val="fr-BE"/>
              </w:rPr>
              <w:t>, les services suivants sont fournis de manière gratuite:</w:t>
            </w:r>
          </w:p>
          <w:p w14:paraId="39003F1A" w14:textId="77777777" w:rsidR="004945ED" w:rsidRPr="00292DEB" w:rsidRDefault="004945ED" w:rsidP="004945ED">
            <w:pPr>
              <w:numPr>
                <w:ilvl w:val="0"/>
                <w:numId w:val="57"/>
              </w:numPr>
              <w:spacing w:line="276" w:lineRule="auto"/>
              <w:rPr>
                <w:rFonts w:eastAsia="Arial" w:cs="Arial"/>
                <w:lang w:val="fr-BE"/>
              </w:rPr>
            </w:pPr>
            <w:r w:rsidRPr="00292DEB">
              <w:rPr>
                <w:rFonts w:cs="Arial"/>
                <w:lang w:val="fr-BE"/>
              </w:rPr>
              <w:t>services de prévention et de traitement pour toutes les personnes assurées;</w:t>
            </w:r>
          </w:p>
          <w:p w14:paraId="59818F40" w14:textId="77777777" w:rsidR="004945ED" w:rsidRPr="00292DEB" w:rsidRDefault="004945ED" w:rsidP="004945ED">
            <w:pPr>
              <w:numPr>
                <w:ilvl w:val="0"/>
                <w:numId w:val="57"/>
              </w:numPr>
              <w:spacing w:line="276" w:lineRule="auto"/>
              <w:rPr>
                <w:rFonts w:eastAsia="Arial" w:cs="Arial"/>
                <w:lang w:val="fr-BE"/>
              </w:rPr>
            </w:pPr>
            <w:r w:rsidRPr="00292DEB">
              <w:rPr>
                <w:rFonts w:cs="Arial"/>
                <w:lang w:val="fr-BE"/>
              </w:rPr>
              <w:t xml:space="preserve">traitements orthodontiques pour les mineurs de moins de </w:t>
            </w:r>
            <w:r w:rsidRPr="00292DEB">
              <w:rPr>
                <w:rFonts w:cs="Arial"/>
                <w:color w:val="800000"/>
                <w:lang w:val="fr-BE"/>
              </w:rPr>
              <w:t>13</w:t>
            </w:r>
            <w:r w:rsidRPr="00292DEB">
              <w:rPr>
                <w:rFonts w:cs="Arial"/>
                <w:lang w:val="fr-BE"/>
              </w:rPr>
              <w:t xml:space="preserve"> ans.</w:t>
            </w:r>
          </w:p>
          <w:p w14:paraId="6B7A010E" w14:textId="5A617D0A" w:rsidR="004945ED" w:rsidRPr="00292DEB" w:rsidRDefault="004945ED" w:rsidP="004945ED">
            <w:pPr>
              <w:spacing w:line="276" w:lineRule="auto"/>
              <w:rPr>
                <w:rFonts w:cs="Arial"/>
                <w:lang w:val="fr-BE"/>
              </w:rPr>
            </w:pPr>
            <w:r w:rsidRPr="00292DEB">
              <w:rPr>
                <w:rFonts w:cs="Arial"/>
                <w:bCs/>
                <w:lang w:val="fr-BE"/>
              </w:rPr>
              <w:t>Les frais relatifs à des traitements autres que ceux susmentionnés qui sont dispensés dans le secteur privé sont intégralement à la charge du patient.</w:t>
            </w:r>
          </w:p>
        </w:tc>
        <w:tc>
          <w:tcPr>
            <w:tcW w:w="1370" w:type="pct"/>
          </w:tcPr>
          <w:p w14:paraId="242B0707"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E-II-18-EL</w:t>
            </w:r>
          </w:p>
          <w:p w14:paraId="21B96984"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In </w:t>
            </w:r>
            <w:r w:rsidRPr="00292DEB">
              <w:rPr>
                <w:color w:val="008000"/>
                <w:sz w:val="15"/>
                <w:szCs w:val="15"/>
                <w:lang w:val="en-GB"/>
              </w:rPr>
              <w:t>PEDY (National Primary Health Care Network-</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 Health Units</w:t>
            </w:r>
            <w:r w:rsidRPr="00292DEB">
              <w:rPr>
                <w:color w:val="000000"/>
                <w:sz w:val="15"/>
                <w:szCs w:val="15"/>
                <w:lang w:val="en-GB"/>
              </w:rPr>
              <w:t>, the following services are provided free of charge:</w:t>
            </w:r>
          </w:p>
          <w:p w14:paraId="6111BBDA" w14:textId="77777777" w:rsidR="004945ED" w:rsidRPr="00292DEB" w:rsidRDefault="004945ED" w:rsidP="004945ED">
            <w:pPr>
              <w:pStyle w:val="Normal0"/>
              <w:numPr>
                <w:ilvl w:val="0"/>
                <w:numId w:val="112"/>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prevention and treatment services for all insured persons;</w:t>
            </w:r>
          </w:p>
          <w:p w14:paraId="00607E4E" w14:textId="77777777" w:rsidR="004945ED" w:rsidRPr="00292DEB" w:rsidRDefault="004945ED" w:rsidP="004945ED">
            <w:pPr>
              <w:pStyle w:val="Normal0"/>
              <w:numPr>
                <w:ilvl w:val="0"/>
                <w:numId w:val="112"/>
              </w:numPr>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orthodontic treatment for minors up to </w:t>
            </w:r>
            <w:r w:rsidRPr="00292DEB">
              <w:rPr>
                <w:color w:val="800000"/>
                <w:sz w:val="15"/>
                <w:szCs w:val="15"/>
                <w:lang w:val="en-GB"/>
              </w:rPr>
              <w:t>13</w:t>
            </w:r>
            <w:r w:rsidRPr="00292DEB">
              <w:rPr>
                <w:color w:val="000000"/>
                <w:sz w:val="15"/>
                <w:szCs w:val="15"/>
                <w:lang w:val="en-GB"/>
              </w:rPr>
              <w:t xml:space="preserve"> years old.</w:t>
            </w:r>
          </w:p>
          <w:p w14:paraId="37EC6F0F" w14:textId="10DA1D3A"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cost for other treatments than those mentioned above which are carried out in the private sector are fully paid by the patient.</w:t>
            </w:r>
          </w:p>
        </w:tc>
        <w:tc>
          <w:tcPr>
            <w:tcW w:w="167" w:type="pct"/>
          </w:tcPr>
          <w:p w14:paraId="3CE37F03"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20771620" w14:textId="77777777" w:rsidR="004945ED" w:rsidRPr="00292DEB" w:rsidRDefault="004945ED" w:rsidP="004945ED">
            <w:pPr>
              <w:spacing w:line="276" w:lineRule="auto"/>
              <w:rPr>
                <w:rFonts w:cs="Arial"/>
                <w:color w:val="0000FF"/>
                <w:lang w:val="en-US"/>
              </w:rPr>
            </w:pPr>
          </w:p>
        </w:tc>
        <w:tc>
          <w:tcPr>
            <w:tcW w:w="127" w:type="pct"/>
          </w:tcPr>
          <w:p w14:paraId="7E8C6E94" w14:textId="77777777" w:rsidR="004945ED" w:rsidRPr="00292DEB" w:rsidRDefault="004945ED" w:rsidP="004945ED">
            <w:pPr>
              <w:spacing w:line="276" w:lineRule="auto"/>
              <w:rPr>
                <w:rFonts w:cs="Arial"/>
                <w:color w:val="0000FF"/>
                <w:lang w:val="fr-FR"/>
              </w:rPr>
            </w:pPr>
            <w:r w:rsidRPr="00292DEB">
              <w:rPr>
                <w:rFonts w:cs="Arial"/>
                <w:color w:val="0000FF"/>
                <w:lang w:val="fr-FR"/>
              </w:rPr>
              <w:t>18</w:t>
            </w:r>
          </w:p>
          <w:p w14:paraId="5CFFA4CD" w14:textId="77777777" w:rsidR="004945ED" w:rsidRPr="00292DEB" w:rsidRDefault="004945ED" w:rsidP="004945ED">
            <w:pPr>
              <w:spacing w:line="276" w:lineRule="auto"/>
              <w:rPr>
                <w:rFonts w:cs="Arial"/>
                <w:color w:val="0000FF"/>
                <w:lang w:val="en-US"/>
              </w:rPr>
            </w:pPr>
          </w:p>
        </w:tc>
        <w:tc>
          <w:tcPr>
            <w:tcW w:w="402" w:type="pct"/>
          </w:tcPr>
          <w:p w14:paraId="562F0A8B" w14:textId="77777777" w:rsidR="004945ED" w:rsidRPr="00292DEB" w:rsidRDefault="004945ED" w:rsidP="004945ED">
            <w:pPr>
              <w:spacing w:line="276" w:lineRule="auto"/>
              <w:rPr>
                <w:rFonts w:cs="Arial"/>
                <w:color w:val="0000FF"/>
              </w:rPr>
            </w:pPr>
            <w:r w:rsidRPr="00292DEB">
              <w:rPr>
                <w:rFonts w:cs="Arial"/>
                <w:color w:val="0000FF"/>
              </w:rPr>
              <w:t>GREECE</w:t>
            </w:r>
          </w:p>
          <w:p w14:paraId="0EE766E4" w14:textId="77777777" w:rsidR="004945ED" w:rsidRPr="00292DEB" w:rsidRDefault="004945ED" w:rsidP="004945ED">
            <w:pPr>
              <w:spacing w:line="276" w:lineRule="auto"/>
              <w:rPr>
                <w:rFonts w:cs="Arial"/>
                <w:color w:val="0000FF"/>
                <w:lang w:val="en-US"/>
              </w:rPr>
            </w:pPr>
          </w:p>
        </w:tc>
      </w:tr>
      <w:tr w:rsidR="004945ED" w:rsidRPr="00292DEB" w14:paraId="6660143F" w14:textId="77777777" w:rsidTr="005D0FED">
        <w:tc>
          <w:tcPr>
            <w:tcW w:w="193" w:type="pct"/>
          </w:tcPr>
          <w:p w14:paraId="65B4692C" w14:textId="77777777" w:rsidR="004945ED" w:rsidRPr="00292DEB" w:rsidRDefault="004945ED" w:rsidP="004945ED">
            <w:pPr>
              <w:spacing w:line="276" w:lineRule="auto"/>
              <w:jc w:val="left"/>
              <w:rPr>
                <w:rFonts w:cs="Arial"/>
                <w:lang w:val="en-GB"/>
              </w:rPr>
            </w:pPr>
            <w:r w:rsidRPr="00292DEB">
              <w:rPr>
                <w:rFonts w:cs="Arial"/>
                <w:lang w:val="en-GB"/>
              </w:rPr>
              <w:t>EL</w:t>
            </w:r>
          </w:p>
          <w:p w14:paraId="5533AA14" w14:textId="77777777" w:rsidR="004945ED" w:rsidRPr="00292DEB" w:rsidRDefault="004945ED" w:rsidP="004945ED">
            <w:pPr>
              <w:spacing w:line="276" w:lineRule="auto"/>
              <w:jc w:val="left"/>
              <w:rPr>
                <w:rFonts w:cs="Arial"/>
                <w:lang w:val="en-GB"/>
              </w:rPr>
            </w:pPr>
            <w:r w:rsidRPr="00292DEB">
              <w:rPr>
                <w:rFonts w:cs="Arial"/>
                <w:lang w:val="en-GB"/>
              </w:rPr>
              <w:t>EL</w:t>
            </w:r>
          </w:p>
          <w:p w14:paraId="3A10AD17" w14:textId="77777777" w:rsidR="004945ED" w:rsidRPr="00292DEB" w:rsidRDefault="004945ED" w:rsidP="004945ED">
            <w:pPr>
              <w:spacing w:line="276" w:lineRule="auto"/>
              <w:jc w:val="left"/>
              <w:rPr>
                <w:rFonts w:cs="Arial"/>
                <w:lang w:val="en-GB"/>
              </w:rPr>
            </w:pPr>
            <w:r w:rsidRPr="00292DEB">
              <w:rPr>
                <w:rFonts w:cs="Arial"/>
                <w:lang w:val="en-GB"/>
              </w:rPr>
              <w:t>EL</w:t>
            </w:r>
          </w:p>
          <w:p w14:paraId="2CCD0D72" w14:textId="77777777" w:rsidR="004945ED" w:rsidRPr="00292DEB" w:rsidRDefault="004945ED" w:rsidP="004945ED">
            <w:pPr>
              <w:spacing w:line="276" w:lineRule="auto"/>
              <w:jc w:val="left"/>
              <w:rPr>
                <w:rFonts w:cs="Arial"/>
                <w:lang w:val="en-GB"/>
              </w:rPr>
            </w:pPr>
            <w:r w:rsidRPr="00292DEB">
              <w:rPr>
                <w:rFonts w:cs="Arial"/>
                <w:lang w:val="en-GB"/>
              </w:rPr>
              <w:t>EL</w:t>
            </w:r>
          </w:p>
          <w:p w14:paraId="067D0E8B" w14:textId="77777777" w:rsidR="004945ED" w:rsidRPr="00292DEB" w:rsidRDefault="004945ED" w:rsidP="004945ED">
            <w:pPr>
              <w:spacing w:line="276" w:lineRule="auto"/>
              <w:jc w:val="left"/>
              <w:rPr>
                <w:rFonts w:cs="Arial"/>
                <w:b/>
                <w:lang w:val="en-US"/>
              </w:rPr>
            </w:pPr>
          </w:p>
        </w:tc>
        <w:tc>
          <w:tcPr>
            <w:tcW w:w="1371" w:type="pct"/>
          </w:tcPr>
          <w:p w14:paraId="5E574DCD" w14:textId="77777777" w:rsidR="004945ED" w:rsidRPr="00292DEB" w:rsidRDefault="004945ED" w:rsidP="004945ED">
            <w:pPr>
              <w:spacing w:line="276" w:lineRule="auto"/>
              <w:rPr>
                <w:rFonts w:cs="Arial"/>
                <w:iCs/>
              </w:rPr>
            </w:pPr>
            <w:r w:rsidRPr="00292DEB">
              <w:rPr>
                <w:rFonts w:cs="Arial"/>
              </w:rPr>
              <w:t xml:space="preserve">In den Gesundheitsbehörden des </w:t>
            </w:r>
            <w:r w:rsidRPr="00292DEB">
              <w:rPr>
                <w:rFonts w:cs="Arial"/>
                <w:color w:val="008000"/>
              </w:rPr>
              <w:t>PEDY (Nationales Gesundheitsnetzwerk zur Grundversorgung -</w:t>
            </w:r>
            <w:r w:rsidRPr="00292DEB">
              <w:rPr>
                <w:rFonts w:cs="Arial"/>
                <w:color w:val="FF0000"/>
              </w:rPr>
              <w:t xml:space="preserve"> </w:t>
            </w:r>
            <w:r w:rsidRPr="00292DEB">
              <w:rPr>
                <w:rFonts w:cs="Arial"/>
                <w:i/>
                <w:color w:val="008080"/>
              </w:rPr>
              <w:t>Πρωτοβάθμιο Εθνικό Δίκτυο Υγείας-ΠΕΔΥ</w:t>
            </w:r>
            <w:r w:rsidRPr="00292DEB">
              <w:rPr>
                <w:rFonts w:cs="Arial"/>
                <w:color w:val="008000"/>
              </w:rPr>
              <w:t>)</w:t>
            </w:r>
            <w:r w:rsidRPr="00292DEB">
              <w:rPr>
                <w:rFonts w:cs="Arial"/>
              </w:rPr>
              <w:t>:</w:t>
            </w:r>
            <w:r w:rsidRPr="00292DEB">
              <w:rPr>
                <w:rFonts w:cs="Arial"/>
                <w:color w:val="FF0000"/>
              </w:rPr>
              <w:t xml:space="preserve"> </w:t>
            </w:r>
            <w:r w:rsidRPr="00292DEB">
              <w:rPr>
                <w:rFonts w:cs="Arial"/>
              </w:rPr>
              <w:t>Teilprothesen</w:t>
            </w:r>
            <w:r w:rsidRPr="00292DEB">
              <w:rPr>
                <w:rFonts w:cs="Arial"/>
                <w:color w:val="008000"/>
              </w:rPr>
              <w:t xml:space="preserve"> </w:t>
            </w:r>
            <w:r w:rsidRPr="00292DEB">
              <w:rPr>
                <w:rFonts w:cs="Arial"/>
              </w:rPr>
              <w:t xml:space="preserve">und Totalprothesen werden alle </w:t>
            </w:r>
            <w:r w:rsidRPr="00292DEB">
              <w:rPr>
                <w:rFonts w:eastAsia="Arial" w:cs="Arial"/>
                <w:color w:val="C00000"/>
                <w:lang w:eastAsia="fr-BE"/>
              </w:rPr>
              <w:t>fünf</w:t>
            </w:r>
            <w:r w:rsidRPr="00292DEB">
              <w:rPr>
                <w:rFonts w:cs="Arial"/>
              </w:rPr>
              <w:t xml:space="preserve"> Jahre gebührenfrei für alle Versicherten bereitgestellt, ebenso zwischenzeitliche Dienstleistungen im Bedarfsfall.</w:t>
            </w:r>
          </w:p>
          <w:p w14:paraId="5650A217" w14:textId="77777777" w:rsidR="004945ED" w:rsidRPr="00292DEB" w:rsidRDefault="004945ED" w:rsidP="004945ED">
            <w:pPr>
              <w:keepLines/>
              <w:spacing w:line="276" w:lineRule="auto"/>
              <w:rPr>
                <w:rFonts w:cs="Arial"/>
                <w:bCs/>
              </w:rPr>
            </w:pPr>
            <w:r w:rsidRPr="00292DEB">
              <w:rPr>
                <w:rFonts w:cs="Arial"/>
                <w:bCs/>
              </w:rPr>
              <w:t>Der Patient trägt sämtliche Kosten für teilweisen oder vollständigen Zahnersatz.</w:t>
            </w:r>
          </w:p>
          <w:p w14:paraId="68488CF7" w14:textId="77777777" w:rsidR="004945ED" w:rsidRPr="00292DEB" w:rsidRDefault="004945ED" w:rsidP="004945ED">
            <w:pPr>
              <w:spacing w:line="276" w:lineRule="auto"/>
              <w:rPr>
                <w:rFonts w:cs="Arial"/>
              </w:rPr>
            </w:pPr>
          </w:p>
        </w:tc>
        <w:tc>
          <w:tcPr>
            <w:tcW w:w="1370" w:type="pct"/>
          </w:tcPr>
          <w:p w14:paraId="6906CCF6" w14:textId="77777777" w:rsidR="004945ED" w:rsidRPr="00292DEB" w:rsidRDefault="004945ED" w:rsidP="004945ED">
            <w:pPr>
              <w:spacing w:line="276" w:lineRule="auto"/>
              <w:rPr>
                <w:rFonts w:cs="Arial"/>
                <w:lang w:val="fr-BE"/>
              </w:rPr>
            </w:pPr>
            <w:r w:rsidRPr="00292DEB">
              <w:rPr>
                <w:rFonts w:cs="Arial"/>
                <w:lang w:val="fr-BE"/>
              </w:rPr>
              <w:t xml:space="preserve">Dans les unités de santé du </w:t>
            </w:r>
            <w:r w:rsidRPr="00292DEB">
              <w:rPr>
                <w:rFonts w:cs="Arial"/>
                <w:color w:val="008000"/>
                <w:lang w:val="fr-BE"/>
              </w:rPr>
              <w:t xml:space="preserve">PEDY (Réseau national de soins de santé primaires - </w:t>
            </w:r>
            <w:proofErr w:type="spellStart"/>
            <w:r w:rsidRPr="00292DEB">
              <w:rPr>
                <w:rFonts w:cs="Arial"/>
                <w:i/>
                <w:color w:val="008080"/>
                <w:lang w:val="fr-BE"/>
              </w:rPr>
              <w:t>Πρωτο</w:t>
            </w:r>
            <w:proofErr w:type="spellEnd"/>
            <w:r w:rsidRPr="00292DEB">
              <w:rPr>
                <w:rFonts w:cs="Arial"/>
                <w:i/>
                <w:color w:val="008080"/>
                <w:lang w:val="fr-BE"/>
              </w:rPr>
              <w:t xml:space="preserve">βάθμιο </w:t>
            </w:r>
            <w:proofErr w:type="spellStart"/>
            <w:r w:rsidRPr="00292DEB">
              <w:rPr>
                <w:rFonts w:cs="Arial"/>
                <w:i/>
                <w:color w:val="008080"/>
                <w:lang w:val="fr-BE"/>
              </w:rPr>
              <w:t>Εθνικό</w:t>
            </w:r>
            <w:proofErr w:type="spellEnd"/>
            <w:r w:rsidRPr="00292DEB">
              <w:rPr>
                <w:rFonts w:cs="Arial"/>
                <w:i/>
                <w:color w:val="008080"/>
                <w:lang w:val="fr-BE"/>
              </w:rPr>
              <w:t xml:space="preserve"> Δίκτυο </w:t>
            </w:r>
            <w:proofErr w:type="spellStart"/>
            <w:r w:rsidRPr="00292DEB">
              <w:rPr>
                <w:rFonts w:cs="Arial"/>
                <w:i/>
                <w:color w:val="008080"/>
                <w:lang w:val="fr-BE"/>
              </w:rPr>
              <w:t>Υγεί</w:t>
            </w:r>
            <w:proofErr w:type="spellEnd"/>
            <w:r w:rsidRPr="00292DEB">
              <w:rPr>
                <w:rFonts w:cs="Arial"/>
                <w:i/>
                <w:color w:val="008080"/>
                <w:lang w:val="fr-BE"/>
              </w:rPr>
              <w:t>ας-ΠΕΔΥ</w:t>
            </w:r>
            <w:r w:rsidRPr="00292DEB">
              <w:rPr>
                <w:rFonts w:cs="Arial"/>
                <w:color w:val="008000"/>
                <w:lang w:val="fr-BE"/>
              </w:rPr>
              <w:t>),</w:t>
            </w:r>
            <w:r w:rsidRPr="00292DEB">
              <w:rPr>
                <w:rFonts w:cs="Arial"/>
                <w:lang w:val="fr-BE"/>
              </w:rPr>
              <w:t xml:space="preserve"> des prothèses dentaires complètes ou partielles sont fournies gratuitement à tous les assurés tous les </w:t>
            </w:r>
            <w:r w:rsidRPr="00292DEB">
              <w:rPr>
                <w:rFonts w:eastAsia="Arial" w:cs="Arial"/>
                <w:color w:val="C00000"/>
                <w:lang w:val="fr-FR" w:eastAsia="fr-BE"/>
              </w:rPr>
              <w:t>cinq</w:t>
            </w:r>
            <w:r w:rsidRPr="00292DEB">
              <w:rPr>
                <w:rFonts w:cs="Arial"/>
                <w:lang w:val="fr-BE"/>
              </w:rPr>
              <w:t xml:space="preserve"> ans de même que les services intermédiaires éventuellement nécessaires.</w:t>
            </w:r>
          </w:p>
          <w:p w14:paraId="44F1DB86" w14:textId="77777777" w:rsidR="004945ED" w:rsidRPr="00292DEB" w:rsidRDefault="004945ED" w:rsidP="004945ED">
            <w:pPr>
              <w:spacing w:line="276" w:lineRule="auto"/>
              <w:rPr>
                <w:rFonts w:cs="Arial"/>
                <w:iCs/>
                <w:lang w:val="fr-BE"/>
              </w:rPr>
            </w:pPr>
            <w:r w:rsidRPr="00292DEB">
              <w:rPr>
                <w:rFonts w:cs="Arial"/>
                <w:lang w:val="fr-BE"/>
              </w:rPr>
              <w:t>Le coût de prothèses dentaires partielles ou complètes réalisées dans le secteur privé est intégralement à la charge du patient.</w:t>
            </w:r>
          </w:p>
          <w:p w14:paraId="3E3625ED" w14:textId="77777777" w:rsidR="004945ED" w:rsidRPr="00292DEB" w:rsidRDefault="004945ED" w:rsidP="004945ED">
            <w:pPr>
              <w:spacing w:line="276" w:lineRule="auto"/>
              <w:rPr>
                <w:rFonts w:cs="Arial"/>
                <w:lang w:val="fr-BE"/>
              </w:rPr>
            </w:pPr>
          </w:p>
        </w:tc>
        <w:tc>
          <w:tcPr>
            <w:tcW w:w="1370" w:type="pct"/>
          </w:tcPr>
          <w:p w14:paraId="05F881ED"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E-II-19-EL</w:t>
            </w:r>
          </w:p>
          <w:p w14:paraId="299D19CD" w14:textId="77777777" w:rsidR="004945ED" w:rsidRPr="00292DEB" w:rsidRDefault="004945ED" w:rsidP="004945ED">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 xml:space="preserve">In </w:t>
            </w:r>
            <w:r w:rsidRPr="00292DEB">
              <w:rPr>
                <w:color w:val="008000"/>
                <w:sz w:val="15"/>
                <w:szCs w:val="15"/>
                <w:lang w:val="en-GB"/>
              </w:rPr>
              <w:t>PEDY (National Primary Health Care Network-</w:t>
            </w:r>
            <w:proofErr w:type="spellStart"/>
            <w:r w:rsidRPr="00292DEB">
              <w:rPr>
                <w:i/>
                <w:color w:val="008080"/>
                <w:sz w:val="15"/>
                <w:szCs w:val="15"/>
              </w:rPr>
              <w:t>Πρωτο</w:t>
            </w:r>
            <w:proofErr w:type="spellEnd"/>
            <w:r w:rsidRPr="00292DEB">
              <w:rPr>
                <w:i/>
                <w:color w:val="008080"/>
                <w:sz w:val="15"/>
                <w:szCs w:val="15"/>
              </w:rPr>
              <w:t>βάθμιο</w:t>
            </w:r>
            <w:r w:rsidRPr="00292DEB">
              <w:rPr>
                <w:i/>
                <w:color w:val="008080"/>
                <w:sz w:val="15"/>
                <w:szCs w:val="15"/>
                <w:lang w:val="en-GB"/>
              </w:rPr>
              <w:t xml:space="preserve"> </w:t>
            </w:r>
            <w:proofErr w:type="spellStart"/>
            <w:r w:rsidRPr="00292DEB">
              <w:rPr>
                <w:i/>
                <w:color w:val="008080"/>
                <w:sz w:val="15"/>
                <w:szCs w:val="15"/>
              </w:rPr>
              <w:t>Εθνικό</w:t>
            </w:r>
            <w:proofErr w:type="spellEnd"/>
            <w:r w:rsidRPr="00292DEB">
              <w:rPr>
                <w:i/>
                <w:color w:val="008080"/>
                <w:sz w:val="15"/>
                <w:szCs w:val="15"/>
                <w:lang w:val="en-GB"/>
              </w:rPr>
              <w:t xml:space="preserve"> </w:t>
            </w:r>
            <w:r w:rsidRPr="00292DEB">
              <w:rPr>
                <w:i/>
                <w:color w:val="008080"/>
                <w:sz w:val="15"/>
                <w:szCs w:val="15"/>
              </w:rPr>
              <w:t>Δίκτυο</w:t>
            </w:r>
            <w:r w:rsidRPr="00292DEB">
              <w:rPr>
                <w:i/>
                <w:color w:val="008080"/>
                <w:sz w:val="15"/>
                <w:szCs w:val="15"/>
                <w:lang w:val="en-GB"/>
              </w:rPr>
              <w:t xml:space="preserve"> </w:t>
            </w:r>
            <w:proofErr w:type="spellStart"/>
            <w:r w:rsidRPr="00292DEB">
              <w:rPr>
                <w:i/>
                <w:color w:val="008080"/>
                <w:sz w:val="15"/>
                <w:szCs w:val="15"/>
              </w:rPr>
              <w:t>Υγεί</w:t>
            </w:r>
            <w:proofErr w:type="spellEnd"/>
            <w:r w:rsidRPr="00292DEB">
              <w:rPr>
                <w:i/>
                <w:color w:val="008080"/>
                <w:sz w:val="15"/>
                <w:szCs w:val="15"/>
              </w:rPr>
              <w:t>ας</w:t>
            </w:r>
            <w:r w:rsidRPr="00292DEB">
              <w:rPr>
                <w:i/>
                <w:color w:val="008080"/>
                <w:sz w:val="15"/>
                <w:szCs w:val="15"/>
                <w:lang w:val="en-GB"/>
              </w:rPr>
              <w:t>-</w:t>
            </w:r>
            <w:r w:rsidRPr="00292DEB">
              <w:rPr>
                <w:i/>
                <w:color w:val="008080"/>
                <w:sz w:val="15"/>
                <w:szCs w:val="15"/>
              </w:rPr>
              <w:t>ΠΕΔΥ</w:t>
            </w:r>
            <w:r w:rsidRPr="00292DEB">
              <w:rPr>
                <w:color w:val="008000"/>
                <w:sz w:val="15"/>
                <w:szCs w:val="15"/>
                <w:lang w:val="en-GB"/>
              </w:rPr>
              <w:t>) Health Units</w:t>
            </w:r>
            <w:r w:rsidRPr="00292DEB">
              <w:rPr>
                <w:color w:val="000000"/>
                <w:sz w:val="15"/>
                <w:szCs w:val="15"/>
                <w:lang w:val="en-GB"/>
              </w:rPr>
              <w:t xml:space="preserve">: partial dentures and complete dentures are provided free of charge for all persons insured every </w:t>
            </w:r>
            <w:r w:rsidRPr="00292DEB">
              <w:rPr>
                <w:color w:val="C00000"/>
                <w:sz w:val="15"/>
                <w:szCs w:val="15"/>
                <w:lang w:val="en-GB"/>
              </w:rPr>
              <w:t>five</w:t>
            </w:r>
            <w:r w:rsidRPr="00292DEB">
              <w:rPr>
                <w:color w:val="000000"/>
                <w:sz w:val="15"/>
                <w:szCs w:val="15"/>
                <w:lang w:val="en-GB"/>
              </w:rPr>
              <w:t xml:space="preserve"> years, as well as intermediary services when needed.</w:t>
            </w:r>
          </w:p>
          <w:p w14:paraId="0B9D6847" w14:textId="0AF39C0F"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cost for partial and total dentures when performed in the private sector is fully covered by the patient.</w:t>
            </w:r>
          </w:p>
        </w:tc>
        <w:tc>
          <w:tcPr>
            <w:tcW w:w="167" w:type="pct"/>
          </w:tcPr>
          <w:p w14:paraId="6C7B1175"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5AE91019" w14:textId="77777777" w:rsidR="004945ED" w:rsidRPr="00292DEB" w:rsidRDefault="004945ED" w:rsidP="004945ED">
            <w:pPr>
              <w:spacing w:line="276" w:lineRule="auto"/>
              <w:rPr>
                <w:rFonts w:cs="Arial"/>
                <w:color w:val="0000FF"/>
              </w:rPr>
            </w:pPr>
          </w:p>
        </w:tc>
        <w:tc>
          <w:tcPr>
            <w:tcW w:w="127" w:type="pct"/>
          </w:tcPr>
          <w:p w14:paraId="4859B2B5" w14:textId="77777777" w:rsidR="004945ED" w:rsidRPr="00292DEB" w:rsidRDefault="004945ED" w:rsidP="004945ED">
            <w:pPr>
              <w:spacing w:line="276" w:lineRule="auto"/>
              <w:rPr>
                <w:rFonts w:cs="Arial"/>
                <w:color w:val="0000FF"/>
                <w:lang w:val="fr-FR"/>
              </w:rPr>
            </w:pPr>
            <w:r w:rsidRPr="00292DEB">
              <w:rPr>
                <w:rFonts w:cs="Arial"/>
                <w:color w:val="0000FF"/>
                <w:lang w:val="fr-FR"/>
              </w:rPr>
              <w:t>19</w:t>
            </w:r>
          </w:p>
          <w:p w14:paraId="49472F63" w14:textId="77777777" w:rsidR="004945ED" w:rsidRPr="00292DEB" w:rsidRDefault="004945ED" w:rsidP="004945ED">
            <w:pPr>
              <w:spacing w:line="276" w:lineRule="auto"/>
              <w:rPr>
                <w:rFonts w:cs="Arial"/>
                <w:color w:val="0000FF"/>
              </w:rPr>
            </w:pPr>
          </w:p>
        </w:tc>
        <w:tc>
          <w:tcPr>
            <w:tcW w:w="402" w:type="pct"/>
          </w:tcPr>
          <w:p w14:paraId="19254BAA"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39AE14C8" w14:textId="77777777" w:rsidR="004945ED" w:rsidRPr="00292DEB" w:rsidRDefault="004945ED" w:rsidP="004945ED">
            <w:pPr>
              <w:spacing w:line="276" w:lineRule="auto"/>
              <w:rPr>
                <w:rFonts w:cs="Arial"/>
                <w:color w:val="0000FF"/>
              </w:rPr>
            </w:pPr>
          </w:p>
        </w:tc>
      </w:tr>
      <w:tr w:rsidR="004945ED" w:rsidRPr="00292DEB" w14:paraId="4B644C64" w14:textId="77777777" w:rsidTr="005D0FED">
        <w:tc>
          <w:tcPr>
            <w:tcW w:w="193" w:type="pct"/>
          </w:tcPr>
          <w:p w14:paraId="46D482B6" w14:textId="77777777" w:rsidR="004945ED" w:rsidRPr="00292DEB" w:rsidRDefault="004945ED" w:rsidP="004945ED">
            <w:pPr>
              <w:spacing w:line="276" w:lineRule="auto"/>
              <w:jc w:val="left"/>
              <w:rPr>
                <w:rFonts w:cs="Arial"/>
                <w:lang w:val="es-ES"/>
              </w:rPr>
            </w:pPr>
            <w:r w:rsidRPr="00292DEB">
              <w:rPr>
                <w:rFonts w:cs="Arial"/>
                <w:lang w:val="es-ES"/>
              </w:rPr>
              <w:t>EL</w:t>
            </w:r>
          </w:p>
          <w:p w14:paraId="61A764AB" w14:textId="77777777" w:rsidR="004945ED" w:rsidRPr="00292DEB" w:rsidRDefault="004945ED" w:rsidP="004945ED">
            <w:pPr>
              <w:spacing w:line="276" w:lineRule="auto"/>
              <w:jc w:val="left"/>
              <w:rPr>
                <w:rFonts w:cs="Arial"/>
                <w:lang w:val="es-ES"/>
              </w:rPr>
            </w:pPr>
            <w:r w:rsidRPr="00292DEB">
              <w:rPr>
                <w:rFonts w:cs="Arial"/>
                <w:lang w:val="es-ES"/>
              </w:rPr>
              <w:t>EL</w:t>
            </w:r>
          </w:p>
          <w:p w14:paraId="6DCDEB2E" w14:textId="77777777" w:rsidR="004945ED" w:rsidRPr="00292DEB" w:rsidRDefault="004945ED" w:rsidP="004945ED">
            <w:pPr>
              <w:spacing w:line="276" w:lineRule="auto"/>
              <w:jc w:val="left"/>
              <w:rPr>
                <w:rFonts w:cs="Arial"/>
                <w:lang w:val="es-ES"/>
              </w:rPr>
            </w:pPr>
            <w:r w:rsidRPr="00292DEB">
              <w:rPr>
                <w:rFonts w:cs="Arial"/>
                <w:lang w:val="es-ES"/>
              </w:rPr>
              <w:t>EL</w:t>
            </w:r>
          </w:p>
          <w:p w14:paraId="0FC4359B" w14:textId="77777777" w:rsidR="004945ED" w:rsidRPr="00292DEB" w:rsidRDefault="004945ED" w:rsidP="004945ED">
            <w:pPr>
              <w:spacing w:line="276" w:lineRule="auto"/>
              <w:jc w:val="left"/>
              <w:rPr>
                <w:rFonts w:cs="Arial"/>
                <w:lang w:val="es-ES"/>
              </w:rPr>
            </w:pPr>
            <w:r w:rsidRPr="00292DEB">
              <w:rPr>
                <w:rFonts w:cs="Arial"/>
                <w:lang w:val="es-ES"/>
              </w:rPr>
              <w:t>EL</w:t>
            </w:r>
          </w:p>
          <w:p w14:paraId="75493261" w14:textId="77777777" w:rsidR="004945ED" w:rsidRPr="00292DEB" w:rsidRDefault="004945ED" w:rsidP="004945ED">
            <w:pPr>
              <w:spacing w:line="276" w:lineRule="auto"/>
              <w:jc w:val="left"/>
              <w:rPr>
                <w:rFonts w:cs="Arial"/>
                <w:lang w:val="es-ES"/>
              </w:rPr>
            </w:pPr>
            <w:r w:rsidRPr="00292DEB">
              <w:rPr>
                <w:rFonts w:cs="Arial"/>
                <w:lang w:val="es-ES"/>
              </w:rPr>
              <w:lastRenderedPageBreak/>
              <w:t>EL</w:t>
            </w:r>
          </w:p>
          <w:p w14:paraId="141EA07D" w14:textId="77777777" w:rsidR="004945ED" w:rsidRPr="00292DEB" w:rsidRDefault="004945ED" w:rsidP="004945ED">
            <w:pPr>
              <w:spacing w:line="276" w:lineRule="auto"/>
              <w:jc w:val="left"/>
              <w:rPr>
                <w:rFonts w:cs="Arial"/>
                <w:lang w:val="es-ES"/>
              </w:rPr>
            </w:pPr>
            <w:r w:rsidRPr="00292DEB">
              <w:rPr>
                <w:rFonts w:cs="Arial"/>
                <w:lang w:val="es-ES"/>
              </w:rPr>
              <w:t>EL</w:t>
            </w:r>
          </w:p>
          <w:p w14:paraId="75FF8897" w14:textId="77777777" w:rsidR="004945ED" w:rsidRPr="00292DEB" w:rsidRDefault="004945ED" w:rsidP="004945ED">
            <w:pPr>
              <w:spacing w:line="276" w:lineRule="auto"/>
              <w:jc w:val="left"/>
              <w:rPr>
                <w:rFonts w:cs="Arial"/>
                <w:lang w:val="es-ES"/>
              </w:rPr>
            </w:pPr>
            <w:r w:rsidRPr="00292DEB">
              <w:rPr>
                <w:rFonts w:cs="Arial"/>
                <w:lang w:val="es-ES"/>
              </w:rPr>
              <w:t>EL</w:t>
            </w:r>
          </w:p>
          <w:p w14:paraId="6727F6FF" w14:textId="77777777" w:rsidR="004945ED" w:rsidRPr="00292DEB" w:rsidRDefault="004945ED" w:rsidP="004945ED">
            <w:pPr>
              <w:spacing w:line="276" w:lineRule="auto"/>
              <w:jc w:val="left"/>
              <w:rPr>
                <w:rFonts w:cs="Arial"/>
                <w:lang w:val="es-ES"/>
              </w:rPr>
            </w:pPr>
            <w:r w:rsidRPr="00292DEB">
              <w:rPr>
                <w:rFonts w:cs="Arial"/>
                <w:lang w:val="es-ES"/>
              </w:rPr>
              <w:t>EL</w:t>
            </w:r>
          </w:p>
          <w:p w14:paraId="033B9571" w14:textId="77777777" w:rsidR="004945ED" w:rsidRPr="00292DEB" w:rsidRDefault="004945ED" w:rsidP="004945ED">
            <w:pPr>
              <w:spacing w:line="276" w:lineRule="auto"/>
              <w:jc w:val="left"/>
              <w:rPr>
                <w:rFonts w:cs="Arial"/>
                <w:lang w:val="es-ES"/>
              </w:rPr>
            </w:pPr>
            <w:r w:rsidRPr="00292DEB">
              <w:rPr>
                <w:rFonts w:cs="Arial"/>
                <w:lang w:val="es-ES"/>
              </w:rPr>
              <w:t>EL</w:t>
            </w:r>
          </w:p>
          <w:p w14:paraId="1FE0CCBF" w14:textId="77777777" w:rsidR="004945ED" w:rsidRPr="00292DEB" w:rsidRDefault="004945ED" w:rsidP="004945ED">
            <w:pPr>
              <w:spacing w:line="276" w:lineRule="auto"/>
              <w:jc w:val="left"/>
              <w:rPr>
                <w:rFonts w:cs="Arial"/>
                <w:lang w:val="es-ES"/>
              </w:rPr>
            </w:pPr>
            <w:r w:rsidRPr="00292DEB">
              <w:rPr>
                <w:rFonts w:cs="Arial"/>
                <w:lang w:val="es-ES"/>
              </w:rPr>
              <w:t>EL</w:t>
            </w:r>
          </w:p>
          <w:p w14:paraId="0E1B73D0" w14:textId="77777777" w:rsidR="004945ED" w:rsidRPr="00292DEB" w:rsidRDefault="004945ED" w:rsidP="004945ED">
            <w:pPr>
              <w:spacing w:line="276" w:lineRule="auto"/>
              <w:jc w:val="left"/>
              <w:rPr>
                <w:rFonts w:cs="Arial"/>
                <w:lang w:val="es-ES"/>
              </w:rPr>
            </w:pPr>
            <w:r w:rsidRPr="00292DEB">
              <w:rPr>
                <w:rFonts w:cs="Arial"/>
                <w:lang w:val="es-ES"/>
              </w:rPr>
              <w:t>EL</w:t>
            </w:r>
          </w:p>
          <w:p w14:paraId="11F4240E" w14:textId="4E36B46D" w:rsidR="004945ED" w:rsidRPr="00292DEB" w:rsidRDefault="004945ED" w:rsidP="004945ED">
            <w:pPr>
              <w:spacing w:line="276" w:lineRule="auto"/>
              <w:jc w:val="left"/>
              <w:rPr>
                <w:rFonts w:cs="Arial"/>
                <w:b/>
                <w:lang w:val="es-ES"/>
              </w:rPr>
            </w:pPr>
            <w:r w:rsidRPr="00292DEB">
              <w:rPr>
                <w:rFonts w:cs="Arial"/>
                <w:lang w:val="es-ES"/>
              </w:rPr>
              <w:t>EL</w:t>
            </w:r>
          </w:p>
        </w:tc>
        <w:tc>
          <w:tcPr>
            <w:tcW w:w="1371" w:type="pct"/>
          </w:tcPr>
          <w:p w14:paraId="6E67266B" w14:textId="77777777" w:rsidR="004945ED" w:rsidRPr="00292DEB" w:rsidRDefault="004945ED" w:rsidP="004945ED">
            <w:pPr>
              <w:spacing w:line="276" w:lineRule="auto"/>
              <w:rPr>
                <w:rFonts w:cs="Arial"/>
              </w:rPr>
            </w:pPr>
            <w:r w:rsidRPr="00292DEB">
              <w:rPr>
                <w:rFonts w:cs="Arial"/>
              </w:rPr>
              <w:lastRenderedPageBreak/>
              <w:t xml:space="preserve">Generell fällt eine Selbstbeteiligung von </w:t>
            </w:r>
            <w:r w:rsidRPr="00292DEB">
              <w:rPr>
                <w:rFonts w:cs="Arial"/>
                <w:color w:val="800000"/>
              </w:rPr>
              <w:t>25</w:t>
            </w:r>
            <w:r w:rsidRPr="00292DEB">
              <w:rPr>
                <w:rFonts w:cs="Arial"/>
              </w:rPr>
              <w:t xml:space="preserve">% an, für ärztlich verordnete Arzneimittel. Jedoch variiert der Prozentsatz der Kostenbeteiligung abhängig von der </w:t>
            </w:r>
            <w:r w:rsidRPr="00292DEB">
              <w:rPr>
                <w:rFonts w:cs="Arial"/>
              </w:rPr>
              <w:lastRenderedPageBreak/>
              <w:t>Krankheit, für die die Arzneimittel verschrieben wurden.</w:t>
            </w:r>
          </w:p>
          <w:p w14:paraId="0639BD74" w14:textId="77777777" w:rsidR="004945ED" w:rsidRPr="00292DEB" w:rsidRDefault="004945ED" w:rsidP="004945ED">
            <w:pPr>
              <w:spacing w:line="276" w:lineRule="auto"/>
              <w:rPr>
                <w:rFonts w:cs="Arial"/>
                <w:b/>
                <w:color w:val="0000FF"/>
              </w:rPr>
            </w:pPr>
          </w:p>
          <w:p w14:paraId="7025B1E0" w14:textId="77777777" w:rsidR="004945ED" w:rsidRPr="00292DEB" w:rsidRDefault="004945ED" w:rsidP="004945ED">
            <w:pPr>
              <w:spacing w:line="276" w:lineRule="auto"/>
              <w:rPr>
                <w:rFonts w:cs="Arial"/>
              </w:rPr>
            </w:pPr>
            <w:r w:rsidRPr="00292DEB">
              <w:rPr>
                <w:rFonts w:cs="Arial"/>
              </w:rPr>
              <w:t xml:space="preserve">Beteiligung von </w:t>
            </w:r>
            <w:r w:rsidRPr="00292DEB">
              <w:rPr>
                <w:rFonts w:cs="Arial"/>
                <w:color w:val="800000"/>
              </w:rPr>
              <w:t>10%</w:t>
            </w:r>
            <w:r w:rsidRPr="00292DEB">
              <w:rPr>
                <w:rFonts w:cs="Arial"/>
              </w:rPr>
              <w:t xml:space="preserve"> an den Kosten für verschriebene Medikamente gegen bestimmte Krankheiten (Parkinson, Valvulopathien (Herzklappenschäden), Myasthenia usw.). </w:t>
            </w:r>
          </w:p>
          <w:p w14:paraId="7125DB0E" w14:textId="77777777" w:rsidR="004945ED" w:rsidRPr="00292DEB" w:rsidRDefault="004945ED" w:rsidP="004945ED">
            <w:pPr>
              <w:spacing w:line="276" w:lineRule="auto"/>
              <w:rPr>
                <w:rFonts w:cs="Arial"/>
                <w:b/>
                <w:color w:val="0000FF"/>
              </w:rPr>
            </w:pPr>
          </w:p>
          <w:p w14:paraId="54518B84" w14:textId="77777777" w:rsidR="004945ED" w:rsidRPr="00292DEB" w:rsidRDefault="004945ED" w:rsidP="004945ED">
            <w:pPr>
              <w:spacing w:line="276" w:lineRule="auto"/>
              <w:rPr>
                <w:rFonts w:cs="Arial"/>
              </w:rPr>
            </w:pPr>
            <w:r w:rsidRPr="00292DEB">
              <w:rPr>
                <w:rFonts w:cs="Arial"/>
              </w:rPr>
              <w:t>Keine Selbstbeteiligung bei Arbeitsunfällen, für Medikamente während der Schwangerschaft und bei chronischen Krankheiten (Krebs, Tetraplegie, Paraplegie (Querschnittslähmung), Dialyse, Psychose, Thalassämie, Tuberkulose</w:t>
            </w:r>
            <w:r w:rsidRPr="00292DEB">
              <w:rPr>
                <w:rFonts w:cs="Arial"/>
                <w:color w:val="FF0000"/>
              </w:rPr>
              <w:t xml:space="preserve"> </w:t>
            </w:r>
            <w:r w:rsidRPr="00292DEB">
              <w:rPr>
                <w:rFonts w:cs="Arial"/>
              </w:rPr>
              <w:t>etc.). Gefährdete soziale Gruppen sind von der Eigenbeteilung befreit und zahlen nur den Unterschiedsbetrag zwischen dem Verkaufspreis und dem Rückerstattungspreis.</w:t>
            </w:r>
          </w:p>
          <w:p w14:paraId="5762224A" w14:textId="77777777" w:rsidR="004945ED" w:rsidRPr="00292DEB" w:rsidRDefault="004945ED" w:rsidP="004945ED">
            <w:pPr>
              <w:spacing w:line="276" w:lineRule="auto"/>
              <w:rPr>
                <w:rFonts w:cs="Arial"/>
              </w:rPr>
            </w:pPr>
          </w:p>
          <w:p w14:paraId="6ACA5AD4" w14:textId="77777777" w:rsidR="004945ED" w:rsidRPr="00292DEB" w:rsidRDefault="004945ED" w:rsidP="004945ED">
            <w:pPr>
              <w:spacing w:line="276" w:lineRule="auto"/>
              <w:rPr>
                <w:rFonts w:cs="Arial"/>
              </w:rPr>
            </w:pPr>
            <w:r w:rsidRPr="00292DEB">
              <w:rPr>
                <w:rFonts w:cs="Arial"/>
              </w:rPr>
              <w:t xml:space="preserve">Liegen die Medikamentenkosten über der Erstattungssumme, darf der vom Patienten gezahlte Betrag (oberhalb der gesetzlichen Zuzahlung) </w:t>
            </w:r>
            <w:r w:rsidRPr="00292DEB">
              <w:rPr>
                <w:rFonts w:cs="Arial"/>
                <w:color w:val="FF00FF"/>
              </w:rPr>
              <w:t xml:space="preserve">€20 </w:t>
            </w:r>
            <w:r w:rsidRPr="00292DEB">
              <w:rPr>
                <w:rFonts w:cs="Arial"/>
              </w:rPr>
              <w:t>je Packung nicht überschreiten.</w:t>
            </w:r>
          </w:p>
          <w:p w14:paraId="700B7112" w14:textId="77777777" w:rsidR="004945ED" w:rsidRPr="00292DEB" w:rsidRDefault="004945ED" w:rsidP="004945ED">
            <w:pPr>
              <w:spacing w:line="276" w:lineRule="auto"/>
              <w:rPr>
                <w:rFonts w:cs="Arial"/>
                <w:strike/>
              </w:rPr>
            </w:pPr>
          </w:p>
          <w:p w14:paraId="01FDBBB3" w14:textId="77777777" w:rsidR="004945ED" w:rsidRPr="00292DEB" w:rsidRDefault="004945ED" w:rsidP="004945ED">
            <w:pPr>
              <w:spacing w:line="276" w:lineRule="auto"/>
              <w:rPr>
                <w:rFonts w:cs="Arial"/>
              </w:rPr>
            </w:pPr>
            <w:r w:rsidRPr="00292DEB">
              <w:rPr>
                <w:rFonts w:cs="Arial"/>
              </w:rPr>
              <w:t xml:space="preserve">Es werden keine Gebühren erhoben für bestimmte teure Medikamente, die von Apotheken, die zu öffentlichen Krankenhäusern oder der </w:t>
            </w:r>
            <w:r w:rsidRPr="00292DEB">
              <w:rPr>
                <w:rFonts w:cs="Arial"/>
                <w:color w:val="008000"/>
              </w:rPr>
              <w:t>Nationalen Organisation Bereitstellung von Gesundheitsdienstleistungen (EOPYY)</w:t>
            </w:r>
            <w:r w:rsidRPr="00292DEB">
              <w:rPr>
                <w:rFonts w:cs="Arial"/>
              </w:rPr>
              <w:t xml:space="preserve"> </w:t>
            </w:r>
            <w:r w:rsidRPr="00292DEB">
              <w:rPr>
                <w:rFonts w:cs="Arial"/>
                <w:i/>
                <w:color w:val="008080"/>
              </w:rPr>
              <w:t xml:space="preserve">(ΕΝΙΑΙΟΣ ΟΡΓΑΝΙΣΜΟΣ ΠΑΡΟΧΩΝ ΥΠΗΡΕΣΙΩΝ ΥΓΕΙΑΣ - ΕΟΠΥΥ) </w:t>
            </w:r>
            <w:r w:rsidRPr="00292DEB">
              <w:rPr>
                <w:rFonts w:cs="Arial"/>
              </w:rPr>
              <w:t>gehören, oder von privaten Apotheken ausgegeben werden.</w:t>
            </w:r>
          </w:p>
          <w:p w14:paraId="7E1674C0" w14:textId="77777777" w:rsidR="004945ED" w:rsidRPr="00292DEB" w:rsidRDefault="004945ED" w:rsidP="004945ED">
            <w:pPr>
              <w:spacing w:line="276" w:lineRule="auto"/>
              <w:rPr>
                <w:rFonts w:cs="Arial"/>
                <w:b/>
                <w:color w:val="FF0000"/>
              </w:rPr>
            </w:pPr>
          </w:p>
          <w:p w14:paraId="3E89E8D5" w14:textId="77777777" w:rsidR="004945ED" w:rsidRPr="00292DEB" w:rsidRDefault="004945ED" w:rsidP="004945ED">
            <w:pPr>
              <w:shd w:val="clear" w:color="auto" w:fill="FFFFFF"/>
              <w:spacing w:line="276" w:lineRule="auto"/>
              <w:rPr>
                <w:rFonts w:eastAsia="Arial" w:cs="Arial"/>
              </w:rPr>
            </w:pPr>
            <w:r w:rsidRPr="00292DEB">
              <w:rPr>
                <w:rFonts w:eastAsia="Arial" w:cs="Arial"/>
              </w:rPr>
              <w:t xml:space="preserve">Keine Zuzahlungen für Rentner, die aufgrund dessen Abschaffung keinen </w:t>
            </w:r>
            <w:r w:rsidRPr="00292DEB">
              <w:rPr>
                <w:rFonts w:cs="Arial"/>
                <w:color w:val="008000"/>
              </w:rPr>
              <w:t>Solidaritätszuschlag für Rentenempfänger</w:t>
            </w:r>
            <w:r w:rsidRPr="00292DEB">
              <w:rPr>
                <w:rFonts w:eastAsia="Arial" w:cs="Arial"/>
                <w:color w:val="008000"/>
              </w:rPr>
              <w:t xml:space="preserve"> (EKAS) </w:t>
            </w:r>
            <w:r w:rsidRPr="00292DEB">
              <w:rPr>
                <w:rFonts w:eastAsia="Arial" w:cs="Arial"/>
              </w:rPr>
              <w:t>mehr beziehen sowie für deren Familienmitglieder.</w:t>
            </w:r>
          </w:p>
          <w:p w14:paraId="47C1A350" w14:textId="77777777" w:rsidR="004945ED" w:rsidRPr="00292DEB" w:rsidRDefault="004945ED" w:rsidP="004945ED">
            <w:pPr>
              <w:spacing w:line="276" w:lineRule="auto"/>
              <w:rPr>
                <w:rFonts w:cs="Arial"/>
              </w:rPr>
            </w:pPr>
          </w:p>
        </w:tc>
        <w:tc>
          <w:tcPr>
            <w:tcW w:w="1370" w:type="pct"/>
          </w:tcPr>
          <w:p w14:paraId="0D7F7B93" w14:textId="77777777" w:rsidR="004945ED" w:rsidRPr="00292DEB" w:rsidRDefault="004945ED" w:rsidP="004945ED">
            <w:pPr>
              <w:spacing w:line="276" w:lineRule="auto"/>
              <w:rPr>
                <w:rFonts w:cs="Arial"/>
                <w:lang w:val="fr-BE"/>
              </w:rPr>
            </w:pPr>
            <w:r w:rsidRPr="00292DEB">
              <w:rPr>
                <w:rFonts w:cs="Arial"/>
                <w:lang w:val="fr-BE"/>
              </w:rPr>
              <w:lastRenderedPageBreak/>
              <w:t xml:space="preserve">En règle générale, une participation de </w:t>
            </w:r>
            <w:r w:rsidRPr="00292DEB">
              <w:rPr>
                <w:rFonts w:cs="Arial"/>
                <w:color w:val="800000"/>
                <w:lang w:val="fr-BE"/>
              </w:rPr>
              <w:t>25%</w:t>
            </w:r>
            <w:r w:rsidRPr="00292DEB">
              <w:rPr>
                <w:rFonts w:cs="Arial"/>
                <w:lang w:val="fr-BE"/>
              </w:rPr>
              <w:t xml:space="preserve"> s’applique pour les médicaments prescrits par un médecin. Cependant, le pourcentage de participation aux coûts varie en fonction </w:t>
            </w:r>
            <w:r w:rsidRPr="00292DEB">
              <w:rPr>
                <w:rFonts w:cs="Arial"/>
                <w:lang w:val="fr-BE"/>
              </w:rPr>
              <w:lastRenderedPageBreak/>
              <w:t>de la maladie pour laquelle le médicament a été prescrit.</w:t>
            </w:r>
          </w:p>
          <w:p w14:paraId="6EB46C59" w14:textId="77777777" w:rsidR="004945ED" w:rsidRPr="00292DEB" w:rsidRDefault="004945ED" w:rsidP="004945ED">
            <w:pPr>
              <w:keepNext/>
              <w:spacing w:line="276" w:lineRule="auto"/>
              <w:outlineLvl w:val="2"/>
              <w:rPr>
                <w:rFonts w:cs="Arial"/>
                <w:b/>
                <w:color w:val="0000FF"/>
                <w:lang w:val="fr-BE"/>
              </w:rPr>
            </w:pPr>
          </w:p>
          <w:p w14:paraId="1AAD8A25" w14:textId="0B9273E1" w:rsidR="004945ED" w:rsidRPr="00292DEB" w:rsidRDefault="004945ED" w:rsidP="004945ED">
            <w:pPr>
              <w:spacing w:line="276" w:lineRule="auto"/>
              <w:rPr>
                <w:rFonts w:cs="Arial"/>
                <w:lang w:val="fr-BE"/>
              </w:rPr>
            </w:pPr>
            <w:r w:rsidRPr="00292DEB">
              <w:rPr>
                <w:rFonts w:cs="Arial"/>
                <w:lang w:val="fr-BE"/>
              </w:rPr>
              <w:t xml:space="preserve">Participation de </w:t>
            </w:r>
            <w:r w:rsidRPr="00292DEB">
              <w:rPr>
                <w:rFonts w:cs="Arial"/>
                <w:color w:val="800000"/>
                <w:lang w:val="fr-BE"/>
              </w:rPr>
              <w:t>10%</w:t>
            </w:r>
            <w:r w:rsidRPr="00292DEB">
              <w:rPr>
                <w:rFonts w:cs="Arial"/>
                <w:lang w:val="fr-BE"/>
              </w:rPr>
              <w:t xml:space="preserve"> aux coûts des médicaments prescrits pour certaines maladies (maladie de Parkinson, myasthénie, </w:t>
            </w:r>
            <w:proofErr w:type="spellStart"/>
            <w:r w:rsidRPr="00292DEB">
              <w:rPr>
                <w:rFonts w:cs="Arial"/>
                <w:lang w:val="fr-BE"/>
              </w:rPr>
              <w:t>valvulopathie,etc</w:t>
            </w:r>
            <w:proofErr w:type="spellEnd"/>
            <w:r w:rsidRPr="00292DEB">
              <w:rPr>
                <w:rFonts w:cs="Arial"/>
                <w:lang w:val="fr-BE"/>
              </w:rPr>
              <w:t xml:space="preserve">.). </w:t>
            </w:r>
          </w:p>
          <w:p w14:paraId="0E997201" w14:textId="77777777" w:rsidR="004945ED" w:rsidRPr="00292DEB" w:rsidRDefault="004945ED" w:rsidP="004945ED">
            <w:pPr>
              <w:keepNext/>
              <w:spacing w:line="276" w:lineRule="auto"/>
              <w:outlineLvl w:val="2"/>
              <w:rPr>
                <w:rFonts w:cs="Arial"/>
                <w:b/>
                <w:color w:val="0000FF"/>
                <w:lang w:val="fr-BE"/>
              </w:rPr>
            </w:pPr>
          </w:p>
          <w:p w14:paraId="2FB74B8F" w14:textId="77777777" w:rsidR="004945ED" w:rsidRPr="00292DEB" w:rsidRDefault="004945ED" w:rsidP="004945ED">
            <w:pPr>
              <w:spacing w:line="276" w:lineRule="auto"/>
              <w:rPr>
                <w:rFonts w:cs="Arial"/>
                <w:lang w:val="fr-BE"/>
              </w:rPr>
            </w:pPr>
            <w:r w:rsidRPr="00292DEB">
              <w:rPr>
                <w:rFonts w:cs="Arial"/>
                <w:lang w:val="fr-BE"/>
              </w:rPr>
              <w:t>Pas de participation en cas d’accident du travail, les médicaments de maternité et en cas de maladies chroniques (cancer, quadriplégie, paraplégie, patients sous hémodialyse, psychose, thalassémie, tuberculose, etc.). L</w:t>
            </w:r>
            <w:r w:rsidRPr="00292DEB">
              <w:rPr>
                <w:rFonts w:eastAsia="Arial" w:cs="Arial"/>
                <w:lang w:val="fr-BE"/>
              </w:rPr>
              <w:t>es groupes sociaux vulnérables sont exonérés du paiement de la quote-part et ils ne paient que la différence entre le prix de détail et le prix de remboursement.</w:t>
            </w:r>
          </w:p>
          <w:p w14:paraId="25DA7375" w14:textId="77777777" w:rsidR="004945ED" w:rsidRPr="00292DEB" w:rsidRDefault="004945ED" w:rsidP="004945ED">
            <w:pPr>
              <w:keepNext/>
              <w:spacing w:line="276" w:lineRule="auto"/>
              <w:outlineLvl w:val="2"/>
              <w:rPr>
                <w:rFonts w:cs="Arial"/>
                <w:lang w:val="fr-BE"/>
              </w:rPr>
            </w:pPr>
          </w:p>
          <w:p w14:paraId="488C266C" w14:textId="77777777" w:rsidR="004945ED" w:rsidRPr="00292DEB" w:rsidRDefault="004945ED" w:rsidP="004945ED">
            <w:pPr>
              <w:spacing w:line="276" w:lineRule="auto"/>
              <w:rPr>
                <w:rFonts w:cs="Arial"/>
                <w:lang w:val="fr-BE"/>
              </w:rPr>
            </w:pPr>
            <w:r w:rsidRPr="00292DEB">
              <w:rPr>
                <w:rFonts w:cs="Arial"/>
                <w:lang w:val="fr-BE"/>
              </w:rPr>
              <w:t xml:space="preserve">Quand le prix d’un médicament est plus élevé que le prix de remboursement, le montant payé par le patient (au-delà du </w:t>
            </w:r>
            <w:proofErr w:type="spellStart"/>
            <w:r w:rsidRPr="00292DEB">
              <w:rPr>
                <w:rFonts w:cs="Arial"/>
                <w:lang w:val="fr-BE"/>
              </w:rPr>
              <w:t>co-paiement</w:t>
            </w:r>
            <w:proofErr w:type="spellEnd"/>
            <w:r w:rsidRPr="00292DEB">
              <w:rPr>
                <w:rFonts w:cs="Arial"/>
                <w:lang w:val="fr-BE"/>
              </w:rPr>
              <w:t xml:space="preserve"> statutaire) ne peut pas dépasser </w:t>
            </w:r>
            <w:r w:rsidRPr="00292DEB">
              <w:rPr>
                <w:rFonts w:cs="Arial"/>
                <w:color w:val="FF00FF"/>
                <w:lang w:val="fr-BE"/>
              </w:rPr>
              <w:t xml:space="preserve">€20 </w:t>
            </w:r>
            <w:r w:rsidRPr="00292DEB">
              <w:rPr>
                <w:rFonts w:cs="Arial"/>
                <w:lang w:val="fr-BE"/>
              </w:rPr>
              <w:t>par paquet (</w:t>
            </w:r>
            <w:r w:rsidRPr="00292DEB">
              <w:rPr>
                <w:rFonts w:cs="Arial"/>
                <w:color w:val="FF00FF"/>
                <w:lang w:val="fr-BE"/>
              </w:rPr>
              <w:t xml:space="preserve">€3 </w:t>
            </w:r>
            <w:r w:rsidRPr="00292DEB">
              <w:rPr>
                <w:rFonts w:cs="Arial"/>
                <w:lang w:val="fr-BE"/>
              </w:rPr>
              <w:t>par paquet pour les médicaments génériques).</w:t>
            </w:r>
          </w:p>
          <w:p w14:paraId="43AACBAF" w14:textId="77777777" w:rsidR="004945ED" w:rsidRPr="00292DEB" w:rsidRDefault="004945ED" w:rsidP="004945ED">
            <w:pPr>
              <w:keepNext/>
              <w:spacing w:line="276" w:lineRule="auto"/>
              <w:outlineLvl w:val="2"/>
              <w:rPr>
                <w:rFonts w:cs="Arial"/>
                <w:strike/>
                <w:lang w:val="fr-BE"/>
              </w:rPr>
            </w:pPr>
          </w:p>
          <w:p w14:paraId="0A54D93C" w14:textId="77777777" w:rsidR="004945ED" w:rsidRPr="00292DEB" w:rsidRDefault="004945ED" w:rsidP="004945ED">
            <w:pPr>
              <w:spacing w:line="276" w:lineRule="auto"/>
              <w:rPr>
                <w:rFonts w:cs="Arial"/>
                <w:lang w:val="fr-BE"/>
              </w:rPr>
            </w:pPr>
            <w:r w:rsidRPr="00292DEB">
              <w:rPr>
                <w:rFonts w:cs="Arial"/>
                <w:lang w:val="fr-BE"/>
              </w:rPr>
              <w:t>Pas de participation pour les médicaments à haut coût spécifiques distribués par les pharmacies faisant partie des Hôpitaux Publics, de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w:t>
            </w:r>
            <w:r w:rsidRPr="00292DEB">
              <w:rPr>
                <w:rFonts w:cs="Arial"/>
                <w:lang w:val="fr-BE"/>
              </w:rPr>
              <w:t xml:space="preserve"> - </w:t>
            </w:r>
            <w:r w:rsidRPr="00292DEB">
              <w:rPr>
                <w:rFonts w:cs="Arial"/>
                <w:i/>
                <w:color w:val="008080"/>
                <w:lang w:val="fr-BE"/>
              </w:rPr>
              <w:t>ΕΟΠΥΥ),</w:t>
            </w:r>
            <w:r w:rsidRPr="00292DEB">
              <w:rPr>
                <w:rFonts w:cs="Arial"/>
                <w:lang w:val="fr-BE"/>
              </w:rPr>
              <w:t xml:space="preserve"> ou par des pharmacies privées.</w:t>
            </w:r>
          </w:p>
          <w:p w14:paraId="741E9268" w14:textId="77777777" w:rsidR="004945ED" w:rsidRPr="00292DEB" w:rsidRDefault="004945ED" w:rsidP="004945ED">
            <w:pPr>
              <w:spacing w:line="276" w:lineRule="auto"/>
              <w:rPr>
                <w:rFonts w:cs="Arial"/>
                <w:b/>
                <w:color w:val="FF0000"/>
                <w:lang w:val="fr-BE"/>
              </w:rPr>
            </w:pPr>
          </w:p>
          <w:p w14:paraId="53E3A826" w14:textId="77777777" w:rsidR="004945ED" w:rsidRPr="00292DEB" w:rsidRDefault="004945ED" w:rsidP="004945ED">
            <w:pPr>
              <w:shd w:val="clear" w:color="auto" w:fill="FFFFFF"/>
              <w:spacing w:line="276" w:lineRule="auto"/>
              <w:rPr>
                <w:rFonts w:eastAsia="Arial" w:cs="Arial"/>
                <w:lang w:val="fr-BE"/>
              </w:rPr>
            </w:pPr>
            <w:r w:rsidRPr="00292DEB">
              <w:rPr>
                <w:rFonts w:eastAsia="Arial" w:cs="Arial"/>
                <w:lang w:val="fr-BE"/>
              </w:rPr>
              <w:t xml:space="preserve">Pas de ticket modérateur pour les retraités qui ne perçoivent plus la </w:t>
            </w:r>
            <w:r w:rsidRPr="00292DEB">
              <w:rPr>
                <w:rFonts w:eastAsia="Arial" w:cs="Arial"/>
                <w:color w:val="008000"/>
                <w:lang w:val="fr-BE"/>
              </w:rPr>
              <w:t>prestation de solidarité pour pensionnés (EKAS)</w:t>
            </w:r>
            <w:r w:rsidRPr="00292DEB">
              <w:rPr>
                <w:rFonts w:eastAsia="Arial" w:cs="Arial"/>
                <w:lang w:val="fr-BE"/>
              </w:rPr>
              <w:t xml:space="preserve"> en raison de sa suppression, de même que pour les membres de leur famille. </w:t>
            </w:r>
          </w:p>
          <w:p w14:paraId="54DBDC18" w14:textId="77777777" w:rsidR="004945ED" w:rsidRPr="00292DEB" w:rsidRDefault="004945ED" w:rsidP="004945ED">
            <w:pPr>
              <w:spacing w:line="276" w:lineRule="auto"/>
              <w:rPr>
                <w:rFonts w:cs="Arial"/>
                <w:lang w:val="fr-BE"/>
              </w:rPr>
            </w:pPr>
          </w:p>
        </w:tc>
        <w:tc>
          <w:tcPr>
            <w:tcW w:w="1370" w:type="pct"/>
          </w:tcPr>
          <w:p w14:paraId="3EB6952F"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E-II-20-EL</w:t>
            </w:r>
          </w:p>
          <w:p w14:paraId="7D860C94" w14:textId="77777777" w:rsidR="004945ED" w:rsidRPr="00292DEB" w:rsidRDefault="004945ED" w:rsidP="004945ED">
            <w:pPr>
              <w:pStyle w:val="Normal0"/>
              <w:pBdr>
                <w:top w:val="nil"/>
                <w:left w:val="nil"/>
                <w:bottom w:val="nil"/>
                <w:right w:val="nil"/>
                <w:between w:val="nil"/>
              </w:pBdr>
              <w:spacing w:before="0" w:after="0"/>
              <w:rPr>
                <w:b/>
                <w:color w:val="0000FF"/>
                <w:sz w:val="15"/>
                <w:szCs w:val="15"/>
                <w:lang w:val="en-GB"/>
              </w:rPr>
            </w:pPr>
            <w:proofErr w:type="gramStart"/>
            <w:r w:rsidRPr="00292DEB">
              <w:rPr>
                <w:color w:val="000000"/>
                <w:sz w:val="15"/>
                <w:szCs w:val="15"/>
                <w:lang w:val="en-GB"/>
              </w:rPr>
              <w:t>As a general rule</w:t>
            </w:r>
            <w:proofErr w:type="gramEnd"/>
            <w:r w:rsidRPr="00292DEB">
              <w:rPr>
                <w:color w:val="000000"/>
                <w:sz w:val="15"/>
                <w:szCs w:val="15"/>
                <w:lang w:val="en-GB"/>
              </w:rPr>
              <w:t xml:space="preserve">, a charge of </w:t>
            </w:r>
            <w:r w:rsidRPr="00292DEB">
              <w:rPr>
                <w:color w:val="800000"/>
                <w:sz w:val="15"/>
                <w:szCs w:val="15"/>
                <w:lang w:val="en-GB"/>
              </w:rPr>
              <w:t>25%</w:t>
            </w:r>
            <w:r w:rsidRPr="00292DEB">
              <w:rPr>
                <w:color w:val="000000"/>
                <w:sz w:val="15"/>
                <w:szCs w:val="15"/>
                <w:lang w:val="en-GB"/>
              </w:rPr>
              <w:t xml:space="preserve"> applies for medicines prescribed by a doctor. However, the percentage of cost </w:t>
            </w:r>
            <w:r w:rsidRPr="00292DEB">
              <w:rPr>
                <w:color w:val="000000"/>
                <w:sz w:val="15"/>
                <w:szCs w:val="15"/>
                <w:lang w:val="en-GB"/>
              </w:rPr>
              <w:lastRenderedPageBreak/>
              <w:t>participation varies depending on the illness for which the medicament is prescribed.</w:t>
            </w:r>
          </w:p>
          <w:p w14:paraId="1A9D882C" w14:textId="77777777" w:rsidR="004945ED" w:rsidRPr="00292DEB" w:rsidRDefault="004945ED" w:rsidP="004945ED">
            <w:pPr>
              <w:pStyle w:val="Normal0"/>
              <w:pBdr>
                <w:top w:val="nil"/>
                <w:left w:val="nil"/>
                <w:bottom w:val="nil"/>
                <w:right w:val="nil"/>
                <w:between w:val="nil"/>
              </w:pBdr>
              <w:spacing w:before="0" w:after="0"/>
              <w:rPr>
                <w:b/>
                <w:color w:val="0000FF"/>
                <w:sz w:val="15"/>
                <w:szCs w:val="15"/>
                <w:lang w:val="en-GB"/>
              </w:rPr>
            </w:pPr>
          </w:p>
          <w:p w14:paraId="287DC3F2"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800000"/>
                <w:sz w:val="15"/>
                <w:szCs w:val="15"/>
                <w:lang w:val="en-GB"/>
              </w:rPr>
              <w:t>10%</w:t>
            </w:r>
            <w:r w:rsidRPr="00292DEB">
              <w:rPr>
                <w:color w:val="000000" w:themeColor="text1"/>
                <w:sz w:val="15"/>
                <w:szCs w:val="15"/>
                <w:lang w:val="en-GB"/>
              </w:rPr>
              <w:t xml:space="preserve"> contribution to the cost of medication prescribed for certain illnesses (Parkinson's disease, </w:t>
            </w:r>
            <w:proofErr w:type="spellStart"/>
            <w:r w:rsidRPr="00292DEB">
              <w:rPr>
                <w:color w:val="000000" w:themeColor="text1"/>
                <w:sz w:val="15"/>
                <w:szCs w:val="15"/>
                <w:lang w:val="en-GB"/>
              </w:rPr>
              <w:t>valvulopathy</w:t>
            </w:r>
            <w:proofErr w:type="spellEnd"/>
            <w:r w:rsidRPr="00292DEB">
              <w:rPr>
                <w:color w:val="000000" w:themeColor="text1"/>
                <w:sz w:val="15"/>
                <w:szCs w:val="15"/>
                <w:lang w:val="en-GB"/>
              </w:rPr>
              <w:t>, myasthenia, etc.).</w:t>
            </w:r>
          </w:p>
          <w:p w14:paraId="7BD2EB16"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6591927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No charges payable in the event of an accident at work, for medication during pregnancy and for chronic illnesses (cancer, quadriplegia, paraplegia, haemodialysis, psychosis, thalassaemia, tuberculosis etc.). </w:t>
            </w:r>
            <w:ins w:id="129" w:author="Author">
              <w:r w:rsidRPr="00292DEB">
                <w:rPr>
                  <w:color w:val="000000" w:themeColor="text1"/>
                  <w:sz w:val="15"/>
                  <w:szCs w:val="15"/>
                  <w:lang w:val="en-GB"/>
                </w:rPr>
                <w:t xml:space="preserve">People with </w:t>
              </w:r>
              <w:r w:rsidRPr="00292DEB">
                <w:rPr>
                  <w:color w:val="C00000"/>
                  <w:sz w:val="15"/>
                  <w:szCs w:val="15"/>
                  <w:lang w:val="en-GB"/>
                </w:rPr>
                <w:t xml:space="preserve">80% </w:t>
              </w:r>
              <w:r w:rsidRPr="00292DEB">
                <w:rPr>
                  <w:color w:val="000000" w:themeColor="text1"/>
                  <w:sz w:val="15"/>
                  <w:szCs w:val="15"/>
                  <w:lang w:val="en-GB"/>
                </w:rPr>
                <w:t xml:space="preserve">visual impairment do not pay a co-payment for all medications administered to treat their condition. </w:t>
              </w:r>
            </w:ins>
            <w:r w:rsidRPr="00292DEB">
              <w:rPr>
                <w:color w:val="000000" w:themeColor="text1"/>
                <w:sz w:val="15"/>
                <w:szCs w:val="15"/>
                <w:lang w:val="en-GB"/>
              </w:rPr>
              <w:t xml:space="preserve">Vulnerable social groups are exempted from </w:t>
            </w:r>
            <w:proofErr w:type="gramStart"/>
            <w:r w:rsidRPr="00292DEB">
              <w:rPr>
                <w:color w:val="000000" w:themeColor="text1"/>
                <w:sz w:val="15"/>
                <w:szCs w:val="15"/>
                <w:lang w:val="en-GB"/>
              </w:rPr>
              <w:t>co-payment</w:t>
            </w:r>
            <w:proofErr w:type="gramEnd"/>
            <w:r w:rsidRPr="00292DEB">
              <w:rPr>
                <w:color w:val="000000" w:themeColor="text1"/>
                <w:sz w:val="15"/>
                <w:szCs w:val="15"/>
                <w:lang w:val="en-GB"/>
              </w:rPr>
              <w:t xml:space="preserve"> and they only pay the difference between retail price and reimbursement price.</w:t>
            </w:r>
          </w:p>
          <w:p w14:paraId="1CACD997" w14:textId="77777777" w:rsidR="004945ED" w:rsidRPr="00292DEB" w:rsidRDefault="004945ED" w:rsidP="004945ED">
            <w:pPr>
              <w:pStyle w:val="Normal0"/>
              <w:pBdr>
                <w:top w:val="nil"/>
                <w:left w:val="nil"/>
                <w:bottom w:val="nil"/>
                <w:right w:val="nil"/>
                <w:between w:val="nil"/>
              </w:pBdr>
              <w:spacing w:before="0" w:after="0"/>
              <w:rPr>
                <w:color w:val="000000"/>
                <w:sz w:val="15"/>
                <w:szCs w:val="15"/>
                <w:lang w:val="en-GB"/>
              </w:rPr>
            </w:pPr>
          </w:p>
          <w:p w14:paraId="2E244116" w14:textId="77777777" w:rsidR="004945ED" w:rsidRPr="00292DEB" w:rsidRDefault="004945ED" w:rsidP="004945ED">
            <w:pPr>
              <w:rPr>
                <w:rFonts w:cs="Arial"/>
                <w:color w:val="000000" w:themeColor="text1"/>
                <w:lang w:val="en-GB"/>
              </w:rPr>
            </w:pPr>
            <w:r w:rsidRPr="00292DEB">
              <w:rPr>
                <w:rFonts w:cs="Arial"/>
                <w:color w:val="000000" w:themeColor="text1"/>
                <w:lang w:val="en-GB"/>
              </w:rPr>
              <w:t xml:space="preserve">When the price of a medicine is above the reimbursement price, the amount paid by the patient (beyond the statutory co-payment) cannot exceed </w:t>
            </w:r>
            <w:r w:rsidRPr="00292DEB">
              <w:rPr>
                <w:rFonts w:cs="Arial"/>
                <w:color w:val="FF00FF"/>
                <w:lang w:val="en-GB"/>
              </w:rPr>
              <w:t xml:space="preserve">€20 </w:t>
            </w:r>
            <w:r w:rsidRPr="00292DEB">
              <w:rPr>
                <w:rFonts w:cs="Arial"/>
                <w:color w:val="000000" w:themeColor="text1"/>
                <w:lang w:val="en-GB"/>
              </w:rPr>
              <w:t>per pack (</w:t>
            </w:r>
            <w:r w:rsidRPr="00292DEB">
              <w:rPr>
                <w:rFonts w:cs="Arial"/>
                <w:color w:val="FF00FF"/>
                <w:lang w:val="en-GB"/>
              </w:rPr>
              <w:t xml:space="preserve">€3 </w:t>
            </w:r>
            <w:r w:rsidRPr="00292DEB">
              <w:rPr>
                <w:rFonts w:cs="Arial"/>
                <w:color w:val="000000" w:themeColor="text1"/>
                <w:lang w:val="en-GB"/>
              </w:rPr>
              <w:t>per pack for generics).</w:t>
            </w:r>
          </w:p>
          <w:p w14:paraId="3FE1AA8E" w14:textId="77777777" w:rsidR="004945ED" w:rsidRPr="00292DEB" w:rsidRDefault="004945ED" w:rsidP="004945ED">
            <w:pPr>
              <w:rPr>
                <w:rFonts w:cs="Arial"/>
                <w:strike/>
                <w:color w:val="000000"/>
                <w:lang w:val="en-GB"/>
              </w:rPr>
            </w:pPr>
          </w:p>
          <w:p w14:paraId="4F58E0F4" w14:textId="77777777" w:rsidR="004945ED" w:rsidRPr="00292DEB" w:rsidRDefault="004945ED" w:rsidP="004945ED">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No charges for specific </w:t>
            </w:r>
            <w:proofErr w:type="gramStart"/>
            <w:r w:rsidRPr="00292DEB">
              <w:rPr>
                <w:color w:val="000000"/>
                <w:sz w:val="15"/>
                <w:szCs w:val="15"/>
                <w:lang w:val="en-GB"/>
              </w:rPr>
              <w:t>high cost</w:t>
            </w:r>
            <w:proofErr w:type="gramEnd"/>
            <w:r w:rsidRPr="00292DEB">
              <w:rPr>
                <w:color w:val="000000"/>
                <w:sz w:val="15"/>
                <w:szCs w:val="15"/>
                <w:lang w:val="en-GB"/>
              </w:rPr>
              <w:t xml:space="preserve"> drugs dispensed by pharmacies that are part of Public Hospitals or part of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 xml:space="preserve"> or by private pharmacies.</w:t>
            </w:r>
          </w:p>
          <w:p w14:paraId="1FBAC28A" w14:textId="77777777" w:rsidR="004945ED" w:rsidRPr="00292DEB" w:rsidRDefault="004945ED" w:rsidP="004945ED">
            <w:pPr>
              <w:pStyle w:val="Normal0"/>
              <w:pBdr>
                <w:top w:val="nil"/>
                <w:left w:val="nil"/>
                <w:bottom w:val="nil"/>
                <w:right w:val="nil"/>
                <w:between w:val="nil"/>
              </w:pBdr>
              <w:spacing w:before="0" w:after="0"/>
              <w:rPr>
                <w:b/>
                <w:color w:val="000000"/>
                <w:sz w:val="15"/>
                <w:szCs w:val="15"/>
                <w:lang w:val="en-GB"/>
              </w:rPr>
            </w:pPr>
          </w:p>
          <w:p w14:paraId="5AC5F010" w14:textId="77777777" w:rsidR="004945ED" w:rsidRPr="00292DEB" w:rsidRDefault="004945ED" w:rsidP="004945ED">
            <w:pPr>
              <w:pStyle w:val="Normal0"/>
              <w:pBdr>
                <w:top w:val="nil"/>
                <w:left w:val="nil"/>
                <w:bottom w:val="nil"/>
                <w:right w:val="nil"/>
                <w:between w:val="nil"/>
              </w:pBdr>
              <w:shd w:val="clear" w:color="auto" w:fill="FFFFFF"/>
              <w:spacing w:before="0" w:after="0"/>
              <w:rPr>
                <w:strike/>
                <w:color w:val="000000"/>
                <w:sz w:val="15"/>
                <w:szCs w:val="15"/>
                <w:u w:val="single"/>
                <w:lang w:val="en-GB"/>
              </w:rPr>
            </w:pPr>
            <w:r w:rsidRPr="00292DEB">
              <w:rPr>
                <w:color w:val="000000"/>
                <w:sz w:val="15"/>
                <w:szCs w:val="15"/>
                <w:lang w:val="en-GB"/>
              </w:rPr>
              <w:t xml:space="preserve">No co-payments for pensioners who no longer receive the </w:t>
            </w:r>
            <w:r w:rsidRPr="00292DEB">
              <w:rPr>
                <w:color w:val="008000"/>
                <w:sz w:val="15"/>
                <w:szCs w:val="15"/>
                <w:lang w:val="en-GB"/>
              </w:rPr>
              <w:t xml:space="preserve">Solidarity Benefit for Pensioners (EKAS) </w:t>
            </w:r>
            <w:r w:rsidRPr="00292DEB">
              <w:rPr>
                <w:color w:val="000000"/>
                <w:sz w:val="15"/>
                <w:szCs w:val="15"/>
                <w:lang w:val="en-GB"/>
              </w:rPr>
              <w:t>due to its abolition as well as for their family members.</w:t>
            </w:r>
          </w:p>
          <w:p w14:paraId="010A4F4E" w14:textId="59C36B52"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429B7AD" w14:textId="77777777" w:rsidR="004945ED" w:rsidRPr="00292DEB" w:rsidRDefault="004945ED" w:rsidP="004945ED">
            <w:pPr>
              <w:spacing w:line="276" w:lineRule="auto"/>
              <w:rPr>
                <w:rFonts w:cs="Arial"/>
                <w:color w:val="0000FF"/>
                <w:lang w:val="fr-FR"/>
              </w:rPr>
            </w:pPr>
            <w:r w:rsidRPr="00292DEB">
              <w:rPr>
                <w:rFonts w:cs="Arial"/>
                <w:color w:val="0000FF"/>
                <w:lang w:val="fr-FR"/>
              </w:rPr>
              <w:lastRenderedPageBreak/>
              <w:t>2</w:t>
            </w:r>
          </w:p>
          <w:p w14:paraId="5B140406" w14:textId="77777777" w:rsidR="004945ED" w:rsidRPr="00292DEB" w:rsidRDefault="004945ED" w:rsidP="004945ED">
            <w:pPr>
              <w:spacing w:line="276" w:lineRule="auto"/>
              <w:rPr>
                <w:rFonts w:cs="Arial"/>
                <w:color w:val="0000FF"/>
                <w:lang w:val="en-US"/>
              </w:rPr>
            </w:pPr>
          </w:p>
        </w:tc>
        <w:tc>
          <w:tcPr>
            <w:tcW w:w="127" w:type="pct"/>
          </w:tcPr>
          <w:p w14:paraId="3F782D3B" w14:textId="77777777" w:rsidR="004945ED" w:rsidRPr="00292DEB" w:rsidRDefault="004945ED" w:rsidP="004945ED">
            <w:pPr>
              <w:spacing w:line="276" w:lineRule="auto"/>
              <w:rPr>
                <w:rFonts w:cs="Arial"/>
                <w:color w:val="0000FF"/>
                <w:lang w:val="fr-FR"/>
              </w:rPr>
            </w:pPr>
            <w:r w:rsidRPr="00292DEB">
              <w:rPr>
                <w:rFonts w:cs="Arial"/>
                <w:color w:val="0000FF"/>
                <w:lang w:val="fr-FR"/>
              </w:rPr>
              <w:t>20</w:t>
            </w:r>
          </w:p>
          <w:p w14:paraId="40E0E259" w14:textId="77777777" w:rsidR="004945ED" w:rsidRPr="00292DEB" w:rsidRDefault="004945ED" w:rsidP="004945ED">
            <w:pPr>
              <w:spacing w:line="276" w:lineRule="auto"/>
              <w:rPr>
                <w:rFonts w:cs="Arial"/>
                <w:color w:val="0000FF"/>
                <w:lang w:val="en-US"/>
              </w:rPr>
            </w:pPr>
          </w:p>
        </w:tc>
        <w:tc>
          <w:tcPr>
            <w:tcW w:w="402" w:type="pct"/>
          </w:tcPr>
          <w:p w14:paraId="30A379D0"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6CA685B4" w14:textId="77777777" w:rsidR="004945ED" w:rsidRPr="00292DEB" w:rsidRDefault="004945ED" w:rsidP="004945ED">
            <w:pPr>
              <w:spacing w:line="276" w:lineRule="auto"/>
              <w:rPr>
                <w:rFonts w:cs="Arial"/>
                <w:color w:val="0000FF"/>
                <w:lang w:val="en-US"/>
              </w:rPr>
            </w:pPr>
          </w:p>
        </w:tc>
      </w:tr>
      <w:tr w:rsidR="004945ED" w:rsidRPr="00292DEB" w14:paraId="3B0AF37E" w14:textId="77777777" w:rsidTr="005D0FED">
        <w:tc>
          <w:tcPr>
            <w:tcW w:w="193" w:type="pct"/>
          </w:tcPr>
          <w:p w14:paraId="0A84FF6D" w14:textId="77777777" w:rsidR="004945ED" w:rsidRPr="00292DEB" w:rsidRDefault="004945ED" w:rsidP="004945ED">
            <w:pPr>
              <w:spacing w:line="276" w:lineRule="auto"/>
              <w:jc w:val="left"/>
              <w:rPr>
                <w:rFonts w:cs="Arial"/>
                <w:lang w:val="es-ES"/>
              </w:rPr>
            </w:pPr>
            <w:r w:rsidRPr="00292DEB">
              <w:rPr>
                <w:rFonts w:cs="Arial"/>
                <w:lang w:val="es-ES"/>
              </w:rPr>
              <w:t>EL</w:t>
            </w:r>
          </w:p>
          <w:p w14:paraId="2B47AA6D" w14:textId="77777777" w:rsidR="004945ED" w:rsidRPr="00292DEB" w:rsidRDefault="004945ED" w:rsidP="004945ED">
            <w:pPr>
              <w:spacing w:line="276" w:lineRule="auto"/>
              <w:jc w:val="left"/>
              <w:rPr>
                <w:rFonts w:cs="Arial"/>
                <w:lang w:val="es-ES"/>
              </w:rPr>
            </w:pPr>
            <w:r w:rsidRPr="00292DEB">
              <w:rPr>
                <w:rFonts w:cs="Arial"/>
                <w:lang w:val="es-ES"/>
              </w:rPr>
              <w:t>EL</w:t>
            </w:r>
          </w:p>
          <w:p w14:paraId="7761E96B" w14:textId="77777777" w:rsidR="004945ED" w:rsidRPr="00292DEB" w:rsidRDefault="004945ED" w:rsidP="004945ED">
            <w:pPr>
              <w:spacing w:line="276" w:lineRule="auto"/>
              <w:jc w:val="left"/>
              <w:rPr>
                <w:rFonts w:cs="Arial"/>
                <w:lang w:val="es-ES"/>
              </w:rPr>
            </w:pPr>
            <w:r w:rsidRPr="00292DEB">
              <w:rPr>
                <w:rFonts w:cs="Arial"/>
                <w:lang w:val="es-ES"/>
              </w:rPr>
              <w:t>EL</w:t>
            </w:r>
          </w:p>
          <w:p w14:paraId="02449534" w14:textId="77777777" w:rsidR="004945ED" w:rsidRPr="00292DEB" w:rsidRDefault="004945ED" w:rsidP="004945ED">
            <w:pPr>
              <w:spacing w:line="276" w:lineRule="auto"/>
              <w:jc w:val="left"/>
              <w:rPr>
                <w:rFonts w:cs="Arial"/>
                <w:lang w:val="es-ES"/>
              </w:rPr>
            </w:pPr>
            <w:r w:rsidRPr="00292DEB">
              <w:rPr>
                <w:rFonts w:cs="Arial"/>
                <w:lang w:val="es-ES"/>
              </w:rPr>
              <w:t>EL</w:t>
            </w:r>
          </w:p>
          <w:p w14:paraId="1C1C8B96" w14:textId="77777777" w:rsidR="004945ED" w:rsidRPr="00292DEB" w:rsidRDefault="004945ED" w:rsidP="004945ED">
            <w:pPr>
              <w:spacing w:line="276" w:lineRule="auto"/>
              <w:jc w:val="left"/>
              <w:rPr>
                <w:rFonts w:cs="Arial"/>
                <w:lang w:val="es-ES"/>
              </w:rPr>
            </w:pPr>
            <w:r w:rsidRPr="00292DEB">
              <w:rPr>
                <w:rFonts w:cs="Arial"/>
                <w:lang w:val="es-ES"/>
              </w:rPr>
              <w:t>EL</w:t>
            </w:r>
          </w:p>
          <w:p w14:paraId="0E23CCF8" w14:textId="77777777" w:rsidR="004945ED" w:rsidRPr="00292DEB" w:rsidRDefault="004945ED" w:rsidP="004945ED">
            <w:pPr>
              <w:spacing w:line="276" w:lineRule="auto"/>
              <w:jc w:val="left"/>
              <w:rPr>
                <w:rFonts w:cs="Arial"/>
                <w:lang w:val="es-ES"/>
              </w:rPr>
            </w:pPr>
            <w:r w:rsidRPr="00292DEB">
              <w:rPr>
                <w:rFonts w:cs="Arial"/>
                <w:lang w:val="es-ES"/>
              </w:rPr>
              <w:t>EL</w:t>
            </w:r>
          </w:p>
          <w:p w14:paraId="0E7AF78D" w14:textId="77777777" w:rsidR="004945ED" w:rsidRPr="00292DEB" w:rsidRDefault="004945ED" w:rsidP="004945ED">
            <w:pPr>
              <w:spacing w:line="276" w:lineRule="auto"/>
              <w:jc w:val="left"/>
              <w:rPr>
                <w:rFonts w:cs="Arial"/>
                <w:lang w:val="en-GB"/>
              </w:rPr>
            </w:pPr>
            <w:r w:rsidRPr="00292DEB">
              <w:rPr>
                <w:rFonts w:cs="Arial"/>
                <w:lang w:val="en-GB"/>
              </w:rPr>
              <w:t>EL</w:t>
            </w:r>
          </w:p>
          <w:p w14:paraId="1E778B34" w14:textId="77777777" w:rsidR="004945ED" w:rsidRPr="00292DEB" w:rsidRDefault="004945ED" w:rsidP="004945ED">
            <w:pPr>
              <w:spacing w:line="276" w:lineRule="auto"/>
              <w:jc w:val="left"/>
              <w:rPr>
                <w:rFonts w:cs="Arial"/>
                <w:lang w:val="en-GB"/>
              </w:rPr>
            </w:pPr>
            <w:r w:rsidRPr="00292DEB">
              <w:rPr>
                <w:rFonts w:cs="Arial"/>
                <w:lang w:val="en-GB"/>
              </w:rPr>
              <w:t>EL</w:t>
            </w:r>
          </w:p>
          <w:p w14:paraId="6B241F75" w14:textId="77777777" w:rsidR="004945ED" w:rsidRPr="00292DEB" w:rsidRDefault="004945ED" w:rsidP="004945ED">
            <w:pPr>
              <w:spacing w:line="276" w:lineRule="auto"/>
              <w:jc w:val="left"/>
              <w:rPr>
                <w:rFonts w:cs="Arial"/>
                <w:lang w:val="en-GB"/>
              </w:rPr>
            </w:pPr>
            <w:r w:rsidRPr="00292DEB">
              <w:rPr>
                <w:rFonts w:cs="Arial"/>
                <w:lang w:val="en-GB"/>
              </w:rPr>
              <w:t>EL</w:t>
            </w:r>
          </w:p>
          <w:p w14:paraId="63812591" w14:textId="77777777" w:rsidR="004945ED" w:rsidRPr="00292DEB" w:rsidRDefault="004945ED" w:rsidP="004945ED">
            <w:pPr>
              <w:spacing w:line="276" w:lineRule="auto"/>
              <w:jc w:val="left"/>
              <w:rPr>
                <w:rFonts w:cs="Arial"/>
                <w:b/>
                <w:lang w:val="en-US"/>
              </w:rPr>
            </w:pPr>
          </w:p>
        </w:tc>
        <w:tc>
          <w:tcPr>
            <w:tcW w:w="1371" w:type="pct"/>
          </w:tcPr>
          <w:p w14:paraId="4BB60054" w14:textId="77777777" w:rsidR="004945ED" w:rsidRPr="00292DEB" w:rsidRDefault="004945ED" w:rsidP="004945ED">
            <w:pPr>
              <w:spacing w:line="276" w:lineRule="auto"/>
              <w:rPr>
                <w:rFonts w:cs="Arial"/>
              </w:rPr>
            </w:pPr>
            <w:r w:rsidRPr="00292DEB">
              <w:rPr>
                <w:rFonts w:cs="Arial"/>
              </w:rPr>
              <w:t xml:space="preserve">Beteiligung von </w:t>
            </w:r>
            <w:r w:rsidRPr="00292DEB">
              <w:rPr>
                <w:rFonts w:cs="Arial"/>
                <w:color w:val="800000"/>
              </w:rPr>
              <w:t>25</w:t>
            </w:r>
            <w:r w:rsidRPr="00292DEB">
              <w:rPr>
                <w:rFonts w:cs="Arial"/>
              </w:rPr>
              <w:t>% mit Ausnahme von bestimmten Patientenkategorien (Tetraplegia-Querschnittlähmung).</w:t>
            </w:r>
          </w:p>
          <w:p w14:paraId="20378543" w14:textId="77777777" w:rsidR="004945ED" w:rsidRPr="00292DEB" w:rsidRDefault="004945ED" w:rsidP="004945ED">
            <w:pPr>
              <w:spacing w:line="276" w:lineRule="auto"/>
              <w:rPr>
                <w:rFonts w:cs="Arial"/>
              </w:rPr>
            </w:pPr>
            <w:r w:rsidRPr="00292DEB">
              <w:rPr>
                <w:rFonts w:cs="Arial"/>
              </w:rPr>
              <w:t xml:space="preserve">Brillen: Versicherte haben alle </w:t>
            </w:r>
            <w:r w:rsidRPr="00292DEB">
              <w:rPr>
                <w:rFonts w:cs="Arial"/>
                <w:color w:val="800000"/>
              </w:rPr>
              <w:t>4</w:t>
            </w:r>
            <w:r w:rsidRPr="00292DEB">
              <w:rPr>
                <w:rFonts w:cs="Arial"/>
              </w:rPr>
              <w:t xml:space="preserve"> Jahre Anspruch auf eine neue Brille oder alle </w:t>
            </w:r>
            <w:r w:rsidRPr="00292DEB">
              <w:rPr>
                <w:rFonts w:cs="Arial"/>
                <w:color w:val="800000"/>
              </w:rPr>
              <w:t>2</w:t>
            </w:r>
            <w:r w:rsidRPr="00292DEB">
              <w:rPr>
                <w:rFonts w:cs="Arial"/>
              </w:rPr>
              <w:t xml:space="preserve"> Jahre auf neue Kontaktlinsen. Kinder unter </w:t>
            </w:r>
            <w:r w:rsidRPr="00292DEB">
              <w:rPr>
                <w:rFonts w:cs="Arial"/>
                <w:color w:val="800000"/>
              </w:rPr>
              <w:t>12</w:t>
            </w:r>
            <w:r w:rsidRPr="00292DEB">
              <w:rPr>
                <w:rFonts w:cs="Arial"/>
              </w:rPr>
              <w:t xml:space="preserve"> Jahren haben alle </w:t>
            </w:r>
            <w:r w:rsidRPr="00292DEB">
              <w:rPr>
                <w:rFonts w:cs="Arial"/>
                <w:color w:val="800000"/>
              </w:rPr>
              <w:t>2</w:t>
            </w:r>
            <w:r w:rsidRPr="00292DEB">
              <w:rPr>
                <w:rFonts w:cs="Arial"/>
              </w:rPr>
              <w:t xml:space="preserve"> Jahre Anspruch auf eine neue Brille.</w:t>
            </w:r>
          </w:p>
          <w:p w14:paraId="0D0020A7" w14:textId="77777777" w:rsidR="004945ED" w:rsidRPr="00292DEB" w:rsidRDefault="004945ED" w:rsidP="004945ED">
            <w:pPr>
              <w:spacing w:line="276" w:lineRule="auto"/>
              <w:rPr>
                <w:rFonts w:cs="Arial"/>
              </w:rPr>
            </w:pPr>
            <w:r w:rsidRPr="00292DEB">
              <w:rPr>
                <w:rFonts w:cs="Arial"/>
              </w:rPr>
              <w:t xml:space="preserve">Brillen werden in Höhe von </w:t>
            </w:r>
            <w:r w:rsidRPr="00292DEB">
              <w:rPr>
                <w:rFonts w:cs="Arial"/>
                <w:color w:val="FF00FF"/>
              </w:rPr>
              <w:t>€100</w:t>
            </w:r>
            <w:r w:rsidRPr="00292DEB">
              <w:rPr>
                <w:rFonts w:cs="Arial"/>
              </w:rPr>
              <w:t xml:space="preserve"> und jede Kontaktlinse in Höhe von </w:t>
            </w:r>
            <w:r w:rsidRPr="00292DEB">
              <w:rPr>
                <w:rFonts w:cs="Arial"/>
                <w:color w:val="FF00FF"/>
              </w:rPr>
              <w:t>€25</w:t>
            </w:r>
            <w:r w:rsidRPr="00292DEB">
              <w:rPr>
                <w:rFonts w:cs="Arial"/>
              </w:rPr>
              <w:t xml:space="preserve"> vergütet. </w:t>
            </w:r>
          </w:p>
          <w:p w14:paraId="58F15AD1" w14:textId="77777777" w:rsidR="004945ED" w:rsidRPr="00292DEB" w:rsidRDefault="004945ED" w:rsidP="004945ED">
            <w:pPr>
              <w:spacing w:line="276" w:lineRule="auto"/>
              <w:rPr>
                <w:rFonts w:cs="Arial"/>
              </w:rPr>
            </w:pPr>
            <w:r w:rsidRPr="00292DEB">
              <w:rPr>
                <w:rFonts w:cs="Arial"/>
              </w:rPr>
              <w:t xml:space="preserve">Hörgeräte werden in Höhe von </w:t>
            </w:r>
            <w:r w:rsidRPr="00292DEB">
              <w:rPr>
                <w:rFonts w:cs="Arial"/>
                <w:color w:val="FF00FF"/>
              </w:rPr>
              <w:t>€600</w:t>
            </w:r>
            <w:r w:rsidRPr="00292DEB">
              <w:rPr>
                <w:rFonts w:cs="Arial"/>
              </w:rPr>
              <w:t xml:space="preserve"> vergütet; alle </w:t>
            </w:r>
            <w:r w:rsidRPr="00292DEB">
              <w:rPr>
                <w:rFonts w:cs="Arial"/>
                <w:color w:val="800000"/>
              </w:rPr>
              <w:t>4</w:t>
            </w:r>
            <w:r w:rsidRPr="00292DEB">
              <w:rPr>
                <w:rFonts w:cs="Arial"/>
              </w:rPr>
              <w:t xml:space="preserve"> Jahre für Erwachsene und jedes Jahr für Kinder (unter bestimmten Bedingungen), mit einer Selbstbeteiligung von 25% für alle, außer Kinder bis 16 Jahren, deren Selbstbeteiligung sich auf 10% beläuft.</w:t>
            </w:r>
          </w:p>
          <w:p w14:paraId="3E35EDF3" w14:textId="77777777" w:rsidR="004945ED" w:rsidRPr="00292DEB" w:rsidRDefault="004945ED" w:rsidP="004945ED">
            <w:pPr>
              <w:spacing w:line="276" w:lineRule="auto"/>
              <w:rPr>
                <w:rFonts w:cs="Arial"/>
                <w:color w:val="008080"/>
              </w:rPr>
            </w:pPr>
            <w:r w:rsidRPr="00292DEB">
              <w:rPr>
                <w:rFonts w:cs="Arial"/>
              </w:rPr>
              <w:t xml:space="preserve">Die </w:t>
            </w:r>
            <w:r w:rsidRPr="00292DEB">
              <w:rPr>
                <w:rFonts w:cs="Arial"/>
                <w:color w:val="008000"/>
              </w:rPr>
              <w:t>Nationale Organisation zur Bereitstellung von Gesundheitsdienstleistungen (EOPYY) hat</w:t>
            </w:r>
            <w:r w:rsidRPr="00292DEB">
              <w:rPr>
                <w:rFonts w:cs="Arial"/>
                <w:i/>
              </w:rPr>
              <w:t xml:space="preserve"> </w:t>
            </w:r>
            <w:r w:rsidRPr="00292DEB">
              <w:rPr>
                <w:rFonts w:cs="Arial"/>
              </w:rPr>
              <w:t>Verträge mit Anbietern der folgenden Produkte abgeschlossen:</w:t>
            </w:r>
          </w:p>
          <w:p w14:paraId="35F65DF1" w14:textId="77777777" w:rsidR="004945ED" w:rsidRPr="00292DEB" w:rsidRDefault="004945ED" w:rsidP="004945ED">
            <w:pPr>
              <w:numPr>
                <w:ilvl w:val="0"/>
                <w:numId w:val="11"/>
              </w:numPr>
              <w:spacing w:line="276" w:lineRule="auto"/>
              <w:contextualSpacing/>
              <w:rPr>
                <w:rFonts w:cs="Arial"/>
              </w:rPr>
            </w:pPr>
            <w:r w:rsidRPr="00292DEB">
              <w:rPr>
                <w:rFonts w:cs="Arial"/>
              </w:rPr>
              <w:t>Hörgeräte, Beatmungsgeräte/maschinen, Orthopädiebedarf (einschließlich Prothesen, Orthesen, Rollstühle, Gehhilfen etc.);</w:t>
            </w:r>
          </w:p>
          <w:p w14:paraId="477EB826" w14:textId="77777777" w:rsidR="004945ED" w:rsidRPr="00292DEB" w:rsidRDefault="004945ED" w:rsidP="004945ED">
            <w:pPr>
              <w:numPr>
                <w:ilvl w:val="0"/>
                <w:numId w:val="11"/>
              </w:numPr>
              <w:spacing w:line="276" w:lineRule="auto"/>
              <w:contextualSpacing/>
              <w:rPr>
                <w:rFonts w:cs="Arial"/>
              </w:rPr>
            </w:pPr>
            <w:r w:rsidRPr="00292DEB">
              <w:rPr>
                <w:rFonts w:cs="Arial"/>
              </w:rPr>
              <w:t>medizinische Verbrauchsmaterialien;</w:t>
            </w:r>
          </w:p>
          <w:p w14:paraId="636B5C39" w14:textId="77777777" w:rsidR="004945ED" w:rsidRPr="00292DEB" w:rsidRDefault="004945ED" w:rsidP="004945ED">
            <w:pPr>
              <w:numPr>
                <w:ilvl w:val="0"/>
                <w:numId w:val="11"/>
              </w:numPr>
              <w:spacing w:line="276" w:lineRule="auto"/>
              <w:contextualSpacing/>
              <w:rPr>
                <w:rFonts w:cs="Arial"/>
              </w:rPr>
            </w:pPr>
            <w:r w:rsidRPr="00292DEB">
              <w:rPr>
                <w:rFonts w:cs="Arial"/>
              </w:rPr>
              <w:t>diätetische Lebensmittel für besondere medizinische Zwecke.</w:t>
            </w:r>
          </w:p>
          <w:p w14:paraId="0E479259" w14:textId="77777777" w:rsidR="004945ED" w:rsidRPr="00292DEB" w:rsidRDefault="004945ED" w:rsidP="004945ED">
            <w:pPr>
              <w:spacing w:line="276" w:lineRule="auto"/>
              <w:rPr>
                <w:rFonts w:cs="Arial"/>
              </w:rPr>
            </w:pPr>
          </w:p>
        </w:tc>
        <w:tc>
          <w:tcPr>
            <w:tcW w:w="1370" w:type="pct"/>
          </w:tcPr>
          <w:p w14:paraId="5FB6AA1F" w14:textId="77777777" w:rsidR="004945ED" w:rsidRPr="00292DEB" w:rsidRDefault="004945ED" w:rsidP="004945ED">
            <w:pPr>
              <w:spacing w:line="276" w:lineRule="auto"/>
              <w:rPr>
                <w:rFonts w:cs="Arial"/>
                <w:lang w:val="fr-BE"/>
              </w:rPr>
            </w:pPr>
            <w:r w:rsidRPr="00292DEB">
              <w:rPr>
                <w:rFonts w:cs="Arial"/>
                <w:lang w:val="fr-BE"/>
              </w:rPr>
              <w:lastRenderedPageBreak/>
              <w:t xml:space="preserve">Participation de </w:t>
            </w:r>
            <w:r w:rsidRPr="00292DEB">
              <w:rPr>
                <w:rFonts w:cs="Arial"/>
                <w:color w:val="800000"/>
                <w:lang w:val="fr-BE"/>
              </w:rPr>
              <w:t>25%</w:t>
            </w:r>
            <w:r w:rsidRPr="00292DEB">
              <w:rPr>
                <w:rFonts w:cs="Arial"/>
                <w:lang w:val="fr-BE"/>
              </w:rPr>
              <w:t xml:space="preserve"> à l'exception de certaines catégories de patients (paraplégie-quadriplégie).</w:t>
            </w:r>
          </w:p>
          <w:p w14:paraId="7DA94BD0" w14:textId="77777777" w:rsidR="004945ED" w:rsidRPr="00292DEB" w:rsidRDefault="004945ED" w:rsidP="004945ED">
            <w:pPr>
              <w:spacing w:line="276" w:lineRule="auto"/>
              <w:rPr>
                <w:rFonts w:cs="Arial"/>
                <w:lang w:val="fr-BE"/>
              </w:rPr>
            </w:pPr>
            <w:r w:rsidRPr="00292DEB">
              <w:rPr>
                <w:rFonts w:cs="Arial"/>
                <w:lang w:val="fr-BE"/>
              </w:rPr>
              <w:t xml:space="preserve">Lunettes: les personnes assurées reçoivent une paire de lunettes tous les </w:t>
            </w:r>
            <w:r w:rsidRPr="00292DEB">
              <w:rPr>
                <w:rFonts w:cs="Arial"/>
                <w:color w:val="800000"/>
                <w:lang w:val="fr-BE"/>
              </w:rPr>
              <w:t>4</w:t>
            </w:r>
            <w:r w:rsidRPr="00292DEB">
              <w:rPr>
                <w:rFonts w:cs="Arial"/>
                <w:lang w:val="fr-BE"/>
              </w:rPr>
              <w:t xml:space="preserve"> ans ou des lentilles de contact tous les </w:t>
            </w:r>
            <w:r w:rsidRPr="00292DEB">
              <w:rPr>
                <w:rFonts w:cs="Arial"/>
                <w:color w:val="800000"/>
                <w:lang w:val="fr-BE"/>
              </w:rPr>
              <w:t>2</w:t>
            </w:r>
            <w:r w:rsidRPr="00292DEB">
              <w:rPr>
                <w:rFonts w:cs="Arial"/>
                <w:lang w:val="fr-BE"/>
              </w:rPr>
              <w:t xml:space="preserve"> ans. Les enfants jusqu’à </w:t>
            </w:r>
            <w:r w:rsidRPr="00292DEB">
              <w:rPr>
                <w:rFonts w:cs="Arial"/>
                <w:color w:val="800000"/>
                <w:lang w:val="fr-BE"/>
              </w:rPr>
              <w:t>12</w:t>
            </w:r>
            <w:r w:rsidRPr="00292DEB">
              <w:rPr>
                <w:rFonts w:cs="Arial"/>
                <w:lang w:val="fr-BE"/>
              </w:rPr>
              <w:t xml:space="preserve"> ans reçoivent une paire de lunettes tous les </w:t>
            </w:r>
            <w:r w:rsidRPr="00292DEB">
              <w:rPr>
                <w:rFonts w:cs="Arial"/>
                <w:color w:val="800000"/>
                <w:lang w:val="fr-BE"/>
              </w:rPr>
              <w:t>2</w:t>
            </w:r>
            <w:r w:rsidRPr="00292DEB">
              <w:rPr>
                <w:rFonts w:cs="Arial"/>
                <w:lang w:val="fr-BE"/>
              </w:rPr>
              <w:t xml:space="preserve"> ans.</w:t>
            </w:r>
          </w:p>
          <w:p w14:paraId="62CE619F" w14:textId="77777777" w:rsidR="004945ED" w:rsidRPr="00292DEB" w:rsidRDefault="004945ED" w:rsidP="004945ED">
            <w:pPr>
              <w:spacing w:line="276" w:lineRule="auto"/>
              <w:rPr>
                <w:rFonts w:cs="Arial"/>
                <w:lang w:val="fr-BE"/>
              </w:rPr>
            </w:pPr>
            <w:r w:rsidRPr="00292DEB">
              <w:rPr>
                <w:rFonts w:cs="Arial"/>
                <w:lang w:val="fr-BE"/>
              </w:rPr>
              <w:t xml:space="preserve">Le montant remboursé pour une paire de lunettes est de </w:t>
            </w:r>
            <w:r w:rsidRPr="00292DEB">
              <w:rPr>
                <w:rFonts w:cs="Arial"/>
                <w:color w:val="FF00FF"/>
                <w:lang w:val="fr-BE"/>
              </w:rPr>
              <w:t>€100</w:t>
            </w:r>
            <w:r w:rsidRPr="00292DEB">
              <w:rPr>
                <w:rFonts w:cs="Arial"/>
                <w:lang w:val="fr-BE"/>
              </w:rPr>
              <w:t xml:space="preserve"> et de </w:t>
            </w:r>
            <w:r w:rsidRPr="00292DEB">
              <w:rPr>
                <w:rFonts w:cs="Arial"/>
                <w:color w:val="FF00FF"/>
                <w:lang w:val="fr-BE"/>
              </w:rPr>
              <w:t xml:space="preserve">€25 </w:t>
            </w:r>
            <w:r w:rsidRPr="00292DEB">
              <w:rPr>
                <w:rFonts w:cs="Arial"/>
                <w:lang w:val="fr-BE"/>
              </w:rPr>
              <w:t xml:space="preserve">pour chaque lentille de contact. </w:t>
            </w:r>
          </w:p>
          <w:p w14:paraId="228402BB" w14:textId="189C0318" w:rsidR="004945ED" w:rsidRPr="00292DEB" w:rsidRDefault="004945ED" w:rsidP="004945ED">
            <w:pPr>
              <w:spacing w:line="276" w:lineRule="auto"/>
              <w:rPr>
                <w:rFonts w:cs="Arial"/>
                <w:lang w:val="fr-BE"/>
              </w:rPr>
            </w:pPr>
            <w:r w:rsidRPr="00292DEB">
              <w:rPr>
                <w:rFonts w:cs="Arial"/>
                <w:lang w:val="fr-BE"/>
              </w:rPr>
              <w:t xml:space="preserve">Le montant de l’intervention pour les appareils auditifs va jusqu’à </w:t>
            </w:r>
            <w:r w:rsidRPr="00292DEB">
              <w:rPr>
                <w:rFonts w:cs="Arial"/>
                <w:color w:val="FF00FF"/>
                <w:lang w:val="fr-BE"/>
              </w:rPr>
              <w:t>€600</w:t>
            </w:r>
            <w:r w:rsidRPr="00292DEB">
              <w:rPr>
                <w:rFonts w:cs="Arial"/>
                <w:lang w:val="fr-BE"/>
              </w:rPr>
              <w:t xml:space="preserve">, tous les </w:t>
            </w:r>
            <w:r w:rsidRPr="00292DEB">
              <w:rPr>
                <w:rFonts w:cs="Arial"/>
                <w:color w:val="800000"/>
                <w:lang w:val="fr-BE"/>
              </w:rPr>
              <w:t>4</w:t>
            </w:r>
            <w:r w:rsidRPr="00292DEB">
              <w:rPr>
                <w:rFonts w:cs="Arial"/>
                <w:lang w:val="fr-BE"/>
              </w:rPr>
              <w:t xml:space="preserve"> ans pour les adultes et chaque année pour les enfants (sous conditions) avec une participation de 25 % pour tous, sauf pour les enfants jusqu'à 16 ans qui bénéficient d'une participation de 10 %.</w:t>
            </w:r>
          </w:p>
          <w:p w14:paraId="342F66F1" w14:textId="77777777" w:rsidR="004945ED" w:rsidRPr="00292DEB" w:rsidRDefault="004945ED" w:rsidP="004945ED">
            <w:pPr>
              <w:spacing w:line="276" w:lineRule="auto"/>
              <w:rPr>
                <w:rFonts w:cs="Arial"/>
                <w:lang w:val="fr-BE"/>
              </w:rPr>
            </w:pPr>
          </w:p>
          <w:p w14:paraId="3D697DFA" w14:textId="77777777" w:rsidR="004945ED" w:rsidRPr="00292DEB" w:rsidRDefault="004945ED" w:rsidP="004945ED">
            <w:pPr>
              <w:spacing w:line="276" w:lineRule="auto"/>
              <w:rPr>
                <w:rFonts w:cs="Arial"/>
                <w:lang w:val="fr-BE"/>
              </w:rPr>
            </w:pPr>
            <w:r w:rsidRPr="00292DEB">
              <w:rPr>
                <w:rFonts w:cs="Arial"/>
                <w:lang w:val="fr-BE"/>
              </w:rPr>
              <w:t>L'</w:t>
            </w:r>
            <w:r w:rsidRPr="00292DEB">
              <w:rPr>
                <w:rFonts w:cs="Arial"/>
                <w:color w:val="008000"/>
                <w:lang w:val="fr-BE"/>
              </w:rPr>
              <w:t xml:space="preserve">Organisation nationale pour la fourniture des services de santé (EOPYY) </w:t>
            </w:r>
            <w:r w:rsidRPr="00292DEB">
              <w:rPr>
                <w:rFonts w:cs="Arial"/>
                <w:lang w:val="fr-BE"/>
              </w:rPr>
              <w:t>a signé des contrats avec des fournisseurs des produits suivants:</w:t>
            </w:r>
          </w:p>
          <w:p w14:paraId="1312A296" w14:textId="77777777" w:rsidR="004945ED" w:rsidRPr="00292DEB" w:rsidRDefault="004945ED" w:rsidP="004945ED">
            <w:pPr>
              <w:pStyle w:val="ListParagraph"/>
              <w:numPr>
                <w:ilvl w:val="0"/>
                <w:numId w:val="58"/>
              </w:numPr>
              <w:spacing w:after="0"/>
              <w:jc w:val="both"/>
              <w:rPr>
                <w:rFonts w:ascii="Arial" w:hAnsi="Arial" w:cs="Arial"/>
                <w:sz w:val="15"/>
                <w:szCs w:val="15"/>
                <w:lang w:val="fr-BE"/>
              </w:rPr>
            </w:pPr>
            <w:r w:rsidRPr="00292DEB">
              <w:rPr>
                <w:rFonts w:ascii="Arial" w:hAnsi="Arial" w:cs="Arial"/>
                <w:sz w:val="15"/>
                <w:szCs w:val="15"/>
                <w:lang w:val="fr-BE"/>
              </w:rPr>
              <w:t>aides auditives, dispositifs/machines de traitement respiratoire, orthopédie (incluant les prothèses, les orthèses, les fauteuils roulants, les dispositifs d’aide à la marche, etc.);</w:t>
            </w:r>
          </w:p>
          <w:p w14:paraId="4CF401E6" w14:textId="77777777" w:rsidR="004945ED" w:rsidRPr="00292DEB" w:rsidRDefault="004945ED" w:rsidP="004945ED">
            <w:pPr>
              <w:pStyle w:val="ListParagraph"/>
              <w:numPr>
                <w:ilvl w:val="0"/>
                <w:numId w:val="58"/>
              </w:numPr>
              <w:spacing w:after="0"/>
              <w:jc w:val="both"/>
              <w:rPr>
                <w:rFonts w:ascii="Arial" w:hAnsi="Arial" w:cs="Arial"/>
                <w:sz w:val="15"/>
                <w:szCs w:val="15"/>
                <w:lang w:val="fr-BE"/>
              </w:rPr>
            </w:pPr>
            <w:r w:rsidRPr="00292DEB">
              <w:rPr>
                <w:rFonts w:ascii="Arial" w:hAnsi="Arial" w:cs="Arial"/>
                <w:sz w:val="15"/>
                <w:szCs w:val="15"/>
                <w:lang w:val="fr-BE"/>
              </w:rPr>
              <w:t>les fournitures de santé;</w:t>
            </w:r>
          </w:p>
          <w:p w14:paraId="47F9B13E" w14:textId="77777777" w:rsidR="004945ED" w:rsidRPr="00292DEB" w:rsidRDefault="004945ED" w:rsidP="004945ED">
            <w:pPr>
              <w:pStyle w:val="ListParagraph"/>
              <w:numPr>
                <w:ilvl w:val="0"/>
                <w:numId w:val="58"/>
              </w:numPr>
              <w:spacing w:after="0"/>
              <w:jc w:val="both"/>
              <w:rPr>
                <w:rFonts w:ascii="Arial" w:hAnsi="Arial" w:cs="Arial"/>
                <w:sz w:val="15"/>
                <w:szCs w:val="15"/>
                <w:lang w:val="fr-BE"/>
              </w:rPr>
            </w:pPr>
            <w:r w:rsidRPr="00292DEB">
              <w:rPr>
                <w:rFonts w:ascii="Arial" w:hAnsi="Arial" w:cs="Arial"/>
                <w:sz w:val="15"/>
                <w:szCs w:val="15"/>
                <w:lang w:val="fr-BE"/>
              </w:rPr>
              <w:lastRenderedPageBreak/>
              <w:t>les aliments diététiques à des fins médicales particulières.</w:t>
            </w:r>
          </w:p>
          <w:p w14:paraId="6F975A4F" w14:textId="77777777" w:rsidR="004945ED" w:rsidRPr="00292DEB" w:rsidRDefault="004945ED" w:rsidP="004945ED">
            <w:pPr>
              <w:spacing w:line="276" w:lineRule="auto"/>
              <w:rPr>
                <w:rFonts w:cs="Arial"/>
                <w:lang w:val="fr-BE"/>
              </w:rPr>
            </w:pPr>
          </w:p>
        </w:tc>
        <w:tc>
          <w:tcPr>
            <w:tcW w:w="1370" w:type="pct"/>
          </w:tcPr>
          <w:p w14:paraId="76977E09" w14:textId="77777777" w:rsidR="004945ED" w:rsidRPr="00292DEB" w:rsidRDefault="004945ED" w:rsidP="004945ED">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lastRenderedPageBreak/>
              <w:t>E-II-21-EL</w:t>
            </w:r>
          </w:p>
          <w:p w14:paraId="2CCB1283" w14:textId="77777777" w:rsidR="004945ED" w:rsidRPr="00292DEB" w:rsidRDefault="004945ED" w:rsidP="004945ED">
            <w:pPr>
              <w:pStyle w:val="Normal0"/>
              <w:pBdr>
                <w:top w:val="nil"/>
                <w:left w:val="nil"/>
                <w:bottom w:val="nil"/>
                <w:right w:val="nil"/>
                <w:between w:val="nil"/>
              </w:pBdr>
              <w:spacing w:after="0"/>
              <w:ind w:hanging="12"/>
              <w:rPr>
                <w:color w:val="000000"/>
                <w:sz w:val="15"/>
                <w:szCs w:val="15"/>
                <w:lang w:val="en-GB"/>
              </w:rPr>
            </w:pPr>
            <w:r w:rsidRPr="00292DEB">
              <w:rPr>
                <w:color w:val="C00000"/>
                <w:sz w:val="15"/>
                <w:szCs w:val="15"/>
                <w:lang w:val="en-GB"/>
              </w:rPr>
              <w:t>25%</w:t>
            </w:r>
            <w:r w:rsidRPr="00292DEB">
              <w:rPr>
                <w:color w:val="000000"/>
                <w:sz w:val="15"/>
                <w:szCs w:val="15"/>
                <w:lang w:val="en-GB"/>
              </w:rPr>
              <w:t xml:space="preserve"> co-payment </w:t>
            </w:r>
            <w:proofErr w:type="gramStart"/>
            <w:r w:rsidRPr="00292DEB">
              <w:rPr>
                <w:color w:val="000000"/>
                <w:sz w:val="15"/>
                <w:szCs w:val="15"/>
                <w:lang w:val="en-GB"/>
              </w:rPr>
              <w:t>with the exception of</w:t>
            </w:r>
            <w:proofErr w:type="gramEnd"/>
            <w:r w:rsidRPr="00292DEB">
              <w:rPr>
                <w:color w:val="000000"/>
                <w:sz w:val="15"/>
                <w:szCs w:val="15"/>
                <w:lang w:val="en-GB"/>
              </w:rPr>
              <w:t xml:space="preserve"> specified categories of patients (paraplegia-quadriplegia).</w:t>
            </w:r>
          </w:p>
          <w:p w14:paraId="0591ED28" w14:textId="77777777" w:rsidR="004945ED" w:rsidRPr="00292DEB" w:rsidRDefault="004945ED" w:rsidP="004945ED">
            <w:pPr>
              <w:pStyle w:val="Normal0"/>
              <w:pBdr>
                <w:top w:val="nil"/>
                <w:left w:val="nil"/>
                <w:bottom w:val="nil"/>
                <w:right w:val="nil"/>
                <w:between w:val="nil"/>
              </w:pBdr>
              <w:spacing w:after="0"/>
              <w:ind w:hanging="12"/>
              <w:rPr>
                <w:color w:val="000000"/>
                <w:sz w:val="15"/>
                <w:szCs w:val="15"/>
                <w:lang w:val="en-GB"/>
              </w:rPr>
            </w:pPr>
            <w:r w:rsidRPr="00292DEB">
              <w:rPr>
                <w:color w:val="000000"/>
                <w:sz w:val="15"/>
                <w:szCs w:val="15"/>
                <w:lang w:val="en-GB"/>
              </w:rPr>
              <w:t xml:space="preserve">Spectacles: insured persons are granted a pair of glasses every </w:t>
            </w:r>
            <w:r w:rsidRPr="00292DEB">
              <w:rPr>
                <w:color w:val="C00000"/>
                <w:sz w:val="15"/>
                <w:szCs w:val="15"/>
                <w:lang w:val="en-GB"/>
              </w:rPr>
              <w:t>4</w:t>
            </w:r>
            <w:r w:rsidRPr="00292DEB">
              <w:rPr>
                <w:color w:val="000000"/>
                <w:sz w:val="15"/>
                <w:szCs w:val="15"/>
                <w:lang w:val="en-GB"/>
              </w:rPr>
              <w:t xml:space="preserve"> years or contact lenses every </w:t>
            </w:r>
            <w:r w:rsidRPr="00292DEB">
              <w:rPr>
                <w:color w:val="C00000"/>
                <w:sz w:val="15"/>
                <w:szCs w:val="15"/>
                <w:lang w:val="en-GB"/>
              </w:rPr>
              <w:t>2</w:t>
            </w:r>
            <w:r w:rsidRPr="00292DEB">
              <w:rPr>
                <w:color w:val="000000"/>
                <w:sz w:val="15"/>
                <w:szCs w:val="15"/>
                <w:lang w:val="en-GB"/>
              </w:rPr>
              <w:t xml:space="preserve"> years. Children up to </w:t>
            </w:r>
            <w:r w:rsidRPr="00292DEB">
              <w:rPr>
                <w:color w:val="C00000"/>
                <w:sz w:val="15"/>
                <w:szCs w:val="15"/>
                <w:lang w:val="en-GB"/>
              </w:rPr>
              <w:t>12</w:t>
            </w:r>
            <w:r w:rsidRPr="00292DEB">
              <w:rPr>
                <w:color w:val="000000"/>
                <w:sz w:val="15"/>
                <w:szCs w:val="15"/>
                <w:lang w:val="en-GB"/>
              </w:rPr>
              <w:t xml:space="preserve"> years old are granted a pair of glasses every </w:t>
            </w:r>
            <w:r w:rsidRPr="00292DEB">
              <w:rPr>
                <w:color w:val="C00000"/>
                <w:sz w:val="15"/>
                <w:szCs w:val="15"/>
                <w:lang w:val="en-GB"/>
              </w:rPr>
              <w:t>2</w:t>
            </w:r>
            <w:r w:rsidRPr="00292DEB">
              <w:rPr>
                <w:color w:val="000000"/>
                <w:sz w:val="15"/>
                <w:szCs w:val="15"/>
                <w:lang w:val="en-GB"/>
              </w:rPr>
              <w:t xml:space="preserve"> years.</w:t>
            </w:r>
          </w:p>
          <w:p w14:paraId="4A43C889" w14:textId="77777777" w:rsidR="004945ED" w:rsidRPr="00292DEB" w:rsidRDefault="004945ED" w:rsidP="004945ED">
            <w:pPr>
              <w:pStyle w:val="Normal0"/>
              <w:pBdr>
                <w:top w:val="nil"/>
                <w:left w:val="nil"/>
                <w:bottom w:val="nil"/>
                <w:right w:val="nil"/>
                <w:between w:val="nil"/>
              </w:pBdr>
              <w:spacing w:after="0"/>
              <w:ind w:hanging="12"/>
              <w:rPr>
                <w:color w:val="000000"/>
                <w:sz w:val="15"/>
                <w:szCs w:val="15"/>
                <w:lang w:val="en-GB"/>
              </w:rPr>
            </w:pPr>
            <w:r w:rsidRPr="00292DEB">
              <w:rPr>
                <w:color w:val="000000"/>
                <w:sz w:val="15"/>
                <w:szCs w:val="15"/>
                <w:lang w:val="en-GB"/>
              </w:rPr>
              <w:t xml:space="preserve">The compensation amount for a pair of glasses is </w:t>
            </w:r>
            <w:r w:rsidRPr="00292DEB">
              <w:rPr>
                <w:color w:val="FF00FF"/>
                <w:sz w:val="15"/>
                <w:szCs w:val="15"/>
                <w:lang w:val="en-GB"/>
              </w:rPr>
              <w:t>€100</w:t>
            </w:r>
            <w:r w:rsidRPr="00292DEB">
              <w:rPr>
                <w:color w:val="000000"/>
                <w:sz w:val="15"/>
                <w:szCs w:val="15"/>
                <w:lang w:val="en-GB"/>
              </w:rPr>
              <w:t xml:space="preserve"> and for each contact lens is </w:t>
            </w:r>
            <w:r w:rsidRPr="00292DEB">
              <w:rPr>
                <w:color w:val="FF00FF"/>
                <w:sz w:val="15"/>
                <w:szCs w:val="15"/>
                <w:lang w:val="en-GB"/>
              </w:rPr>
              <w:t>€25</w:t>
            </w:r>
            <w:r w:rsidRPr="00292DEB">
              <w:rPr>
                <w:color w:val="000000"/>
                <w:sz w:val="15"/>
                <w:szCs w:val="15"/>
                <w:lang w:val="en-GB"/>
              </w:rPr>
              <w:t>.</w:t>
            </w:r>
          </w:p>
          <w:p w14:paraId="257101AB" w14:textId="77777777" w:rsidR="004945ED" w:rsidRPr="00292DEB" w:rsidRDefault="004945ED" w:rsidP="004945ED">
            <w:pPr>
              <w:pStyle w:val="Normal0"/>
              <w:pBdr>
                <w:top w:val="nil"/>
                <w:left w:val="nil"/>
                <w:bottom w:val="nil"/>
                <w:right w:val="nil"/>
                <w:between w:val="nil"/>
              </w:pBdr>
              <w:spacing w:after="0"/>
              <w:ind w:hanging="12"/>
              <w:rPr>
                <w:color w:val="000000"/>
                <w:sz w:val="15"/>
                <w:szCs w:val="15"/>
                <w:u w:val="single"/>
                <w:lang w:val="en-GB"/>
              </w:rPr>
            </w:pPr>
            <w:r w:rsidRPr="00292DEB">
              <w:rPr>
                <w:color w:val="000000" w:themeColor="text1"/>
                <w:sz w:val="15"/>
                <w:szCs w:val="15"/>
                <w:lang w:val="en-GB"/>
              </w:rPr>
              <w:t xml:space="preserve">Hearing aids are compensated up to the amount of </w:t>
            </w:r>
            <w:r w:rsidRPr="00292DEB">
              <w:rPr>
                <w:color w:val="FF00FF"/>
                <w:sz w:val="15"/>
                <w:szCs w:val="15"/>
                <w:lang w:val="en-GB"/>
              </w:rPr>
              <w:t>€600</w:t>
            </w:r>
            <w:r w:rsidRPr="00292DEB">
              <w:rPr>
                <w:color w:val="000000" w:themeColor="text1"/>
                <w:sz w:val="15"/>
                <w:szCs w:val="15"/>
                <w:lang w:val="en-GB"/>
              </w:rPr>
              <w:t xml:space="preserve">, every </w:t>
            </w:r>
            <w:r w:rsidRPr="00292DEB">
              <w:rPr>
                <w:color w:val="C00000"/>
                <w:sz w:val="15"/>
                <w:szCs w:val="15"/>
                <w:lang w:val="en-GB"/>
              </w:rPr>
              <w:t>4</w:t>
            </w:r>
            <w:r w:rsidRPr="00292DEB">
              <w:rPr>
                <w:color w:val="000000" w:themeColor="text1"/>
                <w:sz w:val="15"/>
                <w:szCs w:val="15"/>
                <w:lang w:val="en-GB"/>
              </w:rPr>
              <w:t xml:space="preserve"> years for adults and every year for children (under conditions), with a 25% co-payment for everyone, except children up to 16 years old who have a 10% co-payment </w:t>
            </w:r>
          </w:p>
          <w:p w14:paraId="7B59C50D" w14:textId="77777777" w:rsidR="004945ED" w:rsidRPr="00292DEB" w:rsidRDefault="004945ED" w:rsidP="004945ED">
            <w:pPr>
              <w:pStyle w:val="Normal0"/>
              <w:pBdr>
                <w:top w:val="nil"/>
                <w:left w:val="nil"/>
                <w:bottom w:val="nil"/>
                <w:right w:val="nil"/>
                <w:between w:val="nil"/>
              </w:pBdr>
              <w:spacing w:after="0"/>
              <w:ind w:hanging="12"/>
              <w:rPr>
                <w:color w:val="000000"/>
                <w:sz w:val="15"/>
                <w:szCs w:val="15"/>
                <w:lang w:val="en-GB"/>
              </w:rPr>
            </w:pPr>
            <w:r w:rsidRPr="00292DEB">
              <w:rPr>
                <w:color w:val="000000"/>
                <w:sz w:val="15"/>
                <w:szCs w:val="15"/>
                <w:lang w:val="en-GB"/>
              </w:rPr>
              <w:t xml:space="preserve">The </w:t>
            </w:r>
            <w:r w:rsidRPr="00292DEB">
              <w:rPr>
                <w:color w:val="008000"/>
                <w:sz w:val="15"/>
                <w:szCs w:val="15"/>
                <w:lang w:val="en-GB"/>
              </w:rPr>
              <w:t>National Organisation for the Provision of Health Services (EOPYY)</w:t>
            </w:r>
            <w:r w:rsidRPr="00292DEB">
              <w:rPr>
                <w:color w:val="000000"/>
                <w:sz w:val="15"/>
                <w:szCs w:val="15"/>
                <w:lang w:val="en-GB"/>
              </w:rPr>
              <w:t xml:space="preserve"> has signed contracts with suppliers of the following products: </w:t>
            </w:r>
          </w:p>
          <w:p w14:paraId="3DE96BF3" w14:textId="77777777" w:rsidR="004945ED" w:rsidRPr="00292DEB" w:rsidRDefault="004945ED" w:rsidP="004945ED">
            <w:pPr>
              <w:pStyle w:val="Normal0"/>
              <w:numPr>
                <w:ilvl w:val="0"/>
                <w:numId w:val="113"/>
              </w:numPr>
              <w:pBdr>
                <w:top w:val="nil"/>
                <w:left w:val="nil"/>
                <w:bottom w:val="nil"/>
                <w:right w:val="nil"/>
                <w:between w:val="nil"/>
              </w:pBdr>
              <w:tabs>
                <w:tab w:val="left" w:pos="271"/>
              </w:tabs>
              <w:spacing w:before="0" w:after="0"/>
              <w:ind w:hanging="56"/>
              <w:rPr>
                <w:color w:val="000000"/>
                <w:sz w:val="15"/>
                <w:szCs w:val="15"/>
                <w:lang w:val="en-GB"/>
              </w:rPr>
            </w:pPr>
            <w:r w:rsidRPr="00292DEB">
              <w:rPr>
                <w:color w:val="000000"/>
                <w:sz w:val="15"/>
                <w:szCs w:val="15"/>
                <w:lang w:val="en-GB"/>
              </w:rPr>
              <w:t>hearing aids, breathing treatment devices/machines, orthopaedics (including prosthetics, orthotics, wheelchairs, walking aids, etc.);</w:t>
            </w:r>
          </w:p>
          <w:p w14:paraId="3EDF163B" w14:textId="77777777" w:rsidR="004945ED" w:rsidRPr="00292DEB" w:rsidRDefault="004945ED" w:rsidP="004945ED">
            <w:pPr>
              <w:pStyle w:val="Normal0"/>
              <w:numPr>
                <w:ilvl w:val="0"/>
                <w:numId w:val="113"/>
              </w:numPr>
              <w:pBdr>
                <w:top w:val="nil"/>
                <w:left w:val="nil"/>
                <w:bottom w:val="nil"/>
                <w:right w:val="nil"/>
                <w:between w:val="nil"/>
              </w:pBdr>
              <w:tabs>
                <w:tab w:val="left" w:pos="271"/>
              </w:tabs>
              <w:spacing w:before="0" w:after="0"/>
              <w:ind w:hanging="56"/>
              <w:rPr>
                <w:color w:val="000000"/>
                <w:sz w:val="15"/>
                <w:szCs w:val="15"/>
              </w:rPr>
            </w:pPr>
            <w:proofErr w:type="spellStart"/>
            <w:r w:rsidRPr="00292DEB">
              <w:rPr>
                <w:color w:val="000000"/>
                <w:sz w:val="15"/>
                <w:szCs w:val="15"/>
              </w:rPr>
              <w:t>health</w:t>
            </w:r>
            <w:proofErr w:type="spellEnd"/>
            <w:r w:rsidRPr="00292DEB">
              <w:rPr>
                <w:color w:val="000000"/>
                <w:sz w:val="15"/>
                <w:szCs w:val="15"/>
              </w:rPr>
              <w:t xml:space="preserve"> consumables;</w:t>
            </w:r>
          </w:p>
          <w:p w14:paraId="0F649DD1" w14:textId="77777777" w:rsidR="004945ED" w:rsidRPr="00292DEB" w:rsidRDefault="004945ED" w:rsidP="004945ED">
            <w:pPr>
              <w:pStyle w:val="Normal0"/>
              <w:numPr>
                <w:ilvl w:val="0"/>
                <w:numId w:val="113"/>
              </w:numPr>
              <w:pBdr>
                <w:top w:val="nil"/>
                <w:left w:val="nil"/>
                <w:bottom w:val="nil"/>
                <w:right w:val="nil"/>
                <w:between w:val="nil"/>
              </w:pBdr>
              <w:tabs>
                <w:tab w:val="left" w:pos="271"/>
              </w:tabs>
              <w:spacing w:before="0" w:after="0"/>
              <w:ind w:hanging="56"/>
              <w:rPr>
                <w:color w:val="000000"/>
                <w:sz w:val="15"/>
                <w:szCs w:val="15"/>
                <w:lang w:val="en-GB"/>
              </w:rPr>
            </w:pPr>
            <w:r w:rsidRPr="00292DEB">
              <w:rPr>
                <w:color w:val="000000"/>
                <w:sz w:val="15"/>
                <w:szCs w:val="15"/>
                <w:lang w:val="en-GB"/>
              </w:rPr>
              <w:t>dietary foods for special medical purposes.</w:t>
            </w:r>
          </w:p>
          <w:p w14:paraId="08E456A1"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06C11EB"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47AEA5A4" w14:textId="77777777" w:rsidR="004945ED" w:rsidRPr="00292DEB" w:rsidRDefault="004945ED" w:rsidP="004945ED">
            <w:pPr>
              <w:spacing w:line="276" w:lineRule="auto"/>
              <w:rPr>
                <w:rFonts w:cs="Arial"/>
                <w:color w:val="0000FF"/>
                <w:lang w:val="en-US"/>
              </w:rPr>
            </w:pPr>
          </w:p>
        </w:tc>
        <w:tc>
          <w:tcPr>
            <w:tcW w:w="127" w:type="pct"/>
          </w:tcPr>
          <w:p w14:paraId="4CF823E9" w14:textId="77777777" w:rsidR="004945ED" w:rsidRPr="00292DEB" w:rsidRDefault="004945ED" w:rsidP="004945ED">
            <w:pPr>
              <w:spacing w:line="276" w:lineRule="auto"/>
              <w:rPr>
                <w:rFonts w:cs="Arial"/>
                <w:color w:val="0000FF"/>
                <w:lang w:val="fr-FR"/>
              </w:rPr>
            </w:pPr>
            <w:r w:rsidRPr="00292DEB">
              <w:rPr>
                <w:rFonts w:cs="Arial"/>
                <w:color w:val="0000FF"/>
                <w:lang w:val="fr-FR"/>
              </w:rPr>
              <w:t>21</w:t>
            </w:r>
          </w:p>
          <w:p w14:paraId="59C8558D" w14:textId="77777777" w:rsidR="004945ED" w:rsidRPr="00292DEB" w:rsidRDefault="004945ED" w:rsidP="004945ED">
            <w:pPr>
              <w:spacing w:line="276" w:lineRule="auto"/>
              <w:rPr>
                <w:rFonts w:cs="Arial"/>
                <w:color w:val="0000FF"/>
                <w:lang w:val="en-US"/>
              </w:rPr>
            </w:pPr>
          </w:p>
        </w:tc>
        <w:tc>
          <w:tcPr>
            <w:tcW w:w="402" w:type="pct"/>
          </w:tcPr>
          <w:p w14:paraId="7BFB92FC"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50E34CED" w14:textId="77777777" w:rsidR="004945ED" w:rsidRPr="00292DEB" w:rsidRDefault="004945ED" w:rsidP="004945ED">
            <w:pPr>
              <w:spacing w:line="276" w:lineRule="auto"/>
              <w:rPr>
                <w:rFonts w:cs="Arial"/>
                <w:color w:val="0000FF"/>
                <w:lang w:val="en-US"/>
              </w:rPr>
            </w:pPr>
          </w:p>
        </w:tc>
      </w:tr>
      <w:tr w:rsidR="004945ED" w:rsidRPr="00292DEB" w14:paraId="5A92BC29" w14:textId="77777777" w:rsidTr="005D0FED">
        <w:tc>
          <w:tcPr>
            <w:tcW w:w="193" w:type="pct"/>
          </w:tcPr>
          <w:p w14:paraId="7D42D8E9" w14:textId="77777777" w:rsidR="004945ED" w:rsidRPr="00292DEB" w:rsidRDefault="004945ED" w:rsidP="004945ED">
            <w:pPr>
              <w:spacing w:line="276" w:lineRule="auto"/>
              <w:jc w:val="left"/>
              <w:rPr>
                <w:rFonts w:cs="Arial"/>
                <w:lang w:val="es-ES"/>
              </w:rPr>
            </w:pPr>
            <w:r w:rsidRPr="00292DEB">
              <w:rPr>
                <w:rFonts w:cs="Arial"/>
                <w:lang w:val="es-ES"/>
              </w:rPr>
              <w:t>EL</w:t>
            </w:r>
          </w:p>
          <w:p w14:paraId="08885D28" w14:textId="77777777" w:rsidR="004945ED" w:rsidRPr="00292DEB" w:rsidRDefault="004945ED" w:rsidP="004945ED">
            <w:pPr>
              <w:spacing w:line="276" w:lineRule="auto"/>
              <w:jc w:val="left"/>
              <w:rPr>
                <w:rFonts w:cs="Arial"/>
                <w:lang w:val="es-ES"/>
              </w:rPr>
            </w:pPr>
            <w:r w:rsidRPr="00292DEB">
              <w:rPr>
                <w:rFonts w:cs="Arial"/>
                <w:lang w:val="es-ES"/>
              </w:rPr>
              <w:t>EL</w:t>
            </w:r>
          </w:p>
          <w:p w14:paraId="726A7A68" w14:textId="77777777" w:rsidR="004945ED" w:rsidRPr="00292DEB" w:rsidRDefault="004945ED" w:rsidP="004945ED">
            <w:pPr>
              <w:spacing w:line="276" w:lineRule="auto"/>
              <w:jc w:val="left"/>
              <w:rPr>
                <w:rFonts w:cs="Arial"/>
                <w:lang w:val="es-ES"/>
              </w:rPr>
            </w:pPr>
            <w:r w:rsidRPr="00292DEB">
              <w:rPr>
                <w:rFonts w:cs="Arial"/>
                <w:lang w:val="es-ES"/>
              </w:rPr>
              <w:t>EL</w:t>
            </w:r>
          </w:p>
          <w:p w14:paraId="79E6CE6E" w14:textId="77777777" w:rsidR="004945ED" w:rsidRPr="00292DEB" w:rsidRDefault="004945ED" w:rsidP="004945ED">
            <w:pPr>
              <w:spacing w:line="276" w:lineRule="auto"/>
              <w:jc w:val="left"/>
              <w:rPr>
                <w:rFonts w:cs="Arial"/>
                <w:lang w:val="es-ES"/>
              </w:rPr>
            </w:pPr>
            <w:r w:rsidRPr="00292DEB">
              <w:rPr>
                <w:rFonts w:cs="Arial"/>
                <w:lang w:val="es-ES"/>
              </w:rPr>
              <w:t>EL</w:t>
            </w:r>
          </w:p>
          <w:p w14:paraId="268A4C78" w14:textId="77777777" w:rsidR="004945ED" w:rsidRPr="00292DEB" w:rsidRDefault="004945ED" w:rsidP="004945ED">
            <w:pPr>
              <w:spacing w:line="276" w:lineRule="auto"/>
              <w:jc w:val="left"/>
              <w:rPr>
                <w:rFonts w:cs="Arial"/>
                <w:lang w:val="es-ES"/>
              </w:rPr>
            </w:pPr>
            <w:r w:rsidRPr="00292DEB">
              <w:rPr>
                <w:rFonts w:cs="Arial"/>
                <w:lang w:val="es-ES"/>
              </w:rPr>
              <w:t>EL</w:t>
            </w:r>
          </w:p>
          <w:p w14:paraId="22A470D6" w14:textId="77777777" w:rsidR="004945ED" w:rsidRPr="00292DEB" w:rsidRDefault="004945ED" w:rsidP="004945ED">
            <w:pPr>
              <w:spacing w:line="276" w:lineRule="auto"/>
              <w:jc w:val="left"/>
              <w:rPr>
                <w:rFonts w:cs="Arial"/>
                <w:lang w:val="es-ES"/>
              </w:rPr>
            </w:pPr>
            <w:r w:rsidRPr="00292DEB">
              <w:rPr>
                <w:rFonts w:cs="Arial"/>
                <w:lang w:val="es-ES"/>
              </w:rPr>
              <w:t>EL</w:t>
            </w:r>
          </w:p>
          <w:p w14:paraId="19898209" w14:textId="77777777" w:rsidR="004945ED" w:rsidRPr="00292DEB" w:rsidRDefault="004945ED" w:rsidP="004945ED">
            <w:pPr>
              <w:spacing w:line="276" w:lineRule="auto"/>
              <w:jc w:val="left"/>
              <w:rPr>
                <w:rFonts w:cs="Arial"/>
                <w:lang w:val="es-ES"/>
              </w:rPr>
            </w:pPr>
            <w:r w:rsidRPr="00292DEB">
              <w:rPr>
                <w:rFonts w:cs="Arial"/>
                <w:lang w:val="es-ES"/>
              </w:rPr>
              <w:t>EL</w:t>
            </w:r>
          </w:p>
          <w:p w14:paraId="4B4E40E7" w14:textId="77777777" w:rsidR="004945ED" w:rsidRPr="00292DEB" w:rsidRDefault="004945ED" w:rsidP="004945ED">
            <w:pPr>
              <w:spacing w:line="276" w:lineRule="auto"/>
              <w:jc w:val="left"/>
              <w:rPr>
                <w:rFonts w:cs="Arial"/>
                <w:lang w:val="es-ES"/>
              </w:rPr>
            </w:pPr>
            <w:r w:rsidRPr="00292DEB">
              <w:rPr>
                <w:rFonts w:cs="Arial"/>
                <w:lang w:val="es-ES"/>
              </w:rPr>
              <w:t>EL</w:t>
            </w:r>
          </w:p>
          <w:p w14:paraId="141CA926" w14:textId="77777777" w:rsidR="004945ED" w:rsidRPr="00292DEB" w:rsidRDefault="004945ED" w:rsidP="004945ED">
            <w:pPr>
              <w:spacing w:line="276" w:lineRule="auto"/>
              <w:jc w:val="left"/>
              <w:rPr>
                <w:rFonts w:cs="Arial"/>
                <w:lang w:val="es-ES"/>
              </w:rPr>
            </w:pPr>
            <w:r w:rsidRPr="00292DEB">
              <w:rPr>
                <w:rFonts w:cs="Arial"/>
                <w:lang w:val="es-ES"/>
              </w:rPr>
              <w:t>EL</w:t>
            </w:r>
          </w:p>
          <w:p w14:paraId="2A91D85E" w14:textId="77777777" w:rsidR="004945ED" w:rsidRPr="00292DEB" w:rsidRDefault="004945ED" w:rsidP="004945ED">
            <w:pPr>
              <w:spacing w:line="276" w:lineRule="auto"/>
              <w:jc w:val="left"/>
              <w:rPr>
                <w:rFonts w:cs="Arial"/>
                <w:lang w:val="es-ES"/>
              </w:rPr>
            </w:pPr>
            <w:r w:rsidRPr="00292DEB">
              <w:rPr>
                <w:rFonts w:cs="Arial"/>
                <w:lang w:val="es-ES"/>
              </w:rPr>
              <w:t>EL</w:t>
            </w:r>
          </w:p>
          <w:p w14:paraId="38266584" w14:textId="77777777" w:rsidR="004945ED" w:rsidRPr="00292DEB" w:rsidRDefault="004945ED" w:rsidP="004945ED">
            <w:pPr>
              <w:spacing w:line="276" w:lineRule="auto"/>
              <w:jc w:val="left"/>
              <w:rPr>
                <w:rFonts w:cs="Arial"/>
                <w:lang w:val="es-ES"/>
              </w:rPr>
            </w:pPr>
            <w:r w:rsidRPr="00292DEB">
              <w:rPr>
                <w:rFonts w:cs="Arial"/>
                <w:lang w:val="es-ES"/>
              </w:rPr>
              <w:t>EL</w:t>
            </w:r>
          </w:p>
          <w:p w14:paraId="34114ADA" w14:textId="77777777" w:rsidR="004945ED" w:rsidRPr="00292DEB" w:rsidRDefault="004945ED" w:rsidP="004945ED">
            <w:pPr>
              <w:spacing w:line="276" w:lineRule="auto"/>
              <w:jc w:val="left"/>
              <w:rPr>
                <w:rFonts w:cs="Arial"/>
                <w:lang w:val="es-ES"/>
              </w:rPr>
            </w:pPr>
            <w:r w:rsidRPr="00292DEB">
              <w:rPr>
                <w:rFonts w:cs="Arial"/>
                <w:lang w:val="es-ES"/>
              </w:rPr>
              <w:t>EL</w:t>
            </w:r>
          </w:p>
          <w:p w14:paraId="16715521" w14:textId="77777777" w:rsidR="004945ED" w:rsidRPr="00292DEB" w:rsidRDefault="004945ED" w:rsidP="004945ED">
            <w:pPr>
              <w:spacing w:line="276" w:lineRule="auto"/>
              <w:jc w:val="left"/>
              <w:rPr>
                <w:rFonts w:cs="Arial"/>
                <w:lang w:val="es-ES"/>
              </w:rPr>
            </w:pPr>
            <w:r w:rsidRPr="00292DEB">
              <w:rPr>
                <w:rFonts w:cs="Arial"/>
                <w:lang w:val="es-ES"/>
              </w:rPr>
              <w:t>EL</w:t>
            </w:r>
          </w:p>
          <w:p w14:paraId="14DB94DA" w14:textId="77777777" w:rsidR="004945ED" w:rsidRPr="00292DEB" w:rsidRDefault="004945ED" w:rsidP="004945ED">
            <w:pPr>
              <w:spacing w:line="276" w:lineRule="auto"/>
              <w:jc w:val="left"/>
              <w:rPr>
                <w:rFonts w:cs="Arial"/>
                <w:lang w:val="es-ES"/>
              </w:rPr>
            </w:pPr>
            <w:r w:rsidRPr="00292DEB">
              <w:rPr>
                <w:rFonts w:cs="Arial"/>
                <w:lang w:val="es-ES"/>
              </w:rPr>
              <w:t>EL</w:t>
            </w:r>
          </w:p>
          <w:p w14:paraId="46EA3C12" w14:textId="77777777" w:rsidR="004945ED" w:rsidRPr="00292DEB" w:rsidRDefault="004945ED" w:rsidP="004945ED">
            <w:pPr>
              <w:spacing w:line="276" w:lineRule="auto"/>
              <w:jc w:val="left"/>
              <w:rPr>
                <w:rFonts w:cs="Arial"/>
                <w:lang w:val="es-ES"/>
              </w:rPr>
            </w:pPr>
            <w:r w:rsidRPr="00292DEB">
              <w:rPr>
                <w:rFonts w:cs="Arial"/>
                <w:lang w:val="es-ES"/>
              </w:rPr>
              <w:t>EL</w:t>
            </w:r>
          </w:p>
          <w:p w14:paraId="230F6651" w14:textId="77777777" w:rsidR="004945ED" w:rsidRPr="00292DEB" w:rsidRDefault="004945ED" w:rsidP="004945ED">
            <w:pPr>
              <w:spacing w:line="276" w:lineRule="auto"/>
              <w:jc w:val="left"/>
              <w:rPr>
                <w:rFonts w:cs="Arial"/>
                <w:lang w:val="es-ES"/>
              </w:rPr>
            </w:pPr>
            <w:r w:rsidRPr="00292DEB">
              <w:rPr>
                <w:rFonts w:cs="Arial"/>
                <w:lang w:val="es-ES"/>
              </w:rPr>
              <w:t>EL</w:t>
            </w:r>
          </w:p>
          <w:p w14:paraId="20D4FADC" w14:textId="77777777" w:rsidR="004945ED" w:rsidRPr="00292DEB" w:rsidRDefault="004945ED" w:rsidP="004945ED">
            <w:pPr>
              <w:spacing w:line="276" w:lineRule="auto"/>
              <w:jc w:val="left"/>
              <w:rPr>
                <w:rFonts w:cs="Arial"/>
                <w:lang w:val="es-ES"/>
              </w:rPr>
            </w:pPr>
            <w:r w:rsidRPr="00292DEB">
              <w:rPr>
                <w:rFonts w:cs="Arial"/>
                <w:lang w:val="es-ES"/>
              </w:rPr>
              <w:t>EL</w:t>
            </w:r>
          </w:p>
          <w:p w14:paraId="25A87DB3" w14:textId="77777777" w:rsidR="004945ED" w:rsidRPr="00292DEB" w:rsidRDefault="004945ED" w:rsidP="004945ED">
            <w:pPr>
              <w:spacing w:line="276" w:lineRule="auto"/>
              <w:jc w:val="left"/>
              <w:rPr>
                <w:rFonts w:cs="Arial"/>
                <w:lang w:val="es-ES"/>
              </w:rPr>
            </w:pPr>
            <w:r w:rsidRPr="00292DEB">
              <w:rPr>
                <w:rFonts w:cs="Arial"/>
                <w:lang w:val="es-ES"/>
              </w:rPr>
              <w:t>EL</w:t>
            </w:r>
          </w:p>
          <w:p w14:paraId="4BEB0335" w14:textId="77777777" w:rsidR="004945ED" w:rsidRPr="00292DEB" w:rsidRDefault="004945ED" w:rsidP="004945ED">
            <w:pPr>
              <w:spacing w:line="276" w:lineRule="auto"/>
              <w:jc w:val="left"/>
              <w:rPr>
                <w:rFonts w:cs="Arial"/>
                <w:lang w:val="es-ES"/>
              </w:rPr>
            </w:pPr>
            <w:r w:rsidRPr="00292DEB">
              <w:rPr>
                <w:rFonts w:cs="Arial"/>
                <w:lang w:val="es-ES"/>
              </w:rPr>
              <w:t>EL</w:t>
            </w:r>
          </w:p>
          <w:p w14:paraId="11E6F787" w14:textId="77777777" w:rsidR="004945ED" w:rsidRPr="00292DEB" w:rsidRDefault="004945ED" w:rsidP="004945ED">
            <w:pPr>
              <w:spacing w:line="276" w:lineRule="auto"/>
              <w:jc w:val="left"/>
              <w:rPr>
                <w:rFonts w:cs="Arial"/>
                <w:lang w:val="es-ES"/>
              </w:rPr>
            </w:pPr>
            <w:r w:rsidRPr="00292DEB">
              <w:rPr>
                <w:rFonts w:cs="Arial"/>
                <w:lang w:val="es-ES"/>
              </w:rPr>
              <w:t>EL</w:t>
            </w:r>
          </w:p>
          <w:p w14:paraId="64B29F67" w14:textId="77777777" w:rsidR="004945ED" w:rsidRPr="00292DEB" w:rsidRDefault="004945ED" w:rsidP="004945ED">
            <w:pPr>
              <w:spacing w:line="276" w:lineRule="auto"/>
              <w:jc w:val="left"/>
              <w:rPr>
                <w:rFonts w:cs="Arial"/>
                <w:lang w:val="es-ES"/>
              </w:rPr>
            </w:pPr>
            <w:r w:rsidRPr="00292DEB">
              <w:rPr>
                <w:rFonts w:cs="Arial"/>
                <w:lang w:val="es-ES"/>
              </w:rPr>
              <w:t>EL</w:t>
            </w:r>
          </w:p>
          <w:p w14:paraId="339A1673" w14:textId="77777777" w:rsidR="004945ED" w:rsidRPr="00292DEB" w:rsidRDefault="004945ED" w:rsidP="004945ED">
            <w:pPr>
              <w:spacing w:line="276" w:lineRule="auto"/>
              <w:jc w:val="left"/>
              <w:rPr>
                <w:rFonts w:cs="Arial"/>
                <w:lang w:val="es-ES"/>
              </w:rPr>
            </w:pPr>
            <w:r w:rsidRPr="00292DEB">
              <w:rPr>
                <w:rFonts w:cs="Arial"/>
                <w:lang w:val="es-ES"/>
              </w:rPr>
              <w:t>EL</w:t>
            </w:r>
          </w:p>
          <w:p w14:paraId="395C0010" w14:textId="77777777" w:rsidR="004945ED" w:rsidRPr="00292DEB" w:rsidRDefault="004945ED" w:rsidP="004945ED">
            <w:pPr>
              <w:spacing w:line="276" w:lineRule="auto"/>
              <w:jc w:val="left"/>
              <w:rPr>
                <w:rFonts w:cs="Arial"/>
                <w:lang w:val="es-ES"/>
              </w:rPr>
            </w:pPr>
            <w:r w:rsidRPr="00292DEB">
              <w:rPr>
                <w:rFonts w:cs="Arial"/>
                <w:lang w:val="es-ES"/>
              </w:rPr>
              <w:t>EL</w:t>
            </w:r>
          </w:p>
          <w:p w14:paraId="197B27D4" w14:textId="77777777" w:rsidR="004945ED" w:rsidRPr="00292DEB" w:rsidRDefault="004945ED" w:rsidP="004945ED">
            <w:pPr>
              <w:spacing w:line="276" w:lineRule="auto"/>
              <w:jc w:val="left"/>
              <w:rPr>
                <w:rFonts w:cs="Arial"/>
                <w:lang w:val="es-ES"/>
              </w:rPr>
            </w:pPr>
            <w:r w:rsidRPr="00292DEB">
              <w:rPr>
                <w:rFonts w:cs="Arial"/>
                <w:lang w:val="es-ES"/>
              </w:rPr>
              <w:t>EL</w:t>
            </w:r>
          </w:p>
          <w:p w14:paraId="4F8244DF" w14:textId="77777777" w:rsidR="004945ED" w:rsidRPr="00292DEB" w:rsidRDefault="004945ED" w:rsidP="004945ED">
            <w:pPr>
              <w:spacing w:line="276" w:lineRule="auto"/>
              <w:jc w:val="left"/>
              <w:rPr>
                <w:rFonts w:cs="Arial"/>
                <w:b/>
                <w:lang w:val="es-ES"/>
              </w:rPr>
            </w:pPr>
          </w:p>
        </w:tc>
        <w:tc>
          <w:tcPr>
            <w:tcW w:w="1371" w:type="pct"/>
          </w:tcPr>
          <w:p w14:paraId="28BDEF6B" w14:textId="77777777" w:rsidR="004945ED" w:rsidRPr="00292DEB" w:rsidRDefault="004945ED" w:rsidP="004945ED">
            <w:pPr>
              <w:spacing w:line="276" w:lineRule="auto"/>
              <w:rPr>
                <w:rFonts w:cs="Arial"/>
              </w:rPr>
            </w:pPr>
            <w:r w:rsidRPr="00292DEB">
              <w:rPr>
                <w:rFonts w:cs="Arial"/>
              </w:rPr>
              <w:t>Kostenloser Transport zu öffentlichen Krankenhäusern im Notfall; kostenlose Haushaltsdienstleistungen, zu bestimmten Bedingungen; Rückerstattung von Fixbeträgen der Transportkosten für Dialyse- und Thalassämiepatienten.</w:t>
            </w:r>
          </w:p>
          <w:p w14:paraId="1996A740" w14:textId="77777777" w:rsidR="004945ED" w:rsidRPr="00292DEB" w:rsidRDefault="004945ED" w:rsidP="004945ED">
            <w:pPr>
              <w:spacing w:line="276" w:lineRule="auto"/>
              <w:rPr>
                <w:rFonts w:eastAsia="Arial" w:cs="Arial"/>
                <w:b/>
                <w:bCs/>
                <w:color w:val="FF0000"/>
              </w:rPr>
            </w:pPr>
            <w:r w:rsidRPr="00292DEB">
              <w:rPr>
                <w:rFonts w:cs="Arial"/>
              </w:rPr>
              <w:t xml:space="preserve">Die </w:t>
            </w:r>
            <w:r w:rsidRPr="00292DEB">
              <w:rPr>
                <w:rFonts w:cs="Arial"/>
                <w:color w:val="008000"/>
              </w:rPr>
              <w:t>Nationale Organisation zur Bereitstellung von Gesundheitsdienstleistungen (EOPPY)</w:t>
            </w:r>
            <w:r w:rsidRPr="00292DEB">
              <w:rPr>
                <w:rFonts w:cs="Arial"/>
              </w:rPr>
              <w:t xml:space="preserve"> gewährt </w:t>
            </w:r>
            <w:r w:rsidRPr="00292DEB">
              <w:rPr>
                <w:rFonts w:cs="Arial"/>
                <w:color w:val="FF00FF"/>
              </w:rPr>
              <w:t>€200</w:t>
            </w:r>
            <w:r w:rsidRPr="00292DEB">
              <w:rPr>
                <w:rFonts w:cs="Arial"/>
              </w:rPr>
              <w:t xml:space="preserve"> (jährlich) für Aerotherapie und </w:t>
            </w:r>
            <w:r w:rsidRPr="00292DEB">
              <w:rPr>
                <w:rFonts w:cs="Arial"/>
                <w:color w:val="FF00FF"/>
              </w:rPr>
              <w:t>€150</w:t>
            </w:r>
            <w:r w:rsidRPr="00292DEB">
              <w:rPr>
                <w:rFonts w:cs="Arial"/>
              </w:rPr>
              <w:t xml:space="preserve"> für Balneotherapie zwischen dem 01. Juni und dem 31. August eines jeden Jahres (bei besonderen Gesundheitszuständen). </w:t>
            </w:r>
            <w:r w:rsidRPr="00292DEB">
              <w:rPr>
                <w:rFonts w:cs="Arial"/>
                <w:color w:val="008000"/>
              </w:rPr>
              <w:t>EOPYY</w:t>
            </w:r>
            <w:r w:rsidRPr="00292DEB">
              <w:rPr>
                <w:rFonts w:cs="Arial"/>
              </w:rPr>
              <w:t xml:space="preserve"> erstattet auch bis zu </w:t>
            </w:r>
            <w:r w:rsidRPr="00292DEB">
              <w:rPr>
                <w:rFonts w:cs="Arial"/>
                <w:color w:val="FF00FF"/>
              </w:rPr>
              <w:t>€5.000</w:t>
            </w:r>
            <w:r w:rsidRPr="00292DEB">
              <w:rPr>
                <w:rFonts w:cs="Arial"/>
              </w:rPr>
              <w:t xml:space="preserve"> für Kosten im Rahmen von Konservierung und Transport eines Leichnams aus dem Ausland nach Griechenland. Zusätzlich erstattet </w:t>
            </w:r>
            <w:r w:rsidRPr="00292DEB">
              <w:rPr>
                <w:rFonts w:cs="Arial"/>
                <w:color w:val="008000"/>
              </w:rPr>
              <w:t>EOPYY</w:t>
            </w:r>
            <w:r w:rsidRPr="00292DEB">
              <w:rPr>
                <w:rFonts w:cs="Arial"/>
              </w:rPr>
              <w:t xml:space="preserve"> eine private Nachtkrankenschwester, die in einem öffentlichen Krankenhaus arbeitet, in Höhe von </w:t>
            </w:r>
            <w:r w:rsidRPr="00292DEB">
              <w:rPr>
                <w:rFonts w:cs="Arial"/>
                <w:color w:val="FF00FF"/>
              </w:rPr>
              <w:t>€30</w:t>
            </w:r>
            <w:r w:rsidRPr="00292DEB">
              <w:rPr>
                <w:rFonts w:cs="Arial"/>
              </w:rPr>
              <w:t xml:space="preserve"> pro Arbeitstag und </w:t>
            </w:r>
            <w:r w:rsidRPr="00292DEB">
              <w:rPr>
                <w:rFonts w:cs="Arial"/>
                <w:color w:val="FF00FF"/>
              </w:rPr>
              <w:t>€45</w:t>
            </w:r>
            <w:r w:rsidRPr="00292DEB">
              <w:rPr>
                <w:rFonts w:cs="Arial"/>
              </w:rPr>
              <w:t xml:space="preserve"> für die Arbeit an Sonn- und Feiertagen. Maximale Abdeckung bis zu </w:t>
            </w:r>
            <w:r w:rsidRPr="00292DEB">
              <w:rPr>
                <w:rFonts w:cs="Arial"/>
                <w:color w:val="C00000"/>
              </w:rPr>
              <w:t>12</w:t>
            </w:r>
            <w:r w:rsidRPr="00292DEB">
              <w:rPr>
                <w:rFonts w:cs="Arial"/>
              </w:rPr>
              <w:t xml:space="preserve"> Nächte für jeden Krankenhaushaufenthalt und für höchstens </w:t>
            </w:r>
            <w:r w:rsidRPr="00292DEB">
              <w:rPr>
                <w:rFonts w:cs="Arial"/>
                <w:color w:val="C00000"/>
              </w:rPr>
              <w:t>2</w:t>
            </w:r>
            <w:r w:rsidRPr="00292DEB">
              <w:rPr>
                <w:rFonts w:cs="Arial"/>
              </w:rPr>
              <w:t xml:space="preserve"> Krankenhausaufenthalte monatlich.</w:t>
            </w:r>
          </w:p>
          <w:p w14:paraId="4EE3DBFD" w14:textId="77777777" w:rsidR="004945ED" w:rsidRPr="00292DEB" w:rsidRDefault="004945ED" w:rsidP="004945ED">
            <w:pPr>
              <w:spacing w:line="276" w:lineRule="auto"/>
              <w:rPr>
                <w:rFonts w:cs="Arial"/>
              </w:rPr>
            </w:pPr>
          </w:p>
        </w:tc>
        <w:tc>
          <w:tcPr>
            <w:tcW w:w="1370" w:type="pct"/>
          </w:tcPr>
          <w:p w14:paraId="51116573" w14:textId="77777777" w:rsidR="004945ED" w:rsidRPr="00292DEB" w:rsidRDefault="004945ED" w:rsidP="004945ED">
            <w:pPr>
              <w:spacing w:line="276" w:lineRule="auto"/>
              <w:rPr>
                <w:rFonts w:cs="Arial"/>
                <w:lang w:val="fr-BE"/>
              </w:rPr>
            </w:pPr>
            <w:r w:rsidRPr="00292DEB">
              <w:rPr>
                <w:rFonts w:cs="Arial"/>
                <w:lang w:val="fr-BE"/>
              </w:rPr>
              <w:t>Le transport vers les hôpitaux publics est gratuit en cas d'urgence; l'aide à domicile est gratuite sous certaines conditions; remboursement forfaitaire des frais de transport pour les patients sous hémodialyse et pour ceux atteints de thalassémie.</w:t>
            </w:r>
          </w:p>
          <w:p w14:paraId="236DC306" w14:textId="451B74DF" w:rsidR="004945ED" w:rsidRPr="00292DEB" w:rsidRDefault="004945ED" w:rsidP="004945ED">
            <w:pPr>
              <w:spacing w:line="276" w:lineRule="auto"/>
              <w:rPr>
                <w:rFonts w:eastAsia="Arial" w:cs="Arial"/>
                <w:lang w:val="fr-BE"/>
              </w:rPr>
            </w:pPr>
            <w:r w:rsidRPr="00292DEB">
              <w:rPr>
                <w:rFonts w:cs="Arial"/>
                <w:color w:val="008000"/>
                <w:lang w:val="fr-BE"/>
              </w:rPr>
              <w:t xml:space="preserve">L'Organisation nationale pour la fourniture des services de santé (EOPYY) accorde </w:t>
            </w:r>
            <w:r w:rsidRPr="00292DEB">
              <w:rPr>
                <w:rFonts w:cs="Arial"/>
                <w:color w:val="FF00FF"/>
                <w:lang w:val="fr-BE"/>
              </w:rPr>
              <w:t xml:space="preserve">€200 </w:t>
            </w:r>
            <w:r w:rsidRPr="00292DEB">
              <w:rPr>
                <w:rFonts w:cs="Arial"/>
                <w:lang w:val="fr-BE"/>
              </w:rPr>
              <w:t xml:space="preserve">(par an) pour l’aérothérapie et </w:t>
            </w:r>
            <w:r w:rsidRPr="00292DEB">
              <w:rPr>
                <w:rFonts w:cs="Arial"/>
                <w:color w:val="FF00FF"/>
                <w:lang w:val="fr-BE"/>
              </w:rPr>
              <w:t>€150</w:t>
            </w:r>
            <w:r w:rsidRPr="00292DEB">
              <w:rPr>
                <w:rFonts w:cs="Arial"/>
                <w:lang w:val="fr-BE"/>
              </w:rPr>
              <w:t xml:space="preserve"> pour la balnéothérapie entre le 1er juin et le 31 août de chaque année (application de conditions particulières en termes de santé). L’</w:t>
            </w:r>
            <w:r w:rsidRPr="00292DEB">
              <w:rPr>
                <w:rFonts w:cs="Arial"/>
                <w:color w:val="008000"/>
                <w:lang w:val="fr-BE"/>
              </w:rPr>
              <w:t>EOPYY</w:t>
            </w:r>
            <w:r w:rsidRPr="00292DEB">
              <w:rPr>
                <w:rFonts w:cs="Arial"/>
                <w:lang w:val="fr-BE"/>
              </w:rPr>
              <w:t xml:space="preserve"> rembourse aussi </w:t>
            </w:r>
            <w:r w:rsidRPr="00292DEB">
              <w:rPr>
                <w:rFonts w:cs="Arial"/>
                <w:color w:val="FF00FF"/>
                <w:lang w:val="fr-BE"/>
              </w:rPr>
              <w:t xml:space="preserve">€5.000 </w:t>
            </w:r>
            <w:r w:rsidRPr="00292DEB">
              <w:rPr>
                <w:rFonts w:cs="Arial"/>
                <w:lang w:val="fr-BE"/>
              </w:rPr>
              <w:t>pour les dépenses afférentes à la conservation et au transport d’un cadavre vers la Grèce en provenance de l’étranger. En outre, l’</w:t>
            </w:r>
            <w:r w:rsidRPr="00292DEB">
              <w:rPr>
                <w:rFonts w:cs="Arial"/>
                <w:color w:val="008000"/>
                <w:lang w:val="fr-BE"/>
              </w:rPr>
              <w:t>EOPYY</w:t>
            </w:r>
            <w:r w:rsidRPr="00292DEB">
              <w:rPr>
                <w:rFonts w:cs="Arial"/>
                <w:lang w:val="fr-BE"/>
              </w:rPr>
              <w:t xml:space="preserve"> rembourse également une infirmière privée travaillant de nuit dans un hôpital public, à hauteur de </w:t>
            </w:r>
            <w:r w:rsidRPr="00292DEB">
              <w:rPr>
                <w:rFonts w:cs="Arial"/>
                <w:color w:val="FF00FF"/>
                <w:lang w:val="fr-BE"/>
              </w:rPr>
              <w:t xml:space="preserve">€30 </w:t>
            </w:r>
            <w:r w:rsidRPr="00292DEB">
              <w:rPr>
                <w:rFonts w:cs="Arial"/>
                <w:lang w:val="fr-BE"/>
              </w:rPr>
              <w:t xml:space="preserve">par jour ouvrable et de </w:t>
            </w:r>
            <w:r w:rsidRPr="00292DEB">
              <w:rPr>
                <w:rFonts w:cs="Arial"/>
                <w:color w:val="FF00FF"/>
                <w:lang w:val="fr-BE"/>
              </w:rPr>
              <w:t xml:space="preserve">€45 </w:t>
            </w:r>
            <w:r w:rsidRPr="00292DEB">
              <w:rPr>
                <w:rFonts w:cs="Arial"/>
                <w:lang w:val="fr-BE"/>
              </w:rPr>
              <w:t xml:space="preserve">en cas de prestation un dimanche et ou un jour férié. La couverture maximale va jusqu’à </w:t>
            </w:r>
            <w:r w:rsidRPr="00292DEB">
              <w:rPr>
                <w:rFonts w:cs="Arial"/>
                <w:color w:val="C00000"/>
                <w:lang w:val="fr-BE"/>
              </w:rPr>
              <w:t>12</w:t>
            </w:r>
            <w:r w:rsidRPr="00292DEB">
              <w:rPr>
                <w:rFonts w:cs="Arial"/>
                <w:lang w:val="fr-BE"/>
              </w:rPr>
              <w:t xml:space="preserve"> nuits pour chaque hospitalisation avec un maximum de </w:t>
            </w:r>
            <w:r w:rsidRPr="00292DEB">
              <w:rPr>
                <w:rFonts w:cs="Arial"/>
                <w:color w:val="C00000"/>
                <w:lang w:val="fr-BE"/>
              </w:rPr>
              <w:t>2</w:t>
            </w:r>
            <w:r w:rsidRPr="00292DEB">
              <w:rPr>
                <w:rFonts w:cs="Arial"/>
                <w:lang w:val="fr-BE"/>
              </w:rPr>
              <w:t xml:space="preserve"> hospitalisations par mois.</w:t>
            </w:r>
          </w:p>
          <w:p w14:paraId="59FA03E2" w14:textId="77777777" w:rsidR="004945ED" w:rsidRPr="00292DEB" w:rsidRDefault="004945ED" w:rsidP="004945ED">
            <w:pPr>
              <w:spacing w:line="276" w:lineRule="auto"/>
              <w:rPr>
                <w:rFonts w:cs="Arial"/>
                <w:lang w:val="fr-BE"/>
              </w:rPr>
            </w:pPr>
          </w:p>
        </w:tc>
        <w:tc>
          <w:tcPr>
            <w:tcW w:w="1370" w:type="pct"/>
          </w:tcPr>
          <w:p w14:paraId="2207203D"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E-II-22-EL</w:t>
            </w:r>
          </w:p>
          <w:p w14:paraId="066C7850" w14:textId="77777777" w:rsidR="004945ED" w:rsidRPr="00292DEB" w:rsidRDefault="004945ED" w:rsidP="004945ED">
            <w:pPr>
              <w:pStyle w:val="Normal0"/>
              <w:pBdr>
                <w:top w:val="nil"/>
                <w:left w:val="nil"/>
                <w:bottom w:val="nil"/>
                <w:right w:val="nil"/>
                <w:between w:val="nil"/>
              </w:pBdr>
              <w:spacing w:before="0" w:after="40"/>
              <w:rPr>
                <w:color w:val="000000"/>
                <w:sz w:val="15"/>
                <w:szCs w:val="15"/>
                <w:lang w:val="en-GB"/>
              </w:rPr>
            </w:pPr>
            <w:r w:rsidRPr="00292DEB">
              <w:rPr>
                <w:color w:val="000000"/>
                <w:sz w:val="15"/>
                <w:szCs w:val="15"/>
                <w:lang w:val="en-GB"/>
              </w:rPr>
              <w:t>Transport to public hospitals in case of an emergency is free of charge; home help service is free of charge subject to certain conditions; reimbursement with fixed amounts of transport expenses to haemodialysis and thalassaemia patients.</w:t>
            </w:r>
          </w:p>
          <w:p w14:paraId="0A5058BA" w14:textId="6AA419EF" w:rsidR="004945ED" w:rsidRPr="00292DEB" w:rsidRDefault="004945ED" w:rsidP="004945ED">
            <w:pPr>
              <w:pStyle w:val="Normal0"/>
              <w:pBdr>
                <w:top w:val="nil"/>
                <w:left w:val="nil"/>
                <w:bottom w:val="nil"/>
                <w:right w:val="nil"/>
                <w:between w:val="nil"/>
              </w:pBdr>
              <w:spacing w:after="0"/>
              <w:rPr>
                <w:b/>
                <w:bCs/>
                <w:color w:val="FF0000"/>
                <w:sz w:val="15"/>
                <w:szCs w:val="15"/>
                <w:lang w:val="en-GB"/>
              </w:rPr>
            </w:pPr>
            <w:r w:rsidRPr="00292DEB">
              <w:rPr>
                <w:color w:val="000000" w:themeColor="text1"/>
                <w:sz w:val="15"/>
                <w:szCs w:val="15"/>
                <w:lang w:val="en-GB"/>
              </w:rPr>
              <w:t xml:space="preserve">The </w:t>
            </w:r>
            <w:r w:rsidRPr="00292DEB">
              <w:rPr>
                <w:color w:val="008000"/>
                <w:sz w:val="15"/>
                <w:szCs w:val="15"/>
                <w:lang w:val="en-GB"/>
              </w:rPr>
              <w:t>National Organisation for Healthcare Services Provision (EOPPY)</w:t>
            </w:r>
            <w:r w:rsidRPr="00292DEB">
              <w:rPr>
                <w:color w:val="000000" w:themeColor="text1"/>
                <w:sz w:val="15"/>
                <w:szCs w:val="15"/>
                <w:lang w:val="en-GB"/>
              </w:rPr>
              <w:t xml:space="preserve"> grants </w:t>
            </w:r>
            <w:r w:rsidRPr="00292DEB">
              <w:rPr>
                <w:color w:val="FF00FF"/>
                <w:sz w:val="15"/>
                <w:szCs w:val="15"/>
                <w:lang w:val="en-GB"/>
              </w:rPr>
              <w:t>€200</w:t>
            </w:r>
            <w:r w:rsidRPr="00292DEB">
              <w:rPr>
                <w:color w:val="000000" w:themeColor="text1"/>
                <w:sz w:val="15"/>
                <w:szCs w:val="15"/>
                <w:lang w:val="en-GB"/>
              </w:rPr>
              <w:t xml:space="preserve"> (every year) for </w:t>
            </w:r>
            <w:proofErr w:type="spellStart"/>
            <w:r w:rsidRPr="00292DEB">
              <w:rPr>
                <w:color w:val="000000" w:themeColor="text1"/>
                <w:sz w:val="15"/>
                <w:szCs w:val="15"/>
                <w:lang w:val="en-GB"/>
              </w:rPr>
              <w:t>aerotherapy</w:t>
            </w:r>
            <w:proofErr w:type="spellEnd"/>
            <w:r w:rsidRPr="00292DEB">
              <w:rPr>
                <w:color w:val="000000" w:themeColor="text1"/>
                <w:sz w:val="15"/>
                <w:szCs w:val="15"/>
                <w:lang w:val="en-GB"/>
              </w:rPr>
              <w:t xml:space="preserve"> and </w:t>
            </w:r>
            <w:r w:rsidRPr="00292DEB">
              <w:rPr>
                <w:color w:val="FF00FF"/>
                <w:sz w:val="15"/>
                <w:szCs w:val="15"/>
                <w:lang w:val="en-GB"/>
              </w:rPr>
              <w:t>€150</w:t>
            </w:r>
            <w:r w:rsidRPr="00292DEB">
              <w:rPr>
                <w:color w:val="000000" w:themeColor="text1"/>
                <w:sz w:val="15"/>
                <w:szCs w:val="15"/>
                <w:lang w:val="en-GB"/>
              </w:rPr>
              <w:t xml:space="preserve"> for balneotherapy from June the 1</w:t>
            </w:r>
            <w:r w:rsidRPr="00292DEB">
              <w:rPr>
                <w:color w:val="000000" w:themeColor="text1"/>
                <w:sz w:val="15"/>
                <w:szCs w:val="15"/>
                <w:vertAlign w:val="superscript"/>
                <w:lang w:val="en-GB"/>
              </w:rPr>
              <w:t>st</w:t>
            </w:r>
            <w:r w:rsidRPr="00292DEB">
              <w:rPr>
                <w:color w:val="000000" w:themeColor="text1"/>
                <w:sz w:val="15"/>
                <w:szCs w:val="15"/>
                <w:lang w:val="en-GB"/>
              </w:rPr>
              <w:t xml:space="preserve"> to August 31</w:t>
            </w:r>
            <w:r w:rsidRPr="00292DEB">
              <w:rPr>
                <w:color w:val="000000" w:themeColor="text1"/>
                <w:sz w:val="15"/>
                <w:szCs w:val="15"/>
                <w:vertAlign w:val="superscript"/>
                <w:lang w:val="en-GB"/>
              </w:rPr>
              <w:t>st</w:t>
            </w:r>
            <w:r w:rsidRPr="00292DEB">
              <w:rPr>
                <w:color w:val="000000" w:themeColor="text1"/>
                <w:sz w:val="15"/>
                <w:szCs w:val="15"/>
                <w:lang w:val="en-GB"/>
              </w:rPr>
              <w:t xml:space="preserve"> each year (special health conditions apply). EOPYY also refunds up to </w:t>
            </w:r>
            <w:r w:rsidRPr="00292DEB">
              <w:rPr>
                <w:color w:val="FF00FF"/>
                <w:sz w:val="15"/>
                <w:szCs w:val="15"/>
                <w:lang w:val="en-GB"/>
              </w:rPr>
              <w:t>€5,000</w:t>
            </w:r>
            <w:r w:rsidRPr="00292DEB">
              <w:rPr>
                <w:color w:val="000000" w:themeColor="text1"/>
                <w:sz w:val="15"/>
                <w:szCs w:val="15"/>
                <w:lang w:val="en-GB"/>
              </w:rPr>
              <w:t xml:space="preserve"> for expenses concerning the preservation and transportation of a corpse to Greece from abroad. In addition, </w:t>
            </w:r>
            <w:r w:rsidRPr="00292DEB">
              <w:rPr>
                <w:color w:val="008000"/>
                <w:sz w:val="15"/>
                <w:szCs w:val="15"/>
                <w:lang w:val="en-GB"/>
              </w:rPr>
              <w:t>EOPYY</w:t>
            </w:r>
            <w:r w:rsidRPr="00292DEB">
              <w:rPr>
                <w:color w:val="000000" w:themeColor="text1"/>
                <w:sz w:val="15"/>
                <w:szCs w:val="15"/>
                <w:lang w:val="en-GB"/>
              </w:rPr>
              <w:t xml:space="preserve"> refunds a private nurse working in a public hospital at night with the amount of </w:t>
            </w:r>
            <w:r w:rsidRPr="00292DEB">
              <w:rPr>
                <w:color w:val="FF00FF"/>
                <w:sz w:val="15"/>
                <w:szCs w:val="15"/>
                <w:lang w:val="en-GB"/>
              </w:rPr>
              <w:t>€30</w:t>
            </w:r>
            <w:r w:rsidRPr="00292DEB">
              <w:rPr>
                <w:color w:val="000000" w:themeColor="text1"/>
                <w:sz w:val="15"/>
                <w:szCs w:val="15"/>
                <w:lang w:val="en-GB"/>
              </w:rPr>
              <w:t xml:space="preserve"> per working day and </w:t>
            </w:r>
            <w:r w:rsidRPr="00292DEB">
              <w:rPr>
                <w:color w:val="FF00FF"/>
                <w:sz w:val="15"/>
                <w:szCs w:val="15"/>
                <w:lang w:val="en-GB"/>
              </w:rPr>
              <w:t xml:space="preserve">€45 </w:t>
            </w:r>
            <w:r w:rsidRPr="00292DEB">
              <w:rPr>
                <w:color w:val="000000" w:themeColor="text1"/>
                <w:sz w:val="15"/>
                <w:szCs w:val="15"/>
                <w:lang w:val="en-GB"/>
              </w:rPr>
              <w:t xml:space="preserve">if working during Sundays and public holidays. Maximum coverage up to </w:t>
            </w:r>
            <w:r w:rsidRPr="00292DEB">
              <w:rPr>
                <w:color w:val="C00000"/>
                <w:sz w:val="15"/>
                <w:szCs w:val="15"/>
                <w:lang w:val="en-GB"/>
              </w:rPr>
              <w:t>12</w:t>
            </w:r>
            <w:r w:rsidRPr="00292DEB">
              <w:rPr>
                <w:color w:val="000000" w:themeColor="text1"/>
                <w:sz w:val="15"/>
                <w:szCs w:val="15"/>
                <w:lang w:val="en-GB"/>
              </w:rPr>
              <w:t xml:space="preserve"> nights for each hospitalisation and for a maximum of </w:t>
            </w:r>
            <w:r w:rsidRPr="00292DEB">
              <w:rPr>
                <w:color w:val="C00000"/>
                <w:sz w:val="15"/>
                <w:szCs w:val="15"/>
                <w:lang w:val="en-GB"/>
              </w:rPr>
              <w:t>2</w:t>
            </w:r>
            <w:r w:rsidRPr="00292DEB">
              <w:rPr>
                <w:color w:val="000000" w:themeColor="text1"/>
                <w:sz w:val="15"/>
                <w:szCs w:val="15"/>
                <w:lang w:val="en-GB"/>
              </w:rPr>
              <w:t xml:space="preserve"> hospitalisations per month.</w:t>
            </w:r>
          </w:p>
          <w:p w14:paraId="07A9C082" w14:textId="77777777"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6867CAE"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6C1231E3" w14:textId="77777777" w:rsidR="004945ED" w:rsidRPr="00292DEB" w:rsidRDefault="004945ED" w:rsidP="004945ED">
            <w:pPr>
              <w:spacing w:line="276" w:lineRule="auto"/>
              <w:rPr>
                <w:rFonts w:cs="Arial"/>
                <w:color w:val="0000FF"/>
                <w:lang w:val="en-US"/>
              </w:rPr>
            </w:pPr>
          </w:p>
        </w:tc>
        <w:tc>
          <w:tcPr>
            <w:tcW w:w="127" w:type="pct"/>
          </w:tcPr>
          <w:p w14:paraId="506A1F1D" w14:textId="77777777" w:rsidR="004945ED" w:rsidRPr="00292DEB" w:rsidRDefault="004945ED" w:rsidP="004945ED">
            <w:pPr>
              <w:spacing w:line="276" w:lineRule="auto"/>
              <w:rPr>
                <w:rFonts w:cs="Arial"/>
                <w:color w:val="0000FF"/>
                <w:lang w:val="fr-FR"/>
              </w:rPr>
            </w:pPr>
            <w:r w:rsidRPr="00292DEB">
              <w:rPr>
                <w:rFonts w:cs="Arial"/>
                <w:color w:val="0000FF"/>
                <w:lang w:val="fr-FR"/>
              </w:rPr>
              <w:t>22</w:t>
            </w:r>
          </w:p>
          <w:p w14:paraId="4AA7BD21" w14:textId="77777777" w:rsidR="004945ED" w:rsidRPr="00292DEB" w:rsidRDefault="004945ED" w:rsidP="004945ED">
            <w:pPr>
              <w:spacing w:line="276" w:lineRule="auto"/>
              <w:rPr>
                <w:rFonts w:cs="Arial"/>
                <w:color w:val="0000FF"/>
                <w:lang w:val="en-US"/>
              </w:rPr>
            </w:pPr>
          </w:p>
        </w:tc>
        <w:tc>
          <w:tcPr>
            <w:tcW w:w="402" w:type="pct"/>
          </w:tcPr>
          <w:p w14:paraId="10ED7899" w14:textId="77777777" w:rsidR="004945ED" w:rsidRPr="00292DEB" w:rsidRDefault="004945ED" w:rsidP="004945ED">
            <w:pPr>
              <w:spacing w:line="276" w:lineRule="auto"/>
              <w:rPr>
                <w:rFonts w:cs="Arial"/>
                <w:color w:val="0000FF"/>
              </w:rPr>
            </w:pPr>
            <w:r w:rsidRPr="00292DEB">
              <w:rPr>
                <w:rFonts w:cs="Arial"/>
                <w:color w:val="0000FF"/>
              </w:rPr>
              <w:t>GREECE</w:t>
            </w:r>
          </w:p>
          <w:p w14:paraId="0DC50663" w14:textId="77777777" w:rsidR="004945ED" w:rsidRPr="00292DEB" w:rsidRDefault="004945ED" w:rsidP="004945ED">
            <w:pPr>
              <w:spacing w:line="276" w:lineRule="auto"/>
              <w:rPr>
                <w:rFonts w:cs="Arial"/>
                <w:color w:val="0000FF"/>
                <w:lang w:val="en-US"/>
              </w:rPr>
            </w:pPr>
          </w:p>
        </w:tc>
      </w:tr>
      <w:tr w:rsidR="004945ED" w:rsidRPr="00292DEB" w14:paraId="13F1097D" w14:textId="77777777" w:rsidTr="005D0FED">
        <w:tc>
          <w:tcPr>
            <w:tcW w:w="193" w:type="pct"/>
          </w:tcPr>
          <w:p w14:paraId="01384FB1" w14:textId="77777777" w:rsidR="004945ED" w:rsidRPr="00292DEB" w:rsidRDefault="004945ED" w:rsidP="004945ED">
            <w:pPr>
              <w:spacing w:line="276" w:lineRule="auto"/>
              <w:jc w:val="left"/>
              <w:rPr>
                <w:rFonts w:cs="Arial"/>
                <w:lang w:val="es-ES"/>
              </w:rPr>
            </w:pPr>
            <w:r w:rsidRPr="00292DEB">
              <w:rPr>
                <w:rFonts w:cs="Arial"/>
                <w:lang w:val="es-ES"/>
              </w:rPr>
              <w:t>EL</w:t>
            </w:r>
          </w:p>
          <w:p w14:paraId="6855DF10" w14:textId="77777777" w:rsidR="004945ED" w:rsidRPr="00292DEB" w:rsidRDefault="004945ED" w:rsidP="004945ED">
            <w:pPr>
              <w:spacing w:line="276" w:lineRule="auto"/>
              <w:jc w:val="left"/>
              <w:rPr>
                <w:rFonts w:cs="Arial"/>
                <w:lang w:val="es-ES"/>
              </w:rPr>
            </w:pPr>
            <w:r w:rsidRPr="00292DEB">
              <w:rPr>
                <w:rFonts w:cs="Arial"/>
                <w:lang w:val="es-ES"/>
              </w:rPr>
              <w:t>EL</w:t>
            </w:r>
          </w:p>
          <w:p w14:paraId="415B57A2" w14:textId="77777777" w:rsidR="004945ED" w:rsidRPr="00292DEB" w:rsidRDefault="004945ED" w:rsidP="004945ED">
            <w:pPr>
              <w:spacing w:line="276" w:lineRule="auto"/>
              <w:jc w:val="left"/>
              <w:rPr>
                <w:rFonts w:cs="Arial"/>
                <w:lang w:val="es-ES"/>
              </w:rPr>
            </w:pPr>
            <w:r w:rsidRPr="00292DEB">
              <w:rPr>
                <w:rFonts w:cs="Arial"/>
                <w:lang w:val="es-ES"/>
              </w:rPr>
              <w:t>EL</w:t>
            </w:r>
          </w:p>
          <w:p w14:paraId="0845D596" w14:textId="77777777" w:rsidR="004945ED" w:rsidRPr="00292DEB" w:rsidRDefault="004945ED" w:rsidP="004945ED">
            <w:pPr>
              <w:spacing w:line="276" w:lineRule="auto"/>
              <w:jc w:val="left"/>
              <w:rPr>
                <w:rFonts w:cs="Arial"/>
                <w:b/>
                <w:lang w:val="en-US"/>
              </w:rPr>
            </w:pPr>
          </w:p>
        </w:tc>
        <w:tc>
          <w:tcPr>
            <w:tcW w:w="1371" w:type="pct"/>
          </w:tcPr>
          <w:p w14:paraId="133C6BC5" w14:textId="439B11C0" w:rsidR="004945ED" w:rsidRPr="00292DEB" w:rsidRDefault="004945ED" w:rsidP="004945ED">
            <w:pPr>
              <w:spacing w:line="276" w:lineRule="auto"/>
              <w:rPr>
                <w:rFonts w:cs="Arial"/>
                <w:bCs/>
              </w:rPr>
            </w:pPr>
            <w:r w:rsidRPr="00292DEB">
              <w:rPr>
                <w:rFonts w:cs="Arial"/>
                <w:bCs/>
              </w:rPr>
              <w:t>Zuzahlungen oder Patientengebühren sind nicht steuerlich absetzbar.</w:t>
            </w:r>
          </w:p>
        </w:tc>
        <w:tc>
          <w:tcPr>
            <w:tcW w:w="1370" w:type="pct"/>
          </w:tcPr>
          <w:p w14:paraId="47954FE9" w14:textId="44DF7347" w:rsidR="004945ED" w:rsidRPr="00292DEB" w:rsidRDefault="004945ED" w:rsidP="004945ED">
            <w:pPr>
              <w:pStyle w:val="AufzhlungNach0"/>
              <w:numPr>
                <w:ilvl w:val="0"/>
                <w:numId w:val="0"/>
              </w:numPr>
              <w:tabs>
                <w:tab w:val="left" w:pos="720"/>
              </w:tabs>
              <w:spacing w:line="276" w:lineRule="auto"/>
              <w:rPr>
                <w:lang w:val="fr-BE"/>
              </w:rPr>
            </w:pPr>
            <w:r w:rsidRPr="00292DEB">
              <w:rPr>
                <w:lang w:val="fr-BE"/>
              </w:rPr>
              <w:t>Les frais ou honoraires payés par le patient ne sont pas fiscalement déductibles.</w:t>
            </w:r>
          </w:p>
        </w:tc>
        <w:tc>
          <w:tcPr>
            <w:tcW w:w="1370" w:type="pct"/>
          </w:tcPr>
          <w:p w14:paraId="10CABB9D" w14:textId="77777777" w:rsidR="004945ED" w:rsidRPr="00292DEB" w:rsidRDefault="004945ED" w:rsidP="004945ED">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E-II-23-EL</w:t>
            </w:r>
          </w:p>
          <w:p w14:paraId="5BA0BB5D" w14:textId="4C8C2218" w:rsidR="004945ED" w:rsidRPr="00292DEB" w:rsidRDefault="004945ED" w:rsidP="004945ED">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Patient charges or fees paid are not tax-deductible.</w:t>
            </w:r>
          </w:p>
        </w:tc>
        <w:tc>
          <w:tcPr>
            <w:tcW w:w="167" w:type="pct"/>
          </w:tcPr>
          <w:p w14:paraId="123877B3" w14:textId="77777777" w:rsidR="004945ED" w:rsidRPr="00292DEB" w:rsidRDefault="004945ED" w:rsidP="004945ED">
            <w:pPr>
              <w:spacing w:line="276" w:lineRule="auto"/>
              <w:rPr>
                <w:rFonts w:cs="Arial"/>
                <w:color w:val="0000FF"/>
                <w:lang w:val="fr-FR"/>
              </w:rPr>
            </w:pPr>
            <w:r w:rsidRPr="00292DEB">
              <w:rPr>
                <w:rFonts w:cs="Arial"/>
                <w:color w:val="0000FF"/>
                <w:lang w:val="fr-FR"/>
              </w:rPr>
              <w:t>2</w:t>
            </w:r>
          </w:p>
          <w:p w14:paraId="066AB2E8" w14:textId="77777777" w:rsidR="004945ED" w:rsidRPr="00292DEB" w:rsidRDefault="004945ED" w:rsidP="004945ED">
            <w:pPr>
              <w:spacing w:line="276" w:lineRule="auto"/>
              <w:rPr>
                <w:rFonts w:cs="Arial"/>
                <w:color w:val="0000FF"/>
                <w:lang w:val="en-US"/>
              </w:rPr>
            </w:pPr>
          </w:p>
        </w:tc>
        <w:tc>
          <w:tcPr>
            <w:tcW w:w="127" w:type="pct"/>
          </w:tcPr>
          <w:p w14:paraId="1B54D18A" w14:textId="77777777" w:rsidR="004945ED" w:rsidRPr="00292DEB" w:rsidRDefault="004945ED" w:rsidP="004945ED">
            <w:pPr>
              <w:spacing w:line="276" w:lineRule="auto"/>
              <w:rPr>
                <w:rFonts w:cs="Arial"/>
                <w:color w:val="0000FF"/>
                <w:lang w:val="fr-FR"/>
              </w:rPr>
            </w:pPr>
            <w:r w:rsidRPr="00292DEB">
              <w:rPr>
                <w:rFonts w:cs="Arial"/>
                <w:color w:val="0000FF"/>
                <w:lang w:val="fr-FR"/>
              </w:rPr>
              <w:t>23</w:t>
            </w:r>
          </w:p>
          <w:p w14:paraId="27022177" w14:textId="77777777" w:rsidR="004945ED" w:rsidRPr="00292DEB" w:rsidRDefault="004945ED" w:rsidP="004945ED">
            <w:pPr>
              <w:spacing w:line="276" w:lineRule="auto"/>
              <w:rPr>
                <w:rFonts w:cs="Arial"/>
                <w:color w:val="0000FF"/>
                <w:lang w:val="en-US"/>
              </w:rPr>
            </w:pPr>
          </w:p>
        </w:tc>
        <w:tc>
          <w:tcPr>
            <w:tcW w:w="402" w:type="pct"/>
          </w:tcPr>
          <w:p w14:paraId="0E04B4DE" w14:textId="77777777" w:rsidR="004945ED" w:rsidRPr="00292DEB" w:rsidRDefault="004945ED" w:rsidP="004945ED">
            <w:pPr>
              <w:spacing w:line="276" w:lineRule="auto"/>
              <w:rPr>
                <w:rFonts w:cs="Arial"/>
                <w:color w:val="0000FF"/>
                <w:lang w:val="en-GB"/>
              </w:rPr>
            </w:pPr>
            <w:r w:rsidRPr="00292DEB">
              <w:rPr>
                <w:rFonts w:cs="Arial"/>
                <w:color w:val="0000FF"/>
                <w:lang w:val="en-GB"/>
              </w:rPr>
              <w:t>GREECE</w:t>
            </w:r>
          </w:p>
          <w:p w14:paraId="53523611" w14:textId="77777777" w:rsidR="004945ED" w:rsidRPr="00292DEB" w:rsidRDefault="004945ED" w:rsidP="004945ED">
            <w:pPr>
              <w:spacing w:line="276" w:lineRule="auto"/>
              <w:rPr>
                <w:rFonts w:cs="Arial"/>
                <w:color w:val="0000FF"/>
                <w:lang w:val="en-US"/>
              </w:rPr>
            </w:pPr>
          </w:p>
        </w:tc>
      </w:tr>
      <w:tr w:rsidR="004945ED" w:rsidRPr="00292DEB" w14:paraId="665CEB95" w14:textId="77777777" w:rsidTr="005D0FED">
        <w:tc>
          <w:tcPr>
            <w:tcW w:w="193" w:type="pct"/>
          </w:tcPr>
          <w:p w14:paraId="0195582B" w14:textId="2DDEEB26"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5BEFD776" w14:textId="77777777" w:rsidR="004945ED" w:rsidRPr="00292DEB" w:rsidRDefault="004945ED" w:rsidP="004945ED">
            <w:pPr>
              <w:spacing w:line="276" w:lineRule="auto"/>
              <w:ind w:right="141"/>
              <w:rPr>
                <w:rFonts w:eastAsia="Times New Roman" w:cs="Arial"/>
                <w:iCs/>
              </w:rPr>
            </w:pPr>
            <w:r w:rsidRPr="00292DEB">
              <w:rPr>
                <w:rFonts w:eastAsia="Times New Roman" w:cs="Arial"/>
              </w:rPr>
              <w:t>Selbstständige sind durch das allgemeine System abgedeckt (EOPYY).</w:t>
            </w:r>
          </w:p>
          <w:p w14:paraId="5964221E" w14:textId="77777777" w:rsidR="004945ED" w:rsidRPr="00292DEB" w:rsidRDefault="004945ED" w:rsidP="004945ED">
            <w:pPr>
              <w:spacing w:line="276" w:lineRule="auto"/>
              <w:rPr>
                <w:rFonts w:cs="Arial"/>
              </w:rPr>
            </w:pPr>
          </w:p>
        </w:tc>
        <w:tc>
          <w:tcPr>
            <w:tcW w:w="1370" w:type="pct"/>
          </w:tcPr>
          <w:p w14:paraId="717DB116" w14:textId="1B29AEB9" w:rsidR="004945ED" w:rsidRPr="00292DEB" w:rsidRDefault="004945ED" w:rsidP="004945ED">
            <w:pPr>
              <w:spacing w:line="276" w:lineRule="auto"/>
              <w:rPr>
                <w:rFonts w:cs="Arial"/>
                <w:lang w:val="fr-BE" w:eastAsia="de-DE"/>
              </w:rPr>
            </w:pPr>
            <w:r w:rsidRPr="00292DEB">
              <w:rPr>
                <w:rFonts w:eastAsia="Times New Roman" w:cs="Arial"/>
                <w:lang w:val="fr-BE"/>
              </w:rPr>
              <w:t xml:space="preserve">Les travailleurs indépendants sont couverts par le régime général (EOPYY). </w:t>
            </w:r>
          </w:p>
        </w:tc>
        <w:tc>
          <w:tcPr>
            <w:tcW w:w="1370" w:type="pct"/>
          </w:tcPr>
          <w:p w14:paraId="3704C511" w14:textId="77777777" w:rsidR="004945ED" w:rsidRPr="00292DEB" w:rsidRDefault="004945ED" w:rsidP="004945ED">
            <w:pPr>
              <w:rPr>
                <w:rFonts w:cs="Arial"/>
                <w:i/>
                <w:iCs/>
                <w:lang w:val="en-GB"/>
              </w:rPr>
            </w:pPr>
            <w:r w:rsidRPr="00292DEB">
              <w:rPr>
                <w:rFonts w:cs="Arial"/>
                <w:iCs/>
                <w:lang w:val="en-GB"/>
              </w:rPr>
              <w:t>Self-employed are covered by the general scheme (</w:t>
            </w:r>
            <w:r w:rsidRPr="00292DEB">
              <w:rPr>
                <w:rFonts w:cs="Arial"/>
                <w:iCs/>
                <w:color w:val="008000"/>
                <w:lang w:val="en-GB"/>
              </w:rPr>
              <w:t>EOPYY</w:t>
            </w:r>
            <w:r w:rsidRPr="00292DEB">
              <w:rPr>
                <w:rFonts w:cs="Arial"/>
                <w:iCs/>
                <w:lang w:val="en-GB"/>
              </w:rPr>
              <w:t>).</w:t>
            </w:r>
          </w:p>
          <w:p w14:paraId="7DFF9CA3" w14:textId="77777777" w:rsidR="004945ED" w:rsidRPr="00292DEB" w:rsidRDefault="004945ED" w:rsidP="004945ED">
            <w:pPr>
              <w:pStyle w:val="Normal0"/>
              <w:pBdr>
                <w:top w:val="nil"/>
                <w:left w:val="nil"/>
                <w:bottom w:val="nil"/>
                <w:right w:val="nil"/>
                <w:between w:val="nil"/>
              </w:pBdr>
              <w:spacing w:after="0" w:line="276" w:lineRule="auto"/>
              <w:rPr>
                <w:sz w:val="15"/>
                <w:szCs w:val="15"/>
                <w:lang w:val="en-GB"/>
              </w:rPr>
            </w:pPr>
          </w:p>
        </w:tc>
        <w:tc>
          <w:tcPr>
            <w:tcW w:w="167" w:type="pct"/>
          </w:tcPr>
          <w:p w14:paraId="52291EF6" w14:textId="66DC84EA"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0E95A60D" w14:textId="34E3E3F1" w:rsidR="004945ED" w:rsidRPr="00292DEB" w:rsidRDefault="004945ED" w:rsidP="004945ED">
            <w:pPr>
              <w:spacing w:line="276" w:lineRule="auto"/>
              <w:rPr>
                <w:rFonts w:cs="Arial"/>
                <w:color w:val="0000FF"/>
                <w:lang w:val="fr-FR"/>
              </w:rPr>
            </w:pPr>
            <w:r w:rsidRPr="00292DEB">
              <w:rPr>
                <w:rFonts w:cs="Arial"/>
                <w:color w:val="0000FF"/>
              </w:rPr>
              <w:t>24</w:t>
            </w:r>
          </w:p>
        </w:tc>
        <w:tc>
          <w:tcPr>
            <w:tcW w:w="402" w:type="pct"/>
          </w:tcPr>
          <w:p w14:paraId="1E0FFCAB" w14:textId="25AC73B6"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1CE1498D" w14:textId="77777777" w:rsidTr="005D0FED">
        <w:tc>
          <w:tcPr>
            <w:tcW w:w="193" w:type="pct"/>
          </w:tcPr>
          <w:p w14:paraId="15C6AD91" w14:textId="63DFDAD1"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01FD3F83" w14:textId="1DDA6BA1" w:rsidR="004945ED" w:rsidRPr="00292DEB" w:rsidRDefault="004945ED" w:rsidP="004945ED">
            <w:pPr>
              <w:spacing w:line="276" w:lineRule="auto"/>
              <w:rPr>
                <w:rFonts w:cs="Arial"/>
              </w:rPr>
            </w:pPr>
            <w:r w:rsidRPr="00292DEB">
              <w:rPr>
                <w:rFonts w:cs="Arial"/>
              </w:rPr>
              <w:t>Auf Erwerbstätigkeit beruhendes Versicherungspflichtsystem.</w:t>
            </w:r>
          </w:p>
        </w:tc>
        <w:tc>
          <w:tcPr>
            <w:tcW w:w="1370" w:type="pct"/>
          </w:tcPr>
          <w:p w14:paraId="6B7A4207" w14:textId="5F5FC1F3" w:rsidR="004945ED" w:rsidRPr="00292DEB" w:rsidRDefault="004945ED" w:rsidP="004945ED">
            <w:pPr>
              <w:spacing w:line="276" w:lineRule="auto"/>
              <w:rPr>
                <w:rFonts w:cs="Arial"/>
                <w:lang w:val="fr-BE" w:eastAsia="de-DE"/>
              </w:rPr>
            </w:pPr>
            <w:r w:rsidRPr="00292DEB">
              <w:rPr>
                <w:rFonts w:cs="Arial"/>
                <w:lang w:val="fr-BE"/>
              </w:rPr>
              <w:t>Régime d'assurance obligatoire basé sur le travail.</w:t>
            </w:r>
          </w:p>
        </w:tc>
        <w:tc>
          <w:tcPr>
            <w:tcW w:w="1370" w:type="pct"/>
          </w:tcPr>
          <w:p w14:paraId="4C4404A6" w14:textId="69CE5F15" w:rsidR="004945ED" w:rsidRPr="00292DEB" w:rsidRDefault="004945ED" w:rsidP="004945ED">
            <w:pPr>
              <w:pStyle w:val="Normal0"/>
              <w:pBdr>
                <w:top w:val="nil"/>
                <w:left w:val="nil"/>
                <w:bottom w:val="nil"/>
                <w:right w:val="nil"/>
                <w:between w:val="nil"/>
              </w:pBdr>
              <w:spacing w:after="0" w:line="276" w:lineRule="auto"/>
              <w:rPr>
                <w:sz w:val="15"/>
                <w:szCs w:val="15"/>
                <w:lang w:val="en-GB"/>
              </w:rPr>
            </w:pPr>
            <w:r w:rsidRPr="00292DEB">
              <w:rPr>
                <w:iCs/>
                <w:sz w:val="15"/>
                <w:szCs w:val="15"/>
                <w:lang w:val="en-GB"/>
              </w:rPr>
              <w:t>Compulsory insurance-based, work-based system.</w:t>
            </w:r>
          </w:p>
        </w:tc>
        <w:tc>
          <w:tcPr>
            <w:tcW w:w="167" w:type="pct"/>
          </w:tcPr>
          <w:p w14:paraId="687339AE" w14:textId="5F6425F0"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2778BF33" w14:textId="20105B0E" w:rsidR="004945ED" w:rsidRPr="00292DEB" w:rsidRDefault="004945ED" w:rsidP="004945ED">
            <w:pPr>
              <w:spacing w:line="276" w:lineRule="auto"/>
              <w:rPr>
                <w:rFonts w:cs="Arial"/>
                <w:color w:val="0000FF"/>
                <w:lang w:val="fr-FR"/>
              </w:rPr>
            </w:pPr>
            <w:r w:rsidRPr="00292DEB">
              <w:rPr>
                <w:rFonts w:cs="Arial"/>
                <w:color w:val="0000FF"/>
              </w:rPr>
              <w:t>25</w:t>
            </w:r>
          </w:p>
        </w:tc>
        <w:tc>
          <w:tcPr>
            <w:tcW w:w="402" w:type="pct"/>
          </w:tcPr>
          <w:p w14:paraId="5E4BCC16" w14:textId="2E81ED05"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6E065FC4" w14:textId="77777777" w:rsidTr="005D0FED">
        <w:tc>
          <w:tcPr>
            <w:tcW w:w="193" w:type="pct"/>
          </w:tcPr>
          <w:p w14:paraId="498FDDEF" w14:textId="496EB6DA"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2F41E9ED" w14:textId="3769A176" w:rsidR="004945ED" w:rsidRPr="00292DEB" w:rsidRDefault="004945ED" w:rsidP="004945ED">
            <w:pPr>
              <w:spacing w:line="276" w:lineRule="auto"/>
              <w:rPr>
                <w:rFonts w:cs="Arial"/>
              </w:rPr>
            </w:pPr>
            <w:r w:rsidRPr="00292DEB">
              <w:rPr>
                <w:rFonts w:cs="Arial"/>
              </w:rPr>
              <w:t>Keine bestimmten Voraussetzungen für den Anspruch auf Deckung für Selbstständige.</w:t>
            </w:r>
          </w:p>
        </w:tc>
        <w:tc>
          <w:tcPr>
            <w:tcW w:w="1370" w:type="pct"/>
          </w:tcPr>
          <w:p w14:paraId="0EB7E33F" w14:textId="6A6404A8" w:rsidR="004945ED" w:rsidRPr="00292DEB" w:rsidRDefault="004945ED" w:rsidP="004945ED">
            <w:pPr>
              <w:spacing w:line="276" w:lineRule="auto"/>
              <w:rPr>
                <w:rFonts w:cs="Arial"/>
                <w:lang w:val="fr-BE" w:eastAsia="de-DE"/>
              </w:rPr>
            </w:pPr>
            <w:r w:rsidRPr="00292DEB">
              <w:rPr>
                <w:rFonts w:cs="Arial"/>
                <w:lang w:val="fr-BE"/>
              </w:rPr>
              <w:t>Pas de conditions spécifiquement applicables aux travailleurs indépendants.</w:t>
            </w:r>
          </w:p>
        </w:tc>
        <w:tc>
          <w:tcPr>
            <w:tcW w:w="1370" w:type="pct"/>
          </w:tcPr>
          <w:p w14:paraId="3F959991" w14:textId="2418B78C" w:rsidR="004945ED" w:rsidRPr="00292DEB" w:rsidRDefault="004945ED" w:rsidP="004945ED">
            <w:pPr>
              <w:pStyle w:val="Normal0"/>
              <w:pBdr>
                <w:top w:val="nil"/>
                <w:left w:val="nil"/>
                <w:bottom w:val="nil"/>
                <w:right w:val="nil"/>
                <w:between w:val="nil"/>
              </w:pBdr>
              <w:spacing w:after="0" w:line="276" w:lineRule="auto"/>
              <w:rPr>
                <w:sz w:val="15"/>
                <w:szCs w:val="15"/>
                <w:lang w:val="en-GB"/>
              </w:rPr>
            </w:pPr>
            <w:r w:rsidRPr="00292DEB">
              <w:rPr>
                <w:bCs/>
                <w:iCs/>
                <w:color w:val="000000"/>
                <w:sz w:val="15"/>
                <w:szCs w:val="15"/>
                <w:lang w:val="en-GB"/>
              </w:rPr>
              <w:t>No specific qualifying conditions for self-employed.</w:t>
            </w:r>
          </w:p>
        </w:tc>
        <w:tc>
          <w:tcPr>
            <w:tcW w:w="167" w:type="pct"/>
          </w:tcPr>
          <w:p w14:paraId="6931138F" w14:textId="79C4DE84"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1AC84485" w14:textId="10995D4D" w:rsidR="004945ED" w:rsidRPr="00292DEB" w:rsidRDefault="004945ED" w:rsidP="004945ED">
            <w:pPr>
              <w:spacing w:line="276" w:lineRule="auto"/>
              <w:rPr>
                <w:rFonts w:cs="Arial"/>
                <w:color w:val="0000FF"/>
                <w:lang w:val="fr-FR"/>
              </w:rPr>
            </w:pPr>
            <w:r w:rsidRPr="00292DEB">
              <w:rPr>
                <w:rFonts w:cs="Arial"/>
                <w:color w:val="0000FF"/>
              </w:rPr>
              <w:t>26</w:t>
            </w:r>
          </w:p>
        </w:tc>
        <w:tc>
          <w:tcPr>
            <w:tcW w:w="402" w:type="pct"/>
          </w:tcPr>
          <w:p w14:paraId="0FF9678E" w14:textId="669D0373"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6B9474F2" w14:textId="77777777" w:rsidTr="005D0FED">
        <w:tc>
          <w:tcPr>
            <w:tcW w:w="193" w:type="pct"/>
          </w:tcPr>
          <w:p w14:paraId="0594D05A" w14:textId="309A40A0"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3909C0C5" w14:textId="28ADF88B" w:rsidR="004945ED" w:rsidRPr="00292DEB" w:rsidRDefault="004945ED" w:rsidP="004945ED">
            <w:pPr>
              <w:spacing w:line="276" w:lineRule="auto"/>
              <w:rPr>
                <w:rFonts w:cs="Arial"/>
              </w:rPr>
            </w:pPr>
            <w:r w:rsidRPr="00292DEB">
              <w:rPr>
                <w:rFonts w:cs="Arial"/>
              </w:rPr>
              <w:t xml:space="preserve">Eine Person, die sowohl als Selbstständiger als auch als Arbeitnehmer arbeitet, sollte den Mindestbetrag des Beitrags der 2. Kategorie für Selbstständige zahlen </w:t>
            </w:r>
            <w:r w:rsidRPr="00292DEB">
              <w:rPr>
                <w:rFonts w:cs="Arial"/>
                <w:color w:val="FF00FF"/>
              </w:rPr>
              <w:t>(€69,90</w:t>
            </w:r>
            <w:r w:rsidRPr="00292DEB">
              <w:rPr>
                <w:rFonts w:cs="Arial"/>
              </w:rPr>
              <w:t xml:space="preserve">). Zuerst zahlt die Person einen Beitrag als Arbeitnehmer. Deckt der Betrag des obigen Beitrags nicht die Höhe der 2. Kategorie für Selbstständige, zahlt sie die Differenz selbst. </w:t>
            </w:r>
          </w:p>
        </w:tc>
        <w:tc>
          <w:tcPr>
            <w:tcW w:w="1370" w:type="pct"/>
          </w:tcPr>
          <w:p w14:paraId="4635289F" w14:textId="3524ABBD" w:rsidR="004945ED" w:rsidRPr="00292DEB" w:rsidRDefault="004945ED" w:rsidP="004945ED">
            <w:pPr>
              <w:spacing w:line="276" w:lineRule="auto"/>
              <w:rPr>
                <w:rFonts w:cs="Arial"/>
                <w:lang w:val="fr-BE" w:eastAsia="de-DE"/>
              </w:rPr>
            </w:pPr>
            <w:r w:rsidRPr="00292DEB">
              <w:rPr>
                <w:rFonts w:cs="Arial"/>
                <w:lang w:val="fr-BE"/>
              </w:rPr>
              <w:t xml:space="preserve">La personne qui travaille à la fois comme salarié et comme indépendant doit verser le minimum de la deuxième catégorie de cotisation pour indépendants </w:t>
            </w:r>
            <w:r w:rsidRPr="00292DEB">
              <w:rPr>
                <w:rFonts w:cs="Arial"/>
                <w:color w:val="FF00FF"/>
                <w:lang w:val="fr-BE"/>
              </w:rPr>
              <w:t>(€69,90</w:t>
            </w:r>
            <w:r w:rsidRPr="00292DEB">
              <w:rPr>
                <w:rFonts w:cs="Arial"/>
                <w:lang w:val="fr-BE"/>
              </w:rPr>
              <w:t>). Tout d’abord, la personne verse une cotisation en tant que salarié. Si le montant de cette cotisation n’atteint pas le niveau de la 2</w:t>
            </w:r>
            <w:r w:rsidRPr="00292DEB">
              <w:rPr>
                <w:rFonts w:cs="Arial"/>
                <w:vertAlign w:val="superscript"/>
                <w:lang w:val="fr-BE"/>
              </w:rPr>
              <w:t>e</w:t>
            </w:r>
            <w:r w:rsidRPr="00292DEB">
              <w:rPr>
                <w:rFonts w:cs="Arial"/>
                <w:lang w:val="fr-BE"/>
              </w:rPr>
              <w:t xml:space="preserve"> catégorie de cotisation pour indépendants, le travailleur paie lui-même la différence.</w:t>
            </w:r>
          </w:p>
        </w:tc>
        <w:tc>
          <w:tcPr>
            <w:tcW w:w="1370" w:type="pct"/>
          </w:tcPr>
          <w:p w14:paraId="00643A8D" w14:textId="17AF22C4" w:rsidR="004945ED" w:rsidRPr="00292DEB" w:rsidRDefault="004945ED" w:rsidP="004945ED">
            <w:pPr>
              <w:pStyle w:val="Normal0"/>
              <w:pBdr>
                <w:top w:val="nil"/>
                <w:left w:val="nil"/>
                <w:bottom w:val="nil"/>
                <w:right w:val="nil"/>
                <w:between w:val="nil"/>
              </w:pBdr>
              <w:spacing w:after="0" w:line="276" w:lineRule="auto"/>
              <w:rPr>
                <w:sz w:val="15"/>
                <w:szCs w:val="15"/>
                <w:lang w:val="en-GB"/>
              </w:rPr>
            </w:pPr>
            <w:r w:rsidRPr="00292DEB">
              <w:rPr>
                <w:sz w:val="15"/>
                <w:szCs w:val="15"/>
                <w:lang w:val="en-GB"/>
              </w:rPr>
              <w:t>The person who works both as an employee and as self-employed should pay the minimum of the second category contribution for self-employed (</w:t>
            </w:r>
            <w:r w:rsidRPr="00292DEB">
              <w:rPr>
                <w:color w:val="FF00FF"/>
                <w:sz w:val="15"/>
                <w:szCs w:val="15"/>
                <w:lang w:val="en-GB"/>
              </w:rPr>
              <w:t>€</w:t>
            </w:r>
            <w:del w:id="130" w:author="Author">
              <w:r w:rsidRPr="00292DEB">
                <w:rPr>
                  <w:color w:val="FF00FF"/>
                  <w:sz w:val="15"/>
                  <w:szCs w:val="15"/>
                  <w:lang w:val="en-GB"/>
                </w:rPr>
                <w:delText>69.90</w:delText>
              </w:r>
            </w:del>
            <w:ins w:id="131" w:author="Author">
              <w:r w:rsidRPr="00292DEB">
                <w:rPr>
                  <w:color w:val="FF00FF"/>
                  <w:sz w:val="15"/>
                  <w:szCs w:val="15"/>
                  <w:lang w:val="en-GB"/>
                </w:rPr>
                <w:t>71.65</w:t>
              </w:r>
            </w:ins>
            <w:r w:rsidRPr="00292DEB">
              <w:rPr>
                <w:sz w:val="15"/>
                <w:szCs w:val="15"/>
                <w:lang w:val="en-GB"/>
              </w:rPr>
              <w:t>). First, the person pays a contribution as an employee. If the amount of the above contribution does not cover the level of the 2</w:t>
            </w:r>
            <w:r w:rsidRPr="00292DEB">
              <w:rPr>
                <w:sz w:val="15"/>
                <w:szCs w:val="15"/>
                <w:vertAlign w:val="superscript"/>
                <w:lang w:val="en-GB"/>
              </w:rPr>
              <w:t>nd</w:t>
            </w:r>
            <w:r w:rsidRPr="00292DEB">
              <w:rPr>
                <w:sz w:val="15"/>
                <w:szCs w:val="15"/>
                <w:lang w:val="en-GB"/>
              </w:rPr>
              <w:t xml:space="preserve"> category of self-employed, they pay the difference on their own.</w:t>
            </w:r>
          </w:p>
        </w:tc>
        <w:tc>
          <w:tcPr>
            <w:tcW w:w="167" w:type="pct"/>
          </w:tcPr>
          <w:p w14:paraId="2026DE15" w14:textId="72A6ED36"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0E22A194" w14:textId="08E7134D" w:rsidR="004945ED" w:rsidRPr="00292DEB" w:rsidRDefault="004945ED" w:rsidP="004945ED">
            <w:pPr>
              <w:spacing w:line="276" w:lineRule="auto"/>
              <w:rPr>
                <w:rFonts w:cs="Arial"/>
                <w:color w:val="0000FF"/>
                <w:lang w:val="fr-FR"/>
              </w:rPr>
            </w:pPr>
            <w:r w:rsidRPr="00292DEB">
              <w:rPr>
                <w:rFonts w:cs="Arial"/>
                <w:color w:val="0000FF"/>
              </w:rPr>
              <w:t>27</w:t>
            </w:r>
          </w:p>
        </w:tc>
        <w:tc>
          <w:tcPr>
            <w:tcW w:w="402" w:type="pct"/>
          </w:tcPr>
          <w:p w14:paraId="619D5360" w14:textId="23DC2CFE"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0BACF691" w14:textId="77777777" w:rsidTr="005D0FED">
        <w:tc>
          <w:tcPr>
            <w:tcW w:w="193" w:type="pct"/>
          </w:tcPr>
          <w:p w14:paraId="4581E113" w14:textId="50B6D2B5"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22A48194" w14:textId="10BE39B5" w:rsidR="004945ED" w:rsidRPr="00292DEB" w:rsidRDefault="004945ED" w:rsidP="004945ED">
            <w:pPr>
              <w:spacing w:line="276" w:lineRule="auto"/>
              <w:rPr>
                <w:rFonts w:cs="Arial"/>
              </w:rPr>
            </w:pPr>
            <w:r w:rsidRPr="00292DEB">
              <w:rPr>
                <w:rFonts w:eastAsia="Times New Roman" w:cs="Arial"/>
              </w:rPr>
              <w:t>Unterschiedliche Anspruchsbedingungen: zwei Versicherungsmonate im Vorjahr vor Eintritt des Versicherungsrisikos für Selbstständige (</w:t>
            </w:r>
            <w:r w:rsidRPr="00292DEB">
              <w:rPr>
                <w:rFonts w:eastAsia="Times New Roman" w:cs="Arial"/>
                <w:color w:val="C00000"/>
              </w:rPr>
              <w:t>50</w:t>
            </w:r>
            <w:r w:rsidRPr="00292DEB">
              <w:rPr>
                <w:rFonts w:eastAsia="Times New Roman" w:cs="Arial"/>
              </w:rPr>
              <w:t xml:space="preserve"> Versicherungstage für Arbeitnehmer).</w:t>
            </w:r>
          </w:p>
        </w:tc>
        <w:tc>
          <w:tcPr>
            <w:tcW w:w="1370" w:type="pct"/>
          </w:tcPr>
          <w:p w14:paraId="1C0BBEEB" w14:textId="6CB880F6" w:rsidR="004945ED" w:rsidRPr="00292DEB" w:rsidRDefault="004945ED" w:rsidP="004945ED">
            <w:pPr>
              <w:spacing w:line="276" w:lineRule="auto"/>
              <w:rPr>
                <w:rFonts w:cs="Arial"/>
                <w:lang w:val="fr-BE" w:eastAsia="de-DE"/>
              </w:rPr>
            </w:pPr>
            <w:r w:rsidRPr="00292DEB">
              <w:rPr>
                <w:rFonts w:cs="Arial"/>
                <w:lang w:val="fr-BE"/>
              </w:rPr>
              <w:t>Conditions d’éligibilité différentes: deux mois d’assurance au cours de l’année précédant la survenance du risque dans le cas des indépendants (</w:t>
            </w:r>
            <w:r w:rsidRPr="00292DEB">
              <w:rPr>
                <w:rFonts w:cs="Arial"/>
                <w:color w:val="C00000"/>
                <w:lang w:val="fr-BE"/>
              </w:rPr>
              <w:t>50</w:t>
            </w:r>
            <w:r w:rsidRPr="00292DEB">
              <w:rPr>
                <w:rFonts w:cs="Arial"/>
                <w:lang w:val="fr-BE"/>
              </w:rPr>
              <w:t xml:space="preserve"> jours d’assurance pour les salariés). </w:t>
            </w:r>
          </w:p>
        </w:tc>
        <w:tc>
          <w:tcPr>
            <w:tcW w:w="1370" w:type="pct"/>
          </w:tcPr>
          <w:p w14:paraId="09A80109" w14:textId="7F154E92" w:rsidR="004945ED" w:rsidRPr="00292DEB" w:rsidRDefault="004945ED" w:rsidP="004945ED">
            <w:pPr>
              <w:pStyle w:val="Normal0"/>
              <w:pBdr>
                <w:top w:val="nil"/>
                <w:left w:val="nil"/>
                <w:bottom w:val="nil"/>
                <w:right w:val="nil"/>
                <w:between w:val="nil"/>
              </w:pBdr>
              <w:spacing w:after="0" w:line="276" w:lineRule="auto"/>
              <w:rPr>
                <w:sz w:val="15"/>
                <w:szCs w:val="15"/>
                <w:lang w:val="en-GB"/>
              </w:rPr>
            </w:pPr>
            <w:r w:rsidRPr="00292DEB">
              <w:rPr>
                <w:iCs/>
                <w:sz w:val="15"/>
                <w:szCs w:val="15"/>
                <w:lang w:val="en-GB"/>
              </w:rPr>
              <w:t>Different conditions for entitlement:</w:t>
            </w:r>
            <w:r w:rsidRPr="00292DEB">
              <w:rPr>
                <w:iCs/>
                <w:color w:val="C00000"/>
                <w:sz w:val="15"/>
                <w:szCs w:val="15"/>
                <w:lang w:val="en-GB"/>
              </w:rPr>
              <w:t xml:space="preserve"> two </w:t>
            </w:r>
            <w:r w:rsidRPr="00292DEB">
              <w:rPr>
                <w:iCs/>
                <w:sz w:val="15"/>
                <w:szCs w:val="15"/>
                <w:lang w:val="en-GB"/>
              </w:rPr>
              <w:t>months of insurance during the previous year before the insurance risk occurs for the self-employed (</w:t>
            </w:r>
            <w:r w:rsidRPr="00292DEB">
              <w:rPr>
                <w:iCs/>
                <w:color w:val="C00000"/>
                <w:sz w:val="15"/>
                <w:szCs w:val="15"/>
                <w:lang w:val="en-GB"/>
              </w:rPr>
              <w:t>50</w:t>
            </w:r>
            <w:r w:rsidRPr="00292DEB">
              <w:rPr>
                <w:iCs/>
                <w:sz w:val="15"/>
                <w:szCs w:val="15"/>
                <w:lang w:val="en-GB"/>
              </w:rPr>
              <w:t xml:space="preserve"> days of insurance for employees).</w:t>
            </w:r>
          </w:p>
        </w:tc>
        <w:tc>
          <w:tcPr>
            <w:tcW w:w="167" w:type="pct"/>
          </w:tcPr>
          <w:p w14:paraId="0D3C6A93" w14:textId="71A1F2E0"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61D134A2" w14:textId="6CEF7907" w:rsidR="004945ED" w:rsidRPr="00292DEB" w:rsidRDefault="004945ED" w:rsidP="004945ED">
            <w:pPr>
              <w:spacing w:line="276" w:lineRule="auto"/>
              <w:rPr>
                <w:rFonts w:cs="Arial"/>
                <w:color w:val="0000FF"/>
                <w:lang w:val="fr-FR"/>
              </w:rPr>
            </w:pPr>
            <w:r w:rsidRPr="00292DEB">
              <w:rPr>
                <w:rFonts w:cs="Arial"/>
                <w:color w:val="0000FF"/>
              </w:rPr>
              <w:t>28</w:t>
            </w:r>
          </w:p>
        </w:tc>
        <w:tc>
          <w:tcPr>
            <w:tcW w:w="402" w:type="pct"/>
          </w:tcPr>
          <w:p w14:paraId="31DD23A3" w14:textId="3A02F2E9"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4945ED" w:rsidRPr="00292DEB" w14:paraId="4012E7B9" w14:textId="77777777" w:rsidTr="005D0FED">
        <w:tc>
          <w:tcPr>
            <w:tcW w:w="193" w:type="pct"/>
          </w:tcPr>
          <w:p w14:paraId="057BBDB2" w14:textId="1E2DA7BE" w:rsidR="004945ED" w:rsidRPr="00292DEB" w:rsidRDefault="004945ED" w:rsidP="004945ED">
            <w:pPr>
              <w:spacing w:line="276" w:lineRule="auto"/>
              <w:jc w:val="left"/>
              <w:rPr>
                <w:rFonts w:cs="Arial"/>
                <w:lang w:val="es-ES"/>
              </w:rPr>
            </w:pPr>
            <w:r w:rsidRPr="00292DEB">
              <w:rPr>
                <w:rFonts w:cs="Arial"/>
                <w:lang w:val="en-GB"/>
              </w:rPr>
              <w:t>EL</w:t>
            </w:r>
          </w:p>
        </w:tc>
        <w:tc>
          <w:tcPr>
            <w:tcW w:w="1371" w:type="pct"/>
          </w:tcPr>
          <w:p w14:paraId="7728FECC" w14:textId="5888E85B" w:rsidR="004945ED" w:rsidRPr="00292DEB" w:rsidRDefault="004945ED" w:rsidP="004945ED">
            <w:pPr>
              <w:spacing w:line="276" w:lineRule="auto"/>
              <w:rPr>
                <w:rFonts w:cs="Arial"/>
              </w:rPr>
            </w:pPr>
            <w:r w:rsidRPr="00292DEB">
              <w:rPr>
                <w:rFonts w:cs="Arial"/>
              </w:rPr>
              <w:t>Dieselben wie für Arbeitnehmer.</w:t>
            </w:r>
          </w:p>
        </w:tc>
        <w:tc>
          <w:tcPr>
            <w:tcW w:w="1370" w:type="pct"/>
          </w:tcPr>
          <w:p w14:paraId="1746DE14" w14:textId="77777777" w:rsidR="004945ED" w:rsidRPr="00292DEB" w:rsidRDefault="004945ED" w:rsidP="004945ED">
            <w:pPr>
              <w:spacing w:line="276" w:lineRule="auto"/>
              <w:rPr>
                <w:rFonts w:eastAsia="Times New Roman" w:cs="Arial"/>
                <w:iCs/>
                <w:lang w:val="fr-BE"/>
              </w:rPr>
            </w:pPr>
            <w:r w:rsidRPr="00292DEB">
              <w:rPr>
                <w:rFonts w:eastAsia="Times New Roman" w:cs="Arial"/>
                <w:lang w:val="fr-BE"/>
              </w:rPr>
              <w:t>Mêmes que pour les salariés.</w:t>
            </w:r>
          </w:p>
          <w:p w14:paraId="7AC3CD98" w14:textId="77777777" w:rsidR="004945ED" w:rsidRPr="00292DEB" w:rsidRDefault="004945ED" w:rsidP="004945ED">
            <w:pPr>
              <w:spacing w:line="276" w:lineRule="auto"/>
              <w:rPr>
                <w:rFonts w:cs="Arial"/>
                <w:lang w:val="fr-BE" w:eastAsia="de-DE"/>
              </w:rPr>
            </w:pPr>
          </w:p>
        </w:tc>
        <w:tc>
          <w:tcPr>
            <w:tcW w:w="1370" w:type="pct"/>
          </w:tcPr>
          <w:p w14:paraId="44B3393A" w14:textId="59A02A06" w:rsidR="004945ED" w:rsidRPr="00292DEB" w:rsidRDefault="004945ED" w:rsidP="004945ED">
            <w:pPr>
              <w:pStyle w:val="Normal0"/>
              <w:pBdr>
                <w:top w:val="nil"/>
                <w:left w:val="nil"/>
                <w:bottom w:val="nil"/>
                <w:right w:val="nil"/>
                <w:between w:val="nil"/>
              </w:pBdr>
              <w:spacing w:after="0" w:line="276" w:lineRule="auto"/>
              <w:rPr>
                <w:sz w:val="15"/>
                <w:szCs w:val="15"/>
                <w:lang w:val="en-GB"/>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2AA74D66" w14:textId="7DC7EEB8" w:rsidR="004945ED" w:rsidRPr="00292DEB" w:rsidRDefault="004945ED" w:rsidP="004945ED">
            <w:pPr>
              <w:spacing w:line="276" w:lineRule="auto"/>
              <w:rPr>
                <w:rFonts w:cs="Arial"/>
                <w:color w:val="0000FF"/>
                <w:lang w:val="fr-FR"/>
              </w:rPr>
            </w:pPr>
            <w:r w:rsidRPr="00292DEB">
              <w:rPr>
                <w:rFonts w:cs="Arial"/>
                <w:color w:val="0000FF"/>
              </w:rPr>
              <w:t>2</w:t>
            </w:r>
          </w:p>
        </w:tc>
        <w:tc>
          <w:tcPr>
            <w:tcW w:w="127" w:type="pct"/>
          </w:tcPr>
          <w:p w14:paraId="6F510809" w14:textId="7A1E0838" w:rsidR="004945ED" w:rsidRPr="00292DEB" w:rsidRDefault="004945ED" w:rsidP="004945ED">
            <w:pPr>
              <w:spacing w:line="276" w:lineRule="auto"/>
              <w:rPr>
                <w:rFonts w:cs="Arial"/>
                <w:color w:val="0000FF"/>
                <w:lang w:val="fr-FR"/>
              </w:rPr>
            </w:pPr>
            <w:r w:rsidRPr="00292DEB">
              <w:rPr>
                <w:rFonts w:cs="Arial"/>
                <w:color w:val="0000FF"/>
              </w:rPr>
              <w:t>29</w:t>
            </w:r>
          </w:p>
        </w:tc>
        <w:tc>
          <w:tcPr>
            <w:tcW w:w="402" w:type="pct"/>
          </w:tcPr>
          <w:p w14:paraId="12AE3423" w14:textId="6D2E4474" w:rsidR="004945ED" w:rsidRPr="00292DEB" w:rsidRDefault="004945ED" w:rsidP="004945ED">
            <w:pPr>
              <w:spacing w:line="276" w:lineRule="auto"/>
              <w:rPr>
                <w:rFonts w:cs="Arial"/>
                <w:color w:val="0000FF"/>
                <w:lang w:val="en-GB"/>
              </w:rPr>
            </w:pPr>
            <w:r w:rsidRPr="00292DEB">
              <w:rPr>
                <w:rFonts w:cs="Arial"/>
                <w:color w:val="0000FF"/>
                <w:lang w:val="en-GB"/>
              </w:rPr>
              <w:t>GREECE</w:t>
            </w:r>
          </w:p>
        </w:tc>
      </w:tr>
      <w:tr w:rsidR="00CD2271" w:rsidRPr="00292DEB" w14:paraId="727B9DC5" w14:textId="77777777" w:rsidTr="005D0FED">
        <w:tc>
          <w:tcPr>
            <w:tcW w:w="193" w:type="pct"/>
          </w:tcPr>
          <w:p w14:paraId="659B6D22" w14:textId="77777777" w:rsidR="00CD2271" w:rsidRPr="00292DEB" w:rsidRDefault="00CD2271" w:rsidP="00CD2271">
            <w:pPr>
              <w:spacing w:line="276" w:lineRule="auto"/>
              <w:jc w:val="left"/>
              <w:rPr>
                <w:rFonts w:cs="Arial"/>
                <w:lang w:val="es-ES"/>
              </w:rPr>
            </w:pPr>
            <w:r w:rsidRPr="00292DEB">
              <w:rPr>
                <w:rFonts w:cs="Arial"/>
                <w:lang w:val="es-ES"/>
              </w:rPr>
              <w:t>EL</w:t>
            </w:r>
          </w:p>
          <w:p w14:paraId="16B68BF1" w14:textId="77777777" w:rsidR="00CD2271" w:rsidRPr="00292DEB" w:rsidRDefault="00CD2271" w:rsidP="00CD2271">
            <w:pPr>
              <w:spacing w:line="276" w:lineRule="auto"/>
              <w:jc w:val="left"/>
              <w:rPr>
                <w:rFonts w:cs="Arial"/>
                <w:lang w:val="es-ES"/>
              </w:rPr>
            </w:pPr>
            <w:r w:rsidRPr="00292DEB">
              <w:rPr>
                <w:rFonts w:cs="Arial"/>
                <w:lang w:val="es-ES"/>
              </w:rPr>
              <w:t>EL</w:t>
            </w:r>
          </w:p>
          <w:p w14:paraId="7423672D" w14:textId="77777777" w:rsidR="00CD2271" w:rsidRPr="00292DEB" w:rsidRDefault="00CD2271" w:rsidP="00CD2271">
            <w:pPr>
              <w:spacing w:line="276" w:lineRule="auto"/>
              <w:jc w:val="left"/>
              <w:rPr>
                <w:rFonts w:cs="Arial"/>
                <w:lang w:val="es-ES"/>
              </w:rPr>
            </w:pPr>
            <w:r w:rsidRPr="00292DEB">
              <w:rPr>
                <w:rFonts w:cs="Arial"/>
                <w:lang w:val="es-ES"/>
              </w:rPr>
              <w:t>EL</w:t>
            </w:r>
          </w:p>
          <w:p w14:paraId="2110139D" w14:textId="77777777" w:rsidR="00CD2271" w:rsidRPr="00292DEB" w:rsidRDefault="00CD2271" w:rsidP="00CD2271">
            <w:pPr>
              <w:spacing w:line="276" w:lineRule="auto"/>
              <w:jc w:val="left"/>
              <w:rPr>
                <w:rFonts w:cs="Arial"/>
                <w:b/>
                <w:lang w:val="en-US"/>
              </w:rPr>
            </w:pPr>
          </w:p>
        </w:tc>
        <w:tc>
          <w:tcPr>
            <w:tcW w:w="1371" w:type="pct"/>
          </w:tcPr>
          <w:p w14:paraId="2F04C1E0"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C00000"/>
              </w:rPr>
              <w:t>1846/51</w:t>
            </w:r>
            <w:r w:rsidRPr="00292DEB">
              <w:rPr>
                <w:rFonts w:cs="Arial"/>
              </w:rPr>
              <w:t xml:space="preserve"> vom 14. Juni 1951 über die Sozialversicherung in der geänderten Fassung.</w:t>
            </w:r>
          </w:p>
          <w:p w14:paraId="648E8105" w14:textId="77777777" w:rsidR="00CD2271" w:rsidRPr="00292DEB" w:rsidRDefault="00CD2271" w:rsidP="00CD2271">
            <w:pPr>
              <w:spacing w:line="276" w:lineRule="auto"/>
              <w:rPr>
                <w:rFonts w:cs="Arial"/>
                <w:b/>
                <w:color w:val="FF0000"/>
              </w:rPr>
            </w:pPr>
          </w:p>
          <w:p w14:paraId="4BA2C921" w14:textId="49F88411" w:rsidR="00CD2271" w:rsidRPr="00292DEB" w:rsidRDefault="00CD2271" w:rsidP="00CD2271">
            <w:pPr>
              <w:spacing w:line="276" w:lineRule="auto"/>
              <w:rPr>
                <w:rFonts w:cs="Arial"/>
              </w:rPr>
            </w:pPr>
            <w:r w:rsidRPr="00292DEB">
              <w:rPr>
                <w:rFonts w:cs="Arial"/>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tc>
        <w:tc>
          <w:tcPr>
            <w:tcW w:w="1370" w:type="pct"/>
          </w:tcPr>
          <w:p w14:paraId="4B564A2D" w14:textId="77777777" w:rsidR="00CD2271" w:rsidRPr="00292DEB" w:rsidRDefault="00CD2271" w:rsidP="00CD2271">
            <w:pPr>
              <w:spacing w:line="276" w:lineRule="auto"/>
              <w:rPr>
                <w:rFonts w:cs="Arial"/>
                <w:lang w:val="fr-BE" w:eastAsia="de-DE"/>
              </w:rPr>
            </w:pPr>
            <w:r w:rsidRPr="00292DEB">
              <w:rPr>
                <w:rFonts w:cs="Arial"/>
                <w:lang w:val="fr-BE" w:eastAsia="de-DE"/>
              </w:rPr>
              <w:t>Loi n° </w:t>
            </w:r>
            <w:r w:rsidRPr="00292DEB">
              <w:rPr>
                <w:rFonts w:cs="Arial"/>
                <w:color w:val="C00000"/>
                <w:lang w:val="fr-BE" w:eastAsia="de-DE"/>
              </w:rPr>
              <w:t>1846/51</w:t>
            </w:r>
            <w:r w:rsidRPr="00292DEB">
              <w:rPr>
                <w:rFonts w:cs="Arial"/>
                <w:lang w:val="fr-BE" w:eastAsia="de-DE"/>
              </w:rPr>
              <w:t xml:space="preserve"> du 14 juin 1951 relative au régime d’assurance sociale, telle que modifiée.</w:t>
            </w:r>
          </w:p>
          <w:p w14:paraId="486882F4" w14:textId="77777777" w:rsidR="00CD2271" w:rsidRPr="00292DEB" w:rsidRDefault="00CD2271" w:rsidP="00CD2271">
            <w:pPr>
              <w:spacing w:line="276" w:lineRule="auto"/>
              <w:rPr>
                <w:rFonts w:cs="Arial"/>
                <w:lang w:val="fr-BE" w:eastAsia="de-DE"/>
              </w:rPr>
            </w:pPr>
          </w:p>
          <w:p w14:paraId="537390C9" w14:textId="6C74A5FA" w:rsidR="00CD2271" w:rsidRPr="00292DEB" w:rsidRDefault="00CD2271" w:rsidP="00CD2271">
            <w:pPr>
              <w:spacing w:line="276" w:lineRule="auto"/>
              <w:rPr>
                <w:rFonts w:cs="Arial"/>
                <w:lang w:val="fr-BE" w:eastAsia="de-DE"/>
              </w:rPr>
            </w:pPr>
            <w:r w:rsidRPr="00292DEB">
              <w:rPr>
                <w:rFonts w:cs="Arial"/>
                <w:lang w:val="fr-BE"/>
              </w:rPr>
              <w:t xml:space="preserve">Répertoire des actes juridiques: </w:t>
            </w:r>
            <w:hyperlink r:id="rId14" w:history="1">
              <w:r w:rsidRPr="00292DEB">
                <w:rPr>
                  <w:rStyle w:val="Hyperlink"/>
                  <w:rFonts w:cs="Arial"/>
                  <w:lang w:val="fr-FR"/>
                </w:rPr>
                <w:t>https://search.et.gr/el/</w:t>
              </w:r>
            </w:hyperlink>
          </w:p>
        </w:tc>
        <w:tc>
          <w:tcPr>
            <w:tcW w:w="1370" w:type="pct"/>
          </w:tcPr>
          <w:p w14:paraId="0F9275B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E-III-01-EL</w:t>
            </w:r>
          </w:p>
          <w:p w14:paraId="00BB36F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Law </w:t>
            </w:r>
            <w:r w:rsidRPr="00292DEB">
              <w:rPr>
                <w:color w:val="000000"/>
                <w:sz w:val="15"/>
                <w:szCs w:val="15"/>
                <w:lang w:val="en-GB"/>
              </w:rPr>
              <w:t xml:space="preserve">No. </w:t>
            </w:r>
            <w:r w:rsidRPr="00292DEB">
              <w:rPr>
                <w:color w:val="800000"/>
                <w:sz w:val="15"/>
                <w:szCs w:val="15"/>
                <w:lang w:val="en-GB"/>
              </w:rPr>
              <w:t>1846/51</w:t>
            </w:r>
            <w:r w:rsidRPr="00292DEB">
              <w:rPr>
                <w:color w:val="000000"/>
                <w:sz w:val="15"/>
                <w:szCs w:val="15"/>
                <w:lang w:val="en-GB"/>
              </w:rPr>
              <w:t xml:space="preserve"> of 14 June 1951 on social insurance, as amended.</w:t>
            </w:r>
          </w:p>
          <w:p w14:paraId="293865C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73A4E75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bookmarkStart w:id="132" w:name="_heading=h.2et92p0"/>
            <w:bookmarkEnd w:id="132"/>
            <w:r w:rsidRPr="00292DEB">
              <w:rPr>
                <w:color w:val="000000" w:themeColor="text1"/>
                <w:sz w:val="15"/>
                <w:szCs w:val="15"/>
                <w:lang w:val="en-GB"/>
              </w:rPr>
              <w:t xml:space="preserve">Directory of legal acts: </w:t>
            </w:r>
            <w:hyperlink r:id="rId15" w:history="1">
              <w:r w:rsidRPr="00292DEB">
                <w:rPr>
                  <w:rStyle w:val="Hyperlink"/>
                  <w:sz w:val="15"/>
                  <w:szCs w:val="15"/>
                  <w:lang w:val="en-GB"/>
                </w:rPr>
                <w:t>https://search.et.gr/el/</w:t>
              </w:r>
            </w:hyperlink>
            <w:r w:rsidRPr="00292DEB">
              <w:rPr>
                <w:color w:val="000000" w:themeColor="text1"/>
                <w:sz w:val="15"/>
                <w:szCs w:val="15"/>
                <w:lang w:val="en-GB"/>
              </w:rPr>
              <w:t xml:space="preserve"> </w:t>
            </w:r>
          </w:p>
          <w:p w14:paraId="3EF884F0" w14:textId="4EE4B76C"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FF767DD"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31641ADB" w14:textId="77777777" w:rsidR="00CD2271" w:rsidRPr="00292DEB" w:rsidRDefault="00CD2271" w:rsidP="00CD2271">
            <w:pPr>
              <w:spacing w:line="276" w:lineRule="auto"/>
              <w:rPr>
                <w:rFonts w:cs="Arial"/>
                <w:color w:val="0000FF"/>
              </w:rPr>
            </w:pPr>
          </w:p>
        </w:tc>
        <w:tc>
          <w:tcPr>
            <w:tcW w:w="127" w:type="pct"/>
          </w:tcPr>
          <w:p w14:paraId="71583CC2" w14:textId="77777777" w:rsidR="00CD2271" w:rsidRPr="00292DEB" w:rsidRDefault="00CD2271" w:rsidP="00CD2271">
            <w:pPr>
              <w:spacing w:line="276" w:lineRule="auto"/>
              <w:rPr>
                <w:rFonts w:cs="Arial"/>
                <w:color w:val="0000FF"/>
                <w:lang w:val="fr-FR"/>
              </w:rPr>
            </w:pPr>
            <w:r w:rsidRPr="00292DEB">
              <w:rPr>
                <w:rFonts w:cs="Arial"/>
                <w:color w:val="0000FF"/>
                <w:lang w:val="fr-FR"/>
              </w:rPr>
              <w:t>1</w:t>
            </w:r>
          </w:p>
          <w:p w14:paraId="56138CE8" w14:textId="77777777" w:rsidR="00CD2271" w:rsidRPr="00292DEB" w:rsidRDefault="00CD2271" w:rsidP="00CD2271">
            <w:pPr>
              <w:spacing w:line="276" w:lineRule="auto"/>
              <w:rPr>
                <w:rFonts w:cs="Arial"/>
                <w:color w:val="0000FF"/>
              </w:rPr>
            </w:pPr>
          </w:p>
        </w:tc>
        <w:tc>
          <w:tcPr>
            <w:tcW w:w="402" w:type="pct"/>
          </w:tcPr>
          <w:p w14:paraId="77EA62B6"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8104033" w14:textId="77777777" w:rsidR="00CD2271" w:rsidRPr="00292DEB" w:rsidRDefault="00CD2271" w:rsidP="00CD2271">
            <w:pPr>
              <w:spacing w:line="276" w:lineRule="auto"/>
              <w:rPr>
                <w:rFonts w:cs="Arial"/>
                <w:color w:val="0000FF"/>
              </w:rPr>
            </w:pPr>
          </w:p>
        </w:tc>
      </w:tr>
      <w:tr w:rsidR="00CD2271" w:rsidRPr="00292DEB" w14:paraId="0568490D" w14:textId="77777777" w:rsidTr="005D0FED">
        <w:tc>
          <w:tcPr>
            <w:tcW w:w="193" w:type="pct"/>
          </w:tcPr>
          <w:p w14:paraId="75D9E509" w14:textId="77777777" w:rsidR="00CD2271" w:rsidRPr="00292DEB" w:rsidRDefault="00CD2271" w:rsidP="00CD2271">
            <w:pPr>
              <w:spacing w:line="276" w:lineRule="auto"/>
              <w:jc w:val="left"/>
              <w:rPr>
                <w:rFonts w:cs="Arial"/>
                <w:lang w:val="es-ES"/>
              </w:rPr>
            </w:pPr>
            <w:r w:rsidRPr="00292DEB">
              <w:rPr>
                <w:rFonts w:cs="Arial"/>
                <w:lang w:val="es-ES"/>
              </w:rPr>
              <w:t>EL</w:t>
            </w:r>
          </w:p>
          <w:p w14:paraId="43349377" w14:textId="77777777" w:rsidR="00CD2271" w:rsidRPr="00292DEB" w:rsidRDefault="00CD2271" w:rsidP="00CD2271">
            <w:pPr>
              <w:spacing w:line="276" w:lineRule="auto"/>
              <w:jc w:val="left"/>
              <w:rPr>
                <w:rFonts w:cs="Arial"/>
                <w:lang w:val="es-ES"/>
              </w:rPr>
            </w:pPr>
            <w:r w:rsidRPr="00292DEB">
              <w:rPr>
                <w:rFonts w:cs="Arial"/>
                <w:lang w:val="es-ES"/>
              </w:rPr>
              <w:t>EL</w:t>
            </w:r>
          </w:p>
          <w:p w14:paraId="530A062F" w14:textId="77777777" w:rsidR="00CD2271" w:rsidRPr="00292DEB" w:rsidRDefault="00CD2271" w:rsidP="00CD2271">
            <w:pPr>
              <w:spacing w:line="276" w:lineRule="auto"/>
              <w:jc w:val="left"/>
              <w:rPr>
                <w:rFonts w:cs="Arial"/>
                <w:lang w:val="es-ES"/>
              </w:rPr>
            </w:pPr>
            <w:r w:rsidRPr="00292DEB">
              <w:rPr>
                <w:rFonts w:cs="Arial"/>
                <w:lang w:val="es-ES"/>
              </w:rPr>
              <w:t>EL</w:t>
            </w:r>
          </w:p>
          <w:p w14:paraId="429C1DA1" w14:textId="77777777" w:rsidR="00CD2271" w:rsidRPr="00292DEB" w:rsidRDefault="00CD2271" w:rsidP="00CD2271">
            <w:pPr>
              <w:spacing w:line="276" w:lineRule="auto"/>
              <w:jc w:val="left"/>
              <w:rPr>
                <w:rFonts w:cs="Arial"/>
                <w:lang w:val="es-ES"/>
              </w:rPr>
            </w:pPr>
            <w:r w:rsidRPr="00292DEB">
              <w:rPr>
                <w:rFonts w:cs="Arial"/>
                <w:lang w:val="es-ES"/>
              </w:rPr>
              <w:t>EL</w:t>
            </w:r>
          </w:p>
          <w:p w14:paraId="7A297A2F" w14:textId="77777777" w:rsidR="00CD2271" w:rsidRPr="00292DEB" w:rsidRDefault="00CD2271" w:rsidP="00CD2271">
            <w:pPr>
              <w:spacing w:line="276" w:lineRule="auto"/>
              <w:jc w:val="left"/>
              <w:rPr>
                <w:rFonts w:cs="Arial"/>
                <w:lang w:val="es-ES"/>
              </w:rPr>
            </w:pPr>
            <w:r w:rsidRPr="00292DEB">
              <w:rPr>
                <w:rFonts w:cs="Arial"/>
                <w:lang w:val="es-ES"/>
              </w:rPr>
              <w:t>EL</w:t>
            </w:r>
          </w:p>
          <w:p w14:paraId="24414EF8" w14:textId="77777777" w:rsidR="00CD2271" w:rsidRPr="00292DEB" w:rsidRDefault="00CD2271" w:rsidP="00CD2271">
            <w:pPr>
              <w:spacing w:line="276" w:lineRule="auto"/>
              <w:jc w:val="left"/>
              <w:rPr>
                <w:rFonts w:cs="Arial"/>
                <w:lang w:val="es-ES"/>
              </w:rPr>
            </w:pPr>
            <w:r w:rsidRPr="00292DEB">
              <w:rPr>
                <w:rFonts w:cs="Arial"/>
                <w:lang w:val="es-ES"/>
              </w:rPr>
              <w:t>EL</w:t>
            </w:r>
          </w:p>
          <w:p w14:paraId="787F372A" w14:textId="77777777" w:rsidR="00CD2271" w:rsidRPr="00292DEB" w:rsidRDefault="00CD2271" w:rsidP="00CD2271">
            <w:pPr>
              <w:spacing w:line="276" w:lineRule="auto"/>
              <w:jc w:val="left"/>
              <w:rPr>
                <w:rFonts w:cs="Arial"/>
                <w:lang w:val="en-GB"/>
              </w:rPr>
            </w:pPr>
            <w:r w:rsidRPr="00292DEB">
              <w:rPr>
                <w:rFonts w:cs="Arial"/>
                <w:lang w:val="en-GB"/>
              </w:rPr>
              <w:t>EL</w:t>
            </w:r>
          </w:p>
          <w:p w14:paraId="456A8480" w14:textId="43743381" w:rsidR="00CD2271" w:rsidRPr="00292DEB" w:rsidRDefault="00CD2271" w:rsidP="00CD2271">
            <w:pPr>
              <w:spacing w:line="276" w:lineRule="auto"/>
              <w:jc w:val="left"/>
              <w:rPr>
                <w:rFonts w:cs="Arial"/>
                <w:b/>
              </w:rPr>
            </w:pPr>
            <w:r w:rsidRPr="00292DEB">
              <w:rPr>
                <w:rFonts w:cs="Arial"/>
                <w:lang w:val="en-GB"/>
              </w:rPr>
              <w:t>EL</w:t>
            </w:r>
          </w:p>
        </w:tc>
        <w:tc>
          <w:tcPr>
            <w:tcW w:w="1371" w:type="pct"/>
          </w:tcPr>
          <w:p w14:paraId="5DEF658D" w14:textId="77777777" w:rsidR="00CD2271" w:rsidRPr="00292DEB" w:rsidRDefault="00CD2271" w:rsidP="00CD2271">
            <w:pPr>
              <w:spacing w:line="276" w:lineRule="auto"/>
              <w:rPr>
                <w:rFonts w:cs="Arial"/>
              </w:rPr>
            </w:pPr>
            <w:r w:rsidRPr="00292DEB">
              <w:rPr>
                <w:rFonts w:cs="Arial"/>
              </w:rPr>
              <w:t xml:space="preserve">Gemischtes System. Obligatorisches Sozialversicherungssystem für Arbeitnehmer mit entgeltbezogenen Leistungen. Der Staat leistet Unterstützung zur Deckung des Defizits der Elektronischen Nationalen </w:t>
            </w:r>
            <w:r w:rsidRPr="00292DEB">
              <w:rPr>
                <w:rFonts w:cs="Arial"/>
                <w:color w:val="008000"/>
              </w:rPr>
              <w:t>Sozialversicherung (e-EFKA).</w:t>
            </w:r>
          </w:p>
          <w:p w14:paraId="4417C935" w14:textId="77777777" w:rsidR="00CD2271" w:rsidRPr="00292DEB" w:rsidRDefault="00CD2271" w:rsidP="00CD2271">
            <w:pPr>
              <w:spacing w:line="276" w:lineRule="auto"/>
              <w:rPr>
                <w:rFonts w:cs="Arial"/>
              </w:rPr>
            </w:pPr>
          </w:p>
          <w:p w14:paraId="5F8EE12D" w14:textId="77777777" w:rsidR="00CD2271" w:rsidRPr="00292DEB" w:rsidRDefault="00CD2271" w:rsidP="00CD2271">
            <w:pPr>
              <w:spacing w:line="276" w:lineRule="auto"/>
              <w:rPr>
                <w:rFonts w:cs="Arial"/>
              </w:rPr>
            </w:pPr>
            <w:r w:rsidRPr="00292DEB">
              <w:rPr>
                <w:rFonts w:cs="Arial"/>
              </w:rPr>
              <w:t xml:space="preserve">Arbeitnehmer und Selbständige erhalten weiterhin Geldleistungen aus der </w:t>
            </w:r>
            <w:r w:rsidRPr="00292DEB">
              <w:rPr>
                <w:rFonts w:cs="Arial"/>
                <w:color w:val="008000"/>
              </w:rPr>
              <w:lastRenderedPageBreak/>
              <w:t xml:space="preserve">Sozialversicherung (e-EFKA) </w:t>
            </w:r>
            <w:r w:rsidRPr="00292DEB">
              <w:rPr>
                <w:rFonts w:cs="Arial"/>
              </w:rPr>
              <w:t>gemäß den gesetzlichen Vorschriften jedes eingebundenen Fonds, bis die „Vorschriften der einheitlichten Leistungen” von e-EFKA veröffentlicht werden.</w:t>
            </w:r>
          </w:p>
          <w:p w14:paraId="07615CE8" w14:textId="77777777" w:rsidR="00CD2271" w:rsidRPr="00292DEB" w:rsidRDefault="00CD2271" w:rsidP="00CD2271">
            <w:pPr>
              <w:spacing w:line="276" w:lineRule="auto"/>
              <w:rPr>
                <w:rFonts w:cs="Arial"/>
              </w:rPr>
            </w:pPr>
          </w:p>
          <w:p w14:paraId="3D35F6CA" w14:textId="77777777" w:rsidR="00CD2271" w:rsidRPr="00292DEB" w:rsidRDefault="00CD2271" w:rsidP="00CD2271">
            <w:pPr>
              <w:spacing w:line="276" w:lineRule="auto"/>
              <w:rPr>
                <w:rFonts w:cs="Arial"/>
              </w:rPr>
            </w:pPr>
            <w:r w:rsidRPr="00292DEB">
              <w:rPr>
                <w:rFonts w:cs="Arial"/>
              </w:rPr>
              <w:t>Arbeitgeber sind an der Leistung von Einkommensersatz bei Krankheit beteiligt.</w:t>
            </w:r>
          </w:p>
          <w:p w14:paraId="1CD7A83E" w14:textId="77777777" w:rsidR="00CD2271" w:rsidRPr="00292DEB" w:rsidRDefault="00CD2271" w:rsidP="00CD2271">
            <w:pPr>
              <w:spacing w:line="276" w:lineRule="auto"/>
              <w:rPr>
                <w:rFonts w:cs="Arial"/>
              </w:rPr>
            </w:pPr>
          </w:p>
        </w:tc>
        <w:tc>
          <w:tcPr>
            <w:tcW w:w="1370" w:type="pct"/>
          </w:tcPr>
          <w:p w14:paraId="521051C5" w14:textId="77777777" w:rsidR="00CD2271" w:rsidRPr="00292DEB" w:rsidRDefault="00CD2271" w:rsidP="00CD2271">
            <w:pPr>
              <w:spacing w:line="276" w:lineRule="auto"/>
              <w:rPr>
                <w:rFonts w:cs="Arial"/>
                <w:lang w:val="fr-BE"/>
              </w:rPr>
            </w:pPr>
            <w:r w:rsidRPr="00292DEB">
              <w:rPr>
                <w:rFonts w:cs="Arial"/>
                <w:lang w:val="fr-BE"/>
              </w:rPr>
              <w:lastRenderedPageBreak/>
              <w:t xml:space="preserve">Système mixte. Système d'assurance sociale obligatoire pour salariés avec indemnités liées aux revenus. L’État octroie une subvention pour absorber le déficit du </w:t>
            </w:r>
            <w:r w:rsidRPr="00292DEB">
              <w:rPr>
                <w:rFonts w:cs="Arial"/>
                <w:color w:val="008000"/>
                <w:lang w:val="fr-BE"/>
              </w:rPr>
              <w:t>Fonds national en ligne pour la sécurité sociale (e-EFKA)</w:t>
            </w:r>
            <w:r w:rsidRPr="00292DEB">
              <w:rPr>
                <w:rFonts w:cs="Arial"/>
                <w:lang w:val="fr-BE"/>
              </w:rPr>
              <w:t xml:space="preserve">. </w:t>
            </w:r>
          </w:p>
          <w:p w14:paraId="571DC669" w14:textId="77777777" w:rsidR="00CD2271" w:rsidRPr="00292DEB" w:rsidRDefault="00CD2271" w:rsidP="00CD2271">
            <w:pPr>
              <w:keepNext/>
              <w:spacing w:line="276" w:lineRule="auto"/>
              <w:outlineLvl w:val="2"/>
              <w:rPr>
                <w:rFonts w:cs="Arial"/>
                <w:lang w:val="fr-BE"/>
              </w:rPr>
            </w:pPr>
          </w:p>
          <w:p w14:paraId="2C518DCD" w14:textId="77777777" w:rsidR="00CD2271" w:rsidRPr="00292DEB" w:rsidRDefault="00CD2271" w:rsidP="00CD2271">
            <w:pPr>
              <w:keepNext/>
              <w:spacing w:line="276" w:lineRule="auto"/>
              <w:outlineLvl w:val="3"/>
              <w:rPr>
                <w:rFonts w:cs="Arial"/>
                <w:lang w:val="fr-BE"/>
              </w:rPr>
            </w:pPr>
            <w:r w:rsidRPr="00292DEB">
              <w:rPr>
                <w:rFonts w:cs="Arial"/>
                <w:lang w:val="fr-BE"/>
              </w:rPr>
              <w:t xml:space="preserve">Les salariés et les travailleurs indépendants continuent à percevoir des prestations en espèces du </w:t>
            </w:r>
            <w:r w:rsidRPr="00292DEB">
              <w:rPr>
                <w:rFonts w:cs="Arial"/>
                <w:color w:val="008000"/>
                <w:lang w:val="fr-BE"/>
              </w:rPr>
              <w:t xml:space="preserve">Fonds de l’e-EFKA </w:t>
            </w:r>
            <w:r w:rsidRPr="00292DEB">
              <w:rPr>
                <w:rFonts w:cs="Arial"/>
                <w:lang w:val="fr-BE"/>
              </w:rPr>
              <w:lastRenderedPageBreak/>
              <w:t>conformément aux règles statutaires de chaque Fonds, en attendant la publication du règlement relatif aux prestations unifiées de l’e-EFKA.</w:t>
            </w:r>
          </w:p>
          <w:p w14:paraId="4FB9BB47" w14:textId="77777777" w:rsidR="00CD2271" w:rsidRPr="00292DEB" w:rsidRDefault="00CD2271" w:rsidP="00CD2271">
            <w:pPr>
              <w:keepNext/>
              <w:spacing w:line="276" w:lineRule="auto"/>
              <w:outlineLvl w:val="2"/>
              <w:rPr>
                <w:rFonts w:cs="Arial"/>
                <w:lang w:val="fr-BE"/>
              </w:rPr>
            </w:pPr>
          </w:p>
          <w:p w14:paraId="0404F066" w14:textId="2352696A" w:rsidR="00CD2271" w:rsidRPr="00292DEB" w:rsidRDefault="00CD2271" w:rsidP="00CD2271">
            <w:pPr>
              <w:spacing w:line="276" w:lineRule="auto"/>
              <w:rPr>
                <w:rFonts w:cs="Arial"/>
                <w:lang w:val="fr-BE"/>
              </w:rPr>
            </w:pPr>
            <w:r w:rsidRPr="00292DEB">
              <w:rPr>
                <w:rFonts w:cs="Arial"/>
                <w:bCs/>
                <w:lang w:val="fr-BE"/>
              </w:rPr>
              <w:t>Les employeurs sont impliqués dans le versement d’un revenu de remplacement durant la période de maladie.</w:t>
            </w:r>
          </w:p>
        </w:tc>
        <w:tc>
          <w:tcPr>
            <w:tcW w:w="1370" w:type="pct"/>
          </w:tcPr>
          <w:p w14:paraId="184C09D4" w14:textId="77777777" w:rsidR="00CD2271" w:rsidRPr="00292DEB" w:rsidRDefault="00CD2271" w:rsidP="00CD2271">
            <w:pPr>
              <w:pStyle w:val="Normal0"/>
              <w:pBdr>
                <w:top w:val="nil"/>
                <w:left w:val="nil"/>
                <w:bottom w:val="nil"/>
                <w:right w:val="nil"/>
                <w:between w:val="nil"/>
              </w:pBdr>
              <w:spacing w:after="0"/>
              <w:rPr>
                <w:color w:val="000000"/>
                <w:sz w:val="15"/>
                <w:szCs w:val="15"/>
                <w:lang w:val="da-DK"/>
              </w:rPr>
            </w:pPr>
            <w:r w:rsidRPr="00292DEB">
              <w:rPr>
                <w:b/>
                <w:color w:val="FF0000"/>
                <w:sz w:val="15"/>
                <w:szCs w:val="15"/>
                <w:lang w:val="da-DK"/>
              </w:rPr>
              <w:lastRenderedPageBreak/>
              <w:t>E-III-02-EL</w:t>
            </w:r>
          </w:p>
          <w:p w14:paraId="3821C6A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da-DK"/>
              </w:rPr>
              <w:t xml:space="preserve">Mixed system. </w:t>
            </w:r>
            <w:r w:rsidRPr="00292DEB">
              <w:rPr>
                <w:color w:val="000000"/>
                <w:sz w:val="15"/>
                <w:szCs w:val="15"/>
                <w:lang w:val="en-GB"/>
              </w:rPr>
              <w:t xml:space="preserve">Compulsory social insurance scheme for employees with earnings-related benefits. The State provides subsidy to cover the deficit of </w:t>
            </w:r>
            <w:r w:rsidRPr="00292DEB">
              <w:rPr>
                <w:color w:val="008000"/>
                <w:sz w:val="15"/>
                <w:szCs w:val="15"/>
                <w:lang w:val="en-GB"/>
              </w:rPr>
              <w:t>the Electronic National Social Security Fund (e-EFKA).</w:t>
            </w:r>
          </w:p>
          <w:p w14:paraId="02CE0CA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35C8D177"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Employees and self-employed continue to receive benefits in cash from </w:t>
            </w:r>
            <w:r w:rsidRPr="00292DEB">
              <w:rPr>
                <w:color w:val="008000"/>
                <w:sz w:val="15"/>
                <w:szCs w:val="15"/>
                <w:lang w:val="en-GB"/>
              </w:rPr>
              <w:t>e-EFKA</w:t>
            </w:r>
            <w:r w:rsidRPr="00292DEB">
              <w:rPr>
                <w:color w:val="000000"/>
                <w:sz w:val="15"/>
                <w:szCs w:val="15"/>
                <w:lang w:val="en-GB"/>
              </w:rPr>
              <w:t xml:space="preserve"> </w:t>
            </w:r>
            <w:r w:rsidRPr="00292DEB">
              <w:rPr>
                <w:color w:val="000000"/>
                <w:sz w:val="15"/>
                <w:szCs w:val="15"/>
                <w:lang w:val="en-GB"/>
              </w:rPr>
              <w:lastRenderedPageBreak/>
              <w:t>according to the statutory regulations of each incorporated Fund, until e-EFKA’s Unified Benefits Regulation is published.</w:t>
            </w:r>
          </w:p>
          <w:p w14:paraId="741897C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6E846E95"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Employers are involved in providing income replacement during sickness.</w:t>
            </w:r>
          </w:p>
          <w:p w14:paraId="69934589" w14:textId="77777777" w:rsidR="00CD2271" w:rsidRPr="00292DEB" w:rsidRDefault="00CD2271" w:rsidP="00CD2271">
            <w:pPr>
              <w:pStyle w:val="Normal0"/>
              <w:pBdr>
                <w:top w:val="nil"/>
                <w:left w:val="nil"/>
                <w:bottom w:val="nil"/>
                <w:right w:val="nil"/>
                <w:between w:val="nil"/>
              </w:pBdr>
              <w:spacing w:after="0"/>
              <w:rPr>
                <w:b/>
                <w:color w:val="FF0000"/>
                <w:sz w:val="15"/>
                <w:szCs w:val="15"/>
                <w:lang w:val="en-GB"/>
              </w:rPr>
            </w:pPr>
          </w:p>
          <w:p w14:paraId="38585813"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611FD683"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3</w:t>
            </w:r>
          </w:p>
          <w:p w14:paraId="0CAA4A6F" w14:textId="77777777" w:rsidR="00CD2271" w:rsidRPr="00292DEB" w:rsidRDefault="00CD2271" w:rsidP="00CD2271">
            <w:pPr>
              <w:spacing w:line="276" w:lineRule="auto"/>
              <w:rPr>
                <w:rFonts w:cs="Arial"/>
                <w:color w:val="0000FF"/>
                <w:lang w:val="en-US"/>
              </w:rPr>
            </w:pPr>
          </w:p>
        </w:tc>
        <w:tc>
          <w:tcPr>
            <w:tcW w:w="127" w:type="pct"/>
          </w:tcPr>
          <w:p w14:paraId="1D753922" w14:textId="77777777" w:rsidR="00CD2271" w:rsidRPr="00292DEB" w:rsidRDefault="00CD2271" w:rsidP="00CD2271">
            <w:pPr>
              <w:spacing w:line="276" w:lineRule="auto"/>
              <w:rPr>
                <w:rFonts w:cs="Arial"/>
                <w:color w:val="0000FF"/>
                <w:lang w:val="fr-FR"/>
              </w:rPr>
            </w:pPr>
            <w:r w:rsidRPr="00292DEB">
              <w:rPr>
                <w:rFonts w:cs="Arial"/>
                <w:color w:val="0000FF"/>
                <w:lang w:val="fr-FR"/>
              </w:rPr>
              <w:t>2</w:t>
            </w:r>
          </w:p>
          <w:p w14:paraId="32A4842B" w14:textId="77777777" w:rsidR="00CD2271" w:rsidRPr="00292DEB" w:rsidRDefault="00CD2271" w:rsidP="00CD2271">
            <w:pPr>
              <w:spacing w:line="276" w:lineRule="auto"/>
              <w:rPr>
                <w:rFonts w:cs="Arial"/>
                <w:color w:val="0000FF"/>
                <w:lang w:val="en-US"/>
              </w:rPr>
            </w:pPr>
          </w:p>
        </w:tc>
        <w:tc>
          <w:tcPr>
            <w:tcW w:w="402" w:type="pct"/>
          </w:tcPr>
          <w:p w14:paraId="3B4A57CA"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0923E2F" w14:textId="77777777" w:rsidR="00CD2271" w:rsidRPr="00292DEB" w:rsidRDefault="00CD2271" w:rsidP="00CD2271">
            <w:pPr>
              <w:spacing w:line="276" w:lineRule="auto"/>
              <w:rPr>
                <w:rFonts w:cs="Arial"/>
                <w:color w:val="0000FF"/>
                <w:lang w:val="en-US"/>
              </w:rPr>
            </w:pPr>
          </w:p>
        </w:tc>
      </w:tr>
      <w:tr w:rsidR="00CD2271" w:rsidRPr="00292DEB" w14:paraId="02ADF03C" w14:textId="77777777" w:rsidTr="005D0FED">
        <w:tc>
          <w:tcPr>
            <w:tcW w:w="193" w:type="pct"/>
          </w:tcPr>
          <w:p w14:paraId="2E16B1E8" w14:textId="77777777" w:rsidR="00CD2271" w:rsidRPr="00292DEB" w:rsidRDefault="00CD2271" w:rsidP="00CD2271">
            <w:pPr>
              <w:spacing w:line="276" w:lineRule="auto"/>
              <w:jc w:val="left"/>
              <w:rPr>
                <w:rFonts w:cs="Arial"/>
                <w:lang w:val="es-ES"/>
              </w:rPr>
            </w:pPr>
            <w:r w:rsidRPr="00292DEB">
              <w:rPr>
                <w:rFonts w:cs="Arial"/>
                <w:lang w:val="es-ES"/>
              </w:rPr>
              <w:t>EL</w:t>
            </w:r>
          </w:p>
          <w:p w14:paraId="37B3DCBC" w14:textId="77777777" w:rsidR="00CD2271" w:rsidRPr="00292DEB" w:rsidRDefault="00CD2271" w:rsidP="00CD2271">
            <w:pPr>
              <w:spacing w:line="276" w:lineRule="auto"/>
              <w:jc w:val="left"/>
              <w:rPr>
                <w:rFonts w:cs="Arial"/>
                <w:lang w:val="es-ES"/>
              </w:rPr>
            </w:pPr>
            <w:r w:rsidRPr="00292DEB">
              <w:rPr>
                <w:rFonts w:cs="Arial"/>
                <w:lang w:val="es-ES"/>
              </w:rPr>
              <w:t>EL</w:t>
            </w:r>
          </w:p>
          <w:p w14:paraId="4A9794AE" w14:textId="77777777" w:rsidR="00CD2271" w:rsidRPr="00292DEB" w:rsidRDefault="00CD2271" w:rsidP="00CD2271">
            <w:pPr>
              <w:spacing w:line="276" w:lineRule="auto"/>
              <w:jc w:val="left"/>
              <w:rPr>
                <w:rFonts w:cs="Arial"/>
                <w:b/>
                <w:lang w:val="en-US"/>
              </w:rPr>
            </w:pPr>
          </w:p>
        </w:tc>
        <w:tc>
          <w:tcPr>
            <w:tcW w:w="1371" w:type="pct"/>
          </w:tcPr>
          <w:p w14:paraId="14C44CD4" w14:textId="77777777" w:rsidR="00CD2271" w:rsidRPr="00292DEB" w:rsidRDefault="00CD2271" w:rsidP="00CD2271">
            <w:pPr>
              <w:spacing w:line="276" w:lineRule="auto"/>
              <w:rPr>
                <w:rFonts w:cs="Arial"/>
              </w:rPr>
            </w:pPr>
            <w:r w:rsidRPr="00292DEB">
              <w:rPr>
                <w:rFonts w:cs="Arial"/>
              </w:rPr>
              <w:t>Alle Beschäftigten (Arbeitnehmer und Selbstständige).</w:t>
            </w:r>
          </w:p>
          <w:p w14:paraId="03A34851" w14:textId="77777777" w:rsidR="00CD2271" w:rsidRPr="00292DEB" w:rsidRDefault="00CD2271" w:rsidP="00CD2271">
            <w:pPr>
              <w:spacing w:line="276" w:lineRule="auto"/>
              <w:rPr>
                <w:rFonts w:cs="Arial"/>
              </w:rPr>
            </w:pPr>
          </w:p>
          <w:p w14:paraId="44B898C4" w14:textId="77777777" w:rsidR="00CD2271" w:rsidRPr="00292DEB" w:rsidRDefault="00CD2271" w:rsidP="00CD2271">
            <w:pPr>
              <w:spacing w:line="276" w:lineRule="auto"/>
              <w:rPr>
                <w:rFonts w:cs="Arial"/>
              </w:rPr>
            </w:pPr>
            <w:r w:rsidRPr="00292DEB">
              <w:rPr>
                <w:rFonts w:cs="Arial"/>
              </w:rPr>
              <w:t>Keine Ausnahmen.</w:t>
            </w:r>
          </w:p>
          <w:p w14:paraId="78C9741C" w14:textId="77777777" w:rsidR="00CD2271" w:rsidRPr="00292DEB" w:rsidRDefault="00CD2271" w:rsidP="00CD2271">
            <w:pPr>
              <w:spacing w:line="276" w:lineRule="auto"/>
              <w:rPr>
                <w:rFonts w:cs="Arial"/>
              </w:rPr>
            </w:pPr>
            <w:r w:rsidRPr="00292DEB">
              <w:rPr>
                <w:rFonts w:cs="Arial"/>
              </w:rPr>
              <w:t>Keine Möglichkeit der freiwilligen Versicherung.</w:t>
            </w:r>
          </w:p>
          <w:p w14:paraId="6BB12D4E" w14:textId="5A497A4C" w:rsidR="00CD2271" w:rsidRPr="00292DEB" w:rsidRDefault="00CD2271" w:rsidP="00CD2271">
            <w:pPr>
              <w:spacing w:line="276" w:lineRule="auto"/>
              <w:rPr>
                <w:rFonts w:cs="Arial"/>
              </w:rPr>
            </w:pPr>
          </w:p>
        </w:tc>
        <w:tc>
          <w:tcPr>
            <w:tcW w:w="1370" w:type="pct"/>
          </w:tcPr>
          <w:p w14:paraId="181552BD" w14:textId="77777777" w:rsidR="00CD2271" w:rsidRPr="00292DEB" w:rsidRDefault="00CD2271" w:rsidP="00CD2271">
            <w:pPr>
              <w:spacing w:line="276" w:lineRule="auto"/>
              <w:rPr>
                <w:rFonts w:cs="Arial"/>
                <w:lang w:val="fr-BE"/>
              </w:rPr>
            </w:pPr>
            <w:r w:rsidRPr="00292DEB">
              <w:rPr>
                <w:rFonts w:cs="Arial"/>
                <w:lang w:val="fr-BE"/>
              </w:rPr>
              <w:t>Toutes les personnes exerçant un emploi (salariés et indépendants).</w:t>
            </w:r>
          </w:p>
          <w:p w14:paraId="6604AACA" w14:textId="77777777" w:rsidR="00CD2271" w:rsidRPr="00292DEB" w:rsidRDefault="00CD2271" w:rsidP="00CD2271">
            <w:pPr>
              <w:spacing w:line="276" w:lineRule="auto"/>
              <w:rPr>
                <w:rFonts w:cs="Arial"/>
                <w:lang w:val="fr-BE"/>
              </w:rPr>
            </w:pPr>
          </w:p>
          <w:p w14:paraId="2C569C61" w14:textId="77777777" w:rsidR="00CD2271" w:rsidRPr="00292DEB" w:rsidRDefault="00CD2271" w:rsidP="00CD2271">
            <w:pPr>
              <w:spacing w:line="276" w:lineRule="auto"/>
              <w:rPr>
                <w:rFonts w:cs="Arial"/>
                <w:lang w:val="fr-BE"/>
              </w:rPr>
            </w:pPr>
            <w:r w:rsidRPr="00292DEB">
              <w:rPr>
                <w:rFonts w:cs="Arial"/>
                <w:lang w:val="fr-BE"/>
              </w:rPr>
              <w:t>Pas d'exemptions.</w:t>
            </w:r>
          </w:p>
          <w:p w14:paraId="11BA0B7C" w14:textId="77777777" w:rsidR="00CD2271" w:rsidRPr="00292DEB" w:rsidRDefault="00CD2271" w:rsidP="00CD2271">
            <w:pPr>
              <w:spacing w:line="276" w:lineRule="auto"/>
              <w:rPr>
                <w:rFonts w:cs="Arial"/>
                <w:lang w:val="fr-BE"/>
              </w:rPr>
            </w:pPr>
            <w:r w:rsidRPr="00292DEB">
              <w:rPr>
                <w:rFonts w:cs="Arial"/>
                <w:lang w:val="fr-BE"/>
              </w:rPr>
              <w:t>Pas de possibilité d’assurance volontaire.</w:t>
            </w:r>
          </w:p>
          <w:p w14:paraId="352C0D4D" w14:textId="2BA2BA16" w:rsidR="00CD2271" w:rsidRPr="00292DEB" w:rsidRDefault="00CD2271" w:rsidP="00CD2271">
            <w:pPr>
              <w:spacing w:line="276" w:lineRule="auto"/>
              <w:rPr>
                <w:rFonts w:cs="Arial"/>
                <w:lang w:val="fr-BE"/>
              </w:rPr>
            </w:pPr>
          </w:p>
        </w:tc>
        <w:tc>
          <w:tcPr>
            <w:tcW w:w="1370" w:type="pct"/>
          </w:tcPr>
          <w:p w14:paraId="51DF78E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E-III-03-EL</w:t>
            </w:r>
          </w:p>
          <w:p w14:paraId="052E117C"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All those in employment (employees and self-employed).</w:t>
            </w:r>
          </w:p>
          <w:p w14:paraId="5361742C"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5CB2A9AE"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exemptions</w:t>
            </w:r>
            <w:ins w:id="133" w:author="Author">
              <w:r w:rsidRPr="00292DEB">
                <w:rPr>
                  <w:color w:val="000000"/>
                  <w:sz w:val="15"/>
                  <w:szCs w:val="15"/>
                  <w:lang w:val="en-GB"/>
                </w:rPr>
                <w:t xml:space="preserve"> from paying contributions</w:t>
              </w:r>
            </w:ins>
            <w:r w:rsidRPr="00292DEB">
              <w:rPr>
                <w:color w:val="000000"/>
                <w:sz w:val="15"/>
                <w:szCs w:val="15"/>
                <w:lang w:val="en-GB"/>
              </w:rPr>
              <w:t xml:space="preserve">. </w:t>
            </w:r>
          </w:p>
          <w:p w14:paraId="3734F6C0"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51D8327"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7DC476D1" w14:textId="77777777" w:rsidR="00CD2271" w:rsidRPr="00292DEB" w:rsidRDefault="00CD2271" w:rsidP="00CD2271">
            <w:pPr>
              <w:spacing w:line="276" w:lineRule="auto"/>
              <w:rPr>
                <w:rFonts w:cs="Arial"/>
                <w:color w:val="0000FF"/>
                <w:lang w:val="en-US"/>
              </w:rPr>
            </w:pPr>
          </w:p>
        </w:tc>
        <w:tc>
          <w:tcPr>
            <w:tcW w:w="127" w:type="pct"/>
          </w:tcPr>
          <w:p w14:paraId="483D32AE"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632EEE4D" w14:textId="77777777" w:rsidR="00CD2271" w:rsidRPr="00292DEB" w:rsidRDefault="00CD2271" w:rsidP="00CD2271">
            <w:pPr>
              <w:spacing w:line="276" w:lineRule="auto"/>
              <w:rPr>
                <w:rFonts w:cs="Arial"/>
                <w:color w:val="0000FF"/>
                <w:lang w:val="en-US"/>
              </w:rPr>
            </w:pPr>
          </w:p>
        </w:tc>
        <w:tc>
          <w:tcPr>
            <w:tcW w:w="402" w:type="pct"/>
          </w:tcPr>
          <w:p w14:paraId="2BFF56CA"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2D146686" w14:textId="77777777" w:rsidR="00CD2271" w:rsidRPr="00292DEB" w:rsidRDefault="00CD2271" w:rsidP="00CD2271">
            <w:pPr>
              <w:spacing w:line="276" w:lineRule="auto"/>
              <w:rPr>
                <w:rFonts w:cs="Arial"/>
                <w:color w:val="0000FF"/>
                <w:lang w:val="en-US"/>
              </w:rPr>
            </w:pPr>
          </w:p>
        </w:tc>
      </w:tr>
      <w:tr w:rsidR="00CD2271" w:rsidRPr="00292DEB" w14:paraId="33853559" w14:textId="77777777" w:rsidTr="005D0FED">
        <w:tc>
          <w:tcPr>
            <w:tcW w:w="193" w:type="pct"/>
          </w:tcPr>
          <w:p w14:paraId="7DB1519B" w14:textId="77777777" w:rsidR="00CD2271" w:rsidRPr="00292DEB" w:rsidRDefault="00CD2271" w:rsidP="00CD2271">
            <w:pPr>
              <w:spacing w:line="276" w:lineRule="auto"/>
              <w:jc w:val="left"/>
              <w:rPr>
                <w:rFonts w:cs="Arial"/>
                <w:lang w:val="en-GB"/>
              </w:rPr>
            </w:pPr>
            <w:r w:rsidRPr="00292DEB">
              <w:rPr>
                <w:rFonts w:cs="Arial"/>
                <w:lang w:val="en-GB"/>
              </w:rPr>
              <w:t>EL</w:t>
            </w:r>
          </w:p>
          <w:p w14:paraId="1694996D" w14:textId="77777777" w:rsidR="00CD2271" w:rsidRPr="00292DEB" w:rsidRDefault="00CD2271" w:rsidP="00CD2271">
            <w:pPr>
              <w:spacing w:line="276" w:lineRule="auto"/>
              <w:jc w:val="left"/>
              <w:rPr>
                <w:rFonts w:cs="Arial"/>
                <w:lang w:val="en-GB"/>
              </w:rPr>
            </w:pPr>
            <w:r w:rsidRPr="00292DEB">
              <w:rPr>
                <w:rFonts w:cs="Arial"/>
                <w:lang w:val="en-GB"/>
              </w:rPr>
              <w:t>EL</w:t>
            </w:r>
          </w:p>
          <w:p w14:paraId="623487E9" w14:textId="5DCEB6A6"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0B07D679" w14:textId="77777777" w:rsidR="00CD2271" w:rsidRPr="00292DEB" w:rsidRDefault="00CD2271" w:rsidP="00CD2271">
            <w:pPr>
              <w:spacing w:line="276" w:lineRule="auto"/>
              <w:rPr>
                <w:rFonts w:cs="Arial"/>
              </w:rPr>
            </w:pPr>
          </w:p>
        </w:tc>
        <w:tc>
          <w:tcPr>
            <w:tcW w:w="1370" w:type="pct"/>
          </w:tcPr>
          <w:p w14:paraId="49B2CE47" w14:textId="77777777" w:rsidR="00CD2271" w:rsidRPr="00292DEB" w:rsidRDefault="00CD2271" w:rsidP="00CD2271">
            <w:pPr>
              <w:spacing w:line="276" w:lineRule="auto"/>
              <w:rPr>
                <w:rFonts w:cs="Arial"/>
                <w:lang w:val="fr-BE"/>
              </w:rPr>
            </w:pPr>
          </w:p>
        </w:tc>
        <w:tc>
          <w:tcPr>
            <w:tcW w:w="1370" w:type="pct"/>
          </w:tcPr>
          <w:p w14:paraId="4D244F0D" w14:textId="77777777" w:rsidR="00CD2271" w:rsidRPr="003176B1" w:rsidRDefault="00CD2271" w:rsidP="00CD2271">
            <w:pPr>
              <w:pStyle w:val="Normal0"/>
              <w:pBdr>
                <w:top w:val="nil"/>
                <w:left w:val="nil"/>
                <w:bottom w:val="nil"/>
                <w:right w:val="nil"/>
                <w:between w:val="nil"/>
              </w:pBdr>
              <w:spacing w:after="0"/>
              <w:rPr>
                <w:color w:val="000000"/>
                <w:sz w:val="15"/>
                <w:szCs w:val="15"/>
                <w:lang w:val="en-GB"/>
              </w:rPr>
            </w:pPr>
            <w:r w:rsidRPr="003176B1">
              <w:rPr>
                <w:b/>
                <w:color w:val="FF0000"/>
                <w:sz w:val="15"/>
                <w:szCs w:val="15"/>
                <w:lang w:val="en-GB"/>
              </w:rPr>
              <w:t>E-III-04-EL</w:t>
            </w:r>
          </w:p>
          <w:p w14:paraId="4CF3B54C" w14:textId="77777777" w:rsidR="003176B1" w:rsidRPr="00292DEB" w:rsidRDefault="003176B1" w:rsidP="003176B1">
            <w:pPr>
              <w:textAlignment w:val="baseline"/>
              <w:rPr>
                <w:ins w:id="134" w:author="Author"/>
                <w:rFonts w:cs="Arial"/>
                <w:lang w:val="en-GB"/>
              </w:rPr>
            </w:pPr>
            <w:ins w:id="135" w:author="Author">
              <w:r w:rsidRPr="00292DEB">
                <w:rPr>
                  <w:rFonts w:cs="Arial"/>
                  <w:lang w:val="en-GB"/>
                </w:rPr>
                <w:t xml:space="preserve">Trainees/interns: university students completing a compulsory traineeship as part of their study programme are not considered employees under Greek labour law, even when they receive remuneration, and therefore not covered by sickness </w:t>
              </w:r>
              <w:r w:rsidRPr="00292DEB">
                <w:rPr>
                  <w:rFonts w:eastAsia="Times New Roman" w:cs="Arial"/>
                  <w:lang w:val="en-GB" w:eastAsia="en-IE"/>
                </w:rPr>
                <w:t xml:space="preserve">cash </w:t>
              </w:r>
              <w:r w:rsidRPr="00292DEB">
                <w:rPr>
                  <w:rFonts w:cs="Arial"/>
                  <w:lang w:val="en-GB"/>
                </w:rPr>
                <w:t>benefits.</w:t>
              </w:r>
            </w:ins>
          </w:p>
          <w:p w14:paraId="6378A444" w14:textId="19284038" w:rsidR="00CD2271" w:rsidRPr="003176B1" w:rsidRDefault="003176B1" w:rsidP="003176B1">
            <w:pPr>
              <w:textAlignment w:val="baseline"/>
              <w:rPr>
                <w:rFonts w:eastAsia="Times New Roman" w:cs="Arial"/>
                <w:lang w:val="en-GB" w:eastAsia="en-IE"/>
              </w:rPr>
            </w:pPr>
            <w:ins w:id="136" w:author="Author">
              <w:r w:rsidRPr="00292DEB">
                <w:rPr>
                  <w:rFonts w:eastAsia="Times New Roman" w:cs="Arial"/>
                  <w:lang w:val="en-GB" w:eastAsia="en-IE"/>
                </w:rPr>
                <w:t>Students undertaking traineeships/internships are mandatorily subject to insurance with e-EFKA, solely against the risk of occupational accident.</w:t>
              </w:r>
            </w:ins>
          </w:p>
        </w:tc>
        <w:tc>
          <w:tcPr>
            <w:tcW w:w="167" w:type="pct"/>
          </w:tcPr>
          <w:p w14:paraId="6ECE09EF"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124E28F1" w14:textId="77777777" w:rsidR="00CD2271" w:rsidRPr="00292DEB" w:rsidRDefault="00CD2271" w:rsidP="00CD2271">
            <w:pPr>
              <w:spacing w:line="276" w:lineRule="auto"/>
              <w:rPr>
                <w:rFonts w:cs="Arial"/>
                <w:color w:val="0000FF"/>
              </w:rPr>
            </w:pPr>
          </w:p>
        </w:tc>
        <w:tc>
          <w:tcPr>
            <w:tcW w:w="127" w:type="pct"/>
          </w:tcPr>
          <w:p w14:paraId="71601606"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299206BA" w14:textId="77777777" w:rsidR="00CD2271" w:rsidRPr="00292DEB" w:rsidRDefault="00CD2271" w:rsidP="00CD2271">
            <w:pPr>
              <w:spacing w:line="276" w:lineRule="auto"/>
              <w:rPr>
                <w:rFonts w:cs="Arial"/>
                <w:color w:val="0000FF"/>
              </w:rPr>
            </w:pPr>
          </w:p>
        </w:tc>
        <w:tc>
          <w:tcPr>
            <w:tcW w:w="402" w:type="pct"/>
          </w:tcPr>
          <w:p w14:paraId="12B97331"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70A6367C" w14:textId="77777777" w:rsidR="00CD2271" w:rsidRPr="00292DEB" w:rsidRDefault="00CD2271" w:rsidP="00CD2271">
            <w:pPr>
              <w:spacing w:line="276" w:lineRule="auto"/>
              <w:rPr>
                <w:rFonts w:cs="Arial"/>
                <w:color w:val="0000FF"/>
              </w:rPr>
            </w:pPr>
          </w:p>
        </w:tc>
      </w:tr>
      <w:tr w:rsidR="00CD2271" w:rsidRPr="00292DEB" w14:paraId="2B515B83" w14:textId="77777777" w:rsidTr="005D0FED">
        <w:tc>
          <w:tcPr>
            <w:tcW w:w="193" w:type="pct"/>
          </w:tcPr>
          <w:p w14:paraId="3F79CBA8" w14:textId="0CF1417E" w:rsidR="00CD2271" w:rsidRPr="00292DEB" w:rsidRDefault="00CD2271" w:rsidP="00CD2271">
            <w:pPr>
              <w:spacing w:line="276" w:lineRule="auto"/>
              <w:jc w:val="left"/>
              <w:rPr>
                <w:rFonts w:cs="Arial"/>
                <w:b/>
                <w:lang w:val="en-GB"/>
              </w:rPr>
            </w:pPr>
            <w:r w:rsidRPr="00292DEB">
              <w:rPr>
                <w:rFonts w:cs="Arial"/>
                <w:b/>
                <w:lang w:val="en-GB"/>
              </w:rPr>
              <w:t>EL</w:t>
            </w:r>
          </w:p>
        </w:tc>
        <w:tc>
          <w:tcPr>
            <w:tcW w:w="1371" w:type="pct"/>
          </w:tcPr>
          <w:p w14:paraId="23CF099D" w14:textId="4CE2492E" w:rsidR="00CD2271" w:rsidRPr="00292DEB" w:rsidRDefault="00CD2271" w:rsidP="00CD2271">
            <w:pPr>
              <w:pStyle w:val="ListBullet"/>
              <w:numPr>
                <w:ilvl w:val="0"/>
                <w:numId w:val="0"/>
              </w:numPr>
              <w:spacing w:after="0" w:line="276" w:lineRule="auto"/>
              <w:ind w:left="113" w:hanging="113"/>
              <w:rPr>
                <w:color w:val="800000"/>
              </w:rPr>
            </w:pPr>
          </w:p>
        </w:tc>
        <w:tc>
          <w:tcPr>
            <w:tcW w:w="1370" w:type="pct"/>
          </w:tcPr>
          <w:p w14:paraId="0481616B" w14:textId="21DA4052" w:rsidR="00CD2271" w:rsidRPr="00292DEB" w:rsidRDefault="00CD2271" w:rsidP="00CD2271">
            <w:pPr>
              <w:pStyle w:val="ListBullet"/>
              <w:numPr>
                <w:ilvl w:val="0"/>
                <w:numId w:val="0"/>
              </w:numPr>
              <w:spacing w:after="0" w:line="276" w:lineRule="auto"/>
              <w:rPr>
                <w:color w:val="800000"/>
                <w:lang w:val="fr-BE" w:eastAsia="zh-CN"/>
              </w:rPr>
            </w:pPr>
          </w:p>
        </w:tc>
        <w:tc>
          <w:tcPr>
            <w:tcW w:w="1370" w:type="pct"/>
          </w:tcPr>
          <w:p w14:paraId="788F753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E-III-05-EL</w:t>
            </w:r>
          </w:p>
          <w:p w14:paraId="56E6AB04" w14:textId="12B220B8" w:rsidR="003176B1" w:rsidRPr="00292DEB" w:rsidRDefault="003176B1" w:rsidP="003176B1">
            <w:pPr>
              <w:pStyle w:val="Normal0"/>
              <w:pBdr>
                <w:top w:val="nil"/>
                <w:left w:val="nil"/>
                <w:bottom w:val="nil"/>
                <w:right w:val="nil"/>
                <w:between w:val="nil"/>
              </w:pBdr>
              <w:spacing w:after="0"/>
              <w:rPr>
                <w:ins w:id="137" w:author="Author"/>
                <w:color w:val="000000"/>
                <w:sz w:val="15"/>
                <w:szCs w:val="15"/>
                <w:lang w:val="en-GB"/>
              </w:rPr>
            </w:pPr>
            <w:ins w:id="138" w:author="Author">
              <w:r w:rsidRPr="00292DEB">
                <w:rPr>
                  <w:color w:val="000000"/>
                  <w:sz w:val="15"/>
                  <w:szCs w:val="15"/>
                  <w:lang w:val="en-GB"/>
                </w:rPr>
                <w:t>No possibility of voluntary insurance.</w:t>
              </w:r>
            </w:ins>
          </w:p>
          <w:p w14:paraId="50510B2C" w14:textId="432C9EF0"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0E39DC4B"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4512FA7A" w14:textId="77777777" w:rsidR="00CD2271" w:rsidRPr="00292DEB" w:rsidRDefault="00CD2271" w:rsidP="00CD2271">
            <w:pPr>
              <w:spacing w:line="276" w:lineRule="auto"/>
              <w:rPr>
                <w:rFonts w:cs="Arial"/>
                <w:color w:val="0000FF"/>
                <w:lang w:val="en-US"/>
              </w:rPr>
            </w:pPr>
          </w:p>
        </w:tc>
        <w:tc>
          <w:tcPr>
            <w:tcW w:w="127" w:type="pct"/>
          </w:tcPr>
          <w:p w14:paraId="5CC4E350"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57542CAC" w14:textId="77777777" w:rsidR="00CD2271" w:rsidRPr="00292DEB" w:rsidRDefault="00CD2271" w:rsidP="00CD2271">
            <w:pPr>
              <w:spacing w:line="276" w:lineRule="auto"/>
              <w:rPr>
                <w:rFonts w:cs="Arial"/>
                <w:color w:val="0000FF"/>
                <w:lang w:val="en-US"/>
              </w:rPr>
            </w:pPr>
          </w:p>
        </w:tc>
        <w:tc>
          <w:tcPr>
            <w:tcW w:w="402" w:type="pct"/>
          </w:tcPr>
          <w:p w14:paraId="6A47E863"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3D9C2C04" w14:textId="77777777" w:rsidR="00CD2271" w:rsidRPr="00292DEB" w:rsidRDefault="00CD2271" w:rsidP="00CD2271">
            <w:pPr>
              <w:spacing w:line="276" w:lineRule="auto"/>
              <w:rPr>
                <w:rFonts w:cs="Arial"/>
                <w:color w:val="0000FF"/>
                <w:lang w:val="en-US"/>
              </w:rPr>
            </w:pPr>
          </w:p>
        </w:tc>
      </w:tr>
      <w:tr w:rsidR="00CD2271" w:rsidRPr="00292DEB" w14:paraId="63E63F68" w14:textId="77777777" w:rsidTr="005D0FED">
        <w:tc>
          <w:tcPr>
            <w:tcW w:w="193" w:type="pct"/>
          </w:tcPr>
          <w:p w14:paraId="2A3897B6" w14:textId="77777777" w:rsidR="00CD2271" w:rsidRPr="00292DEB" w:rsidRDefault="00CD2271" w:rsidP="00CD2271">
            <w:pPr>
              <w:spacing w:line="276" w:lineRule="auto"/>
              <w:jc w:val="left"/>
              <w:rPr>
                <w:rFonts w:cs="Arial"/>
                <w:lang w:val="en-GB"/>
              </w:rPr>
            </w:pPr>
            <w:r w:rsidRPr="00292DEB">
              <w:rPr>
                <w:rFonts w:cs="Arial"/>
                <w:lang w:val="en-GB"/>
              </w:rPr>
              <w:t>EL</w:t>
            </w:r>
          </w:p>
          <w:p w14:paraId="4FED0E3B" w14:textId="5820D9C3"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7F4EF3F7" w14:textId="77777777" w:rsidR="00CD2271" w:rsidRPr="00292DEB" w:rsidRDefault="00CD2271" w:rsidP="00CD2271">
            <w:pPr>
              <w:pStyle w:val="ListBullet"/>
              <w:numPr>
                <w:ilvl w:val="0"/>
                <w:numId w:val="12"/>
              </w:numPr>
              <w:spacing w:after="0" w:line="276" w:lineRule="auto"/>
              <w:rPr>
                <w:rFonts w:eastAsia="Arial"/>
              </w:rPr>
            </w:pPr>
            <w:r w:rsidRPr="00292DEB">
              <w:rPr>
                <w:color w:val="800000"/>
              </w:rPr>
              <w:t>120</w:t>
            </w:r>
            <w:r w:rsidRPr="00292DEB">
              <w:t xml:space="preserve"> beitragspflichtige Arbeitstage im letzten Jahr oder in den ersten </w:t>
            </w:r>
            <w:r w:rsidRPr="00292DEB">
              <w:rPr>
                <w:color w:val="800000"/>
              </w:rPr>
              <w:t>12</w:t>
            </w:r>
            <w:r w:rsidRPr="00292DEB">
              <w:t xml:space="preserve"> Monaten der letzten </w:t>
            </w:r>
            <w:r w:rsidRPr="00292DEB">
              <w:rPr>
                <w:color w:val="800000"/>
              </w:rPr>
              <w:t>15</w:t>
            </w:r>
            <w:r w:rsidRPr="00292DEB">
              <w:t xml:space="preserve"> Monate vor Krankheitsbeginn (</w:t>
            </w:r>
            <w:r w:rsidRPr="00292DEB">
              <w:rPr>
                <w:color w:val="800000"/>
              </w:rPr>
              <w:t>100</w:t>
            </w:r>
            <w:r w:rsidRPr="00292DEB">
              <w:t xml:space="preserve"> Tage für Arbeitnehmer im Baugewerbe). Leistungsanspruch: </w:t>
            </w:r>
            <w:r w:rsidRPr="00292DEB">
              <w:rPr>
                <w:color w:val="800000"/>
              </w:rPr>
              <w:t>182</w:t>
            </w:r>
            <w:r w:rsidRPr="00292DEB">
              <w:t xml:space="preserve"> Kalendertage für ein oder mehrere Krankheitsfälle innerhalb eines Jahres;</w:t>
            </w:r>
          </w:p>
          <w:p w14:paraId="12F23AAD" w14:textId="77777777" w:rsidR="00CD2271" w:rsidRPr="00292DEB" w:rsidRDefault="00CD2271" w:rsidP="00CD2271">
            <w:pPr>
              <w:pStyle w:val="ListBullet"/>
              <w:numPr>
                <w:ilvl w:val="0"/>
                <w:numId w:val="12"/>
              </w:numPr>
              <w:spacing w:after="0" w:line="276" w:lineRule="auto"/>
              <w:rPr>
                <w:rFonts w:eastAsia="Arial"/>
              </w:rPr>
            </w:pPr>
            <w:r w:rsidRPr="00292DEB">
              <w:rPr>
                <w:color w:val="800000"/>
              </w:rPr>
              <w:t>300</w:t>
            </w:r>
            <w:r w:rsidRPr="00292DEB">
              <w:t xml:space="preserve"> Arbeitstage beitragspflichtige Arbeitstage in den letzten </w:t>
            </w:r>
            <w:r w:rsidRPr="00292DEB">
              <w:rPr>
                <w:color w:val="800000"/>
              </w:rPr>
              <w:t>2</w:t>
            </w:r>
            <w:r w:rsidRPr="00292DEB">
              <w:t xml:space="preserve"> Jahren oder in den </w:t>
            </w:r>
            <w:r w:rsidRPr="00292DEB">
              <w:rPr>
                <w:color w:val="800000"/>
              </w:rPr>
              <w:t>27</w:t>
            </w:r>
            <w:r w:rsidRPr="00292DEB">
              <w:t xml:space="preserve"> Monaten der letzten </w:t>
            </w:r>
            <w:r w:rsidRPr="00292DEB">
              <w:rPr>
                <w:color w:val="800000"/>
              </w:rPr>
              <w:t>30</w:t>
            </w:r>
            <w:r w:rsidRPr="00292DEB">
              <w:t xml:space="preserve"> Monate vor Krankheitsbeginn (Leistungsanspruch: </w:t>
            </w:r>
            <w:r w:rsidRPr="00292DEB">
              <w:rPr>
                <w:color w:val="800000"/>
              </w:rPr>
              <w:t>360</w:t>
            </w:r>
            <w:r w:rsidRPr="00292DEB">
              <w:t xml:space="preserve"> Kalendertage für die gleiche Krankheit innerhalb eines Jahres);</w:t>
            </w:r>
          </w:p>
          <w:p w14:paraId="71C1C0B5" w14:textId="77777777" w:rsidR="00CD2271" w:rsidRPr="00292DEB" w:rsidRDefault="00CD2271" w:rsidP="00CD2271">
            <w:pPr>
              <w:pStyle w:val="AufzhlungNach0"/>
              <w:numPr>
                <w:ilvl w:val="0"/>
                <w:numId w:val="12"/>
              </w:numPr>
              <w:tabs>
                <w:tab w:val="left" w:pos="708"/>
              </w:tabs>
              <w:spacing w:line="276" w:lineRule="auto"/>
              <w:rPr>
                <w:rFonts w:eastAsia="Arial"/>
              </w:rPr>
            </w:pPr>
            <w:r w:rsidRPr="00292DEB">
              <w:rPr>
                <w:color w:val="800000"/>
              </w:rPr>
              <w:t>1.500</w:t>
            </w:r>
            <w:r w:rsidRPr="00292DEB">
              <w:t xml:space="preserve"> beitragspflichtige Arbeitstage, davon </w:t>
            </w:r>
            <w:r w:rsidRPr="00292DEB">
              <w:rPr>
                <w:color w:val="800000"/>
              </w:rPr>
              <w:t>600</w:t>
            </w:r>
            <w:r w:rsidRPr="00292DEB">
              <w:t xml:space="preserve"> in den letzten </w:t>
            </w:r>
            <w:r w:rsidRPr="00292DEB">
              <w:rPr>
                <w:color w:val="800000"/>
              </w:rPr>
              <w:t>5</w:t>
            </w:r>
            <w:r w:rsidRPr="00292DEB">
              <w:t xml:space="preserve"> Jahren vor dem Beginn der Arbeitsunfähigkeit aufgrund der gleichen Krankheit (Leistungsanspruch: </w:t>
            </w:r>
            <w:r w:rsidRPr="00292DEB">
              <w:rPr>
                <w:color w:val="800000"/>
              </w:rPr>
              <w:t>720</w:t>
            </w:r>
            <w:r w:rsidRPr="00292DEB">
              <w:t xml:space="preserve"> Kalendertage).</w:t>
            </w:r>
          </w:p>
          <w:p w14:paraId="310AD2FF" w14:textId="77777777" w:rsidR="00CD2271" w:rsidRPr="00292DEB" w:rsidRDefault="00CD2271" w:rsidP="00CD2271">
            <w:pPr>
              <w:pStyle w:val="AufzhlungNach0"/>
              <w:numPr>
                <w:ilvl w:val="0"/>
                <w:numId w:val="12"/>
              </w:numPr>
              <w:tabs>
                <w:tab w:val="left" w:pos="708"/>
              </w:tabs>
              <w:spacing w:line="276" w:lineRule="auto"/>
              <w:rPr>
                <w:rFonts w:eastAsia="Arial"/>
              </w:rPr>
            </w:pPr>
            <w:r w:rsidRPr="00292DEB">
              <w:rPr>
                <w:color w:val="800000"/>
              </w:rPr>
              <w:t>4.500</w:t>
            </w:r>
            <w:r w:rsidRPr="00292DEB">
              <w:t xml:space="preserve"> Versicherungstage vor der Erklärung der Krankheit (Leistungsanspruch: </w:t>
            </w:r>
            <w:r w:rsidRPr="00292DEB">
              <w:rPr>
                <w:color w:val="800000"/>
              </w:rPr>
              <w:t>720</w:t>
            </w:r>
            <w:r w:rsidRPr="00292DEB">
              <w:t xml:space="preserve"> Kalendertage).</w:t>
            </w:r>
          </w:p>
          <w:p w14:paraId="074D4234" w14:textId="77777777" w:rsidR="00CD2271" w:rsidRPr="00292DEB" w:rsidRDefault="00CD2271" w:rsidP="00CD2271">
            <w:pPr>
              <w:pStyle w:val="AufzhlungNach0"/>
              <w:numPr>
                <w:ilvl w:val="0"/>
                <w:numId w:val="12"/>
              </w:numPr>
              <w:tabs>
                <w:tab w:val="left" w:pos="708"/>
              </w:tabs>
              <w:spacing w:line="276" w:lineRule="auto"/>
              <w:rPr>
                <w:rFonts w:eastAsia="Arial"/>
              </w:rPr>
            </w:pPr>
            <w:r w:rsidRPr="00292DEB">
              <w:t xml:space="preserve">Abhängig vom Alter und Versicherungszeitraum des Patienten kann eine Leistung für </w:t>
            </w:r>
            <w:r w:rsidRPr="00292DEB">
              <w:rPr>
                <w:color w:val="800000"/>
              </w:rPr>
              <w:t>720</w:t>
            </w:r>
            <w:r w:rsidRPr="00292DEB">
              <w:t xml:space="preserve"> Tage gezahlt werden, falls die Bedingung der </w:t>
            </w:r>
            <w:r w:rsidRPr="00292DEB">
              <w:rPr>
                <w:color w:val="800000"/>
              </w:rPr>
              <w:t>1.500</w:t>
            </w:r>
            <w:r w:rsidRPr="00292DEB">
              <w:t xml:space="preserve"> oder </w:t>
            </w:r>
            <w:r w:rsidRPr="00292DEB">
              <w:rPr>
                <w:color w:val="800000"/>
              </w:rPr>
              <w:t>4.500</w:t>
            </w:r>
            <w:r w:rsidRPr="00292DEB">
              <w:t xml:space="preserve"> beitragspflichtige Arbeitstage</w:t>
            </w:r>
            <w:r w:rsidRPr="00292DEB" w:rsidDel="00E462EA">
              <w:t xml:space="preserve"> </w:t>
            </w:r>
            <w:r w:rsidRPr="00292DEB">
              <w:t>nicht erfüllt wird.</w:t>
            </w:r>
          </w:p>
          <w:p w14:paraId="39F175E5" w14:textId="77777777" w:rsidR="00CD2271" w:rsidRPr="00292DEB" w:rsidRDefault="00CD2271" w:rsidP="00CD2271">
            <w:pPr>
              <w:spacing w:line="276" w:lineRule="auto"/>
              <w:rPr>
                <w:rFonts w:cs="Arial"/>
              </w:rPr>
            </w:pPr>
            <w:r w:rsidRPr="00292DEB">
              <w:rPr>
                <w:rFonts w:cs="Arial"/>
              </w:rPr>
              <w:t xml:space="preserve">Zeiten der Abwesenheit vom Arbeitsplatz wie für Unterstützung bei Krankheit oder Unfall, regelmäßiger Unterstützung bei Arbeitslosigkeit und Lohnpfändung werden für die Bestimmung der Anspruchsberechtigung auf Leistungen bei Krankheit berücksichtigt. </w:t>
            </w:r>
          </w:p>
          <w:p w14:paraId="06D36DDC" w14:textId="7F44A416" w:rsidR="00CD2271" w:rsidRPr="00292DEB" w:rsidRDefault="00CD2271" w:rsidP="00CD2271">
            <w:pPr>
              <w:spacing w:line="276" w:lineRule="auto"/>
              <w:rPr>
                <w:rFonts w:cs="Arial"/>
              </w:rPr>
            </w:pPr>
            <w:r w:rsidRPr="00292DEB">
              <w:rPr>
                <w:rFonts w:cs="Arial"/>
              </w:rPr>
              <w:t>Die Mindestversicherungszeit ist unabhängig vom Alter.</w:t>
            </w:r>
          </w:p>
        </w:tc>
        <w:tc>
          <w:tcPr>
            <w:tcW w:w="1370" w:type="pct"/>
          </w:tcPr>
          <w:p w14:paraId="0757CE4A" w14:textId="77777777" w:rsidR="00CD2271" w:rsidRPr="00292DEB" w:rsidRDefault="00CD2271" w:rsidP="00CD2271">
            <w:pPr>
              <w:pStyle w:val="ListBullet"/>
              <w:numPr>
                <w:ilvl w:val="0"/>
                <w:numId w:val="59"/>
              </w:numPr>
              <w:spacing w:after="0" w:line="276" w:lineRule="auto"/>
              <w:rPr>
                <w:rFonts w:eastAsia="Arial"/>
                <w:lang w:val="fr-BE"/>
              </w:rPr>
            </w:pPr>
            <w:r w:rsidRPr="00292DEB">
              <w:rPr>
                <w:color w:val="800000"/>
                <w:lang w:val="fr-BE" w:eastAsia="zh-CN"/>
              </w:rPr>
              <w:t>120</w:t>
            </w:r>
            <w:r w:rsidRPr="00292DEB">
              <w:rPr>
                <w:lang w:val="fr-BE"/>
              </w:rPr>
              <w:t xml:space="preserve"> jours de travail cotisables au cours de la dernière année ou des </w:t>
            </w:r>
            <w:r w:rsidRPr="00292DEB">
              <w:rPr>
                <w:color w:val="800000"/>
                <w:lang w:val="fr-BE" w:eastAsia="zh-CN"/>
              </w:rPr>
              <w:t>12</w:t>
            </w:r>
            <w:r w:rsidRPr="00292DEB">
              <w:rPr>
                <w:lang w:val="fr-BE"/>
              </w:rPr>
              <w:t xml:space="preserve"> premiers mois des </w:t>
            </w:r>
            <w:r w:rsidRPr="00292DEB">
              <w:rPr>
                <w:color w:val="800000"/>
                <w:lang w:val="fr-BE" w:eastAsia="zh-CN"/>
              </w:rPr>
              <w:t>15</w:t>
            </w:r>
            <w:r w:rsidRPr="00292DEB">
              <w:rPr>
                <w:lang w:val="fr-BE"/>
              </w:rPr>
              <w:t xml:space="preserve"> mois précédant la maladie (</w:t>
            </w:r>
            <w:r w:rsidRPr="00292DEB">
              <w:rPr>
                <w:color w:val="800000"/>
                <w:lang w:val="fr-BE"/>
              </w:rPr>
              <w:t>100</w:t>
            </w:r>
            <w:r w:rsidRPr="00292DEB">
              <w:rPr>
                <w:lang w:val="fr-BE"/>
              </w:rPr>
              <w:t xml:space="preserve"> jours pour les salariés de la construction). Durée de la prestation: </w:t>
            </w:r>
            <w:r w:rsidRPr="00292DEB">
              <w:rPr>
                <w:color w:val="800000"/>
                <w:lang w:val="fr-BE"/>
              </w:rPr>
              <w:t>182</w:t>
            </w:r>
            <w:r w:rsidRPr="00292DEB">
              <w:rPr>
                <w:lang w:val="fr-BE"/>
              </w:rPr>
              <w:t xml:space="preserve"> jours civils pour une ou plusieurs maladies au cours d’un an ;</w:t>
            </w:r>
          </w:p>
          <w:p w14:paraId="4E91AEBF" w14:textId="77777777" w:rsidR="00CD2271" w:rsidRPr="00292DEB" w:rsidRDefault="00CD2271" w:rsidP="00CD2271">
            <w:pPr>
              <w:pStyle w:val="ListBullet"/>
              <w:numPr>
                <w:ilvl w:val="0"/>
                <w:numId w:val="59"/>
              </w:numPr>
              <w:spacing w:after="0" w:line="276" w:lineRule="auto"/>
              <w:rPr>
                <w:rFonts w:eastAsia="Arial"/>
                <w:lang w:val="fr-BE"/>
              </w:rPr>
            </w:pPr>
            <w:r w:rsidRPr="00292DEB">
              <w:rPr>
                <w:color w:val="800000"/>
                <w:lang w:val="fr-BE"/>
              </w:rPr>
              <w:t>300</w:t>
            </w:r>
            <w:r w:rsidRPr="00292DEB">
              <w:rPr>
                <w:lang w:val="fr-BE"/>
              </w:rPr>
              <w:t xml:space="preserve"> jours de travail cotisables au cours des </w:t>
            </w:r>
            <w:r w:rsidRPr="00292DEB">
              <w:rPr>
                <w:color w:val="800000"/>
                <w:lang w:val="fr-BE" w:eastAsia="zh-CN"/>
              </w:rPr>
              <w:t>deux</w:t>
            </w:r>
            <w:r w:rsidRPr="00292DEB">
              <w:rPr>
                <w:lang w:val="fr-BE"/>
              </w:rPr>
              <w:t xml:space="preserve"> dernières années ou des</w:t>
            </w:r>
            <w:r w:rsidRPr="00292DEB">
              <w:rPr>
                <w:color w:val="800000"/>
                <w:lang w:val="fr-BE"/>
              </w:rPr>
              <w:t xml:space="preserve"> 27 </w:t>
            </w:r>
            <w:r w:rsidRPr="00292DEB">
              <w:rPr>
                <w:lang w:val="fr-BE"/>
              </w:rPr>
              <w:t xml:space="preserve">premiers mois des </w:t>
            </w:r>
            <w:r w:rsidRPr="00292DEB">
              <w:rPr>
                <w:color w:val="800000"/>
                <w:lang w:val="fr-BE"/>
              </w:rPr>
              <w:t>30</w:t>
            </w:r>
            <w:r w:rsidRPr="00292DEB">
              <w:rPr>
                <w:lang w:val="fr-BE"/>
              </w:rPr>
              <w:t xml:space="preserve"> mois précédant la maladie (durée de l'allocation: </w:t>
            </w:r>
            <w:r w:rsidRPr="00292DEB">
              <w:rPr>
                <w:color w:val="800000"/>
                <w:lang w:val="fr-BE"/>
              </w:rPr>
              <w:t>360</w:t>
            </w:r>
            <w:r w:rsidRPr="00292DEB">
              <w:rPr>
                <w:lang w:val="fr-BE"/>
              </w:rPr>
              <w:t xml:space="preserve"> jours civils pour la même maladie, dans l’année),</w:t>
            </w:r>
          </w:p>
          <w:p w14:paraId="45E9A243" w14:textId="77777777" w:rsidR="00CD2271" w:rsidRPr="00292DEB" w:rsidRDefault="00CD2271" w:rsidP="00CD2271">
            <w:pPr>
              <w:pStyle w:val="AufzhlungNach0"/>
              <w:numPr>
                <w:ilvl w:val="0"/>
                <w:numId w:val="59"/>
              </w:numPr>
              <w:tabs>
                <w:tab w:val="left" w:pos="708"/>
              </w:tabs>
              <w:spacing w:line="276" w:lineRule="auto"/>
              <w:rPr>
                <w:rFonts w:eastAsia="Arial"/>
                <w:lang w:val="fr-BE"/>
              </w:rPr>
            </w:pPr>
            <w:r w:rsidRPr="00292DEB">
              <w:rPr>
                <w:color w:val="800000"/>
                <w:lang w:val="fr-BE"/>
              </w:rPr>
              <w:t>1.500</w:t>
            </w:r>
            <w:r w:rsidRPr="00292DEB">
              <w:rPr>
                <w:lang w:val="fr-BE"/>
              </w:rPr>
              <w:t xml:space="preserve"> jours de travail soumis aux contributions, dont </w:t>
            </w:r>
            <w:r w:rsidRPr="00292DEB">
              <w:rPr>
                <w:color w:val="800000"/>
                <w:lang w:val="fr-BE"/>
              </w:rPr>
              <w:t>600</w:t>
            </w:r>
            <w:r w:rsidRPr="00292DEB">
              <w:rPr>
                <w:lang w:val="fr-BE"/>
              </w:rPr>
              <w:t xml:space="preserve"> au cours des</w:t>
            </w:r>
            <w:r w:rsidRPr="00292DEB">
              <w:rPr>
                <w:color w:val="800000"/>
                <w:lang w:val="fr-BE"/>
              </w:rPr>
              <w:t xml:space="preserve"> 5</w:t>
            </w:r>
            <w:r w:rsidRPr="00292DEB">
              <w:rPr>
                <w:lang w:val="fr-BE"/>
              </w:rPr>
              <w:t xml:space="preserve"> dernières années précédant l'incapacité de travail due à la même maladie (durée de l'allocation: </w:t>
            </w:r>
            <w:r w:rsidRPr="00292DEB">
              <w:rPr>
                <w:color w:val="800000"/>
                <w:lang w:val="fr-BE"/>
              </w:rPr>
              <w:t>720</w:t>
            </w:r>
            <w:r w:rsidRPr="00292DEB">
              <w:rPr>
                <w:lang w:val="fr-BE"/>
              </w:rPr>
              <w:t xml:space="preserve"> jours civils) ;</w:t>
            </w:r>
          </w:p>
          <w:p w14:paraId="2F02CC1E" w14:textId="77777777" w:rsidR="00CD2271" w:rsidRPr="00292DEB" w:rsidRDefault="00CD2271" w:rsidP="00CD2271">
            <w:pPr>
              <w:pStyle w:val="AufzhlungNach0"/>
              <w:numPr>
                <w:ilvl w:val="0"/>
                <w:numId w:val="59"/>
              </w:numPr>
              <w:tabs>
                <w:tab w:val="left" w:pos="708"/>
              </w:tabs>
              <w:spacing w:line="276" w:lineRule="auto"/>
              <w:rPr>
                <w:rFonts w:eastAsia="Arial"/>
                <w:lang w:val="fr-BE"/>
              </w:rPr>
            </w:pPr>
            <w:r w:rsidRPr="00292DEB">
              <w:rPr>
                <w:color w:val="800000"/>
                <w:lang w:val="fr-BE"/>
              </w:rPr>
              <w:t>4.500</w:t>
            </w:r>
            <w:r w:rsidRPr="00292DEB">
              <w:rPr>
                <w:lang w:val="fr-BE"/>
              </w:rPr>
              <w:t xml:space="preserve"> jours d’assurance avant la déclaration de maladie (durée de la prestation: </w:t>
            </w:r>
            <w:r w:rsidRPr="00292DEB">
              <w:rPr>
                <w:color w:val="800000"/>
                <w:lang w:val="fr-BE"/>
              </w:rPr>
              <w:t>720</w:t>
            </w:r>
            <w:r w:rsidRPr="00292DEB">
              <w:rPr>
                <w:lang w:val="fr-BE"/>
              </w:rPr>
              <w:t xml:space="preserve"> jours civils) ;</w:t>
            </w:r>
          </w:p>
          <w:p w14:paraId="195D6455" w14:textId="77777777" w:rsidR="00CD2271" w:rsidRPr="00292DEB" w:rsidRDefault="00CD2271" w:rsidP="00CD2271">
            <w:pPr>
              <w:pStyle w:val="AufzhlungNach0"/>
              <w:numPr>
                <w:ilvl w:val="0"/>
                <w:numId w:val="59"/>
              </w:numPr>
              <w:tabs>
                <w:tab w:val="left" w:pos="708"/>
              </w:tabs>
              <w:spacing w:line="276" w:lineRule="auto"/>
              <w:rPr>
                <w:rFonts w:eastAsia="Arial"/>
                <w:lang w:val="fr-BE"/>
              </w:rPr>
            </w:pPr>
            <w:r w:rsidRPr="00292DEB">
              <w:rPr>
                <w:lang w:val="fr-BE"/>
              </w:rPr>
              <w:t xml:space="preserve">En fonction de l’âge du patient et de la carrière d’assurance, une prestation peut être payée pour une durée de </w:t>
            </w:r>
            <w:r w:rsidRPr="00292DEB">
              <w:rPr>
                <w:color w:val="800000"/>
                <w:lang w:val="fr-BE"/>
              </w:rPr>
              <w:t>720</w:t>
            </w:r>
            <w:r w:rsidRPr="00292DEB">
              <w:rPr>
                <w:lang w:val="fr-BE"/>
              </w:rPr>
              <w:t xml:space="preserve"> jours si la condition de </w:t>
            </w:r>
            <w:r w:rsidRPr="00292DEB">
              <w:rPr>
                <w:color w:val="800000"/>
                <w:lang w:val="fr-BE"/>
              </w:rPr>
              <w:t>1.500</w:t>
            </w:r>
            <w:r w:rsidRPr="00292DEB">
              <w:rPr>
                <w:lang w:val="fr-BE"/>
              </w:rPr>
              <w:t xml:space="preserve"> ou </w:t>
            </w:r>
            <w:r w:rsidRPr="00292DEB">
              <w:rPr>
                <w:color w:val="800000"/>
                <w:lang w:val="fr-BE"/>
              </w:rPr>
              <w:t>4.500</w:t>
            </w:r>
            <w:r w:rsidRPr="00292DEB">
              <w:rPr>
                <w:lang w:val="fr-BE"/>
              </w:rPr>
              <w:t xml:space="preserve"> jours de travail soumis aux contributions n’est pas remplie.</w:t>
            </w:r>
          </w:p>
          <w:p w14:paraId="2EDEC4A8" w14:textId="77777777" w:rsidR="00CD2271" w:rsidRPr="00292DEB" w:rsidRDefault="00CD2271" w:rsidP="00CD2271">
            <w:pPr>
              <w:spacing w:line="276" w:lineRule="auto"/>
              <w:rPr>
                <w:rFonts w:cs="Arial"/>
                <w:bCs/>
                <w:lang w:val="fr-BE"/>
              </w:rPr>
            </w:pPr>
            <w:r w:rsidRPr="00292DEB">
              <w:rPr>
                <w:rFonts w:cs="Arial"/>
                <w:bCs/>
                <w:lang w:val="fr-BE"/>
              </w:rPr>
              <w:t xml:space="preserve">Des périodes d’absence de travail couvertes notamment par une indemnité de maladie ou d’accident, une allocation régulière de chômage ou une saisie sur salaire ne sont pas prises en compte pour l’établissement du droit à des prestations de maladie. </w:t>
            </w:r>
          </w:p>
          <w:p w14:paraId="0B5F79D3" w14:textId="332B2837" w:rsidR="00CD2271" w:rsidRPr="00292DEB" w:rsidRDefault="00CD2271" w:rsidP="00CD2271">
            <w:pPr>
              <w:spacing w:line="276" w:lineRule="auto"/>
              <w:rPr>
                <w:rFonts w:cs="Arial"/>
                <w:lang w:val="fr-BE"/>
              </w:rPr>
            </w:pPr>
            <w:r w:rsidRPr="00292DEB">
              <w:rPr>
                <w:rFonts w:cs="Arial"/>
                <w:bCs/>
                <w:lang w:val="fr-BE"/>
              </w:rPr>
              <w:t>La période d’affiliation ne varie pas avec l’âge.</w:t>
            </w:r>
          </w:p>
        </w:tc>
        <w:tc>
          <w:tcPr>
            <w:tcW w:w="1370" w:type="pct"/>
          </w:tcPr>
          <w:p w14:paraId="4B2CE13F" w14:textId="77777777" w:rsidR="00CD2271" w:rsidRPr="00292DEB" w:rsidRDefault="00CD2271" w:rsidP="00CD2271">
            <w:pPr>
              <w:pStyle w:val="Normal0"/>
              <w:pBdr>
                <w:top w:val="nil"/>
                <w:left w:val="nil"/>
                <w:bottom w:val="nil"/>
                <w:right w:val="nil"/>
                <w:between w:val="nil"/>
              </w:pBdr>
              <w:spacing w:after="0"/>
              <w:rPr>
                <w:color w:val="000000"/>
                <w:sz w:val="15"/>
                <w:szCs w:val="15"/>
              </w:rPr>
            </w:pPr>
            <w:r w:rsidRPr="00292DEB">
              <w:rPr>
                <w:b/>
                <w:color w:val="FF0000"/>
                <w:sz w:val="15"/>
                <w:szCs w:val="15"/>
              </w:rPr>
              <w:t>E-III-06-EL</w:t>
            </w:r>
          </w:p>
          <w:p w14:paraId="13CA0DB9" w14:textId="77777777" w:rsidR="00CD2271" w:rsidRPr="00292DEB" w:rsidRDefault="00CD2271" w:rsidP="00CD2271">
            <w:pPr>
              <w:pStyle w:val="Normal0"/>
              <w:numPr>
                <w:ilvl w:val="0"/>
                <w:numId w:val="114"/>
              </w:numPr>
              <w:pBdr>
                <w:top w:val="nil"/>
                <w:left w:val="nil"/>
                <w:bottom w:val="nil"/>
                <w:right w:val="nil"/>
                <w:between w:val="nil"/>
              </w:pBdr>
              <w:tabs>
                <w:tab w:val="left" w:pos="113"/>
                <w:tab w:val="left" w:pos="0"/>
                <w:tab w:val="left" w:pos="225"/>
              </w:tabs>
              <w:spacing w:before="0" w:after="0"/>
              <w:rPr>
                <w:color w:val="800000"/>
                <w:sz w:val="15"/>
                <w:szCs w:val="15"/>
                <w:lang w:val="en-GB"/>
              </w:rPr>
            </w:pPr>
            <w:r w:rsidRPr="00292DEB">
              <w:rPr>
                <w:color w:val="800000"/>
                <w:sz w:val="15"/>
                <w:szCs w:val="15"/>
                <w:lang w:val="en-GB"/>
              </w:rPr>
              <w:t>120</w:t>
            </w:r>
            <w:r w:rsidRPr="00292DEB">
              <w:rPr>
                <w:color w:val="000000"/>
                <w:sz w:val="15"/>
                <w:szCs w:val="15"/>
                <w:lang w:val="en-GB"/>
              </w:rPr>
              <w:t xml:space="preserve"> days of work subject to contributions during the previous year or the </w:t>
            </w:r>
            <w:r w:rsidRPr="00292DEB">
              <w:rPr>
                <w:color w:val="800000"/>
                <w:sz w:val="15"/>
                <w:szCs w:val="15"/>
                <w:lang w:val="en-GB"/>
              </w:rPr>
              <w:t>12</w:t>
            </w:r>
            <w:r w:rsidRPr="00292DEB">
              <w:rPr>
                <w:color w:val="000000"/>
                <w:sz w:val="15"/>
                <w:szCs w:val="15"/>
                <w:lang w:val="en-GB"/>
              </w:rPr>
              <w:t xml:space="preserve"> first months of the </w:t>
            </w:r>
            <w:r w:rsidRPr="00292DEB">
              <w:rPr>
                <w:color w:val="800000"/>
                <w:sz w:val="15"/>
                <w:szCs w:val="15"/>
                <w:lang w:val="en-GB"/>
              </w:rPr>
              <w:t>15</w:t>
            </w:r>
            <w:r w:rsidRPr="00292DEB">
              <w:rPr>
                <w:color w:val="000000"/>
                <w:sz w:val="15"/>
                <w:szCs w:val="15"/>
                <w:lang w:val="en-GB"/>
              </w:rPr>
              <w:t xml:space="preserve"> months preceding the illness (</w:t>
            </w:r>
            <w:r w:rsidRPr="00292DEB">
              <w:rPr>
                <w:color w:val="800000"/>
                <w:sz w:val="15"/>
                <w:szCs w:val="15"/>
                <w:lang w:val="en-GB"/>
              </w:rPr>
              <w:t>100</w:t>
            </w:r>
            <w:r w:rsidRPr="00292DEB">
              <w:rPr>
                <w:color w:val="000000"/>
                <w:sz w:val="15"/>
                <w:szCs w:val="15"/>
                <w:lang w:val="en-GB"/>
              </w:rPr>
              <w:t xml:space="preserve"> days for those employed in construction). Duration of benefit: </w:t>
            </w:r>
            <w:r w:rsidRPr="00292DEB">
              <w:rPr>
                <w:color w:val="800000"/>
                <w:sz w:val="15"/>
                <w:szCs w:val="15"/>
                <w:lang w:val="en-GB"/>
              </w:rPr>
              <w:t xml:space="preserve">182 </w:t>
            </w:r>
            <w:r w:rsidRPr="00292DEB">
              <w:rPr>
                <w:sz w:val="15"/>
                <w:szCs w:val="15"/>
                <w:lang w:val="en-GB"/>
              </w:rPr>
              <w:t>calendar</w:t>
            </w:r>
            <w:r w:rsidRPr="00292DEB">
              <w:rPr>
                <w:color w:val="000000"/>
                <w:sz w:val="15"/>
                <w:szCs w:val="15"/>
                <w:lang w:val="en-GB"/>
              </w:rPr>
              <w:t xml:space="preserve"> days for one or more illnesses within one year.</w:t>
            </w:r>
          </w:p>
          <w:p w14:paraId="497D31E5" w14:textId="77777777" w:rsidR="00CD2271" w:rsidRPr="00292DEB" w:rsidRDefault="00CD2271" w:rsidP="00CD2271">
            <w:pPr>
              <w:pStyle w:val="Normal0"/>
              <w:numPr>
                <w:ilvl w:val="0"/>
                <w:numId w:val="114"/>
              </w:numPr>
              <w:pBdr>
                <w:top w:val="nil"/>
                <w:left w:val="nil"/>
                <w:bottom w:val="nil"/>
                <w:right w:val="nil"/>
                <w:between w:val="nil"/>
              </w:pBdr>
              <w:tabs>
                <w:tab w:val="left" w:pos="113"/>
                <w:tab w:val="left" w:pos="0"/>
                <w:tab w:val="left" w:pos="502"/>
              </w:tabs>
              <w:spacing w:before="0" w:after="0"/>
              <w:rPr>
                <w:color w:val="800000"/>
                <w:sz w:val="15"/>
                <w:szCs w:val="15"/>
                <w:lang w:val="en-GB"/>
              </w:rPr>
            </w:pPr>
            <w:r w:rsidRPr="00292DEB">
              <w:rPr>
                <w:color w:val="800000"/>
                <w:sz w:val="15"/>
                <w:szCs w:val="15"/>
                <w:lang w:val="en-GB"/>
              </w:rPr>
              <w:t>300</w:t>
            </w:r>
            <w:r w:rsidRPr="00292DEB">
              <w:rPr>
                <w:color w:val="000000"/>
                <w:sz w:val="15"/>
                <w:szCs w:val="15"/>
                <w:lang w:val="en-GB"/>
              </w:rPr>
              <w:t xml:space="preserve"> days of work subject to contributions during the </w:t>
            </w:r>
            <w:r w:rsidRPr="00292DEB">
              <w:rPr>
                <w:color w:val="800000"/>
                <w:sz w:val="15"/>
                <w:szCs w:val="15"/>
                <w:lang w:val="en-GB"/>
              </w:rPr>
              <w:t>2</w:t>
            </w:r>
            <w:r w:rsidRPr="00292DEB">
              <w:rPr>
                <w:color w:val="000000"/>
                <w:sz w:val="15"/>
                <w:szCs w:val="15"/>
                <w:lang w:val="en-GB"/>
              </w:rPr>
              <w:t xml:space="preserve"> years, or </w:t>
            </w:r>
            <w:r w:rsidRPr="00292DEB">
              <w:rPr>
                <w:color w:val="800000"/>
                <w:sz w:val="15"/>
                <w:szCs w:val="15"/>
                <w:lang w:val="en-GB"/>
              </w:rPr>
              <w:t>27</w:t>
            </w:r>
            <w:r w:rsidRPr="00292DEB">
              <w:rPr>
                <w:color w:val="000000"/>
                <w:sz w:val="15"/>
                <w:szCs w:val="15"/>
                <w:lang w:val="en-GB"/>
              </w:rPr>
              <w:t xml:space="preserve"> months of the </w:t>
            </w:r>
            <w:r w:rsidRPr="00292DEB">
              <w:rPr>
                <w:color w:val="800000"/>
                <w:sz w:val="15"/>
                <w:szCs w:val="15"/>
                <w:lang w:val="en-GB"/>
              </w:rPr>
              <w:t>30</w:t>
            </w:r>
            <w:r w:rsidRPr="00292DEB">
              <w:rPr>
                <w:color w:val="000000"/>
                <w:sz w:val="15"/>
                <w:szCs w:val="15"/>
                <w:lang w:val="en-GB"/>
              </w:rPr>
              <w:t xml:space="preserve">, preceding the illness (duration of benefit: </w:t>
            </w:r>
            <w:r w:rsidRPr="00292DEB">
              <w:rPr>
                <w:color w:val="800000"/>
                <w:sz w:val="15"/>
                <w:szCs w:val="15"/>
                <w:lang w:val="en-GB"/>
              </w:rPr>
              <w:t>360</w:t>
            </w:r>
            <w:r w:rsidRPr="00292DEB">
              <w:rPr>
                <w:color w:val="000000"/>
                <w:sz w:val="15"/>
                <w:szCs w:val="15"/>
                <w:lang w:val="en-GB"/>
              </w:rPr>
              <w:t xml:space="preserve"> calendar days for the same illness, within one year).</w:t>
            </w:r>
          </w:p>
          <w:p w14:paraId="62F0072A" w14:textId="77777777" w:rsidR="00CD2271" w:rsidRPr="00292DEB" w:rsidRDefault="00CD2271" w:rsidP="00CD2271">
            <w:pPr>
              <w:pStyle w:val="Normal0"/>
              <w:numPr>
                <w:ilvl w:val="0"/>
                <w:numId w:val="114"/>
              </w:numPr>
              <w:pBdr>
                <w:top w:val="nil"/>
                <w:left w:val="nil"/>
                <w:bottom w:val="nil"/>
                <w:right w:val="nil"/>
                <w:between w:val="nil"/>
              </w:pBdr>
              <w:tabs>
                <w:tab w:val="left" w:pos="113"/>
              </w:tabs>
              <w:spacing w:before="0" w:after="0"/>
              <w:rPr>
                <w:color w:val="800000"/>
                <w:sz w:val="15"/>
                <w:szCs w:val="15"/>
                <w:lang w:val="en-GB"/>
              </w:rPr>
            </w:pPr>
            <w:r w:rsidRPr="00292DEB">
              <w:rPr>
                <w:color w:val="800000"/>
                <w:sz w:val="15"/>
                <w:szCs w:val="15"/>
                <w:lang w:val="en-GB"/>
              </w:rPr>
              <w:t xml:space="preserve">1,500 </w:t>
            </w:r>
            <w:r w:rsidRPr="00292DEB">
              <w:rPr>
                <w:color w:val="000000"/>
                <w:sz w:val="15"/>
                <w:szCs w:val="15"/>
                <w:lang w:val="en-GB"/>
              </w:rPr>
              <w:t xml:space="preserve">days of work subject to contributions, </w:t>
            </w:r>
            <w:r w:rsidRPr="00292DEB">
              <w:rPr>
                <w:color w:val="800000"/>
                <w:sz w:val="15"/>
                <w:szCs w:val="15"/>
                <w:lang w:val="en-GB"/>
              </w:rPr>
              <w:t>600</w:t>
            </w:r>
            <w:r w:rsidRPr="00292DEB">
              <w:rPr>
                <w:color w:val="000000"/>
                <w:sz w:val="15"/>
                <w:szCs w:val="15"/>
                <w:lang w:val="en-GB"/>
              </w:rPr>
              <w:t xml:space="preserve"> of which during the last </w:t>
            </w:r>
            <w:r w:rsidRPr="00292DEB">
              <w:rPr>
                <w:color w:val="800000"/>
                <w:sz w:val="15"/>
                <w:szCs w:val="15"/>
                <w:lang w:val="en-GB"/>
              </w:rPr>
              <w:t>5</w:t>
            </w:r>
            <w:r w:rsidRPr="00292DEB">
              <w:rPr>
                <w:color w:val="000000"/>
                <w:sz w:val="15"/>
                <w:szCs w:val="15"/>
                <w:lang w:val="en-GB"/>
              </w:rPr>
              <w:t xml:space="preserve"> years preceding the incapacity for work due to the same illness (duration of benefit: </w:t>
            </w:r>
            <w:r w:rsidRPr="00292DEB">
              <w:rPr>
                <w:color w:val="800000"/>
                <w:sz w:val="15"/>
                <w:szCs w:val="15"/>
                <w:lang w:val="en-GB"/>
              </w:rPr>
              <w:t xml:space="preserve">720 </w:t>
            </w:r>
            <w:r w:rsidRPr="00292DEB">
              <w:rPr>
                <w:sz w:val="15"/>
                <w:szCs w:val="15"/>
                <w:lang w:val="en-GB"/>
              </w:rPr>
              <w:t>calendar</w:t>
            </w:r>
            <w:r w:rsidRPr="00292DEB">
              <w:rPr>
                <w:color w:val="000000"/>
                <w:sz w:val="15"/>
                <w:szCs w:val="15"/>
                <w:lang w:val="en-GB"/>
              </w:rPr>
              <w:t xml:space="preserve"> days).</w:t>
            </w:r>
          </w:p>
          <w:p w14:paraId="2D4FC275" w14:textId="77777777" w:rsidR="00CD2271" w:rsidRPr="00292DEB" w:rsidRDefault="00CD2271" w:rsidP="00CD2271">
            <w:pPr>
              <w:pStyle w:val="Normal0"/>
              <w:numPr>
                <w:ilvl w:val="0"/>
                <w:numId w:val="114"/>
              </w:numPr>
              <w:pBdr>
                <w:top w:val="nil"/>
                <w:left w:val="nil"/>
                <w:bottom w:val="nil"/>
                <w:right w:val="nil"/>
                <w:between w:val="nil"/>
              </w:pBdr>
              <w:tabs>
                <w:tab w:val="left" w:pos="113"/>
              </w:tabs>
              <w:spacing w:before="0" w:after="0"/>
              <w:rPr>
                <w:color w:val="000000"/>
                <w:sz w:val="15"/>
                <w:szCs w:val="15"/>
                <w:lang w:val="en-GB"/>
              </w:rPr>
            </w:pPr>
            <w:r w:rsidRPr="00292DEB">
              <w:rPr>
                <w:color w:val="800000"/>
                <w:sz w:val="15"/>
                <w:szCs w:val="15"/>
                <w:lang w:val="en-GB"/>
              </w:rPr>
              <w:t>4,500</w:t>
            </w:r>
            <w:r w:rsidRPr="00292DEB">
              <w:rPr>
                <w:color w:val="000000"/>
                <w:sz w:val="15"/>
                <w:szCs w:val="15"/>
                <w:lang w:val="en-GB"/>
              </w:rPr>
              <w:t xml:space="preserve"> days of insurance before the declaration of illness (duration of benefit: </w:t>
            </w:r>
            <w:r w:rsidRPr="00292DEB">
              <w:rPr>
                <w:color w:val="800000"/>
                <w:sz w:val="15"/>
                <w:szCs w:val="15"/>
                <w:lang w:val="en-GB"/>
              </w:rPr>
              <w:t>720</w:t>
            </w:r>
            <w:r w:rsidRPr="00292DEB">
              <w:rPr>
                <w:color w:val="000000"/>
                <w:sz w:val="15"/>
                <w:szCs w:val="15"/>
                <w:lang w:val="en-GB"/>
              </w:rPr>
              <w:t xml:space="preserve"> calendar days).</w:t>
            </w:r>
          </w:p>
          <w:p w14:paraId="67E3C111" w14:textId="77777777" w:rsidR="00CD2271" w:rsidRPr="00292DEB" w:rsidRDefault="00CD2271" w:rsidP="00CD2271">
            <w:pPr>
              <w:pStyle w:val="Normal0"/>
              <w:numPr>
                <w:ilvl w:val="0"/>
                <w:numId w:val="114"/>
              </w:numPr>
              <w:pBdr>
                <w:top w:val="nil"/>
                <w:left w:val="nil"/>
                <w:bottom w:val="nil"/>
                <w:right w:val="nil"/>
                <w:between w:val="nil"/>
              </w:pBdr>
              <w:tabs>
                <w:tab w:val="left" w:pos="113"/>
              </w:tabs>
              <w:spacing w:before="0" w:after="0"/>
              <w:rPr>
                <w:b/>
                <w:color w:val="FF0000"/>
                <w:sz w:val="15"/>
                <w:szCs w:val="15"/>
                <w:lang w:val="en-GB"/>
              </w:rPr>
            </w:pPr>
            <w:r w:rsidRPr="00292DEB">
              <w:rPr>
                <w:color w:val="000000"/>
                <w:sz w:val="15"/>
                <w:szCs w:val="15"/>
                <w:lang w:val="en-GB"/>
              </w:rPr>
              <w:t xml:space="preserve">Depending on the patient’s age and insurance record, a </w:t>
            </w:r>
            <w:r w:rsidRPr="00292DEB">
              <w:rPr>
                <w:color w:val="800000"/>
                <w:sz w:val="15"/>
                <w:szCs w:val="15"/>
                <w:lang w:val="en-GB"/>
              </w:rPr>
              <w:t>720</w:t>
            </w:r>
            <w:r w:rsidRPr="00292DEB">
              <w:rPr>
                <w:color w:val="000000"/>
                <w:sz w:val="15"/>
                <w:szCs w:val="15"/>
                <w:lang w:val="en-GB"/>
              </w:rPr>
              <w:t xml:space="preserve"> days’ benefit can be paid in case the requirement of </w:t>
            </w:r>
            <w:r w:rsidRPr="00292DEB">
              <w:rPr>
                <w:color w:val="800000"/>
                <w:sz w:val="15"/>
                <w:szCs w:val="15"/>
                <w:lang w:val="en-GB"/>
              </w:rPr>
              <w:t>1,500</w:t>
            </w:r>
            <w:r w:rsidRPr="00292DEB">
              <w:rPr>
                <w:color w:val="000000"/>
                <w:sz w:val="15"/>
                <w:szCs w:val="15"/>
                <w:lang w:val="en-GB"/>
              </w:rPr>
              <w:t xml:space="preserve"> or </w:t>
            </w:r>
            <w:r w:rsidRPr="00292DEB">
              <w:rPr>
                <w:color w:val="800000"/>
                <w:sz w:val="15"/>
                <w:szCs w:val="15"/>
                <w:lang w:val="en-GB"/>
              </w:rPr>
              <w:t>4,500</w:t>
            </w:r>
            <w:r w:rsidRPr="00292DEB">
              <w:rPr>
                <w:color w:val="000000"/>
                <w:sz w:val="15"/>
                <w:szCs w:val="15"/>
                <w:lang w:val="en-GB"/>
              </w:rPr>
              <w:t xml:space="preserve"> days of work subject to contributions is not fulfilled.</w:t>
            </w:r>
          </w:p>
          <w:p w14:paraId="27729CB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Periods of absence from work such as sickness or accident subsidy, regular unemployment subsidy, and garnishment wage are </w:t>
            </w:r>
            <w:proofErr w:type="gramStart"/>
            <w:r w:rsidRPr="00292DEB">
              <w:rPr>
                <w:color w:val="000000"/>
                <w:sz w:val="15"/>
                <w:szCs w:val="15"/>
                <w:lang w:val="en-GB"/>
              </w:rPr>
              <w:t>taken into account</w:t>
            </w:r>
            <w:proofErr w:type="gramEnd"/>
            <w:r w:rsidRPr="00292DEB">
              <w:rPr>
                <w:color w:val="000000"/>
                <w:sz w:val="15"/>
                <w:szCs w:val="15"/>
                <w:lang w:val="en-GB"/>
              </w:rPr>
              <w:t xml:space="preserve"> for entitlement to sickness benefits. </w:t>
            </w:r>
          </w:p>
          <w:p w14:paraId="79CF7A0B" w14:textId="72F2F5C3"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Qualifying period does not vary with age.</w:t>
            </w:r>
          </w:p>
        </w:tc>
        <w:tc>
          <w:tcPr>
            <w:tcW w:w="167" w:type="pct"/>
          </w:tcPr>
          <w:p w14:paraId="08516B80"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3386D4F0" w14:textId="77777777" w:rsidR="00CD2271" w:rsidRPr="00292DEB" w:rsidRDefault="00CD2271" w:rsidP="00CD2271">
            <w:pPr>
              <w:spacing w:line="276" w:lineRule="auto"/>
              <w:rPr>
                <w:rFonts w:cs="Arial"/>
                <w:color w:val="0000FF"/>
                <w:lang w:val="en-US"/>
              </w:rPr>
            </w:pPr>
          </w:p>
        </w:tc>
        <w:tc>
          <w:tcPr>
            <w:tcW w:w="127" w:type="pct"/>
          </w:tcPr>
          <w:p w14:paraId="3695D582" w14:textId="77777777" w:rsidR="00CD2271" w:rsidRPr="00292DEB" w:rsidRDefault="00CD2271" w:rsidP="00CD2271">
            <w:pPr>
              <w:spacing w:line="276" w:lineRule="auto"/>
              <w:rPr>
                <w:rFonts w:cs="Arial"/>
                <w:color w:val="0000FF"/>
                <w:lang w:val="fr-FR"/>
              </w:rPr>
            </w:pPr>
            <w:r w:rsidRPr="00292DEB">
              <w:rPr>
                <w:rFonts w:cs="Arial"/>
                <w:color w:val="0000FF"/>
                <w:lang w:val="fr-FR"/>
              </w:rPr>
              <w:t>6</w:t>
            </w:r>
          </w:p>
          <w:p w14:paraId="6239A3DE" w14:textId="77777777" w:rsidR="00CD2271" w:rsidRPr="00292DEB" w:rsidRDefault="00CD2271" w:rsidP="00CD2271">
            <w:pPr>
              <w:spacing w:line="276" w:lineRule="auto"/>
              <w:rPr>
                <w:rFonts w:cs="Arial"/>
                <w:color w:val="0000FF"/>
                <w:lang w:val="en-US"/>
              </w:rPr>
            </w:pPr>
          </w:p>
        </w:tc>
        <w:tc>
          <w:tcPr>
            <w:tcW w:w="402" w:type="pct"/>
          </w:tcPr>
          <w:p w14:paraId="4E0447B8"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20C94199" w14:textId="77777777" w:rsidR="00CD2271" w:rsidRPr="00292DEB" w:rsidRDefault="00CD2271" w:rsidP="00CD2271">
            <w:pPr>
              <w:spacing w:line="276" w:lineRule="auto"/>
              <w:rPr>
                <w:rFonts w:cs="Arial"/>
                <w:color w:val="0000FF"/>
                <w:lang w:val="en-US"/>
              </w:rPr>
            </w:pPr>
          </w:p>
        </w:tc>
      </w:tr>
      <w:tr w:rsidR="00CD2271" w:rsidRPr="00292DEB" w14:paraId="7061B089" w14:textId="77777777" w:rsidTr="005D0FED">
        <w:tc>
          <w:tcPr>
            <w:tcW w:w="193" w:type="pct"/>
          </w:tcPr>
          <w:p w14:paraId="129FDC18" w14:textId="77777777" w:rsidR="00CD2271" w:rsidRPr="00292DEB" w:rsidRDefault="00CD2271" w:rsidP="00CD2271">
            <w:pPr>
              <w:spacing w:line="276" w:lineRule="auto"/>
              <w:jc w:val="left"/>
              <w:rPr>
                <w:rFonts w:cs="Arial"/>
                <w:lang w:val="es-ES"/>
              </w:rPr>
            </w:pPr>
            <w:r w:rsidRPr="00292DEB">
              <w:rPr>
                <w:rFonts w:cs="Arial"/>
                <w:lang w:val="es-ES"/>
              </w:rPr>
              <w:t>EL</w:t>
            </w:r>
          </w:p>
          <w:p w14:paraId="19CB4AEE" w14:textId="77777777" w:rsidR="00CD2271" w:rsidRPr="00292DEB" w:rsidRDefault="00CD2271" w:rsidP="00CD2271">
            <w:pPr>
              <w:spacing w:line="276" w:lineRule="auto"/>
              <w:jc w:val="left"/>
              <w:rPr>
                <w:rFonts w:cs="Arial"/>
                <w:lang w:val="es-ES"/>
              </w:rPr>
            </w:pPr>
            <w:r w:rsidRPr="00292DEB">
              <w:rPr>
                <w:rFonts w:cs="Arial"/>
                <w:lang w:val="es-ES"/>
              </w:rPr>
              <w:t>EL</w:t>
            </w:r>
          </w:p>
          <w:p w14:paraId="27064782" w14:textId="77777777" w:rsidR="00CD2271" w:rsidRPr="00292DEB" w:rsidRDefault="00CD2271" w:rsidP="00CD2271">
            <w:pPr>
              <w:spacing w:line="276" w:lineRule="auto"/>
              <w:jc w:val="left"/>
              <w:rPr>
                <w:rFonts w:cs="Arial"/>
                <w:lang w:val="es-ES"/>
              </w:rPr>
            </w:pPr>
            <w:r w:rsidRPr="00292DEB">
              <w:rPr>
                <w:rFonts w:cs="Arial"/>
                <w:lang w:val="es-ES"/>
              </w:rPr>
              <w:t>EL</w:t>
            </w:r>
          </w:p>
          <w:p w14:paraId="36F1FECC" w14:textId="77777777" w:rsidR="00CD2271" w:rsidRPr="00292DEB" w:rsidRDefault="00CD2271" w:rsidP="00CD2271">
            <w:pPr>
              <w:spacing w:line="276" w:lineRule="auto"/>
              <w:jc w:val="left"/>
              <w:rPr>
                <w:rFonts w:cs="Arial"/>
                <w:lang w:val="es-ES"/>
              </w:rPr>
            </w:pPr>
            <w:r w:rsidRPr="00292DEB">
              <w:rPr>
                <w:rFonts w:cs="Arial"/>
                <w:lang w:val="es-ES"/>
              </w:rPr>
              <w:t>EL</w:t>
            </w:r>
          </w:p>
          <w:p w14:paraId="7CC8B744" w14:textId="77777777" w:rsidR="00CD2271" w:rsidRPr="00292DEB" w:rsidRDefault="00CD2271" w:rsidP="00CD2271">
            <w:pPr>
              <w:spacing w:line="276" w:lineRule="auto"/>
              <w:jc w:val="left"/>
              <w:rPr>
                <w:rFonts w:cs="Arial"/>
                <w:lang w:val="es-ES"/>
              </w:rPr>
            </w:pPr>
            <w:r w:rsidRPr="00292DEB">
              <w:rPr>
                <w:rFonts w:cs="Arial"/>
                <w:lang w:val="es-ES"/>
              </w:rPr>
              <w:t>EL</w:t>
            </w:r>
          </w:p>
          <w:p w14:paraId="3B2B9FC5" w14:textId="77777777" w:rsidR="00CD2271" w:rsidRPr="00292DEB" w:rsidRDefault="00CD2271" w:rsidP="00CD2271">
            <w:pPr>
              <w:spacing w:line="276" w:lineRule="auto"/>
              <w:jc w:val="left"/>
              <w:rPr>
                <w:rFonts w:cs="Arial"/>
                <w:lang w:val="es-ES"/>
              </w:rPr>
            </w:pPr>
            <w:r w:rsidRPr="00292DEB">
              <w:rPr>
                <w:rFonts w:cs="Arial"/>
                <w:lang w:val="es-ES"/>
              </w:rPr>
              <w:t>EL</w:t>
            </w:r>
          </w:p>
          <w:p w14:paraId="139D09FB" w14:textId="77777777" w:rsidR="00CD2271" w:rsidRPr="00292DEB" w:rsidRDefault="00CD2271" w:rsidP="00CD2271">
            <w:pPr>
              <w:spacing w:line="276" w:lineRule="auto"/>
              <w:jc w:val="left"/>
              <w:rPr>
                <w:rFonts w:cs="Arial"/>
                <w:lang w:val="en-GB"/>
              </w:rPr>
            </w:pPr>
            <w:r w:rsidRPr="00292DEB">
              <w:rPr>
                <w:rFonts w:cs="Arial"/>
                <w:lang w:val="en-GB"/>
              </w:rPr>
              <w:t>EL</w:t>
            </w:r>
          </w:p>
          <w:p w14:paraId="0A94AB9E" w14:textId="77777777" w:rsidR="00CD2271" w:rsidRPr="00292DEB" w:rsidRDefault="00CD2271" w:rsidP="00CD2271">
            <w:pPr>
              <w:spacing w:line="276" w:lineRule="auto"/>
              <w:jc w:val="left"/>
              <w:rPr>
                <w:rFonts w:cs="Arial"/>
                <w:lang w:val="en-GB"/>
              </w:rPr>
            </w:pPr>
          </w:p>
          <w:p w14:paraId="20F39C39" w14:textId="62B34661" w:rsidR="00CD2271" w:rsidRPr="00292DEB" w:rsidRDefault="00CD2271" w:rsidP="00CD2271">
            <w:pPr>
              <w:spacing w:line="276" w:lineRule="auto"/>
              <w:jc w:val="left"/>
              <w:rPr>
                <w:rFonts w:cs="Arial"/>
                <w:b/>
                <w:lang w:val="en-US"/>
              </w:rPr>
            </w:pPr>
          </w:p>
        </w:tc>
        <w:tc>
          <w:tcPr>
            <w:tcW w:w="1371" w:type="pct"/>
          </w:tcPr>
          <w:p w14:paraId="03AA0589" w14:textId="77777777" w:rsidR="00CD2271" w:rsidRPr="00292DEB" w:rsidRDefault="00CD2271" w:rsidP="00CD2271">
            <w:pPr>
              <w:spacing w:line="276" w:lineRule="auto"/>
              <w:rPr>
                <w:rFonts w:cs="Arial"/>
              </w:rPr>
            </w:pPr>
            <w:r w:rsidRPr="00292DEB">
              <w:rPr>
                <w:rFonts w:cs="Arial"/>
              </w:rPr>
              <w:t xml:space="preserve">Wird die Arbeitsunfähigkeit vom Arzt der </w:t>
            </w:r>
            <w:r w:rsidRPr="00292DEB">
              <w:rPr>
                <w:rFonts w:cs="Arial"/>
                <w:color w:val="008000"/>
              </w:rPr>
              <w:t>Nationalen Organisation zur Bereitstellung von Gesundheitsdienstleistungen</w:t>
            </w:r>
            <w:r w:rsidRPr="00292DEB">
              <w:rPr>
                <w:rFonts w:cs="Arial"/>
              </w:rPr>
              <w:t xml:space="preserve"> </w:t>
            </w:r>
            <w:r w:rsidRPr="00292DEB">
              <w:rPr>
                <w:rFonts w:cs="Arial"/>
                <w:color w:val="008000"/>
              </w:rPr>
              <w:t>(EOPYY)</w:t>
            </w:r>
            <w:r w:rsidRPr="00292DEB">
              <w:rPr>
                <w:rFonts w:cs="Arial"/>
              </w:rPr>
              <w:t xml:space="preserve"> </w:t>
            </w:r>
            <w:r w:rsidRPr="00292DEB">
              <w:rPr>
                <w:rFonts w:cs="Arial"/>
                <w:i/>
                <w:color w:val="008080"/>
              </w:rPr>
              <w:t>(ΕΝΙΑΙΟΣ ΟΡΓΑΝΙΣΜΟΣ ΠΑΡΟΧΩΝ ΥΠΗΡΕΣΙΩΝ ΥΓΕΙΑΣ - ΕΟΠΥΥ)</w:t>
            </w:r>
            <w:r w:rsidRPr="00292DEB">
              <w:rPr>
                <w:rFonts w:cs="Arial"/>
                <w:i/>
              </w:rPr>
              <w:t xml:space="preserve"> </w:t>
            </w:r>
            <w:r w:rsidRPr="00292DEB">
              <w:rPr>
                <w:rFonts w:cs="Arial"/>
              </w:rPr>
              <w:t xml:space="preserve">oder von einem Privatarzt, der vertraglich an die EOPYY gebunden ist oder von einem Arzt aus einem öffentlichen Krankenhaus während der ersten </w:t>
            </w:r>
            <w:r w:rsidRPr="00292DEB">
              <w:rPr>
                <w:rFonts w:cs="Arial"/>
                <w:color w:val="C00000"/>
              </w:rPr>
              <w:t>15</w:t>
            </w:r>
            <w:r w:rsidRPr="00292DEB">
              <w:rPr>
                <w:rFonts w:cs="Arial"/>
              </w:rPr>
              <w:t xml:space="preserve"> Krankheitstage </w:t>
            </w:r>
            <w:r w:rsidRPr="00292DEB">
              <w:rPr>
                <w:rFonts w:cs="Arial"/>
              </w:rPr>
              <w:lastRenderedPageBreak/>
              <w:t xml:space="preserve">(Kalendertage) bescheinigt: Arbeitsunfähigkeit muss von den Ärzten des Obersten </w:t>
            </w:r>
            <w:r w:rsidRPr="00292DEB">
              <w:rPr>
                <w:rFonts w:cs="Arial"/>
                <w:color w:val="008000"/>
              </w:rPr>
              <w:t>Gesundheitsausschusses</w:t>
            </w:r>
            <w:r w:rsidRPr="00292DEB">
              <w:rPr>
                <w:rFonts w:cs="Arial"/>
              </w:rPr>
              <w:t xml:space="preserve"> (</w:t>
            </w:r>
            <w:proofErr w:type="spellStart"/>
            <w:r w:rsidRPr="00292DEB">
              <w:rPr>
                <w:rFonts w:cs="Arial"/>
                <w:i/>
                <w:color w:val="008080"/>
                <w:lang w:val="en-GB"/>
              </w:rPr>
              <w:t>Ανώτ</w:t>
            </w:r>
            <w:proofErr w:type="spellEnd"/>
            <w:r w:rsidRPr="00292DEB">
              <w:rPr>
                <w:rFonts w:cs="Arial"/>
                <w:i/>
                <w:color w:val="008080"/>
                <w:lang w:val="en-GB"/>
              </w:rPr>
              <w:t>ατη</w:t>
            </w:r>
            <w:r w:rsidRPr="00292DEB">
              <w:rPr>
                <w:rFonts w:cs="Arial"/>
                <w:i/>
                <w:color w:val="008080"/>
              </w:rPr>
              <w:t xml:space="preserve"> </w:t>
            </w:r>
            <w:proofErr w:type="spellStart"/>
            <w:r w:rsidRPr="00292DEB">
              <w:rPr>
                <w:rFonts w:cs="Arial"/>
                <w:i/>
                <w:color w:val="008080"/>
                <w:lang w:val="en-GB"/>
              </w:rPr>
              <w:t>Υγειονομική</w:t>
            </w:r>
            <w:proofErr w:type="spellEnd"/>
            <w:r w:rsidRPr="00292DEB">
              <w:rPr>
                <w:rFonts w:cs="Arial"/>
                <w:i/>
                <w:color w:val="008080"/>
              </w:rPr>
              <w:t xml:space="preserve"> </w:t>
            </w:r>
            <w:r w:rsidRPr="00292DEB">
              <w:rPr>
                <w:rFonts w:cs="Arial"/>
                <w:i/>
                <w:color w:val="008080"/>
                <w:lang w:val="en-GB"/>
              </w:rPr>
              <w:t>Επ</w:t>
            </w:r>
            <w:proofErr w:type="spellStart"/>
            <w:r w:rsidRPr="00292DEB">
              <w:rPr>
                <w:rFonts w:cs="Arial"/>
                <w:i/>
                <w:color w:val="008080"/>
                <w:lang w:val="en-GB"/>
              </w:rPr>
              <w:t>ιτρο</w:t>
            </w:r>
            <w:proofErr w:type="spellEnd"/>
            <w:r w:rsidRPr="00292DEB">
              <w:rPr>
                <w:rFonts w:cs="Arial"/>
                <w:i/>
                <w:color w:val="008080"/>
                <w:lang w:val="en-GB"/>
              </w:rPr>
              <w:t>πή</w:t>
            </w:r>
            <w:r w:rsidRPr="00292DEB">
              <w:rPr>
                <w:rFonts w:cs="Arial"/>
              </w:rPr>
              <w:t>) der e-</w:t>
            </w:r>
            <w:r w:rsidRPr="00292DEB">
              <w:rPr>
                <w:rFonts w:cs="Arial"/>
                <w:color w:val="008000"/>
              </w:rPr>
              <w:t>EFKA</w:t>
            </w:r>
            <w:r w:rsidRPr="00292DEB">
              <w:rPr>
                <w:rFonts w:cs="Arial"/>
              </w:rPr>
              <w:t xml:space="preserve"> ab dem </w:t>
            </w:r>
            <w:r w:rsidRPr="00292DEB">
              <w:rPr>
                <w:rFonts w:cs="Arial"/>
                <w:color w:val="C00000"/>
              </w:rPr>
              <w:t>16</w:t>
            </w:r>
            <w:r w:rsidRPr="00292DEB">
              <w:rPr>
                <w:rFonts w:cs="Arial"/>
              </w:rPr>
              <w:t>. Krankheitstag bescheinigt werden.</w:t>
            </w:r>
          </w:p>
          <w:p w14:paraId="2CA2FB50" w14:textId="77777777" w:rsidR="00CD2271" w:rsidRPr="00292DEB" w:rsidRDefault="00CD2271" w:rsidP="00CD2271">
            <w:pPr>
              <w:spacing w:line="276" w:lineRule="auto"/>
              <w:rPr>
                <w:rFonts w:cs="Arial"/>
              </w:rPr>
            </w:pPr>
            <w:r w:rsidRPr="00292DEB">
              <w:rPr>
                <w:rFonts w:cs="Arial"/>
              </w:rPr>
              <w:t xml:space="preserve">Wird die Arbeitsunfähigkeit entweder von einem Arzt aus einem öffentlichen Krankenhaus </w:t>
            </w:r>
            <w:r w:rsidRPr="00292DEB">
              <w:rPr>
                <w:rFonts w:cs="Arial"/>
                <w:color w:val="008000"/>
              </w:rPr>
              <w:t>(</w:t>
            </w:r>
            <w:r w:rsidRPr="00292DEB">
              <w:rPr>
                <w:rFonts w:cs="Arial"/>
                <w:color w:val="008000"/>
                <w:lang w:val="en-GB"/>
              </w:rPr>
              <w:t>ΕΣΥ</w:t>
            </w:r>
            <w:r w:rsidRPr="00292DEB">
              <w:rPr>
                <w:rFonts w:cs="Arial"/>
                <w:color w:val="008000"/>
              </w:rPr>
              <w:t>)</w:t>
            </w:r>
            <w:r w:rsidRPr="00292DEB">
              <w:rPr>
                <w:rFonts w:cs="Arial"/>
                <w:i/>
                <w:color w:val="008080"/>
              </w:rPr>
              <w:t>(</w:t>
            </w:r>
            <w:r w:rsidRPr="00292DEB">
              <w:rPr>
                <w:rFonts w:cs="Arial"/>
                <w:i/>
                <w:color w:val="008080"/>
                <w:lang w:val="en-GB"/>
              </w:rPr>
              <w:t>ΕΘΝΙΚΟ</w:t>
            </w:r>
            <w:r w:rsidRPr="00292DEB">
              <w:rPr>
                <w:rFonts w:cs="Arial"/>
                <w:i/>
                <w:color w:val="008080"/>
              </w:rPr>
              <w:t xml:space="preserve"> </w:t>
            </w:r>
            <w:r w:rsidRPr="00292DEB">
              <w:rPr>
                <w:rFonts w:cs="Arial"/>
                <w:i/>
                <w:color w:val="008080"/>
                <w:lang w:val="en-GB"/>
              </w:rPr>
              <w:t>ΣΥΣΤΗΜΑ</w:t>
            </w:r>
            <w:r w:rsidRPr="00292DEB">
              <w:rPr>
                <w:rFonts w:cs="Arial"/>
                <w:i/>
                <w:color w:val="008080"/>
              </w:rPr>
              <w:t xml:space="preserve"> </w:t>
            </w:r>
            <w:r w:rsidRPr="00292DEB">
              <w:rPr>
                <w:rFonts w:cs="Arial"/>
                <w:i/>
                <w:color w:val="008080"/>
                <w:lang w:val="en-GB"/>
              </w:rPr>
              <w:t>ΥΓΕΙΑΣ</w:t>
            </w:r>
            <w:r w:rsidRPr="00292DEB">
              <w:rPr>
                <w:rFonts w:cs="Arial"/>
                <w:i/>
                <w:color w:val="008080"/>
              </w:rPr>
              <w:t>)</w:t>
            </w:r>
            <w:r w:rsidRPr="00292DEB">
              <w:rPr>
                <w:rFonts w:cs="Arial"/>
                <w:iCs/>
                <w:color w:val="008080"/>
              </w:rPr>
              <w:t xml:space="preserve"> oder von einem Arzt an einer Privatklinik, die</w:t>
            </w:r>
            <w:r w:rsidRPr="00292DEB">
              <w:rPr>
                <w:rFonts w:cs="Arial"/>
              </w:rPr>
              <w:t xml:space="preserve"> vertraglich an die EOPYY gebunden ist, während der ersten </w:t>
            </w:r>
            <w:r w:rsidRPr="00292DEB">
              <w:rPr>
                <w:rFonts w:cs="Arial"/>
                <w:color w:val="C00000"/>
              </w:rPr>
              <w:t>30</w:t>
            </w:r>
            <w:r w:rsidRPr="00292DEB">
              <w:rPr>
                <w:rFonts w:cs="Arial"/>
              </w:rPr>
              <w:t xml:space="preserve"> Krankheitstage (Kalendertage) bescheinigt: Arbeitsunfähigkeit muss von den Ärzten des Obersten </w:t>
            </w:r>
            <w:r w:rsidRPr="00292DEB">
              <w:rPr>
                <w:rFonts w:cs="Arial"/>
                <w:color w:val="008000"/>
              </w:rPr>
              <w:t>Gesundheitsausschusses</w:t>
            </w:r>
            <w:r w:rsidRPr="00292DEB">
              <w:rPr>
                <w:rFonts w:cs="Arial"/>
              </w:rPr>
              <w:t xml:space="preserve"> (</w:t>
            </w:r>
            <w:proofErr w:type="spellStart"/>
            <w:r w:rsidRPr="00292DEB">
              <w:rPr>
                <w:rFonts w:cs="Arial"/>
                <w:i/>
                <w:color w:val="008080"/>
                <w:lang w:val="en-GB"/>
              </w:rPr>
              <w:t>Ανώτ</w:t>
            </w:r>
            <w:proofErr w:type="spellEnd"/>
            <w:r w:rsidRPr="00292DEB">
              <w:rPr>
                <w:rFonts w:cs="Arial"/>
                <w:i/>
                <w:color w:val="008080"/>
                <w:lang w:val="en-GB"/>
              </w:rPr>
              <w:t>ατη</w:t>
            </w:r>
            <w:r w:rsidRPr="00292DEB">
              <w:rPr>
                <w:rFonts w:cs="Arial"/>
                <w:i/>
                <w:color w:val="008080"/>
              </w:rPr>
              <w:t xml:space="preserve"> </w:t>
            </w:r>
            <w:proofErr w:type="spellStart"/>
            <w:r w:rsidRPr="00292DEB">
              <w:rPr>
                <w:rFonts w:cs="Arial"/>
                <w:i/>
                <w:color w:val="008080"/>
                <w:lang w:val="en-GB"/>
              </w:rPr>
              <w:t>Υγειονομική</w:t>
            </w:r>
            <w:proofErr w:type="spellEnd"/>
            <w:r w:rsidRPr="00292DEB">
              <w:rPr>
                <w:rFonts w:cs="Arial"/>
                <w:i/>
                <w:color w:val="008080"/>
              </w:rPr>
              <w:t xml:space="preserve"> </w:t>
            </w:r>
            <w:r w:rsidRPr="00292DEB">
              <w:rPr>
                <w:rFonts w:cs="Arial"/>
                <w:i/>
                <w:color w:val="008080"/>
                <w:lang w:val="en-GB"/>
              </w:rPr>
              <w:t>Επ</w:t>
            </w:r>
            <w:proofErr w:type="spellStart"/>
            <w:r w:rsidRPr="00292DEB">
              <w:rPr>
                <w:rFonts w:cs="Arial"/>
                <w:i/>
                <w:color w:val="008080"/>
                <w:lang w:val="en-GB"/>
              </w:rPr>
              <w:t>ιτρο</w:t>
            </w:r>
            <w:proofErr w:type="spellEnd"/>
            <w:r w:rsidRPr="00292DEB">
              <w:rPr>
                <w:rFonts w:cs="Arial"/>
                <w:i/>
                <w:color w:val="008080"/>
                <w:lang w:val="en-GB"/>
              </w:rPr>
              <w:t>πή</w:t>
            </w:r>
            <w:r w:rsidRPr="00292DEB">
              <w:rPr>
                <w:rFonts w:cs="Arial"/>
              </w:rPr>
              <w:t>) der e-</w:t>
            </w:r>
            <w:r w:rsidRPr="00292DEB">
              <w:rPr>
                <w:rFonts w:cs="Arial"/>
                <w:color w:val="008000"/>
              </w:rPr>
              <w:t>EFKA</w:t>
            </w:r>
            <w:r w:rsidRPr="00292DEB">
              <w:rPr>
                <w:rFonts w:cs="Arial"/>
              </w:rPr>
              <w:t xml:space="preserve"> ab dem </w:t>
            </w:r>
            <w:r w:rsidRPr="00292DEB">
              <w:rPr>
                <w:rFonts w:cs="Arial"/>
                <w:color w:val="C00000"/>
              </w:rPr>
              <w:t>31</w:t>
            </w:r>
            <w:r w:rsidRPr="00292DEB">
              <w:rPr>
                <w:rFonts w:cs="Arial"/>
              </w:rPr>
              <w:t>. Krankheitstag bescheinigt werden.</w:t>
            </w:r>
          </w:p>
          <w:p w14:paraId="038FFBCA" w14:textId="77777777" w:rsidR="00CD2271" w:rsidRPr="00292DEB" w:rsidRDefault="00CD2271" w:rsidP="00CD2271">
            <w:pPr>
              <w:spacing w:line="276" w:lineRule="auto"/>
              <w:rPr>
                <w:rFonts w:cs="Arial"/>
                <w:iCs/>
              </w:rPr>
            </w:pPr>
          </w:p>
          <w:p w14:paraId="45BB320C" w14:textId="77777777" w:rsidR="00CD2271" w:rsidRPr="00292DEB" w:rsidRDefault="00CD2271" w:rsidP="00CD2271">
            <w:pPr>
              <w:spacing w:line="276" w:lineRule="auto"/>
              <w:rPr>
                <w:rFonts w:cs="Arial"/>
              </w:rPr>
            </w:pPr>
            <w:r w:rsidRPr="00292DEB">
              <w:rPr>
                <w:rFonts w:cs="Arial"/>
              </w:rPr>
              <w:t>Die Meldung durch die versicherte Person muss innerhalb von zwei Tagen mit der Bescheinigung des Arztes</w:t>
            </w:r>
            <w:r w:rsidRPr="00292DEB" w:rsidDel="00571C62">
              <w:rPr>
                <w:rFonts w:cs="Arial"/>
              </w:rPr>
              <w:t xml:space="preserve"> </w:t>
            </w:r>
            <w:r w:rsidRPr="00292DEB">
              <w:rPr>
                <w:rFonts w:cs="Arial"/>
              </w:rPr>
              <w:t>an die e-EFKA-Zweigstelle seines/ihres Wohnsitzes gesendet werden.</w:t>
            </w:r>
          </w:p>
          <w:p w14:paraId="397BE302" w14:textId="77777777" w:rsidR="00CD2271" w:rsidRPr="00292DEB" w:rsidRDefault="00CD2271" w:rsidP="00CD2271">
            <w:pPr>
              <w:spacing w:line="276" w:lineRule="auto"/>
              <w:rPr>
                <w:rFonts w:cs="Arial"/>
              </w:rPr>
            </w:pPr>
            <w:r w:rsidRPr="00292DEB">
              <w:rPr>
                <w:rFonts w:cs="Arial"/>
              </w:rPr>
              <w:t xml:space="preserve">Keine ärztliche Nachuntersuchung. Der Arbeitgeber kann die Bescheinigung der Arbeitsunfähigkeit nicht anfechten. </w:t>
            </w:r>
          </w:p>
          <w:p w14:paraId="08976E58" w14:textId="0488802E" w:rsidR="00CD2271" w:rsidRPr="00292DEB" w:rsidRDefault="00CD2271" w:rsidP="00CD2271">
            <w:pPr>
              <w:tabs>
                <w:tab w:val="left" w:pos="680"/>
                <w:tab w:val="center" w:pos="6521"/>
                <w:tab w:val="right" w:pos="12758"/>
              </w:tabs>
              <w:spacing w:line="276" w:lineRule="auto"/>
              <w:rPr>
                <w:rFonts w:cs="Arial"/>
              </w:rPr>
            </w:pPr>
          </w:p>
        </w:tc>
        <w:tc>
          <w:tcPr>
            <w:tcW w:w="1370" w:type="pct"/>
          </w:tcPr>
          <w:p w14:paraId="54D77E79" w14:textId="77777777" w:rsidR="00CD2271" w:rsidRPr="00292DEB" w:rsidRDefault="00CD2271" w:rsidP="00CD2271">
            <w:pPr>
              <w:spacing w:line="276" w:lineRule="auto"/>
              <w:rPr>
                <w:rFonts w:cs="Arial"/>
                <w:lang w:val="fr-BE"/>
              </w:rPr>
            </w:pPr>
            <w:r w:rsidRPr="00292DEB">
              <w:rPr>
                <w:rFonts w:cs="Arial"/>
                <w:lang w:val="fr-BE"/>
              </w:rPr>
              <w:lastRenderedPageBreak/>
              <w:t>Lorsque l’incapacité de travail est attestée par un médecin de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i/>
                <w:lang w:val="fr-BE"/>
              </w:rPr>
              <w:t xml:space="preserve"> </w:t>
            </w:r>
            <w:r w:rsidRPr="00292DEB">
              <w:rPr>
                <w:rFonts w:cs="Arial"/>
                <w:iCs/>
                <w:lang w:val="fr-BE"/>
              </w:rPr>
              <w:t>ou par un médecin privé sous contrat avec l’EOPPY p</w:t>
            </w:r>
            <w:r w:rsidRPr="00292DEB">
              <w:rPr>
                <w:rFonts w:cs="Arial"/>
                <w:lang w:val="fr-BE"/>
              </w:rPr>
              <w:t xml:space="preserve">our les </w:t>
            </w:r>
            <w:r w:rsidRPr="00292DEB">
              <w:rPr>
                <w:rFonts w:cs="Arial"/>
                <w:color w:val="C00000"/>
                <w:lang w:val="fr-BE"/>
              </w:rPr>
              <w:t>15</w:t>
            </w:r>
            <w:r w:rsidRPr="00292DEB">
              <w:rPr>
                <w:rFonts w:cs="Arial"/>
                <w:lang w:val="fr-BE"/>
              </w:rPr>
              <w:t xml:space="preserve"> premiers jours civils </w:t>
            </w:r>
            <w:r w:rsidRPr="00292DEB">
              <w:rPr>
                <w:rFonts w:cs="Arial"/>
                <w:iCs/>
                <w:lang w:val="fr-BE"/>
              </w:rPr>
              <w:t xml:space="preserve">de maladie, l’incapacité de travail doit être attestée par les médecins du </w:t>
            </w:r>
            <w:r w:rsidRPr="00292DEB">
              <w:rPr>
                <w:rFonts w:cs="Arial"/>
                <w:iCs/>
                <w:color w:val="008000"/>
                <w:lang w:val="fr-BE"/>
              </w:rPr>
              <w:lastRenderedPageBreak/>
              <w:t xml:space="preserve">comité supérieur de la santé </w:t>
            </w:r>
            <w:r w:rsidRPr="00292DEB">
              <w:rPr>
                <w:rFonts w:cs="Arial"/>
                <w:lang w:val="fr-BE"/>
              </w:rPr>
              <w:t>(</w:t>
            </w:r>
            <w:proofErr w:type="spellStart"/>
            <w:r w:rsidRPr="00292DEB">
              <w:rPr>
                <w:rFonts w:cs="Arial"/>
                <w:i/>
                <w:color w:val="008080"/>
                <w:lang w:val="fr-BE"/>
              </w:rPr>
              <w:t>Ανώτ</w:t>
            </w:r>
            <w:proofErr w:type="spellEnd"/>
            <w:r w:rsidRPr="00292DEB">
              <w:rPr>
                <w:rFonts w:cs="Arial"/>
                <w:i/>
                <w:color w:val="008080"/>
                <w:lang w:val="fr-BE"/>
              </w:rPr>
              <w:t xml:space="preserve">ατη </w:t>
            </w:r>
            <w:proofErr w:type="spellStart"/>
            <w:r w:rsidRPr="00292DEB">
              <w:rPr>
                <w:rFonts w:cs="Arial"/>
                <w:i/>
                <w:color w:val="008080"/>
                <w:lang w:val="fr-BE"/>
              </w:rPr>
              <w:t>Υγειονομική</w:t>
            </w:r>
            <w:proofErr w:type="spellEnd"/>
            <w:r w:rsidRPr="00292DEB">
              <w:rPr>
                <w:rFonts w:cs="Arial"/>
                <w:i/>
                <w:color w:val="008080"/>
                <w:lang w:val="fr-BE"/>
              </w:rPr>
              <w:t xml:space="preserve"> Επ</w:t>
            </w:r>
            <w:proofErr w:type="spellStart"/>
            <w:r w:rsidRPr="00292DEB">
              <w:rPr>
                <w:rFonts w:cs="Arial"/>
                <w:i/>
                <w:color w:val="008080"/>
                <w:lang w:val="fr-BE"/>
              </w:rPr>
              <w:t>ιτρο</w:t>
            </w:r>
            <w:proofErr w:type="spellEnd"/>
            <w:r w:rsidRPr="00292DEB">
              <w:rPr>
                <w:rFonts w:cs="Arial"/>
                <w:i/>
                <w:color w:val="008080"/>
                <w:lang w:val="fr-BE"/>
              </w:rPr>
              <w:t>πή</w:t>
            </w:r>
            <w:r w:rsidRPr="00292DEB">
              <w:rPr>
                <w:rFonts w:cs="Arial"/>
                <w:lang w:val="fr-BE"/>
              </w:rPr>
              <w:t>) de l</w:t>
            </w:r>
            <w:r w:rsidRPr="00292DEB">
              <w:rPr>
                <w:rFonts w:cs="Arial"/>
                <w:color w:val="008000"/>
                <w:lang w:val="fr-BE"/>
              </w:rPr>
              <w:t xml:space="preserve">’e-EFKA </w:t>
            </w:r>
            <w:r w:rsidRPr="00292DEB">
              <w:rPr>
                <w:rFonts w:cs="Arial"/>
                <w:lang w:val="fr-BE"/>
              </w:rPr>
              <w:t xml:space="preserve">à partir du </w:t>
            </w:r>
            <w:r w:rsidRPr="00292DEB">
              <w:rPr>
                <w:rFonts w:cs="Arial"/>
                <w:color w:val="C00000"/>
                <w:lang w:val="fr-BE"/>
              </w:rPr>
              <w:t>16</w:t>
            </w:r>
            <w:r w:rsidRPr="00292DEB">
              <w:rPr>
                <w:rFonts w:cs="Arial"/>
                <w:vertAlign w:val="superscript"/>
                <w:lang w:val="fr-BE"/>
              </w:rPr>
              <w:t>e</w:t>
            </w:r>
            <w:r w:rsidRPr="00292DEB">
              <w:rPr>
                <w:rFonts w:cs="Arial"/>
                <w:lang w:val="fr-BE"/>
              </w:rPr>
              <w:t xml:space="preserve"> jour de maladie.</w:t>
            </w:r>
          </w:p>
          <w:p w14:paraId="6A1BC77D" w14:textId="77777777" w:rsidR="00CD2271" w:rsidRPr="00292DEB" w:rsidRDefault="00CD2271" w:rsidP="00CD2271">
            <w:pPr>
              <w:spacing w:line="276" w:lineRule="auto"/>
              <w:rPr>
                <w:rFonts w:cs="Arial"/>
                <w:iCs/>
                <w:lang w:val="fr-BE"/>
              </w:rPr>
            </w:pPr>
            <w:r w:rsidRPr="00292DEB">
              <w:rPr>
                <w:rFonts w:cs="Arial"/>
                <w:lang w:val="fr-BE"/>
              </w:rPr>
              <w:t>Lorsque l’incapacité de travail est attestée par un médecin d’un hôpital public</w:t>
            </w:r>
            <w:r w:rsidRPr="00292DEB">
              <w:rPr>
                <w:rFonts w:cs="Arial"/>
                <w:color w:val="008000"/>
                <w:lang w:val="fr-BE"/>
              </w:rPr>
              <w:t xml:space="preserve"> ΕΣΥ)</w:t>
            </w:r>
            <w:r w:rsidRPr="00292DEB">
              <w:rPr>
                <w:rFonts w:cs="Arial"/>
                <w:i/>
                <w:color w:val="008080"/>
                <w:lang w:val="fr-BE"/>
              </w:rPr>
              <w:t xml:space="preserve">(ΕΘΝΙΚΟ ΣΥΣΤΗΜΑ ΥΓΕΙΑΣ) </w:t>
            </w:r>
            <w:r w:rsidRPr="00292DEB">
              <w:rPr>
                <w:rFonts w:cs="Arial"/>
                <w:iCs/>
                <w:lang w:val="fr-BE"/>
              </w:rPr>
              <w:t>ou par un médecin d’une clinique privée sous contrat avec l’</w:t>
            </w:r>
            <w:r w:rsidRPr="00292DEB">
              <w:rPr>
                <w:rFonts w:cs="Arial"/>
                <w:color w:val="000000"/>
                <w:lang w:val="fr-BE"/>
              </w:rPr>
              <w:t xml:space="preserve">EOPYY pour les </w:t>
            </w:r>
            <w:r w:rsidRPr="00292DEB">
              <w:rPr>
                <w:rFonts w:cs="Arial"/>
                <w:color w:val="C00000"/>
                <w:lang w:val="fr-BE"/>
              </w:rPr>
              <w:t>30 </w:t>
            </w:r>
            <w:r w:rsidRPr="00292DEB">
              <w:rPr>
                <w:rFonts w:cs="Arial"/>
                <w:color w:val="000000"/>
                <w:lang w:val="fr-BE"/>
              </w:rPr>
              <w:t>premiers jours civils de maladie,</w:t>
            </w:r>
            <w:r w:rsidRPr="00292DEB">
              <w:rPr>
                <w:rFonts w:cs="Arial"/>
                <w:iCs/>
                <w:lang w:val="fr-BE"/>
              </w:rPr>
              <w:t xml:space="preserve"> l’incapacité de travail doit être attestée par les médecins du </w:t>
            </w:r>
            <w:r w:rsidRPr="00292DEB">
              <w:rPr>
                <w:rFonts w:cs="Arial"/>
                <w:iCs/>
                <w:color w:val="008000"/>
                <w:lang w:val="fr-BE"/>
              </w:rPr>
              <w:t xml:space="preserve">comité supérieur de la santé </w:t>
            </w:r>
            <w:r w:rsidRPr="00292DEB">
              <w:rPr>
                <w:rFonts w:cs="Arial"/>
                <w:lang w:val="fr-BE"/>
              </w:rPr>
              <w:t>(</w:t>
            </w:r>
            <w:proofErr w:type="spellStart"/>
            <w:r w:rsidRPr="00292DEB">
              <w:rPr>
                <w:rFonts w:cs="Arial"/>
                <w:i/>
                <w:color w:val="008080"/>
                <w:lang w:val="fr-BE"/>
              </w:rPr>
              <w:t>Ανώτ</w:t>
            </w:r>
            <w:proofErr w:type="spellEnd"/>
            <w:r w:rsidRPr="00292DEB">
              <w:rPr>
                <w:rFonts w:cs="Arial"/>
                <w:i/>
                <w:color w:val="008080"/>
                <w:lang w:val="fr-BE"/>
              </w:rPr>
              <w:t xml:space="preserve">ατη </w:t>
            </w:r>
            <w:proofErr w:type="spellStart"/>
            <w:r w:rsidRPr="00292DEB">
              <w:rPr>
                <w:rFonts w:cs="Arial"/>
                <w:i/>
                <w:color w:val="008080"/>
                <w:lang w:val="fr-BE"/>
              </w:rPr>
              <w:t>Υγειονομική</w:t>
            </w:r>
            <w:proofErr w:type="spellEnd"/>
            <w:r w:rsidRPr="00292DEB">
              <w:rPr>
                <w:rFonts w:cs="Arial"/>
                <w:i/>
                <w:color w:val="008080"/>
                <w:lang w:val="fr-BE"/>
              </w:rPr>
              <w:t xml:space="preserve"> Επ</w:t>
            </w:r>
            <w:proofErr w:type="spellStart"/>
            <w:r w:rsidRPr="00292DEB">
              <w:rPr>
                <w:rFonts w:cs="Arial"/>
                <w:i/>
                <w:color w:val="008080"/>
                <w:lang w:val="fr-BE"/>
              </w:rPr>
              <w:t>ιτρο</w:t>
            </w:r>
            <w:proofErr w:type="spellEnd"/>
            <w:r w:rsidRPr="00292DEB">
              <w:rPr>
                <w:rFonts w:cs="Arial"/>
                <w:i/>
                <w:color w:val="008080"/>
                <w:lang w:val="fr-BE"/>
              </w:rPr>
              <w:t>πή</w:t>
            </w:r>
            <w:r w:rsidRPr="00292DEB">
              <w:rPr>
                <w:rFonts w:cs="Arial"/>
                <w:lang w:val="fr-BE"/>
              </w:rPr>
              <w:t>) de l</w:t>
            </w:r>
            <w:r w:rsidRPr="00292DEB">
              <w:rPr>
                <w:rFonts w:cs="Arial"/>
                <w:color w:val="008000"/>
                <w:lang w:val="fr-BE"/>
              </w:rPr>
              <w:t xml:space="preserve">’e-EFKA </w:t>
            </w:r>
            <w:r w:rsidRPr="00292DEB">
              <w:rPr>
                <w:rFonts w:cs="Arial"/>
                <w:lang w:val="fr-BE"/>
              </w:rPr>
              <w:t xml:space="preserve">à partir du </w:t>
            </w:r>
            <w:r w:rsidRPr="00292DEB">
              <w:rPr>
                <w:rFonts w:cs="Arial"/>
                <w:color w:val="C00000"/>
                <w:lang w:val="fr-BE"/>
              </w:rPr>
              <w:t>31</w:t>
            </w:r>
            <w:r w:rsidRPr="00292DEB">
              <w:rPr>
                <w:rFonts w:cs="Arial"/>
                <w:vertAlign w:val="superscript"/>
                <w:lang w:val="fr-BE"/>
              </w:rPr>
              <w:t>e</w:t>
            </w:r>
            <w:r w:rsidRPr="00292DEB">
              <w:rPr>
                <w:rFonts w:cs="Arial"/>
                <w:lang w:val="fr-BE"/>
              </w:rPr>
              <w:t xml:space="preserve"> jour de maladie.</w:t>
            </w:r>
          </w:p>
          <w:p w14:paraId="46C0F6F4" w14:textId="77777777" w:rsidR="00CD2271" w:rsidRPr="00292DEB" w:rsidRDefault="00CD2271" w:rsidP="00CD2271">
            <w:pPr>
              <w:spacing w:line="276" w:lineRule="auto"/>
              <w:rPr>
                <w:rFonts w:cs="Arial"/>
                <w:iCs/>
                <w:lang w:val="fr-BE"/>
              </w:rPr>
            </w:pPr>
          </w:p>
          <w:p w14:paraId="73CEC1BC" w14:textId="77777777" w:rsidR="00CD2271" w:rsidRPr="00292DEB" w:rsidRDefault="00CD2271" w:rsidP="00CD2271">
            <w:pPr>
              <w:spacing w:line="276" w:lineRule="auto"/>
              <w:rPr>
                <w:rFonts w:cs="Arial"/>
                <w:iCs/>
                <w:lang w:val="fr-BE"/>
              </w:rPr>
            </w:pPr>
            <w:r w:rsidRPr="00292DEB">
              <w:rPr>
                <w:rFonts w:cs="Arial"/>
                <w:iCs/>
                <w:lang w:val="fr-BE"/>
              </w:rPr>
              <w:t>La déclaration des personnes assurées doit être adressée au bureau local de l’e-EFKA de leur lieu de résidence dans un délai de deux jours.</w:t>
            </w:r>
          </w:p>
          <w:p w14:paraId="5DEB33FE" w14:textId="77777777" w:rsidR="00CD2271" w:rsidRPr="00292DEB" w:rsidRDefault="00CD2271" w:rsidP="00CD2271">
            <w:pPr>
              <w:spacing w:line="276" w:lineRule="auto"/>
              <w:rPr>
                <w:rFonts w:cs="Arial"/>
                <w:iCs/>
                <w:lang w:val="fr-BE"/>
              </w:rPr>
            </w:pPr>
            <w:r w:rsidRPr="00292DEB">
              <w:rPr>
                <w:rFonts w:cs="Arial"/>
                <w:iCs/>
                <w:lang w:val="fr-BE"/>
              </w:rPr>
              <w:t xml:space="preserve">Aucune procédure de suivi médical n’est prévue. L’employeur ne peut contester le certificat d’incapacité. </w:t>
            </w:r>
          </w:p>
          <w:p w14:paraId="468EB9F0" w14:textId="60C085BD" w:rsidR="00CD2271" w:rsidRPr="00292DEB" w:rsidRDefault="00CD2271" w:rsidP="00CD2271">
            <w:pPr>
              <w:tabs>
                <w:tab w:val="left" w:pos="680"/>
                <w:tab w:val="center" w:pos="6521"/>
                <w:tab w:val="right" w:pos="12758"/>
              </w:tabs>
              <w:spacing w:line="276" w:lineRule="auto"/>
              <w:rPr>
                <w:rFonts w:cs="Arial"/>
                <w:lang w:val="fr-BE"/>
              </w:rPr>
            </w:pPr>
          </w:p>
        </w:tc>
        <w:tc>
          <w:tcPr>
            <w:tcW w:w="1370" w:type="pct"/>
          </w:tcPr>
          <w:p w14:paraId="6DCB3F8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E-III-07-EL</w:t>
            </w:r>
          </w:p>
          <w:p w14:paraId="2950603B" w14:textId="77777777" w:rsidR="00CD2271" w:rsidRPr="00292DEB" w:rsidRDefault="00CD2271" w:rsidP="00CD2271">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In case incapacity for work is certified by a doctor of the </w:t>
            </w:r>
            <w:r w:rsidRPr="00292DEB">
              <w:rPr>
                <w:color w:val="008000"/>
                <w:sz w:val="15"/>
                <w:szCs w:val="15"/>
                <w:lang w:val="en-GB"/>
              </w:rPr>
              <w:t>National Organisation for the Provision of Health Services (EOPYY)</w:t>
            </w:r>
            <w:r w:rsidRPr="00292DEB">
              <w:rPr>
                <w:i/>
                <w:color w:val="008080"/>
                <w:sz w:val="15"/>
                <w:szCs w:val="15"/>
                <w:lang w:val="en-GB"/>
              </w:rPr>
              <w:t>(</w:t>
            </w:r>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 xml:space="preserve"> or by a private doctor having a contract with </w:t>
            </w:r>
            <w:r w:rsidRPr="00292DEB">
              <w:rPr>
                <w:color w:val="008000"/>
                <w:sz w:val="15"/>
                <w:szCs w:val="15"/>
                <w:lang w:val="en-GB"/>
              </w:rPr>
              <w:t>EOPYY</w:t>
            </w:r>
            <w:r w:rsidRPr="00292DEB">
              <w:rPr>
                <w:color w:val="000000"/>
                <w:sz w:val="15"/>
                <w:szCs w:val="15"/>
                <w:lang w:val="en-GB"/>
              </w:rPr>
              <w:t xml:space="preserve"> for the first </w:t>
            </w:r>
            <w:r w:rsidRPr="00292DEB">
              <w:rPr>
                <w:color w:val="C00000"/>
                <w:sz w:val="15"/>
                <w:szCs w:val="15"/>
                <w:lang w:val="en-GB"/>
              </w:rPr>
              <w:t>15</w:t>
            </w:r>
            <w:r w:rsidRPr="00292DEB">
              <w:rPr>
                <w:color w:val="000000"/>
                <w:sz w:val="15"/>
                <w:szCs w:val="15"/>
                <w:lang w:val="en-GB"/>
              </w:rPr>
              <w:t xml:space="preserve"> calendar days of sickness: incapacity for work needs to be certified by the doctors of </w:t>
            </w:r>
            <w:r w:rsidRPr="00292DEB">
              <w:rPr>
                <w:color w:val="000000"/>
                <w:sz w:val="15"/>
                <w:szCs w:val="15"/>
                <w:lang w:val="en-GB"/>
              </w:rPr>
              <w:lastRenderedPageBreak/>
              <w:t xml:space="preserve">the </w:t>
            </w:r>
            <w:r w:rsidRPr="00292DEB">
              <w:rPr>
                <w:color w:val="008000"/>
                <w:sz w:val="15"/>
                <w:szCs w:val="15"/>
                <w:lang w:val="en-GB"/>
              </w:rPr>
              <w:t xml:space="preserve">Supreme Health Committee </w:t>
            </w:r>
            <w:r w:rsidRPr="00292DEB">
              <w:rPr>
                <w:color w:val="000000"/>
                <w:sz w:val="15"/>
                <w:szCs w:val="15"/>
                <w:lang w:val="en-GB"/>
              </w:rPr>
              <w:t>(</w:t>
            </w:r>
            <w:proofErr w:type="spellStart"/>
            <w:r w:rsidRPr="00292DEB">
              <w:rPr>
                <w:i/>
                <w:color w:val="008080"/>
                <w:sz w:val="15"/>
                <w:szCs w:val="15"/>
              </w:rPr>
              <w:t>Ανώτ</w:t>
            </w:r>
            <w:proofErr w:type="spellEnd"/>
            <w:r w:rsidRPr="00292DEB">
              <w:rPr>
                <w:i/>
                <w:color w:val="008080"/>
                <w:sz w:val="15"/>
                <w:szCs w:val="15"/>
              </w:rPr>
              <w:t>ατη</w:t>
            </w:r>
            <w:r w:rsidRPr="00292DEB">
              <w:rPr>
                <w:i/>
                <w:color w:val="008080"/>
                <w:sz w:val="15"/>
                <w:szCs w:val="15"/>
                <w:lang w:val="en-GB"/>
              </w:rPr>
              <w:t xml:space="preserve"> </w:t>
            </w:r>
            <w:proofErr w:type="spellStart"/>
            <w:r w:rsidRPr="00292DEB">
              <w:rPr>
                <w:i/>
                <w:color w:val="008080"/>
                <w:sz w:val="15"/>
                <w:szCs w:val="15"/>
              </w:rPr>
              <w:t>Υγειονομική</w:t>
            </w:r>
            <w:proofErr w:type="spellEnd"/>
            <w:r w:rsidRPr="00292DEB">
              <w:rPr>
                <w:i/>
                <w:color w:val="008080"/>
                <w:sz w:val="15"/>
                <w:szCs w:val="15"/>
                <w:lang w:val="en-GB"/>
              </w:rPr>
              <w:t xml:space="preserve"> </w:t>
            </w:r>
            <w:r w:rsidRPr="00292DEB">
              <w:rPr>
                <w:i/>
                <w:color w:val="008080"/>
                <w:sz w:val="15"/>
                <w:szCs w:val="15"/>
              </w:rPr>
              <w:t>Επ</w:t>
            </w:r>
            <w:proofErr w:type="spellStart"/>
            <w:r w:rsidRPr="00292DEB">
              <w:rPr>
                <w:i/>
                <w:color w:val="008080"/>
                <w:sz w:val="15"/>
                <w:szCs w:val="15"/>
              </w:rPr>
              <w:t>ιτρο</w:t>
            </w:r>
            <w:proofErr w:type="spellEnd"/>
            <w:r w:rsidRPr="00292DEB">
              <w:rPr>
                <w:i/>
                <w:color w:val="008080"/>
                <w:sz w:val="15"/>
                <w:szCs w:val="15"/>
              </w:rPr>
              <w:t>πή</w:t>
            </w:r>
            <w:r w:rsidRPr="00292DEB">
              <w:rPr>
                <w:color w:val="000000"/>
                <w:sz w:val="15"/>
                <w:szCs w:val="15"/>
                <w:lang w:val="en-GB"/>
              </w:rPr>
              <w:t xml:space="preserve">) of </w:t>
            </w:r>
            <w:r w:rsidRPr="00292DEB">
              <w:rPr>
                <w:color w:val="008000"/>
                <w:sz w:val="15"/>
                <w:szCs w:val="15"/>
                <w:lang w:val="en-GB"/>
              </w:rPr>
              <w:t>e-EFKA</w:t>
            </w:r>
            <w:r w:rsidRPr="00292DEB">
              <w:rPr>
                <w:color w:val="000000"/>
                <w:sz w:val="15"/>
                <w:szCs w:val="15"/>
                <w:lang w:val="en-GB"/>
              </w:rPr>
              <w:t xml:space="preserve"> from the </w:t>
            </w:r>
            <w:r w:rsidRPr="00292DEB">
              <w:rPr>
                <w:color w:val="C00000"/>
                <w:sz w:val="15"/>
                <w:szCs w:val="15"/>
                <w:lang w:val="en-GB"/>
              </w:rPr>
              <w:t>16</w:t>
            </w:r>
            <w:r w:rsidRPr="00292DEB">
              <w:rPr>
                <w:color w:val="000000"/>
                <w:sz w:val="15"/>
                <w:szCs w:val="15"/>
                <w:vertAlign w:val="superscript"/>
                <w:lang w:val="en-GB"/>
              </w:rPr>
              <w:t xml:space="preserve">th </w:t>
            </w:r>
            <w:r w:rsidRPr="00292DEB">
              <w:rPr>
                <w:color w:val="000000"/>
                <w:sz w:val="15"/>
                <w:szCs w:val="15"/>
                <w:lang w:val="en-GB"/>
              </w:rPr>
              <w:t>day of sickness onwards.</w:t>
            </w:r>
          </w:p>
          <w:p w14:paraId="0B88709B"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In case incapacity for work is certified by either a doctor of a Public Hospital </w:t>
            </w:r>
            <w:r w:rsidRPr="00292DEB">
              <w:rPr>
                <w:color w:val="008000"/>
                <w:sz w:val="15"/>
                <w:szCs w:val="15"/>
                <w:lang w:val="en-GB"/>
              </w:rPr>
              <w:t>(</w:t>
            </w:r>
            <w:r w:rsidRPr="00292DEB">
              <w:rPr>
                <w:color w:val="008000"/>
                <w:sz w:val="15"/>
                <w:szCs w:val="15"/>
              </w:rPr>
              <w:t>ΕΣΥ</w:t>
            </w:r>
            <w:r w:rsidRPr="00292DEB">
              <w:rPr>
                <w:color w:val="008000"/>
                <w:sz w:val="15"/>
                <w:szCs w:val="15"/>
                <w:lang w:val="en-GB"/>
              </w:rPr>
              <w:t>)</w:t>
            </w:r>
            <w:r w:rsidRPr="00292DEB">
              <w:rPr>
                <w:i/>
                <w:color w:val="008080"/>
                <w:sz w:val="15"/>
                <w:szCs w:val="15"/>
                <w:lang w:val="en-GB"/>
              </w:rPr>
              <w:t>(</w:t>
            </w:r>
            <w:r w:rsidRPr="00292DEB">
              <w:rPr>
                <w:i/>
                <w:color w:val="008080"/>
                <w:sz w:val="15"/>
                <w:szCs w:val="15"/>
              </w:rPr>
              <w:t>ΕΘΝΙΚΟ</w:t>
            </w:r>
            <w:r w:rsidRPr="00292DEB">
              <w:rPr>
                <w:i/>
                <w:color w:val="008080"/>
                <w:sz w:val="15"/>
                <w:szCs w:val="15"/>
                <w:lang w:val="en-GB"/>
              </w:rPr>
              <w:t xml:space="preserve"> </w:t>
            </w:r>
            <w:r w:rsidRPr="00292DEB">
              <w:rPr>
                <w:i/>
                <w:color w:val="008080"/>
                <w:sz w:val="15"/>
                <w:szCs w:val="15"/>
              </w:rPr>
              <w:t>ΣΥΣΤΗΜΑ</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w:t>
            </w:r>
            <w:r w:rsidRPr="00292DEB">
              <w:rPr>
                <w:color w:val="000000"/>
                <w:sz w:val="15"/>
                <w:szCs w:val="15"/>
                <w:lang w:val="en-GB"/>
              </w:rPr>
              <w:t xml:space="preserve"> or by a doctor of a private clinic having a contract with </w:t>
            </w:r>
            <w:r w:rsidRPr="00292DEB">
              <w:rPr>
                <w:color w:val="008000"/>
                <w:sz w:val="15"/>
                <w:szCs w:val="15"/>
                <w:lang w:val="en-GB"/>
              </w:rPr>
              <w:t>EOPYY</w:t>
            </w:r>
            <w:r w:rsidRPr="00292DEB">
              <w:rPr>
                <w:color w:val="000000"/>
                <w:sz w:val="15"/>
                <w:szCs w:val="15"/>
                <w:lang w:val="en-GB"/>
              </w:rPr>
              <w:t xml:space="preserve"> for the first </w:t>
            </w:r>
            <w:r w:rsidRPr="00292DEB">
              <w:rPr>
                <w:color w:val="C00000"/>
                <w:sz w:val="15"/>
                <w:szCs w:val="15"/>
                <w:lang w:val="en-GB"/>
              </w:rPr>
              <w:t>30</w:t>
            </w:r>
            <w:r w:rsidRPr="00292DEB">
              <w:rPr>
                <w:color w:val="000000"/>
                <w:sz w:val="15"/>
                <w:szCs w:val="15"/>
                <w:lang w:val="en-GB"/>
              </w:rPr>
              <w:t xml:space="preserve"> calendar days of sickness: incapacity for work needs to be certified by the doctors of the </w:t>
            </w:r>
            <w:r w:rsidRPr="00292DEB">
              <w:rPr>
                <w:color w:val="008000"/>
                <w:sz w:val="15"/>
                <w:szCs w:val="15"/>
                <w:lang w:val="en-GB"/>
              </w:rPr>
              <w:t xml:space="preserve">Supreme Health Committee </w:t>
            </w:r>
            <w:r w:rsidRPr="00292DEB">
              <w:rPr>
                <w:color w:val="000000"/>
                <w:sz w:val="15"/>
                <w:szCs w:val="15"/>
                <w:lang w:val="en-GB"/>
              </w:rPr>
              <w:t>(</w:t>
            </w:r>
            <w:proofErr w:type="spellStart"/>
            <w:r w:rsidRPr="00292DEB">
              <w:rPr>
                <w:i/>
                <w:color w:val="008080"/>
                <w:sz w:val="15"/>
                <w:szCs w:val="15"/>
              </w:rPr>
              <w:t>Ανώτ</w:t>
            </w:r>
            <w:proofErr w:type="spellEnd"/>
            <w:r w:rsidRPr="00292DEB">
              <w:rPr>
                <w:i/>
                <w:color w:val="008080"/>
                <w:sz w:val="15"/>
                <w:szCs w:val="15"/>
              </w:rPr>
              <w:t>ατη</w:t>
            </w:r>
            <w:r w:rsidRPr="00292DEB">
              <w:rPr>
                <w:i/>
                <w:color w:val="008080"/>
                <w:sz w:val="15"/>
                <w:szCs w:val="15"/>
                <w:lang w:val="en-GB"/>
              </w:rPr>
              <w:t xml:space="preserve"> </w:t>
            </w:r>
            <w:proofErr w:type="spellStart"/>
            <w:r w:rsidRPr="00292DEB">
              <w:rPr>
                <w:i/>
                <w:color w:val="008080"/>
                <w:sz w:val="15"/>
                <w:szCs w:val="15"/>
              </w:rPr>
              <w:t>Υγειονομική</w:t>
            </w:r>
            <w:proofErr w:type="spellEnd"/>
            <w:r w:rsidRPr="00292DEB">
              <w:rPr>
                <w:i/>
                <w:color w:val="008080"/>
                <w:sz w:val="15"/>
                <w:szCs w:val="15"/>
                <w:lang w:val="en-GB"/>
              </w:rPr>
              <w:t xml:space="preserve"> </w:t>
            </w:r>
            <w:r w:rsidRPr="00292DEB">
              <w:rPr>
                <w:i/>
                <w:color w:val="008080"/>
                <w:sz w:val="15"/>
                <w:szCs w:val="15"/>
              </w:rPr>
              <w:t>Επ</w:t>
            </w:r>
            <w:proofErr w:type="spellStart"/>
            <w:r w:rsidRPr="00292DEB">
              <w:rPr>
                <w:i/>
                <w:color w:val="008080"/>
                <w:sz w:val="15"/>
                <w:szCs w:val="15"/>
              </w:rPr>
              <w:t>ιτρο</w:t>
            </w:r>
            <w:proofErr w:type="spellEnd"/>
            <w:r w:rsidRPr="00292DEB">
              <w:rPr>
                <w:i/>
                <w:color w:val="008080"/>
                <w:sz w:val="15"/>
                <w:szCs w:val="15"/>
              </w:rPr>
              <w:t>πή</w:t>
            </w:r>
            <w:r w:rsidRPr="00292DEB">
              <w:rPr>
                <w:color w:val="000000"/>
                <w:sz w:val="15"/>
                <w:szCs w:val="15"/>
                <w:lang w:val="en-GB"/>
              </w:rPr>
              <w:t xml:space="preserve">) of </w:t>
            </w:r>
            <w:r w:rsidRPr="00292DEB">
              <w:rPr>
                <w:color w:val="008000"/>
                <w:sz w:val="15"/>
                <w:szCs w:val="15"/>
                <w:lang w:val="en-GB"/>
              </w:rPr>
              <w:t xml:space="preserve">e-EFKA </w:t>
            </w:r>
            <w:r w:rsidRPr="00292DEB">
              <w:rPr>
                <w:color w:val="000000"/>
                <w:sz w:val="15"/>
                <w:szCs w:val="15"/>
                <w:lang w:val="en-GB"/>
              </w:rPr>
              <w:t xml:space="preserve">from the </w:t>
            </w:r>
            <w:r w:rsidRPr="00292DEB">
              <w:rPr>
                <w:color w:val="C00000"/>
                <w:sz w:val="15"/>
                <w:szCs w:val="15"/>
                <w:lang w:val="en-GB"/>
              </w:rPr>
              <w:t>31</w:t>
            </w:r>
            <w:r w:rsidRPr="00292DEB">
              <w:rPr>
                <w:color w:val="C00000"/>
                <w:sz w:val="15"/>
                <w:szCs w:val="15"/>
                <w:vertAlign w:val="superscript"/>
                <w:lang w:val="en-GB"/>
              </w:rPr>
              <w:t>st</w:t>
            </w:r>
            <w:r w:rsidRPr="00292DEB">
              <w:rPr>
                <w:color w:val="C00000"/>
                <w:sz w:val="15"/>
                <w:szCs w:val="15"/>
                <w:lang w:val="en-GB"/>
              </w:rPr>
              <w:t xml:space="preserve"> </w:t>
            </w:r>
            <w:r w:rsidRPr="00292DEB">
              <w:rPr>
                <w:color w:val="000000"/>
                <w:sz w:val="15"/>
                <w:szCs w:val="15"/>
                <w:lang w:val="en-GB"/>
              </w:rPr>
              <w:t>day of sickness onwards.</w:t>
            </w:r>
          </w:p>
          <w:p w14:paraId="0C54B47E" w14:textId="77777777" w:rsidR="00CD2271" w:rsidRPr="00292DEB" w:rsidRDefault="00CD2271" w:rsidP="00CD2271">
            <w:pPr>
              <w:pStyle w:val="Normal0"/>
              <w:pBdr>
                <w:top w:val="nil"/>
                <w:left w:val="nil"/>
                <w:bottom w:val="nil"/>
                <w:right w:val="nil"/>
                <w:between w:val="nil"/>
              </w:pBdr>
              <w:spacing w:before="0"/>
              <w:rPr>
                <w:color w:val="000000"/>
                <w:sz w:val="15"/>
                <w:szCs w:val="15"/>
                <w:lang w:val="en-GB"/>
              </w:rPr>
            </w:pPr>
          </w:p>
          <w:p w14:paraId="289CF282" w14:textId="77777777" w:rsidR="00CD2271" w:rsidRPr="00292DEB" w:rsidRDefault="00CD2271" w:rsidP="00CD2271">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 xml:space="preserve">The declaration by the insured persons must be sent to the </w:t>
            </w:r>
            <w:r w:rsidRPr="00292DEB">
              <w:rPr>
                <w:color w:val="008000"/>
                <w:sz w:val="15"/>
                <w:szCs w:val="15"/>
                <w:lang w:val="en-GB"/>
              </w:rPr>
              <w:t>e-EFKA</w:t>
            </w:r>
            <w:r w:rsidRPr="00292DEB">
              <w:rPr>
                <w:color w:val="000000"/>
                <w:sz w:val="15"/>
                <w:szCs w:val="15"/>
                <w:lang w:val="en-GB"/>
              </w:rPr>
              <w:t xml:space="preserve"> branch of his/her residence with the certification by the doctor within two days.</w:t>
            </w:r>
          </w:p>
          <w:p w14:paraId="28102990"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No medical follow-up procedure. The employer cannot controvert the incapacity certification.</w:t>
            </w:r>
          </w:p>
          <w:p w14:paraId="45190218"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D2CA50F"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3</w:t>
            </w:r>
          </w:p>
          <w:p w14:paraId="12183B37" w14:textId="77777777" w:rsidR="00CD2271" w:rsidRPr="00292DEB" w:rsidRDefault="00CD2271" w:rsidP="00CD2271">
            <w:pPr>
              <w:spacing w:line="276" w:lineRule="auto"/>
              <w:rPr>
                <w:rFonts w:cs="Arial"/>
                <w:color w:val="0000FF"/>
                <w:lang w:val="en-US"/>
              </w:rPr>
            </w:pPr>
          </w:p>
        </w:tc>
        <w:tc>
          <w:tcPr>
            <w:tcW w:w="127" w:type="pct"/>
          </w:tcPr>
          <w:p w14:paraId="24C4F935" w14:textId="77777777" w:rsidR="00CD2271" w:rsidRPr="00292DEB" w:rsidRDefault="00CD2271" w:rsidP="00CD2271">
            <w:pPr>
              <w:spacing w:line="276" w:lineRule="auto"/>
              <w:rPr>
                <w:rFonts w:cs="Arial"/>
                <w:color w:val="0000FF"/>
                <w:lang w:val="fr-FR"/>
              </w:rPr>
            </w:pPr>
            <w:r w:rsidRPr="00292DEB">
              <w:rPr>
                <w:rFonts w:cs="Arial"/>
                <w:color w:val="0000FF"/>
                <w:lang w:val="fr-FR"/>
              </w:rPr>
              <w:t>7</w:t>
            </w:r>
          </w:p>
          <w:p w14:paraId="2E3A15F7" w14:textId="77777777" w:rsidR="00CD2271" w:rsidRPr="00292DEB" w:rsidRDefault="00CD2271" w:rsidP="00CD2271">
            <w:pPr>
              <w:spacing w:line="276" w:lineRule="auto"/>
              <w:rPr>
                <w:rFonts w:cs="Arial"/>
                <w:color w:val="0000FF"/>
                <w:lang w:val="en-US"/>
              </w:rPr>
            </w:pPr>
          </w:p>
        </w:tc>
        <w:tc>
          <w:tcPr>
            <w:tcW w:w="402" w:type="pct"/>
          </w:tcPr>
          <w:p w14:paraId="43B752D6"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3AA53EA9" w14:textId="77777777" w:rsidR="00CD2271" w:rsidRPr="00292DEB" w:rsidRDefault="00CD2271" w:rsidP="00CD2271">
            <w:pPr>
              <w:spacing w:line="276" w:lineRule="auto"/>
              <w:rPr>
                <w:rFonts w:cs="Arial"/>
                <w:color w:val="0000FF"/>
                <w:lang w:val="en-US"/>
              </w:rPr>
            </w:pPr>
          </w:p>
        </w:tc>
      </w:tr>
      <w:tr w:rsidR="00CD2271" w:rsidRPr="00292DEB" w14:paraId="04A02BEF" w14:textId="77777777" w:rsidTr="005D0FED">
        <w:tc>
          <w:tcPr>
            <w:tcW w:w="193" w:type="pct"/>
          </w:tcPr>
          <w:p w14:paraId="46A5282E" w14:textId="77777777" w:rsidR="00CD2271" w:rsidRPr="00292DEB" w:rsidRDefault="00CD2271" w:rsidP="00CD2271">
            <w:pPr>
              <w:spacing w:line="276" w:lineRule="auto"/>
              <w:jc w:val="left"/>
              <w:rPr>
                <w:rFonts w:cs="Arial"/>
                <w:lang w:val="es-ES"/>
              </w:rPr>
            </w:pPr>
            <w:r w:rsidRPr="00292DEB">
              <w:rPr>
                <w:rFonts w:cs="Arial"/>
                <w:lang w:val="es-ES"/>
              </w:rPr>
              <w:t>EL</w:t>
            </w:r>
          </w:p>
          <w:p w14:paraId="49033551" w14:textId="77777777" w:rsidR="00CD2271" w:rsidRPr="00292DEB" w:rsidRDefault="00CD2271" w:rsidP="00CD2271">
            <w:pPr>
              <w:spacing w:line="276" w:lineRule="auto"/>
              <w:jc w:val="left"/>
              <w:rPr>
                <w:rFonts w:cs="Arial"/>
                <w:lang w:val="es-ES"/>
              </w:rPr>
            </w:pPr>
            <w:r w:rsidRPr="00292DEB">
              <w:rPr>
                <w:rFonts w:cs="Arial"/>
                <w:lang w:val="es-ES"/>
              </w:rPr>
              <w:t>EL</w:t>
            </w:r>
          </w:p>
          <w:p w14:paraId="36D3023A" w14:textId="1B213EA4"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666A1212" w14:textId="656CE7BA" w:rsidR="00CD2271" w:rsidRPr="00292DEB" w:rsidRDefault="00CD2271" w:rsidP="00CD2271">
            <w:pPr>
              <w:spacing w:line="276" w:lineRule="auto"/>
              <w:rPr>
                <w:rFonts w:cs="Arial"/>
              </w:rPr>
            </w:pPr>
            <w:r w:rsidRPr="00292DEB">
              <w:rPr>
                <w:rFonts w:cs="Arial"/>
              </w:rPr>
              <w:t>Keine weiteren Bedingungen.</w:t>
            </w:r>
          </w:p>
        </w:tc>
        <w:tc>
          <w:tcPr>
            <w:tcW w:w="1370" w:type="pct"/>
          </w:tcPr>
          <w:p w14:paraId="2EDD10E4" w14:textId="690223F1" w:rsidR="00CD2271" w:rsidRPr="00292DEB" w:rsidRDefault="00CD2271" w:rsidP="00CD2271">
            <w:pPr>
              <w:spacing w:line="276" w:lineRule="auto"/>
              <w:rPr>
                <w:rFonts w:cs="Arial"/>
                <w:bCs/>
                <w:lang w:val="fr-BE"/>
              </w:rPr>
            </w:pPr>
            <w:r w:rsidRPr="00292DEB">
              <w:rPr>
                <w:rFonts w:cs="Arial"/>
                <w:lang w:val="fr-BE"/>
              </w:rPr>
              <w:t>Pas d’autres conditions.</w:t>
            </w:r>
          </w:p>
        </w:tc>
        <w:tc>
          <w:tcPr>
            <w:tcW w:w="1370" w:type="pct"/>
          </w:tcPr>
          <w:p w14:paraId="0F1745F8" w14:textId="77777777" w:rsidR="00CD2271" w:rsidRPr="00292DEB" w:rsidRDefault="00CD2271" w:rsidP="00CD2271">
            <w:pPr>
              <w:pStyle w:val="Normal0"/>
              <w:pBdr>
                <w:top w:val="nil"/>
                <w:left w:val="nil"/>
                <w:bottom w:val="nil"/>
                <w:right w:val="nil"/>
                <w:between w:val="nil"/>
              </w:pBdr>
              <w:spacing w:after="0"/>
              <w:rPr>
                <w:color w:val="800000"/>
                <w:sz w:val="15"/>
                <w:szCs w:val="15"/>
              </w:rPr>
            </w:pPr>
            <w:r w:rsidRPr="00292DEB">
              <w:rPr>
                <w:b/>
                <w:color w:val="FF0000"/>
                <w:sz w:val="15"/>
                <w:szCs w:val="15"/>
              </w:rPr>
              <w:t>E-III-08-EL</w:t>
            </w:r>
          </w:p>
          <w:p w14:paraId="0AE3E79B" w14:textId="77777777" w:rsidR="00CD2271" w:rsidRPr="00292DEB" w:rsidRDefault="00CD2271" w:rsidP="00CD2271">
            <w:pPr>
              <w:pStyle w:val="Normal0"/>
              <w:pBdr>
                <w:top w:val="nil"/>
                <w:left w:val="nil"/>
                <w:bottom w:val="nil"/>
                <w:right w:val="nil"/>
                <w:between w:val="nil"/>
              </w:pBdr>
              <w:tabs>
                <w:tab w:val="left" w:pos="680"/>
                <w:tab w:val="center" w:pos="6521"/>
                <w:tab w:val="right" w:pos="12758"/>
              </w:tabs>
              <w:spacing w:after="0"/>
              <w:rPr>
                <w:b/>
                <w:color w:val="000000"/>
                <w:sz w:val="15"/>
                <w:szCs w:val="15"/>
              </w:rPr>
            </w:pPr>
            <w:r w:rsidRPr="00292DEB">
              <w:rPr>
                <w:color w:val="000000"/>
                <w:sz w:val="15"/>
                <w:szCs w:val="15"/>
              </w:rPr>
              <w:t xml:space="preserve">No </w:t>
            </w:r>
            <w:proofErr w:type="spellStart"/>
            <w:r w:rsidRPr="00292DEB">
              <w:rPr>
                <w:color w:val="000000"/>
                <w:sz w:val="15"/>
                <w:szCs w:val="15"/>
              </w:rPr>
              <w:t>other</w:t>
            </w:r>
            <w:proofErr w:type="spellEnd"/>
            <w:r w:rsidRPr="00292DEB">
              <w:rPr>
                <w:color w:val="000000"/>
                <w:sz w:val="15"/>
                <w:szCs w:val="15"/>
              </w:rPr>
              <w:t xml:space="preserve"> conditions.</w:t>
            </w:r>
          </w:p>
          <w:p w14:paraId="4EC1A61E" w14:textId="77777777" w:rsidR="00CD2271" w:rsidRPr="00292DEB" w:rsidRDefault="00CD2271" w:rsidP="00CD2271">
            <w:pPr>
              <w:pStyle w:val="Normal0"/>
              <w:pBdr>
                <w:top w:val="nil"/>
                <w:left w:val="nil"/>
                <w:bottom w:val="nil"/>
                <w:right w:val="nil"/>
                <w:between w:val="nil"/>
              </w:pBdr>
              <w:tabs>
                <w:tab w:val="left" w:pos="680"/>
                <w:tab w:val="center" w:pos="6521"/>
                <w:tab w:val="right" w:pos="12758"/>
              </w:tabs>
              <w:spacing w:after="0" w:line="276" w:lineRule="auto"/>
              <w:rPr>
                <w:b/>
                <w:color w:val="FF0000"/>
                <w:sz w:val="15"/>
                <w:szCs w:val="15"/>
                <w:lang w:val="en-US"/>
              </w:rPr>
            </w:pPr>
          </w:p>
        </w:tc>
        <w:tc>
          <w:tcPr>
            <w:tcW w:w="167" w:type="pct"/>
          </w:tcPr>
          <w:p w14:paraId="3399280B"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73EA43C4" w14:textId="77777777" w:rsidR="00CD2271" w:rsidRPr="00292DEB" w:rsidRDefault="00CD2271" w:rsidP="00CD2271">
            <w:pPr>
              <w:spacing w:line="276" w:lineRule="auto"/>
              <w:rPr>
                <w:rFonts w:cs="Arial"/>
                <w:color w:val="0000FF"/>
                <w:lang w:val="en-US"/>
              </w:rPr>
            </w:pPr>
          </w:p>
        </w:tc>
        <w:tc>
          <w:tcPr>
            <w:tcW w:w="127" w:type="pct"/>
          </w:tcPr>
          <w:p w14:paraId="15A1F3E8" w14:textId="77777777" w:rsidR="00CD2271" w:rsidRPr="00292DEB" w:rsidRDefault="00CD2271" w:rsidP="00CD2271">
            <w:pPr>
              <w:spacing w:line="276" w:lineRule="auto"/>
              <w:rPr>
                <w:rFonts w:cs="Arial"/>
                <w:color w:val="0000FF"/>
                <w:lang w:val="fr-FR"/>
              </w:rPr>
            </w:pPr>
            <w:r w:rsidRPr="00292DEB">
              <w:rPr>
                <w:rFonts w:cs="Arial"/>
                <w:color w:val="0000FF"/>
                <w:lang w:val="fr-FR"/>
              </w:rPr>
              <w:t>8</w:t>
            </w:r>
          </w:p>
          <w:p w14:paraId="334BF035" w14:textId="77777777" w:rsidR="00CD2271" w:rsidRPr="00292DEB" w:rsidRDefault="00CD2271" w:rsidP="00CD2271">
            <w:pPr>
              <w:spacing w:line="276" w:lineRule="auto"/>
              <w:rPr>
                <w:rFonts w:cs="Arial"/>
                <w:color w:val="0000FF"/>
                <w:lang w:val="en-US"/>
              </w:rPr>
            </w:pPr>
          </w:p>
        </w:tc>
        <w:tc>
          <w:tcPr>
            <w:tcW w:w="402" w:type="pct"/>
          </w:tcPr>
          <w:p w14:paraId="2935F981"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6C61F27A" w14:textId="77777777" w:rsidR="00CD2271" w:rsidRPr="00292DEB" w:rsidRDefault="00CD2271" w:rsidP="00CD2271">
            <w:pPr>
              <w:spacing w:line="276" w:lineRule="auto"/>
              <w:rPr>
                <w:rFonts w:cs="Arial"/>
                <w:color w:val="0000FF"/>
                <w:lang w:val="en-US"/>
              </w:rPr>
            </w:pPr>
          </w:p>
        </w:tc>
      </w:tr>
      <w:tr w:rsidR="00CD2271" w:rsidRPr="00292DEB" w14:paraId="454ECD81" w14:textId="77777777" w:rsidTr="005D0FED">
        <w:tc>
          <w:tcPr>
            <w:tcW w:w="193" w:type="pct"/>
          </w:tcPr>
          <w:p w14:paraId="45651DA9" w14:textId="77777777" w:rsidR="00CD2271" w:rsidRPr="00292DEB" w:rsidRDefault="00CD2271" w:rsidP="00CD2271">
            <w:pPr>
              <w:spacing w:line="276" w:lineRule="auto"/>
              <w:jc w:val="left"/>
              <w:rPr>
                <w:rFonts w:cs="Arial"/>
                <w:lang w:val="en-GB"/>
              </w:rPr>
            </w:pPr>
            <w:r w:rsidRPr="00292DEB">
              <w:rPr>
                <w:rFonts w:cs="Arial"/>
                <w:lang w:val="en-GB"/>
              </w:rPr>
              <w:t>EL</w:t>
            </w:r>
          </w:p>
          <w:p w14:paraId="2C6B9DE0" w14:textId="532FA599"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65F0CA2D" w14:textId="77777777" w:rsidR="00CD2271" w:rsidRPr="00292DEB" w:rsidRDefault="00CD2271" w:rsidP="00CD2271">
            <w:pPr>
              <w:spacing w:line="276" w:lineRule="auto"/>
              <w:rPr>
                <w:rFonts w:cs="Arial"/>
              </w:rPr>
            </w:pPr>
            <w:r w:rsidRPr="00292DEB">
              <w:rPr>
                <w:rFonts w:cs="Arial"/>
              </w:rPr>
              <w:t>Keine Karenzzeit (privater und öffentlicher Sektor: der Arbeitgeber zahlt ab dem ersten Krankheitstag).</w:t>
            </w:r>
          </w:p>
          <w:p w14:paraId="668B485B" w14:textId="77777777" w:rsidR="00CD2271" w:rsidRPr="00292DEB" w:rsidRDefault="00CD2271" w:rsidP="00CD2271">
            <w:pPr>
              <w:spacing w:line="276" w:lineRule="auto"/>
              <w:rPr>
                <w:rFonts w:cs="Arial"/>
              </w:rPr>
            </w:pPr>
          </w:p>
        </w:tc>
        <w:tc>
          <w:tcPr>
            <w:tcW w:w="1370" w:type="pct"/>
          </w:tcPr>
          <w:p w14:paraId="64E1676F" w14:textId="61891A41" w:rsidR="00CD2271" w:rsidRPr="00292DEB" w:rsidRDefault="00CD2271" w:rsidP="00CD2271">
            <w:pPr>
              <w:spacing w:line="276" w:lineRule="auto"/>
              <w:rPr>
                <w:rFonts w:cs="Arial"/>
                <w:bCs/>
                <w:lang w:val="fr-BE"/>
              </w:rPr>
            </w:pPr>
            <w:r w:rsidRPr="00292DEB">
              <w:rPr>
                <w:rFonts w:cs="Arial"/>
                <w:bCs/>
                <w:lang w:val="fr-BE"/>
              </w:rPr>
              <w:t xml:space="preserve">Pas de délai de carence (secteurs privé et public: l’employeur paie à partir du premier jour de maladie). </w:t>
            </w:r>
          </w:p>
        </w:tc>
        <w:tc>
          <w:tcPr>
            <w:tcW w:w="1370" w:type="pct"/>
          </w:tcPr>
          <w:p w14:paraId="6438D4BC" w14:textId="77777777" w:rsidR="00CD2271" w:rsidRPr="00292DEB" w:rsidRDefault="00CD2271" w:rsidP="00CD2271">
            <w:pPr>
              <w:pStyle w:val="Normal0"/>
              <w:pBdr>
                <w:top w:val="nil"/>
                <w:left w:val="nil"/>
                <w:bottom w:val="nil"/>
                <w:right w:val="nil"/>
                <w:between w:val="nil"/>
              </w:pBdr>
              <w:tabs>
                <w:tab w:val="left" w:pos="680"/>
                <w:tab w:val="center" w:pos="6521"/>
                <w:tab w:val="right" w:pos="12758"/>
              </w:tabs>
              <w:spacing w:after="0"/>
              <w:rPr>
                <w:color w:val="000000"/>
                <w:sz w:val="15"/>
                <w:szCs w:val="15"/>
                <w:lang w:val="en-GB"/>
              </w:rPr>
            </w:pPr>
            <w:r w:rsidRPr="00292DEB">
              <w:rPr>
                <w:b/>
                <w:color w:val="FF0000"/>
                <w:sz w:val="15"/>
                <w:szCs w:val="15"/>
                <w:lang w:val="en-GB"/>
              </w:rPr>
              <w:t>E-III-09-EL</w:t>
            </w:r>
          </w:p>
          <w:p w14:paraId="73462FAC"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waiting period (private and public sector: the employer pays from the first day of sickness).</w:t>
            </w:r>
          </w:p>
          <w:p w14:paraId="6F23CE52"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116D0D2"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6F0F2DBA" w14:textId="77777777" w:rsidR="00CD2271" w:rsidRPr="00292DEB" w:rsidRDefault="00CD2271" w:rsidP="00CD2271">
            <w:pPr>
              <w:spacing w:line="276" w:lineRule="auto"/>
              <w:rPr>
                <w:rFonts w:cs="Arial"/>
                <w:color w:val="0000FF"/>
                <w:lang w:val="en-US"/>
              </w:rPr>
            </w:pPr>
          </w:p>
        </w:tc>
        <w:tc>
          <w:tcPr>
            <w:tcW w:w="127" w:type="pct"/>
          </w:tcPr>
          <w:p w14:paraId="6355AAFB" w14:textId="77777777" w:rsidR="00CD2271" w:rsidRPr="00292DEB" w:rsidRDefault="00CD2271" w:rsidP="00CD2271">
            <w:pPr>
              <w:spacing w:line="276" w:lineRule="auto"/>
              <w:rPr>
                <w:rFonts w:cs="Arial"/>
                <w:color w:val="0000FF"/>
                <w:lang w:val="fr-FR"/>
              </w:rPr>
            </w:pPr>
            <w:r w:rsidRPr="00292DEB">
              <w:rPr>
                <w:rFonts w:cs="Arial"/>
                <w:color w:val="0000FF"/>
                <w:lang w:val="fr-FR"/>
              </w:rPr>
              <w:t>9</w:t>
            </w:r>
          </w:p>
          <w:p w14:paraId="7FEE278A" w14:textId="77777777" w:rsidR="00CD2271" w:rsidRPr="00292DEB" w:rsidRDefault="00CD2271" w:rsidP="00CD2271">
            <w:pPr>
              <w:spacing w:line="276" w:lineRule="auto"/>
              <w:rPr>
                <w:rFonts w:cs="Arial"/>
                <w:color w:val="0000FF"/>
                <w:lang w:val="en-US"/>
              </w:rPr>
            </w:pPr>
          </w:p>
        </w:tc>
        <w:tc>
          <w:tcPr>
            <w:tcW w:w="402" w:type="pct"/>
          </w:tcPr>
          <w:p w14:paraId="1A7CD84B"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52453D55" w14:textId="77777777" w:rsidR="00CD2271" w:rsidRPr="00292DEB" w:rsidRDefault="00CD2271" w:rsidP="00CD2271">
            <w:pPr>
              <w:spacing w:line="276" w:lineRule="auto"/>
              <w:rPr>
                <w:rFonts w:cs="Arial"/>
                <w:color w:val="0000FF"/>
                <w:lang w:val="en-US"/>
              </w:rPr>
            </w:pPr>
          </w:p>
        </w:tc>
      </w:tr>
      <w:tr w:rsidR="00CD2271" w:rsidRPr="00292DEB" w14:paraId="52A9E625" w14:textId="77777777" w:rsidTr="005D0FED">
        <w:tc>
          <w:tcPr>
            <w:tcW w:w="193" w:type="pct"/>
          </w:tcPr>
          <w:p w14:paraId="3A75B553" w14:textId="77777777" w:rsidR="00CD2271" w:rsidRPr="00292DEB" w:rsidRDefault="00CD2271" w:rsidP="00CD2271">
            <w:pPr>
              <w:spacing w:line="276" w:lineRule="auto"/>
              <w:jc w:val="left"/>
              <w:rPr>
                <w:rFonts w:cs="Arial"/>
                <w:lang w:val="en-GB"/>
              </w:rPr>
            </w:pPr>
            <w:r w:rsidRPr="00292DEB">
              <w:rPr>
                <w:rFonts w:cs="Arial"/>
                <w:lang w:val="en-GB"/>
              </w:rPr>
              <w:t>EL</w:t>
            </w:r>
          </w:p>
          <w:p w14:paraId="2117ADD7" w14:textId="50B9F1D1"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087EC668" w14:textId="77777777" w:rsidR="00CD2271" w:rsidRPr="00292DEB" w:rsidRDefault="00CD2271" w:rsidP="00CD2271">
            <w:pPr>
              <w:spacing w:line="276" w:lineRule="auto"/>
              <w:rPr>
                <w:rFonts w:cs="Arial"/>
              </w:rPr>
            </w:pPr>
            <w:r w:rsidRPr="00292DEB">
              <w:rPr>
                <w:rFonts w:cs="Arial"/>
              </w:rPr>
              <w:t xml:space="preserve">Arbeitgeber sind gesetzlich verpflichtet (gemäß Sozialversicherungsgesetz), für die ersten </w:t>
            </w:r>
            <w:r w:rsidRPr="00292DEB">
              <w:rPr>
                <w:rFonts w:cs="Arial"/>
                <w:color w:val="C00000"/>
              </w:rPr>
              <w:t>3</w:t>
            </w:r>
            <w:r w:rsidRPr="00292DEB">
              <w:rPr>
                <w:rFonts w:cs="Arial"/>
              </w:rPr>
              <w:t xml:space="preserve"> Krankheitstage </w:t>
            </w:r>
            <w:r w:rsidRPr="00292DEB">
              <w:rPr>
                <w:rFonts w:cs="Arial"/>
                <w:color w:val="C00000"/>
              </w:rPr>
              <w:t>50</w:t>
            </w:r>
            <w:r w:rsidRPr="00292DEB">
              <w:rPr>
                <w:rFonts w:cs="Arial"/>
              </w:rPr>
              <w:t xml:space="preserve">% des Bruttogehalts zu zahlen. </w:t>
            </w:r>
          </w:p>
          <w:p w14:paraId="028E3157" w14:textId="77777777" w:rsidR="00CD2271" w:rsidRPr="00292DEB" w:rsidRDefault="00CD2271" w:rsidP="00CD2271">
            <w:pPr>
              <w:spacing w:line="276" w:lineRule="auto"/>
              <w:rPr>
                <w:rFonts w:cs="Arial"/>
              </w:rPr>
            </w:pPr>
            <w:r w:rsidRPr="00292DEB">
              <w:rPr>
                <w:rFonts w:cs="Arial"/>
              </w:rPr>
              <w:t xml:space="preserve">Vom </w:t>
            </w:r>
            <w:r w:rsidRPr="00292DEB">
              <w:rPr>
                <w:rFonts w:cs="Arial"/>
                <w:color w:val="C00000"/>
              </w:rPr>
              <w:t>4.</w:t>
            </w:r>
            <w:r w:rsidRPr="00292DEB">
              <w:rPr>
                <w:rFonts w:cs="Arial"/>
              </w:rPr>
              <w:t xml:space="preserve"> bis zum </w:t>
            </w:r>
            <w:r w:rsidRPr="00292DEB">
              <w:rPr>
                <w:rFonts w:cs="Arial"/>
                <w:color w:val="C00000"/>
              </w:rPr>
              <w:t>15.</w:t>
            </w:r>
            <w:r w:rsidRPr="00292DEB">
              <w:rPr>
                <w:rFonts w:cs="Arial"/>
              </w:rPr>
              <w:t xml:space="preserve"> Tag zahlt der Arbeitgeber die Differenz zwischen den Leistungen bei Krankheit der </w:t>
            </w:r>
            <w:r w:rsidRPr="00292DEB">
              <w:rPr>
                <w:rFonts w:cs="Arial"/>
                <w:color w:val="008000"/>
              </w:rPr>
              <w:t>e-EFKA</w:t>
            </w:r>
            <w:r w:rsidRPr="00292DEB">
              <w:rPr>
                <w:rFonts w:cs="Arial"/>
              </w:rPr>
              <w:t xml:space="preserve"> und dem Brutto-gehalt des Arbeitnehmers. Hauptbedingungen: der Arbeitnehmer muss länger als </w:t>
            </w:r>
            <w:r w:rsidRPr="00292DEB">
              <w:rPr>
                <w:rFonts w:cs="Arial"/>
                <w:color w:val="C00000"/>
              </w:rPr>
              <w:t>10</w:t>
            </w:r>
            <w:r w:rsidRPr="00292DEB">
              <w:rPr>
                <w:rFonts w:cs="Arial"/>
              </w:rPr>
              <w:t xml:space="preserve"> Tage bei diesem Arbeitgeber beschäftigt gewesen sein. </w:t>
            </w:r>
          </w:p>
          <w:p w14:paraId="24079ADE" w14:textId="77777777" w:rsidR="00CD2271" w:rsidRPr="00292DEB" w:rsidRDefault="00CD2271" w:rsidP="00CD2271">
            <w:pPr>
              <w:spacing w:line="276" w:lineRule="auto"/>
              <w:rPr>
                <w:rFonts w:cs="Arial"/>
              </w:rPr>
            </w:pPr>
          </w:p>
          <w:p w14:paraId="52CCFC55" w14:textId="77777777" w:rsidR="00CD2271" w:rsidRPr="00292DEB" w:rsidRDefault="00CD2271" w:rsidP="00CD2271">
            <w:pPr>
              <w:spacing w:line="276" w:lineRule="auto"/>
              <w:rPr>
                <w:rFonts w:cs="Arial"/>
                <w:lang w:val="en-GB"/>
              </w:rPr>
            </w:pPr>
            <w:proofErr w:type="spellStart"/>
            <w:r w:rsidRPr="00292DEB">
              <w:rPr>
                <w:rFonts w:cs="Arial"/>
                <w:lang w:val="en-GB"/>
              </w:rPr>
              <w:t>Längste</w:t>
            </w:r>
            <w:proofErr w:type="spellEnd"/>
            <w:r w:rsidRPr="00292DEB">
              <w:rPr>
                <w:rFonts w:cs="Arial"/>
                <w:lang w:val="en-GB"/>
              </w:rPr>
              <w:t xml:space="preserve"> </w:t>
            </w:r>
            <w:proofErr w:type="spellStart"/>
            <w:r w:rsidRPr="00292DEB">
              <w:rPr>
                <w:rFonts w:cs="Arial"/>
                <w:lang w:val="en-GB"/>
              </w:rPr>
              <w:t>Abwesenheit</w:t>
            </w:r>
            <w:proofErr w:type="spellEnd"/>
            <w:r w:rsidRPr="00292DEB">
              <w:rPr>
                <w:rFonts w:cs="Arial"/>
                <w:lang w:val="en-GB"/>
              </w:rPr>
              <w:t xml:space="preserve"> </w:t>
            </w:r>
            <w:proofErr w:type="spellStart"/>
            <w:r w:rsidRPr="00292DEB">
              <w:rPr>
                <w:rFonts w:cs="Arial"/>
                <w:lang w:val="en-GB"/>
              </w:rPr>
              <w:t>wegen</w:t>
            </w:r>
            <w:proofErr w:type="spellEnd"/>
            <w:r w:rsidRPr="00292DEB">
              <w:rPr>
                <w:rFonts w:cs="Arial"/>
                <w:lang w:val="en-GB"/>
              </w:rPr>
              <w:t xml:space="preserve"> </w:t>
            </w:r>
            <w:proofErr w:type="spellStart"/>
            <w:r w:rsidRPr="00292DEB">
              <w:rPr>
                <w:rFonts w:cs="Arial"/>
                <w:lang w:val="en-GB"/>
              </w:rPr>
              <w:t>Krankheit</w:t>
            </w:r>
            <w:proofErr w:type="spellEnd"/>
            <w:r w:rsidRPr="00292DEB">
              <w:rPr>
                <w:rFonts w:cs="Arial"/>
                <w:lang w:val="en-GB"/>
              </w:rPr>
              <w:t xml:space="preserve">: </w:t>
            </w:r>
          </w:p>
          <w:p w14:paraId="1CF936E0" w14:textId="77777777" w:rsidR="00CD2271" w:rsidRPr="00292DEB" w:rsidRDefault="00CD2271" w:rsidP="00CD2271">
            <w:pPr>
              <w:numPr>
                <w:ilvl w:val="0"/>
                <w:numId w:val="13"/>
              </w:numPr>
              <w:suppressAutoHyphens/>
              <w:spacing w:line="276" w:lineRule="auto"/>
              <w:jc w:val="left"/>
              <w:rPr>
                <w:rFonts w:cs="Arial"/>
              </w:rPr>
            </w:pPr>
            <w:r w:rsidRPr="00292DEB">
              <w:rPr>
                <w:rFonts w:cs="Arial"/>
                <w:color w:val="C00000"/>
              </w:rPr>
              <w:t xml:space="preserve">13 </w:t>
            </w:r>
            <w:r w:rsidRPr="00292DEB">
              <w:rPr>
                <w:rFonts w:cs="Arial"/>
              </w:rPr>
              <w:t>Kalendertage während des ersten Jahres, das der Arbeitnehmer für diesen Arbeitgeber arbeitet;</w:t>
            </w:r>
          </w:p>
          <w:p w14:paraId="1FBAFBBB" w14:textId="77777777" w:rsidR="00CD2271" w:rsidRPr="00292DEB" w:rsidRDefault="00CD2271" w:rsidP="00CD2271">
            <w:pPr>
              <w:numPr>
                <w:ilvl w:val="0"/>
                <w:numId w:val="13"/>
              </w:numPr>
              <w:suppressAutoHyphens/>
              <w:spacing w:line="276" w:lineRule="auto"/>
              <w:jc w:val="left"/>
              <w:rPr>
                <w:rFonts w:cs="Arial"/>
              </w:rPr>
            </w:pPr>
            <w:r w:rsidRPr="00292DEB">
              <w:rPr>
                <w:rFonts w:cs="Arial"/>
                <w:color w:val="C00000"/>
              </w:rPr>
              <w:t xml:space="preserve">25 </w:t>
            </w:r>
            <w:r w:rsidRPr="00292DEB">
              <w:rPr>
                <w:rFonts w:cs="Arial"/>
              </w:rPr>
              <w:t>Kalendertage pro Jahr, wenn der Arbeitnehmer seit mehr als einem Jahr bei diesem Arbeitgeber beschäftigt ist.</w:t>
            </w:r>
          </w:p>
          <w:p w14:paraId="73188D72" w14:textId="77777777" w:rsidR="00CD2271" w:rsidRPr="00292DEB" w:rsidRDefault="00CD2271" w:rsidP="00CD2271">
            <w:pPr>
              <w:spacing w:line="276" w:lineRule="auto"/>
              <w:rPr>
                <w:rFonts w:cs="Arial"/>
              </w:rPr>
            </w:pPr>
          </w:p>
        </w:tc>
        <w:tc>
          <w:tcPr>
            <w:tcW w:w="1370" w:type="pct"/>
          </w:tcPr>
          <w:p w14:paraId="6357EBEE" w14:textId="77777777" w:rsidR="00CD2271" w:rsidRPr="00292DEB" w:rsidRDefault="00CD2271" w:rsidP="00CD2271">
            <w:pPr>
              <w:spacing w:line="276" w:lineRule="auto"/>
              <w:rPr>
                <w:rFonts w:cs="Arial"/>
                <w:bCs/>
                <w:lang w:val="fr-BE"/>
              </w:rPr>
            </w:pPr>
            <w:r w:rsidRPr="00292DEB">
              <w:rPr>
                <w:rFonts w:cs="Arial"/>
                <w:bCs/>
                <w:lang w:val="fr-BE"/>
              </w:rPr>
              <w:t xml:space="preserve">Obligation légale pour l’employeur (en vertu de la législation en matière de sécurité sociale) de payer </w:t>
            </w:r>
            <w:r w:rsidRPr="00292DEB">
              <w:rPr>
                <w:rFonts w:cs="Arial"/>
                <w:bCs/>
                <w:color w:val="C00000"/>
                <w:lang w:val="fr-BE"/>
              </w:rPr>
              <w:t>50</w:t>
            </w:r>
            <w:r w:rsidRPr="00292DEB">
              <w:rPr>
                <w:rFonts w:cs="Arial"/>
                <w:bCs/>
                <w:lang w:val="fr-BE"/>
              </w:rPr>
              <w:t xml:space="preserve">% du salaire brut pour les </w:t>
            </w:r>
            <w:r w:rsidRPr="00292DEB">
              <w:rPr>
                <w:rFonts w:cs="Arial"/>
                <w:bCs/>
                <w:color w:val="C00000"/>
                <w:lang w:val="fr-BE"/>
              </w:rPr>
              <w:t>3</w:t>
            </w:r>
            <w:r w:rsidRPr="00292DEB">
              <w:rPr>
                <w:rFonts w:cs="Arial"/>
                <w:bCs/>
                <w:lang w:val="fr-BE"/>
              </w:rPr>
              <w:t xml:space="preserve"> premiers jours de maladie.</w:t>
            </w:r>
          </w:p>
          <w:p w14:paraId="3F02EFBD" w14:textId="77777777" w:rsidR="00CD2271" w:rsidRPr="00292DEB" w:rsidRDefault="00CD2271" w:rsidP="00CD2271">
            <w:pPr>
              <w:spacing w:line="276" w:lineRule="auto"/>
              <w:rPr>
                <w:rFonts w:cs="Arial"/>
                <w:bCs/>
                <w:lang w:val="fr-BE"/>
              </w:rPr>
            </w:pPr>
            <w:r w:rsidRPr="00292DEB">
              <w:rPr>
                <w:rFonts w:cs="Arial"/>
                <w:bCs/>
                <w:lang w:val="fr-BE"/>
              </w:rPr>
              <w:t xml:space="preserve">Du </w:t>
            </w:r>
            <w:r w:rsidRPr="00292DEB">
              <w:rPr>
                <w:rFonts w:cs="Arial"/>
                <w:bCs/>
                <w:color w:val="C00000"/>
                <w:lang w:val="fr-BE"/>
              </w:rPr>
              <w:t>4</w:t>
            </w:r>
            <w:r w:rsidRPr="00292DEB">
              <w:rPr>
                <w:rFonts w:cs="Arial"/>
                <w:bCs/>
                <w:vertAlign w:val="superscript"/>
                <w:lang w:val="fr-BE"/>
              </w:rPr>
              <w:t>e</w:t>
            </w:r>
            <w:r w:rsidRPr="00292DEB">
              <w:rPr>
                <w:rFonts w:cs="Arial"/>
                <w:bCs/>
                <w:lang w:val="fr-BE"/>
              </w:rPr>
              <w:t xml:space="preserve"> au </w:t>
            </w:r>
            <w:r w:rsidRPr="00292DEB">
              <w:rPr>
                <w:rFonts w:cs="Arial"/>
                <w:bCs/>
                <w:color w:val="C00000"/>
                <w:lang w:val="fr-BE"/>
              </w:rPr>
              <w:t>15</w:t>
            </w:r>
            <w:r w:rsidRPr="00292DEB">
              <w:rPr>
                <w:rFonts w:cs="Arial"/>
                <w:bCs/>
                <w:vertAlign w:val="superscript"/>
                <w:lang w:val="fr-BE"/>
              </w:rPr>
              <w:t>e</w:t>
            </w:r>
            <w:r w:rsidRPr="00292DEB">
              <w:rPr>
                <w:rFonts w:cs="Arial"/>
                <w:bCs/>
                <w:lang w:val="fr-BE"/>
              </w:rPr>
              <w:t xml:space="preserve"> jour, l’employeur paie la différence entre la prestation de maladie versée par </w:t>
            </w:r>
            <w:r w:rsidRPr="00292DEB">
              <w:rPr>
                <w:rFonts w:cs="Arial"/>
                <w:bCs/>
                <w:color w:val="008000"/>
                <w:lang w:val="fr-BE"/>
              </w:rPr>
              <w:t>l’e-EFKA</w:t>
            </w:r>
            <w:r w:rsidRPr="00292DEB">
              <w:rPr>
                <w:rFonts w:cs="Arial"/>
                <w:bCs/>
                <w:lang w:val="fr-BE"/>
              </w:rPr>
              <w:t xml:space="preserve"> et le salaire brut du travailleur.</w:t>
            </w:r>
          </w:p>
          <w:p w14:paraId="6EB3FD2D" w14:textId="77777777" w:rsidR="00CD2271" w:rsidRPr="00292DEB" w:rsidRDefault="00CD2271" w:rsidP="00CD2271">
            <w:pPr>
              <w:spacing w:line="276" w:lineRule="auto"/>
              <w:rPr>
                <w:rFonts w:cs="Arial"/>
                <w:bCs/>
                <w:lang w:val="fr-BE"/>
              </w:rPr>
            </w:pPr>
            <w:r w:rsidRPr="00292DEB">
              <w:rPr>
                <w:rFonts w:cs="Arial"/>
                <w:bCs/>
                <w:lang w:val="fr-BE"/>
              </w:rPr>
              <w:t xml:space="preserve">Conditions principales: le salarié doit avoir travaillé pendant plus de </w:t>
            </w:r>
            <w:r w:rsidRPr="00292DEB">
              <w:rPr>
                <w:rFonts w:cs="Arial"/>
                <w:bCs/>
                <w:color w:val="C00000"/>
                <w:lang w:val="fr-BE"/>
              </w:rPr>
              <w:t>10</w:t>
            </w:r>
            <w:r w:rsidRPr="00292DEB">
              <w:rPr>
                <w:rFonts w:cs="Arial"/>
                <w:bCs/>
                <w:lang w:val="fr-BE"/>
              </w:rPr>
              <w:t xml:space="preserve"> jours au service dudit employeur.</w:t>
            </w:r>
          </w:p>
          <w:p w14:paraId="0A04872F" w14:textId="77777777" w:rsidR="00CD2271" w:rsidRPr="00292DEB" w:rsidRDefault="00CD2271" w:rsidP="00CD2271">
            <w:pPr>
              <w:spacing w:line="276" w:lineRule="auto"/>
              <w:rPr>
                <w:rFonts w:cs="Arial"/>
                <w:bCs/>
                <w:lang w:val="fr-BE"/>
              </w:rPr>
            </w:pPr>
          </w:p>
          <w:p w14:paraId="6AC2D5D6" w14:textId="77777777" w:rsidR="00CD2271" w:rsidRPr="00292DEB" w:rsidRDefault="00CD2271" w:rsidP="00CD2271">
            <w:pPr>
              <w:spacing w:line="276" w:lineRule="auto"/>
              <w:rPr>
                <w:rFonts w:cs="Arial"/>
                <w:lang w:val="fr-BE"/>
              </w:rPr>
            </w:pPr>
            <w:r w:rsidRPr="00292DEB">
              <w:rPr>
                <w:rFonts w:cs="Arial"/>
                <w:bCs/>
                <w:lang w:val="fr-BE"/>
              </w:rPr>
              <w:t xml:space="preserve">Absence maximale pour cause de maladie: </w:t>
            </w:r>
          </w:p>
          <w:p w14:paraId="4F9262AF" w14:textId="77777777" w:rsidR="00CD2271" w:rsidRPr="00292DEB" w:rsidRDefault="00CD2271" w:rsidP="00CD2271">
            <w:pPr>
              <w:numPr>
                <w:ilvl w:val="0"/>
                <w:numId w:val="13"/>
              </w:numPr>
              <w:suppressAutoHyphens/>
              <w:spacing w:line="276" w:lineRule="auto"/>
              <w:jc w:val="left"/>
              <w:rPr>
                <w:rFonts w:cs="Arial"/>
                <w:lang w:val="fr-BE"/>
              </w:rPr>
            </w:pPr>
            <w:r w:rsidRPr="00292DEB">
              <w:rPr>
                <w:rFonts w:cs="Arial"/>
                <w:color w:val="C00000"/>
                <w:lang w:val="fr-BE"/>
              </w:rPr>
              <w:t>13</w:t>
            </w:r>
            <w:r w:rsidRPr="00292DEB">
              <w:rPr>
                <w:rFonts w:cs="Arial"/>
                <w:lang w:val="fr-BE"/>
              </w:rPr>
              <w:t xml:space="preserve"> jours civils au cours de la première année de travail du salarié au service de l’employeur concerné;</w:t>
            </w:r>
          </w:p>
          <w:p w14:paraId="3DE0BBA6" w14:textId="77777777" w:rsidR="00CD2271" w:rsidRPr="00292DEB" w:rsidRDefault="00CD2271" w:rsidP="00CD2271">
            <w:pPr>
              <w:numPr>
                <w:ilvl w:val="0"/>
                <w:numId w:val="13"/>
              </w:numPr>
              <w:suppressAutoHyphens/>
              <w:spacing w:line="276" w:lineRule="auto"/>
              <w:jc w:val="left"/>
              <w:rPr>
                <w:rFonts w:cs="Arial"/>
                <w:lang w:val="fr-BE"/>
              </w:rPr>
            </w:pPr>
            <w:r w:rsidRPr="00292DEB">
              <w:rPr>
                <w:rFonts w:cs="Arial"/>
                <w:color w:val="C00000"/>
                <w:lang w:val="fr-BE"/>
              </w:rPr>
              <w:t>25</w:t>
            </w:r>
            <w:r w:rsidRPr="00292DEB">
              <w:rPr>
                <w:rFonts w:cs="Arial"/>
                <w:lang w:val="fr-BE"/>
              </w:rPr>
              <w:t xml:space="preserve"> jours civils par an lorsque le salarié travaille depuis plus d’un an au service de l’employeur concerné. </w:t>
            </w:r>
          </w:p>
          <w:p w14:paraId="64B5D1F7" w14:textId="77777777" w:rsidR="00CD2271" w:rsidRPr="00292DEB" w:rsidRDefault="00CD2271" w:rsidP="00CD2271">
            <w:pPr>
              <w:spacing w:line="276" w:lineRule="auto"/>
              <w:rPr>
                <w:rFonts w:cs="Arial"/>
                <w:lang w:val="fr-BE"/>
              </w:rPr>
            </w:pPr>
          </w:p>
        </w:tc>
        <w:tc>
          <w:tcPr>
            <w:tcW w:w="1370" w:type="pct"/>
          </w:tcPr>
          <w:p w14:paraId="669FD198"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E-III-10-EL</w:t>
            </w:r>
          </w:p>
          <w:p w14:paraId="1C3894A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Statutory obligation (under social security law) for the employer to pay </w:t>
            </w:r>
            <w:r w:rsidRPr="00292DEB">
              <w:rPr>
                <w:color w:val="C00000"/>
                <w:sz w:val="15"/>
                <w:szCs w:val="15"/>
                <w:lang w:val="en-GB"/>
              </w:rPr>
              <w:t>50</w:t>
            </w:r>
            <w:r w:rsidRPr="00292DEB">
              <w:rPr>
                <w:color w:val="000000"/>
                <w:sz w:val="15"/>
                <w:szCs w:val="15"/>
                <w:lang w:val="en-GB"/>
              </w:rPr>
              <w:t xml:space="preserve">% of gross wage for the first </w:t>
            </w:r>
            <w:r w:rsidRPr="00292DEB">
              <w:rPr>
                <w:color w:val="C00000"/>
                <w:sz w:val="15"/>
                <w:szCs w:val="15"/>
                <w:lang w:val="en-GB"/>
              </w:rPr>
              <w:t>3</w:t>
            </w:r>
            <w:r w:rsidRPr="00292DEB">
              <w:rPr>
                <w:color w:val="000000"/>
                <w:sz w:val="15"/>
                <w:szCs w:val="15"/>
                <w:lang w:val="en-GB"/>
              </w:rPr>
              <w:t xml:space="preserve"> days of sickness. </w:t>
            </w:r>
          </w:p>
          <w:p w14:paraId="41AB9BBE"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From the </w:t>
            </w:r>
            <w:r w:rsidRPr="00292DEB">
              <w:rPr>
                <w:color w:val="C00000"/>
                <w:sz w:val="15"/>
                <w:szCs w:val="15"/>
                <w:lang w:val="en-GB"/>
              </w:rPr>
              <w:t>4</w:t>
            </w:r>
            <w:r w:rsidRPr="00292DEB">
              <w:rPr>
                <w:color w:val="000000"/>
                <w:sz w:val="15"/>
                <w:szCs w:val="15"/>
                <w:vertAlign w:val="superscript"/>
                <w:lang w:val="en-GB"/>
              </w:rPr>
              <w:t>th</w:t>
            </w:r>
            <w:r w:rsidRPr="00292DEB">
              <w:rPr>
                <w:color w:val="000000"/>
                <w:sz w:val="15"/>
                <w:szCs w:val="15"/>
                <w:lang w:val="en-GB"/>
              </w:rPr>
              <w:t xml:space="preserve"> until the </w:t>
            </w:r>
            <w:r w:rsidRPr="00292DEB">
              <w:rPr>
                <w:color w:val="C00000"/>
                <w:sz w:val="15"/>
                <w:szCs w:val="15"/>
                <w:lang w:val="en-GB"/>
              </w:rPr>
              <w:t>15</w:t>
            </w:r>
            <w:r w:rsidRPr="00292DEB">
              <w:rPr>
                <w:color w:val="000000"/>
                <w:sz w:val="15"/>
                <w:szCs w:val="15"/>
                <w:vertAlign w:val="superscript"/>
                <w:lang w:val="en-GB"/>
              </w:rPr>
              <w:t>th</w:t>
            </w:r>
            <w:r w:rsidRPr="00292DEB">
              <w:rPr>
                <w:color w:val="000000"/>
                <w:sz w:val="15"/>
                <w:szCs w:val="15"/>
                <w:lang w:val="en-GB"/>
              </w:rPr>
              <w:t xml:space="preserve"> day the employer pays the difference between the sickness benefit provided by </w:t>
            </w:r>
            <w:r w:rsidRPr="00292DEB">
              <w:rPr>
                <w:color w:val="008000"/>
                <w:sz w:val="15"/>
                <w:szCs w:val="15"/>
                <w:lang w:val="en-GB"/>
              </w:rPr>
              <w:t xml:space="preserve">e-EFKA </w:t>
            </w:r>
            <w:r w:rsidRPr="00292DEB">
              <w:rPr>
                <w:color w:val="000000"/>
                <w:sz w:val="15"/>
                <w:szCs w:val="15"/>
                <w:lang w:val="en-GB"/>
              </w:rPr>
              <w:t>and the gross wage of the employee.</w:t>
            </w:r>
          </w:p>
          <w:p w14:paraId="6F82900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Main conditions: the employee must have worked for more than </w:t>
            </w:r>
            <w:r w:rsidRPr="00292DEB">
              <w:rPr>
                <w:color w:val="C00000"/>
                <w:sz w:val="15"/>
                <w:szCs w:val="15"/>
                <w:lang w:val="en-GB"/>
              </w:rPr>
              <w:t>10</w:t>
            </w:r>
            <w:r w:rsidRPr="00292DEB">
              <w:rPr>
                <w:color w:val="000000"/>
                <w:sz w:val="15"/>
                <w:szCs w:val="15"/>
                <w:lang w:val="en-GB"/>
              </w:rPr>
              <w:t xml:space="preserve"> days for that employer. </w:t>
            </w:r>
          </w:p>
          <w:p w14:paraId="7EDC4BB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64525A6A"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Maximum absence because of sickness: </w:t>
            </w:r>
          </w:p>
          <w:p w14:paraId="46637CBC" w14:textId="77777777" w:rsidR="00CD2271" w:rsidRPr="00292DEB" w:rsidRDefault="00CD2271" w:rsidP="00CD2271">
            <w:pPr>
              <w:pStyle w:val="Normal0"/>
              <w:numPr>
                <w:ilvl w:val="0"/>
                <w:numId w:val="115"/>
              </w:numPr>
              <w:pBdr>
                <w:top w:val="nil"/>
                <w:left w:val="nil"/>
                <w:bottom w:val="nil"/>
                <w:right w:val="nil"/>
                <w:between w:val="nil"/>
              </w:pBdr>
              <w:spacing w:before="0" w:after="0"/>
              <w:ind w:hanging="56"/>
              <w:rPr>
                <w:color w:val="000000"/>
                <w:sz w:val="15"/>
                <w:szCs w:val="15"/>
                <w:lang w:val="en-GB"/>
              </w:rPr>
            </w:pPr>
            <w:r w:rsidRPr="00292DEB">
              <w:rPr>
                <w:color w:val="C00000"/>
                <w:sz w:val="15"/>
                <w:szCs w:val="15"/>
                <w:lang w:val="en-GB"/>
              </w:rPr>
              <w:t xml:space="preserve">13 </w:t>
            </w:r>
            <w:r w:rsidRPr="00292DEB">
              <w:rPr>
                <w:sz w:val="15"/>
                <w:szCs w:val="15"/>
                <w:lang w:val="en-GB"/>
              </w:rPr>
              <w:t xml:space="preserve">calendar days </w:t>
            </w:r>
            <w:r w:rsidRPr="00292DEB">
              <w:rPr>
                <w:color w:val="000000"/>
                <w:sz w:val="15"/>
                <w:szCs w:val="15"/>
                <w:lang w:val="en-GB"/>
              </w:rPr>
              <w:t>during the first year the employee works for that employer;</w:t>
            </w:r>
          </w:p>
          <w:p w14:paraId="71B5052C" w14:textId="77777777" w:rsidR="00CD2271" w:rsidRPr="00292DEB" w:rsidRDefault="00CD2271" w:rsidP="00CD2271">
            <w:pPr>
              <w:pStyle w:val="Normal0"/>
              <w:numPr>
                <w:ilvl w:val="0"/>
                <w:numId w:val="115"/>
              </w:numPr>
              <w:pBdr>
                <w:top w:val="nil"/>
                <w:left w:val="nil"/>
                <w:bottom w:val="nil"/>
                <w:right w:val="nil"/>
                <w:between w:val="nil"/>
              </w:pBdr>
              <w:spacing w:before="0" w:after="0"/>
              <w:ind w:hanging="56"/>
              <w:rPr>
                <w:color w:val="000000"/>
                <w:sz w:val="15"/>
                <w:szCs w:val="15"/>
                <w:lang w:val="en-GB"/>
              </w:rPr>
            </w:pPr>
            <w:r w:rsidRPr="00292DEB">
              <w:rPr>
                <w:color w:val="C00000"/>
                <w:sz w:val="15"/>
                <w:szCs w:val="15"/>
                <w:lang w:val="en-GB"/>
              </w:rPr>
              <w:t xml:space="preserve">25 </w:t>
            </w:r>
            <w:r w:rsidRPr="00292DEB">
              <w:rPr>
                <w:sz w:val="15"/>
                <w:szCs w:val="15"/>
                <w:lang w:val="en-GB"/>
              </w:rPr>
              <w:t xml:space="preserve">calendar days </w:t>
            </w:r>
            <w:r w:rsidRPr="00292DEB">
              <w:rPr>
                <w:color w:val="000000"/>
                <w:sz w:val="15"/>
                <w:szCs w:val="15"/>
                <w:lang w:val="en-GB"/>
              </w:rPr>
              <w:t>per year when the employee works for more than one year for that employer.</w:t>
            </w:r>
          </w:p>
          <w:p w14:paraId="5A4F7639"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88D3CD8"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6F0104B7" w14:textId="77777777" w:rsidR="00CD2271" w:rsidRPr="00292DEB" w:rsidRDefault="00CD2271" w:rsidP="00CD2271">
            <w:pPr>
              <w:spacing w:line="276" w:lineRule="auto"/>
              <w:rPr>
                <w:rFonts w:cs="Arial"/>
                <w:color w:val="0000FF"/>
                <w:lang w:val="en-US"/>
              </w:rPr>
            </w:pPr>
          </w:p>
        </w:tc>
        <w:tc>
          <w:tcPr>
            <w:tcW w:w="127" w:type="pct"/>
          </w:tcPr>
          <w:p w14:paraId="0D6411B9" w14:textId="77777777" w:rsidR="00CD2271" w:rsidRPr="00292DEB" w:rsidRDefault="00CD2271" w:rsidP="00CD2271">
            <w:pPr>
              <w:spacing w:line="276" w:lineRule="auto"/>
              <w:rPr>
                <w:rFonts w:cs="Arial"/>
                <w:color w:val="0000FF"/>
                <w:lang w:val="fr-FR"/>
              </w:rPr>
            </w:pPr>
            <w:r w:rsidRPr="00292DEB">
              <w:rPr>
                <w:rFonts w:cs="Arial"/>
                <w:color w:val="0000FF"/>
                <w:lang w:val="fr-FR"/>
              </w:rPr>
              <w:t>10</w:t>
            </w:r>
          </w:p>
          <w:p w14:paraId="58CA377F" w14:textId="77777777" w:rsidR="00CD2271" w:rsidRPr="00292DEB" w:rsidRDefault="00CD2271" w:rsidP="00CD2271">
            <w:pPr>
              <w:spacing w:line="276" w:lineRule="auto"/>
              <w:rPr>
                <w:rFonts w:cs="Arial"/>
                <w:color w:val="0000FF"/>
                <w:lang w:val="en-US"/>
              </w:rPr>
            </w:pPr>
          </w:p>
        </w:tc>
        <w:tc>
          <w:tcPr>
            <w:tcW w:w="402" w:type="pct"/>
          </w:tcPr>
          <w:p w14:paraId="0FCE8575"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3B7355A8" w14:textId="77777777" w:rsidR="00CD2271" w:rsidRPr="00292DEB" w:rsidRDefault="00CD2271" w:rsidP="00CD2271">
            <w:pPr>
              <w:spacing w:line="276" w:lineRule="auto"/>
              <w:rPr>
                <w:rFonts w:cs="Arial"/>
                <w:color w:val="0000FF"/>
                <w:lang w:val="en-US"/>
              </w:rPr>
            </w:pPr>
          </w:p>
        </w:tc>
      </w:tr>
      <w:tr w:rsidR="00CD2271" w:rsidRPr="00292DEB" w14:paraId="0260E6D2" w14:textId="77777777" w:rsidTr="005D0FED">
        <w:tc>
          <w:tcPr>
            <w:tcW w:w="193" w:type="pct"/>
          </w:tcPr>
          <w:p w14:paraId="0E5022A8" w14:textId="77777777" w:rsidR="00CD2271" w:rsidRPr="00292DEB" w:rsidRDefault="00CD2271" w:rsidP="00CD2271">
            <w:pPr>
              <w:spacing w:line="276" w:lineRule="auto"/>
              <w:jc w:val="left"/>
              <w:rPr>
                <w:rFonts w:cs="Arial"/>
                <w:lang w:val="en-GB"/>
              </w:rPr>
            </w:pPr>
            <w:r w:rsidRPr="00292DEB">
              <w:rPr>
                <w:rFonts w:cs="Arial"/>
                <w:lang w:val="en-GB"/>
              </w:rPr>
              <w:t>EL</w:t>
            </w:r>
          </w:p>
          <w:p w14:paraId="334E4B4B" w14:textId="77777777" w:rsidR="00CD2271" w:rsidRPr="00292DEB" w:rsidRDefault="00CD2271" w:rsidP="00CD2271">
            <w:pPr>
              <w:spacing w:line="276" w:lineRule="auto"/>
              <w:jc w:val="left"/>
              <w:rPr>
                <w:rFonts w:cs="Arial"/>
                <w:lang w:val="en-GB"/>
              </w:rPr>
            </w:pPr>
            <w:r w:rsidRPr="00292DEB">
              <w:rPr>
                <w:rFonts w:cs="Arial"/>
                <w:lang w:val="en-GB"/>
              </w:rPr>
              <w:t>EL</w:t>
            </w:r>
          </w:p>
          <w:p w14:paraId="76F6EFBE" w14:textId="5DAB41EE"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0E0D1E75" w14:textId="77777777" w:rsidR="00CD2271" w:rsidRPr="00292DEB" w:rsidRDefault="00CD2271" w:rsidP="00CD2271">
            <w:pPr>
              <w:spacing w:line="276" w:lineRule="auto"/>
              <w:rPr>
                <w:rFonts w:cs="Arial"/>
              </w:rPr>
            </w:pPr>
            <w:r w:rsidRPr="00292DEB">
              <w:rPr>
                <w:rFonts w:cs="Arial"/>
              </w:rPr>
              <w:t xml:space="preserve">Ab dem </w:t>
            </w:r>
            <w:r w:rsidRPr="00292DEB">
              <w:rPr>
                <w:rFonts w:cs="Arial"/>
                <w:color w:val="C00000"/>
              </w:rPr>
              <w:t>4.</w:t>
            </w:r>
            <w:r w:rsidRPr="00292DEB">
              <w:rPr>
                <w:rFonts w:cs="Arial"/>
              </w:rPr>
              <w:t xml:space="preserve"> Krankheitstag stellt die </w:t>
            </w:r>
            <w:r w:rsidRPr="00292DEB">
              <w:rPr>
                <w:rFonts w:cs="Arial"/>
                <w:color w:val="008000"/>
              </w:rPr>
              <w:t>e-EFKA</w:t>
            </w:r>
            <w:r w:rsidRPr="00292DEB">
              <w:rPr>
                <w:rFonts w:cs="Arial"/>
              </w:rPr>
              <w:t xml:space="preserve"> für</w:t>
            </w:r>
            <w:r w:rsidRPr="00292DEB">
              <w:rPr>
                <w:rFonts w:cs="Arial"/>
                <w:color w:val="800000"/>
              </w:rPr>
              <w:t xml:space="preserve"> 12 </w:t>
            </w:r>
            <w:r w:rsidRPr="00292DEB">
              <w:rPr>
                <w:rFonts w:cs="Arial"/>
              </w:rPr>
              <w:t>Kalendertage</w:t>
            </w:r>
            <w:r w:rsidRPr="00292DEB">
              <w:rPr>
                <w:rFonts w:cs="Arial"/>
                <w:color w:val="800000"/>
              </w:rPr>
              <w:t xml:space="preserve"> 50</w:t>
            </w:r>
            <w:r w:rsidRPr="00292DEB">
              <w:rPr>
                <w:rFonts w:cs="Arial"/>
              </w:rPr>
              <w:t xml:space="preserve">% des Tagesbruttolohns der fitkiven Versicherungsklasse, in die der Versicherte, basierend auf seinem/ihrem Gehalt der letzten </w:t>
            </w:r>
            <w:r w:rsidRPr="00292DEB">
              <w:rPr>
                <w:rFonts w:cs="Arial"/>
                <w:color w:val="800000"/>
              </w:rPr>
              <w:t>30</w:t>
            </w:r>
            <w:r w:rsidRPr="00292DEB">
              <w:rPr>
                <w:rFonts w:cs="Arial"/>
              </w:rPr>
              <w:t xml:space="preserve"> Kalender-tage des vorangegangenen Jahres, eingeordnet wird. Ab dem </w:t>
            </w:r>
            <w:r w:rsidRPr="00292DEB">
              <w:rPr>
                <w:rFonts w:cs="Arial"/>
                <w:color w:val="C00000"/>
              </w:rPr>
              <w:t>16</w:t>
            </w:r>
            <w:r w:rsidRPr="00292DEB">
              <w:rPr>
                <w:rFonts w:cs="Arial"/>
              </w:rPr>
              <w:t xml:space="preserve">. Tag zahlt die </w:t>
            </w:r>
            <w:r w:rsidRPr="00292DEB">
              <w:rPr>
                <w:rFonts w:cs="Arial"/>
                <w:color w:val="008000"/>
              </w:rPr>
              <w:t>e-EFKA</w:t>
            </w:r>
            <w:r w:rsidRPr="00292DEB">
              <w:rPr>
                <w:rFonts w:cs="Arial"/>
              </w:rPr>
              <w:t xml:space="preserve"> den Vollbetrag (</w:t>
            </w:r>
            <w:r w:rsidRPr="00292DEB">
              <w:rPr>
                <w:rFonts w:cs="Arial"/>
                <w:color w:val="C00000"/>
              </w:rPr>
              <w:t>100</w:t>
            </w:r>
            <w:r w:rsidRPr="00292DEB">
              <w:rPr>
                <w:rFonts w:cs="Arial"/>
              </w:rPr>
              <w:t xml:space="preserve">%). Zulage von </w:t>
            </w:r>
            <w:r w:rsidRPr="00292DEB">
              <w:rPr>
                <w:rFonts w:cs="Arial"/>
                <w:color w:val="800000"/>
              </w:rPr>
              <w:t>10</w:t>
            </w:r>
            <w:r w:rsidRPr="00292DEB">
              <w:rPr>
                <w:rFonts w:cs="Arial"/>
              </w:rPr>
              <w:t xml:space="preserve">% für jeden Unterhaltsberechtigten. </w:t>
            </w:r>
          </w:p>
          <w:p w14:paraId="28561D90" w14:textId="77777777" w:rsidR="00CD2271" w:rsidRPr="00292DEB" w:rsidRDefault="00CD2271" w:rsidP="00CD2271">
            <w:pPr>
              <w:spacing w:line="276" w:lineRule="auto"/>
              <w:rPr>
                <w:rFonts w:cs="Arial"/>
              </w:rPr>
            </w:pPr>
            <w:r w:rsidRPr="00292DEB">
              <w:rPr>
                <w:rFonts w:cs="Arial"/>
              </w:rPr>
              <w:t xml:space="preserve">Es erfolgt keine Verringerung, Erhöhung oder Einstellung der Leistung über die Zeit. </w:t>
            </w:r>
          </w:p>
          <w:p w14:paraId="0AB8D37D" w14:textId="77777777" w:rsidR="00CD2271" w:rsidRPr="00292DEB" w:rsidRDefault="00CD2271" w:rsidP="00CD2271">
            <w:pPr>
              <w:spacing w:line="276" w:lineRule="auto"/>
              <w:rPr>
                <w:rFonts w:cs="Arial"/>
                <w:b/>
                <w:color w:val="FF0000"/>
              </w:rPr>
            </w:pPr>
            <w:r w:rsidRPr="00292DEB">
              <w:rPr>
                <w:rFonts w:cs="Arial"/>
              </w:rPr>
              <w:t xml:space="preserve">Zahlungsfrequenz: alle </w:t>
            </w:r>
            <w:r w:rsidRPr="00292DEB">
              <w:rPr>
                <w:rFonts w:cs="Arial"/>
                <w:color w:val="C00000"/>
              </w:rPr>
              <w:t xml:space="preserve">15 </w:t>
            </w:r>
            <w:r w:rsidRPr="00292DEB">
              <w:rPr>
                <w:rFonts w:cs="Arial"/>
              </w:rPr>
              <w:t>Kalendertage.</w:t>
            </w:r>
          </w:p>
          <w:p w14:paraId="6F962265" w14:textId="77777777" w:rsidR="00CD2271" w:rsidRPr="00292DEB" w:rsidRDefault="00CD2271" w:rsidP="00CD2271">
            <w:pPr>
              <w:spacing w:line="276" w:lineRule="auto"/>
              <w:rPr>
                <w:rFonts w:cs="Arial"/>
                <w:b/>
                <w:color w:val="FF0000"/>
              </w:rPr>
            </w:pPr>
          </w:p>
          <w:p w14:paraId="6DB28189" w14:textId="77777777" w:rsidR="00CD2271" w:rsidRPr="00292DEB" w:rsidRDefault="00CD2271" w:rsidP="00CD2271">
            <w:pPr>
              <w:spacing w:line="276" w:lineRule="auto"/>
              <w:rPr>
                <w:rFonts w:cs="Arial"/>
              </w:rPr>
            </w:pPr>
            <w:r w:rsidRPr="00292DEB">
              <w:rPr>
                <w:rFonts w:cs="Arial"/>
              </w:rPr>
              <w:t>Öffentlicher Sektor: Beamte erhalten ihren Lohn während der Krankheit.</w:t>
            </w:r>
          </w:p>
          <w:p w14:paraId="1CE35CE8" w14:textId="77777777" w:rsidR="00CD2271" w:rsidRPr="00292DEB" w:rsidRDefault="00CD2271" w:rsidP="00CD2271">
            <w:pPr>
              <w:spacing w:line="276" w:lineRule="auto"/>
              <w:rPr>
                <w:rFonts w:cs="Arial"/>
              </w:rPr>
            </w:pPr>
          </w:p>
        </w:tc>
        <w:tc>
          <w:tcPr>
            <w:tcW w:w="1370" w:type="pct"/>
          </w:tcPr>
          <w:p w14:paraId="742066EB" w14:textId="77777777" w:rsidR="00CD2271" w:rsidRPr="00292DEB" w:rsidRDefault="00CD2271" w:rsidP="00CD2271">
            <w:pPr>
              <w:spacing w:line="276" w:lineRule="auto"/>
              <w:rPr>
                <w:rFonts w:cs="Arial"/>
                <w:lang w:val="fr-BE"/>
              </w:rPr>
            </w:pPr>
            <w:r w:rsidRPr="00292DEB">
              <w:rPr>
                <w:rFonts w:cs="Arial"/>
                <w:lang w:val="fr-BE"/>
              </w:rPr>
              <w:t xml:space="preserve">À compter du </w:t>
            </w:r>
            <w:r w:rsidRPr="00292DEB">
              <w:rPr>
                <w:rFonts w:cs="Arial"/>
                <w:color w:val="C00000"/>
                <w:lang w:val="fr-BE"/>
              </w:rPr>
              <w:t>4</w:t>
            </w:r>
            <w:r w:rsidRPr="00292DEB">
              <w:rPr>
                <w:rFonts w:cs="Arial"/>
                <w:vertAlign w:val="superscript"/>
                <w:lang w:val="fr-BE"/>
              </w:rPr>
              <w:t>e</w:t>
            </w:r>
            <w:r w:rsidRPr="00292DEB">
              <w:rPr>
                <w:rFonts w:cs="Arial"/>
                <w:lang w:val="fr-BE"/>
              </w:rPr>
              <w:t xml:space="preserve"> jour de maladie, </w:t>
            </w:r>
            <w:r w:rsidRPr="00292DEB">
              <w:rPr>
                <w:rFonts w:cs="Arial"/>
                <w:color w:val="008000"/>
                <w:lang w:val="fr-BE"/>
              </w:rPr>
              <w:t xml:space="preserve">l’e-EFKA </w:t>
            </w:r>
            <w:r w:rsidRPr="00292DEB">
              <w:rPr>
                <w:rFonts w:cs="Arial"/>
                <w:lang w:val="fr-BE"/>
              </w:rPr>
              <w:t xml:space="preserve">verse, pendant </w:t>
            </w:r>
            <w:r w:rsidRPr="00292DEB">
              <w:rPr>
                <w:rFonts w:cs="Arial"/>
                <w:color w:val="C00000"/>
                <w:lang w:val="fr-BE"/>
              </w:rPr>
              <w:t xml:space="preserve">12 </w:t>
            </w:r>
            <w:r w:rsidRPr="00292DEB">
              <w:rPr>
                <w:rFonts w:cs="Arial"/>
                <w:lang w:val="fr-BE"/>
              </w:rPr>
              <w:t>jours civils,</w:t>
            </w:r>
            <w:r w:rsidRPr="00292DEB">
              <w:rPr>
                <w:rFonts w:cs="Arial"/>
                <w:color w:val="800000"/>
                <w:lang w:val="fr-BE"/>
              </w:rPr>
              <w:t xml:space="preserve"> 50</w:t>
            </w:r>
            <w:r w:rsidRPr="00292DEB">
              <w:rPr>
                <w:rFonts w:cs="Arial"/>
                <w:lang w:val="fr-BE"/>
              </w:rPr>
              <w:t xml:space="preserve">% du salaire journalier brut pour la catégorie d’assurance fictive dans laquelle l'assuré est classé sur la base de son salaire des </w:t>
            </w:r>
            <w:r w:rsidRPr="00292DEB">
              <w:rPr>
                <w:rFonts w:cs="Arial"/>
                <w:color w:val="800000"/>
                <w:lang w:val="fr-BE"/>
              </w:rPr>
              <w:t>30</w:t>
            </w:r>
            <w:r w:rsidRPr="00292DEB">
              <w:rPr>
                <w:rFonts w:cs="Arial"/>
                <w:lang w:val="fr-BE"/>
              </w:rPr>
              <w:t xml:space="preserve"> derniers jours civils de l'année précédente. A compter du </w:t>
            </w:r>
            <w:r w:rsidRPr="00292DEB">
              <w:rPr>
                <w:rFonts w:cs="Arial"/>
                <w:color w:val="C00000"/>
                <w:lang w:val="fr-BE"/>
              </w:rPr>
              <w:t>16</w:t>
            </w:r>
            <w:r w:rsidRPr="00292DEB">
              <w:rPr>
                <w:rFonts w:cs="Arial"/>
                <w:vertAlign w:val="superscript"/>
                <w:lang w:val="fr-BE"/>
              </w:rPr>
              <w:t>e</w:t>
            </w:r>
            <w:r w:rsidRPr="00292DEB">
              <w:rPr>
                <w:rFonts w:cs="Arial"/>
                <w:lang w:val="fr-BE"/>
              </w:rPr>
              <w:t xml:space="preserve"> jour, </w:t>
            </w:r>
            <w:r w:rsidRPr="00292DEB">
              <w:rPr>
                <w:rFonts w:cs="Arial"/>
                <w:color w:val="008000"/>
                <w:lang w:val="fr-BE"/>
              </w:rPr>
              <w:t>l’e-EFKA</w:t>
            </w:r>
            <w:r w:rsidRPr="00292DEB">
              <w:rPr>
                <w:rFonts w:cs="Arial"/>
                <w:lang w:val="fr-BE"/>
              </w:rPr>
              <w:t xml:space="preserve"> verse le montant intégral (</w:t>
            </w:r>
            <w:r w:rsidRPr="00292DEB">
              <w:rPr>
                <w:rFonts w:cs="Arial"/>
                <w:color w:val="C00000"/>
                <w:lang w:val="fr-BE"/>
              </w:rPr>
              <w:t>100</w:t>
            </w:r>
            <w:r w:rsidRPr="00292DEB">
              <w:rPr>
                <w:rFonts w:cs="Arial"/>
                <w:lang w:val="fr-BE"/>
              </w:rPr>
              <w:t>%).</w:t>
            </w:r>
          </w:p>
          <w:p w14:paraId="1A1932D8" w14:textId="77777777" w:rsidR="00CD2271" w:rsidRPr="00292DEB" w:rsidRDefault="00CD2271" w:rsidP="00CD2271">
            <w:pPr>
              <w:spacing w:line="276" w:lineRule="auto"/>
              <w:rPr>
                <w:rFonts w:cs="Arial"/>
                <w:lang w:val="fr-BE"/>
              </w:rPr>
            </w:pPr>
            <w:r w:rsidRPr="00292DEB">
              <w:rPr>
                <w:rFonts w:cs="Arial"/>
                <w:lang w:val="fr-BE"/>
              </w:rPr>
              <w:t xml:space="preserve">Majoration de </w:t>
            </w:r>
            <w:r w:rsidRPr="00292DEB">
              <w:rPr>
                <w:rFonts w:cs="Arial"/>
                <w:color w:val="800000"/>
                <w:lang w:val="fr-BE"/>
              </w:rPr>
              <w:t>10</w:t>
            </w:r>
            <w:r w:rsidRPr="00292DEB">
              <w:rPr>
                <w:rFonts w:cs="Arial"/>
                <w:lang w:val="fr-BE"/>
              </w:rPr>
              <w:t>% pour chaque personne à charge.</w:t>
            </w:r>
          </w:p>
          <w:p w14:paraId="53C04A7B" w14:textId="77777777" w:rsidR="00CD2271" w:rsidRPr="00292DEB" w:rsidRDefault="00CD2271" w:rsidP="00CD2271">
            <w:pPr>
              <w:spacing w:line="276" w:lineRule="auto"/>
              <w:rPr>
                <w:rFonts w:cs="Arial"/>
                <w:lang w:val="fr-BE"/>
              </w:rPr>
            </w:pPr>
            <w:r w:rsidRPr="00292DEB">
              <w:rPr>
                <w:rFonts w:cs="Arial"/>
                <w:lang w:val="fr-BE"/>
              </w:rPr>
              <w:t xml:space="preserve">La prestation ne fait l’objet d’aucune diminution, augmentation ou cessation au fil du temps. </w:t>
            </w:r>
          </w:p>
          <w:p w14:paraId="12F62B80" w14:textId="77777777" w:rsidR="00CD2271" w:rsidRPr="00292DEB" w:rsidRDefault="00CD2271" w:rsidP="00CD2271">
            <w:pPr>
              <w:spacing w:line="276" w:lineRule="auto"/>
              <w:rPr>
                <w:rFonts w:cs="Arial"/>
                <w:bCs/>
                <w:lang w:val="fr-BE"/>
              </w:rPr>
            </w:pPr>
            <w:r w:rsidRPr="00292DEB">
              <w:rPr>
                <w:rFonts w:cs="Arial"/>
                <w:bCs/>
                <w:lang w:val="fr-BE"/>
              </w:rPr>
              <w:t xml:space="preserve">Fréquence de versement: tous les </w:t>
            </w:r>
            <w:r w:rsidRPr="00292DEB">
              <w:rPr>
                <w:rFonts w:cs="Arial"/>
                <w:bCs/>
                <w:color w:val="C00000"/>
                <w:lang w:val="fr-BE"/>
              </w:rPr>
              <w:t>15</w:t>
            </w:r>
            <w:r w:rsidRPr="00292DEB">
              <w:rPr>
                <w:rFonts w:cs="Arial"/>
                <w:bCs/>
                <w:lang w:val="fr-BE"/>
              </w:rPr>
              <w:t xml:space="preserve"> jours civils.</w:t>
            </w:r>
          </w:p>
          <w:p w14:paraId="08EF86AD" w14:textId="77777777" w:rsidR="00CD2271" w:rsidRPr="00292DEB" w:rsidRDefault="00CD2271" w:rsidP="00CD2271">
            <w:pPr>
              <w:spacing w:line="276" w:lineRule="auto"/>
              <w:rPr>
                <w:rFonts w:cs="Arial"/>
                <w:bCs/>
                <w:lang w:val="fr-BE"/>
              </w:rPr>
            </w:pPr>
          </w:p>
          <w:p w14:paraId="680E3EA9" w14:textId="77777777" w:rsidR="00CD2271" w:rsidRPr="00292DEB" w:rsidRDefault="00CD2271" w:rsidP="00CD2271">
            <w:pPr>
              <w:spacing w:line="276" w:lineRule="auto"/>
              <w:rPr>
                <w:rFonts w:cs="Arial"/>
                <w:bCs/>
                <w:lang w:val="fr-BE"/>
              </w:rPr>
            </w:pPr>
            <w:r w:rsidRPr="00292DEB">
              <w:rPr>
                <w:rFonts w:cs="Arial"/>
                <w:bCs/>
                <w:lang w:val="fr-BE"/>
              </w:rPr>
              <w:t>Secteur public: le/la fonctionnaire perçoit son salaire durant la maladie.</w:t>
            </w:r>
          </w:p>
          <w:p w14:paraId="6B18627A" w14:textId="77777777" w:rsidR="00CD2271" w:rsidRPr="00292DEB" w:rsidRDefault="00CD2271" w:rsidP="00CD2271">
            <w:pPr>
              <w:spacing w:line="276" w:lineRule="auto"/>
              <w:rPr>
                <w:rFonts w:cs="Arial"/>
                <w:bCs/>
                <w:lang w:val="fr-BE"/>
              </w:rPr>
            </w:pPr>
          </w:p>
        </w:tc>
        <w:tc>
          <w:tcPr>
            <w:tcW w:w="1370" w:type="pct"/>
          </w:tcPr>
          <w:p w14:paraId="489450C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E-III-11-EL</w:t>
            </w:r>
          </w:p>
          <w:p w14:paraId="7CEB125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From the </w:t>
            </w:r>
            <w:r w:rsidRPr="00292DEB">
              <w:rPr>
                <w:color w:val="800000"/>
                <w:sz w:val="15"/>
                <w:szCs w:val="15"/>
                <w:lang w:val="en-GB"/>
              </w:rPr>
              <w:t>4</w:t>
            </w:r>
            <w:r w:rsidRPr="00292DEB">
              <w:rPr>
                <w:color w:val="800000"/>
                <w:sz w:val="15"/>
                <w:szCs w:val="15"/>
                <w:vertAlign w:val="superscript"/>
                <w:lang w:val="en-GB"/>
              </w:rPr>
              <w:t>th</w:t>
            </w:r>
            <w:r w:rsidRPr="00292DEB">
              <w:rPr>
                <w:color w:val="000000"/>
                <w:sz w:val="15"/>
                <w:szCs w:val="15"/>
                <w:lang w:val="en-GB"/>
              </w:rPr>
              <w:t xml:space="preserve"> day of sickness, </w:t>
            </w:r>
            <w:r w:rsidRPr="00292DEB">
              <w:rPr>
                <w:color w:val="008000"/>
                <w:sz w:val="15"/>
                <w:szCs w:val="15"/>
                <w:lang w:val="en-GB"/>
              </w:rPr>
              <w:t>e-EFKA</w:t>
            </w:r>
            <w:r w:rsidRPr="00292DEB">
              <w:rPr>
                <w:color w:val="000000"/>
                <w:sz w:val="15"/>
                <w:szCs w:val="15"/>
                <w:lang w:val="en-GB"/>
              </w:rPr>
              <w:t xml:space="preserve"> provides, for </w:t>
            </w:r>
            <w:r w:rsidRPr="00292DEB">
              <w:rPr>
                <w:color w:val="800000"/>
                <w:sz w:val="15"/>
                <w:szCs w:val="15"/>
                <w:lang w:val="en-GB"/>
              </w:rPr>
              <w:t>12</w:t>
            </w:r>
            <w:r w:rsidRPr="00292DEB">
              <w:rPr>
                <w:color w:val="000000"/>
                <w:sz w:val="15"/>
                <w:szCs w:val="15"/>
                <w:lang w:val="en-GB"/>
              </w:rPr>
              <w:t xml:space="preserve"> calendar days, </w:t>
            </w:r>
            <w:r w:rsidRPr="00292DEB">
              <w:rPr>
                <w:color w:val="C00000"/>
                <w:sz w:val="15"/>
                <w:szCs w:val="15"/>
                <w:lang w:val="en-GB"/>
              </w:rPr>
              <w:t>50</w:t>
            </w:r>
            <w:r w:rsidRPr="00292DEB">
              <w:rPr>
                <w:color w:val="000000"/>
                <w:sz w:val="15"/>
                <w:szCs w:val="15"/>
                <w:lang w:val="en-GB"/>
              </w:rPr>
              <w:t xml:space="preserve">% of the </w:t>
            </w:r>
            <w:ins w:id="139" w:author="Author">
              <w:r w:rsidRPr="00292DEB">
                <w:rPr>
                  <w:color w:val="000000"/>
                  <w:sz w:val="15"/>
                  <w:szCs w:val="15"/>
                  <w:lang w:val="en-GB"/>
                </w:rPr>
                <w:t xml:space="preserve">imputed </w:t>
              </w:r>
            </w:ins>
            <w:r w:rsidRPr="00292DEB">
              <w:rPr>
                <w:color w:val="000000"/>
                <w:sz w:val="15"/>
                <w:szCs w:val="15"/>
                <w:lang w:val="en-GB"/>
              </w:rPr>
              <w:t xml:space="preserve">daily gross wage of the </w:t>
            </w:r>
            <w:del w:id="140" w:author="Author">
              <w:r w:rsidRPr="00292DEB">
                <w:rPr>
                  <w:color w:val="000000"/>
                  <w:sz w:val="15"/>
                  <w:szCs w:val="15"/>
                  <w:lang w:val="en-GB"/>
                </w:rPr>
                <w:delText xml:space="preserve">fictional </w:delText>
              </w:r>
            </w:del>
            <w:r w:rsidRPr="00292DEB">
              <w:rPr>
                <w:color w:val="000000"/>
                <w:sz w:val="15"/>
                <w:szCs w:val="15"/>
                <w:lang w:val="en-GB"/>
              </w:rPr>
              <w:t>insurance class in which the insured is classified according to his/her</w:t>
            </w:r>
            <w:ins w:id="141" w:author="Author">
              <w:r w:rsidRPr="00292DEB">
                <w:rPr>
                  <w:color w:val="000000"/>
                  <w:sz w:val="15"/>
                  <w:szCs w:val="15"/>
                  <w:lang w:val="en-GB"/>
                </w:rPr>
                <w:t xml:space="preserve"> </w:t>
              </w:r>
              <w:r w:rsidRPr="00292DEB">
                <w:rPr>
                  <w:color w:val="000000"/>
                  <w:sz w:val="15"/>
                  <w:szCs w:val="15"/>
                  <w:lang w:val="en-US"/>
                </w:rPr>
                <w:t>average</w:t>
              </w:r>
            </w:ins>
            <w:r w:rsidRPr="00292DEB">
              <w:rPr>
                <w:color w:val="000000"/>
                <w:sz w:val="15"/>
                <w:szCs w:val="15"/>
                <w:lang w:val="en-US"/>
              </w:rPr>
              <w:t xml:space="preserve"> </w:t>
            </w:r>
            <w:r w:rsidRPr="00292DEB">
              <w:rPr>
                <w:color w:val="000000"/>
                <w:sz w:val="15"/>
                <w:szCs w:val="15"/>
                <w:lang w:val="en-GB"/>
              </w:rPr>
              <w:t xml:space="preserve">wage of the last </w:t>
            </w:r>
            <w:r w:rsidRPr="00292DEB">
              <w:rPr>
                <w:color w:val="C00000"/>
                <w:sz w:val="15"/>
                <w:szCs w:val="15"/>
                <w:lang w:val="en-GB"/>
              </w:rPr>
              <w:t>30</w:t>
            </w:r>
            <w:r w:rsidRPr="00292DEB">
              <w:rPr>
                <w:color w:val="000000"/>
                <w:sz w:val="15"/>
                <w:szCs w:val="15"/>
                <w:lang w:val="en-GB"/>
              </w:rPr>
              <w:t xml:space="preserve"> calendar days of the previous year. From the </w:t>
            </w:r>
            <w:r w:rsidRPr="00292DEB">
              <w:rPr>
                <w:color w:val="C00000"/>
                <w:sz w:val="15"/>
                <w:szCs w:val="15"/>
                <w:lang w:val="en-GB"/>
              </w:rPr>
              <w:t>16</w:t>
            </w:r>
            <w:r w:rsidRPr="00292DEB">
              <w:rPr>
                <w:color w:val="000000"/>
                <w:sz w:val="15"/>
                <w:szCs w:val="15"/>
                <w:vertAlign w:val="superscript"/>
                <w:lang w:val="en-GB"/>
              </w:rPr>
              <w:t>th</w:t>
            </w:r>
            <w:r w:rsidRPr="00292DEB">
              <w:rPr>
                <w:color w:val="000000"/>
                <w:sz w:val="15"/>
                <w:szCs w:val="15"/>
                <w:lang w:val="en-GB"/>
              </w:rPr>
              <w:t xml:space="preserve"> day, the full amount (</w:t>
            </w:r>
            <w:r w:rsidRPr="00292DEB">
              <w:rPr>
                <w:color w:val="C00000"/>
                <w:sz w:val="15"/>
                <w:szCs w:val="15"/>
                <w:lang w:val="en-GB"/>
              </w:rPr>
              <w:t>100</w:t>
            </w:r>
            <w:r w:rsidRPr="00292DEB">
              <w:rPr>
                <w:color w:val="000000"/>
                <w:sz w:val="15"/>
                <w:szCs w:val="15"/>
                <w:lang w:val="en-GB"/>
              </w:rPr>
              <w:t xml:space="preserve">%) is paid by </w:t>
            </w:r>
            <w:r w:rsidRPr="00292DEB">
              <w:rPr>
                <w:color w:val="008000"/>
                <w:sz w:val="15"/>
                <w:szCs w:val="15"/>
                <w:lang w:val="en-GB"/>
              </w:rPr>
              <w:t>e-EFKA</w:t>
            </w:r>
            <w:r w:rsidRPr="00292DEB">
              <w:rPr>
                <w:color w:val="000000"/>
                <w:sz w:val="15"/>
                <w:szCs w:val="15"/>
                <w:lang w:val="en-GB"/>
              </w:rPr>
              <w:t>.</w:t>
            </w:r>
          </w:p>
          <w:p w14:paraId="612B9B1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Supplement of </w:t>
            </w:r>
            <w:r w:rsidRPr="00292DEB">
              <w:rPr>
                <w:color w:val="C00000"/>
                <w:sz w:val="15"/>
                <w:szCs w:val="15"/>
                <w:lang w:val="en-GB"/>
              </w:rPr>
              <w:t>10</w:t>
            </w:r>
            <w:r w:rsidRPr="00292DEB">
              <w:rPr>
                <w:color w:val="000000"/>
                <w:sz w:val="15"/>
                <w:szCs w:val="15"/>
                <w:lang w:val="en-GB"/>
              </w:rPr>
              <w:t xml:space="preserve">% for each dependent. </w:t>
            </w:r>
          </w:p>
          <w:p w14:paraId="60E9115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benefit does not diminish, increase or stop over time.</w:t>
            </w:r>
          </w:p>
          <w:p w14:paraId="684A8CC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Frequency of payment: every </w:t>
            </w:r>
            <w:r w:rsidRPr="00292DEB">
              <w:rPr>
                <w:color w:val="C00000"/>
                <w:sz w:val="15"/>
                <w:szCs w:val="15"/>
                <w:lang w:val="en-GB"/>
              </w:rPr>
              <w:t xml:space="preserve">15 </w:t>
            </w:r>
            <w:r w:rsidRPr="00292DEB">
              <w:rPr>
                <w:sz w:val="15"/>
                <w:szCs w:val="15"/>
                <w:lang w:val="en-GB"/>
              </w:rPr>
              <w:t xml:space="preserve">calendar </w:t>
            </w:r>
            <w:r w:rsidRPr="00292DEB">
              <w:rPr>
                <w:color w:val="000000"/>
                <w:sz w:val="15"/>
                <w:szCs w:val="15"/>
                <w:lang w:val="en-GB"/>
              </w:rPr>
              <w:t>days.</w:t>
            </w:r>
          </w:p>
          <w:p w14:paraId="0F083A51" w14:textId="77777777" w:rsidR="00CD2271" w:rsidRPr="00292DEB" w:rsidRDefault="00CD2271" w:rsidP="00CD2271">
            <w:pPr>
              <w:pStyle w:val="Normal0"/>
              <w:pBdr>
                <w:top w:val="nil"/>
                <w:left w:val="nil"/>
                <w:bottom w:val="nil"/>
                <w:right w:val="nil"/>
                <w:between w:val="nil"/>
              </w:pBdr>
              <w:spacing w:before="0" w:after="0"/>
              <w:rPr>
                <w:b/>
                <w:color w:val="000000"/>
                <w:sz w:val="15"/>
                <w:szCs w:val="15"/>
                <w:lang w:val="en-GB"/>
              </w:rPr>
            </w:pPr>
          </w:p>
          <w:p w14:paraId="49B1DE7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Public sector: the civil servant is paid his/her wage during sickness.</w:t>
            </w:r>
          </w:p>
          <w:p w14:paraId="1AD3E93E"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308A539"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301EF717" w14:textId="77777777" w:rsidR="00CD2271" w:rsidRPr="00292DEB" w:rsidRDefault="00CD2271" w:rsidP="00CD2271">
            <w:pPr>
              <w:spacing w:line="276" w:lineRule="auto"/>
              <w:rPr>
                <w:rFonts w:cs="Arial"/>
                <w:color w:val="0000FF"/>
                <w:lang w:val="en-US"/>
              </w:rPr>
            </w:pPr>
          </w:p>
        </w:tc>
        <w:tc>
          <w:tcPr>
            <w:tcW w:w="127" w:type="pct"/>
          </w:tcPr>
          <w:p w14:paraId="0DB74C55" w14:textId="77777777" w:rsidR="00CD2271" w:rsidRPr="00292DEB" w:rsidRDefault="00CD2271" w:rsidP="00CD2271">
            <w:pPr>
              <w:spacing w:line="276" w:lineRule="auto"/>
              <w:rPr>
                <w:rFonts w:cs="Arial"/>
                <w:color w:val="0000FF"/>
                <w:lang w:val="fr-FR"/>
              </w:rPr>
            </w:pPr>
            <w:r w:rsidRPr="00292DEB">
              <w:rPr>
                <w:rFonts w:cs="Arial"/>
                <w:color w:val="0000FF"/>
                <w:lang w:val="fr-FR"/>
              </w:rPr>
              <w:t>11</w:t>
            </w:r>
          </w:p>
          <w:p w14:paraId="489F7E96" w14:textId="77777777" w:rsidR="00CD2271" w:rsidRPr="00292DEB" w:rsidRDefault="00CD2271" w:rsidP="00CD2271">
            <w:pPr>
              <w:spacing w:line="276" w:lineRule="auto"/>
              <w:rPr>
                <w:rFonts w:cs="Arial"/>
                <w:color w:val="0000FF"/>
                <w:lang w:val="en-US"/>
              </w:rPr>
            </w:pPr>
          </w:p>
        </w:tc>
        <w:tc>
          <w:tcPr>
            <w:tcW w:w="402" w:type="pct"/>
          </w:tcPr>
          <w:p w14:paraId="184C6B0E"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7D3F59B1" w14:textId="77777777" w:rsidR="00CD2271" w:rsidRPr="00292DEB" w:rsidRDefault="00CD2271" w:rsidP="00CD2271">
            <w:pPr>
              <w:spacing w:line="276" w:lineRule="auto"/>
              <w:rPr>
                <w:rFonts w:cs="Arial"/>
                <w:color w:val="0000FF"/>
                <w:lang w:val="en-US"/>
              </w:rPr>
            </w:pPr>
          </w:p>
        </w:tc>
      </w:tr>
      <w:tr w:rsidR="00CD2271" w:rsidRPr="00292DEB" w14:paraId="611E934F" w14:textId="77777777" w:rsidTr="005D0FED">
        <w:tc>
          <w:tcPr>
            <w:tcW w:w="193" w:type="pct"/>
          </w:tcPr>
          <w:p w14:paraId="3D1E3E05" w14:textId="5C0BF9EB" w:rsidR="00CD2271" w:rsidRPr="00292DEB" w:rsidRDefault="00CD2271" w:rsidP="00CD2271">
            <w:pPr>
              <w:spacing w:line="276" w:lineRule="auto"/>
              <w:jc w:val="left"/>
              <w:rPr>
                <w:rFonts w:cs="Arial"/>
                <w:b/>
                <w:lang w:val="es-ES"/>
              </w:rPr>
            </w:pPr>
            <w:r w:rsidRPr="00292DEB">
              <w:rPr>
                <w:rFonts w:cs="Arial"/>
                <w:b/>
                <w:lang w:val="es-ES"/>
              </w:rPr>
              <w:lastRenderedPageBreak/>
              <w:t>EL</w:t>
            </w:r>
          </w:p>
        </w:tc>
        <w:tc>
          <w:tcPr>
            <w:tcW w:w="1371" w:type="pct"/>
          </w:tcPr>
          <w:p w14:paraId="380AD269" w14:textId="5D4821A5" w:rsidR="00CD2271" w:rsidRPr="00292DEB" w:rsidRDefault="00CD2271" w:rsidP="00CD2271">
            <w:pPr>
              <w:spacing w:line="276" w:lineRule="auto"/>
              <w:rPr>
                <w:rFonts w:cs="Arial"/>
              </w:rPr>
            </w:pPr>
          </w:p>
        </w:tc>
        <w:tc>
          <w:tcPr>
            <w:tcW w:w="1370" w:type="pct"/>
          </w:tcPr>
          <w:p w14:paraId="67FB0481" w14:textId="110DD3EA" w:rsidR="00CD2271" w:rsidRPr="00292DEB" w:rsidRDefault="00CD2271" w:rsidP="00CD2271">
            <w:pPr>
              <w:spacing w:line="276" w:lineRule="auto"/>
              <w:rPr>
                <w:rFonts w:cs="Arial"/>
                <w:lang w:val="fr-BE"/>
              </w:rPr>
            </w:pPr>
          </w:p>
        </w:tc>
        <w:tc>
          <w:tcPr>
            <w:tcW w:w="1370" w:type="pct"/>
          </w:tcPr>
          <w:p w14:paraId="47B12991"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E-III-12-EL</w:t>
            </w:r>
          </w:p>
          <w:p w14:paraId="39B05B36" w14:textId="72947671"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ins w:id="142" w:author="Author">
              <w:r w:rsidRPr="00292DEB">
                <w:rPr>
                  <w:bCs/>
                  <w:sz w:val="15"/>
                  <w:szCs w:val="15"/>
                  <w:lang w:val="en-GB"/>
                </w:rPr>
                <w:t xml:space="preserve">Imputed daily gross wage of the insurance class in which the insured is classified according to his/her average wage of the last </w:t>
              </w:r>
              <w:r w:rsidRPr="00292DEB">
                <w:rPr>
                  <w:bCs/>
                  <w:color w:val="C00000"/>
                  <w:sz w:val="15"/>
                  <w:szCs w:val="15"/>
                  <w:lang w:val="en-GB"/>
                </w:rPr>
                <w:t>30</w:t>
              </w:r>
              <w:r w:rsidRPr="00292DEB">
                <w:rPr>
                  <w:bCs/>
                  <w:sz w:val="15"/>
                  <w:szCs w:val="15"/>
                  <w:lang w:val="en-GB"/>
                </w:rPr>
                <w:t xml:space="preserve"> calendar days of the previous year.</w:t>
              </w:r>
            </w:ins>
          </w:p>
        </w:tc>
        <w:tc>
          <w:tcPr>
            <w:tcW w:w="167" w:type="pct"/>
          </w:tcPr>
          <w:p w14:paraId="4BF81D70"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28221D42" w14:textId="77777777" w:rsidR="00CD2271" w:rsidRPr="00292DEB" w:rsidRDefault="00CD2271" w:rsidP="00CD2271">
            <w:pPr>
              <w:spacing w:line="276" w:lineRule="auto"/>
              <w:rPr>
                <w:rFonts w:cs="Arial"/>
                <w:color w:val="0000FF"/>
                <w:lang w:val="en-US"/>
              </w:rPr>
            </w:pPr>
          </w:p>
        </w:tc>
        <w:tc>
          <w:tcPr>
            <w:tcW w:w="127" w:type="pct"/>
          </w:tcPr>
          <w:p w14:paraId="088E333F" w14:textId="77777777" w:rsidR="00CD2271" w:rsidRPr="00292DEB" w:rsidRDefault="00CD2271" w:rsidP="00CD2271">
            <w:pPr>
              <w:spacing w:line="276" w:lineRule="auto"/>
              <w:rPr>
                <w:rFonts w:cs="Arial"/>
                <w:color w:val="0000FF"/>
                <w:lang w:val="fr-FR"/>
              </w:rPr>
            </w:pPr>
            <w:r w:rsidRPr="00292DEB">
              <w:rPr>
                <w:rFonts w:cs="Arial"/>
                <w:color w:val="0000FF"/>
                <w:lang w:val="fr-FR"/>
              </w:rPr>
              <w:t>12</w:t>
            </w:r>
          </w:p>
          <w:p w14:paraId="264FE161" w14:textId="77777777" w:rsidR="00CD2271" w:rsidRPr="00292DEB" w:rsidRDefault="00CD2271" w:rsidP="00CD2271">
            <w:pPr>
              <w:spacing w:line="276" w:lineRule="auto"/>
              <w:rPr>
                <w:rFonts w:cs="Arial"/>
                <w:color w:val="0000FF"/>
                <w:lang w:val="en-US"/>
              </w:rPr>
            </w:pPr>
          </w:p>
        </w:tc>
        <w:tc>
          <w:tcPr>
            <w:tcW w:w="402" w:type="pct"/>
          </w:tcPr>
          <w:p w14:paraId="1A32F7C8"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6C53ACF1" w14:textId="77777777" w:rsidR="00CD2271" w:rsidRPr="00292DEB" w:rsidRDefault="00CD2271" w:rsidP="00CD2271">
            <w:pPr>
              <w:spacing w:line="276" w:lineRule="auto"/>
              <w:rPr>
                <w:rFonts w:cs="Arial"/>
                <w:color w:val="0000FF"/>
                <w:lang w:val="en-US"/>
              </w:rPr>
            </w:pPr>
          </w:p>
        </w:tc>
      </w:tr>
      <w:tr w:rsidR="00CD2271" w:rsidRPr="00292DEB" w14:paraId="27AAD6F8" w14:textId="77777777" w:rsidTr="005D0FED">
        <w:tc>
          <w:tcPr>
            <w:tcW w:w="193" w:type="pct"/>
          </w:tcPr>
          <w:p w14:paraId="14AD2139" w14:textId="77777777" w:rsidR="00CD2271" w:rsidRPr="00292DEB" w:rsidRDefault="00CD2271" w:rsidP="00CD2271">
            <w:pPr>
              <w:spacing w:line="276" w:lineRule="auto"/>
              <w:jc w:val="left"/>
              <w:rPr>
                <w:rFonts w:cs="Arial"/>
                <w:lang w:val="es-ES"/>
              </w:rPr>
            </w:pPr>
            <w:r w:rsidRPr="00292DEB">
              <w:rPr>
                <w:rFonts w:cs="Arial"/>
                <w:lang w:val="es-ES"/>
              </w:rPr>
              <w:t>EL</w:t>
            </w:r>
          </w:p>
          <w:p w14:paraId="50E04632" w14:textId="77777777" w:rsidR="00CD2271" w:rsidRPr="00292DEB" w:rsidRDefault="00CD2271" w:rsidP="00CD2271">
            <w:pPr>
              <w:spacing w:line="276" w:lineRule="auto"/>
              <w:jc w:val="left"/>
              <w:rPr>
                <w:rFonts w:cs="Arial"/>
                <w:lang w:val="es-ES"/>
              </w:rPr>
            </w:pPr>
            <w:r w:rsidRPr="00292DEB">
              <w:rPr>
                <w:rFonts w:cs="Arial"/>
                <w:lang w:val="es-ES"/>
              </w:rPr>
              <w:t>EL</w:t>
            </w:r>
          </w:p>
          <w:p w14:paraId="46F1D8BC" w14:textId="77777777" w:rsidR="00CD2271" w:rsidRPr="00292DEB" w:rsidRDefault="00CD2271" w:rsidP="00CD2271">
            <w:pPr>
              <w:spacing w:line="276" w:lineRule="auto"/>
              <w:jc w:val="left"/>
              <w:rPr>
                <w:rFonts w:cs="Arial"/>
                <w:lang w:val="es-ES"/>
              </w:rPr>
            </w:pPr>
            <w:r w:rsidRPr="00292DEB">
              <w:rPr>
                <w:rFonts w:cs="Arial"/>
                <w:lang w:val="es-ES"/>
              </w:rPr>
              <w:t>EL</w:t>
            </w:r>
          </w:p>
          <w:p w14:paraId="471485B4" w14:textId="77777777" w:rsidR="00CD2271" w:rsidRPr="00292DEB" w:rsidRDefault="00CD2271" w:rsidP="00CD2271">
            <w:pPr>
              <w:spacing w:line="276" w:lineRule="auto"/>
              <w:jc w:val="left"/>
              <w:rPr>
                <w:rFonts w:cs="Arial"/>
                <w:lang w:val="es-ES"/>
              </w:rPr>
            </w:pPr>
            <w:r w:rsidRPr="00292DEB">
              <w:rPr>
                <w:rFonts w:cs="Arial"/>
                <w:lang w:val="es-ES"/>
              </w:rPr>
              <w:t>EL</w:t>
            </w:r>
          </w:p>
          <w:p w14:paraId="795A2952" w14:textId="77777777" w:rsidR="00CD2271" w:rsidRPr="00292DEB" w:rsidRDefault="00CD2271" w:rsidP="00CD2271">
            <w:pPr>
              <w:spacing w:line="276" w:lineRule="auto"/>
              <w:jc w:val="left"/>
              <w:rPr>
                <w:rFonts w:cs="Arial"/>
                <w:lang w:val="es-ES"/>
              </w:rPr>
            </w:pPr>
            <w:r w:rsidRPr="00292DEB">
              <w:rPr>
                <w:rFonts w:cs="Arial"/>
                <w:lang w:val="es-ES"/>
              </w:rPr>
              <w:t>EL</w:t>
            </w:r>
          </w:p>
          <w:p w14:paraId="6D061DFB" w14:textId="12F03450"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222A1649" w14:textId="77777777" w:rsidR="00CD2271" w:rsidRPr="00292DEB" w:rsidRDefault="00CD2271" w:rsidP="00CD2271">
            <w:pPr>
              <w:spacing w:line="276" w:lineRule="auto"/>
              <w:rPr>
                <w:rFonts w:cs="Arial"/>
              </w:rPr>
            </w:pPr>
            <w:r w:rsidRPr="00292DEB">
              <w:rPr>
                <w:rFonts w:cs="Arial"/>
              </w:rPr>
              <w:t xml:space="preserve">Tatsächlicher Mindestbetrag: </w:t>
            </w:r>
            <w:r w:rsidRPr="00292DEB">
              <w:rPr>
                <w:rFonts w:cs="Arial"/>
                <w:color w:val="C00000"/>
              </w:rPr>
              <w:t>50%</w:t>
            </w:r>
            <w:r w:rsidRPr="00292DEB">
              <w:rPr>
                <w:rFonts w:cs="Arial"/>
              </w:rPr>
              <w:t xml:space="preserve"> des fiktiven Tagesbruttolohnes der 1. Versicherungsklasse der früheren IKA-ETAM.</w:t>
            </w:r>
          </w:p>
          <w:p w14:paraId="43A5A8BD" w14:textId="77777777" w:rsidR="00CD2271" w:rsidRPr="00292DEB" w:rsidRDefault="00CD2271" w:rsidP="00CD2271">
            <w:pPr>
              <w:spacing w:line="276" w:lineRule="auto"/>
              <w:rPr>
                <w:rFonts w:cs="Arial"/>
                <w:lang w:val="en-GB"/>
              </w:rPr>
            </w:pPr>
            <w:r w:rsidRPr="00292DEB">
              <w:rPr>
                <w:rFonts w:cs="Arial"/>
              </w:rPr>
              <w:t xml:space="preserve">Tatsächlicher Höchstbetrag: </w:t>
            </w:r>
            <w:r w:rsidRPr="00292DEB">
              <w:rPr>
                <w:rFonts w:cs="Arial"/>
                <w:color w:val="C00000"/>
              </w:rPr>
              <w:t>100%</w:t>
            </w:r>
            <w:r w:rsidRPr="00292DEB">
              <w:rPr>
                <w:rFonts w:cs="Arial"/>
              </w:rPr>
              <w:t xml:space="preserve"> des fiktiven Tagesbruttolohnes der </w:t>
            </w:r>
            <w:r w:rsidRPr="00292DEB">
              <w:rPr>
                <w:rFonts w:cs="Arial"/>
                <w:color w:val="C00000"/>
              </w:rPr>
              <w:t>8</w:t>
            </w:r>
            <w:r w:rsidRPr="00292DEB">
              <w:rPr>
                <w:rFonts w:cs="Arial"/>
              </w:rPr>
              <w:t xml:space="preserve">. </w:t>
            </w:r>
            <w:proofErr w:type="spellStart"/>
            <w:r w:rsidRPr="00292DEB">
              <w:rPr>
                <w:rFonts w:cs="Arial"/>
                <w:lang w:val="en-GB"/>
              </w:rPr>
              <w:t>Versicherungsklasse</w:t>
            </w:r>
            <w:proofErr w:type="spellEnd"/>
            <w:r w:rsidRPr="00292DEB">
              <w:rPr>
                <w:rFonts w:cs="Arial"/>
                <w:lang w:val="en-GB"/>
              </w:rPr>
              <w:t xml:space="preserve"> der </w:t>
            </w:r>
            <w:proofErr w:type="spellStart"/>
            <w:r w:rsidRPr="00292DEB">
              <w:rPr>
                <w:rFonts w:cs="Arial"/>
                <w:lang w:val="en-GB"/>
              </w:rPr>
              <w:t>früheren</w:t>
            </w:r>
            <w:proofErr w:type="spellEnd"/>
            <w:r w:rsidRPr="00292DEB">
              <w:rPr>
                <w:rFonts w:cs="Arial"/>
                <w:lang w:val="en-GB"/>
              </w:rPr>
              <w:t xml:space="preserve"> IKA-ETAM.</w:t>
            </w:r>
          </w:p>
          <w:p w14:paraId="5F18EE42" w14:textId="2413AEEA" w:rsidR="00CD2271" w:rsidRPr="00292DEB" w:rsidRDefault="00CD2271" w:rsidP="00CD2271">
            <w:pPr>
              <w:spacing w:line="276" w:lineRule="auto"/>
              <w:rPr>
                <w:rFonts w:cs="Arial"/>
              </w:rPr>
            </w:pPr>
          </w:p>
        </w:tc>
        <w:tc>
          <w:tcPr>
            <w:tcW w:w="1370" w:type="pct"/>
          </w:tcPr>
          <w:p w14:paraId="587C3B3F" w14:textId="77777777" w:rsidR="00CD2271" w:rsidRPr="00292DEB" w:rsidRDefault="00CD2271" w:rsidP="00CD2271">
            <w:pPr>
              <w:spacing w:line="276" w:lineRule="auto"/>
              <w:rPr>
                <w:rFonts w:cs="Arial"/>
                <w:bCs/>
                <w:lang w:val="fr-BE"/>
              </w:rPr>
            </w:pPr>
            <w:r w:rsidRPr="00292DEB">
              <w:rPr>
                <w:rFonts w:cs="Arial"/>
                <w:bCs/>
                <w:lang w:val="fr-BE"/>
              </w:rPr>
              <w:t>Niveau minimum de facto</w:t>
            </w:r>
            <w:r w:rsidRPr="00292DEB">
              <w:rPr>
                <w:rFonts w:cs="Arial"/>
                <w:bCs/>
                <w:color w:val="C00000"/>
                <w:lang w:val="fr-BE"/>
              </w:rPr>
              <w:t>: 50%</w:t>
            </w:r>
            <w:r w:rsidRPr="00292DEB">
              <w:rPr>
                <w:rFonts w:cs="Arial"/>
                <w:bCs/>
                <w:lang w:val="fr-BE"/>
              </w:rPr>
              <w:t xml:space="preserve"> du salaire journalier brut fictif de la 1</w:t>
            </w:r>
            <w:r w:rsidRPr="00292DEB">
              <w:rPr>
                <w:rFonts w:cs="Arial"/>
                <w:bCs/>
                <w:vertAlign w:val="superscript"/>
                <w:lang w:val="fr-BE"/>
              </w:rPr>
              <w:t>ère</w:t>
            </w:r>
            <w:r w:rsidRPr="00292DEB">
              <w:rPr>
                <w:rFonts w:cs="Arial"/>
                <w:bCs/>
                <w:lang w:val="fr-BE"/>
              </w:rPr>
              <w:t xml:space="preserve"> catégorie d’assurance de l’ex-IKA-ETAM.</w:t>
            </w:r>
          </w:p>
          <w:p w14:paraId="30F9CFD5" w14:textId="77777777" w:rsidR="00CD2271" w:rsidRPr="00292DEB" w:rsidRDefault="00CD2271" w:rsidP="00CD2271">
            <w:pPr>
              <w:spacing w:line="276" w:lineRule="auto"/>
              <w:rPr>
                <w:rFonts w:cs="Arial"/>
                <w:lang w:val="fr-BE"/>
              </w:rPr>
            </w:pPr>
            <w:r w:rsidRPr="00292DEB">
              <w:rPr>
                <w:rFonts w:cs="Arial"/>
                <w:lang w:val="fr-BE"/>
              </w:rPr>
              <w:t xml:space="preserve">Niveau maximum de facto: </w:t>
            </w:r>
            <w:r w:rsidRPr="00292DEB">
              <w:rPr>
                <w:rFonts w:cs="Arial"/>
                <w:color w:val="C00000"/>
                <w:lang w:val="fr-BE"/>
              </w:rPr>
              <w:t>100%</w:t>
            </w:r>
            <w:r w:rsidRPr="00292DEB">
              <w:rPr>
                <w:rFonts w:cs="Arial"/>
                <w:lang w:val="fr-BE"/>
              </w:rPr>
              <w:t xml:space="preserve"> du salaire journalier brut fictif de la </w:t>
            </w:r>
            <w:r w:rsidRPr="00292DEB">
              <w:rPr>
                <w:rFonts w:cs="Arial"/>
                <w:color w:val="C00000"/>
                <w:lang w:val="fr-BE"/>
              </w:rPr>
              <w:t>8</w:t>
            </w:r>
            <w:r w:rsidRPr="00292DEB">
              <w:rPr>
                <w:rFonts w:cs="Arial"/>
                <w:color w:val="C00000"/>
                <w:vertAlign w:val="superscript"/>
                <w:lang w:val="fr-BE"/>
              </w:rPr>
              <w:t>e</w:t>
            </w:r>
            <w:r w:rsidRPr="00292DEB">
              <w:rPr>
                <w:rFonts w:cs="Arial"/>
                <w:lang w:val="fr-BE"/>
              </w:rPr>
              <w:t xml:space="preserve"> catégorie d’assurance de l’ex-IKA-ETAM.</w:t>
            </w:r>
          </w:p>
          <w:p w14:paraId="22588DFC" w14:textId="454739AB" w:rsidR="00CD2271" w:rsidRPr="00292DEB" w:rsidRDefault="00CD2271" w:rsidP="00CD2271">
            <w:pPr>
              <w:spacing w:line="276" w:lineRule="auto"/>
              <w:rPr>
                <w:rFonts w:cs="Arial"/>
                <w:bCs/>
                <w:lang w:val="fr-BE"/>
              </w:rPr>
            </w:pPr>
          </w:p>
        </w:tc>
        <w:tc>
          <w:tcPr>
            <w:tcW w:w="1370" w:type="pct"/>
          </w:tcPr>
          <w:p w14:paraId="4490B3ED"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E-III-13-EL</w:t>
            </w:r>
          </w:p>
          <w:p w14:paraId="7E53741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De facto minimum level: </w:t>
            </w:r>
            <w:r w:rsidRPr="00292DEB">
              <w:rPr>
                <w:color w:val="C00000"/>
                <w:sz w:val="15"/>
                <w:szCs w:val="15"/>
                <w:lang w:val="en-GB"/>
              </w:rPr>
              <w:t>50%</w:t>
            </w:r>
            <w:r w:rsidRPr="00292DEB">
              <w:rPr>
                <w:color w:val="000000"/>
                <w:sz w:val="15"/>
                <w:szCs w:val="15"/>
                <w:lang w:val="en-GB"/>
              </w:rPr>
              <w:t xml:space="preserve"> of the </w:t>
            </w:r>
            <w:del w:id="143" w:author="Author">
              <w:r w:rsidRPr="00292DEB">
                <w:rPr>
                  <w:color w:val="000000"/>
                  <w:sz w:val="15"/>
                  <w:szCs w:val="15"/>
                  <w:lang w:val="en-GB"/>
                </w:rPr>
                <w:delText>fictional</w:delText>
              </w:r>
            </w:del>
            <w:ins w:id="144" w:author="Author">
              <w:r w:rsidRPr="00292DEB">
                <w:rPr>
                  <w:color w:val="000000"/>
                  <w:sz w:val="15"/>
                  <w:szCs w:val="15"/>
                  <w:lang w:val="en-GB"/>
                </w:rPr>
                <w:t>imputed</w:t>
              </w:r>
            </w:ins>
            <w:r w:rsidRPr="00292DEB">
              <w:rPr>
                <w:color w:val="000000"/>
                <w:sz w:val="15"/>
                <w:szCs w:val="15"/>
                <w:lang w:val="en-GB"/>
              </w:rPr>
              <w:t xml:space="preserve"> daily gross wage of the </w:t>
            </w:r>
            <w:r w:rsidRPr="00292DEB">
              <w:rPr>
                <w:color w:val="C00000"/>
                <w:sz w:val="15"/>
                <w:szCs w:val="15"/>
                <w:lang w:val="en-GB"/>
              </w:rPr>
              <w:t>1</w:t>
            </w:r>
            <w:r w:rsidRPr="00292DEB">
              <w:rPr>
                <w:color w:val="C00000"/>
                <w:sz w:val="15"/>
                <w:szCs w:val="15"/>
                <w:vertAlign w:val="superscript"/>
                <w:lang w:val="en-GB"/>
              </w:rPr>
              <w:t>st</w:t>
            </w:r>
            <w:r w:rsidRPr="00292DEB">
              <w:rPr>
                <w:color w:val="000000"/>
                <w:sz w:val="15"/>
                <w:szCs w:val="15"/>
                <w:lang w:val="en-GB"/>
              </w:rPr>
              <w:t xml:space="preserve"> insurance class of ex-</w:t>
            </w:r>
            <w:r w:rsidRPr="00292DEB">
              <w:rPr>
                <w:color w:val="008000"/>
                <w:sz w:val="15"/>
                <w:szCs w:val="15"/>
                <w:lang w:val="en-GB"/>
              </w:rPr>
              <w:t>IKA-ETAM</w:t>
            </w:r>
            <w:r w:rsidRPr="00292DEB">
              <w:rPr>
                <w:color w:val="000000"/>
                <w:sz w:val="15"/>
                <w:szCs w:val="15"/>
                <w:lang w:val="en-GB"/>
              </w:rPr>
              <w:t>.</w:t>
            </w:r>
          </w:p>
          <w:p w14:paraId="6298C2BC"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De facto maximum level: </w:t>
            </w:r>
            <w:r w:rsidRPr="00292DEB">
              <w:rPr>
                <w:color w:val="C00000"/>
                <w:sz w:val="15"/>
                <w:szCs w:val="15"/>
                <w:lang w:val="en-GB"/>
              </w:rPr>
              <w:t>100%</w:t>
            </w:r>
            <w:r w:rsidRPr="00292DEB">
              <w:rPr>
                <w:color w:val="000000"/>
                <w:sz w:val="15"/>
                <w:szCs w:val="15"/>
                <w:lang w:val="en-GB"/>
              </w:rPr>
              <w:t xml:space="preserve"> of the </w:t>
            </w:r>
            <w:del w:id="145" w:author="Author">
              <w:r w:rsidRPr="00292DEB">
                <w:rPr>
                  <w:color w:val="000000"/>
                  <w:sz w:val="15"/>
                  <w:szCs w:val="15"/>
                  <w:lang w:val="en-GB"/>
                </w:rPr>
                <w:delText>fictional</w:delText>
              </w:r>
            </w:del>
            <w:ins w:id="146" w:author="Author">
              <w:r w:rsidRPr="00292DEB">
                <w:rPr>
                  <w:color w:val="000000"/>
                  <w:sz w:val="15"/>
                  <w:szCs w:val="15"/>
                  <w:lang w:val="en-GB"/>
                </w:rPr>
                <w:t>imputed</w:t>
              </w:r>
            </w:ins>
            <w:r w:rsidRPr="00292DEB">
              <w:rPr>
                <w:color w:val="000000"/>
                <w:sz w:val="15"/>
                <w:szCs w:val="15"/>
                <w:lang w:val="en-GB"/>
              </w:rPr>
              <w:t xml:space="preserve"> daily gross wage of the </w:t>
            </w:r>
            <w:r w:rsidRPr="00292DEB">
              <w:rPr>
                <w:color w:val="C00000"/>
                <w:sz w:val="15"/>
                <w:szCs w:val="15"/>
                <w:lang w:val="en-GB"/>
              </w:rPr>
              <w:t>8</w:t>
            </w:r>
            <w:r w:rsidRPr="00292DEB">
              <w:rPr>
                <w:color w:val="C00000"/>
                <w:sz w:val="15"/>
                <w:szCs w:val="15"/>
                <w:vertAlign w:val="superscript"/>
                <w:lang w:val="en-GB"/>
              </w:rPr>
              <w:t>th</w:t>
            </w:r>
            <w:r w:rsidRPr="00292DEB">
              <w:rPr>
                <w:color w:val="000000"/>
                <w:sz w:val="15"/>
                <w:szCs w:val="15"/>
                <w:lang w:val="en-GB"/>
              </w:rPr>
              <w:t xml:space="preserve"> insurance class of ex-</w:t>
            </w:r>
            <w:r w:rsidRPr="00292DEB">
              <w:rPr>
                <w:color w:val="008000"/>
                <w:sz w:val="15"/>
                <w:szCs w:val="15"/>
                <w:lang w:val="en-GB"/>
              </w:rPr>
              <w:t>IKA-ETAM</w:t>
            </w:r>
            <w:r w:rsidRPr="00292DEB">
              <w:rPr>
                <w:color w:val="000000"/>
                <w:sz w:val="15"/>
                <w:szCs w:val="15"/>
                <w:lang w:val="en-GB"/>
              </w:rPr>
              <w:t>.</w:t>
            </w:r>
          </w:p>
          <w:p w14:paraId="6A2C932C" w14:textId="0FE39B8A"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250BE65"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216F91B8" w14:textId="77777777" w:rsidR="00CD2271" w:rsidRPr="00292DEB" w:rsidRDefault="00CD2271" w:rsidP="00CD2271">
            <w:pPr>
              <w:spacing w:line="276" w:lineRule="auto"/>
              <w:rPr>
                <w:rFonts w:cs="Arial"/>
                <w:color w:val="0000FF"/>
                <w:lang w:val="en-US"/>
              </w:rPr>
            </w:pPr>
          </w:p>
        </w:tc>
        <w:tc>
          <w:tcPr>
            <w:tcW w:w="127" w:type="pct"/>
          </w:tcPr>
          <w:p w14:paraId="7EA4FF9B" w14:textId="77777777" w:rsidR="00CD2271" w:rsidRPr="00292DEB" w:rsidRDefault="00CD2271" w:rsidP="00CD2271">
            <w:pPr>
              <w:spacing w:line="276" w:lineRule="auto"/>
              <w:rPr>
                <w:rFonts w:cs="Arial"/>
                <w:color w:val="0000FF"/>
                <w:lang w:val="fr-FR"/>
              </w:rPr>
            </w:pPr>
            <w:r w:rsidRPr="00292DEB">
              <w:rPr>
                <w:rFonts w:cs="Arial"/>
                <w:color w:val="0000FF"/>
                <w:lang w:val="fr-FR"/>
              </w:rPr>
              <w:t>13</w:t>
            </w:r>
          </w:p>
          <w:p w14:paraId="42F7C91D" w14:textId="77777777" w:rsidR="00CD2271" w:rsidRPr="00292DEB" w:rsidRDefault="00CD2271" w:rsidP="00CD2271">
            <w:pPr>
              <w:spacing w:line="276" w:lineRule="auto"/>
              <w:rPr>
                <w:rFonts w:cs="Arial"/>
                <w:color w:val="0000FF"/>
                <w:lang w:val="en-US"/>
              </w:rPr>
            </w:pPr>
          </w:p>
        </w:tc>
        <w:tc>
          <w:tcPr>
            <w:tcW w:w="402" w:type="pct"/>
          </w:tcPr>
          <w:p w14:paraId="25FE290D"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785673F1" w14:textId="77777777" w:rsidR="00CD2271" w:rsidRPr="00292DEB" w:rsidRDefault="00CD2271" w:rsidP="00CD2271">
            <w:pPr>
              <w:spacing w:line="276" w:lineRule="auto"/>
              <w:rPr>
                <w:rFonts w:cs="Arial"/>
                <w:color w:val="0000FF"/>
                <w:lang w:val="en-US"/>
              </w:rPr>
            </w:pPr>
          </w:p>
        </w:tc>
      </w:tr>
      <w:tr w:rsidR="00CD2271" w:rsidRPr="00292DEB" w14:paraId="18010CE0" w14:textId="77777777" w:rsidTr="005D0FED">
        <w:tc>
          <w:tcPr>
            <w:tcW w:w="193" w:type="pct"/>
          </w:tcPr>
          <w:p w14:paraId="7D65980C" w14:textId="77777777" w:rsidR="00CD2271" w:rsidRPr="00292DEB" w:rsidRDefault="00CD2271" w:rsidP="00CD2271">
            <w:pPr>
              <w:spacing w:line="276" w:lineRule="auto"/>
              <w:jc w:val="left"/>
              <w:rPr>
                <w:rFonts w:cs="Arial"/>
                <w:lang w:val="en-GB"/>
              </w:rPr>
            </w:pPr>
            <w:r w:rsidRPr="00292DEB">
              <w:rPr>
                <w:rFonts w:cs="Arial"/>
                <w:lang w:val="en-GB"/>
              </w:rPr>
              <w:t>EL</w:t>
            </w:r>
          </w:p>
          <w:p w14:paraId="3D86F37A" w14:textId="77777777" w:rsidR="00CD2271" w:rsidRPr="00292DEB" w:rsidRDefault="00CD2271" w:rsidP="00CD2271">
            <w:pPr>
              <w:spacing w:line="276" w:lineRule="auto"/>
              <w:jc w:val="left"/>
              <w:rPr>
                <w:rFonts w:cs="Arial"/>
                <w:lang w:val="en-GB"/>
              </w:rPr>
            </w:pPr>
            <w:r w:rsidRPr="00292DEB">
              <w:rPr>
                <w:rFonts w:cs="Arial"/>
                <w:lang w:val="en-GB"/>
              </w:rPr>
              <w:t>EL</w:t>
            </w:r>
          </w:p>
          <w:p w14:paraId="7D37778B" w14:textId="77777777" w:rsidR="00CD2271" w:rsidRPr="00292DEB" w:rsidRDefault="00CD2271" w:rsidP="00CD2271">
            <w:pPr>
              <w:spacing w:line="276" w:lineRule="auto"/>
              <w:jc w:val="left"/>
              <w:rPr>
                <w:rFonts w:cs="Arial"/>
                <w:lang w:val="en-GB"/>
              </w:rPr>
            </w:pPr>
            <w:r w:rsidRPr="00292DEB">
              <w:rPr>
                <w:rFonts w:cs="Arial"/>
                <w:lang w:val="en-GB"/>
              </w:rPr>
              <w:t>EL</w:t>
            </w:r>
          </w:p>
          <w:p w14:paraId="53F202BC" w14:textId="77777777" w:rsidR="00CD2271" w:rsidRPr="00292DEB" w:rsidRDefault="00CD2271" w:rsidP="00CD2271">
            <w:pPr>
              <w:spacing w:line="276" w:lineRule="auto"/>
              <w:jc w:val="left"/>
              <w:rPr>
                <w:rFonts w:cs="Arial"/>
                <w:lang w:val="en-GB"/>
              </w:rPr>
            </w:pPr>
            <w:r w:rsidRPr="00292DEB">
              <w:rPr>
                <w:rFonts w:cs="Arial"/>
                <w:lang w:val="en-GB"/>
              </w:rPr>
              <w:t>EL</w:t>
            </w:r>
          </w:p>
          <w:p w14:paraId="065FCE3A" w14:textId="77777777" w:rsidR="00CD2271" w:rsidRPr="00292DEB" w:rsidRDefault="00CD2271" w:rsidP="00CD2271">
            <w:pPr>
              <w:spacing w:line="276" w:lineRule="auto"/>
              <w:jc w:val="left"/>
              <w:rPr>
                <w:rFonts w:cs="Arial"/>
                <w:lang w:val="en-GB"/>
              </w:rPr>
            </w:pPr>
            <w:r w:rsidRPr="00292DEB">
              <w:rPr>
                <w:rFonts w:cs="Arial"/>
                <w:lang w:val="en-GB"/>
              </w:rPr>
              <w:t>EL</w:t>
            </w:r>
          </w:p>
          <w:p w14:paraId="6005A9A8" w14:textId="3462000D" w:rsidR="00CD2271" w:rsidRPr="00292DEB" w:rsidRDefault="00CD2271" w:rsidP="00CD2271">
            <w:pPr>
              <w:spacing w:line="276" w:lineRule="auto"/>
              <w:jc w:val="left"/>
              <w:rPr>
                <w:rFonts w:cs="Arial"/>
                <w:b/>
                <w:lang w:val="en-US"/>
              </w:rPr>
            </w:pPr>
          </w:p>
        </w:tc>
        <w:tc>
          <w:tcPr>
            <w:tcW w:w="1371" w:type="pct"/>
          </w:tcPr>
          <w:p w14:paraId="0CAF02CD" w14:textId="77777777" w:rsidR="00CD2271" w:rsidRPr="00292DEB" w:rsidRDefault="00CD2271" w:rsidP="00CD2271">
            <w:pPr>
              <w:spacing w:line="276" w:lineRule="auto"/>
              <w:rPr>
                <w:rFonts w:cs="Arial"/>
              </w:rPr>
            </w:pPr>
            <w:r w:rsidRPr="00292DEB">
              <w:rPr>
                <w:rFonts w:cs="Arial"/>
              </w:rPr>
              <w:t xml:space="preserve">Leistungsdauer abhängig von der Dauer der Beitragszahlung: </w:t>
            </w:r>
            <w:r w:rsidRPr="00292DEB">
              <w:rPr>
                <w:rFonts w:cs="Arial"/>
                <w:color w:val="800000"/>
              </w:rPr>
              <w:t>182</w:t>
            </w:r>
            <w:r w:rsidRPr="00292DEB">
              <w:rPr>
                <w:rFonts w:cs="Arial"/>
              </w:rPr>
              <w:t xml:space="preserve">, </w:t>
            </w:r>
            <w:r w:rsidRPr="00292DEB">
              <w:rPr>
                <w:rFonts w:cs="Arial"/>
                <w:color w:val="800000"/>
              </w:rPr>
              <w:t>360</w:t>
            </w:r>
            <w:r w:rsidRPr="00292DEB">
              <w:rPr>
                <w:rFonts w:cs="Arial"/>
              </w:rPr>
              <w:t xml:space="preserve"> oder </w:t>
            </w:r>
            <w:r w:rsidRPr="00292DEB">
              <w:rPr>
                <w:rFonts w:cs="Arial"/>
                <w:color w:val="800000"/>
              </w:rPr>
              <w:t>720</w:t>
            </w:r>
            <w:r w:rsidRPr="00292DEB">
              <w:rPr>
                <w:rFonts w:cs="Arial"/>
              </w:rPr>
              <w:t xml:space="preserve"> Kalendertage. (Siehe Tabelle III „Krankheit – Geldleistungen“, „Bedingungen“).</w:t>
            </w:r>
          </w:p>
          <w:p w14:paraId="310B3A68" w14:textId="77777777" w:rsidR="00CD2271" w:rsidRPr="00292DEB" w:rsidRDefault="00CD2271" w:rsidP="00CD2271">
            <w:pPr>
              <w:spacing w:line="276" w:lineRule="auto"/>
              <w:rPr>
                <w:rFonts w:cs="Arial"/>
                <w:color w:val="FF0000"/>
              </w:rPr>
            </w:pPr>
          </w:p>
          <w:p w14:paraId="7AE49B22" w14:textId="16CC69A5" w:rsidR="00CD2271" w:rsidRPr="00292DEB" w:rsidRDefault="00CD2271" w:rsidP="00CD2271">
            <w:pPr>
              <w:spacing w:line="276" w:lineRule="auto"/>
              <w:rPr>
                <w:rFonts w:cs="Arial"/>
                <w:shd w:val="clear" w:color="auto" w:fill="FFFFFF"/>
              </w:rPr>
            </w:pPr>
            <w:r w:rsidRPr="00292DEB">
              <w:rPr>
                <w:rFonts w:cs="Arial"/>
              </w:rPr>
              <w:t>Keine besonderen Bedingungen, zu denen bezahlter Krankenstand verlängert oder erneuert werden kann.</w:t>
            </w:r>
          </w:p>
        </w:tc>
        <w:tc>
          <w:tcPr>
            <w:tcW w:w="1370" w:type="pct"/>
          </w:tcPr>
          <w:p w14:paraId="30B558B4" w14:textId="77777777" w:rsidR="00CD2271" w:rsidRPr="00292DEB" w:rsidRDefault="00CD2271" w:rsidP="00CD2271">
            <w:pPr>
              <w:spacing w:line="276" w:lineRule="auto"/>
              <w:rPr>
                <w:rFonts w:cs="Arial"/>
                <w:lang w:val="fr-BE"/>
              </w:rPr>
            </w:pPr>
            <w:r w:rsidRPr="00292DEB">
              <w:rPr>
                <w:rFonts w:cs="Arial"/>
                <w:lang w:val="fr-BE"/>
              </w:rPr>
              <w:t xml:space="preserve">En fonction de la durée de l'affiliation: </w:t>
            </w:r>
            <w:r w:rsidRPr="00292DEB">
              <w:rPr>
                <w:rFonts w:cs="Arial"/>
                <w:color w:val="800000"/>
                <w:lang w:val="fr-BE"/>
              </w:rPr>
              <w:t>182</w:t>
            </w:r>
            <w:r w:rsidRPr="00292DEB">
              <w:rPr>
                <w:rFonts w:cs="Arial"/>
                <w:lang w:val="fr-BE"/>
              </w:rPr>
              <w:t xml:space="preserve">, </w:t>
            </w:r>
            <w:r w:rsidRPr="00292DEB">
              <w:rPr>
                <w:rFonts w:cs="Arial"/>
                <w:color w:val="800000"/>
                <w:lang w:val="fr-BE"/>
              </w:rPr>
              <w:t>360</w:t>
            </w:r>
            <w:r w:rsidRPr="00292DEB">
              <w:rPr>
                <w:rFonts w:cs="Arial"/>
                <w:lang w:val="fr-BE"/>
              </w:rPr>
              <w:t xml:space="preserve"> ou </w:t>
            </w:r>
            <w:r w:rsidRPr="00292DEB">
              <w:rPr>
                <w:rFonts w:cs="Arial"/>
                <w:color w:val="800000"/>
                <w:lang w:val="fr-BE"/>
              </w:rPr>
              <w:t>720</w:t>
            </w:r>
            <w:r w:rsidRPr="00292DEB">
              <w:rPr>
                <w:rFonts w:cs="Arial"/>
                <w:lang w:val="fr-BE"/>
              </w:rPr>
              <w:t xml:space="preserve"> jours civils. (Voir tableau III sur les « Prestations de maladie en espèces », « Conditions »).</w:t>
            </w:r>
          </w:p>
          <w:p w14:paraId="3818BAD2" w14:textId="77777777" w:rsidR="00CD2271" w:rsidRPr="00292DEB" w:rsidRDefault="00CD2271" w:rsidP="00CD2271">
            <w:pPr>
              <w:spacing w:line="276" w:lineRule="auto"/>
              <w:rPr>
                <w:rFonts w:cs="Arial"/>
                <w:bCs/>
                <w:color w:val="FF0000"/>
                <w:lang w:val="fr-BE"/>
              </w:rPr>
            </w:pPr>
          </w:p>
          <w:p w14:paraId="4DB34853" w14:textId="27C3E46E" w:rsidR="00CD2271" w:rsidRPr="00292DEB" w:rsidRDefault="00CD2271" w:rsidP="00CD2271">
            <w:pPr>
              <w:spacing w:line="276" w:lineRule="auto"/>
              <w:rPr>
                <w:rFonts w:cs="Arial"/>
                <w:shd w:val="clear" w:color="auto" w:fill="FFFFFF"/>
                <w:lang w:val="fr-BE"/>
              </w:rPr>
            </w:pPr>
            <w:r w:rsidRPr="00292DEB">
              <w:rPr>
                <w:rFonts w:cs="Arial"/>
                <w:bCs/>
                <w:lang w:val="fr-BE"/>
              </w:rPr>
              <w:t>Pas de conditions particulières dans lesquelles un congé de maladie rémunéré peut être prolongé ou renouvelé.</w:t>
            </w:r>
          </w:p>
        </w:tc>
        <w:tc>
          <w:tcPr>
            <w:tcW w:w="1370" w:type="pct"/>
          </w:tcPr>
          <w:p w14:paraId="19738B3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E-III-14-EL</w:t>
            </w:r>
          </w:p>
          <w:p w14:paraId="00B0FD40"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Duration of benefits depending on the length of the period of contributions: </w:t>
            </w:r>
            <w:r w:rsidRPr="00292DEB">
              <w:rPr>
                <w:color w:val="800000"/>
                <w:sz w:val="15"/>
                <w:szCs w:val="15"/>
                <w:lang w:val="en-GB"/>
              </w:rPr>
              <w:t>182</w:t>
            </w:r>
            <w:r w:rsidRPr="00292DEB">
              <w:rPr>
                <w:color w:val="000000"/>
                <w:sz w:val="15"/>
                <w:szCs w:val="15"/>
                <w:lang w:val="en-GB"/>
              </w:rPr>
              <w:t xml:space="preserve">, </w:t>
            </w:r>
            <w:r w:rsidRPr="00292DEB">
              <w:rPr>
                <w:color w:val="800000"/>
                <w:sz w:val="15"/>
                <w:szCs w:val="15"/>
                <w:lang w:val="en-GB"/>
              </w:rPr>
              <w:t>360</w:t>
            </w:r>
            <w:r w:rsidRPr="00292DEB">
              <w:rPr>
                <w:color w:val="000000"/>
                <w:sz w:val="15"/>
                <w:szCs w:val="15"/>
                <w:lang w:val="en-GB"/>
              </w:rPr>
              <w:t xml:space="preserve"> or </w:t>
            </w:r>
            <w:r w:rsidRPr="00292DEB">
              <w:rPr>
                <w:color w:val="800000"/>
                <w:sz w:val="15"/>
                <w:szCs w:val="15"/>
                <w:lang w:val="en-GB"/>
              </w:rPr>
              <w:t>720</w:t>
            </w:r>
            <w:r w:rsidRPr="00292DEB">
              <w:rPr>
                <w:color w:val="000000"/>
                <w:sz w:val="15"/>
                <w:szCs w:val="15"/>
                <w:lang w:val="en-GB"/>
              </w:rPr>
              <w:t xml:space="preserve"> calendar days. (See Table III on "Sickness – cash benefits", "Conditions").</w:t>
            </w:r>
          </w:p>
          <w:p w14:paraId="20F0372D"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3A81724C"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No special conditions under which paid sickness leave can be extended or renewed.</w:t>
            </w:r>
          </w:p>
          <w:p w14:paraId="4137164E" w14:textId="211F1725"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AEED220"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5B215594" w14:textId="77777777" w:rsidR="00CD2271" w:rsidRPr="00292DEB" w:rsidRDefault="00CD2271" w:rsidP="00CD2271">
            <w:pPr>
              <w:spacing w:line="276" w:lineRule="auto"/>
              <w:rPr>
                <w:rFonts w:cs="Arial"/>
                <w:color w:val="0000FF"/>
                <w:lang w:val="en-US"/>
              </w:rPr>
            </w:pPr>
          </w:p>
        </w:tc>
        <w:tc>
          <w:tcPr>
            <w:tcW w:w="127" w:type="pct"/>
          </w:tcPr>
          <w:p w14:paraId="56FFCFFE" w14:textId="77777777" w:rsidR="00CD2271" w:rsidRPr="00292DEB" w:rsidRDefault="00CD2271" w:rsidP="00CD2271">
            <w:pPr>
              <w:spacing w:line="276" w:lineRule="auto"/>
              <w:rPr>
                <w:rFonts w:cs="Arial"/>
                <w:color w:val="0000FF"/>
                <w:lang w:val="fr-FR"/>
              </w:rPr>
            </w:pPr>
            <w:r w:rsidRPr="00292DEB">
              <w:rPr>
                <w:rFonts w:cs="Arial"/>
                <w:color w:val="0000FF"/>
                <w:lang w:val="fr-FR"/>
              </w:rPr>
              <w:t>14</w:t>
            </w:r>
          </w:p>
          <w:p w14:paraId="3FEAFBED" w14:textId="77777777" w:rsidR="00CD2271" w:rsidRPr="00292DEB" w:rsidRDefault="00CD2271" w:rsidP="00CD2271">
            <w:pPr>
              <w:spacing w:line="276" w:lineRule="auto"/>
              <w:rPr>
                <w:rFonts w:cs="Arial"/>
                <w:color w:val="0000FF"/>
                <w:lang w:val="en-US"/>
              </w:rPr>
            </w:pPr>
          </w:p>
        </w:tc>
        <w:tc>
          <w:tcPr>
            <w:tcW w:w="402" w:type="pct"/>
          </w:tcPr>
          <w:p w14:paraId="359FEA03"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196A2458" w14:textId="77777777" w:rsidR="00CD2271" w:rsidRPr="00292DEB" w:rsidRDefault="00CD2271" w:rsidP="00CD2271">
            <w:pPr>
              <w:spacing w:line="276" w:lineRule="auto"/>
              <w:rPr>
                <w:rFonts w:cs="Arial"/>
                <w:color w:val="0000FF"/>
                <w:lang w:val="en-US"/>
              </w:rPr>
            </w:pPr>
          </w:p>
        </w:tc>
      </w:tr>
      <w:tr w:rsidR="00CD2271" w:rsidRPr="00292DEB" w14:paraId="0F6BA3F3" w14:textId="77777777" w:rsidTr="005D0FED">
        <w:tc>
          <w:tcPr>
            <w:tcW w:w="193" w:type="pct"/>
          </w:tcPr>
          <w:p w14:paraId="74C72015" w14:textId="77777777" w:rsidR="00CD2271" w:rsidRPr="00292DEB" w:rsidRDefault="00CD2271" w:rsidP="00CD2271">
            <w:pPr>
              <w:spacing w:line="276" w:lineRule="auto"/>
              <w:jc w:val="left"/>
              <w:rPr>
                <w:rFonts w:cs="Arial"/>
                <w:lang w:val="en-GB"/>
              </w:rPr>
            </w:pPr>
            <w:r w:rsidRPr="00292DEB">
              <w:rPr>
                <w:rFonts w:cs="Arial"/>
                <w:lang w:val="en-GB"/>
              </w:rPr>
              <w:t>EL</w:t>
            </w:r>
          </w:p>
          <w:p w14:paraId="1626C6CF" w14:textId="77777777" w:rsidR="00CD2271" w:rsidRPr="00292DEB" w:rsidRDefault="00CD2271" w:rsidP="00CD2271">
            <w:pPr>
              <w:spacing w:line="276" w:lineRule="auto"/>
              <w:jc w:val="left"/>
              <w:rPr>
                <w:rFonts w:cs="Arial"/>
                <w:lang w:val="en-GB"/>
              </w:rPr>
            </w:pPr>
            <w:r w:rsidRPr="00292DEB">
              <w:rPr>
                <w:rFonts w:cs="Arial"/>
                <w:lang w:val="en-GB"/>
              </w:rPr>
              <w:t>EL</w:t>
            </w:r>
          </w:p>
          <w:p w14:paraId="7B57BD18" w14:textId="1A456F2F" w:rsidR="00CD2271" w:rsidRPr="00292DEB" w:rsidRDefault="00CD2271" w:rsidP="00CD2271">
            <w:pPr>
              <w:spacing w:line="276" w:lineRule="auto"/>
              <w:jc w:val="left"/>
              <w:rPr>
                <w:rFonts w:cs="Arial"/>
                <w:b/>
                <w:lang w:val="en-US"/>
              </w:rPr>
            </w:pPr>
          </w:p>
        </w:tc>
        <w:tc>
          <w:tcPr>
            <w:tcW w:w="1371" w:type="pct"/>
          </w:tcPr>
          <w:p w14:paraId="06B0811A" w14:textId="68A5AC5E" w:rsidR="00CD2271" w:rsidRPr="00292DEB" w:rsidRDefault="00CD2271" w:rsidP="00CD2271">
            <w:pPr>
              <w:spacing w:line="276" w:lineRule="auto"/>
              <w:rPr>
                <w:rFonts w:cs="Arial"/>
              </w:rPr>
            </w:pPr>
            <w:r w:rsidRPr="00292DEB">
              <w:rPr>
                <w:rFonts w:cs="Arial"/>
              </w:rPr>
              <w:t>Nicht anwendbar.</w:t>
            </w:r>
          </w:p>
        </w:tc>
        <w:tc>
          <w:tcPr>
            <w:tcW w:w="1370" w:type="pct"/>
          </w:tcPr>
          <w:p w14:paraId="77F5D2B8" w14:textId="36D282B1" w:rsidR="00CD2271" w:rsidRPr="00292DEB" w:rsidRDefault="00CD2271" w:rsidP="00CD2271">
            <w:pPr>
              <w:spacing w:line="276" w:lineRule="auto"/>
              <w:rPr>
                <w:rFonts w:cs="Arial"/>
                <w:bCs/>
                <w:lang w:val="fr-BE"/>
              </w:rPr>
            </w:pPr>
            <w:r w:rsidRPr="00292DEB">
              <w:rPr>
                <w:rFonts w:cs="Arial"/>
                <w:bCs/>
                <w:lang w:val="fr-BE"/>
              </w:rPr>
              <w:t>Non applicable.</w:t>
            </w:r>
          </w:p>
        </w:tc>
        <w:tc>
          <w:tcPr>
            <w:tcW w:w="1370" w:type="pct"/>
          </w:tcPr>
          <w:p w14:paraId="170533C0" w14:textId="77777777" w:rsidR="00CD2271" w:rsidRPr="00292DEB" w:rsidRDefault="00CD2271" w:rsidP="00CD2271">
            <w:pPr>
              <w:pStyle w:val="Normal0"/>
              <w:pBdr>
                <w:top w:val="nil"/>
                <w:left w:val="nil"/>
                <w:bottom w:val="nil"/>
                <w:right w:val="nil"/>
                <w:between w:val="nil"/>
              </w:pBdr>
              <w:spacing w:after="0"/>
              <w:rPr>
                <w:color w:val="000000"/>
                <w:sz w:val="15"/>
                <w:szCs w:val="15"/>
              </w:rPr>
            </w:pPr>
            <w:r w:rsidRPr="00292DEB">
              <w:rPr>
                <w:b/>
                <w:color w:val="FF0000"/>
                <w:sz w:val="15"/>
                <w:szCs w:val="15"/>
              </w:rPr>
              <w:t>E-III-15-EL</w:t>
            </w:r>
          </w:p>
          <w:p w14:paraId="7AB091D2" w14:textId="3D9F00AD"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Not applicable.</w:t>
            </w:r>
          </w:p>
        </w:tc>
        <w:tc>
          <w:tcPr>
            <w:tcW w:w="167" w:type="pct"/>
          </w:tcPr>
          <w:p w14:paraId="2EDB3038"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7ED0FF55" w14:textId="77777777" w:rsidR="00CD2271" w:rsidRPr="00292DEB" w:rsidRDefault="00CD2271" w:rsidP="00CD2271">
            <w:pPr>
              <w:spacing w:line="276" w:lineRule="auto"/>
              <w:rPr>
                <w:rFonts w:cs="Arial"/>
                <w:color w:val="0000FF"/>
                <w:lang w:val="en-US"/>
              </w:rPr>
            </w:pPr>
          </w:p>
        </w:tc>
        <w:tc>
          <w:tcPr>
            <w:tcW w:w="127" w:type="pct"/>
          </w:tcPr>
          <w:p w14:paraId="29D5B23B" w14:textId="77777777" w:rsidR="00CD2271" w:rsidRPr="00292DEB" w:rsidRDefault="00CD2271" w:rsidP="00CD2271">
            <w:pPr>
              <w:spacing w:line="276" w:lineRule="auto"/>
              <w:rPr>
                <w:rFonts w:cs="Arial"/>
                <w:color w:val="0000FF"/>
                <w:lang w:val="fr-FR"/>
              </w:rPr>
            </w:pPr>
            <w:r w:rsidRPr="00292DEB">
              <w:rPr>
                <w:rFonts w:cs="Arial"/>
                <w:color w:val="0000FF"/>
                <w:lang w:val="fr-FR"/>
              </w:rPr>
              <w:t>15</w:t>
            </w:r>
          </w:p>
          <w:p w14:paraId="65F24A71" w14:textId="77777777" w:rsidR="00CD2271" w:rsidRPr="00292DEB" w:rsidRDefault="00CD2271" w:rsidP="00CD2271">
            <w:pPr>
              <w:spacing w:line="276" w:lineRule="auto"/>
              <w:rPr>
                <w:rFonts w:cs="Arial"/>
                <w:color w:val="0000FF"/>
                <w:lang w:val="en-US"/>
              </w:rPr>
            </w:pPr>
          </w:p>
        </w:tc>
        <w:tc>
          <w:tcPr>
            <w:tcW w:w="402" w:type="pct"/>
          </w:tcPr>
          <w:p w14:paraId="5289326B"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504422E" w14:textId="77777777" w:rsidR="00CD2271" w:rsidRPr="00292DEB" w:rsidRDefault="00CD2271" w:rsidP="00CD2271">
            <w:pPr>
              <w:spacing w:line="276" w:lineRule="auto"/>
              <w:rPr>
                <w:rFonts w:cs="Arial"/>
                <w:color w:val="0000FF"/>
                <w:lang w:val="en-US"/>
              </w:rPr>
            </w:pPr>
          </w:p>
        </w:tc>
      </w:tr>
      <w:tr w:rsidR="00CD2271" w:rsidRPr="00292DEB" w14:paraId="3B8D767C" w14:textId="77777777" w:rsidTr="005D0FED">
        <w:tc>
          <w:tcPr>
            <w:tcW w:w="193" w:type="pct"/>
          </w:tcPr>
          <w:p w14:paraId="42DF7464" w14:textId="77777777" w:rsidR="00CD2271" w:rsidRPr="00292DEB" w:rsidRDefault="00CD2271" w:rsidP="00CD2271">
            <w:pPr>
              <w:spacing w:line="276" w:lineRule="auto"/>
              <w:jc w:val="left"/>
              <w:rPr>
                <w:rFonts w:cs="Arial"/>
                <w:lang w:val="es-ES"/>
              </w:rPr>
            </w:pPr>
            <w:r w:rsidRPr="00292DEB">
              <w:rPr>
                <w:rFonts w:cs="Arial"/>
                <w:lang w:val="es-ES"/>
              </w:rPr>
              <w:t>EL</w:t>
            </w:r>
          </w:p>
          <w:p w14:paraId="1180ECFC" w14:textId="77777777" w:rsidR="00CD2271" w:rsidRPr="00292DEB" w:rsidRDefault="00CD2271" w:rsidP="00CD2271">
            <w:pPr>
              <w:spacing w:line="276" w:lineRule="auto"/>
              <w:jc w:val="left"/>
              <w:rPr>
                <w:rFonts w:cs="Arial"/>
                <w:lang w:val="es-ES"/>
              </w:rPr>
            </w:pPr>
            <w:r w:rsidRPr="00292DEB">
              <w:rPr>
                <w:rFonts w:cs="Arial"/>
                <w:lang w:val="es-ES"/>
              </w:rPr>
              <w:t>EL</w:t>
            </w:r>
          </w:p>
          <w:p w14:paraId="78B2D697" w14:textId="1A102C0F" w:rsidR="00CD2271" w:rsidRPr="00292DEB" w:rsidRDefault="00CD2271" w:rsidP="00CD2271">
            <w:pPr>
              <w:spacing w:line="276" w:lineRule="auto"/>
              <w:jc w:val="left"/>
              <w:rPr>
                <w:rFonts w:cs="Arial"/>
                <w:b/>
                <w:lang w:val="en-US"/>
              </w:rPr>
            </w:pPr>
            <w:r w:rsidRPr="00292DEB">
              <w:rPr>
                <w:rFonts w:cs="Arial"/>
                <w:lang w:val="es-ES"/>
              </w:rPr>
              <w:t>EL</w:t>
            </w:r>
          </w:p>
        </w:tc>
        <w:tc>
          <w:tcPr>
            <w:tcW w:w="1371" w:type="pct"/>
          </w:tcPr>
          <w:p w14:paraId="7976EAE0" w14:textId="77777777" w:rsidR="00CD2271" w:rsidRPr="00292DEB" w:rsidRDefault="00CD2271" w:rsidP="00CD2271">
            <w:pPr>
              <w:spacing w:line="276" w:lineRule="auto"/>
              <w:rPr>
                <w:rFonts w:cs="Arial"/>
                <w:shd w:val="clear" w:color="auto" w:fill="FFFFFF"/>
              </w:rPr>
            </w:pPr>
            <w:r w:rsidRPr="00292DEB">
              <w:rPr>
                <w:rFonts w:cs="Arial"/>
                <w:shd w:val="clear" w:color="auto" w:fill="FFFFFF"/>
              </w:rPr>
              <w:t xml:space="preserve">Unbezahlter Krankenstand bei Krankheit eines Kindes oder eines anderen unterhaltsberechtigten Familienmitglieds (zwischen </w:t>
            </w:r>
            <w:r w:rsidRPr="00292DEB">
              <w:rPr>
                <w:rFonts w:cs="Arial"/>
                <w:color w:val="C00000"/>
                <w:shd w:val="clear" w:color="auto" w:fill="FFFFFF"/>
              </w:rPr>
              <w:t>6</w:t>
            </w:r>
            <w:r w:rsidRPr="00292DEB">
              <w:rPr>
                <w:rFonts w:cs="Arial"/>
                <w:shd w:val="clear" w:color="auto" w:fill="FFFFFF"/>
              </w:rPr>
              <w:t xml:space="preserve"> und </w:t>
            </w:r>
            <w:r w:rsidRPr="00292DEB">
              <w:rPr>
                <w:rFonts w:cs="Arial"/>
                <w:color w:val="C00000"/>
                <w:shd w:val="clear" w:color="auto" w:fill="FFFFFF"/>
              </w:rPr>
              <w:t>14</w:t>
            </w:r>
            <w:r w:rsidRPr="00292DEB">
              <w:rPr>
                <w:rFonts w:cs="Arial"/>
                <w:shd w:val="clear" w:color="auto" w:fill="FFFFFF"/>
              </w:rPr>
              <w:t xml:space="preserve"> Kalendertagen pro Jahr je nach Anzahl der Kinder), oder bei einem Krankenhausaufenthalt des Kindes (höchstens </w:t>
            </w:r>
            <w:r w:rsidRPr="00292DEB">
              <w:rPr>
                <w:rFonts w:cs="Arial"/>
                <w:color w:val="C00000"/>
                <w:shd w:val="clear" w:color="auto" w:fill="FFFFFF"/>
              </w:rPr>
              <w:t>30</w:t>
            </w:r>
            <w:r w:rsidRPr="00292DEB">
              <w:rPr>
                <w:rFonts w:cs="Arial"/>
                <w:shd w:val="clear" w:color="auto" w:fill="FFFFFF"/>
              </w:rPr>
              <w:t xml:space="preserve"> Kalendertage pro Jahr ungeachtet des Alters des Kindes). Zudem besteht die Möglichkeit der Abwesenheit vom Arbeitsplatz bei Erkrankung oder Unfall eines Familienmitglieds (</w:t>
            </w:r>
            <w:r w:rsidRPr="00292DEB">
              <w:rPr>
                <w:rFonts w:cs="Arial"/>
                <w:color w:val="C00000"/>
                <w:shd w:val="clear" w:color="auto" w:fill="FFFFFF"/>
              </w:rPr>
              <w:t xml:space="preserve">2 </w:t>
            </w:r>
            <w:r w:rsidRPr="00292DEB">
              <w:rPr>
                <w:rFonts w:cs="Arial"/>
                <w:shd w:val="clear" w:color="auto" w:fill="FFFFFF"/>
              </w:rPr>
              <w:t xml:space="preserve">Mal pro Jahr), mit Vergütung. </w:t>
            </w:r>
          </w:p>
          <w:p w14:paraId="35465428" w14:textId="77777777" w:rsidR="00CD2271" w:rsidRPr="00292DEB" w:rsidRDefault="00CD2271" w:rsidP="00CD2271">
            <w:pPr>
              <w:spacing w:line="276" w:lineRule="auto"/>
              <w:rPr>
                <w:rFonts w:cs="Arial"/>
              </w:rPr>
            </w:pPr>
          </w:p>
        </w:tc>
        <w:tc>
          <w:tcPr>
            <w:tcW w:w="1370" w:type="pct"/>
          </w:tcPr>
          <w:p w14:paraId="2393C7DD" w14:textId="77777777" w:rsidR="00CD2271" w:rsidRPr="00292DEB" w:rsidRDefault="00CD2271" w:rsidP="00CD2271">
            <w:pPr>
              <w:spacing w:line="276" w:lineRule="auto"/>
              <w:rPr>
                <w:rFonts w:cs="Arial"/>
                <w:lang w:val="fr-BE"/>
              </w:rPr>
            </w:pPr>
            <w:r w:rsidRPr="00292DEB">
              <w:rPr>
                <w:rFonts w:cs="Arial"/>
                <w:shd w:val="clear" w:color="auto" w:fill="FFFFFF"/>
                <w:lang w:val="fr-BE"/>
              </w:rPr>
              <w:t xml:space="preserve">Congés de maladie non rémunérés en cas de maladie d’un enfant ou d’un autre proche à charge (de </w:t>
            </w:r>
            <w:r w:rsidRPr="00292DEB">
              <w:rPr>
                <w:rFonts w:cs="Arial"/>
                <w:color w:val="C00000"/>
                <w:shd w:val="clear" w:color="auto" w:fill="FFFFFF"/>
                <w:lang w:val="fr-BE"/>
              </w:rPr>
              <w:t>6</w:t>
            </w:r>
            <w:r w:rsidRPr="00292DEB">
              <w:rPr>
                <w:rFonts w:cs="Arial"/>
                <w:shd w:val="clear" w:color="auto" w:fill="FFFFFF"/>
                <w:lang w:val="fr-BE"/>
              </w:rPr>
              <w:t xml:space="preserve"> à </w:t>
            </w:r>
            <w:r w:rsidRPr="00292DEB">
              <w:rPr>
                <w:rFonts w:cs="Arial"/>
                <w:color w:val="C00000"/>
                <w:shd w:val="clear" w:color="auto" w:fill="FFFFFF"/>
                <w:lang w:val="fr-BE"/>
              </w:rPr>
              <w:t>14</w:t>
            </w:r>
            <w:r w:rsidRPr="00292DEB">
              <w:rPr>
                <w:rFonts w:cs="Arial"/>
                <w:shd w:val="clear" w:color="auto" w:fill="FFFFFF"/>
                <w:lang w:val="fr-BE"/>
              </w:rPr>
              <w:t xml:space="preserve"> jours civils par an selon le nombre d’enfants), ou en cas d’hospitalisation d’un enfant (avec un maximum de </w:t>
            </w:r>
            <w:r w:rsidRPr="00292DEB">
              <w:rPr>
                <w:rFonts w:cs="Arial"/>
                <w:color w:val="C00000"/>
                <w:shd w:val="clear" w:color="auto" w:fill="FFFFFF"/>
                <w:lang w:val="fr-BE"/>
              </w:rPr>
              <w:t>30</w:t>
            </w:r>
            <w:r w:rsidRPr="00292DEB">
              <w:rPr>
                <w:rFonts w:cs="Arial"/>
                <w:shd w:val="clear" w:color="auto" w:fill="FFFFFF"/>
                <w:lang w:val="fr-BE"/>
              </w:rPr>
              <w:t xml:space="preserve"> jours civils par an indépendamment de l’âge de l’enfant). Il est également possible de s’absenter du travail jusqu’à </w:t>
            </w:r>
            <w:r w:rsidRPr="00292DEB">
              <w:rPr>
                <w:rFonts w:cs="Arial"/>
                <w:color w:val="C00000"/>
                <w:shd w:val="clear" w:color="auto" w:fill="FFFFFF"/>
                <w:lang w:val="fr-BE"/>
              </w:rPr>
              <w:t>deux</w:t>
            </w:r>
            <w:r w:rsidRPr="00292DEB">
              <w:rPr>
                <w:rFonts w:cs="Arial"/>
                <w:shd w:val="clear" w:color="auto" w:fill="FFFFFF"/>
                <w:lang w:val="fr-BE"/>
              </w:rPr>
              <w:t xml:space="preserve"> fois par an, sans perte de rémunération, en cas de maladie ou d’</w:t>
            </w:r>
            <w:r w:rsidRPr="00292DEB">
              <w:rPr>
                <w:rFonts w:cs="Arial"/>
                <w:lang w:val="fr-BE"/>
              </w:rPr>
              <w:t>accident d’un membre de la famille.</w:t>
            </w:r>
          </w:p>
          <w:p w14:paraId="652327B8" w14:textId="621D92C0" w:rsidR="00CD2271" w:rsidRPr="00292DEB" w:rsidRDefault="00CD2271" w:rsidP="00CD2271">
            <w:pPr>
              <w:spacing w:line="276" w:lineRule="auto"/>
              <w:rPr>
                <w:rFonts w:cs="Arial"/>
                <w:bCs/>
                <w:lang w:val="fr-BE"/>
              </w:rPr>
            </w:pPr>
          </w:p>
        </w:tc>
        <w:tc>
          <w:tcPr>
            <w:tcW w:w="1370" w:type="pct"/>
          </w:tcPr>
          <w:p w14:paraId="17E9C1F8" w14:textId="77777777" w:rsidR="00CD2271" w:rsidRPr="00292DEB" w:rsidRDefault="00CD2271"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E-III-16-EL</w:t>
            </w:r>
          </w:p>
          <w:p w14:paraId="7DC307C1"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Unpaid sickness leaves in case of illness of a child or another </w:t>
            </w:r>
            <w:r w:rsidRPr="00292DEB">
              <w:rPr>
                <w:color w:val="000000"/>
                <w:sz w:val="15"/>
                <w:szCs w:val="15"/>
                <w:lang w:val="en-GB"/>
              </w:rPr>
              <w:t xml:space="preserve">dependent family member (from </w:t>
            </w:r>
            <w:r w:rsidRPr="00292DEB">
              <w:rPr>
                <w:color w:val="C00000"/>
                <w:sz w:val="15"/>
                <w:szCs w:val="15"/>
                <w:lang w:val="en-GB"/>
              </w:rPr>
              <w:t xml:space="preserve">6 </w:t>
            </w:r>
            <w:r w:rsidRPr="00292DEB">
              <w:rPr>
                <w:color w:val="000000"/>
                <w:sz w:val="15"/>
                <w:szCs w:val="15"/>
                <w:lang w:val="en-GB"/>
              </w:rPr>
              <w:t xml:space="preserve">to </w:t>
            </w:r>
            <w:r w:rsidRPr="00292DEB">
              <w:rPr>
                <w:color w:val="C00000"/>
                <w:sz w:val="15"/>
                <w:szCs w:val="15"/>
                <w:lang w:val="en-GB"/>
              </w:rPr>
              <w:t>14</w:t>
            </w:r>
            <w:r w:rsidRPr="00292DEB">
              <w:rPr>
                <w:color w:val="000000"/>
                <w:sz w:val="15"/>
                <w:szCs w:val="15"/>
                <w:lang w:val="en-GB"/>
              </w:rPr>
              <w:t xml:space="preserve"> calendar days per year depending on the number of children), or in case of hospitalisation of a child (maximum </w:t>
            </w:r>
            <w:r w:rsidRPr="00292DEB">
              <w:rPr>
                <w:color w:val="C00000"/>
                <w:sz w:val="15"/>
                <w:szCs w:val="15"/>
                <w:lang w:val="en-GB"/>
              </w:rPr>
              <w:t xml:space="preserve">30 </w:t>
            </w:r>
            <w:r w:rsidRPr="00292DEB">
              <w:rPr>
                <w:sz w:val="15"/>
                <w:szCs w:val="15"/>
                <w:lang w:val="en-GB"/>
              </w:rPr>
              <w:t>calendar</w:t>
            </w:r>
            <w:r w:rsidRPr="00292DEB">
              <w:rPr>
                <w:color w:val="C00000"/>
                <w:sz w:val="15"/>
                <w:szCs w:val="15"/>
                <w:lang w:val="en-GB"/>
              </w:rPr>
              <w:t xml:space="preserve"> </w:t>
            </w:r>
            <w:r w:rsidRPr="00292DEB">
              <w:rPr>
                <w:color w:val="000000"/>
                <w:sz w:val="15"/>
                <w:szCs w:val="15"/>
                <w:lang w:val="en-GB"/>
              </w:rPr>
              <w:t xml:space="preserve">days per year, regardless of the age of the child). Also possibility of absence from work up to </w:t>
            </w:r>
            <w:r w:rsidRPr="00292DEB">
              <w:rPr>
                <w:color w:val="C00000"/>
                <w:sz w:val="15"/>
                <w:szCs w:val="15"/>
                <w:lang w:val="en-GB"/>
              </w:rPr>
              <w:t>2</w:t>
            </w:r>
            <w:r w:rsidRPr="00292DEB">
              <w:rPr>
                <w:color w:val="000000"/>
                <w:sz w:val="15"/>
                <w:szCs w:val="15"/>
                <w:lang w:val="en-GB"/>
              </w:rPr>
              <w:t xml:space="preserve"> times a year in case of illness or accident of a family member, with remuneration.</w:t>
            </w:r>
          </w:p>
          <w:p w14:paraId="22BCA1F3" w14:textId="7767234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6234BC4"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77A0857D" w14:textId="77777777" w:rsidR="00CD2271" w:rsidRPr="00292DEB" w:rsidRDefault="00CD2271" w:rsidP="00CD2271">
            <w:pPr>
              <w:spacing w:line="276" w:lineRule="auto"/>
              <w:rPr>
                <w:rFonts w:cs="Arial"/>
                <w:color w:val="0000FF"/>
              </w:rPr>
            </w:pPr>
          </w:p>
        </w:tc>
        <w:tc>
          <w:tcPr>
            <w:tcW w:w="127" w:type="pct"/>
          </w:tcPr>
          <w:p w14:paraId="131E58E0" w14:textId="77777777" w:rsidR="00CD2271" w:rsidRPr="00292DEB" w:rsidRDefault="00CD2271" w:rsidP="00CD2271">
            <w:pPr>
              <w:spacing w:line="276" w:lineRule="auto"/>
              <w:rPr>
                <w:rFonts w:cs="Arial"/>
                <w:color w:val="0000FF"/>
                <w:lang w:val="fr-FR"/>
              </w:rPr>
            </w:pPr>
            <w:r w:rsidRPr="00292DEB">
              <w:rPr>
                <w:rFonts w:cs="Arial"/>
                <w:color w:val="0000FF"/>
                <w:lang w:val="fr-FR"/>
              </w:rPr>
              <w:t>16</w:t>
            </w:r>
          </w:p>
          <w:p w14:paraId="55815689" w14:textId="77777777" w:rsidR="00CD2271" w:rsidRPr="00292DEB" w:rsidRDefault="00CD2271" w:rsidP="00CD2271">
            <w:pPr>
              <w:spacing w:line="276" w:lineRule="auto"/>
              <w:rPr>
                <w:rFonts w:cs="Arial"/>
                <w:color w:val="0000FF"/>
              </w:rPr>
            </w:pPr>
          </w:p>
        </w:tc>
        <w:tc>
          <w:tcPr>
            <w:tcW w:w="402" w:type="pct"/>
          </w:tcPr>
          <w:p w14:paraId="5824096F"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3801E3D0" w14:textId="77777777" w:rsidR="00CD2271" w:rsidRPr="00292DEB" w:rsidRDefault="00CD2271" w:rsidP="00CD2271">
            <w:pPr>
              <w:spacing w:line="276" w:lineRule="auto"/>
              <w:rPr>
                <w:rFonts w:cs="Arial"/>
                <w:color w:val="0000FF"/>
              </w:rPr>
            </w:pPr>
          </w:p>
        </w:tc>
      </w:tr>
      <w:tr w:rsidR="00CD2271" w:rsidRPr="00292DEB" w14:paraId="53D85119" w14:textId="77777777" w:rsidTr="005D0FED">
        <w:tc>
          <w:tcPr>
            <w:tcW w:w="193" w:type="pct"/>
          </w:tcPr>
          <w:p w14:paraId="315444EC" w14:textId="77777777" w:rsidR="00CD2271" w:rsidRPr="00292DEB" w:rsidRDefault="00CD2271" w:rsidP="00CD2271">
            <w:pPr>
              <w:spacing w:line="276" w:lineRule="auto"/>
              <w:jc w:val="left"/>
              <w:rPr>
                <w:rFonts w:cs="Arial"/>
                <w:lang w:val="en-GB"/>
              </w:rPr>
            </w:pPr>
            <w:r w:rsidRPr="00292DEB">
              <w:rPr>
                <w:rFonts w:cs="Arial"/>
                <w:lang w:val="en-GB"/>
              </w:rPr>
              <w:t>EL</w:t>
            </w:r>
          </w:p>
          <w:p w14:paraId="08E4D9E5" w14:textId="77777777" w:rsidR="00CD2271" w:rsidRPr="00292DEB" w:rsidRDefault="00CD2271" w:rsidP="00CD2271">
            <w:pPr>
              <w:spacing w:line="276" w:lineRule="auto"/>
              <w:jc w:val="left"/>
              <w:rPr>
                <w:rFonts w:cs="Arial"/>
                <w:lang w:val="en-GB"/>
              </w:rPr>
            </w:pPr>
            <w:r w:rsidRPr="00292DEB">
              <w:rPr>
                <w:rFonts w:cs="Arial"/>
                <w:lang w:val="en-GB"/>
              </w:rPr>
              <w:t>EL</w:t>
            </w:r>
          </w:p>
          <w:p w14:paraId="24A40B0C" w14:textId="7471158A" w:rsidR="00CD2271" w:rsidRPr="00292DEB" w:rsidRDefault="00CD2271" w:rsidP="00CD2271">
            <w:pPr>
              <w:spacing w:line="276" w:lineRule="auto"/>
              <w:jc w:val="left"/>
              <w:rPr>
                <w:rFonts w:cs="Arial"/>
                <w:b/>
              </w:rPr>
            </w:pPr>
          </w:p>
        </w:tc>
        <w:tc>
          <w:tcPr>
            <w:tcW w:w="1371" w:type="pct"/>
          </w:tcPr>
          <w:p w14:paraId="4E87D698" w14:textId="77777777" w:rsidR="00CD2271" w:rsidRPr="00292DEB" w:rsidRDefault="00CD2271" w:rsidP="00CD2271">
            <w:pPr>
              <w:spacing w:line="276" w:lineRule="auto"/>
              <w:rPr>
                <w:rFonts w:cs="Arial"/>
              </w:rPr>
            </w:pPr>
            <w:r w:rsidRPr="00292DEB">
              <w:rPr>
                <w:rFonts w:cs="Arial"/>
              </w:rPr>
              <w:t xml:space="preserve">Zeiten des Krankenstands werden bei der Bestimmung der Anspruchsberechtigung auf Altersrente, Invaliditäts- und Hinterbliebenenrente und Arbeitslosengeld berücksichtigt. </w:t>
            </w:r>
          </w:p>
          <w:p w14:paraId="29D7D355" w14:textId="77777777" w:rsidR="00CD2271" w:rsidRPr="00292DEB" w:rsidRDefault="00CD2271" w:rsidP="00CD2271">
            <w:pPr>
              <w:spacing w:line="276" w:lineRule="auto"/>
              <w:rPr>
                <w:rFonts w:cs="Arial"/>
                <w:color w:val="008000"/>
              </w:rPr>
            </w:pPr>
          </w:p>
        </w:tc>
        <w:tc>
          <w:tcPr>
            <w:tcW w:w="1370" w:type="pct"/>
          </w:tcPr>
          <w:p w14:paraId="30FAC73C" w14:textId="4C406C18" w:rsidR="00CD2271" w:rsidRPr="00292DEB" w:rsidRDefault="00CD2271" w:rsidP="00CD2271">
            <w:pPr>
              <w:spacing w:line="276" w:lineRule="auto"/>
              <w:rPr>
                <w:rFonts w:cs="Arial"/>
                <w:color w:val="008000"/>
                <w:lang w:val="fr-BE"/>
              </w:rPr>
            </w:pPr>
            <w:r w:rsidRPr="00292DEB">
              <w:rPr>
                <w:rFonts w:cs="Arial"/>
                <w:bCs/>
                <w:lang w:val="fr-BE"/>
              </w:rPr>
              <w:t>Les périodes de congé de maladie sont prises en compte pour l’établissement du droit à des prestations de vieillesse, d’invalidité et de survie et à une allocation de chômage.</w:t>
            </w:r>
          </w:p>
        </w:tc>
        <w:tc>
          <w:tcPr>
            <w:tcW w:w="1370" w:type="pct"/>
          </w:tcPr>
          <w:p w14:paraId="243FE06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E-III-17-EL</w:t>
            </w:r>
          </w:p>
          <w:p w14:paraId="0FB4E697" w14:textId="419113E1"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Periods of sickness leave are </w:t>
            </w:r>
            <w:proofErr w:type="gramStart"/>
            <w:r w:rsidRPr="00292DEB">
              <w:rPr>
                <w:color w:val="000000"/>
                <w:sz w:val="15"/>
                <w:szCs w:val="15"/>
                <w:lang w:val="en-GB"/>
              </w:rPr>
              <w:t>taken into account</w:t>
            </w:r>
            <w:proofErr w:type="gramEnd"/>
            <w:r w:rsidRPr="00292DEB">
              <w:rPr>
                <w:color w:val="000000"/>
                <w:sz w:val="15"/>
                <w:szCs w:val="15"/>
                <w:lang w:val="en-GB"/>
              </w:rPr>
              <w:t xml:space="preserve"> for determining entitlement for old age, invalidity and </w:t>
            </w:r>
            <w:proofErr w:type="gramStart"/>
            <w:r w:rsidRPr="00292DEB">
              <w:rPr>
                <w:color w:val="000000"/>
                <w:sz w:val="15"/>
                <w:szCs w:val="15"/>
                <w:lang w:val="en-GB"/>
              </w:rPr>
              <w:t>survivors</w:t>
            </w:r>
            <w:proofErr w:type="gramEnd"/>
            <w:r w:rsidRPr="00292DEB">
              <w:rPr>
                <w:color w:val="000000"/>
                <w:sz w:val="15"/>
                <w:szCs w:val="15"/>
                <w:lang w:val="en-GB"/>
              </w:rPr>
              <w:t xml:space="preserve"> pensions and unemployment benefit.</w:t>
            </w:r>
          </w:p>
        </w:tc>
        <w:tc>
          <w:tcPr>
            <w:tcW w:w="167" w:type="pct"/>
          </w:tcPr>
          <w:p w14:paraId="0E444579"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0FEA182B" w14:textId="77777777" w:rsidR="00CD2271" w:rsidRPr="00292DEB" w:rsidRDefault="00CD2271" w:rsidP="00CD2271">
            <w:pPr>
              <w:spacing w:line="276" w:lineRule="auto"/>
              <w:rPr>
                <w:rFonts w:cs="Arial"/>
                <w:color w:val="0000FF"/>
              </w:rPr>
            </w:pPr>
          </w:p>
        </w:tc>
        <w:tc>
          <w:tcPr>
            <w:tcW w:w="127" w:type="pct"/>
          </w:tcPr>
          <w:p w14:paraId="6C29D9FE" w14:textId="77777777" w:rsidR="00CD2271" w:rsidRPr="00292DEB" w:rsidRDefault="00CD2271" w:rsidP="00CD2271">
            <w:pPr>
              <w:spacing w:line="276" w:lineRule="auto"/>
              <w:rPr>
                <w:rFonts w:cs="Arial"/>
                <w:color w:val="0000FF"/>
                <w:lang w:val="fr-FR"/>
              </w:rPr>
            </w:pPr>
            <w:r w:rsidRPr="00292DEB">
              <w:rPr>
                <w:rFonts w:cs="Arial"/>
                <w:color w:val="0000FF"/>
                <w:lang w:val="fr-FR"/>
              </w:rPr>
              <w:t>17</w:t>
            </w:r>
          </w:p>
          <w:p w14:paraId="036C753B" w14:textId="77777777" w:rsidR="00CD2271" w:rsidRPr="00292DEB" w:rsidRDefault="00CD2271" w:rsidP="00CD2271">
            <w:pPr>
              <w:spacing w:line="276" w:lineRule="auto"/>
              <w:rPr>
                <w:rFonts w:cs="Arial"/>
                <w:color w:val="0000FF"/>
              </w:rPr>
            </w:pPr>
          </w:p>
        </w:tc>
        <w:tc>
          <w:tcPr>
            <w:tcW w:w="402" w:type="pct"/>
          </w:tcPr>
          <w:p w14:paraId="57B5F611"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33580C30" w14:textId="77777777" w:rsidR="00CD2271" w:rsidRPr="00292DEB" w:rsidRDefault="00CD2271" w:rsidP="00CD2271">
            <w:pPr>
              <w:spacing w:line="276" w:lineRule="auto"/>
              <w:rPr>
                <w:rFonts w:cs="Arial"/>
                <w:color w:val="0000FF"/>
              </w:rPr>
            </w:pPr>
          </w:p>
        </w:tc>
      </w:tr>
      <w:tr w:rsidR="00CD2271" w:rsidRPr="00292DEB" w14:paraId="42D6DBDC" w14:textId="77777777" w:rsidTr="005D0FED">
        <w:tc>
          <w:tcPr>
            <w:tcW w:w="193" w:type="pct"/>
          </w:tcPr>
          <w:p w14:paraId="19D35527" w14:textId="77777777" w:rsidR="00CD2271" w:rsidRPr="00292DEB" w:rsidRDefault="00CD2271" w:rsidP="00CD2271">
            <w:pPr>
              <w:spacing w:line="276" w:lineRule="auto"/>
              <w:jc w:val="left"/>
              <w:rPr>
                <w:rFonts w:cs="Arial"/>
                <w:lang w:val="en-GB"/>
              </w:rPr>
            </w:pPr>
            <w:r w:rsidRPr="00292DEB">
              <w:rPr>
                <w:rFonts w:cs="Arial"/>
                <w:lang w:val="en-GB"/>
              </w:rPr>
              <w:t>EL</w:t>
            </w:r>
          </w:p>
          <w:p w14:paraId="5B76739C" w14:textId="77777777" w:rsidR="00CD2271" w:rsidRPr="00292DEB" w:rsidRDefault="00CD2271" w:rsidP="00CD2271">
            <w:pPr>
              <w:spacing w:line="276" w:lineRule="auto"/>
              <w:jc w:val="left"/>
              <w:rPr>
                <w:rFonts w:cs="Arial"/>
                <w:lang w:val="en-GB"/>
              </w:rPr>
            </w:pPr>
            <w:r w:rsidRPr="00292DEB">
              <w:rPr>
                <w:rFonts w:cs="Arial"/>
                <w:lang w:val="en-GB"/>
              </w:rPr>
              <w:t>EL</w:t>
            </w:r>
          </w:p>
          <w:p w14:paraId="2D5EFBF8" w14:textId="6A3E1B95" w:rsidR="00CD2271" w:rsidRPr="00292DEB" w:rsidRDefault="00CD2271" w:rsidP="00CD2271">
            <w:pPr>
              <w:spacing w:line="276" w:lineRule="auto"/>
              <w:jc w:val="left"/>
              <w:rPr>
                <w:rFonts w:cs="Arial"/>
                <w:b/>
              </w:rPr>
            </w:pPr>
            <w:r w:rsidRPr="00292DEB">
              <w:rPr>
                <w:rFonts w:cs="Arial"/>
                <w:lang w:val="en-GB"/>
              </w:rPr>
              <w:t>EL</w:t>
            </w:r>
          </w:p>
        </w:tc>
        <w:tc>
          <w:tcPr>
            <w:tcW w:w="1371" w:type="pct"/>
          </w:tcPr>
          <w:p w14:paraId="6BB52341" w14:textId="77777777" w:rsidR="00CD2271" w:rsidRPr="00292DEB" w:rsidRDefault="00CD2271" w:rsidP="00CD2271">
            <w:pPr>
              <w:spacing w:line="276" w:lineRule="auto"/>
              <w:rPr>
                <w:rFonts w:cs="Arial"/>
              </w:rPr>
            </w:pPr>
            <w:r w:rsidRPr="00292DEB">
              <w:rPr>
                <w:rFonts w:cs="Arial"/>
              </w:rPr>
              <w:t>Keine Leistungen bei Krankheit für Arbeitslose.</w:t>
            </w:r>
          </w:p>
          <w:p w14:paraId="59E5DC33" w14:textId="77777777" w:rsidR="00CD2271" w:rsidRPr="00292DEB" w:rsidRDefault="00CD2271" w:rsidP="00CD2271">
            <w:pPr>
              <w:spacing w:line="276" w:lineRule="auto"/>
              <w:rPr>
                <w:rFonts w:cs="Arial"/>
              </w:rPr>
            </w:pPr>
          </w:p>
        </w:tc>
        <w:tc>
          <w:tcPr>
            <w:tcW w:w="1370" w:type="pct"/>
          </w:tcPr>
          <w:p w14:paraId="3947A1CC" w14:textId="77777777" w:rsidR="00CD2271" w:rsidRPr="00292DEB" w:rsidRDefault="00CD2271" w:rsidP="00CD2271">
            <w:pPr>
              <w:spacing w:line="276" w:lineRule="auto"/>
              <w:rPr>
                <w:rFonts w:cs="Arial"/>
                <w:bCs/>
                <w:lang w:val="fr-BE"/>
              </w:rPr>
            </w:pPr>
            <w:r w:rsidRPr="00292DEB">
              <w:rPr>
                <w:rFonts w:cs="Arial"/>
                <w:bCs/>
                <w:lang w:val="fr-BE"/>
              </w:rPr>
              <w:t>Pas de prestation de maladie pour les chômeurs.</w:t>
            </w:r>
          </w:p>
          <w:p w14:paraId="21F6419E" w14:textId="1F1665AF" w:rsidR="00CD2271" w:rsidRPr="00292DEB" w:rsidRDefault="00CD2271" w:rsidP="00CD2271">
            <w:pPr>
              <w:spacing w:line="276" w:lineRule="auto"/>
              <w:rPr>
                <w:rFonts w:cs="Arial"/>
                <w:bCs/>
                <w:lang w:val="fr-BE"/>
              </w:rPr>
            </w:pPr>
          </w:p>
        </w:tc>
        <w:tc>
          <w:tcPr>
            <w:tcW w:w="1370" w:type="pct"/>
          </w:tcPr>
          <w:p w14:paraId="2903C61C"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E-III-18-EL</w:t>
            </w:r>
          </w:p>
          <w:p w14:paraId="62C71017" w14:textId="10D3EA6E"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sickness benefit for the unemployed.</w:t>
            </w:r>
          </w:p>
        </w:tc>
        <w:tc>
          <w:tcPr>
            <w:tcW w:w="167" w:type="pct"/>
          </w:tcPr>
          <w:p w14:paraId="1C9CD777"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158FCBCB" w14:textId="77777777" w:rsidR="00CD2271" w:rsidRPr="00292DEB" w:rsidRDefault="00CD2271" w:rsidP="00CD2271">
            <w:pPr>
              <w:spacing w:line="276" w:lineRule="auto"/>
              <w:rPr>
                <w:rFonts w:cs="Arial"/>
                <w:color w:val="0000FF"/>
              </w:rPr>
            </w:pPr>
          </w:p>
        </w:tc>
        <w:tc>
          <w:tcPr>
            <w:tcW w:w="127" w:type="pct"/>
          </w:tcPr>
          <w:p w14:paraId="4802C32D" w14:textId="77777777" w:rsidR="00CD2271" w:rsidRPr="00292DEB" w:rsidRDefault="00CD2271" w:rsidP="00CD2271">
            <w:pPr>
              <w:spacing w:line="276" w:lineRule="auto"/>
              <w:rPr>
                <w:rFonts w:cs="Arial"/>
                <w:color w:val="0000FF"/>
                <w:lang w:val="fr-FR"/>
              </w:rPr>
            </w:pPr>
            <w:r w:rsidRPr="00292DEB">
              <w:rPr>
                <w:rFonts w:cs="Arial"/>
                <w:color w:val="0000FF"/>
                <w:lang w:val="fr-FR"/>
              </w:rPr>
              <w:t>18</w:t>
            </w:r>
          </w:p>
          <w:p w14:paraId="6D837257" w14:textId="77777777" w:rsidR="00CD2271" w:rsidRPr="00292DEB" w:rsidRDefault="00CD2271" w:rsidP="00CD2271">
            <w:pPr>
              <w:spacing w:line="276" w:lineRule="auto"/>
              <w:rPr>
                <w:rFonts w:cs="Arial"/>
                <w:color w:val="0000FF"/>
              </w:rPr>
            </w:pPr>
          </w:p>
        </w:tc>
        <w:tc>
          <w:tcPr>
            <w:tcW w:w="402" w:type="pct"/>
          </w:tcPr>
          <w:p w14:paraId="7333B92F"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646CF3EE" w14:textId="77777777" w:rsidR="00CD2271" w:rsidRPr="00292DEB" w:rsidRDefault="00CD2271" w:rsidP="00CD2271">
            <w:pPr>
              <w:spacing w:line="276" w:lineRule="auto"/>
              <w:rPr>
                <w:rFonts w:cs="Arial"/>
                <w:color w:val="0000FF"/>
              </w:rPr>
            </w:pPr>
          </w:p>
        </w:tc>
      </w:tr>
      <w:tr w:rsidR="00CD2271" w:rsidRPr="00292DEB" w14:paraId="38EFD3B0" w14:textId="77777777" w:rsidTr="005D0FED">
        <w:tc>
          <w:tcPr>
            <w:tcW w:w="193" w:type="pct"/>
          </w:tcPr>
          <w:p w14:paraId="6DAC23FD" w14:textId="77777777" w:rsidR="00CD2271" w:rsidRPr="00292DEB" w:rsidRDefault="00CD2271" w:rsidP="00CD2271">
            <w:pPr>
              <w:spacing w:line="276" w:lineRule="auto"/>
              <w:jc w:val="left"/>
              <w:rPr>
                <w:rFonts w:cs="Arial"/>
                <w:lang w:val="es-ES"/>
              </w:rPr>
            </w:pPr>
            <w:r w:rsidRPr="00292DEB">
              <w:rPr>
                <w:rFonts w:cs="Arial"/>
                <w:lang w:val="es-ES"/>
              </w:rPr>
              <w:t>EL</w:t>
            </w:r>
          </w:p>
          <w:p w14:paraId="7FEDA2C2" w14:textId="77777777" w:rsidR="00CD2271" w:rsidRPr="00292DEB" w:rsidRDefault="00CD2271" w:rsidP="00CD2271">
            <w:pPr>
              <w:spacing w:line="276" w:lineRule="auto"/>
              <w:jc w:val="left"/>
              <w:rPr>
                <w:rFonts w:cs="Arial"/>
                <w:lang w:val="es-ES"/>
              </w:rPr>
            </w:pPr>
            <w:r w:rsidRPr="00292DEB">
              <w:rPr>
                <w:rFonts w:cs="Arial"/>
                <w:lang w:val="es-ES"/>
              </w:rPr>
              <w:t>EL</w:t>
            </w:r>
          </w:p>
          <w:p w14:paraId="5A89E46F" w14:textId="77777777" w:rsidR="00CD2271" w:rsidRPr="00292DEB" w:rsidRDefault="00CD2271" w:rsidP="00CD2271">
            <w:pPr>
              <w:spacing w:line="276" w:lineRule="auto"/>
              <w:jc w:val="left"/>
              <w:rPr>
                <w:rFonts w:cs="Arial"/>
                <w:lang w:val="es-ES"/>
              </w:rPr>
            </w:pPr>
            <w:r w:rsidRPr="00292DEB">
              <w:rPr>
                <w:rFonts w:cs="Arial"/>
                <w:lang w:val="es-ES"/>
              </w:rPr>
              <w:t>EL</w:t>
            </w:r>
          </w:p>
          <w:p w14:paraId="770D6F2E" w14:textId="77777777" w:rsidR="00CD2271" w:rsidRPr="00292DEB" w:rsidRDefault="00CD2271" w:rsidP="00CD2271">
            <w:pPr>
              <w:spacing w:line="276" w:lineRule="auto"/>
              <w:jc w:val="left"/>
              <w:rPr>
                <w:rFonts w:cs="Arial"/>
                <w:lang w:val="es-ES"/>
              </w:rPr>
            </w:pPr>
            <w:r w:rsidRPr="00292DEB">
              <w:rPr>
                <w:rFonts w:cs="Arial"/>
                <w:lang w:val="es-ES"/>
              </w:rPr>
              <w:t>EL</w:t>
            </w:r>
          </w:p>
          <w:p w14:paraId="596F3763" w14:textId="77777777" w:rsidR="00CD2271" w:rsidRPr="00292DEB" w:rsidRDefault="00CD2271" w:rsidP="00CD2271">
            <w:pPr>
              <w:spacing w:line="276" w:lineRule="auto"/>
              <w:jc w:val="left"/>
              <w:rPr>
                <w:rFonts w:cs="Arial"/>
                <w:lang w:val="es-ES"/>
              </w:rPr>
            </w:pPr>
            <w:r w:rsidRPr="00292DEB">
              <w:rPr>
                <w:rFonts w:cs="Arial"/>
                <w:lang w:val="es-ES"/>
              </w:rPr>
              <w:t>EL</w:t>
            </w:r>
          </w:p>
          <w:p w14:paraId="1AACBE96" w14:textId="77777777" w:rsidR="00CD2271" w:rsidRPr="00292DEB" w:rsidRDefault="00CD2271" w:rsidP="00CD2271">
            <w:pPr>
              <w:spacing w:line="276" w:lineRule="auto"/>
              <w:jc w:val="left"/>
              <w:rPr>
                <w:rFonts w:cs="Arial"/>
                <w:lang w:val="es-ES"/>
              </w:rPr>
            </w:pPr>
            <w:r w:rsidRPr="00292DEB">
              <w:rPr>
                <w:rFonts w:cs="Arial"/>
                <w:lang w:val="es-ES"/>
              </w:rPr>
              <w:t>EL</w:t>
            </w:r>
          </w:p>
          <w:p w14:paraId="1E76301D" w14:textId="7018505D" w:rsidR="00CD2271" w:rsidRPr="00292DEB" w:rsidRDefault="00CD2271" w:rsidP="00CD2271">
            <w:pPr>
              <w:spacing w:line="276" w:lineRule="auto"/>
              <w:jc w:val="left"/>
              <w:rPr>
                <w:rFonts w:cs="Arial"/>
                <w:b/>
              </w:rPr>
            </w:pPr>
            <w:r w:rsidRPr="00292DEB">
              <w:rPr>
                <w:rFonts w:cs="Arial"/>
                <w:lang w:val="en-GB"/>
              </w:rPr>
              <w:t>EL</w:t>
            </w:r>
          </w:p>
        </w:tc>
        <w:tc>
          <w:tcPr>
            <w:tcW w:w="1371" w:type="pct"/>
          </w:tcPr>
          <w:p w14:paraId="6FCFF1C0" w14:textId="77777777" w:rsidR="00CD2271" w:rsidRPr="00292DEB" w:rsidRDefault="00CD2271" w:rsidP="00CD2271">
            <w:pPr>
              <w:spacing w:line="276" w:lineRule="auto"/>
              <w:rPr>
                <w:rFonts w:cs="Arial"/>
              </w:rPr>
            </w:pPr>
            <w:r w:rsidRPr="00292DEB">
              <w:rPr>
                <w:rFonts w:cs="Arial"/>
                <w:color w:val="008000"/>
              </w:rPr>
              <w:t>Bestattungskosten</w:t>
            </w:r>
            <w:r w:rsidRPr="00292DEB">
              <w:rPr>
                <w:rFonts w:cs="Arial"/>
              </w:rPr>
              <w:t xml:space="preserve"> </w:t>
            </w:r>
            <w:r w:rsidRPr="00292DEB">
              <w:rPr>
                <w:rFonts w:cs="Arial"/>
                <w:i/>
                <w:color w:val="008080"/>
              </w:rPr>
              <w:t>(ΕΞΟΔΑ ΚΗΔΕΙΑΣ)</w:t>
            </w:r>
            <w:r w:rsidRPr="00292DEB">
              <w:rPr>
                <w:rFonts w:cs="Arial"/>
              </w:rPr>
              <w:t xml:space="preserve">: Das </w:t>
            </w:r>
            <w:r w:rsidRPr="00292DEB">
              <w:rPr>
                <w:rFonts w:cs="Arial"/>
                <w:color w:val="800000"/>
              </w:rPr>
              <w:t>8-</w:t>
            </w:r>
            <w:r w:rsidRPr="00292DEB">
              <w:rPr>
                <w:rFonts w:cs="Arial"/>
              </w:rPr>
              <w:t xml:space="preserve">Fache des Tagesbruttolohns der höchsten Versicherungsklasse (d.h. ein Pauschalbetrag von </w:t>
            </w:r>
            <w:r w:rsidRPr="00292DEB">
              <w:rPr>
                <w:rFonts w:cs="Arial"/>
                <w:color w:val="FF00FF"/>
              </w:rPr>
              <w:t>€842,96</w:t>
            </w:r>
            <w:r w:rsidRPr="00292DEB">
              <w:rPr>
                <w:rFonts w:cs="Arial"/>
              </w:rPr>
              <w:t>).</w:t>
            </w:r>
          </w:p>
          <w:p w14:paraId="177A373B" w14:textId="77777777" w:rsidR="00CD2271" w:rsidRPr="00292DEB" w:rsidRDefault="00CD2271" w:rsidP="00CD2271">
            <w:pPr>
              <w:spacing w:line="276" w:lineRule="auto"/>
              <w:rPr>
                <w:rFonts w:cs="Arial"/>
              </w:rPr>
            </w:pPr>
          </w:p>
          <w:p w14:paraId="46A59C3D" w14:textId="77777777" w:rsidR="00CD2271" w:rsidRPr="00292DEB" w:rsidRDefault="00CD2271" w:rsidP="00CD2271">
            <w:pPr>
              <w:spacing w:line="276" w:lineRule="auto"/>
              <w:rPr>
                <w:rFonts w:cs="Arial"/>
              </w:rPr>
            </w:pPr>
            <w:r w:rsidRPr="00292DEB">
              <w:rPr>
                <w:rFonts w:cs="Arial"/>
              </w:rPr>
              <w:t>Keine anderen Leistungen.</w:t>
            </w:r>
          </w:p>
          <w:p w14:paraId="6D9016FE" w14:textId="766BA600" w:rsidR="00CD2271" w:rsidRPr="00292DEB" w:rsidRDefault="00CD2271" w:rsidP="00CD2271">
            <w:pPr>
              <w:spacing w:line="276" w:lineRule="auto"/>
              <w:rPr>
                <w:rFonts w:cs="Arial"/>
              </w:rPr>
            </w:pPr>
          </w:p>
        </w:tc>
        <w:tc>
          <w:tcPr>
            <w:tcW w:w="1370" w:type="pct"/>
          </w:tcPr>
          <w:p w14:paraId="5575F93B" w14:textId="77777777" w:rsidR="00CD2271" w:rsidRPr="00292DEB" w:rsidRDefault="00CD2271" w:rsidP="00CD2271">
            <w:pPr>
              <w:spacing w:line="276" w:lineRule="auto"/>
              <w:rPr>
                <w:rFonts w:cs="Arial"/>
                <w:lang w:val="fr-BE"/>
              </w:rPr>
            </w:pPr>
            <w:r w:rsidRPr="00292DEB">
              <w:rPr>
                <w:rFonts w:cs="Arial"/>
                <w:color w:val="008000"/>
                <w:lang w:val="fr-BE"/>
              </w:rPr>
              <w:t>Frais funéraires</w:t>
            </w:r>
            <w:r w:rsidRPr="00292DEB">
              <w:rPr>
                <w:rFonts w:cs="Arial"/>
                <w:i/>
                <w:color w:val="008080"/>
                <w:lang w:val="fr-BE"/>
              </w:rPr>
              <w:t xml:space="preserve"> (ΕΞΟΔΑ ΚΗΔΕΙΑΣ)</w:t>
            </w:r>
            <w:r w:rsidRPr="00292DEB">
              <w:rPr>
                <w:rFonts w:cs="Arial"/>
                <w:lang w:val="fr-BE"/>
              </w:rPr>
              <w:t xml:space="preserve">: </w:t>
            </w:r>
            <w:r w:rsidRPr="00292DEB">
              <w:rPr>
                <w:rFonts w:cs="Arial"/>
                <w:color w:val="C00000"/>
                <w:lang w:val="fr-BE"/>
              </w:rPr>
              <w:t>8</w:t>
            </w:r>
            <w:r w:rsidRPr="00292DEB">
              <w:rPr>
                <w:rFonts w:cs="Arial"/>
                <w:lang w:val="fr-BE"/>
              </w:rPr>
              <w:t xml:space="preserve"> fois le salaire journalier brut pour la classe d’assurance la plus élevée (c.-à-d.</w:t>
            </w:r>
            <w:r w:rsidRPr="00292DEB">
              <w:rPr>
                <w:rFonts w:cs="Arial"/>
                <w:color w:val="FF00FF"/>
                <w:lang w:val="fr-BE"/>
              </w:rPr>
              <w:t xml:space="preserve"> </w:t>
            </w:r>
            <w:r w:rsidRPr="00292DEB">
              <w:rPr>
                <w:rFonts w:cs="Arial"/>
                <w:lang w:val="fr-BE"/>
              </w:rPr>
              <w:t>un montant forfaitaire de</w:t>
            </w:r>
            <w:r w:rsidRPr="00292DEB">
              <w:rPr>
                <w:rFonts w:cs="Arial"/>
                <w:color w:val="FF00FF"/>
                <w:lang w:val="fr-BE"/>
              </w:rPr>
              <w:t xml:space="preserve"> €842,96</w:t>
            </w:r>
            <w:r w:rsidRPr="00292DEB">
              <w:rPr>
                <w:rFonts w:cs="Arial"/>
                <w:lang w:val="fr-BE"/>
              </w:rPr>
              <w:t>).</w:t>
            </w:r>
          </w:p>
          <w:p w14:paraId="29E73D94" w14:textId="77777777" w:rsidR="00CD2271" w:rsidRPr="00292DEB" w:rsidRDefault="00CD2271" w:rsidP="00CD2271">
            <w:pPr>
              <w:spacing w:line="276" w:lineRule="auto"/>
              <w:rPr>
                <w:rFonts w:cs="Arial"/>
                <w:lang w:val="fr-BE"/>
              </w:rPr>
            </w:pPr>
          </w:p>
          <w:p w14:paraId="2ACC7257" w14:textId="273214E2" w:rsidR="00CD2271" w:rsidRPr="00292DEB" w:rsidRDefault="00CD2271" w:rsidP="00CD2271">
            <w:pPr>
              <w:spacing w:line="276" w:lineRule="auto"/>
              <w:rPr>
                <w:rFonts w:cs="Arial"/>
                <w:bCs/>
                <w:lang w:val="fr-BE"/>
              </w:rPr>
            </w:pPr>
            <w:r w:rsidRPr="00292DEB">
              <w:rPr>
                <w:rFonts w:cs="Arial"/>
                <w:lang w:val="fr-BE"/>
              </w:rPr>
              <w:t>Pas d’autres prestations.</w:t>
            </w:r>
          </w:p>
        </w:tc>
        <w:tc>
          <w:tcPr>
            <w:tcW w:w="1370" w:type="pct"/>
          </w:tcPr>
          <w:p w14:paraId="2CD531A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E-III-19-EL</w:t>
            </w:r>
          </w:p>
          <w:p w14:paraId="09DF06F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Funeral expenses </w:t>
            </w:r>
            <w:r w:rsidRPr="00292DEB">
              <w:rPr>
                <w:i/>
                <w:iCs/>
                <w:color w:val="008080"/>
                <w:sz w:val="15"/>
                <w:szCs w:val="15"/>
                <w:lang w:val="en-GB"/>
              </w:rPr>
              <w:t>(</w:t>
            </w:r>
            <w:r w:rsidRPr="00292DEB">
              <w:rPr>
                <w:i/>
                <w:iCs/>
                <w:color w:val="008080"/>
                <w:sz w:val="15"/>
                <w:szCs w:val="15"/>
              </w:rPr>
              <w:t>ΕΞΟΔΑ</w:t>
            </w:r>
            <w:r w:rsidRPr="00292DEB">
              <w:rPr>
                <w:i/>
                <w:iCs/>
                <w:color w:val="008080"/>
                <w:sz w:val="15"/>
                <w:szCs w:val="15"/>
                <w:lang w:val="en-GB"/>
              </w:rPr>
              <w:t xml:space="preserve"> </w:t>
            </w:r>
            <w:r w:rsidRPr="00292DEB">
              <w:rPr>
                <w:i/>
                <w:iCs/>
                <w:color w:val="008080"/>
                <w:sz w:val="15"/>
                <w:szCs w:val="15"/>
              </w:rPr>
              <w:t>ΚΗΔΕΙΑΣ</w:t>
            </w:r>
            <w:r w:rsidRPr="00292DEB">
              <w:rPr>
                <w:i/>
                <w:iCs/>
                <w:color w:val="008080"/>
                <w:sz w:val="15"/>
                <w:szCs w:val="15"/>
                <w:lang w:val="en-GB"/>
              </w:rPr>
              <w:t>)</w:t>
            </w:r>
            <w:r w:rsidRPr="00292DEB">
              <w:rPr>
                <w:color w:val="000000" w:themeColor="text1"/>
                <w:sz w:val="15"/>
                <w:szCs w:val="15"/>
                <w:lang w:val="en-GB"/>
              </w:rPr>
              <w:t xml:space="preserve">: </w:t>
            </w:r>
            <w:r w:rsidRPr="00292DEB">
              <w:rPr>
                <w:color w:val="C00000"/>
                <w:sz w:val="15"/>
                <w:szCs w:val="15"/>
                <w:lang w:val="en-GB"/>
              </w:rPr>
              <w:t>8</w:t>
            </w:r>
            <w:r w:rsidRPr="00292DEB">
              <w:rPr>
                <w:color w:val="000000" w:themeColor="text1"/>
                <w:sz w:val="15"/>
                <w:szCs w:val="15"/>
                <w:lang w:val="en-GB"/>
              </w:rPr>
              <w:t xml:space="preserve"> times the daily gross wage of the highest insurance class (i.e. lump sum of </w:t>
            </w:r>
            <w:r w:rsidRPr="00292DEB">
              <w:rPr>
                <w:color w:val="FF00FF"/>
                <w:sz w:val="15"/>
                <w:szCs w:val="15"/>
                <w:lang w:val="en-GB"/>
              </w:rPr>
              <w:t>€</w:t>
            </w:r>
            <w:del w:id="147" w:author="Author">
              <w:r w:rsidRPr="00292DEB">
                <w:rPr>
                  <w:color w:val="FF00FF"/>
                  <w:sz w:val="15"/>
                  <w:szCs w:val="15"/>
                  <w:lang w:val="en-GB"/>
                </w:rPr>
                <w:delText>842.96</w:delText>
              </w:r>
            </w:del>
            <w:ins w:id="148" w:author="Author">
              <w:r w:rsidRPr="00292DEB">
                <w:rPr>
                  <w:color w:val="FF00FF"/>
                  <w:sz w:val="15"/>
                  <w:szCs w:val="15"/>
                  <w:lang w:val="en-US"/>
                </w:rPr>
                <w:t>883.92</w:t>
              </w:r>
            </w:ins>
            <w:r w:rsidRPr="00292DEB">
              <w:rPr>
                <w:color w:val="000000" w:themeColor="text1"/>
                <w:sz w:val="15"/>
                <w:szCs w:val="15"/>
                <w:lang w:val="en-GB"/>
              </w:rPr>
              <w:t xml:space="preserve">). </w:t>
            </w:r>
          </w:p>
          <w:p w14:paraId="4C1B4B7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US"/>
              </w:rPr>
            </w:pPr>
          </w:p>
          <w:p w14:paraId="4E2BA365" w14:textId="77777777" w:rsidR="00CD2271" w:rsidRPr="00292DEB" w:rsidRDefault="00CD2271" w:rsidP="00CD2271">
            <w:pPr>
              <w:pStyle w:val="Normal0"/>
              <w:pBdr>
                <w:top w:val="nil"/>
                <w:left w:val="nil"/>
                <w:bottom w:val="nil"/>
                <w:right w:val="nil"/>
                <w:between w:val="nil"/>
              </w:pBdr>
              <w:spacing w:before="0" w:after="0"/>
              <w:rPr>
                <w:b/>
                <w:color w:val="000000"/>
                <w:sz w:val="15"/>
                <w:szCs w:val="15"/>
              </w:rPr>
            </w:pPr>
            <w:r w:rsidRPr="00292DEB">
              <w:rPr>
                <w:color w:val="000000"/>
                <w:sz w:val="15"/>
                <w:szCs w:val="15"/>
              </w:rPr>
              <w:t xml:space="preserve">No </w:t>
            </w:r>
            <w:proofErr w:type="spellStart"/>
            <w:r w:rsidRPr="00292DEB">
              <w:rPr>
                <w:color w:val="000000"/>
                <w:sz w:val="15"/>
                <w:szCs w:val="15"/>
              </w:rPr>
              <w:t>other</w:t>
            </w:r>
            <w:proofErr w:type="spellEnd"/>
            <w:r w:rsidRPr="00292DEB">
              <w:rPr>
                <w:color w:val="000000"/>
                <w:sz w:val="15"/>
                <w:szCs w:val="15"/>
              </w:rPr>
              <w:t xml:space="preserve"> </w:t>
            </w:r>
            <w:proofErr w:type="spellStart"/>
            <w:r w:rsidRPr="00292DEB">
              <w:rPr>
                <w:color w:val="000000"/>
                <w:sz w:val="15"/>
                <w:szCs w:val="15"/>
              </w:rPr>
              <w:t>benefits</w:t>
            </w:r>
            <w:proofErr w:type="spellEnd"/>
            <w:r w:rsidRPr="00292DEB">
              <w:rPr>
                <w:color w:val="000000"/>
                <w:sz w:val="15"/>
                <w:szCs w:val="15"/>
              </w:rPr>
              <w:t>.</w:t>
            </w:r>
          </w:p>
          <w:p w14:paraId="11460A00" w14:textId="4757EBD5"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986B636" w14:textId="2D06721C" w:rsidR="00CD2271" w:rsidRPr="00292DEB" w:rsidRDefault="00CD2271" w:rsidP="00CD2271">
            <w:pPr>
              <w:spacing w:line="276" w:lineRule="auto"/>
              <w:rPr>
                <w:rFonts w:cs="Arial"/>
                <w:color w:val="0000FF"/>
                <w:lang w:val="en-US"/>
              </w:rPr>
            </w:pPr>
            <w:r w:rsidRPr="00292DEB">
              <w:rPr>
                <w:rFonts w:cs="Arial"/>
                <w:color w:val="0000FF"/>
                <w:lang w:val="fr-FR"/>
              </w:rPr>
              <w:t>3</w:t>
            </w:r>
          </w:p>
        </w:tc>
        <w:tc>
          <w:tcPr>
            <w:tcW w:w="127" w:type="pct"/>
          </w:tcPr>
          <w:p w14:paraId="300904AB" w14:textId="6B547110" w:rsidR="00CD2271" w:rsidRPr="00292DEB" w:rsidRDefault="00CD2271" w:rsidP="00CD2271">
            <w:pPr>
              <w:spacing w:line="276" w:lineRule="auto"/>
              <w:rPr>
                <w:rFonts w:cs="Arial"/>
                <w:color w:val="0000FF"/>
                <w:lang w:val="en-US"/>
              </w:rPr>
            </w:pPr>
            <w:r w:rsidRPr="00292DEB">
              <w:rPr>
                <w:rFonts w:cs="Arial"/>
                <w:color w:val="0000FF"/>
                <w:lang w:val="fr-FR"/>
              </w:rPr>
              <w:t>19</w:t>
            </w:r>
          </w:p>
        </w:tc>
        <w:tc>
          <w:tcPr>
            <w:tcW w:w="402" w:type="pct"/>
          </w:tcPr>
          <w:p w14:paraId="2645FA02"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070A807C" w14:textId="77777777" w:rsidR="00CD2271" w:rsidRPr="00292DEB" w:rsidRDefault="00CD2271" w:rsidP="00CD2271">
            <w:pPr>
              <w:spacing w:line="276" w:lineRule="auto"/>
              <w:rPr>
                <w:rFonts w:cs="Arial"/>
                <w:color w:val="0000FF"/>
                <w:lang w:val="en-US"/>
              </w:rPr>
            </w:pPr>
          </w:p>
        </w:tc>
      </w:tr>
      <w:tr w:rsidR="00CD2271" w:rsidRPr="00292DEB" w14:paraId="4D75B713" w14:textId="77777777" w:rsidTr="005D0FED">
        <w:tc>
          <w:tcPr>
            <w:tcW w:w="193" w:type="pct"/>
          </w:tcPr>
          <w:p w14:paraId="4312151E" w14:textId="77777777" w:rsidR="00CD2271" w:rsidRPr="00292DEB" w:rsidRDefault="00CD2271" w:rsidP="00CD2271">
            <w:pPr>
              <w:spacing w:line="276" w:lineRule="auto"/>
              <w:jc w:val="left"/>
              <w:rPr>
                <w:rFonts w:cs="Arial"/>
                <w:lang w:val="en-GB"/>
              </w:rPr>
            </w:pPr>
            <w:r w:rsidRPr="00292DEB">
              <w:rPr>
                <w:rFonts w:cs="Arial"/>
                <w:lang w:val="en-GB"/>
              </w:rPr>
              <w:t>EL</w:t>
            </w:r>
          </w:p>
          <w:p w14:paraId="6398DB15" w14:textId="27C0FE3C" w:rsidR="00CD2271" w:rsidRPr="00292DEB" w:rsidRDefault="00CD2271" w:rsidP="00CD2271">
            <w:pPr>
              <w:spacing w:line="276" w:lineRule="auto"/>
              <w:jc w:val="left"/>
              <w:rPr>
                <w:rFonts w:cs="Arial"/>
                <w:b/>
              </w:rPr>
            </w:pPr>
            <w:r w:rsidRPr="00292DEB">
              <w:rPr>
                <w:rFonts w:cs="Arial"/>
                <w:lang w:val="en-GB"/>
              </w:rPr>
              <w:t>EL</w:t>
            </w:r>
          </w:p>
        </w:tc>
        <w:tc>
          <w:tcPr>
            <w:tcW w:w="1371" w:type="pct"/>
          </w:tcPr>
          <w:p w14:paraId="623CFCB5" w14:textId="77777777" w:rsidR="00CD2271" w:rsidRPr="00292DEB" w:rsidRDefault="00CD2271" w:rsidP="00CD2271">
            <w:pPr>
              <w:spacing w:line="276" w:lineRule="auto"/>
              <w:rPr>
                <w:rFonts w:cs="Arial"/>
              </w:rPr>
            </w:pPr>
            <w:r w:rsidRPr="00292DEB">
              <w:rPr>
                <w:rFonts w:cs="Arial"/>
              </w:rPr>
              <w:t>Gesetzliche Maßnahmen für die Rückkehr ins Berufsleben werden nicht bereitgestellt.</w:t>
            </w:r>
          </w:p>
          <w:p w14:paraId="601ADF46" w14:textId="31E61193" w:rsidR="00CD2271" w:rsidRPr="00292DEB" w:rsidRDefault="00CD2271" w:rsidP="00CD2271">
            <w:pPr>
              <w:spacing w:line="276" w:lineRule="auto"/>
              <w:rPr>
                <w:rFonts w:cs="Arial"/>
              </w:rPr>
            </w:pPr>
          </w:p>
        </w:tc>
        <w:tc>
          <w:tcPr>
            <w:tcW w:w="1370" w:type="pct"/>
          </w:tcPr>
          <w:p w14:paraId="42D21C5D" w14:textId="152DB724" w:rsidR="00CD2271" w:rsidRPr="00292DEB" w:rsidRDefault="00CD2271" w:rsidP="00CD2271">
            <w:pPr>
              <w:spacing w:line="276" w:lineRule="auto"/>
              <w:rPr>
                <w:rFonts w:cs="Arial"/>
                <w:bCs/>
                <w:lang w:val="fr-BE"/>
              </w:rPr>
            </w:pPr>
            <w:r w:rsidRPr="00292DEB">
              <w:rPr>
                <w:rFonts w:cs="Arial"/>
                <w:bCs/>
                <w:lang w:val="fr-BE"/>
              </w:rPr>
              <w:t>Aucune mesure législative n’est prévue pour faciliter le retour à la vie active.</w:t>
            </w:r>
          </w:p>
        </w:tc>
        <w:tc>
          <w:tcPr>
            <w:tcW w:w="1370" w:type="pct"/>
          </w:tcPr>
          <w:p w14:paraId="525BC269"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E-III-20-EL</w:t>
            </w:r>
          </w:p>
          <w:p w14:paraId="66E8A5F8" w14:textId="253E1CB9"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Statutory measures to facilitate the return to working life are not provided.</w:t>
            </w:r>
          </w:p>
        </w:tc>
        <w:tc>
          <w:tcPr>
            <w:tcW w:w="167" w:type="pct"/>
          </w:tcPr>
          <w:p w14:paraId="335187F2" w14:textId="21826B4D" w:rsidR="00CD2271" w:rsidRPr="00292DEB" w:rsidRDefault="00CD2271" w:rsidP="00CD2271">
            <w:pPr>
              <w:spacing w:line="276" w:lineRule="auto"/>
              <w:rPr>
                <w:rFonts w:cs="Arial"/>
                <w:color w:val="0000FF"/>
                <w:lang w:val="en-US"/>
              </w:rPr>
            </w:pPr>
            <w:r w:rsidRPr="00292DEB">
              <w:rPr>
                <w:rFonts w:cs="Arial"/>
                <w:color w:val="0000FF"/>
                <w:lang w:val="fr-FR"/>
              </w:rPr>
              <w:t>3</w:t>
            </w:r>
          </w:p>
        </w:tc>
        <w:tc>
          <w:tcPr>
            <w:tcW w:w="127" w:type="pct"/>
          </w:tcPr>
          <w:p w14:paraId="59D913EC" w14:textId="235B1F73" w:rsidR="00CD2271" w:rsidRPr="00292DEB" w:rsidRDefault="00CD2271" w:rsidP="00CD2271">
            <w:pPr>
              <w:spacing w:line="276" w:lineRule="auto"/>
              <w:rPr>
                <w:rFonts w:cs="Arial"/>
                <w:color w:val="0000FF"/>
                <w:lang w:val="en-US"/>
              </w:rPr>
            </w:pPr>
            <w:r w:rsidRPr="00292DEB">
              <w:rPr>
                <w:rFonts w:cs="Arial"/>
                <w:color w:val="0000FF"/>
                <w:lang w:val="fr-FR"/>
              </w:rPr>
              <w:t>20</w:t>
            </w:r>
          </w:p>
        </w:tc>
        <w:tc>
          <w:tcPr>
            <w:tcW w:w="402" w:type="pct"/>
          </w:tcPr>
          <w:p w14:paraId="6633CA01"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20F40BCF" w14:textId="77777777" w:rsidR="00CD2271" w:rsidRPr="00292DEB" w:rsidRDefault="00CD2271" w:rsidP="00CD2271">
            <w:pPr>
              <w:spacing w:line="276" w:lineRule="auto"/>
              <w:rPr>
                <w:rFonts w:cs="Arial"/>
                <w:color w:val="0000FF"/>
                <w:lang w:val="en-US"/>
              </w:rPr>
            </w:pPr>
          </w:p>
        </w:tc>
      </w:tr>
      <w:tr w:rsidR="00CD2271" w:rsidRPr="00292DEB" w14:paraId="19D816E5" w14:textId="77777777" w:rsidTr="005D0FED">
        <w:tc>
          <w:tcPr>
            <w:tcW w:w="193" w:type="pct"/>
          </w:tcPr>
          <w:p w14:paraId="2C9A2829" w14:textId="77777777" w:rsidR="00CD2271" w:rsidRPr="00292DEB" w:rsidRDefault="00CD2271" w:rsidP="00CD2271">
            <w:pPr>
              <w:spacing w:line="276" w:lineRule="auto"/>
              <w:jc w:val="left"/>
              <w:rPr>
                <w:rFonts w:cs="Arial"/>
                <w:lang w:val="es-ES"/>
              </w:rPr>
            </w:pPr>
            <w:r w:rsidRPr="00292DEB">
              <w:rPr>
                <w:rFonts w:cs="Arial"/>
                <w:lang w:val="es-ES"/>
              </w:rPr>
              <w:t>EL</w:t>
            </w:r>
          </w:p>
          <w:p w14:paraId="31036A7D" w14:textId="77777777" w:rsidR="00CD2271" w:rsidRPr="00292DEB" w:rsidRDefault="00CD2271" w:rsidP="00CD2271">
            <w:pPr>
              <w:spacing w:line="276" w:lineRule="auto"/>
              <w:jc w:val="left"/>
              <w:rPr>
                <w:rFonts w:cs="Arial"/>
                <w:lang w:val="es-ES"/>
              </w:rPr>
            </w:pPr>
            <w:r w:rsidRPr="00292DEB">
              <w:rPr>
                <w:rFonts w:cs="Arial"/>
                <w:lang w:val="es-ES"/>
              </w:rPr>
              <w:t>EL</w:t>
            </w:r>
          </w:p>
          <w:p w14:paraId="6B18FCB9" w14:textId="77777777" w:rsidR="00CD2271" w:rsidRPr="00292DEB" w:rsidRDefault="00CD2271" w:rsidP="00CD2271">
            <w:pPr>
              <w:spacing w:line="276" w:lineRule="auto"/>
              <w:jc w:val="left"/>
              <w:rPr>
                <w:rFonts w:cs="Arial"/>
                <w:lang w:val="es-ES"/>
              </w:rPr>
            </w:pPr>
            <w:r w:rsidRPr="00292DEB">
              <w:rPr>
                <w:rFonts w:cs="Arial"/>
                <w:lang w:val="es-ES"/>
              </w:rPr>
              <w:t>EL</w:t>
            </w:r>
          </w:p>
          <w:p w14:paraId="37FD3A8E" w14:textId="6502844B" w:rsidR="00CD2271" w:rsidRPr="00292DEB" w:rsidRDefault="00CD2271" w:rsidP="00CD2271">
            <w:pPr>
              <w:spacing w:line="276" w:lineRule="auto"/>
              <w:jc w:val="left"/>
              <w:rPr>
                <w:rFonts w:cs="Arial"/>
                <w:b/>
              </w:rPr>
            </w:pPr>
          </w:p>
        </w:tc>
        <w:tc>
          <w:tcPr>
            <w:tcW w:w="1371" w:type="pct"/>
          </w:tcPr>
          <w:p w14:paraId="15C2000B" w14:textId="38A431B4" w:rsidR="00CD2271" w:rsidRPr="00292DEB" w:rsidRDefault="00CD2271" w:rsidP="00CD2271">
            <w:pPr>
              <w:spacing w:line="276" w:lineRule="auto"/>
              <w:rPr>
                <w:rFonts w:cs="Arial"/>
              </w:rPr>
            </w:pPr>
            <w:r w:rsidRPr="00292DEB">
              <w:rPr>
                <w:rFonts w:cs="Arial"/>
              </w:rPr>
              <w:t xml:space="preserve">Auf Ad-hoc-Basis gemäß Regierungsentscheidung. </w:t>
            </w:r>
          </w:p>
        </w:tc>
        <w:tc>
          <w:tcPr>
            <w:tcW w:w="1370" w:type="pct"/>
          </w:tcPr>
          <w:p w14:paraId="10B9CF11" w14:textId="220DC813" w:rsidR="00CD2271" w:rsidRPr="00292DEB" w:rsidRDefault="00CD2271" w:rsidP="00CD2271">
            <w:pPr>
              <w:spacing w:line="276" w:lineRule="auto"/>
              <w:rPr>
                <w:rFonts w:cs="Arial"/>
                <w:bCs/>
                <w:lang w:val="fr-BE"/>
              </w:rPr>
            </w:pPr>
            <w:r w:rsidRPr="00292DEB">
              <w:rPr>
                <w:rFonts w:cs="Arial"/>
                <w:bCs/>
                <w:lang w:val="fr-BE"/>
              </w:rPr>
              <w:t>Sur une base ad hoc en vertu d’une décision du gouvernement.</w:t>
            </w:r>
          </w:p>
        </w:tc>
        <w:tc>
          <w:tcPr>
            <w:tcW w:w="1370" w:type="pct"/>
          </w:tcPr>
          <w:p w14:paraId="79227725" w14:textId="77777777" w:rsidR="00CD2271" w:rsidRPr="00292DEB" w:rsidRDefault="00CD2271"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E-III-21-EL</w:t>
            </w:r>
          </w:p>
          <w:p w14:paraId="3C8B75CC" w14:textId="3A41ADFE"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On an ad hoc basis, according to Government decision.</w:t>
            </w:r>
          </w:p>
        </w:tc>
        <w:tc>
          <w:tcPr>
            <w:tcW w:w="167" w:type="pct"/>
          </w:tcPr>
          <w:p w14:paraId="7B4C8885" w14:textId="79D23446" w:rsidR="00CD2271" w:rsidRPr="00292DEB" w:rsidRDefault="00CD2271" w:rsidP="00CD2271">
            <w:pPr>
              <w:spacing w:line="276" w:lineRule="auto"/>
              <w:rPr>
                <w:rFonts w:cs="Arial"/>
                <w:color w:val="0000FF"/>
                <w:lang w:val="en-US"/>
              </w:rPr>
            </w:pPr>
            <w:r w:rsidRPr="00292DEB">
              <w:rPr>
                <w:rFonts w:cs="Arial"/>
                <w:color w:val="0000FF"/>
                <w:lang w:val="fr-FR"/>
              </w:rPr>
              <w:t>3</w:t>
            </w:r>
          </w:p>
        </w:tc>
        <w:tc>
          <w:tcPr>
            <w:tcW w:w="127" w:type="pct"/>
          </w:tcPr>
          <w:p w14:paraId="421E3E78" w14:textId="102C55CC" w:rsidR="00CD2271" w:rsidRPr="00292DEB" w:rsidRDefault="00CD2271" w:rsidP="00CD2271">
            <w:pPr>
              <w:spacing w:line="276" w:lineRule="auto"/>
              <w:rPr>
                <w:rFonts w:cs="Arial"/>
                <w:color w:val="0000FF"/>
                <w:lang w:val="en-US"/>
              </w:rPr>
            </w:pPr>
            <w:r w:rsidRPr="00292DEB">
              <w:rPr>
                <w:rFonts w:cs="Arial"/>
                <w:color w:val="0000FF"/>
                <w:lang w:val="fr-FR"/>
              </w:rPr>
              <w:t>21</w:t>
            </w:r>
          </w:p>
        </w:tc>
        <w:tc>
          <w:tcPr>
            <w:tcW w:w="402" w:type="pct"/>
          </w:tcPr>
          <w:p w14:paraId="1D194B73"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057CA524" w14:textId="77777777" w:rsidR="00CD2271" w:rsidRPr="00292DEB" w:rsidRDefault="00CD2271" w:rsidP="00CD2271">
            <w:pPr>
              <w:spacing w:line="276" w:lineRule="auto"/>
              <w:rPr>
                <w:rFonts w:cs="Arial"/>
                <w:color w:val="0000FF"/>
                <w:lang w:val="en-US"/>
              </w:rPr>
            </w:pPr>
          </w:p>
        </w:tc>
      </w:tr>
      <w:tr w:rsidR="00CD2271" w:rsidRPr="00292DEB" w14:paraId="3C912F7E" w14:textId="77777777" w:rsidTr="005D0FED">
        <w:tc>
          <w:tcPr>
            <w:tcW w:w="193" w:type="pct"/>
          </w:tcPr>
          <w:p w14:paraId="757EB6E0" w14:textId="77777777" w:rsidR="00CD2271" w:rsidRPr="00292DEB" w:rsidRDefault="00CD2271" w:rsidP="00CD2271">
            <w:pPr>
              <w:spacing w:line="276" w:lineRule="auto"/>
              <w:jc w:val="left"/>
              <w:rPr>
                <w:rFonts w:cs="Arial"/>
                <w:lang w:val="es-ES"/>
              </w:rPr>
            </w:pPr>
            <w:r w:rsidRPr="00292DEB">
              <w:rPr>
                <w:rFonts w:cs="Arial"/>
                <w:lang w:val="es-ES"/>
              </w:rPr>
              <w:t>EL</w:t>
            </w:r>
          </w:p>
          <w:p w14:paraId="193A9F3F" w14:textId="77777777" w:rsidR="00CD2271" w:rsidRPr="00292DEB" w:rsidRDefault="00CD2271" w:rsidP="00CD2271">
            <w:pPr>
              <w:spacing w:line="276" w:lineRule="auto"/>
              <w:jc w:val="left"/>
              <w:rPr>
                <w:rFonts w:cs="Arial"/>
                <w:lang w:val="es-ES"/>
              </w:rPr>
            </w:pPr>
            <w:r w:rsidRPr="00292DEB">
              <w:rPr>
                <w:rFonts w:cs="Arial"/>
                <w:lang w:val="es-ES"/>
              </w:rPr>
              <w:t>EL</w:t>
            </w:r>
          </w:p>
          <w:p w14:paraId="11F3073E" w14:textId="78FBEEB4" w:rsidR="00CD2271" w:rsidRPr="00292DEB" w:rsidRDefault="00CD2271" w:rsidP="00CD2271">
            <w:pPr>
              <w:spacing w:line="276" w:lineRule="auto"/>
              <w:jc w:val="left"/>
              <w:rPr>
                <w:rFonts w:cs="Arial"/>
                <w:b/>
              </w:rPr>
            </w:pPr>
            <w:r w:rsidRPr="00292DEB">
              <w:rPr>
                <w:rFonts w:cs="Arial"/>
                <w:lang w:val="es-ES"/>
              </w:rPr>
              <w:t>EL</w:t>
            </w:r>
          </w:p>
        </w:tc>
        <w:tc>
          <w:tcPr>
            <w:tcW w:w="1371" w:type="pct"/>
          </w:tcPr>
          <w:p w14:paraId="73C4672D" w14:textId="77777777" w:rsidR="00CD2271" w:rsidRPr="00292DEB" w:rsidRDefault="00CD2271" w:rsidP="00CD2271">
            <w:pPr>
              <w:spacing w:line="276" w:lineRule="auto"/>
              <w:rPr>
                <w:rFonts w:cs="Arial"/>
              </w:rPr>
            </w:pPr>
            <w:r w:rsidRPr="00292DEB">
              <w:rPr>
                <w:rFonts w:cs="Arial"/>
              </w:rPr>
              <w:t xml:space="preserve">Keine Kumulation mit Einkünften aus Erwerbstätigkeit möglich. </w:t>
            </w:r>
          </w:p>
          <w:p w14:paraId="621F25A3" w14:textId="74015FC8" w:rsidR="00CD2271" w:rsidRPr="00292DEB" w:rsidRDefault="00CD2271" w:rsidP="00CD2271">
            <w:pPr>
              <w:spacing w:line="276" w:lineRule="auto"/>
              <w:rPr>
                <w:rFonts w:cs="Arial"/>
              </w:rPr>
            </w:pPr>
          </w:p>
        </w:tc>
        <w:tc>
          <w:tcPr>
            <w:tcW w:w="1370" w:type="pct"/>
          </w:tcPr>
          <w:p w14:paraId="32FFBEB0" w14:textId="1BC7EEBC" w:rsidR="00CD2271" w:rsidRPr="00292DEB" w:rsidRDefault="00CD2271" w:rsidP="00CD2271">
            <w:pPr>
              <w:spacing w:line="276" w:lineRule="auto"/>
              <w:rPr>
                <w:rFonts w:cs="Arial"/>
                <w:lang w:val="fr-BE"/>
              </w:rPr>
            </w:pPr>
            <w:r w:rsidRPr="00292DEB">
              <w:rPr>
                <w:rFonts w:cs="Arial"/>
                <w:bCs/>
                <w:lang w:val="fr-BE"/>
              </w:rPr>
              <w:t>Pas de cumul possible avec un revenu du travail.</w:t>
            </w:r>
          </w:p>
        </w:tc>
        <w:tc>
          <w:tcPr>
            <w:tcW w:w="1370" w:type="pct"/>
          </w:tcPr>
          <w:p w14:paraId="58C3FF2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E-III-22-EL</w:t>
            </w:r>
          </w:p>
          <w:p w14:paraId="6B29C565" w14:textId="721FC5E4" w:rsidR="00CD2271" w:rsidRPr="00292DEB" w:rsidRDefault="00CD2271" w:rsidP="00CD2271">
            <w:pPr>
              <w:pStyle w:val="Normal0"/>
              <w:pBdr>
                <w:top w:val="nil"/>
                <w:left w:val="nil"/>
                <w:bottom w:val="nil"/>
                <w:right w:val="nil"/>
                <w:between w:val="nil"/>
              </w:pBdr>
              <w:spacing w:after="0" w:line="276" w:lineRule="auto"/>
              <w:rPr>
                <w:b/>
                <w:bCs/>
                <w:color w:val="FF0000"/>
                <w:sz w:val="15"/>
                <w:szCs w:val="15"/>
                <w:lang w:val="en-US"/>
              </w:rPr>
            </w:pPr>
            <w:r w:rsidRPr="00292DEB">
              <w:rPr>
                <w:color w:val="000000"/>
                <w:sz w:val="15"/>
                <w:szCs w:val="15"/>
                <w:lang w:val="en-GB"/>
              </w:rPr>
              <w:t>No cumulation possible with earnings from work.</w:t>
            </w:r>
          </w:p>
        </w:tc>
        <w:tc>
          <w:tcPr>
            <w:tcW w:w="167" w:type="pct"/>
          </w:tcPr>
          <w:p w14:paraId="6F3AAF05" w14:textId="0FE42A09" w:rsidR="00CD2271" w:rsidRPr="00292DEB" w:rsidRDefault="00CD2271" w:rsidP="00CD2271">
            <w:pPr>
              <w:spacing w:line="276" w:lineRule="auto"/>
              <w:rPr>
                <w:rFonts w:cs="Arial"/>
                <w:color w:val="0000FF"/>
                <w:lang w:val="en-US"/>
              </w:rPr>
            </w:pPr>
            <w:r w:rsidRPr="00292DEB">
              <w:rPr>
                <w:rFonts w:cs="Arial"/>
                <w:color w:val="0000FF"/>
                <w:lang w:val="fr-FR"/>
              </w:rPr>
              <w:t>3</w:t>
            </w:r>
          </w:p>
        </w:tc>
        <w:tc>
          <w:tcPr>
            <w:tcW w:w="127" w:type="pct"/>
          </w:tcPr>
          <w:p w14:paraId="395932E0" w14:textId="3F2D5437" w:rsidR="00CD2271" w:rsidRPr="00292DEB" w:rsidRDefault="00CD2271" w:rsidP="00CD2271">
            <w:pPr>
              <w:spacing w:line="276" w:lineRule="auto"/>
              <w:rPr>
                <w:rFonts w:cs="Arial"/>
                <w:color w:val="0000FF"/>
                <w:lang w:val="en-US"/>
              </w:rPr>
            </w:pPr>
            <w:r w:rsidRPr="00292DEB">
              <w:rPr>
                <w:rFonts w:cs="Arial"/>
                <w:color w:val="0000FF"/>
                <w:lang w:val="fr-FR"/>
              </w:rPr>
              <w:t>22</w:t>
            </w:r>
          </w:p>
        </w:tc>
        <w:tc>
          <w:tcPr>
            <w:tcW w:w="402" w:type="pct"/>
          </w:tcPr>
          <w:p w14:paraId="7B802B0F"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0D02B973" w14:textId="77777777" w:rsidR="00CD2271" w:rsidRPr="00292DEB" w:rsidRDefault="00CD2271" w:rsidP="00CD2271">
            <w:pPr>
              <w:spacing w:line="276" w:lineRule="auto"/>
              <w:rPr>
                <w:rFonts w:cs="Arial"/>
                <w:color w:val="0000FF"/>
                <w:lang w:val="en-US"/>
              </w:rPr>
            </w:pPr>
          </w:p>
        </w:tc>
      </w:tr>
      <w:tr w:rsidR="00CD2271" w:rsidRPr="00292DEB" w14:paraId="7DB55F89" w14:textId="77777777" w:rsidTr="005D0FED">
        <w:tc>
          <w:tcPr>
            <w:tcW w:w="193" w:type="pct"/>
          </w:tcPr>
          <w:p w14:paraId="5C6D3512" w14:textId="77777777" w:rsidR="00CD2271" w:rsidRPr="00292DEB" w:rsidRDefault="00CD2271" w:rsidP="00CD2271">
            <w:pPr>
              <w:spacing w:line="276" w:lineRule="auto"/>
              <w:jc w:val="left"/>
              <w:rPr>
                <w:rFonts w:cs="Arial"/>
                <w:lang w:val="es-ES"/>
              </w:rPr>
            </w:pPr>
            <w:r w:rsidRPr="00292DEB">
              <w:rPr>
                <w:rFonts w:cs="Arial"/>
                <w:lang w:val="es-ES"/>
              </w:rPr>
              <w:t>EL</w:t>
            </w:r>
          </w:p>
          <w:p w14:paraId="6499D060" w14:textId="77777777" w:rsidR="00CD2271" w:rsidRPr="00292DEB" w:rsidRDefault="00CD2271" w:rsidP="00CD2271">
            <w:pPr>
              <w:spacing w:line="276" w:lineRule="auto"/>
              <w:jc w:val="left"/>
              <w:rPr>
                <w:rFonts w:cs="Arial"/>
                <w:lang w:val="es-ES"/>
              </w:rPr>
            </w:pPr>
            <w:r w:rsidRPr="00292DEB">
              <w:rPr>
                <w:rFonts w:cs="Arial"/>
                <w:lang w:val="es-ES"/>
              </w:rPr>
              <w:t>EL</w:t>
            </w:r>
          </w:p>
          <w:p w14:paraId="1B474044" w14:textId="7BDBCEBC"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24D47828" w14:textId="3A96F6A9" w:rsidR="00CD2271" w:rsidRPr="00292DEB" w:rsidRDefault="00CD2271" w:rsidP="00CD2271">
            <w:pPr>
              <w:spacing w:line="276" w:lineRule="auto"/>
              <w:rPr>
                <w:rFonts w:cs="Arial"/>
              </w:rPr>
            </w:pPr>
            <w:r w:rsidRPr="00292DEB">
              <w:rPr>
                <w:rFonts w:cs="Arial"/>
              </w:rPr>
              <w:t>Keine Kumulation mit anderen Sozialleistungen möglich.</w:t>
            </w:r>
          </w:p>
        </w:tc>
        <w:tc>
          <w:tcPr>
            <w:tcW w:w="1370" w:type="pct"/>
          </w:tcPr>
          <w:p w14:paraId="42427A99" w14:textId="4C818EAE" w:rsidR="00CD2271" w:rsidRPr="00292DEB" w:rsidRDefault="00CD2271" w:rsidP="00CD2271">
            <w:pPr>
              <w:spacing w:line="276" w:lineRule="auto"/>
              <w:rPr>
                <w:rFonts w:cs="Arial"/>
                <w:lang w:val="fr-BE"/>
              </w:rPr>
            </w:pPr>
            <w:r w:rsidRPr="00292DEB">
              <w:rPr>
                <w:rFonts w:cs="Arial"/>
                <w:bCs/>
                <w:lang w:val="fr-BE"/>
              </w:rPr>
              <w:t>Pas de cumul possible avec d’autres prestations sociales.</w:t>
            </w:r>
          </w:p>
        </w:tc>
        <w:tc>
          <w:tcPr>
            <w:tcW w:w="1370" w:type="pct"/>
          </w:tcPr>
          <w:p w14:paraId="47F7B669"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E-III-23-EL</w:t>
            </w:r>
          </w:p>
          <w:p w14:paraId="051DBA4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cumulation possible with other social benefits.</w:t>
            </w:r>
          </w:p>
          <w:p w14:paraId="72448895"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0F06532F" w14:textId="49049D9E" w:rsidR="00CD2271" w:rsidRPr="00292DEB" w:rsidRDefault="00CD2271" w:rsidP="00CD2271">
            <w:pPr>
              <w:spacing w:line="276" w:lineRule="auto"/>
              <w:rPr>
                <w:rFonts w:cs="Arial"/>
                <w:color w:val="0000FF"/>
                <w:lang w:val="en-US"/>
              </w:rPr>
            </w:pPr>
            <w:r w:rsidRPr="00292DEB">
              <w:rPr>
                <w:rFonts w:cs="Arial"/>
                <w:color w:val="0000FF"/>
                <w:lang w:val="fr-FR"/>
              </w:rPr>
              <w:t>3</w:t>
            </w:r>
          </w:p>
        </w:tc>
        <w:tc>
          <w:tcPr>
            <w:tcW w:w="127" w:type="pct"/>
          </w:tcPr>
          <w:p w14:paraId="00B1F909" w14:textId="511F95DB" w:rsidR="00CD2271" w:rsidRPr="00292DEB" w:rsidRDefault="00CD2271" w:rsidP="00CD2271">
            <w:pPr>
              <w:spacing w:line="276" w:lineRule="auto"/>
              <w:rPr>
                <w:rFonts w:cs="Arial"/>
                <w:color w:val="0000FF"/>
                <w:lang w:val="en-US"/>
              </w:rPr>
            </w:pPr>
            <w:r w:rsidRPr="00292DEB">
              <w:rPr>
                <w:rFonts w:cs="Arial"/>
                <w:color w:val="0000FF"/>
                <w:lang w:val="fr-FR"/>
              </w:rPr>
              <w:t>23</w:t>
            </w:r>
          </w:p>
        </w:tc>
        <w:tc>
          <w:tcPr>
            <w:tcW w:w="402" w:type="pct"/>
          </w:tcPr>
          <w:p w14:paraId="38375655"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3CB16D28" w14:textId="77777777" w:rsidR="00CD2271" w:rsidRPr="00292DEB" w:rsidRDefault="00CD2271" w:rsidP="00CD2271">
            <w:pPr>
              <w:spacing w:line="276" w:lineRule="auto"/>
              <w:rPr>
                <w:rFonts w:cs="Arial"/>
                <w:color w:val="0000FF"/>
                <w:lang w:val="en-US"/>
              </w:rPr>
            </w:pPr>
          </w:p>
        </w:tc>
      </w:tr>
      <w:tr w:rsidR="00CD2271" w:rsidRPr="00292DEB" w14:paraId="6D560614" w14:textId="77777777" w:rsidTr="005D0FED">
        <w:tc>
          <w:tcPr>
            <w:tcW w:w="193" w:type="pct"/>
          </w:tcPr>
          <w:p w14:paraId="33A63D1A" w14:textId="77777777" w:rsidR="00CD2271" w:rsidRPr="00292DEB" w:rsidRDefault="00CD2271" w:rsidP="00CD2271">
            <w:pPr>
              <w:spacing w:line="276" w:lineRule="auto"/>
              <w:jc w:val="left"/>
              <w:rPr>
                <w:rFonts w:cs="Arial"/>
                <w:lang w:val="es-ES"/>
              </w:rPr>
            </w:pPr>
            <w:r w:rsidRPr="00292DEB">
              <w:rPr>
                <w:rFonts w:cs="Arial"/>
                <w:lang w:val="es-ES"/>
              </w:rPr>
              <w:lastRenderedPageBreak/>
              <w:t>EL</w:t>
            </w:r>
          </w:p>
          <w:p w14:paraId="0B82D1A9" w14:textId="77777777" w:rsidR="00CD2271" w:rsidRPr="00292DEB" w:rsidRDefault="00CD2271" w:rsidP="00CD2271">
            <w:pPr>
              <w:spacing w:line="276" w:lineRule="auto"/>
              <w:jc w:val="left"/>
              <w:rPr>
                <w:rFonts w:cs="Arial"/>
                <w:lang w:val="es-ES"/>
              </w:rPr>
            </w:pPr>
            <w:r w:rsidRPr="00292DEB">
              <w:rPr>
                <w:rFonts w:cs="Arial"/>
                <w:lang w:val="es-ES"/>
              </w:rPr>
              <w:t>EL</w:t>
            </w:r>
          </w:p>
          <w:p w14:paraId="5FA51A32" w14:textId="34B1F140"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2980E836" w14:textId="77777777" w:rsidR="00CD2271" w:rsidRPr="00292DEB" w:rsidRDefault="00CD2271" w:rsidP="00CD2271">
            <w:pPr>
              <w:spacing w:line="276" w:lineRule="auto"/>
              <w:rPr>
                <w:rFonts w:cs="Arial"/>
              </w:rPr>
            </w:pPr>
            <w:r w:rsidRPr="00292DEB">
              <w:rPr>
                <w:rFonts w:cs="Arial"/>
              </w:rPr>
              <w:t xml:space="preserve">Nur </w:t>
            </w:r>
            <w:r w:rsidRPr="00292DEB">
              <w:rPr>
                <w:rFonts w:cs="Arial"/>
                <w:color w:val="008000"/>
              </w:rPr>
              <w:t xml:space="preserve">Leistungen bei Krankheit </w:t>
            </w:r>
            <w:r w:rsidRPr="00292DEB">
              <w:rPr>
                <w:rFonts w:cs="Arial"/>
              </w:rPr>
              <w:t>unterliegen der Steuer.</w:t>
            </w:r>
          </w:p>
          <w:p w14:paraId="07B67481" w14:textId="77777777" w:rsidR="00CD2271" w:rsidRPr="00292DEB" w:rsidRDefault="00CD2271" w:rsidP="00CD2271">
            <w:pPr>
              <w:spacing w:line="276" w:lineRule="auto"/>
              <w:rPr>
                <w:rFonts w:cs="Arial"/>
              </w:rPr>
            </w:pPr>
          </w:p>
        </w:tc>
        <w:tc>
          <w:tcPr>
            <w:tcW w:w="1370" w:type="pct"/>
          </w:tcPr>
          <w:p w14:paraId="51592FCA" w14:textId="77777777" w:rsidR="00CD2271" w:rsidRPr="00292DEB" w:rsidRDefault="00CD2271" w:rsidP="00CD2271">
            <w:pPr>
              <w:spacing w:line="276" w:lineRule="auto"/>
              <w:rPr>
                <w:rFonts w:cs="Arial"/>
                <w:lang w:val="fr-BE"/>
              </w:rPr>
            </w:pPr>
            <w:r w:rsidRPr="00292DEB">
              <w:rPr>
                <w:rFonts w:cs="Arial"/>
                <w:lang w:val="fr-BE"/>
              </w:rPr>
              <w:t xml:space="preserve">Seule la </w:t>
            </w:r>
            <w:r w:rsidRPr="00292DEB">
              <w:rPr>
                <w:rFonts w:cs="Arial"/>
                <w:color w:val="008000"/>
                <w:lang w:val="fr-BE"/>
              </w:rPr>
              <w:t xml:space="preserve">prestation pour maladie </w:t>
            </w:r>
            <w:r w:rsidRPr="00292DEB">
              <w:rPr>
                <w:rFonts w:cs="Arial"/>
                <w:lang w:val="fr-BE"/>
              </w:rPr>
              <w:t>est soumise à l’impôt.</w:t>
            </w:r>
          </w:p>
          <w:p w14:paraId="1515D6A8" w14:textId="77777777" w:rsidR="00CD2271" w:rsidRPr="00292DEB" w:rsidRDefault="00CD2271" w:rsidP="00CD2271">
            <w:pPr>
              <w:spacing w:line="276" w:lineRule="auto"/>
              <w:rPr>
                <w:rFonts w:cs="Arial"/>
                <w:lang w:val="fr-BE"/>
              </w:rPr>
            </w:pPr>
          </w:p>
        </w:tc>
        <w:tc>
          <w:tcPr>
            <w:tcW w:w="1370" w:type="pct"/>
          </w:tcPr>
          <w:p w14:paraId="6080115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bCs/>
                <w:color w:val="FF0000"/>
                <w:sz w:val="15"/>
                <w:szCs w:val="15"/>
                <w:lang w:val="en-GB"/>
              </w:rPr>
              <w:t>E-III-24-EL</w:t>
            </w:r>
          </w:p>
          <w:p w14:paraId="2C26A88D" w14:textId="77777777" w:rsidR="00CD2271" w:rsidRPr="00292DEB" w:rsidRDefault="00CD2271" w:rsidP="00CD2271">
            <w:pPr>
              <w:pStyle w:val="Normal0"/>
              <w:spacing w:after="0" w:line="259" w:lineRule="auto"/>
              <w:rPr>
                <w:color w:val="000000" w:themeColor="text1"/>
                <w:sz w:val="15"/>
                <w:szCs w:val="15"/>
                <w:lang w:val="en-GB"/>
              </w:rPr>
            </w:pPr>
            <w:r w:rsidRPr="00292DEB">
              <w:rPr>
                <w:color w:val="000000" w:themeColor="text1"/>
                <w:sz w:val="15"/>
                <w:szCs w:val="15"/>
                <w:lang w:val="en-GB"/>
              </w:rPr>
              <w:t xml:space="preserve">Only </w:t>
            </w:r>
            <w:r w:rsidRPr="00292DEB">
              <w:rPr>
                <w:color w:val="008000"/>
                <w:sz w:val="15"/>
                <w:szCs w:val="15"/>
                <w:lang w:val="en-GB"/>
              </w:rPr>
              <w:t xml:space="preserve">Sickness Benefit </w:t>
            </w:r>
            <w:r w:rsidRPr="00292DEB">
              <w:rPr>
                <w:color w:val="000000" w:themeColor="text1"/>
                <w:sz w:val="15"/>
                <w:szCs w:val="15"/>
                <w:lang w:val="en-GB"/>
              </w:rPr>
              <w:t>is subject to tax.</w:t>
            </w:r>
          </w:p>
          <w:p w14:paraId="6AD0F2A5"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E573856" w14:textId="43C4DC22" w:rsidR="00CD2271" w:rsidRPr="00292DEB" w:rsidRDefault="00CD2271" w:rsidP="00CD2271">
            <w:pPr>
              <w:spacing w:line="276" w:lineRule="auto"/>
              <w:rPr>
                <w:rFonts w:cs="Arial"/>
                <w:color w:val="0000FF"/>
              </w:rPr>
            </w:pPr>
            <w:r w:rsidRPr="00292DEB">
              <w:rPr>
                <w:rFonts w:cs="Arial"/>
                <w:color w:val="0000FF"/>
                <w:lang w:val="fr-FR"/>
              </w:rPr>
              <w:t>3</w:t>
            </w:r>
          </w:p>
        </w:tc>
        <w:tc>
          <w:tcPr>
            <w:tcW w:w="127" w:type="pct"/>
          </w:tcPr>
          <w:p w14:paraId="23193993" w14:textId="723DDB91" w:rsidR="00CD2271" w:rsidRPr="00292DEB" w:rsidRDefault="00CD2271" w:rsidP="00CD2271">
            <w:pPr>
              <w:spacing w:line="276" w:lineRule="auto"/>
              <w:rPr>
                <w:rFonts w:cs="Arial"/>
                <w:color w:val="0000FF"/>
              </w:rPr>
            </w:pPr>
            <w:r w:rsidRPr="00292DEB">
              <w:rPr>
                <w:rFonts w:cs="Arial"/>
                <w:color w:val="0000FF"/>
                <w:lang w:val="fr-FR"/>
              </w:rPr>
              <w:t>24</w:t>
            </w:r>
          </w:p>
        </w:tc>
        <w:tc>
          <w:tcPr>
            <w:tcW w:w="402" w:type="pct"/>
          </w:tcPr>
          <w:p w14:paraId="2E44E204"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582A6448" w14:textId="77777777" w:rsidR="00CD2271" w:rsidRPr="00292DEB" w:rsidRDefault="00CD2271" w:rsidP="00CD2271">
            <w:pPr>
              <w:spacing w:line="276" w:lineRule="auto"/>
              <w:rPr>
                <w:rFonts w:cs="Arial"/>
                <w:color w:val="0000FF"/>
              </w:rPr>
            </w:pPr>
          </w:p>
        </w:tc>
      </w:tr>
      <w:tr w:rsidR="00CD2271" w:rsidRPr="00292DEB" w14:paraId="261AD641" w14:textId="77777777" w:rsidTr="005D0FED">
        <w:tc>
          <w:tcPr>
            <w:tcW w:w="193" w:type="pct"/>
          </w:tcPr>
          <w:p w14:paraId="2A1DAED8" w14:textId="77777777" w:rsidR="00CD2271" w:rsidRPr="00292DEB" w:rsidRDefault="00CD2271" w:rsidP="00CD2271">
            <w:pPr>
              <w:spacing w:line="276" w:lineRule="auto"/>
              <w:jc w:val="left"/>
              <w:rPr>
                <w:rFonts w:cs="Arial"/>
                <w:lang w:val="es-ES"/>
              </w:rPr>
            </w:pPr>
            <w:r w:rsidRPr="00292DEB">
              <w:rPr>
                <w:rFonts w:cs="Arial"/>
                <w:lang w:val="es-ES"/>
              </w:rPr>
              <w:t>EL</w:t>
            </w:r>
          </w:p>
          <w:p w14:paraId="4FC958BA" w14:textId="77777777" w:rsidR="00CD2271" w:rsidRPr="00292DEB" w:rsidRDefault="00CD2271" w:rsidP="00CD2271">
            <w:pPr>
              <w:spacing w:line="276" w:lineRule="auto"/>
              <w:jc w:val="left"/>
              <w:rPr>
                <w:rFonts w:cs="Arial"/>
                <w:lang w:val="es-ES"/>
              </w:rPr>
            </w:pPr>
            <w:r w:rsidRPr="00292DEB">
              <w:rPr>
                <w:rFonts w:cs="Arial"/>
                <w:lang w:val="es-ES"/>
              </w:rPr>
              <w:t>EL</w:t>
            </w:r>
          </w:p>
          <w:p w14:paraId="7A5DC39D" w14:textId="77777777" w:rsidR="00CD2271" w:rsidRPr="00292DEB" w:rsidRDefault="00CD2271" w:rsidP="00CD2271">
            <w:pPr>
              <w:spacing w:line="276" w:lineRule="auto"/>
              <w:jc w:val="left"/>
              <w:rPr>
                <w:rFonts w:cs="Arial"/>
                <w:lang w:val="es-ES"/>
              </w:rPr>
            </w:pPr>
            <w:r w:rsidRPr="00292DEB">
              <w:rPr>
                <w:rFonts w:cs="Arial"/>
                <w:lang w:val="es-ES"/>
              </w:rPr>
              <w:t>EL</w:t>
            </w:r>
          </w:p>
          <w:p w14:paraId="7A265B63" w14:textId="77777777" w:rsidR="00CD2271" w:rsidRPr="00292DEB" w:rsidRDefault="00CD2271" w:rsidP="00CD2271">
            <w:pPr>
              <w:spacing w:line="276" w:lineRule="auto"/>
              <w:jc w:val="left"/>
              <w:rPr>
                <w:rFonts w:cs="Arial"/>
                <w:lang w:val="es-ES"/>
              </w:rPr>
            </w:pPr>
            <w:r w:rsidRPr="00292DEB">
              <w:rPr>
                <w:rFonts w:cs="Arial"/>
                <w:lang w:val="es-ES"/>
              </w:rPr>
              <w:t>EL</w:t>
            </w:r>
          </w:p>
          <w:p w14:paraId="2C8CE0D3" w14:textId="77777777" w:rsidR="00CD2271" w:rsidRPr="00292DEB" w:rsidRDefault="00CD2271" w:rsidP="00CD2271">
            <w:pPr>
              <w:spacing w:line="276" w:lineRule="auto"/>
              <w:jc w:val="left"/>
              <w:rPr>
                <w:rFonts w:cs="Arial"/>
                <w:lang w:val="es-ES"/>
              </w:rPr>
            </w:pPr>
            <w:r w:rsidRPr="00292DEB">
              <w:rPr>
                <w:rFonts w:cs="Arial"/>
                <w:lang w:val="es-ES"/>
              </w:rPr>
              <w:t>EL</w:t>
            </w:r>
          </w:p>
          <w:p w14:paraId="2CA13FDF" w14:textId="3399BBDF" w:rsidR="00CD2271" w:rsidRPr="00292DEB" w:rsidRDefault="00CD2271" w:rsidP="00CD2271">
            <w:pPr>
              <w:spacing w:line="276" w:lineRule="auto"/>
              <w:jc w:val="left"/>
              <w:rPr>
                <w:rFonts w:cs="Arial"/>
                <w:lang w:val="es-ES"/>
              </w:rPr>
            </w:pPr>
            <w:r w:rsidRPr="00292DEB">
              <w:rPr>
                <w:rFonts w:cs="Arial"/>
                <w:lang w:val="es-ES"/>
              </w:rPr>
              <w:t>EL</w:t>
            </w:r>
          </w:p>
        </w:tc>
        <w:tc>
          <w:tcPr>
            <w:tcW w:w="1371" w:type="pct"/>
          </w:tcPr>
          <w:p w14:paraId="2BC91CD9" w14:textId="77777777" w:rsidR="00CD2271" w:rsidRPr="00292DEB" w:rsidRDefault="00CD2271" w:rsidP="00CD2271">
            <w:pPr>
              <w:spacing w:line="276" w:lineRule="auto"/>
              <w:rPr>
                <w:rFonts w:cs="Arial"/>
              </w:rPr>
            </w:pPr>
            <w:r w:rsidRPr="00292DEB">
              <w:rPr>
                <w:rFonts w:cs="Arial"/>
              </w:rPr>
              <w:t>Besteuerung nach allgemeinen Regeln. Ausnahmen für bestimmte Gruppen wie Kriegsversehrte, Kriegsopfer und ihre Familien, Blinde und Querschnittsgelähmte.</w:t>
            </w:r>
          </w:p>
          <w:p w14:paraId="411C24B4" w14:textId="77777777" w:rsidR="00CD2271" w:rsidRPr="00292DEB" w:rsidRDefault="00CD2271" w:rsidP="00CD2271">
            <w:pPr>
              <w:spacing w:line="276" w:lineRule="auto"/>
              <w:rPr>
                <w:rFonts w:cs="Arial"/>
              </w:rPr>
            </w:pPr>
          </w:p>
        </w:tc>
        <w:tc>
          <w:tcPr>
            <w:tcW w:w="1370" w:type="pct"/>
          </w:tcPr>
          <w:p w14:paraId="5D648B92" w14:textId="77777777" w:rsidR="00CD2271" w:rsidRPr="00292DEB" w:rsidRDefault="00CD2271" w:rsidP="00CD2271">
            <w:pPr>
              <w:spacing w:line="276" w:lineRule="auto"/>
              <w:rPr>
                <w:rFonts w:cs="Arial"/>
                <w:lang w:val="fr-BE"/>
              </w:rPr>
            </w:pPr>
            <w:r w:rsidRPr="00292DEB">
              <w:rPr>
                <w:rFonts w:cs="Arial"/>
                <w:lang w:val="fr-BE"/>
              </w:rPr>
              <w:t>Règles générales d’imposition. Certaines exonérations pour les mutilés de guerre, les victimes et les familles des victimes de guerre, les aveugles et les personnes souffrant de paraplégie.</w:t>
            </w:r>
          </w:p>
          <w:p w14:paraId="6FB8ED4C" w14:textId="0630EEE9" w:rsidR="00CD2271" w:rsidRPr="00292DEB" w:rsidRDefault="00CD2271" w:rsidP="00CD2271">
            <w:pPr>
              <w:spacing w:line="276" w:lineRule="auto"/>
              <w:rPr>
                <w:rFonts w:cs="Arial"/>
                <w:lang w:val="fr-BE"/>
              </w:rPr>
            </w:pPr>
          </w:p>
        </w:tc>
        <w:tc>
          <w:tcPr>
            <w:tcW w:w="1370" w:type="pct"/>
          </w:tcPr>
          <w:p w14:paraId="621CF08D" w14:textId="77777777" w:rsidR="00CD2271" w:rsidRPr="00292DEB" w:rsidRDefault="00CD2271" w:rsidP="00CD2271">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E-III-25-EL</w:t>
            </w:r>
          </w:p>
          <w:p w14:paraId="0B454E6E"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s-ES"/>
              </w:rPr>
              <w:t xml:space="preserve">General </w:t>
            </w:r>
            <w:proofErr w:type="spellStart"/>
            <w:r w:rsidRPr="00292DEB">
              <w:rPr>
                <w:color w:val="000000"/>
                <w:sz w:val="15"/>
                <w:szCs w:val="15"/>
                <w:lang w:val="es-ES"/>
              </w:rPr>
              <w:t>taxation</w:t>
            </w:r>
            <w:proofErr w:type="spellEnd"/>
            <w:r w:rsidRPr="00292DEB">
              <w:rPr>
                <w:color w:val="000000"/>
                <w:sz w:val="15"/>
                <w:szCs w:val="15"/>
                <w:lang w:val="es-ES"/>
              </w:rPr>
              <w:t xml:space="preserve"> rules. </w:t>
            </w:r>
            <w:r w:rsidRPr="00292DEB">
              <w:rPr>
                <w:color w:val="000000"/>
                <w:sz w:val="15"/>
                <w:szCs w:val="15"/>
                <w:lang w:val="en-GB"/>
              </w:rPr>
              <w:t>Certain exemptions for persons disabled in war, war victims and their families, blind persons and persons suffering from paraplegia.</w:t>
            </w:r>
          </w:p>
          <w:p w14:paraId="247469A2" w14:textId="1BF84F2B"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1052A6B" w14:textId="07AEF2D1"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5E39180C" w14:textId="5DA5DF11" w:rsidR="00CD2271" w:rsidRPr="00292DEB" w:rsidRDefault="00CD2271" w:rsidP="00CD2271">
            <w:pPr>
              <w:spacing w:line="276" w:lineRule="auto"/>
              <w:rPr>
                <w:rFonts w:cs="Arial"/>
                <w:color w:val="0000FF"/>
                <w:lang w:val="fr-FR"/>
              </w:rPr>
            </w:pPr>
            <w:r w:rsidRPr="00292DEB">
              <w:rPr>
                <w:rFonts w:cs="Arial"/>
                <w:color w:val="0000FF"/>
              </w:rPr>
              <w:t>25</w:t>
            </w:r>
          </w:p>
        </w:tc>
        <w:tc>
          <w:tcPr>
            <w:tcW w:w="402" w:type="pct"/>
          </w:tcPr>
          <w:p w14:paraId="4F5C61A5" w14:textId="3F6B7049"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5C7B7FAA" w14:textId="77777777" w:rsidTr="005D0FED">
        <w:tc>
          <w:tcPr>
            <w:tcW w:w="193" w:type="pct"/>
          </w:tcPr>
          <w:p w14:paraId="38D21378" w14:textId="77777777" w:rsidR="00CD2271" w:rsidRPr="00292DEB" w:rsidRDefault="00CD2271" w:rsidP="00CD2271">
            <w:pPr>
              <w:spacing w:line="276" w:lineRule="auto"/>
              <w:jc w:val="left"/>
              <w:rPr>
                <w:rFonts w:cs="Arial"/>
                <w:lang w:val="es-ES"/>
              </w:rPr>
            </w:pPr>
            <w:r w:rsidRPr="00292DEB">
              <w:rPr>
                <w:rFonts w:cs="Arial"/>
                <w:lang w:val="es-ES"/>
              </w:rPr>
              <w:t>EL</w:t>
            </w:r>
          </w:p>
          <w:p w14:paraId="6E41B16A" w14:textId="77777777" w:rsidR="00CD2271" w:rsidRPr="00292DEB" w:rsidRDefault="00CD2271" w:rsidP="00CD2271">
            <w:pPr>
              <w:spacing w:line="276" w:lineRule="auto"/>
              <w:jc w:val="left"/>
              <w:rPr>
                <w:rFonts w:cs="Arial"/>
                <w:lang w:val="es-ES"/>
              </w:rPr>
            </w:pPr>
            <w:r w:rsidRPr="00292DEB">
              <w:rPr>
                <w:rFonts w:cs="Arial"/>
                <w:lang w:val="es-ES"/>
              </w:rPr>
              <w:t>EL</w:t>
            </w:r>
          </w:p>
          <w:p w14:paraId="69403301" w14:textId="77777777" w:rsidR="00CD2271" w:rsidRPr="00292DEB" w:rsidRDefault="00CD2271" w:rsidP="00CD2271">
            <w:pPr>
              <w:spacing w:line="276" w:lineRule="auto"/>
              <w:jc w:val="left"/>
              <w:rPr>
                <w:rFonts w:cs="Arial"/>
                <w:lang w:val="es-ES"/>
              </w:rPr>
            </w:pPr>
            <w:r w:rsidRPr="00292DEB">
              <w:rPr>
                <w:rFonts w:cs="Arial"/>
                <w:lang w:val="es-ES"/>
              </w:rPr>
              <w:t>EL</w:t>
            </w:r>
          </w:p>
          <w:p w14:paraId="5EF1A52C" w14:textId="77777777" w:rsidR="00CD2271" w:rsidRPr="00292DEB" w:rsidRDefault="00CD2271" w:rsidP="00CD2271">
            <w:pPr>
              <w:spacing w:line="276" w:lineRule="auto"/>
              <w:jc w:val="left"/>
              <w:rPr>
                <w:rFonts w:cs="Arial"/>
                <w:lang w:val="en-GB"/>
              </w:rPr>
            </w:pPr>
            <w:r w:rsidRPr="00292DEB">
              <w:rPr>
                <w:rFonts w:cs="Arial"/>
                <w:lang w:val="en-GB"/>
              </w:rPr>
              <w:t>EL</w:t>
            </w:r>
          </w:p>
          <w:p w14:paraId="6E9A30E3" w14:textId="61C7609B" w:rsidR="00CD2271" w:rsidRPr="00292DEB" w:rsidRDefault="00CD2271" w:rsidP="00CD2271">
            <w:pPr>
              <w:spacing w:line="276" w:lineRule="auto"/>
              <w:jc w:val="left"/>
              <w:rPr>
                <w:rFonts w:cs="Arial"/>
                <w:lang w:val="es-ES"/>
              </w:rPr>
            </w:pPr>
          </w:p>
        </w:tc>
        <w:tc>
          <w:tcPr>
            <w:tcW w:w="1371" w:type="pct"/>
          </w:tcPr>
          <w:p w14:paraId="775A73D4" w14:textId="77777777" w:rsidR="00CD2271" w:rsidRPr="00292DEB" w:rsidRDefault="00CD2271" w:rsidP="00CD2271">
            <w:pPr>
              <w:spacing w:line="276" w:lineRule="auto"/>
              <w:rPr>
                <w:rFonts w:cs="Arial"/>
              </w:rPr>
            </w:pPr>
            <w:r w:rsidRPr="00292DEB">
              <w:rPr>
                <w:rFonts w:cs="Arial"/>
              </w:rPr>
              <w:t xml:space="preserve">Sozialabgaben (Arbeitgeber und Arbeitnehmer) für den Bereich Alter werden bis zu einem Monat gezahlt. </w:t>
            </w:r>
          </w:p>
          <w:p w14:paraId="2C5253ED" w14:textId="17232232" w:rsidR="00CD2271" w:rsidRPr="00292DEB" w:rsidRDefault="00CD2271" w:rsidP="00CD2271">
            <w:pPr>
              <w:spacing w:line="276" w:lineRule="auto"/>
              <w:rPr>
                <w:rFonts w:cs="Arial"/>
              </w:rPr>
            </w:pPr>
          </w:p>
        </w:tc>
        <w:tc>
          <w:tcPr>
            <w:tcW w:w="1370" w:type="pct"/>
          </w:tcPr>
          <w:p w14:paraId="699ED0CC" w14:textId="77777777" w:rsidR="00CD2271" w:rsidRPr="00292DEB" w:rsidRDefault="00CD2271" w:rsidP="00CD2271">
            <w:pPr>
              <w:spacing w:line="276" w:lineRule="auto"/>
              <w:rPr>
                <w:rFonts w:cs="Arial"/>
                <w:lang w:val="fr-BE"/>
              </w:rPr>
            </w:pPr>
            <w:r w:rsidRPr="00292DEB">
              <w:rPr>
                <w:rFonts w:cs="Arial"/>
                <w:lang w:val="fr-BE"/>
              </w:rPr>
              <w:t xml:space="preserve">Cotisations de sécurité sociale (salarié et employeur) pour la branche « vieillesse » payées jusqu’à 1 mois. </w:t>
            </w:r>
          </w:p>
          <w:p w14:paraId="6D6A6E75" w14:textId="641A8CF7" w:rsidR="00CD2271" w:rsidRPr="00292DEB" w:rsidRDefault="00CD2271" w:rsidP="00CD2271">
            <w:pPr>
              <w:spacing w:line="276" w:lineRule="auto"/>
              <w:rPr>
                <w:rFonts w:cs="Arial"/>
                <w:lang w:val="fr-BE"/>
              </w:rPr>
            </w:pPr>
          </w:p>
        </w:tc>
        <w:tc>
          <w:tcPr>
            <w:tcW w:w="1370" w:type="pct"/>
          </w:tcPr>
          <w:p w14:paraId="7CDE9970"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E-III-26-EL</w:t>
            </w:r>
          </w:p>
          <w:p w14:paraId="02B168D5"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Social security contributions (employee and employer) for old age branch paid up to </w:t>
            </w:r>
            <w:r w:rsidRPr="00292DEB">
              <w:rPr>
                <w:color w:val="C00000"/>
                <w:sz w:val="15"/>
                <w:szCs w:val="15"/>
                <w:lang w:val="en-GB"/>
              </w:rPr>
              <w:t xml:space="preserve">1 </w:t>
            </w:r>
            <w:r w:rsidRPr="00292DEB">
              <w:rPr>
                <w:color w:val="000000"/>
                <w:sz w:val="15"/>
                <w:szCs w:val="15"/>
                <w:lang w:val="en-GB"/>
              </w:rPr>
              <w:t>month.</w:t>
            </w:r>
          </w:p>
          <w:p w14:paraId="271C63A9" w14:textId="0CBCFFA0"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07280644" w14:textId="486277A2"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25851733" w14:textId="0494589F" w:rsidR="00CD2271" w:rsidRPr="00292DEB" w:rsidRDefault="00CD2271" w:rsidP="00CD2271">
            <w:pPr>
              <w:spacing w:line="276" w:lineRule="auto"/>
              <w:rPr>
                <w:rFonts w:cs="Arial"/>
                <w:color w:val="0000FF"/>
                <w:lang w:val="fr-FR"/>
              </w:rPr>
            </w:pPr>
            <w:r w:rsidRPr="00292DEB">
              <w:rPr>
                <w:rFonts w:cs="Arial"/>
                <w:color w:val="0000FF"/>
              </w:rPr>
              <w:t>26</w:t>
            </w:r>
          </w:p>
        </w:tc>
        <w:tc>
          <w:tcPr>
            <w:tcW w:w="402" w:type="pct"/>
          </w:tcPr>
          <w:p w14:paraId="7DD7D7B7" w14:textId="4A188C46"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0039B51F" w14:textId="77777777" w:rsidTr="005D0FED">
        <w:tc>
          <w:tcPr>
            <w:tcW w:w="193" w:type="pct"/>
          </w:tcPr>
          <w:p w14:paraId="08DD8416" w14:textId="69985948"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3F147763" w14:textId="77777777" w:rsidR="00CD2271" w:rsidRPr="00292DEB" w:rsidRDefault="00CD2271" w:rsidP="00CD2271">
            <w:pPr>
              <w:spacing w:line="276" w:lineRule="auto"/>
              <w:ind w:right="141"/>
              <w:rPr>
                <w:rFonts w:eastAsia="Times New Roman" w:cs="Arial"/>
                <w:iCs/>
              </w:rPr>
            </w:pPr>
            <w:r w:rsidRPr="00292DEB">
              <w:rPr>
                <w:rFonts w:eastAsia="Times New Roman" w:cs="Arial"/>
              </w:rPr>
              <w:t>Selbstständige sind durch eigenständige Systeme für jede Kategorie (Handwerker, Rechtsanwälte, Ingenieure, Ärzte, Landwirte) abgedeckt.</w:t>
            </w:r>
          </w:p>
          <w:p w14:paraId="352105FA" w14:textId="14A5FE2B" w:rsidR="00CD2271" w:rsidRPr="00292DEB" w:rsidRDefault="00CD2271" w:rsidP="00CD2271">
            <w:pPr>
              <w:spacing w:line="276" w:lineRule="auto"/>
              <w:rPr>
                <w:rFonts w:cs="Arial"/>
              </w:rPr>
            </w:pPr>
          </w:p>
        </w:tc>
        <w:tc>
          <w:tcPr>
            <w:tcW w:w="1370" w:type="pct"/>
          </w:tcPr>
          <w:p w14:paraId="4EEF1452" w14:textId="79B0EE91" w:rsidR="00CD2271" w:rsidRPr="00292DEB" w:rsidRDefault="00CD2271" w:rsidP="00CD2271">
            <w:pPr>
              <w:spacing w:line="276" w:lineRule="auto"/>
              <w:rPr>
                <w:rFonts w:cs="Arial"/>
                <w:lang w:val="fr-BE"/>
              </w:rPr>
            </w:pPr>
            <w:r w:rsidRPr="00292DEB">
              <w:rPr>
                <w:rFonts w:eastAsia="Times New Roman" w:cs="Arial"/>
                <w:lang w:val="fr-BE"/>
              </w:rPr>
              <w:t>Les travailleurs indépendants sont couverts par des régimes particuliers à chaque catégorie (artisans, avocats, ingénieurs, médecins, agriculteurs, éleveurs).</w:t>
            </w:r>
          </w:p>
        </w:tc>
        <w:tc>
          <w:tcPr>
            <w:tcW w:w="1370" w:type="pct"/>
          </w:tcPr>
          <w:p w14:paraId="44EB7916" w14:textId="4AAFDCCD"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Self-employed are covered by specific schemes for each category (craftsmen, lawyers, engineers, doctors, farmers).</w:t>
            </w:r>
          </w:p>
        </w:tc>
        <w:tc>
          <w:tcPr>
            <w:tcW w:w="167" w:type="pct"/>
          </w:tcPr>
          <w:p w14:paraId="18911F08" w14:textId="21720633"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126027D0" w14:textId="2E64A014" w:rsidR="00CD2271" w:rsidRPr="00292DEB" w:rsidRDefault="00CD2271" w:rsidP="00CD2271">
            <w:pPr>
              <w:spacing w:line="276" w:lineRule="auto"/>
              <w:rPr>
                <w:rFonts w:cs="Arial"/>
                <w:color w:val="0000FF"/>
                <w:lang w:val="fr-FR"/>
              </w:rPr>
            </w:pPr>
            <w:r w:rsidRPr="00292DEB">
              <w:rPr>
                <w:rFonts w:cs="Arial"/>
                <w:color w:val="0000FF"/>
              </w:rPr>
              <w:t>27</w:t>
            </w:r>
          </w:p>
        </w:tc>
        <w:tc>
          <w:tcPr>
            <w:tcW w:w="402" w:type="pct"/>
          </w:tcPr>
          <w:p w14:paraId="0DE408FE" w14:textId="655DF907"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630DEAAE" w14:textId="77777777" w:rsidTr="005D0FED">
        <w:tc>
          <w:tcPr>
            <w:tcW w:w="193" w:type="pct"/>
          </w:tcPr>
          <w:p w14:paraId="40E60642" w14:textId="551DE704"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538ADAF5" w14:textId="32736DFE" w:rsidR="00CD2271" w:rsidRPr="00292DEB" w:rsidRDefault="00CD2271" w:rsidP="00CD2271">
            <w:pPr>
              <w:spacing w:line="276" w:lineRule="auto"/>
              <w:rPr>
                <w:rFonts w:cs="Arial"/>
              </w:rPr>
            </w:pPr>
            <w:r w:rsidRPr="00292DEB">
              <w:rPr>
                <w:rFonts w:cs="Arial"/>
              </w:rPr>
              <w:t>Auf Erwerbstätigkeit beruhendes Versicherungspflichtsystem.</w:t>
            </w:r>
          </w:p>
        </w:tc>
        <w:tc>
          <w:tcPr>
            <w:tcW w:w="1370" w:type="pct"/>
          </w:tcPr>
          <w:p w14:paraId="10FECE16" w14:textId="306BD7F8" w:rsidR="00CD2271" w:rsidRPr="00292DEB" w:rsidRDefault="00CD2271" w:rsidP="00CD2271">
            <w:pPr>
              <w:spacing w:line="276" w:lineRule="auto"/>
              <w:rPr>
                <w:rFonts w:cs="Arial"/>
                <w:lang w:val="fr-BE"/>
              </w:rPr>
            </w:pPr>
            <w:r w:rsidRPr="00292DEB">
              <w:rPr>
                <w:rFonts w:cs="Arial"/>
                <w:lang w:val="fr-BE"/>
              </w:rPr>
              <w:t>Régime d'assurance obligatoire basé sur le travail.</w:t>
            </w:r>
          </w:p>
        </w:tc>
        <w:tc>
          <w:tcPr>
            <w:tcW w:w="1370" w:type="pct"/>
          </w:tcPr>
          <w:p w14:paraId="1A34D6BF" w14:textId="0CE52E16"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Compulsory insurance based, work-based system.</w:t>
            </w:r>
          </w:p>
        </w:tc>
        <w:tc>
          <w:tcPr>
            <w:tcW w:w="167" w:type="pct"/>
          </w:tcPr>
          <w:p w14:paraId="781F0C10" w14:textId="1B3F2419"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5A1EC83C" w14:textId="60588BBA" w:rsidR="00CD2271" w:rsidRPr="00292DEB" w:rsidRDefault="00CD2271" w:rsidP="00CD2271">
            <w:pPr>
              <w:spacing w:line="276" w:lineRule="auto"/>
              <w:rPr>
                <w:rFonts w:cs="Arial"/>
                <w:color w:val="0000FF"/>
                <w:lang w:val="fr-FR"/>
              </w:rPr>
            </w:pPr>
            <w:r w:rsidRPr="00292DEB">
              <w:rPr>
                <w:rFonts w:cs="Arial"/>
                <w:color w:val="0000FF"/>
              </w:rPr>
              <w:t>28</w:t>
            </w:r>
          </w:p>
        </w:tc>
        <w:tc>
          <w:tcPr>
            <w:tcW w:w="402" w:type="pct"/>
          </w:tcPr>
          <w:p w14:paraId="69F47A8A" w14:textId="3FF544B3"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7FB19284" w14:textId="77777777" w:rsidTr="005D0FED">
        <w:tc>
          <w:tcPr>
            <w:tcW w:w="193" w:type="pct"/>
          </w:tcPr>
          <w:p w14:paraId="7F6E88D3" w14:textId="7CA9A364"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4E84097A" w14:textId="55EB695C" w:rsidR="00CD2271" w:rsidRPr="00292DEB" w:rsidRDefault="00CD2271" w:rsidP="00CD2271">
            <w:pPr>
              <w:spacing w:line="276" w:lineRule="auto"/>
              <w:rPr>
                <w:rFonts w:cs="Arial"/>
              </w:rPr>
            </w:pPr>
            <w:r w:rsidRPr="00292DEB">
              <w:rPr>
                <w:rFonts w:cs="Arial"/>
                <w:color w:val="000000"/>
              </w:rPr>
              <w:t>Keine bestimmten Voraussetzungen für den Anspruch auf Deckung für Selbstständige.</w:t>
            </w:r>
          </w:p>
        </w:tc>
        <w:tc>
          <w:tcPr>
            <w:tcW w:w="1370" w:type="pct"/>
          </w:tcPr>
          <w:p w14:paraId="3A6C783E" w14:textId="00DAA951" w:rsidR="00CD2271" w:rsidRPr="00292DEB" w:rsidRDefault="00CD2271" w:rsidP="00CD2271">
            <w:pPr>
              <w:spacing w:line="276" w:lineRule="auto"/>
              <w:rPr>
                <w:rFonts w:cs="Arial"/>
                <w:lang w:val="fr-BE"/>
              </w:rPr>
            </w:pPr>
            <w:r w:rsidRPr="00292DEB">
              <w:rPr>
                <w:rFonts w:cs="Arial"/>
                <w:color w:val="000000"/>
                <w:lang w:val="fr-BE"/>
              </w:rPr>
              <w:t>Pas de conditions spécifiquement applicables aux travailleurs indépendants.</w:t>
            </w:r>
          </w:p>
        </w:tc>
        <w:tc>
          <w:tcPr>
            <w:tcW w:w="1370" w:type="pct"/>
          </w:tcPr>
          <w:p w14:paraId="74EECB6B" w14:textId="77777777" w:rsidR="00CD2271" w:rsidRPr="00292DEB" w:rsidRDefault="00CD2271" w:rsidP="00CD2271">
            <w:pPr>
              <w:pStyle w:val="Normal0"/>
              <w:pBdr>
                <w:top w:val="nil"/>
                <w:left w:val="nil"/>
                <w:bottom w:val="nil"/>
                <w:right w:val="nil"/>
                <w:between w:val="nil"/>
              </w:pBdr>
              <w:spacing w:after="0"/>
              <w:rPr>
                <w:ins w:id="149" w:author="Author"/>
                <w:bCs/>
                <w:iCs/>
                <w:sz w:val="15"/>
                <w:szCs w:val="15"/>
                <w:lang w:val="en-GB"/>
              </w:rPr>
            </w:pPr>
            <w:r w:rsidRPr="00292DEB">
              <w:rPr>
                <w:bCs/>
                <w:iCs/>
                <w:color w:val="000000"/>
                <w:sz w:val="15"/>
                <w:szCs w:val="15"/>
                <w:lang w:val="en-GB"/>
              </w:rPr>
              <w:t>No specific qualifying conditions for self-</w:t>
            </w:r>
            <w:r w:rsidRPr="00292DEB">
              <w:rPr>
                <w:sz w:val="15"/>
                <w:szCs w:val="15"/>
                <w:lang w:val="en-GB"/>
              </w:rPr>
              <w:t>employed.</w:t>
            </w:r>
          </w:p>
          <w:p w14:paraId="7AC1B61C" w14:textId="77777777" w:rsidR="00CD2271" w:rsidRDefault="00CD2271" w:rsidP="00CD2271">
            <w:pPr>
              <w:pStyle w:val="Normal0"/>
              <w:pBdr>
                <w:top w:val="nil"/>
                <w:left w:val="nil"/>
                <w:bottom w:val="nil"/>
                <w:right w:val="nil"/>
                <w:between w:val="nil"/>
              </w:pBdr>
              <w:spacing w:after="0" w:line="276" w:lineRule="auto"/>
              <w:rPr>
                <w:bCs/>
                <w:sz w:val="15"/>
                <w:szCs w:val="15"/>
                <w:lang w:val="en-GB"/>
              </w:rPr>
            </w:pPr>
            <w:ins w:id="150" w:author="Author">
              <w:r w:rsidRPr="00292DEB">
                <w:rPr>
                  <w:bCs/>
                  <w:sz w:val="15"/>
                  <w:szCs w:val="15"/>
                  <w:lang w:val="en-GB"/>
                </w:rPr>
                <w:t>No exemptions from paying contributions.</w:t>
              </w:r>
            </w:ins>
          </w:p>
          <w:p w14:paraId="6E4DC414" w14:textId="52266B7B" w:rsidR="005D0FED" w:rsidRPr="00292DEB" w:rsidRDefault="005D0FED"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38682023" w14:textId="0AAF26DF"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0DA5B5B6" w14:textId="7C72F3D4" w:rsidR="00CD2271" w:rsidRPr="00292DEB" w:rsidRDefault="00CD2271" w:rsidP="00CD2271">
            <w:pPr>
              <w:spacing w:line="276" w:lineRule="auto"/>
              <w:rPr>
                <w:rFonts w:cs="Arial"/>
                <w:color w:val="0000FF"/>
                <w:lang w:val="fr-FR"/>
              </w:rPr>
            </w:pPr>
            <w:r w:rsidRPr="00292DEB">
              <w:rPr>
                <w:rFonts w:cs="Arial"/>
                <w:color w:val="0000FF"/>
              </w:rPr>
              <w:t>29</w:t>
            </w:r>
          </w:p>
        </w:tc>
        <w:tc>
          <w:tcPr>
            <w:tcW w:w="402" w:type="pct"/>
          </w:tcPr>
          <w:p w14:paraId="2938B62D" w14:textId="6100FC68"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01F1615C" w14:textId="77777777" w:rsidTr="005D0FED">
        <w:tc>
          <w:tcPr>
            <w:tcW w:w="193" w:type="pct"/>
          </w:tcPr>
          <w:p w14:paraId="5A4EDEAB" w14:textId="1F18A415"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1EC124C2" w14:textId="45BF8514" w:rsidR="00CD2271" w:rsidRPr="00292DEB" w:rsidRDefault="00CD2271" w:rsidP="00CD2271">
            <w:pPr>
              <w:spacing w:line="276" w:lineRule="auto"/>
              <w:rPr>
                <w:rFonts w:cs="Arial"/>
              </w:rPr>
            </w:pPr>
            <w:r w:rsidRPr="00292DEB">
              <w:rPr>
                <w:rFonts w:cs="Arial"/>
              </w:rPr>
              <w:t xml:space="preserve">Eine Person, die sowohl als Selbstständiger als auch als Arbeitnehmer arbeitet, sollte den Mindestbetrag des Beitrags der 2. Kategorie für Selbstständige zahlen </w:t>
            </w:r>
            <w:r w:rsidRPr="00292DEB">
              <w:rPr>
                <w:rFonts w:cs="Arial"/>
                <w:color w:val="FF00FF"/>
              </w:rPr>
              <w:t>(€6,99</w:t>
            </w:r>
            <w:r w:rsidRPr="00292DEB">
              <w:rPr>
                <w:rFonts w:cs="Arial"/>
              </w:rPr>
              <w:t>). Zuerst zahlt die Person einen Beitrag als Arbeitnehmer. Deckt der Betrag des obigen Beitrags nicht die Höhe der 2. Kategorie für Selbstständige, zahlt sie die Differenz selbst.</w:t>
            </w:r>
          </w:p>
        </w:tc>
        <w:tc>
          <w:tcPr>
            <w:tcW w:w="1370" w:type="pct"/>
          </w:tcPr>
          <w:p w14:paraId="72ABE9C2" w14:textId="2D542296" w:rsidR="00CD2271" w:rsidRPr="00292DEB" w:rsidRDefault="00CD2271" w:rsidP="00CD2271">
            <w:pPr>
              <w:spacing w:line="276" w:lineRule="auto"/>
              <w:rPr>
                <w:rFonts w:cs="Arial"/>
                <w:lang w:val="fr-BE"/>
              </w:rPr>
            </w:pPr>
            <w:r w:rsidRPr="00292DEB">
              <w:rPr>
                <w:rFonts w:cs="Arial"/>
                <w:lang w:val="fr-BE"/>
              </w:rPr>
              <w:t xml:space="preserve">La personne qui travaille à la fois comme salarié et comme indépendant doit verser le minimum de la deuxième catégorie de cotisation pour indépendants </w:t>
            </w:r>
            <w:r w:rsidRPr="00292DEB">
              <w:rPr>
                <w:rFonts w:cs="Arial"/>
                <w:color w:val="FF00FF"/>
                <w:lang w:val="fr-BE"/>
              </w:rPr>
              <w:t>(€6,99</w:t>
            </w:r>
            <w:r w:rsidRPr="00292DEB">
              <w:rPr>
                <w:rFonts w:cs="Arial"/>
                <w:lang w:val="fr-BE"/>
              </w:rPr>
              <w:t>). Tout d’abord, la personne verse une cotisation en tant que salarié. Si le montant de cette cotisation n’atteint pas le niveau de la 2</w:t>
            </w:r>
            <w:r w:rsidRPr="00292DEB">
              <w:rPr>
                <w:rFonts w:cs="Arial"/>
                <w:vertAlign w:val="superscript"/>
                <w:lang w:val="fr-BE"/>
              </w:rPr>
              <w:t>e</w:t>
            </w:r>
            <w:r w:rsidRPr="00292DEB">
              <w:rPr>
                <w:rFonts w:cs="Arial"/>
                <w:lang w:val="fr-BE"/>
              </w:rPr>
              <w:t xml:space="preserve"> catégorie de cotisation pour indépendants, le travailleur paie lui-même la différence.</w:t>
            </w:r>
          </w:p>
        </w:tc>
        <w:tc>
          <w:tcPr>
            <w:tcW w:w="1370" w:type="pct"/>
          </w:tcPr>
          <w:p w14:paraId="4833BC06" w14:textId="4B293EEE"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sz w:val="15"/>
                <w:szCs w:val="15"/>
                <w:lang w:val="en-GB"/>
              </w:rPr>
              <w:t>The person who works both as an employee and as self-employed should pay the minimum of the second category contribution for self-employed (</w:t>
            </w:r>
            <w:r w:rsidRPr="00292DEB">
              <w:rPr>
                <w:color w:val="FF00FF"/>
                <w:sz w:val="15"/>
                <w:szCs w:val="15"/>
                <w:lang w:val="en-GB"/>
              </w:rPr>
              <w:t>€</w:t>
            </w:r>
            <w:del w:id="151" w:author="Author">
              <w:r w:rsidRPr="00292DEB">
                <w:rPr>
                  <w:color w:val="FF00FF"/>
                  <w:sz w:val="15"/>
                  <w:szCs w:val="15"/>
                  <w:lang w:val="en-GB"/>
                </w:rPr>
                <w:delText>6.99</w:delText>
              </w:r>
            </w:del>
            <w:ins w:id="152" w:author="Author">
              <w:r w:rsidRPr="00292DEB">
                <w:rPr>
                  <w:color w:val="FF00FF"/>
                  <w:sz w:val="15"/>
                  <w:szCs w:val="15"/>
                  <w:lang w:val="en-GB"/>
                </w:rPr>
                <w:t>7.16</w:t>
              </w:r>
            </w:ins>
            <w:r w:rsidRPr="00292DEB">
              <w:rPr>
                <w:sz w:val="15"/>
                <w:szCs w:val="15"/>
                <w:lang w:val="en-GB"/>
              </w:rPr>
              <w:t>). First, the person pays a contribution as an employee. If the amount of the above contribution does not cover the level of the 2</w:t>
            </w:r>
            <w:r w:rsidRPr="00292DEB">
              <w:rPr>
                <w:sz w:val="15"/>
                <w:szCs w:val="15"/>
                <w:vertAlign w:val="superscript"/>
                <w:lang w:val="en-GB"/>
              </w:rPr>
              <w:t>nd</w:t>
            </w:r>
            <w:r w:rsidRPr="00292DEB">
              <w:rPr>
                <w:sz w:val="15"/>
                <w:szCs w:val="15"/>
                <w:lang w:val="en-GB"/>
              </w:rPr>
              <w:t xml:space="preserve"> category of the self-employed, they pay the difference on their own.</w:t>
            </w:r>
          </w:p>
        </w:tc>
        <w:tc>
          <w:tcPr>
            <w:tcW w:w="167" w:type="pct"/>
          </w:tcPr>
          <w:p w14:paraId="03C11876" w14:textId="03549E29"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21D41806" w14:textId="604448DC" w:rsidR="00CD2271" w:rsidRPr="00292DEB" w:rsidRDefault="00CD2271" w:rsidP="00CD2271">
            <w:pPr>
              <w:spacing w:line="276" w:lineRule="auto"/>
              <w:rPr>
                <w:rFonts w:cs="Arial"/>
                <w:color w:val="0000FF"/>
                <w:lang w:val="fr-FR"/>
              </w:rPr>
            </w:pPr>
            <w:r w:rsidRPr="00292DEB">
              <w:rPr>
                <w:rFonts w:cs="Arial"/>
                <w:color w:val="0000FF"/>
              </w:rPr>
              <w:t>30</w:t>
            </w:r>
          </w:p>
        </w:tc>
        <w:tc>
          <w:tcPr>
            <w:tcW w:w="402" w:type="pct"/>
          </w:tcPr>
          <w:p w14:paraId="60AA57A6" w14:textId="36AC0215"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41DC2298" w14:textId="77777777" w:rsidTr="005D0FED">
        <w:tc>
          <w:tcPr>
            <w:tcW w:w="193" w:type="pct"/>
          </w:tcPr>
          <w:p w14:paraId="2430C909" w14:textId="50645AE2"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7E9D241A" w14:textId="489B112D" w:rsidR="00CD2271" w:rsidRPr="00292DEB" w:rsidRDefault="00CD2271" w:rsidP="00CD2271">
            <w:pPr>
              <w:spacing w:line="276" w:lineRule="auto"/>
              <w:rPr>
                <w:rFonts w:cs="Arial"/>
              </w:rPr>
            </w:pPr>
            <w:r w:rsidRPr="00292DEB">
              <w:rPr>
                <w:rFonts w:eastAsia="Times New Roman" w:cs="Arial"/>
              </w:rPr>
              <w:t>Abweichende Anspruchsbedingungen: Selbstständige</w:t>
            </w:r>
            <w:r w:rsidRPr="00292DEB">
              <w:rPr>
                <w:rFonts w:cs="Arial"/>
              </w:rPr>
              <w:t xml:space="preserve"> </w:t>
            </w:r>
            <w:r w:rsidRPr="00292DEB">
              <w:rPr>
                <w:rFonts w:eastAsia="Times New Roman" w:cs="Arial"/>
              </w:rPr>
              <w:t xml:space="preserve">und Freiberufler sollten ihre Sozialversicherungsbeiträge entrichtet haben und am Tag der Erkrankung versichert sein (für Arbeitnehmer: Es sind </w:t>
            </w:r>
            <w:r w:rsidRPr="00292DEB">
              <w:rPr>
                <w:rFonts w:eastAsia="Times New Roman" w:cs="Arial"/>
                <w:color w:val="C00000"/>
              </w:rPr>
              <w:t xml:space="preserve">120 </w:t>
            </w:r>
            <w:r w:rsidRPr="00292DEB">
              <w:rPr>
                <w:rFonts w:eastAsia="Times New Roman" w:cs="Arial"/>
              </w:rPr>
              <w:t>Arbeitstage erforderlich).</w:t>
            </w:r>
          </w:p>
        </w:tc>
        <w:tc>
          <w:tcPr>
            <w:tcW w:w="1370" w:type="pct"/>
          </w:tcPr>
          <w:p w14:paraId="6D7EF560" w14:textId="7FEEC076" w:rsidR="00CD2271" w:rsidRPr="00292DEB" w:rsidRDefault="00CD2271" w:rsidP="00CD2271">
            <w:pPr>
              <w:spacing w:line="276" w:lineRule="auto"/>
              <w:rPr>
                <w:rFonts w:cs="Arial"/>
                <w:lang w:val="fr-BE"/>
              </w:rPr>
            </w:pPr>
            <w:r w:rsidRPr="00292DEB">
              <w:rPr>
                <w:rFonts w:eastAsia="Times New Roman" w:cs="Arial"/>
                <w:lang w:val="fr-BE"/>
              </w:rPr>
              <w:t>Conditions d’éligibilité différentes: les travailleurs indépendants et les professions libérales doivent avoir payé leurs cotisations de sécurité sociale et être assurés le jour où la maladie survient (</w:t>
            </w:r>
            <w:r w:rsidRPr="00292DEB">
              <w:rPr>
                <w:rFonts w:eastAsia="Times New Roman" w:cs="Arial"/>
                <w:color w:val="C00000"/>
                <w:lang w:val="fr-BE"/>
              </w:rPr>
              <w:t>120</w:t>
            </w:r>
            <w:r w:rsidRPr="00292DEB">
              <w:rPr>
                <w:rFonts w:eastAsia="Times New Roman" w:cs="Arial"/>
                <w:lang w:val="fr-BE"/>
              </w:rPr>
              <w:t xml:space="preserve"> jours de travail sont requis dans le cas des salariés).</w:t>
            </w:r>
          </w:p>
        </w:tc>
        <w:tc>
          <w:tcPr>
            <w:tcW w:w="1370" w:type="pct"/>
          </w:tcPr>
          <w:p w14:paraId="08601492" w14:textId="77777777" w:rsidR="00CD2271" w:rsidRPr="00292DEB" w:rsidRDefault="00CD2271" w:rsidP="00CD2271">
            <w:pPr>
              <w:rPr>
                <w:rFonts w:cs="Arial"/>
                <w:i/>
                <w:iCs/>
                <w:lang w:val="en-GB"/>
              </w:rPr>
            </w:pPr>
            <w:r w:rsidRPr="00292DEB">
              <w:rPr>
                <w:rFonts w:cs="Arial"/>
                <w:iCs/>
                <w:lang w:val="en-GB"/>
              </w:rPr>
              <w:t xml:space="preserve">Different conditions for entitlement: self-employed and independent professionals should have paid their social security contributions and be insured on the day when the illness occurs (for employees: </w:t>
            </w:r>
            <w:r w:rsidRPr="00292DEB">
              <w:rPr>
                <w:rFonts w:cs="Arial"/>
                <w:iCs/>
                <w:color w:val="C00000"/>
                <w:lang w:val="en-GB"/>
              </w:rPr>
              <w:t>120</w:t>
            </w:r>
            <w:r w:rsidRPr="00292DEB">
              <w:rPr>
                <w:rFonts w:cs="Arial"/>
                <w:iCs/>
                <w:lang w:val="en-GB"/>
              </w:rPr>
              <w:t xml:space="preserve"> days of work are required).</w:t>
            </w:r>
          </w:p>
          <w:p w14:paraId="3A984E80" w14:textId="77777777"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00084A43" w14:textId="51071578"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5915A3EF" w14:textId="17CF79A8" w:rsidR="00CD2271" w:rsidRPr="00292DEB" w:rsidRDefault="00CD2271" w:rsidP="00CD2271">
            <w:pPr>
              <w:spacing w:line="276" w:lineRule="auto"/>
              <w:rPr>
                <w:rFonts w:cs="Arial"/>
                <w:color w:val="0000FF"/>
                <w:lang w:val="fr-FR"/>
              </w:rPr>
            </w:pPr>
            <w:r w:rsidRPr="00292DEB">
              <w:rPr>
                <w:rFonts w:cs="Arial"/>
                <w:color w:val="0000FF"/>
              </w:rPr>
              <w:t>31</w:t>
            </w:r>
          </w:p>
        </w:tc>
        <w:tc>
          <w:tcPr>
            <w:tcW w:w="402" w:type="pct"/>
          </w:tcPr>
          <w:p w14:paraId="2E3EFF7D" w14:textId="0D7AEC70"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7660B919" w14:textId="77777777" w:rsidTr="005D0FED">
        <w:tc>
          <w:tcPr>
            <w:tcW w:w="193" w:type="pct"/>
          </w:tcPr>
          <w:p w14:paraId="3528064C" w14:textId="56AFB8A2" w:rsidR="00CD2271" w:rsidRPr="00292DEB" w:rsidRDefault="00CD2271" w:rsidP="00CD2271">
            <w:pPr>
              <w:spacing w:line="276" w:lineRule="auto"/>
              <w:jc w:val="left"/>
              <w:rPr>
                <w:rFonts w:cs="Arial"/>
                <w:lang w:val="es-ES"/>
              </w:rPr>
            </w:pPr>
            <w:r w:rsidRPr="00292DEB">
              <w:rPr>
                <w:rFonts w:cs="Arial"/>
                <w:lang w:val="en-GB"/>
              </w:rPr>
              <w:t>EL</w:t>
            </w:r>
          </w:p>
        </w:tc>
        <w:tc>
          <w:tcPr>
            <w:tcW w:w="1371" w:type="pct"/>
          </w:tcPr>
          <w:p w14:paraId="0EFF5B49" w14:textId="77777777" w:rsidR="00CD2271" w:rsidRPr="00292DEB" w:rsidRDefault="00CD2271" w:rsidP="00CD2271">
            <w:pPr>
              <w:spacing w:line="276" w:lineRule="auto"/>
              <w:ind w:right="141"/>
              <w:rPr>
                <w:rFonts w:cs="Arial"/>
                <w:bCs/>
                <w:iCs/>
              </w:rPr>
            </w:pPr>
            <w:r w:rsidRPr="00292DEB">
              <w:rPr>
                <w:rFonts w:cs="Arial"/>
                <w:bCs/>
                <w:iCs/>
              </w:rPr>
              <w:t xml:space="preserve">Unterschiedlich für Arbeitnehmer Selbstständigen sowie unter Selbstständigen. </w:t>
            </w:r>
          </w:p>
          <w:p w14:paraId="755DAB5A" w14:textId="77777777" w:rsidR="00CD2271" w:rsidRPr="00292DEB" w:rsidRDefault="00CD2271" w:rsidP="00CD2271">
            <w:pPr>
              <w:spacing w:line="276" w:lineRule="auto"/>
              <w:ind w:right="141"/>
              <w:rPr>
                <w:rFonts w:cs="Arial"/>
                <w:bCs/>
                <w:iCs/>
              </w:rPr>
            </w:pPr>
            <w:r w:rsidRPr="00292DEB">
              <w:rPr>
                <w:rFonts w:cs="Arial"/>
                <w:bCs/>
                <w:iCs/>
              </w:rPr>
              <w:t xml:space="preserve">Z.B. unabhängige Fachleute (Ingenieure): Rehabilitationsleistungen für spezifische Erkrankungen von höchstens </w:t>
            </w:r>
            <w:r w:rsidRPr="00292DEB">
              <w:rPr>
                <w:rFonts w:cs="Arial"/>
                <w:bCs/>
                <w:iCs/>
                <w:color w:val="FF00FF"/>
              </w:rPr>
              <w:t>€820</w:t>
            </w:r>
            <w:r w:rsidRPr="00292DEB">
              <w:rPr>
                <w:rFonts w:cs="Arial"/>
                <w:bCs/>
                <w:iCs/>
              </w:rPr>
              <w:t xml:space="preserve">. </w:t>
            </w:r>
          </w:p>
          <w:p w14:paraId="5B866CB9" w14:textId="25837F80" w:rsidR="00CD2271" w:rsidRPr="00292DEB" w:rsidRDefault="00CD2271" w:rsidP="00CD2271">
            <w:pPr>
              <w:spacing w:line="276" w:lineRule="auto"/>
              <w:rPr>
                <w:rFonts w:cs="Arial"/>
              </w:rPr>
            </w:pPr>
            <w:r w:rsidRPr="00292DEB">
              <w:rPr>
                <w:rFonts w:cs="Arial"/>
                <w:bCs/>
                <w:iCs/>
              </w:rPr>
              <w:t xml:space="preserve">Rechtsanwälte: tägliche Leistung von </w:t>
            </w:r>
            <w:r w:rsidRPr="00292DEB">
              <w:rPr>
                <w:rFonts w:cs="Arial"/>
                <w:bCs/>
                <w:iCs/>
                <w:color w:val="FF00FF"/>
              </w:rPr>
              <w:t xml:space="preserve">€14 </w:t>
            </w:r>
            <w:r w:rsidRPr="00292DEB">
              <w:rPr>
                <w:rFonts w:cs="Arial"/>
                <w:bCs/>
                <w:iCs/>
              </w:rPr>
              <w:t xml:space="preserve">(verheiratet) oder </w:t>
            </w:r>
            <w:r w:rsidRPr="00292DEB">
              <w:rPr>
                <w:rFonts w:cs="Arial"/>
                <w:bCs/>
                <w:iCs/>
                <w:color w:val="FF00FF"/>
              </w:rPr>
              <w:t xml:space="preserve">€12 </w:t>
            </w:r>
            <w:r w:rsidRPr="00292DEB">
              <w:rPr>
                <w:rFonts w:cs="Arial"/>
                <w:bCs/>
                <w:iCs/>
              </w:rPr>
              <w:t xml:space="preserve">(alleinstehend) ab dem ersten Tag des Krankenhausaufenthaltes in einem staatlichen Krankenhaus oder einem Vertragskrankenhaus der EOPYY. Höchstdauer: </w:t>
            </w:r>
            <w:r w:rsidRPr="00292DEB">
              <w:rPr>
                <w:rFonts w:cs="Arial"/>
                <w:bCs/>
                <w:iCs/>
                <w:color w:val="C00000"/>
              </w:rPr>
              <w:t>3</w:t>
            </w:r>
            <w:r w:rsidRPr="00292DEB">
              <w:rPr>
                <w:rFonts w:cs="Arial"/>
                <w:bCs/>
                <w:iCs/>
              </w:rPr>
              <w:t xml:space="preserve"> Monate pro Jahr.</w:t>
            </w:r>
          </w:p>
        </w:tc>
        <w:tc>
          <w:tcPr>
            <w:tcW w:w="1370" w:type="pct"/>
          </w:tcPr>
          <w:p w14:paraId="009DFDE7" w14:textId="77777777" w:rsidR="00CD2271" w:rsidRPr="00292DEB" w:rsidRDefault="00CD2271" w:rsidP="00CD2271">
            <w:pPr>
              <w:spacing w:line="276" w:lineRule="auto"/>
              <w:ind w:right="141"/>
              <w:rPr>
                <w:rFonts w:cs="Arial"/>
                <w:bCs/>
                <w:iCs/>
                <w:lang w:val="fr-BE"/>
              </w:rPr>
            </w:pPr>
            <w:r w:rsidRPr="00292DEB">
              <w:rPr>
                <w:rFonts w:cs="Arial"/>
                <w:bCs/>
                <w:iCs/>
                <w:lang w:val="fr-BE"/>
              </w:rPr>
              <w:t xml:space="preserve">Différences de prestations entre salariés et indépendants de même qu’entre indépendants. </w:t>
            </w:r>
          </w:p>
          <w:p w14:paraId="48223A3E" w14:textId="77777777" w:rsidR="00CD2271" w:rsidRPr="00292DEB" w:rsidRDefault="00CD2271" w:rsidP="00CD2271">
            <w:pPr>
              <w:spacing w:line="276" w:lineRule="auto"/>
              <w:ind w:right="141"/>
              <w:rPr>
                <w:rFonts w:eastAsia="Calibri" w:cs="Arial"/>
                <w:lang w:val="fr-BE"/>
              </w:rPr>
            </w:pPr>
            <w:r w:rsidRPr="00292DEB">
              <w:rPr>
                <w:rFonts w:eastAsia="Calibri" w:cs="Arial"/>
                <w:lang w:val="fr-BE"/>
              </w:rPr>
              <w:t>Par exemple:</w:t>
            </w:r>
          </w:p>
          <w:p w14:paraId="6421469F" w14:textId="77777777" w:rsidR="00CD2271" w:rsidRPr="00292DEB" w:rsidRDefault="00CD2271" w:rsidP="00CD2271">
            <w:pPr>
              <w:spacing w:line="276" w:lineRule="auto"/>
              <w:ind w:right="141"/>
              <w:rPr>
                <w:rFonts w:eastAsia="Calibri" w:cs="Arial"/>
                <w:lang w:val="fr-BE"/>
              </w:rPr>
            </w:pPr>
            <w:r w:rsidRPr="00292DEB">
              <w:rPr>
                <w:rFonts w:eastAsia="Calibri" w:cs="Arial"/>
                <w:lang w:val="fr-BE"/>
              </w:rPr>
              <w:t xml:space="preserve">Professions libérales (ingénieurs): les prestations de réhabilitation pour des maladies spécifiques s’élèvent au maximum à </w:t>
            </w:r>
            <w:r w:rsidRPr="00292DEB">
              <w:rPr>
                <w:rFonts w:eastAsia="Calibri" w:cs="Arial"/>
                <w:color w:val="FF00FF"/>
                <w:lang w:val="fr-BE"/>
              </w:rPr>
              <w:t>€820</w:t>
            </w:r>
            <w:r w:rsidRPr="00292DEB">
              <w:rPr>
                <w:rFonts w:eastAsia="Calibri" w:cs="Arial"/>
                <w:lang w:val="fr-BE"/>
              </w:rPr>
              <w:t>.</w:t>
            </w:r>
          </w:p>
          <w:p w14:paraId="6B9F2EDB" w14:textId="77777777" w:rsidR="00CD2271" w:rsidRPr="00292DEB" w:rsidRDefault="00CD2271" w:rsidP="00CD2271">
            <w:pPr>
              <w:spacing w:line="276" w:lineRule="auto"/>
              <w:rPr>
                <w:rFonts w:eastAsia="Calibri" w:cs="Arial"/>
                <w:lang w:val="fr-BE"/>
              </w:rPr>
            </w:pPr>
            <w:r w:rsidRPr="00292DEB">
              <w:rPr>
                <w:rFonts w:eastAsia="Calibri" w:cs="Arial"/>
                <w:lang w:val="fr-BE"/>
              </w:rPr>
              <w:t xml:space="preserve">Avocats: prestation journalière de </w:t>
            </w:r>
            <w:r w:rsidRPr="00292DEB">
              <w:rPr>
                <w:rFonts w:eastAsia="Calibri" w:cs="Arial"/>
                <w:color w:val="FF00FF"/>
                <w:lang w:val="fr-BE"/>
              </w:rPr>
              <w:t xml:space="preserve">€14 </w:t>
            </w:r>
            <w:r w:rsidRPr="00292DEB">
              <w:rPr>
                <w:rFonts w:eastAsia="Calibri" w:cs="Arial"/>
                <w:lang w:val="fr-BE"/>
              </w:rPr>
              <w:t xml:space="preserve">(personnes mariées) ou de </w:t>
            </w:r>
            <w:r w:rsidRPr="00292DEB">
              <w:rPr>
                <w:rFonts w:eastAsia="Calibri" w:cs="Arial"/>
                <w:color w:val="FF00FF"/>
                <w:lang w:val="fr-BE"/>
              </w:rPr>
              <w:t xml:space="preserve">€12 </w:t>
            </w:r>
            <w:r w:rsidRPr="00292DEB">
              <w:rPr>
                <w:rFonts w:eastAsia="Calibri" w:cs="Arial"/>
                <w:lang w:val="fr-BE"/>
              </w:rPr>
              <w:t xml:space="preserve">(personnes célibataires) à partir du premier jour d’hospitalisation dans un hôpital public ou un hôpital sous contrat avec l’EOPYY. Durée maximum: </w:t>
            </w:r>
            <w:r w:rsidRPr="00292DEB">
              <w:rPr>
                <w:rFonts w:eastAsia="Calibri" w:cs="Arial"/>
                <w:color w:val="C00000"/>
                <w:lang w:val="fr-BE"/>
              </w:rPr>
              <w:t>3</w:t>
            </w:r>
            <w:r w:rsidRPr="00292DEB">
              <w:rPr>
                <w:rFonts w:eastAsia="Calibri" w:cs="Arial"/>
                <w:lang w:val="fr-BE"/>
              </w:rPr>
              <w:t xml:space="preserve"> mois par an.</w:t>
            </w:r>
          </w:p>
          <w:p w14:paraId="4F05CA40" w14:textId="40BF293E" w:rsidR="00CD2271" w:rsidRPr="00292DEB" w:rsidRDefault="00CD2271" w:rsidP="00CD2271">
            <w:pPr>
              <w:spacing w:line="276" w:lineRule="auto"/>
              <w:rPr>
                <w:rFonts w:cs="Arial"/>
                <w:lang w:val="fr-BE"/>
              </w:rPr>
            </w:pPr>
          </w:p>
        </w:tc>
        <w:tc>
          <w:tcPr>
            <w:tcW w:w="1370" w:type="pct"/>
          </w:tcPr>
          <w:p w14:paraId="6901CBED" w14:textId="77777777" w:rsidR="00CD2271" w:rsidRPr="00292DEB" w:rsidRDefault="00CD2271" w:rsidP="00CD2271">
            <w:pPr>
              <w:rPr>
                <w:rFonts w:cs="Arial"/>
                <w:i/>
                <w:iCs/>
                <w:lang w:val="en-GB"/>
              </w:rPr>
            </w:pPr>
            <w:r w:rsidRPr="00292DEB">
              <w:rPr>
                <w:rFonts w:cs="Arial"/>
                <w:iCs/>
                <w:lang w:val="en-GB"/>
              </w:rPr>
              <w:t>Different for employees and self-employed and among self-employed.</w:t>
            </w:r>
          </w:p>
          <w:p w14:paraId="04F9275B" w14:textId="77777777" w:rsidR="00CD2271" w:rsidRPr="00292DEB" w:rsidRDefault="00CD2271" w:rsidP="00CD2271">
            <w:pPr>
              <w:ind w:right="141"/>
              <w:rPr>
                <w:rFonts w:cs="Arial"/>
                <w:i/>
                <w:iCs/>
                <w:lang w:val="en-GB"/>
              </w:rPr>
            </w:pPr>
            <w:r w:rsidRPr="00292DEB">
              <w:rPr>
                <w:rFonts w:cs="Arial"/>
                <w:iCs/>
                <w:lang w:val="en-GB"/>
              </w:rPr>
              <w:t xml:space="preserve">E.g. Independent professionals (engineers): rehabilitation benefits for specific illnesses of maximum </w:t>
            </w:r>
            <w:r w:rsidRPr="00292DEB">
              <w:rPr>
                <w:rFonts w:cs="Arial"/>
                <w:iCs/>
                <w:color w:val="FF00FF"/>
                <w:lang w:val="en-GB"/>
              </w:rPr>
              <w:t>€820</w:t>
            </w:r>
            <w:r w:rsidRPr="00292DEB">
              <w:rPr>
                <w:rFonts w:cs="Arial"/>
                <w:iCs/>
                <w:lang w:val="en-GB"/>
              </w:rPr>
              <w:t xml:space="preserve">. </w:t>
            </w:r>
          </w:p>
          <w:p w14:paraId="656782E2" w14:textId="77777777" w:rsidR="00CD2271" w:rsidRPr="00292DEB" w:rsidRDefault="00CD2271" w:rsidP="00CD2271">
            <w:pPr>
              <w:ind w:right="141"/>
              <w:rPr>
                <w:rFonts w:cs="Arial"/>
                <w:i/>
                <w:iCs/>
              </w:rPr>
            </w:pPr>
            <w:r w:rsidRPr="00292DEB">
              <w:rPr>
                <w:rFonts w:cs="Arial"/>
                <w:iCs/>
                <w:lang w:val="en-GB"/>
              </w:rPr>
              <w:t xml:space="preserve">Lawyers: daily benefit of </w:t>
            </w:r>
            <w:r w:rsidRPr="00292DEB">
              <w:rPr>
                <w:rFonts w:cs="Arial"/>
                <w:iCs/>
                <w:color w:val="FF00FF"/>
                <w:lang w:val="en-GB"/>
              </w:rPr>
              <w:t xml:space="preserve">€14 </w:t>
            </w:r>
            <w:r w:rsidRPr="00292DEB">
              <w:rPr>
                <w:rFonts w:cs="Arial"/>
                <w:iCs/>
                <w:lang w:val="en-GB"/>
              </w:rPr>
              <w:t xml:space="preserve">(married persons) or </w:t>
            </w:r>
            <w:r w:rsidRPr="00292DEB">
              <w:rPr>
                <w:rFonts w:cs="Arial"/>
                <w:iCs/>
                <w:color w:val="FF00FF"/>
                <w:lang w:val="en-GB"/>
              </w:rPr>
              <w:t xml:space="preserve">€12 </w:t>
            </w:r>
            <w:r w:rsidRPr="00292DEB">
              <w:rPr>
                <w:rFonts w:cs="Arial"/>
                <w:iCs/>
                <w:lang w:val="en-GB"/>
              </w:rPr>
              <w:t xml:space="preserve">(single persons) from the first day of hospitalisation in a public hospital or contracted hospital with </w:t>
            </w:r>
            <w:r w:rsidRPr="00292DEB">
              <w:rPr>
                <w:rFonts w:cs="Arial"/>
                <w:iCs/>
                <w:color w:val="008000"/>
                <w:lang w:val="en-GB"/>
              </w:rPr>
              <w:t>EOPYY</w:t>
            </w:r>
            <w:r w:rsidRPr="00292DEB">
              <w:rPr>
                <w:rFonts w:cs="Arial"/>
                <w:iCs/>
                <w:lang w:val="en-GB"/>
              </w:rPr>
              <w:t xml:space="preserve">. </w:t>
            </w:r>
            <w:r w:rsidRPr="00292DEB">
              <w:rPr>
                <w:rFonts w:cs="Arial"/>
                <w:iCs/>
              </w:rPr>
              <w:t xml:space="preserve">Maximum duration: </w:t>
            </w:r>
            <w:r w:rsidRPr="00292DEB">
              <w:rPr>
                <w:rFonts w:cs="Arial"/>
                <w:iCs/>
                <w:color w:val="C00000"/>
              </w:rPr>
              <w:t xml:space="preserve">3 </w:t>
            </w:r>
            <w:r w:rsidRPr="00292DEB">
              <w:rPr>
                <w:rFonts w:cs="Arial"/>
                <w:iCs/>
              </w:rPr>
              <w:t>months per year.</w:t>
            </w:r>
          </w:p>
          <w:p w14:paraId="2C2CD94F" w14:textId="77777777"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4F99804B" w14:textId="37770FBA" w:rsidR="00CD2271" w:rsidRPr="00292DEB" w:rsidRDefault="00CD2271" w:rsidP="00CD2271">
            <w:pPr>
              <w:spacing w:line="276" w:lineRule="auto"/>
              <w:rPr>
                <w:rFonts w:cs="Arial"/>
                <w:color w:val="0000FF"/>
                <w:lang w:val="fr-FR"/>
              </w:rPr>
            </w:pPr>
            <w:r w:rsidRPr="00292DEB">
              <w:rPr>
                <w:rFonts w:cs="Arial"/>
                <w:color w:val="0000FF"/>
              </w:rPr>
              <w:t>3</w:t>
            </w:r>
          </w:p>
        </w:tc>
        <w:tc>
          <w:tcPr>
            <w:tcW w:w="127" w:type="pct"/>
          </w:tcPr>
          <w:p w14:paraId="4EDB99DB" w14:textId="6DA33134" w:rsidR="00CD2271" w:rsidRPr="00292DEB" w:rsidRDefault="00CD2271" w:rsidP="00CD2271">
            <w:pPr>
              <w:spacing w:line="276" w:lineRule="auto"/>
              <w:rPr>
                <w:rFonts w:cs="Arial"/>
                <w:color w:val="0000FF"/>
                <w:lang w:val="fr-FR"/>
              </w:rPr>
            </w:pPr>
            <w:r w:rsidRPr="00292DEB">
              <w:rPr>
                <w:rFonts w:cs="Arial"/>
                <w:color w:val="0000FF"/>
              </w:rPr>
              <w:t>32</w:t>
            </w:r>
          </w:p>
        </w:tc>
        <w:tc>
          <w:tcPr>
            <w:tcW w:w="402" w:type="pct"/>
          </w:tcPr>
          <w:p w14:paraId="59AA53E1" w14:textId="28A3818B"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04CDB7D1" w14:textId="77777777" w:rsidTr="005D0FED">
        <w:tc>
          <w:tcPr>
            <w:tcW w:w="193" w:type="pct"/>
          </w:tcPr>
          <w:p w14:paraId="528BF8E1" w14:textId="668F15BB" w:rsidR="00CD2271" w:rsidRPr="00292DEB" w:rsidRDefault="00CD2271" w:rsidP="00CD2271">
            <w:pPr>
              <w:spacing w:line="276" w:lineRule="auto"/>
              <w:jc w:val="left"/>
              <w:rPr>
                <w:rFonts w:cs="Arial"/>
                <w:b/>
              </w:rPr>
            </w:pPr>
            <w:r w:rsidRPr="00292DEB">
              <w:rPr>
                <w:rFonts w:cs="Arial"/>
                <w:lang w:val="en-GB"/>
              </w:rPr>
              <w:t>EL</w:t>
            </w:r>
          </w:p>
        </w:tc>
        <w:tc>
          <w:tcPr>
            <w:tcW w:w="1371" w:type="pct"/>
          </w:tcPr>
          <w:p w14:paraId="056D104C" w14:textId="61A4D32E" w:rsidR="00CD2271" w:rsidRPr="00292DEB" w:rsidRDefault="00CD2271" w:rsidP="00CD2271">
            <w:pPr>
              <w:spacing w:line="276" w:lineRule="auto"/>
              <w:rPr>
                <w:rFonts w:cs="Arial"/>
              </w:rPr>
            </w:pPr>
            <w:r w:rsidRPr="00292DEB">
              <w:rPr>
                <w:rFonts w:cs="Arial"/>
              </w:rPr>
              <w:t>Dieselben wie für Arbeitnehmer.</w:t>
            </w:r>
          </w:p>
        </w:tc>
        <w:tc>
          <w:tcPr>
            <w:tcW w:w="1370" w:type="pct"/>
          </w:tcPr>
          <w:p w14:paraId="6FEF2BCE" w14:textId="0B46827A" w:rsidR="00CD2271" w:rsidRPr="00292DEB" w:rsidRDefault="00CD2271" w:rsidP="00CD2271">
            <w:pPr>
              <w:spacing w:line="276" w:lineRule="auto"/>
              <w:rPr>
                <w:rFonts w:cs="Arial"/>
                <w:lang w:val="fr-BE"/>
              </w:rPr>
            </w:pPr>
            <w:r w:rsidRPr="00292DEB">
              <w:rPr>
                <w:rFonts w:eastAsia="Calibri" w:cs="Arial"/>
                <w:color w:val="000000"/>
                <w:lang w:val="fr-BE"/>
              </w:rPr>
              <w:t>Mêmes que pour les salariés.</w:t>
            </w:r>
          </w:p>
        </w:tc>
        <w:tc>
          <w:tcPr>
            <w:tcW w:w="1370" w:type="pct"/>
          </w:tcPr>
          <w:p w14:paraId="4F14F41D" w14:textId="77777777" w:rsidR="00CD2271" w:rsidRPr="00292DEB" w:rsidRDefault="00CD2271" w:rsidP="00CD2271">
            <w:pPr>
              <w:rPr>
                <w:rFonts w:cs="Arial"/>
                <w:i/>
                <w:iCs/>
              </w:rPr>
            </w:pPr>
            <w:r w:rsidRPr="00292DEB">
              <w:rPr>
                <w:rFonts w:cs="Arial"/>
                <w:iCs/>
              </w:rPr>
              <w:t>Same as for employees.</w:t>
            </w:r>
          </w:p>
          <w:p w14:paraId="103BA83C"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79FEC8C" w14:textId="13A46CBD" w:rsidR="00CD2271" w:rsidRPr="00292DEB" w:rsidRDefault="00CD2271" w:rsidP="00CD2271">
            <w:pPr>
              <w:spacing w:line="276" w:lineRule="auto"/>
              <w:rPr>
                <w:rFonts w:cs="Arial"/>
                <w:color w:val="0000FF"/>
              </w:rPr>
            </w:pPr>
            <w:r w:rsidRPr="00292DEB">
              <w:rPr>
                <w:rFonts w:cs="Arial"/>
                <w:color w:val="0000FF"/>
              </w:rPr>
              <w:t>3</w:t>
            </w:r>
          </w:p>
        </w:tc>
        <w:tc>
          <w:tcPr>
            <w:tcW w:w="127" w:type="pct"/>
          </w:tcPr>
          <w:p w14:paraId="01144DE8" w14:textId="1883DE61" w:rsidR="00CD2271" w:rsidRPr="00292DEB" w:rsidRDefault="00CD2271" w:rsidP="00CD2271">
            <w:pPr>
              <w:spacing w:line="276" w:lineRule="auto"/>
              <w:rPr>
                <w:rFonts w:cs="Arial"/>
                <w:color w:val="0000FF"/>
              </w:rPr>
            </w:pPr>
            <w:r w:rsidRPr="00292DEB">
              <w:rPr>
                <w:rFonts w:cs="Arial"/>
                <w:color w:val="0000FF"/>
              </w:rPr>
              <w:t>3</w:t>
            </w:r>
            <w:r w:rsidRPr="00292DEB">
              <w:rPr>
                <w:rFonts w:cs="Arial"/>
                <w:color w:val="0000FF"/>
              </w:rPr>
              <w:t>3</w:t>
            </w:r>
          </w:p>
        </w:tc>
        <w:tc>
          <w:tcPr>
            <w:tcW w:w="402" w:type="pct"/>
          </w:tcPr>
          <w:p w14:paraId="4E82A3AB" w14:textId="7704E41A" w:rsidR="00CD2271" w:rsidRPr="00292DEB" w:rsidRDefault="00CD2271" w:rsidP="00CD2271">
            <w:pPr>
              <w:spacing w:line="276" w:lineRule="auto"/>
              <w:rPr>
                <w:rFonts w:cs="Arial"/>
                <w:color w:val="0000FF"/>
              </w:rPr>
            </w:pPr>
            <w:r w:rsidRPr="00292DEB">
              <w:rPr>
                <w:rFonts w:cs="Arial"/>
                <w:color w:val="0000FF"/>
                <w:lang w:val="en-GB"/>
              </w:rPr>
              <w:t>GREECE</w:t>
            </w:r>
          </w:p>
        </w:tc>
      </w:tr>
      <w:tr w:rsidR="00CD2271" w:rsidRPr="00292DEB" w14:paraId="0F900EF3" w14:textId="77777777" w:rsidTr="005D0FED">
        <w:tc>
          <w:tcPr>
            <w:tcW w:w="193" w:type="pct"/>
          </w:tcPr>
          <w:p w14:paraId="27E1475E" w14:textId="562B4D9F"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3EBFFC40" w14:textId="7D28262A" w:rsidR="00CD2271" w:rsidRPr="00292DEB" w:rsidRDefault="00CD2271" w:rsidP="00CD2271">
            <w:pPr>
              <w:pStyle w:val="StandardLinks"/>
              <w:spacing w:line="276" w:lineRule="auto"/>
              <w:jc w:val="both"/>
              <w:rPr>
                <w:rFonts w:cs="Arial"/>
              </w:rPr>
            </w:pPr>
            <w:r w:rsidRPr="00292DEB">
              <w:rPr>
                <w:rFonts w:cs="Arial"/>
              </w:rPr>
              <w:t>Dieselben wie für Arbeitnehmer.</w:t>
            </w:r>
          </w:p>
        </w:tc>
        <w:tc>
          <w:tcPr>
            <w:tcW w:w="1370" w:type="pct"/>
          </w:tcPr>
          <w:p w14:paraId="084D126C" w14:textId="77777777" w:rsidR="00CD2271" w:rsidRPr="00292DEB" w:rsidRDefault="00CD2271" w:rsidP="00CD2271">
            <w:pPr>
              <w:spacing w:line="276" w:lineRule="auto"/>
              <w:rPr>
                <w:rFonts w:cs="Arial"/>
                <w:lang w:val="fr-BE"/>
              </w:rPr>
            </w:pPr>
            <w:r w:rsidRPr="00292DEB">
              <w:rPr>
                <w:rFonts w:cs="Arial"/>
                <w:lang w:val="fr-BE"/>
              </w:rPr>
              <w:t>Mêmes que pour les salariés.</w:t>
            </w:r>
          </w:p>
          <w:p w14:paraId="1AC083AE" w14:textId="77777777" w:rsidR="00CD2271" w:rsidRPr="00292DEB" w:rsidRDefault="00CD2271" w:rsidP="00CD2271">
            <w:pPr>
              <w:pStyle w:val="StandardLinks"/>
              <w:spacing w:line="276" w:lineRule="auto"/>
              <w:jc w:val="both"/>
              <w:rPr>
                <w:rFonts w:cs="Arial"/>
                <w:lang w:val="fr-BE"/>
              </w:rPr>
            </w:pPr>
          </w:p>
        </w:tc>
        <w:tc>
          <w:tcPr>
            <w:tcW w:w="1370" w:type="pct"/>
          </w:tcPr>
          <w:p w14:paraId="71E5D878" w14:textId="77777777" w:rsidR="00CD2271" w:rsidRPr="00292DEB" w:rsidRDefault="00CD2271" w:rsidP="00CD2271">
            <w:pPr>
              <w:rPr>
                <w:rFonts w:cs="Arial"/>
                <w:i/>
                <w:iCs/>
              </w:rPr>
            </w:pPr>
            <w:r w:rsidRPr="00292DEB">
              <w:rPr>
                <w:rFonts w:cs="Arial"/>
                <w:iCs/>
              </w:rPr>
              <w:t>Same as for employees.</w:t>
            </w:r>
          </w:p>
          <w:p w14:paraId="007079D3"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E7F2E0B" w14:textId="1F756282" w:rsidR="00CD2271" w:rsidRPr="00292DEB" w:rsidRDefault="00CD2271" w:rsidP="00CD2271">
            <w:pPr>
              <w:spacing w:line="276" w:lineRule="auto"/>
              <w:rPr>
                <w:rFonts w:cs="Arial"/>
                <w:color w:val="0000FF"/>
                <w:lang w:val="en-US"/>
              </w:rPr>
            </w:pPr>
            <w:r w:rsidRPr="00292DEB">
              <w:rPr>
                <w:rFonts w:cs="Arial"/>
                <w:color w:val="0000FF"/>
              </w:rPr>
              <w:t>3</w:t>
            </w:r>
          </w:p>
        </w:tc>
        <w:tc>
          <w:tcPr>
            <w:tcW w:w="127" w:type="pct"/>
          </w:tcPr>
          <w:p w14:paraId="02523F6E" w14:textId="3FD0E533" w:rsidR="00CD2271" w:rsidRPr="00292DEB" w:rsidRDefault="00CD2271" w:rsidP="00CD2271">
            <w:pPr>
              <w:spacing w:line="276" w:lineRule="auto"/>
              <w:rPr>
                <w:rFonts w:cs="Arial"/>
                <w:color w:val="0000FF"/>
                <w:lang w:val="en-US"/>
              </w:rPr>
            </w:pPr>
            <w:r w:rsidRPr="00292DEB">
              <w:rPr>
                <w:rFonts w:cs="Arial"/>
                <w:color w:val="0000FF"/>
              </w:rPr>
              <w:t>3</w:t>
            </w:r>
            <w:r w:rsidRPr="00292DEB">
              <w:rPr>
                <w:rFonts w:cs="Arial"/>
                <w:color w:val="0000FF"/>
              </w:rPr>
              <w:t>4</w:t>
            </w:r>
          </w:p>
        </w:tc>
        <w:tc>
          <w:tcPr>
            <w:tcW w:w="402" w:type="pct"/>
          </w:tcPr>
          <w:p w14:paraId="574F12C6" w14:textId="387DE410" w:rsidR="00CD2271" w:rsidRPr="00292DEB" w:rsidRDefault="00CD2271" w:rsidP="00CD2271">
            <w:pPr>
              <w:spacing w:line="276" w:lineRule="auto"/>
              <w:rPr>
                <w:rFonts w:cs="Arial"/>
                <w:color w:val="0000FF"/>
                <w:lang w:val="en-US"/>
              </w:rPr>
            </w:pPr>
            <w:r w:rsidRPr="00292DEB">
              <w:rPr>
                <w:rFonts w:cs="Arial"/>
                <w:color w:val="0000FF"/>
                <w:lang w:val="en-GB"/>
              </w:rPr>
              <w:t>GREECE</w:t>
            </w:r>
          </w:p>
        </w:tc>
      </w:tr>
      <w:tr w:rsidR="00CD2271" w:rsidRPr="00292DEB" w14:paraId="7355CC49" w14:textId="77777777" w:rsidTr="005D0FED">
        <w:tc>
          <w:tcPr>
            <w:tcW w:w="193" w:type="pct"/>
          </w:tcPr>
          <w:p w14:paraId="155BA6AC" w14:textId="77777777" w:rsidR="00CD2271" w:rsidRPr="00292DEB" w:rsidRDefault="00CD2271" w:rsidP="00CD2271">
            <w:pPr>
              <w:spacing w:line="276" w:lineRule="auto"/>
              <w:jc w:val="left"/>
              <w:rPr>
                <w:rFonts w:cs="Arial"/>
                <w:lang w:val="es-ES"/>
              </w:rPr>
            </w:pPr>
            <w:r w:rsidRPr="00292DEB">
              <w:rPr>
                <w:rFonts w:cs="Arial"/>
                <w:lang w:val="es-ES"/>
              </w:rPr>
              <w:t>EL</w:t>
            </w:r>
          </w:p>
          <w:p w14:paraId="7815E1BB" w14:textId="77777777" w:rsidR="00CD2271" w:rsidRPr="00292DEB" w:rsidRDefault="00CD2271" w:rsidP="00CD2271">
            <w:pPr>
              <w:spacing w:line="276" w:lineRule="auto"/>
              <w:jc w:val="left"/>
              <w:rPr>
                <w:rFonts w:cs="Arial"/>
                <w:lang w:val="es-ES"/>
              </w:rPr>
            </w:pPr>
            <w:r w:rsidRPr="00292DEB">
              <w:rPr>
                <w:rFonts w:cs="Arial"/>
                <w:lang w:val="es-ES"/>
              </w:rPr>
              <w:t>EL</w:t>
            </w:r>
          </w:p>
          <w:p w14:paraId="7A81CD8C" w14:textId="77777777" w:rsidR="00CD2271" w:rsidRPr="00292DEB" w:rsidRDefault="00CD2271" w:rsidP="00CD2271">
            <w:pPr>
              <w:spacing w:line="276" w:lineRule="auto"/>
              <w:jc w:val="left"/>
              <w:rPr>
                <w:rFonts w:cs="Arial"/>
                <w:lang w:val="es-ES"/>
              </w:rPr>
            </w:pPr>
            <w:r w:rsidRPr="00292DEB">
              <w:rPr>
                <w:rFonts w:cs="Arial"/>
                <w:lang w:val="es-ES"/>
              </w:rPr>
              <w:t>EL</w:t>
            </w:r>
          </w:p>
          <w:p w14:paraId="60B7758F" w14:textId="77777777" w:rsidR="00CD2271" w:rsidRPr="00292DEB" w:rsidRDefault="00CD2271" w:rsidP="00CD2271">
            <w:pPr>
              <w:spacing w:line="276" w:lineRule="auto"/>
              <w:jc w:val="left"/>
              <w:rPr>
                <w:rFonts w:cs="Arial"/>
                <w:lang w:val="es-ES"/>
              </w:rPr>
            </w:pPr>
            <w:r w:rsidRPr="00292DEB">
              <w:rPr>
                <w:rFonts w:cs="Arial"/>
                <w:lang w:val="es-ES"/>
              </w:rPr>
              <w:t>EL</w:t>
            </w:r>
          </w:p>
          <w:p w14:paraId="7925D8F8" w14:textId="77777777" w:rsidR="00CD2271" w:rsidRPr="00292DEB" w:rsidRDefault="00CD2271" w:rsidP="00CD2271">
            <w:pPr>
              <w:spacing w:line="276" w:lineRule="auto"/>
              <w:jc w:val="left"/>
              <w:rPr>
                <w:rFonts w:cs="Arial"/>
                <w:lang w:val="es-ES"/>
              </w:rPr>
            </w:pPr>
            <w:r w:rsidRPr="00292DEB">
              <w:rPr>
                <w:rFonts w:cs="Arial"/>
                <w:lang w:val="es-ES"/>
              </w:rPr>
              <w:t>EL</w:t>
            </w:r>
          </w:p>
          <w:p w14:paraId="3C01A31F" w14:textId="77777777" w:rsidR="00CD2271" w:rsidRPr="00292DEB" w:rsidRDefault="00CD2271" w:rsidP="00CD2271">
            <w:pPr>
              <w:spacing w:line="276" w:lineRule="auto"/>
              <w:jc w:val="left"/>
              <w:rPr>
                <w:rFonts w:cs="Arial"/>
                <w:lang w:val="es-ES"/>
              </w:rPr>
            </w:pPr>
            <w:r w:rsidRPr="00292DEB">
              <w:rPr>
                <w:rFonts w:cs="Arial"/>
                <w:lang w:val="es-ES"/>
              </w:rPr>
              <w:t>EL</w:t>
            </w:r>
          </w:p>
          <w:p w14:paraId="25DBAE03" w14:textId="77777777" w:rsidR="00CD2271" w:rsidRPr="00292DEB" w:rsidRDefault="00CD2271" w:rsidP="00CD2271">
            <w:pPr>
              <w:spacing w:line="276" w:lineRule="auto"/>
              <w:jc w:val="left"/>
              <w:rPr>
                <w:rFonts w:cs="Arial"/>
                <w:lang w:val="es-ES"/>
              </w:rPr>
            </w:pPr>
            <w:r w:rsidRPr="00292DEB">
              <w:rPr>
                <w:rFonts w:cs="Arial"/>
                <w:lang w:val="es-ES"/>
              </w:rPr>
              <w:t>EL</w:t>
            </w:r>
          </w:p>
          <w:p w14:paraId="77AF6315" w14:textId="77777777" w:rsidR="00CD2271" w:rsidRPr="00292DEB" w:rsidRDefault="00CD2271" w:rsidP="00CD2271">
            <w:pPr>
              <w:spacing w:line="276" w:lineRule="auto"/>
              <w:jc w:val="left"/>
              <w:rPr>
                <w:rFonts w:cs="Arial"/>
                <w:lang w:val="es-ES"/>
              </w:rPr>
            </w:pPr>
            <w:r w:rsidRPr="00292DEB">
              <w:rPr>
                <w:rFonts w:cs="Arial"/>
                <w:lang w:val="es-ES"/>
              </w:rPr>
              <w:t>EL</w:t>
            </w:r>
          </w:p>
          <w:p w14:paraId="1E790D19" w14:textId="77777777" w:rsidR="00CD2271" w:rsidRPr="00292DEB" w:rsidRDefault="00CD2271" w:rsidP="00CD2271">
            <w:pPr>
              <w:spacing w:line="276" w:lineRule="auto"/>
              <w:jc w:val="left"/>
              <w:rPr>
                <w:rFonts w:cs="Arial"/>
                <w:lang w:val="es-ES"/>
              </w:rPr>
            </w:pPr>
            <w:r w:rsidRPr="00292DEB">
              <w:rPr>
                <w:rFonts w:cs="Arial"/>
                <w:lang w:val="es-ES"/>
              </w:rPr>
              <w:t>EL</w:t>
            </w:r>
          </w:p>
          <w:p w14:paraId="24F84449" w14:textId="77777777" w:rsidR="00CD2271" w:rsidRPr="00292DEB" w:rsidRDefault="00CD2271" w:rsidP="00CD2271">
            <w:pPr>
              <w:spacing w:line="276" w:lineRule="auto"/>
              <w:jc w:val="left"/>
              <w:rPr>
                <w:rFonts w:cs="Arial"/>
                <w:lang w:val="es-ES"/>
              </w:rPr>
            </w:pPr>
            <w:r w:rsidRPr="00292DEB">
              <w:rPr>
                <w:rFonts w:cs="Arial"/>
                <w:lang w:val="es-ES"/>
              </w:rPr>
              <w:t>EL</w:t>
            </w:r>
          </w:p>
          <w:p w14:paraId="636073F1" w14:textId="77777777" w:rsidR="00CD2271" w:rsidRPr="00292DEB" w:rsidRDefault="00CD2271" w:rsidP="00CD2271">
            <w:pPr>
              <w:spacing w:line="276" w:lineRule="auto"/>
              <w:jc w:val="left"/>
              <w:rPr>
                <w:rFonts w:cs="Arial"/>
                <w:lang w:val="es-ES"/>
              </w:rPr>
            </w:pPr>
            <w:r w:rsidRPr="00292DEB">
              <w:rPr>
                <w:rFonts w:cs="Arial"/>
                <w:lang w:val="es-ES"/>
              </w:rPr>
              <w:t>EL</w:t>
            </w:r>
          </w:p>
          <w:p w14:paraId="064CD313" w14:textId="77777777" w:rsidR="00CD2271" w:rsidRPr="00292DEB" w:rsidRDefault="00CD2271" w:rsidP="00CD2271">
            <w:pPr>
              <w:spacing w:line="276" w:lineRule="auto"/>
              <w:jc w:val="left"/>
              <w:rPr>
                <w:rFonts w:cs="Arial"/>
                <w:lang w:val="es-ES"/>
              </w:rPr>
            </w:pPr>
            <w:r w:rsidRPr="00292DEB">
              <w:rPr>
                <w:rFonts w:cs="Arial"/>
                <w:lang w:val="es-ES"/>
              </w:rPr>
              <w:t>EL</w:t>
            </w:r>
          </w:p>
          <w:p w14:paraId="4C4A304E" w14:textId="77777777" w:rsidR="00CD2271" w:rsidRPr="00292DEB" w:rsidRDefault="00CD2271" w:rsidP="00CD2271">
            <w:pPr>
              <w:spacing w:line="276" w:lineRule="auto"/>
              <w:jc w:val="left"/>
              <w:rPr>
                <w:rFonts w:cs="Arial"/>
                <w:lang w:val="es-ES"/>
              </w:rPr>
            </w:pPr>
            <w:r w:rsidRPr="00292DEB">
              <w:rPr>
                <w:rFonts w:cs="Arial"/>
                <w:lang w:val="es-ES"/>
              </w:rPr>
              <w:t>EL</w:t>
            </w:r>
          </w:p>
          <w:p w14:paraId="552C0736" w14:textId="77777777" w:rsidR="00CD2271" w:rsidRPr="00292DEB" w:rsidRDefault="00CD2271" w:rsidP="00CD2271">
            <w:pPr>
              <w:spacing w:line="276" w:lineRule="auto"/>
              <w:jc w:val="left"/>
              <w:rPr>
                <w:rFonts w:cs="Arial"/>
                <w:lang w:val="es-ES"/>
              </w:rPr>
            </w:pPr>
            <w:r w:rsidRPr="00292DEB">
              <w:rPr>
                <w:rFonts w:cs="Arial"/>
                <w:lang w:val="es-ES"/>
              </w:rPr>
              <w:lastRenderedPageBreak/>
              <w:t>EL</w:t>
            </w:r>
          </w:p>
          <w:p w14:paraId="151D8B85" w14:textId="77777777" w:rsidR="00CD2271" w:rsidRPr="00292DEB" w:rsidRDefault="00CD2271" w:rsidP="00CD2271">
            <w:pPr>
              <w:spacing w:line="276" w:lineRule="auto"/>
              <w:jc w:val="left"/>
              <w:rPr>
                <w:rFonts w:cs="Arial"/>
                <w:lang w:val="es-ES"/>
              </w:rPr>
            </w:pPr>
            <w:r w:rsidRPr="00292DEB">
              <w:rPr>
                <w:rFonts w:cs="Arial"/>
                <w:lang w:val="es-ES"/>
              </w:rPr>
              <w:t>EL</w:t>
            </w:r>
          </w:p>
          <w:p w14:paraId="297E2C2F" w14:textId="77777777" w:rsidR="00CD2271" w:rsidRPr="00292DEB" w:rsidRDefault="00CD2271" w:rsidP="00CD2271">
            <w:pPr>
              <w:spacing w:line="276" w:lineRule="auto"/>
              <w:jc w:val="left"/>
              <w:rPr>
                <w:rFonts w:cs="Arial"/>
                <w:lang w:val="es-ES"/>
              </w:rPr>
            </w:pPr>
            <w:r w:rsidRPr="00292DEB">
              <w:rPr>
                <w:rFonts w:cs="Arial"/>
                <w:lang w:val="es-ES"/>
              </w:rPr>
              <w:t>EL</w:t>
            </w:r>
          </w:p>
          <w:p w14:paraId="6871C9C2" w14:textId="77777777" w:rsidR="00CD2271" w:rsidRPr="00292DEB" w:rsidRDefault="00CD2271" w:rsidP="00CD2271">
            <w:pPr>
              <w:spacing w:line="276" w:lineRule="auto"/>
              <w:jc w:val="left"/>
              <w:rPr>
                <w:rFonts w:cs="Arial"/>
                <w:lang w:val="es-ES"/>
              </w:rPr>
            </w:pPr>
            <w:r w:rsidRPr="00292DEB">
              <w:rPr>
                <w:rFonts w:cs="Arial"/>
                <w:lang w:val="es-ES"/>
              </w:rPr>
              <w:t>EL</w:t>
            </w:r>
          </w:p>
          <w:p w14:paraId="70560AA4" w14:textId="77777777" w:rsidR="00CD2271" w:rsidRPr="00292DEB" w:rsidRDefault="00CD2271" w:rsidP="00CD2271">
            <w:pPr>
              <w:spacing w:line="276" w:lineRule="auto"/>
              <w:jc w:val="left"/>
              <w:rPr>
                <w:rFonts w:cs="Arial"/>
                <w:lang w:val="es-ES"/>
              </w:rPr>
            </w:pPr>
            <w:r w:rsidRPr="00292DEB">
              <w:rPr>
                <w:rFonts w:cs="Arial"/>
                <w:lang w:val="es-ES"/>
              </w:rPr>
              <w:t>EL</w:t>
            </w:r>
          </w:p>
          <w:p w14:paraId="2FE31663" w14:textId="77777777" w:rsidR="00CD2271" w:rsidRPr="00292DEB" w:rsidRDefault="00CD2271" w:rsidP="00CD2271">
            <w:pPr>
              <w:spacing w:line="276" w:lineRule="auto"/>
              <w:jc w:val="left"/>
              <w:rPr>
                <w:rFonts w:cs="Arial"/>
                <w:lang w:val="es-ES"/>
              </w:rPr>
            </w:pPr>
            <w:r w:rsidRPr="00292DEB">
              <w:rPr>
                <w:rFonts w:cs="Arial"/>
                <w:lang w:val="es-ES"/>
              </w:rPr>
              <w:t>EL</w:t>
            </w:r>
          </w:p>
          <w:p w14:paraId="35DEA184" w14:textId="77777777" w:rsidR="00CD2271" w:rsidRPr="00292DEB" w:rsidRDefault="00CD2271" w:rsidP="00CD2271">
            <w:pPr>
              <w:spacing w:line="276" w:lineRule="auto"/>
              <w:jc w:val="left"/>
              <w:rPr>
                <w:rFonts w:cs="Arial"/>
                <w:lang w:val="es-ES"/>
              </w:rPr>
            </w:pPr>
            <w:r w:rsidRPr="00292DEB">
              <w:rPr>
                <w:rFonts w:cs="Arial"/>
                <w:lang w:val="es-ES"/>
              </w:rPr>
              <w:t>EL</w:t>
            </w:r>
          </w:p>
          <w:p w14:paraId="38E71EB8" w14:textId="77777777" w:rsidR="00CD2271" w:rsidRPr="00292DEB" w:rsidRDefault="00CD2271" w:rsidP="00CD2271">
            <w:pPr>
              <w:spacing w:line="276" w:lineRule="auto"/>
              <w:jc w:val="left"/>
              <w:rPr>
                <w:rFonts w:cs="Arial"/>
                <w:lang w:val="es-ES"/>
              </w:rPr>
            </w:pPr>
            <w:r w:rsidRPr="00292DEB">
              <w:rPr>
                <w:rFonts w:cs="Arial"/>
                <w:lang w:val="es-ES"/>
              </w:rPr>
              <w:t>EL</w:t>
            </w:r>
          </w:p>
          <w:p w14:paraId="1592438D" w14:textId="77777777" w:rsidR="00CD2271" w:rsidRPr="00292DEB" w:rsidRDefault="00CD2271" w:rsidP="00CD2271">
            <w:pPr>
              <w:spacing w:line="276" w:lineRule="auto"/>
              <w:jc w:val="left"/>
              <w:rPr>
                <w:rFonts w:cs="Arial"/>
                <w:lang w:val="es-ES"/>
              </w:rPr>
            </w:pPr>
            <w:r w:rsidRPr="00292DEB">
              <w:rPr>
                <w:rFonts w:cs="Arial"/>
                <w:lang w:val="es-ES"/>
              </w:rPr>
              <w:t>EL</w:t>
            </w:r>
          </w:p>
          <w:p w14:paraId="27362F5F" w14:textId="77777777" w:rsidR="00CD2271" w:rsidRPr="00292DEB" w:rsidRDefault="00CD2271" w:rsidP="00CD2271">
            <w:pPr>
              <w:spacing w:line="276" w:lineRule="auto"/>
              <w:jc w:val="left"/>
              <w:rPr>
                <w:rFonts w:cs="Arial"/>
                <w:lang w:val="es-ES"/>
              </w:rPr>
            </w:pPr>
            <w:r w:rsidRPr="00292DEB">
              <w:rPr>
                <w:rFonts w:cs="Arial"/>
                <w:lang w:val="es-ES"/>
              </w:rPr>
              <w:t>EL</w:t>
            </w:r>
          </w:p>
          <w:p w14:paraId="64C41D5C" w14:textId="77777777" w:rsidR="00CD2271" w:rsidRPr="00292DEB" w:rsidRDefault="00CD2271" w:rsidP="00CD2271">
            <w:pPr>
              <w:spacing w:line="276" w:lineRule="auto"/>
              <w:jc w:val="left"/>
              <w:rPr>
                <w:rFonts w:cs="Arial"/>
                <w:lang w:val="es-ES"/>
              </w:rPr>
            </w:pPr>
            <w:r w:rsidRPr="00292DEB">
              <w:rPr>
                <w:rFonts w:cs="Arial"/>
                <w:lang w:val="es-ES"/>
              </w:rPr>
              <w:t>EL</w:t>
            </w:r>
          </w:p>
          <w:p w14:paraId="52A7480F" w14:textId="77777777" w:rsidR="00CD2271" w:rsidRPr="00292DEB" w:rsidRDefault="00CD2271" w:rsidP="00CD2271">
            <w:pPr>
              <w:spacing w:line="276" w:lineRule="auto"/>
              <w:jc w:val="left"/>
              <w:rPr>
                <w:rFonts w:cs="Arial"/>
                <w:lang w:val="es-ES"/>
              </w:rPr>
            </w:pPr>
            <w:r w:rsidRPr="00292DEB">
              <w:rPr>
                <w:rFonts w:cs="Arial"/>
                <w:lang w:val="es-ES"/>
              </w:rPr>
              <w:t>EL</w:t>
            </w:r>
          </w:p>
          <w:p w14:paraId="76844807" w14:textId="77777777" w:rsidR="00CD2271" w:rsidRPr="00292DEB" w:rsidRDefault="00CD2271" w:rsidP="00CD2271">
            <w:pPr>
              <w:spacing w:line="276" w:lineRule="auto"/>
              <w:jc w:val="left"/>
              <w:rPr>
                <w:rFonts w:cs="Arial"/>
                <w:lang w:val="es-ES"/>
              </w:rPr>
            </w:pPr>
            <w:r w:rsidRPr="00292DEB">
              <w:rPr>
                <w:rFonts w:cs="Arial"/>
                <w:lang w:val="es-ES"/>
              </w:rPr>
              <w:t>EL</w:t>
            </w:r>
          </w:p>
          <w:p w14:paraId="4BCC39EA" w14:textId="77777777" w:rsidR="00CD2271" w:rsidRPr="00292DEB" w:rsidRDefault="00CD2271" w:rsidP="00CD2271">
            <w:pPr>
              <w:spacing w:line="276" w:lineRule="auto"/>
              <w:jc w:val="left"/>
              <w:rPr>
                <w:rFonts w:cs="Arial"/>
                <w:lang w:val="es-ES"/>
              </w:rPr>
            </w:pPr>
            <w:r w:rsidRPr="00292DEB">
              <w:rPr>
                <w:rFonts w:cs="Arial"/>
                <w:lang w:val="es-ES"/>
              </w:rPr>
              <w:t>EL</w:t>
            </w:r>
          </w:p>
          <w:p w14:paraId="74D6AC22" w14:textId="77777777" w:rsidR="00CD2271" w:rsidRPr="00292DEB" w:rsidRDefault="00CD2271" w:rsidP="00CD2271">
            <w:pPr>
              <w:spacing w:line="276" w:lineRule="auto"/>
              <w:jc w:val="left"/>
              <w:rPr>
                <w:rFonts w:cs="Arial"/>
                <w:lang w:val="es-ES"/>
              </w:rPr>
            </w:pPr>
            <w:r w:rsidRPr="00292DEB">
              <w:rPr>
                <w:rFonts w:cs="Arial"/>
                <w:lang w:val="es-ES"/>
              </w:rPr>
              <w:t>EL</w:t>
            </w:r>
          </w:p>
          <w:p w14:paraId="6A96844B" w14:textId="77777777" w:rsidR="00CD2271" w:rsidRPr="00292DEB" w:rsidRDefault="00CD2271" w:rsidP="00CD2271">
            <w:pPr>
              <w:spacing w:line="276" w:lineRule="auto"/>
              <w:jc w:val="left"/>
              <w:rPr>
                <w:rFonts w:cs="Arial"/>
                <w:lang w:val="es-ES"/>
              </w:rPr>
            </w:pPr>
            <w:r w:rsidRPr="00292DEB">
              <w:rPr>
                <w:rFonts w:cs="Arial"/>
                <w:lang w:val="es-ES"/>
              </w:rPr>
              <w:t>EL</w:t>
            </w:r>
          </w:p>
          <w:p w14:paraId="2B5E1979" w14:textId="77777777" w:rsidR="00CD2271" w:rsidRPr="00292DEB" w:rsidRDefault="00CD2271" w:rsidP="00CD2271">
            <w:pPr>
              <w:spacing w:line="276" w:lineRule="auto"/>
              <w:jc w:val="left"/>
              <w:rPr>
                <w:rFonts w:cs="Arial"/>
                <w:lang w:val="es-ES"/>
              </w:rPr>
            </w:pPr>
            <w:r w:rsidRPr="00292DEB">
              <w:rPr>
                <w:rFonts w:cs="Arial"/>
                <w:lang w:val="es-ES"/>
              </w:rPr>
              <w:t>EL</w:t>
            </w:r>
          </w:p>
          <w:p w14:paraId="47670038" w14:textId="540403D5"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3913EA28" w14:textId="77777777" w:rsidR="00CD2271" w:rsidRPr="00292DEB" w:rsidRDefault="00CD2271" w:rsidP="00CD2271">
            <w:pPr>
              <w:spacing w:line="276" w:lineRule="auto"/>
              <w:rPr>
                <w:rStyle w:val="StandardLinksChar"/>
                <w:rFonts w:cs="Arial"/>
              </w:rPr>
            </w:pPr>
            <w:proofErr w:type="spellStart"/>
            <w:r w:rsidRPr="00292DEB">
              <w:rPr>
                <w:rFonts w:cs="Arial"/>
                <w:lang w:val="es-ES"/>
              </w:rPr>
              <w:lastRenderedPageBreak/>
              <w:t>Gesetzgebendes</w:t>
            </w:r>
            <w:proofErr w:type="spellEnd"/>
            <w:r w:rsidRPr="00292DEB">
              <w:rPr>
                <w:rFonts w:cs="Arial"/>
                <w:lang w:val="es-ES"/>
              </w:rPr>
              <w:t xml:space="preserve"> </w:t>
            </w:r>
            <w:proofErr w:type="spellStart"/>
            <w:r w:rsidRPr="00292DEB">
              <w:rPr>
                <w:rFonts w:cs="Arial"/>
                <w:lang w:val="es-ES"/>
              </w:rPr>
              <w:t>Dekret</w:t>
            </w:r>
            <w:proofErr w:type="spellEnd"/>
            <w:r w:rsidRPr="00292DEB">
              <w:rPr>
                <w:rFonts w:cs="Arial"/>
                <w:lang w:val="es-ES"/>
              </w:rPr>
              <w:t xml:space="preserve"> </w:t>
            </w:r>
            <w:r w:rsidRPr="00292DEB">
              <w:rPr>
                <w:rFonts w:cs="Arial"/>
                <w:i/>
                <w:color w:val="008080"/>
                <w:lang w:val="es-ES"/>
              </w:rPr>
              <w:t>(</w:t>
            </w:r>
            <w:r w:rsidRPr="00292DEB">
              <w:rPr>
                <w:rFonts w:cs="Arial"/>
                <w:i/>
                <w:color w:val="008080"/>
              </w:rPr>
              <w:t>ΝΟΜΟΘΕΤΙΚΟ</w:t>
            </w:r>
            <w:r w:rsidRPr="00292DEB">
              <w:rPr>
                <w:rFonts w:cs="Arial"/>
                <w:i/>
                <w:color w:val="008080"/>
                <w:lang w:val="es-ES"/>
              </w:rPr>
              <w:t xml:space="preserve"> </w:t>
            </w:r>
            <w:r w:rsidRPr="00292DEB">
              <w:rPr>
                <w:rFonts w:cs="Arial"/>
                <w:i/>
                <w:color w:val="008080"/>
              </w:rPr>
              <w:t>ΔΙΑΤΑΓΜΑ</w:t>
            </w:r>
            <w:r w:rsidRPr="00292DEB">
              <w:rPr>
                <w:rFonts w:cs="Arial"/>
                <w:i/>
                <w:color w:val="008080"/>
                <w:lang w:val="es-ES"/>
              </w:rPr>
              <w:t>)</w:t>
            </w:r>
            <w:r w:rsidRPr="00292DEB">
              <w:rPr>
                <w:rFonts w:cs="Arial"/>
                <w:lang w:val="es-ES"/>
              </w:rPr>
              <w:t xml:space="preserve"> </w:t>
            </w:r>
            <w:proofErr w:type="spellStart"/>
            <w:r w:rsidRPr="00292DEB">
              <w:rPr>
                <w:rFonts w:cs="Arial"/>
                <w:lang w:val="es-ES"/>
              </w:rPr>
              <w:t>Nr</w:t>
            </w:r>
            <w:proofErr w:type="spellEnd"/>
            <w:r w:rsidRPr="00292DEB">
              <w:rPr>
                <w:rFonts w:cs="Arial"/>
                <w:lang w:val="es-ES"/>
              </w:rPr>
              <w:t xml:space="preserve">. </w:t>
            </w:r>
            <w:r w:rsidRPr="00292DEB">
              <w:rPr>
                <w:rFonts w:cs="Arial"/>
                <w:color w:val="800000"/>
                <w:lang w:val="es-ES"/>
              </w:rPr>
              <w:t>1846/51</w:t>
            </w:r>
            <w:r w:rsidRPr="00292DEB">
              <w:rPr>
                <w:rFonts w:cs="Arial"/>
                <w:lang w:val="es-ES"/>
              </w:rPr>
              <w:t xml:space="preserve"> </w:t>
            </w:r>
            <w:proofErr w:type="spellStart"/>
            <w:r w:rsidRPr="00292DEB">
              <w:rPr>
                <w:rFonts w:cs="Arial"/>
                <w:lang w:val="es-ES"/>
              </w:rPr>
              <w:t>vom</w:t>
            </w:r>
            <w:proofErr w:type="spellEnd"/>
            <w:r w:rsidRPr="00292DEB">
              <w:rPr>
                <w:rFonts w:cs="Arial"/>
                <w:lang w:val="es-ES"/>
              </w:rPr>
              <w:t xml:space="preserve"> 14. </w:t>
            </w:r>
            <w:r w:rsidRPr="00292DEB">
              <w:rPr>
                <w:rFonts w:cs="Arial"/>
              </w:rPr>
              <w:t>Juni 1951 über Sozialversicherung, in der aktuellen Fassung.</w:t>
            </w:r>
          </w:p>
          <w:p w14:paraId="4C0AC9F6"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2874/00</w:t>
            </w:r>
            <w:r w:rsidRPr="00292DEB">
              <w:rPr>
                <w:rFonts w:cs="Arial"/>
              </w:rPr>
              <w:t>.</w:t>
            </w:r>
          </w:p>
          <w:p w14:paraId="54F2BC81" w14:textId="77777777" w:rsidR="00CD2271" w:rsidRPr="00292DEB" w:rsidRDefault="00CD2271" w:rsidP="00CD2271">
            <w:pPr>
              <w:spacing w:line="276" w:lineRule="auto"/>
              <w:rPr>
                <w:rFonts w:cs="Arial"/>
              </w:rPr>
            </w:pPr>
            <w:r w:rsidRPr="00292DEB">
              <w:rPr>
                <w:rFonts w:cs="Arial"/>
              </w:rPr>
              <w:t xml:space="preserve">Artikel </w:t>
            </w:r>
            <w:r w:rsidRPr="00292DEB">
              <w:rPr>
                <w:rFonts w:cs="Arial"/>
                <w:color w:val="800000"/>
              </w:rPr>
              <w:t>657</w:t>
            </w:r>
            <w:r w:rsidRPr="00292DEB">
              <w:rPr>
                <w:rFonts w:cs="Arial"/>
              </w:rPr>
              <w:t xml:space="preserve"> und </w:t>
            </w:r>
            <w:r w:rsidRPr="00292DEB">
              <w:rPr>
                <w:rFonts w:cs="Arial"/>
                <w:color w:val="800000"/>
              </w:rPr>
              <w:t>658</w:t>
            </w:r>
            <w:r w:rsidRPr="00292DEB">
              <w:rPr>
                <w:rFonts w:cs="Arial"/>
              </w:rPr>
              <w:t xml:space="preserve"> des </w:t>
            </w:r>
            <w:r w:rsidRPr="00292DEB">
              <w:rPr>
                <w:rFonts w:cs="Arial"/>
                <w:color w:val="008000"/>
              </w:rPr>
              <w:t>Bürgerlichen Gesetzbuches</w:t>
            </w:r>
            <w:r w:rsidRPr="00292DEB">
              <w:rPr>
                <w:rFonts w:cs="Arial"/>
              </w:rPr>
              <w:t xml:space="preserve"> </w:t>
            </w:r>
            <w:r w:rsidRPr="00292DEB">
              <w:rPr>
                <w:rFonts w:cs="Arial"/>
                <w:i/>
                <w:color w:val="008080"/>
              </w:rPr>
              <w:t>(ΑΣΤΙΚΟΣ ΚΩΔΙΚΑΣ)</w:t>
            </w:r>
            <w:r w:rsidRPr="00292DEB">
              <w:rPr>
                <w:rFonts w:cs="Arial"/>
              </w:rPr>
              <w:t>.</w:t>
            </w:r>
          </w:p>
          <w:p w14:paraId="7F368E68" w14:textId="77777777" w:rsidR="00CD2271" w:rsidRPr="00292DEB" w:rsidRDefault="00CD2271" w:rsidP="00CD2271">
            <w:pPr>
              <w:spacing w:line="276" w:lineRule="auto"/>
              <w:rPr>
                <w:rFonts w:cs="Arial"/>
              </w:rPr>
            </w:pPr>
            <w:r w:rsidRPr="00292DEB">
              <w:rPr>
                <w:rFonts w:cs="Arial"/>
              </w:rPr>
              <w:t xml:space="preserve">Präsidialerlass </w:t>
            </w:r>
            <w:r w:rsidRPr="00292DEB">
              <w:rPr>
                <w:rFonts w:cs="Arial"/>
                <w:i/>
                <w:color w:val="008080"/>
              </w:rPr>
              <w:t xml:space="preserve">(ΠΡΟΕΔΡΙΚΟ ΔΙΑΤΑΓΜΑ) </w:t>
            </w:r>
            <w:r w:rsidRPr="00292DEB">
              <w:rPr>
                <w:rFonts w:cs="Arial"/>
              </w:rPr>
              <w:t>Nr.</w:t>
            </w:r>
            <w:r w:rsidRPr="00292DEB">
              <w:rPr>
                <w:rFonts w:cs="Arial"/>
                <w:i/>
                <w:color w:val="008080"/>
              </w:rPr>
              <w:t xml:space="preserve"> </w:t>
            </w:r>
            <w:r w:rsidRPr="00292DEB">
              <w:rPr>
                <w:rFonts w:cs="Arial"/>
                <w:color w:val="800000"/>
              </w:rPr>
              <w:t>456/84.</w:t>
            </w:r>
          </w:p>
          <w:p w14:paraId="6B021B0C" w14:textId="77777777" w:rsidR="00CD2271" w:rsidRPr="00292DEB" w:rsidRDefault="00CD2271" w:rsidP="00CD2271">
            <w:pPr>
              <w:spacing w:line="276" w:lineRule="auto"/>
              <w:rPr>
                <w:rFonts w:cs="Arial"/>
                <w:b/>
              </w:rPr>
            </w:pPr>
          </w:p>
          <w:p w14:paraId="4AD49185" w14:textId="77777777" w:rsidR="00CD2271" w:rsidRPr="00292DEB" w:rsidRDefault="00CD2271" w:rsidP="00CD2271">
            <w:pPr>
              <w:spacing w:line="276" w:lineRule="auto"/>
              <w:rPr>
                <w:rFonts w:cs="Arial"/>
                <w:color w:val="FF0000"/>
              </w:rPr>
            </w:pPr>
            <w:r w:rsidRPr="00292DEB">
              <w:rPr>
                <w:rFonts w:cs="Arial"/>
              </w:rPr>
              <w:t xml:space="preserve">Für </w:t>
            </w:r>
            <w:r w:rsidRPr="00292DEB">
              <w:rPr>
                <w:rFonts w:cs="Arial"/>
                <w:color w:val="008000"/>
              </w:rPr>
              <w:t>Ergänzende Mutterschaftsschutzbeihilfe</w:t>
            </w:r>
            <w:r w:rsidRPr="00292DEB">
              <w:rPr>
                <w:rFonts w:cs="Arial"/>
                <w:color w:val="FF0000"/>
              </w:rPr>
              <w:t xml:space="preserve"> </w:t>
            </w:r>
            <w:r w:rsidRPr="00292DEB">
              <w:rPr>
                <w:rFonts w:cs="Arial"/>
                <w:color w:val="008080"/>
              </w:rPr>
              <w:lastRenderedPageBreak/>
              <w:t>(</w:t>
            </w:r>
            <w:r w:rsidRPr="00292DEB">
              <w:rPr>
                <w:rFonts w:cs="Arial"/>
                <w:i/>
                <w:color w:val="008080"/>
              </w:rPr>
              <w:t>ΣΥΜΠΛΗΡΩΜΑΤΙΚΕΣ ΠΑΡΟΧΕΣ ΜΗΤΡΟΤΗΤΑΣ</w:t>
            </w:r>
            <w:r w:rsidRPr="00292DEB">
              <w:rPr>
                <w:rFonts w:cs="Arial"/>
                <w:color w:val="008080"/>
              </w:rPr>
              <w:t>).</w:t>
            </w:r>
          </w:p>
          <w:p w14:paraId="57DF8663" w14:textId="77777777" w:rsidR="00CD2271" w:rsidRPr="00292DEB" w:rsidRDefault="00CD2271" w:rsidP="00CD2271">
            <w:pPr>
              <w:numPr>
                <w:ilvl w:val="0"/>
                <w:numId w:val="15"/>
              </w:numPr>
              <w:spacing w:line="276" w:lineRule="auto"/>
              <w:rPr>
                <w:rFonts w:cs="Arial"/>
              </w:rPr>
            </w:pPr>
            <w:r w:rsidRPr="00292DEB">
              <w:rPr>
                <w:rFonts w:cs="Arial"/>
              </w:rPr>
              <w:t xml:space="preserve">Gesetz </w:t>
            </w:r>
            <w:r w:rsidRPr="00292DEB">
              <w:rPr>
                <w:rFonts w:cs="Arial"/>
                <w:color w:val="800000"/>
              </w:rPr>
              <w:t>549/1977.</w:t>
            </w:r>
          </w:p>
          <w:p w14:paraId="35337376" w14:textId="77777777" w:rsidR="00CD2271" w:rsidRPr="00292DEB" w:rsidRDefault="00CD2271" w:rsidP="00CD2271">
            <w:pPr>
              <w:numPr>
                <w:ilvl w:val="0"/>
                <w:numId w:val="15"/>
              </w:numPr>
              <w:spacing w:line="276" w:lineRule="auto"/>
              <w:rPr>
                <w:rFonts w:cs="Arial"/>
              </w:rPr>
            </w:pPr>
            <w:r w:rsidRPr="00292DEB">
              <w:rPr>
                <w:rFonts w:cs="Arial"/>
              </w:rPr>
              <w:t xml:space="preserve">Präsidialerlass </w:t>
            </w:r>
            <w:r w:rsidRPr="00292DEB">
              <w:rPr>
                <w:rFonts w:cs="Arial"/>
                <w:color w:val="800000"/>
              </w:rPr>
              <w:t>776/77.</w:t>
            </w:r>
          </w:p>
          <w:p w14:paraId="11E13423" w14:textId="77777777" w:rsidR="00CD2271" w:rsidRPr="00292DEB" w:rsidRDefault="00CD2271" w:rsidP="00CD2271">
            <w:pPr>
              <w:numPr>
                <w:ilvl w:val="0"/>
                <w:numId w:val="15"/>
              </w:numPr>
              <w:spacing w:line="276" w:lineRule="auto"/>
              <w:rPr>
                <w:rFonts w:cs="Arial"/>
              </w:rPr>
            </w:pPr>
            <w:r w:rsidRPr="00292DEB">
              <w:rPr>
                <w:rFonts w:cs="Arial"/>
              </w:rPr>
              <w:t xml:space="preserve">Präsidialerlass </w:t>
            </w:r>
            <w:r w:rsidRPr="00292DEB">
              <w:rPr>
                <w:rFonts w:cs="Arial"/>
                <w:color w:val="800000"/>
              </w:rPr>
              <w:t>221/97.</w:t>
            </w:r>
          </w:p>
          <w:p w14:paraId="0799D405" w14:textId="77777777" w:rsidR="00CD2271" w:rsidRPr="00292DEB" w:rsidRDefault="00CD2271" w:rsidP="00CD2271">
            <w:pPr>
              <w:numPr>
                <w:ilvl w:val="0"/>
                <w:numId w:val="15"/>
              </w:numPr>
              <w:spacing w:line="276" w:lineRule="auto"/>
              <w:rPr>
                <w:rFonts w:cs="Arial"/>
              </w:rPr>
            </w:pPr>
            <w:r w:rsidRPr="00292DEB">
              <w:rPr>
                <w:rFonts w:cs="Arial"/>
              </w:rPr>
              <w:t xml:space="preserve">Gesetz </w:t>
            </w:r>
            <w:r w:rsidRPr="00292DEB">
              <w:rPr>
                <w:rFonts w:cs="Arial"/>
                <w:color w:val="C00000"/>
              </w:rPr>
              <w:t>4808/2021</w:t>
            </w:r>
            <w:r w:rsidRPr="00292DEB">
              <w:rPr>
                <w:rFonts w:cs="Arial"/>
              </w:rPr>
              <w:t xml:space="preserve"> (Art. 34).</w:t>
            </w:r>
          </w:p>
          <w:p w14:paraId="33678B39" w14:textId="77777777" w:rsidR="00CD2271" w:rsidRPr="00292DEB" w:rsidRDefault="00CD2271" w:rsidP="00CD2271">
            <w:pPr>
              <w:numPr>
                <w:ilvl w:val="0"/>
                <w:numId w:val="15"/>
              </w:numPr>
              <w:spacing w:line="276" w:lineRule="auto"/>
              <w:rPr>
                <w:rFonts w:cs="Arial"/>
              </w:rPr>
            </w:pPr>
            <w:r w:rsidRPr="00292DEB">
              <w:rPr>
                <w:rFonts w:cs="Arial"/>
              </w:rPr>
              <w:t>Gesetz 4997/2022 (Art. 44).</w:t>
            </w:r>
          </w:p>
          <w:p w14:paraId="2654E785" w14:textId="77777777" w:rsidR="00CD2271" w:rsidRPr="00292DEB" w:rsidRDefault="00CD2271" w:rsidP="00CD2271">
            <w:pPr>
              <w:spacing w:line="276" w:lineRule="auto"/>
              <w:rPr>
                <w:rFonts w:cs="Arial"/>
                <w:color w:val="FF0000"/>
              </w:rPr>
            </w:pPr>
          </w:p>
          <w:p w14:paraId="22429CAE" w14:textId="77777777" w:rsidR="00CD2271" w:rsidRPr="00292DEB" w:rsidRDefault="00CD2271" w:rsidP="00CD2271">
            <w:pPr>
              <w:spacing w:line="276" w:lineRule="auto"/>
              <w:rPr>
                <w:rFonts w:cs="Arial"/>
              </w:rPr>
            </w:pPr>
            <w:r w:rsidRPr="00292DEB">
              <w:rPr>
                <w:rFonts w:cs="Arial"/>
              </w:rPr>
              <w:t xml:space="preserve">Für Besondere Mutterschaftsschutzbeihilfe </w:t>
            </w:r>
            <w:r w:rsidRPr="00292DEB">
              <w:rPr>
                <w:rFonts w:cs="Arial"/>
                <w:color w:val="008080"/>
              </w:rPr>
              <w:t>(</w:t>
            </w:r>
            <w:r w:rsidRPr="00292DEB">
              <w:rPr>
                <w:rFonts w:cs="Arial"/>
                <w:i/>
                <w:color w:val="008080"/>
              </w:rPr>
              <w:t>ΕΙΔΙΚΗ ΠΑΡΟΧΗ ΠΡΟΣΤΑΣΙΑΣ ΜΗΤΡΟΤΗΤΑΣ</w:t>
            </w:r>
            <w:r w:rsidRPr="00292DEB">
              <w:rPr>
                <w:rFonts w:cs="Arial"/>
                <w:color w:val="008080"/>
              </w:rPr>
              <w:t>)</w:t>
            </w:r>
          </w:p>
          <w:p w14:paraId="70817E00" w14:textId="77777777" w:rsidR="00CD2271" w:rsidRPr="00292DEB" w:rsidRDefault="00CD2271" w:rsidP="00CD2271">
            <w:pPr>
              <w:numPr>
                <w:ilvl w:val="0"/>
                <w:numId w:val="15"/>
              </w:numPr>
              <w:spacing w:line="276" w:lineRule="auto"/>
              <w:rPr>
                <w:rFonts w:cs="Arial"/>
                <w:color w:val="800000"/>
              </w:rPr>
            </w:pPr>
            <w:r w:rsidRPr="00292DEB">
              <w:rPr>
                <w:rFonts w:cs="Arial"/>
              </w:rPr>
              <w:t xml:space="preserve">Art. </w:t>
            </w:r>
            <w:r w:rsidRPr="00292DEB">
              <w:rPr>
                <w:rFonts w:cs="Arial"/>
                <w:color w:val="800000"/>
              </w:rPr>
              <w:t>142</w:t>
            </w:r>
            <w:r w:rsidRPr="00292DEB">
              <w:rPr>
                <w:rFonts w:cs="Arial"/>
              </w:rPr>
              <w:t xml:space="preserve"> des Gesetzes </w:t>
            </w:r>
            <w:r w:rsidRPr="00292DEB">
              <w:rPr>
                <w:rFonts w:cs="Arial"/>
                <w:color w:val="800000"/>
              </w:rPr>
              <w:t>3655/2008.</w:t>
            </w:r>
          </w:p>
          <w:p w14:paraId="32CBA815" w14:textId="77777777" w:rsidR="00CD2271" w:rsidRPr="00292DEB" w:rsidRDefault="00CD2271" w:rsidP="00CD2271">
            <w:pPr>
              <w:numPr>
                <w:ilvl w:val="0"/>
                <w:numId w:val="15"/>
              </w:numPr>
              <w:tabs>
                <w:tab w:val="left" w:pos="680"/>
                <w:tab w:val="center" w:pos="6521"/>
                <w:tab w:val="right" w:pos="12758"/>
              </w:tabs>
              <w:spacing w:line="276" w:lineRule="auto"/>
              <w:rPr>
                <w:rFonts w:cs="Arial"/>
              </w:rPr>
            </w:pPr>
            <w:r w:rsidRPr="00292DEB">
              <w:rPr>
                <w:rFonts w:cs="Arial"/>
              </w:rPr>
              <w:t xml:space="preserve">Ministerialentscheidung </w:t>
            </w:r>
            <w:r w:rsidRPr="00292DEB">
              <w:rPr>
                <w:rFonts w:cs="Arial"/>
                <w:color w:val="800000"/>
              </w:rPr>
              <w:t>33891/606/2008.</w:t>
            </w:r>
          </w:p>
          <w:p w14:paraId="49FBFEA0" w14:textId="77777777" w:rsidR="00CD2271" w:rsidRPr="00292DEB" w:rsidRDefault="00CD2271" w:rsidP="00CD2271">
            <w:pPr>
              <w:numPr>
                <w:ilvl w:val="0"/>
                <w:numId w:val="15"/>
              </w:numPr>
              <w:spacing w:line="276" w:lineRule="auto"/>
              <w:rPr>
                <w:rFonts w:cs="Arial"/>
              </w:rPr>
            </w:pPr>
            <w:r w:rsidRPr="00292DEB">
              <w:rPr>
                <w:rFonts w:cs="Arial"/>
              </w:rPr>
              <w:t xml:space="preserve">Art. </w:t>
            </w:r>
            <w:r w:rsidRPr="00292DEB">
              <w:rPr>
                <w:rFonts w:cs="Arial"/>
                <w:color w:val="800000"/>
              </w:rPr>
              <w:t xml:space="preserve">36, Par. 3 </w:t>
            </w:r>
            <w:r w:rsidRPr="00292DEB">
              <w:rPr>
                <w:rFonts w:cs="Arial"/>
              </w:rPr>
              <w:t xml:space="preserve">des Gesetzes </w:t>
            </w:r>
            <w:r w:rsidRPr="00292DEB">
              <w:rPr>
                <w:rFonts w:cs="Arial"/>
                <w:color w:val="800000"/>
              </w:rPr>
              <w:t>3996/2011.</w:t>
            </w:r>
          </w:p>
          <w:p w14:paraId="63642786" w14:textId="77777777" w:rsidR="00CD2271" w:rsidRPr="00292DEB" w:rsidRDefault="00CD2271" w:rsidP="00CD2271">
            <w:pPr>
              <w:numPr>
                <w:ilvl w:val="0"/>
                <w:numId w:val="15"/>
              </w:numPr>
              <w:spacing w:line="276" w:lineRule="auto"/>
              <w:rPr>
                <w:rFonts w:cs="Arial"/>
              </w:rPr>
            </w:pPr>
            <w:r w:rsidRPr="00292DEB">
              <w:rPr>
                <w:rFonts w:cs="Arial"/>
              </w:rPr>
              <w:t xml:space="preserve">Gesetz </w:t>
            </w:r>
            <w:r w:rsidRPr="00292DEB">
              <w:rPr>
                <w:rFonts w:cs="Arial"/>
                <w:color w:val="C00000"/>
              </w:rPr>
              <w:t>4808/2021</w:t>
            </w:r>
            <w:r w:rsidRPr="00292DEB">
              <w:rPr>
                <w:rFonts w:cs="Arial"/>
              </w:rPr>
              <w:t xml:space="preserve"> (Art. 36).</w:t>
            </w:r>
          </w:p>
          <w:p w14:paraId="144D32FF" w14:textId="77777777" w:rsidR="00CD2271" w:rsidRPr="00292DEB" w:rsidRDefault="00CD2271" w:rsidP="00CD2271">
            <w:pPr>
              <w:numPr>
                <w:ilvl w:val="0"/>
                <w:numId w:val="15"/>
              </w:numPr>
              <w:spacing w:line="276" w:lineRule="auto"/>
              <w:rPr>
                <w:rFonts w:cs="Arial"/>
              </w:rPr>
            </w:pPr>
            <w:r w:rsidRPr="00292DEB">
              <w:rPr>
                <w:rFonts w:cs="Arial"/>
              </w:rPr>
              <w:t>Gesetz 4997/2022 (Art. 43).</w:t>
            </w:r>
          </w:p>
          <w:p w14:paraId="70AA2904" w14:textId="77777777" w:rsidR="00CD2271" w:rsidRPr="00292DEB" w:rsidRDefault="00CD2271" w:rsidP="00CD2271">
            <w:pPr>
              <w:numPr>
                <w:ilvl w:val="0"/>
                <w:numId w:val="15"/>
              </w:numPr>
              <w:spacing w:line="276" w:lineRule="auto"/>
              <w:rPr>
                <w:rFonts w:cs="Arial"/>
              </w:rPr>
            </w:pPr>
            <w:r w:rsidRPr="00292DEB">
              <w:rPr>
                <w:rFonts w:cs="Arial"/>
              </w:rPr>
              <w:t>Ministerialentscheidung 47360/09.05.2023</w:t>
            </w:r>
          </w:p>
          <w:p w14:paraId="4AF46A20" w14:textId="77777777" w:rsidR="00CD2271" w:rsidRPr="00292DEB" w:rsidRDefault="00CD2271" w:rsidP="00CD2271">
            <w:pPr>
              <w:numPr>
                <w:ilvl w:val="0"/>
                <w:numId w:val="15"/>
              </w:numPr>
              <w:spacing w:line="276" w:lineRule="auto"/>
              <w:rPr>
                <w:rFonts w:cs="Arial"/>
              </w:rPr>
            </w:pPr>
            <w:r w:rsidRPr="00292DEB">
              <w:rPr>
                <w:rFonts w:cs="Arial"/>
              </w:rPr>
              <w:t>Gesetz 5078/2023 (Art. 150 &amp; 151)</w:t>
            </w:r>
          </w:p>
          <w:p w14:paraId="1D982837" w14:textId="77777777" w:rsidR="00CD2271" w:rsidRPr="00292DEB" w:rsidRDefault="00CD2271" w:rsidP="00CD2271">
            <w:pPr>
              <w:numPr>
                <w:ilvl w:val="0"/>
                <w:numId w:val="15"/>
              </w:numPr>
              <w:spacing w:line="276" w:lineRule="auto"/>
              <w:rPr>
                <w:rFonts w:cs="Arial"/>
              </w:rPr>
            </w:pPr>
            <w:r w:rsidRPr="00292DEB">
              <w:rPr>
                <w:rFonts w:cs="Arial"/>
              </w:rPr>
              <w:t>Gesetz 5089/2024 (Art. 6)</w:t>
            </w:r>
          </w:p>
          <w:p w14:paraId="714B909B" w14:textId="77777777" w:rsidR="00CD2271" w:rsidRPr="00292DEB" w:rsidRDefault="00CD2271" w:rsidP="00CD2271">
            <w:pPr>
              <w:numPr>
                <w:ilvl w:val="0"/>
                <w:numId w:val="15"/>
              </w:numPr>
              <w:spacing w:line="276" w:lineRule="auto"/>
              <w:rPr>
                <w:rFonts w:cs="Arial"/>
              </w:rPr>
            </w:pPr>
            <w:r w:rsidRPr="00292DEB">
              <w:rPr>
                <w:rFonts w:cs="Arial"/>
              </w:rPr>
              <w:t>Gesetz 5092/2024 (Art. 56)</w:t>
            </w:r>
          </w:p>
          <w:p w14:paraId="7AF78736" w14:textId="77777777" w:rsidR="00CD2271" w:rsidRPr="00292DEB" w:rsidRDefault="00CD2271" w:rsidP="00CD2271">
            <w:pPr>
              <w:numPr>
                <w:ilvl w:val="0"/>
                <w:numId w:val="15"/>
              </w:numPr>
              <w:spacing w:line="276" w:lineRule="auto"/>
              <w:rPr>
                <w:rFonts w:cs="Arial"/>
              </w:rPr>
            </w:pPr>
            <w:r w:rsidRPr="00292DEB">
              <w:rPr>
                <w:rFonts w:cs="Arial"/>
              </w:rPr>
              <w:t>Ministerialentscheidung 28843/18.04.2024</w:t>
            </w:r>
          </w:p>
          <w:p w14:paraId="050B1B08" w14:textId="77777777" w:rsidR="00CD2271" w:rsidRPr="00292DEB" w:rsidRDefault="00CD2271" w:rsidP="00CD2271">
            <w:pPr>
              <w:numPr>
                <w:ilvl w:val="0"/>
                <w:numId w:val="15"/>
              </w:numPr>
              <w:spacing w:line="276" w:lineRule="auto"/>
              <w:rPr>
                <w:rFonts w:cs="Arial"/>
              </w:rPr>
            </w:pPr>
            <w:r w:rsidRPr="00292DEB">
              <w:rPr>
                <w:rFonts w:cs="Arial"/>
              </w:rPr>
              <w:t>Ministerialentscheidung 39686/10.07.2024</w:t>
            </w:r>
          </w:p>
          <w:p w14:paraId="1618B17D" w14:textId="77777777" w:rsidR="00CD2271" w:rsidRPr="00292DEB" w:rsidRDefault="00CD2271" w:rsidP="00CD2271">
            <w:pPr>
              <w:spacing w:line="276" w:lineRule="auto"/>
              <w:rPr>
                <w:rFonts w:cs="Arial"/>
                <w:b/>
                <w:color w:val="7030A0"/>
              </w:rPr>
            </w:pPr>
          </w:p>
          <w:p w14:paraId="4C5DC8FF" w14:textId="77777777" w:rsidR="00CD2271" w:rsidRPr="00292DEB" w:rsidRDefault="00CD2271" w:rsidP="00CD2271">
            <w:pPr>
              <w:spacing w:line="276" w:lineRule="auto"/>
              <w:rPr>
                <w:rFonts w:eastAsia="Arial" w:cs="Arial"/>
              </w:rPr>
            </w:pPr>
            <w:r w:rsidRPr="00292DEB">
              <w:rPr>
                <w:rFonts w:eastAsia="Arial" w:cs="Arial"/>
              </w:rPr>
              <w:t xml:space="preserve">Für </w:t>
            </w:r>
            <w:r w:rsidRPr="00292DEB">
              <w:rPr>
                <w:rFonts w:eastAsia="Arial" w:cs="Arial"/>
                <w:color w:val="008000"/>
              </w:rPr>
              <w:t>Mutterschaftsurlaub</w:t>
            </w:r>
            <w:r w:rsidRPr="00292DEB">
              <w:rPr>
                <w:rFonts w:eastAsia="Arial" w:cs="Arial"/>
              </w:rPr>
              <w:t xml:space="preserve"> (</w:t>
            </w:r>
            <w:r w:rsidRPr="00292DEB">
              <w:rPr>
                <w:rFonts w:eastAsia="Arial" w:cs="Arial"/>
                <w:i/>
                <w:color w:val="008080"/>
              </w:rPr>
              <w:t>ΑΔΕΑ ΜΗΤΡΟΤΗΤΑΣ</w:t>
            </w:r>
            <w:r w:rsidRPr="00292DEB">
              <w:rPr>
                <w:rFonts w:eastAsia="Arial" w:cs="Arial"/>
              </w:rPr>
              <w:t xml:space="preserve">): Gesetz </w:t>
            </w:r>
            <w:r w:rsidRPr="00292DEB">
              <w:rPr>
                <w:rFonts w:eastAsia="Arial" w:cs="Arial"/>
                <w:color w:val="C00000"/>
              </w:rPr>
              <w:t>2874/2000.</w:t>
            </w:r>
          </w:p>
          <w:p w14:paraId="44F4CE81" w14:textId="77777777" w:rsidR="00CD2271" w:rsidRPr="00292DEB" w:rsidRDefault="00CD2271" w:rsidP="00CD2271">
            <w:pPr>
              <w:spacing w:line="276" w:lineRule="auto"/>
              <w:rPr>
                <w:rFonts w:eastAsia="Arial" w:cs="Arial"/>
              </w:rPr>
            </w:pPr>
          </w:p>
          <w:p w14:paraId="7EA30BF8" w14:textId="77777777" w:rsidR="00CD2271" w:rsidRPr="00292DEB" w:rsidRDefault="00CD2271" w:rsidP="00CD2271">
            <w:pPr>
              <w:spacing w:line="276" w:lineRule="auto"/>
              <w:rPr>
                <w:rFonts w:eastAsia="Arial" w:cs="Arial"/>
                <w:color w:val="C00000"/>
              </w:rPr>
            </w:pPr>
            <w:r w:rsidRPr="00292DEB">
              <w:rPr>
                <w:rFonts w:eastAsia="Arial" w:cs="Arial"/>
              </w:rPr>
              <w:t xml:space="preserve">Für </w:t>
            </w:r>
            <w:r w:rsidRPr="00292DEB">
              <w:rPr>
                <w:rFonts w:eastAsia="Arial" w:cs="Arial"/>
                <w:color w:val="008000"/>
              </w:rPr>
              <w:t>Vaterschaftsurlaub</w:t>
            </w:r>
            <w:r w:rsidRPr="00292DEB">
              <w:rPr>
                <w:rFonts w:eastAsia="Arial" w:cs="Arial"/>
              </w:rPr>
              <w:t xml:space="preserve"> (</w:t>
            </w:r>
            <w:r w:rsidRPr="00292DEB">
              <w:rPr>
                <w:rFonts w:eastAsia="Arial" w:cs="Arial"/>
                <w:i/>
                <w:color w:val="008080"/>
              </w:rPr>
              <w:t>ΑΔΕΙΑ ΠΑΤΡΟΤΗΤΑΣ</w:t>
            </w:r>
            <w:r w:rsidRPr="00292DEB">
              <w:rPr>
                <w:rFonts w:eastAsia="Arial" w:cs="Arial"/>
              </w:rPr>
              <w:t xml:space="preserve">): Gesetz </w:t>
            </w:r>
            <w:r w:rsidRPr="00292DEB">
              <w:rPr>
                <w:rFonts w:eastAsia="Arial" w:cs="Arial"/>
                <w:color w:val="C00000"/>
              </w:rPr>
              <w:t>2874/2000.</w:t>
            </w:r>
          </w:p>
          <w:p w14:paraId="500F1284" w14:textId="77777777" w:rsidR="00CD2271" w:rsidRPr="00292DEB" w:rsidRDefault="00CD2271" w:rsidP="00CD2271">
            <w:pPr>
              <w:spacing w:line="276" w:lineRule="auto"/>
              <w:rPr>
                <w:rFonts w:eastAsia="Arial" w:cs="Arial"/>
              </w:rPr>
            </w:pPr>
            <w:r w:rsidRPr="00292DEB">
              <w:rPr>
                <w:rFonts w:eastAsia="Arial" w:cs="Arial"/>
                <w:color w:val="C00000"/>
              </w:rPr>
              <w:t>Gesetz 4808/2021, Art. 27</w:t>
            </w:r>
          </w:p>
          <w:p w14:paraId="6D4641AB" w14:textId="77777777" w:rsidR="00CD2271" w:rsidRPr="00292DEB" w:rsidRDefault="00CD2271" w:rsidP="00CD2271">
            <w:pPr>
              <w:spacing w:line="276" w:lineRule="auto"/>
              <w:rPr>
                <w:rFonts w:cs="Arial"/>
                <w:color w:val="008000"/>
              </w:rPr>
            </w:pPr>
            <w:r w:rsidRPr="00292DEB">
              <w:rPr>
                <w:rFonts w:eastAsia="Arial" w:cs="Arial"/>
              </w:rPr>
              <w:t xml:space="preserve">Gesetz </w:t>
            </w:r>
            <w:r w:rsidRPr="00292DEB">
              <w:rPr>
                <w:rFonts w:eastAsia="Arial" w:cs="Arial"/>
                <w:color w:val="C00000"/>
              </w:rPr>
              <w:t>4898 vom 1. November 2018</w:t>
            </w:r>
            <w:r w:rsidRPr="00292DEB">
              <w:rPr>
                <w:rFonts w:eastAsia="Arial" w:cs="Arial"/>
              </w:rPr>
              <w:t>, Art. 5, Art. 38</w:t>
            </w:r>
            <w:r w:rsidRPr="00292DEB">
              <w:rPr>
                <w:rFonts w:eastAsia="Arial" w:cs="Arial"/>
                <w:color w:val="C00000"/>
              </w:rPr>
              <w:t xml:space="preserve"> </w:t>
            </w:r>
            <w:r w:rsidRPr="00292DEB">
              <w:rPr>
                <w:rFonts w:eastAsia="Arial" w:cs="Arial"/>
              </w:rPr>
              <w:t xml:space="preserve">zur “Einheitlichen Verordnung über Gesundheitsleistungen” der </w:t>
            </w:r>
            <w:r w:rsidRPr="00292DEB">
              <w:rPr>
                <w:rFonts w:cs="Arial"/>
                <w:color w:val="008000"/>
              </w:rPr>
              <w:t>Nationalen Organisation zur Bereitstellung von Gesundheitsdienstleistungen</w:t>
            </w:r>
            <w:r w:rsidRPr="00292DEB">
              <w:rPr>
                <w:rFonts w:cs="Arial"/>
              </w:rPr>
              <w:t xml:space="preserve"> </w:t>
            </w:r>
            <w:r w:rsidRPr="00292DEB">
              <w:rPr>
                <w:rFonts w:cs="Arial"/>
                <w:color w:val="008000"/>
              </w:rPr>
              <w:t>(EOPYY).</w:t>
            </w:r>
          </w:p>
          <w:p w14:paraId="3B5236A8" w14:textId="77777777" w:rsidR="00CD2271" w:rsidRPr="00292DEB" w:rsidRDefault="00CD2271" w:rsidP="00CD2271">
            <w:pPr>
              <w:spacing w:line="276" w:lineRule="auto"/>
              <w:rPr>
                <w:rFonts w:cs="Arial"/>
                <w:color w:val="008000"/>
              </w:rPr>
            </w:pPr>
          </w:p>
          <w:p w14:paraId="5C07967C" w14:textId="77777777" w:rsidR="00CD2271" w:rsidRPr="00292DEB" w:rsidRDefault="00CD2271" w:rsidP="00CD2271">
            <w:pPr>
              <w:autoSpaceDE w:val="0"/>
              <w:autoSpaceDN w:val="0"/>
              <w:adjustRightInd w:val="0"/>
              <w:spacing w:line="276" w:lineRule="auto"/>
              <w:ind w:right="-766"/>
              <w:rPr>
                <w:rFonts w:eastAsia="Times New Roman" w:cs="Arial"/>
                <w:lang w:eastAsia="de-DE"/>
              </w:rPr>
            </w:pPr>
            <w:r w:rsidRPr="00292DEB">
              <w:rPr>
                <w:rFonts w:eastAsia="Times New Roman" w:cs="Arial"/>
                <w:lang w:eastAsia="de-DE"/>
              </w:rPr>
              <w:t>Verzeichnis der Rechtsakte:</w:t>
            </w:r>
          </w:p>
          <w:p w14:paraId="4AE9027F" w14:textId="2A24E984" w:rsidR="00CD2271" w:rsidRPr="00292DEB" w:rsidRDefault="00CD2271" w:rsidP="00CD2271">
            <w:pPr>
              <w:pStyle w:val="StandardLinks"/>
              <w:spacing w:line="276" w:lineRule="auto"/>
              <w:jc w:val="both"/>
              <w:rPr>
                <w:rFonts w:cs="Arial"/>
              </w:rPr>
            </w:pPr>
            <w:hyperlink r:id="rId16" w:history="1">
              <w:r w:rsidRPr="00292DEB">
                <w:rPr>
                  <w:rStyle w:val="Hyperlink"/>
                  <w:rFonts w:cs="Arial"/>
                </w:rPr>
                <w:t>https://search.et.gr/el/</w:t>
              </w:r>
            </w:hyperlink>
            <w:r w:rsidRPr="00292DEB">
              <w:rPr>
                <w:rFonts w:cs="Arial"/>
                <w:color w:val="000000" w:themeColor="text1"/>
              </w:rPr>
              <w:t xml:space="preserve"> </w:t>
            </w:r>
          </w:p>
        </w:tc>
        <w:tc>
          <w:tcPr>
            <w:tcW w:w="1370" w:type="pct"/>
          </w:tcPr>
          <w:p w14:paraId="651F37F4" w14:textId="77777777" w:rsidR="00CD2271" w:rsidRPr="00292DEB" w:rsidRDefault="00CD2271" w:rsidP="00CD2271">
            <w:pPr>
              <w:spacing w:line="276" w:lineRule="auto"/>
              <w:rPr>
                <w:rStyle w:val="StandardLinksChar"/>
                <w:rFonts w:cs="Arial"/>
                <w:lang w:val="fr-BE"/>
              </w:rPr>
            </w:pPr>
            <w:r w:rsidRPr="00292DEB">
              <w:rPr>
                <w:rFonts w:cs="Arial"/>
                <w:lang w:val="fr-BE"/>
              </w:rPr>
              <w:lastRenderedPageBreak/>
              <w:t xml:space="preserve">Décret législatif </w:t>
            </w:r>
            <w:r w:rsidRPr="00292DEB">
              <w:rPr>
                <w:rFonts w:cs="Arial"/>
                <w:i/>
                <w:color w:val="008080"/>
                <w:lang w:val="fr-BE"/>
              </w:rPr>
              <w:t>(ΝΟΜΟΘΕΤΙΚΟ ΔΙΑΤΑΓΜΑ)</w:t>
            </w:r>
            <w:r w:rsidRPr="00292DEB">
              <w:rPr>
                <w:rFonts w:cs="Arial"/>
                <w:lang w:val="fr-BE"/>
              </w:rPr>
              <w:t xml:space="preserve"> nº </w:t>
            </w:r>
            <w:r w:rsidRPr="00292DEB">
              <w:rPr>
                <w:rFonts w:cs="Arial"/>
                <w:color w:val="800000"/>
                <w:lang w:val="fr-BE"/>
              </w:rPr>
              <w:t>1846/51</w:t>
            </w:r>
            <w:r w:rsidRPr="00292DEB">
              <w:rPr>
                <w:rFonts w:cs="Arial"/>
                <w:lang w:val="fr-BE"/>
              </w:rPr>
              <w:t xml:space="preserve"> du 14 juin 1951 sur les assurances sociales, avec modifications.</w:t>
            </w:r>
          </w:p>
          <w:p w14:paraId="79B28505"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2874/00</w:t>
            </w:r>
            <w:r w:rsidRPr="00292DEB">
              <w:rPr>
                <w:rFonts w:cs="Arial"/>
                <w:lang w:val="fr-BE"/>
              </w:rPr>
              <w:t>.</w:t>
            </w:r>
          </w:p>
          <w:p w14:paraId="50A61AE9" w14:textId="77777777" w:rsidR="00CD2271" w:rsidRPr="00292DEB" w:rsidRDefault="00CD2271" w:rsidP="00CD2271">
            <w:pPr>
              <w:spacing w:line="276" w:lineRule="auto"/>
              <w:rPr>
                <w:rFonts w:cs="Arial"/>
                <w:lang w:val="fr-BE"/>
              </w:rPr>
            </w:pPr>
            <w:r w:rsidRPr="00292DEB">
              <w:rPr>
                <w:rFonts w:cs="Arial"/>
                <w:lang w:val="fr-BE"/>
              </w:rPr>
              <w:t xml:space="preserve">Articles </w:t>
            </w:r>
            <w:r w:rsidRPr="00292DEB">
              <w:rPr>
                <w:rFonts w:cs="Arial"/>
                <w:color w:val="800000"/>
                <w:lang w:val="fr-BE"/>
              </w:rPr>
              <w:t xml:space="preserve">657 </w:t>
            </w:r>
            <w:r w:rsidRPr="00292DEB">
              <w:rPr>
                <w:rFonts w:cs="Arial"/>
                <w:lang w:val="fr-BE"/>
              </w:rPr>
              <w:t xml:space="preserve">et </w:t>
            </w:r>
            <w:r w:rsidRPr="00292DEB">
              <w:rPr>
                <w:rFonts w:cs="Arial"/>
                <w:color w:val="800000"/>
                <w:lang w:val="fr-BE"/>
              </w:rPr>
              <w:t>658</w:t>
            </w:r>
            <w:r w:rsidRPr="00292DEB">
              <w:rPr>
                <w:rFonts w:cs="Arial"/>
                <w:lang w:val="fr-BE"/>
              </w:rPr>
              <w:t xml:space="preserve"> du</w:t>
            </w:r>
            <w:r w:rsidRPr="00292DEB">
              <w:rPr>
                <w:rFonts w:cs="Arial"/>
                <w:color w:val="008000"/>
                <w:lang w:val="fr-BE"/>
              </w:rPr>
              <w:t xml:space="preserve"> Code civil </w:t>
            </w:r>
            <w:r w:rsidRPr="00292DEB">
              <w:rPr>
                <w:rFonts w:cs="Arial"/>
                <w:i/>
                <w:color w:val="008080"/>
                <w:lang w:val="fr-BE"/>
              </w:rPr>
              <w:t>(ΑΣΤΙΚΟΣ ΚΩΔΙΚΑΣ)</w:t>
            </w:r>
            <w:r w:rsidRPr="00292DEB">
              <w:rPr>
                <w:rFonts w:cs="Arial"/>
                <w:lang w:val="fr-BE"/>
              </w:rPr>
              <w:t>.</w:t>
            </w:r>
          </w:p>
          <w:p w14:paraId="0F632D7F" w14:textId="77777777" w:rsidR="00CD2271" w:rsidRPr="00292DEB" w:rsidRDefault="00CD2271" w:rsidP="00CD2271">
            <w:pPr>
              <w:spacing w:line="276" w:lineRule="auto"/>
              <w:rPr>
                <w:rFonts w:cs="Arial"/>
                <w:lang w:val="fr-BE"/>
              </w:rPr>
            </w:pPr>
            <w:r w:rsidRPr="00292DEB">
              <w:rPr>
                <w:rFonts w:cs="Arial"/>
                <w:lang w:val="fr-BE"/>
              </w:rPr>
              <w:t xml:space="preserve">Décret présidentiel </w:t>
            </w:r>
            <w:r w:rsidRPr="00292DEB">
              <w:rPr>
                <w:rFonts w:cs="Arial"/>
                <w:i/>
                <w:color w:val="008080"/>
                <w:lang w:val="fr-BE"/>
              </w:rPr>
              <w:t xml:space="preserve">(ΠΡΟΕΔΡΙΚΟ ΔΙΑΤΑΓΜΑ) </w:t>
            </w:r>
            <w:r w:rsidRPr="00292DEB">
              <w:rPr>
                <w:rFonts w:cs="Arial"/>
                <w:lang w:val="fr-BE"/>
              </w:rPr>
              <w:t>nº </w:t>
            </w:r>
            <w:r w:rsidRPr="00292DEB">
              <w:rPr>
                <w:rFonts w:cs="Arial"/>
                <w:color w:val="800000"/>
                <w:lang w:val="fr-BE"/>
              </w:rPr>
              <w:t>456/84.</w:t>
            </w:r>
          </w:p>
          <w:p w14:paraId="6AD5143C" w14:textId="77777777" w:rsidR="00CD2271" w:rsidRPr="00292DEB" w:rsidRDefault="00CD2271" w:rsidP="00CD2271">
            <w:pPr>
              <w:keepNext/>
              <w:spacing w:line="276" w:lineRule="auto"/>
              <w:outlineLvl w:val="2"/>
              <w:rPr>
                <w:rFonts w:cs="Arial"/>
                <w:b/>
                <w:lang w:val="fr-BE"/>
              </w:rPr>
            </w:pPr>
          </w:p>
          <w:p w14:paraId="0B763D5B" w14:textId="77777777" w:rsidR="00CD2271" w:rsidRPr="00292DEB" w:rsidRDefault="00CD2271" w:rsidP="00CD2271">
            <w:pPr>
              <w:spacing w:line="276" w:lineRule="auto"/>
              <w:rPr>
                <w:rFonts w:cs="Arial"/>
                <w:color w:val="FF0000"/>
                <w:lang w:val="fr-BE"/>
              </w:rPr>
            </w:pPr>
            <w:r w:rsidRPr="00292DEB">
              <w:rPr>
                <w:rFonts w:cs="Arial"/>
                <w:lang w:val="fr-BE"/>
              </w:rPr>
              <w:t>Pour l’</w:t>
            </w:r>
            <w:r w:rsidRPr="00292DEB">
              <w:rPr>
                <w:rFonts w:cs="Arial"/>
                <w:color w:val="008000"/>
                <w:lang w:val="fr-BE"/>
              </w:rPr>
              <w:t xml:space="preserve">allocation de maternité supplémentaire </w:t>
            </w:r>
            <w:r w:rsidRPr="00292DEB">
              <w:rPr>
                <w:rFonts w:cs="Arial"/>
                <w:color w:val="008080"/>
                <w:lang w:val="fr-BE"/>
              </w:rPr>
              <w:t>(</w:t>
            </w:r>
            <w:r w:rsidRPr="00292DEB">
              <w:rPr>
                <w:rFonts w:cs="Arial"/>
                <w:i/>
                <w:color w:val="008080"/>
                <w:lang w:val="fr-BE"/>
              </w:rPr>
              <w:t>ΣΥΜΠΛΗΡΩΜΑΤΙΚΕΣ ΠΑΡΟΧΕΣ ΜΗΤΡΟΤΗΤΑΣ</w:t>
            </w:r>
            <w:r w:rsidRPr="00292DEB">
              <w:rPr>
                <w:rFonts w:cs="Arial"/>
                <w:color w:val="008080"/>
                <w:lang w:val="fr-BE"/>
              </w:rPr>
              <w:t>)</w:t>
            </w:r>
          </w:p>
          <w:p w14:paraId="521C93C4" w14:textId="77777777" w:rsidR="00CD2271" w:rsidRPr="00292DEB" w:rsidRDefault="00CD2271" w:rsidP="00CD2271">
            <w:pPr>
              <w:numPr>
                <w:ilvl w:val="0"/>
                <w:numId w:val="14"/>
              </w:numPr>
              <w:spacing w:line="276" w:lineRule="auto"/>
              <w:rPr>
                <w:rFonts w:cs="Arial"/>
                <w:lang w:val="fr-BE"/>
              </w:rPr>
            </w:pPr>
            <w:r w:rsidRPr="00292DEB">
              <w:rPr>
                <w:rFonts w:cs="Arial"/>
                <w:lang w:val="fr-BE"/>
              </w:rPr>
              <w:lastRenderedPageBreak/>
              <w:t xml:space="preserve">Loi </w:t>
            </w:r>
            <w:r w:rsidRPr="00292DEB">
              <w:rPr>
                <w:rFonts w:cs="Arial"/>
                <w:color w:val="800000"/>
                <w:lang w:val="fr-BE"/>
              </w:rPr>
              <w:t>549/1977.</w:t>
            </w:r>
          </w:p>
          <w:p w14:paraId="2D5D9986" w14:textId="77777777" w:rsidR="00CD2271" w:rsidRPr="00292DEB" w:rsidRDefault="00CD2271" w:rsidP="00CD2271">
            <w:pPr>
              <w:numPr>
                <w:ilvl w:val="0"/>
                <w:numId w:val="14"/>
              </w:numPr>
              <w:spacing w:line="276" w:lineRule="auto"/>
              <w:rPr>
                <w:rFonts w:cs="Arial"/>
                <w:lang w:val="fr-BE"/>
              </w:rPr>
            </w:pPr>
            <w:r w:rsidRPr="00292DEB">
              <w:rPr>
                <w:rFonts w:cs="Arial"/>
                <w:lang w:val="fr-BE"/>
              </w:rPr>
              <w:t xml:space="preserve">Décret présidentiel </w:t>
            </w:r>
            <w:r w:rsidRPr="00292DEB">
              <w:rPr>
                <w:rFonts w:cs="Arial"/>
                <w:color w:val="800000"/>
                <w:lang w:val="fr-BE"/>
              </w:rPr>
              <w:t>776/77.</w:t>
            </w:r>
          </w:p>
          <w:p w14:paraId="7AD782EB" w14:textId="77777777" w:rsidR="00CD2271" w:rsidRPr="00292DEB" w:rsidRDefault="00CD2271" w:rsidP="00CD2271">
            <w:pPr>
              <w:numPr>
                <w:ilvl w:val="0"/>
                <w:numId w:val="14"/>
              </w:numPr>
              <w:spacing w:line="276" w:lineRule="auto"/>
              <w:rPr>
                <w:rFonts w:cs="Arial"/>
                <w:lang w:val="fr-BE"/>
              </w:rPr>
            </w:pPr>
            <w:r w:rsidRPr="00292DEB">
              <w:rPr>
                <w:rFonts w:cs="Arial"/>
                <w:lang w:val="fr-BE"/>
              </w:rPr>
              <w:t xml:space="preserve">Décret présidentiel </w:t>
            </w:r>
            <w:r w:rsidRPr="00292DEB">
              <w:rPr>
                <w:rFonts w:cs="Arial"/>
                <w:color w:val="800000"/>
                <w:lang w:val="fr-BE"/>
              </w:rPr>
              <w:t>221/97.</w:t>
            </w:r>
          </w:p>
          <w:p w14:paraId="38C65806" w14:textId="77777777" w:rsidR="00CD2271" w:rsidRPr="00292DEB" w:rsidRDefault="00CD2271" w:rsidP="00CD2271">
            <w:pPr>
              <w:numPr>
                <w:ilvl w:val="0"/>
                <w:numId w:val="14"/>
              </w:numPr>
              <w:suppressAutoHyphens/>
              <w:spacing w:line="276" w:lineRule="auto"/>
              <w:rPr>
                <w:rFonts w:eastAsia="Arial" w:cs="Arial"/>
                <w:lang w:val="fr-BE"/>
              </w:rPr>
            </w:pPr>
            <w:r w:rsidRPr="00292DEB">
              <w:rPr>
                <w:rFonts w:eastAsia="Arial" w:cs="Arial"/>
                <w:lang w:val="fr-BE"/>
              </w:rPr>
              <w:t xml:space="preserve">Loi </w:t>
            </w:r>
            <w:r w:rsidRPr="00292DEB">
              <w:rPr>
                <w:rFonts w:eastAsia="Arial" w:cs="Arial"/>
                <w:color w:val="C00000"/>
                <w:lang w:val="fr-BE"/>
              </w:rPr>
              <w:t xml:space="preserve">4808/2021 </w:t>
            </w:r>
            <w:r w:rsidRPr="00292DEB">
              <w:rPr>
                <w:rFonts w:eastAsia="Arial" w:cs="Arial"/>
                <w:lang w:val="fr-BE"/>
              </w:rPr>
              <w:t>(article 34).</w:t>
            </w:r>
          </w:p>
          <w:p w14:paraId="2C2BB253" w14:textId="77777777" w:rsidR="00CD2271" w:rsidRPr="00292DEB" w:rsidRDefault="00CD2271" w:rsidP="00CD2271">
            <w:pPr>
              <w:numPr>
                <w:ilvl w:val="0"/>
                <w:numId w:val="14"/>
              </w:numPr>
              <w:suppressAutoHyphens/>
              <w:spacing w:line="276" w:lineRule="auto"/>
              <w:rPr>
                <w:rFonts w:eastAsia="Arial" w:cs="Arial"/>
                <w:lang w:val="fr-BE"/>
              </w:rPr>
            </w:pPr>
            <w:r w:rsidRPr="00292DEB">
              <w:rPr>
                <w:rFonts w:eastAsia="Arial" w:cs="Arial"/>
                <w:lang w:val="fr-BE"/>
              </w:rPr>
              <w:t>Loi 4997/2022 (article 44). </w:t>
            </w:r>
          </w:p>
          <w:p w14:paraId="2364F352" w14:textId="77777777" w:rsidR="00CD2271" w:rsidRPr="00292DEB" w:rsidRDefault="00CD2271" w:rsidP="00CD2271">
            <w:pPr>
              <w:spacing w:line="276" w:lineRule="auto"/>
              <w:ind w:left="57"/>
              <w:rPr>
                <w:rFonts w:cs="Arial"/>
                <w:lang w:val="fr-BE"/>
              </w:rPr>
            </w:pPr>
          </w:p>
          <w:p w14:paraId="72D74A1B" w14:textId="77777777" w:rsidR="00CD2271" w:rsidRPr="00292DEB" w:rsidRDefault="00CD2271" w:rsidP="00CD2271">
            <w:pPr>
              <w:spacing w:line="276" w:lineRule="auto"/>
              <w:rPr>
                <w:rFonts w:cs="Arial"/>
                <w:lang w:val="fr-BE"/>
              </w:rPr>
            </w:pPr>
            <w:r w:rsidRPr="00292DEB">
              <w:rPr>
                <w:rFonts w:cs="Arial"/>
                <w:lang w:val="fr-BE"/>
              </w:rPr>
              <w:t xml:space="preserve">Pour </w:t>
            </w:r>
            <w:r w:rsidRPr="00292DEB">
              <w:rPr>
                <w:rFonts w:cs="Arial"/>
                <w:color w:val="008000"/>
                <w:lang w:val="fr-BE"/>
              </w:rPr>
              <w:t xml:space="preserve">l'allocation spéciale de protection de la maternité </w:t>
            </w:r>
            <w:r w:rsidRPr="00292DEB">
              <w:rPr>
                <w:rFonts w:cs="Arial"/>
                <w:color w:val="008080"/>
                <w:lang w:val="fr-BE"/>
              </w:rPr>
              <w:t>(</w:t>
            </w:r>
            <w:r w:rsidRPr="00292DEB">
              <w:rPr>
                <w:rFonts w:cs="Arial"/>
                <w:i/>
                <w:color w:val="008080"/>
                <w:lang w:val="fr-BE"/>
              </w:rPr>
              <w:t>ΕΙΔΙΚΗ ΠΑΡΟΧΗ ΠΡΟΣΤΑΣΙΑΣ ΜΗΤΡΟΤΗΤΑΣ</w:t>
            </w:r>
            <w:r w:rsidRPr="00292DEB">
              <w:rPr>
                <w:rFonts w:cs="Arial"/>
                <w:color w:val="008080"/>
                <w:lang w:val="fr-BE"/>
              </w:rPr>
              <w:t>)</w:t>
            </w:r>
          </w:p>
          <w:p w14:paraId="4842EC4A" w14:textId="77777777" w:rsidR="00CD2271" w:rsidRPr="00292DEB" w:rsidRDefault="00CD2271" w:rsidP="00CD2271">
            <w:pPr>
              <w:numPr>
                <w:ilvl w:val="0"/>
                <w:numId w:val="14"/>
              </w:numPr>
              <w:spacing w:line="276" w:lineRule="auto"/>
              <w:rPr>
                <w:rFonts w:cs="Arial"/>
                <w:color w:val="800000"/>
                <w:lang w:val="fr-BE"/>
              </w:rPr>
            </w:pPr>
            <w:r w:rsidRPr="00292DEB">
              <w:rPr>
                <w:rFonts w:cs="Arial"/>
                <w:lang w:val="fr-BE"/>
              </w:rPr>
              <w:t xml:space="preserve">Article </w:t>
            </w:r>
            <w:r w:rsidRPr="00292DEB">
              <w:rPr>
                <w:rFonts w:cs="Arial"/>
                <w:color w:val="800000"/>
                <w:lang w:val="fr-BE"/>
              </w:rPr>
              <w:t>142</w:t>
            </w:r>
            <w:r w:rsidRPr="00292DEB">
              <w:rPr>
                <w:rFonts w:cs="Arial"/>
                <w:lang w:val="fr-BE"/>
              </w:rPr>
              <w:t xml:space="preserve"> de la loi </w:t>
            </w:r>
            <w:r w:rsidRPr="00292DEB">
              <w:rPr>
                <w:rFonts w:cs="Arial"/>
                <w:color w:val="800000"/>
                <w:lang w:val="fr-BE"/>
              </w:rPr>
              <w:t>3655/2008.</w:t>
            </w:r>
          </w:p>
          <w:p w14:paraId="4A6F9DBC" w14:textId="77777777" w:rsidR="00CD2271" w:rsidRPr="00292DEB" w:rsidRDefault="00CD2271" w:rsidP="00CD2271">
            <w:pPr>
              <w:numPr>
                <w:ilvl w:val="0"/>
                <w:numId w:val="14"/>
              </w:numPr>
              <w:tabs>
                <w:tab w:val="left" w:pos="680"/>
                <w:tab w:val="center" w:pos="6521"/>
                <w:tab w:val="right" w:pos="12758"/>
              </w:tabs>
              <w:spacing w:line="276" w:lineRule="auto"/>
              <w:rPr>
                <w:rFonts w:cs="Arial"/>
                <w:lang w:val="fr-BE"/>
              </w:rPr>
            </w:pPr>
            <w:proofErr w:type="spellStart"/>
            <w:r w:rsidRPr="00292DEB">
              <w:rPr>
                <w:rFonts w:cs="Arial"/>
                <w:lang w:val="fr-BE"/>
              </w:rPr>
              <w:t>Arrêt</w:t>
            </w:r>
            <w:proofErr w:type="spellEnd"/>
            <w:r w:rsidRPr="00292DEB">
              <w:rPr>
                <w:rFonts w:cs="Arial"/>
                <w:lang w:val="fr-BE"/>
              </w:rPr>
              <w:t xml:space="preserve"> ministériel </w:t>
            </w:r>
            <w:r w:rsidRPr="00292DEB">
              <w:rPr>
                <w:rFonts w:cs="Arial"/>
                <w:color w:val="800000"/>
                <w:lang w:val="fr-BE"/>
              </w:rPr>
              <w:t>33891/606/2008.</w:t>
            </w:r>
          </w:p>
          <w:p w14:paraId="370320BF" w14:textId="77777777" w:rsidR="00CD2271" w:rsidRPr="00292DEB" w:rsidRDefault="00CD2271" w:rsidP="00CD2271">
            <w:pPr>
              <w:numPr>
                <w:ilvl w:val="0"/>
                <w:numId w:val="14"/>
              </w:numPr>
              <w:spacing w:line="276" w:lineRule="auto"/>
              <w:rPr>
                <w:rFonts w:cs="Arial"/>
                <w:lang w:val="fr-BE"/>
              </w:rPr>
            </w:pPr>
            <w:r w:rsidRPr="00292DEB">
              <w:rPr>
                <w:rFonts w:cs="Arial"/>
                <w:lang w:val="fr-BE"/>
              </w:rPr>
              <w:t xml:space="preserve">Article </w:t>
            </w:r>
            <w:r w:rsidRPr="00292DEB">
              <w:rPr>
                <w:rFonts w:cs="Arial"/>
                <w:color w:val="800000"/>
                <w:lang w:val="fr-BE"/>
              </w:rPr>
              <w:t>36, par. 3,</w:t>
            </w:r>
            <w:r w:rsidRPr="00292DEB">
              <w:rPr>
                <w:rFonts w:cs="Arial"/>
                <w:lang w:val="fr-BE"/>
              </w:rPr>
              <w:t xml:space="preserve"> de la loi </w:t>
            </w:r>
            <w:r w:rsidRPr="00292DEB">
              <w:rPr>
                <w:rFonts w:cs="Arial"/>
                <w:color w:val="800000"/>
                <w:lang w:val="fr-BE"/>
              </w:rPr>
              <w:t>3996/2011.</w:t>
            </w:r>
          </w:p>
          <w:p w14:paraId="0E0C0500" w14:textId="77777777" w:rsidR="00CD2271" w:rsidRPr="00292DEB" w:rsidRDefault="00CD2271" w:rsidP="00CD2271">
            <w:pPr>
              <w:numPr>
                <w:ilvl w:val="0"/>
                <w:numId w:val="14"/>
              </w:numPr>
              <w:spacing w:line="276" w:lineRule="auto"/>
              <w:rPr>
                <w:rFonts w:cs="Arial"/>
                <w:lang w:val="fr-BE"/>
              </w:rPr>
            </w:pPr>
            <w:r w:rsidRPr="00292DEB">
              <w:rPr>
                <w:rFonts w:eastAsia="Arial" w:cs="Arial"/>
                <w:lang w:val="fr-BE"/>
              </w:rPr>
              <w:t xml:space="preserve">Loi </w:t>
            </w:r>
            <w:r w:rsidRPr="00292DEB">
              <w:rPr>
                <w:rFonts w:eastAsia="Arial" w:cs="Arial"/>
                <w:color w:val="C00000"/>
                <w:lang w:val="fr-BE"/>
              </w:rPr>
              <w:t xml:space="preserve">4808/2021 </w:t>
            </w:r>
            <w:r w:rsidRPr="00292DEB">
              <w:rPr>
                <w:rFonts w:eastAsia="Arial" w:cs="Arial"/>
                <w:lang w:val="fr-BE"/>
              </w:rPr>
              <w:t>(article 36).</w:t>
            </w:r>
          </w:p>
          <w:p w14:paraId="7E287AA8" w14:textId="77777777" w:rsidR="00CD2271" w:rsidRPr="00292DEB" w:rsidRDefault="00CD2271" w:rsidP="00CD2271">
            <w:pPr>
              <w:numPr>
                <w:ilvl w:val="0"/>
                <w:numId w:val="14"/>
              </w:numPr>
              <w:spacing w:line="276" w:lineRule="auto"/>
              <w:rPr>
                <w:rFonts w:cs="Arial"/>
                <w:lang w:val="fr-BE"/>
              </w:rPr>
            </w:pPr>
            <w:r w:rsidRPr="00292DEB">
              <w:rPr>
                <w:rFonts w:eastAsia="Arial" w:cs="Arial"/>
                <w:lang w:val="fr-BE"/>
              </w:rPr>
              <w:t>Loi 4997/2022 (article 43).</w:t>
            </w:r>
          </w:p>
          <w:p w14:paraId="71F67EEE" w14:textId="77777777" w:rsidR="00CD2271" w:rsidRPr="00292DEB" w:rsidRDefault="00CD2271" w:rsidP="00CD2271">
            <w:pPr>
              <w:numPr>
                <w:ilvl w:val="0"/>
                <w:numId w:val="14"/>
              </w:numPr>
              <w:spacing w:line="276" w:lineRule="auto"/>
              <w:rPr>
                <w:rFonts w:cs="Arial"/>
                <w:lang w:val="fr-BE"/>
              </w:rPr>
            </w:pPr>
            <w:proofErr w:type="spellStart"/>
            <w:r w:rsidRPr="00292DEB">
              <w:rPr>
                <w:rFonts w:eastAsia="Arial" w:cs="Arial"/>
                <w:lang w:val="fr-BE"/>
              </w:rPr>
              <w:t>Arrêt</w:t>
            </w:r>
            <w:proofErr w:type="spellEnd"/>
            <w:r w:rsidRPr="00292DEB">
              <w:rPr>
                <w:rFonts w:eastAsia="Arial" w:cs="Arial"/>
                <w:lang w:val="fr-BE"/>
              </w:rPr>
              <w:t xml:space="preserve"> ministériel 47360 du 9 mai 2023</w:t>
            </w:r>
          </w:p>
          <w:p w14:paraId="18707310" w14:textId="77777777" w:rsidR="00CD2271" w:rsidRPr="00292DEB" w:rsidRDefault="00CD2271" w:rsidP="00CD2271">
            <w:pPr>
              <w:pStyle w:val="Normal0"/>
              <w:numPr>
                <w:ilvl w:val="0"/>
                <w:numId w:val="14"/>
              </w:numPr>
              <w:spacing w:before="0" w:after="0" w:line="276" w:lineRule="auto"/>
              <w:rPr>
                <w:sz w:val="15"/>
                <w:szCs w:val="15"/>
              </w:rPr>
            </w:pPr>
            <w:r w:rsidRPr="00292DEB">
              <w:rPr>
                <w:sz w:val="15"/>
                <w:szCs w:val="15"/>
              </w:rPr>
              <w:t>Loi 5078/2023 (art.150 &amp; 151)</w:t>
            </w:r>
          </w:p>
          <w:p w14:paraId="2CFAF75E" w14:textId="77777777" w:rsidR="00CD2271" w:rsidRPr="00292DEB" w:rsidRDefault="00CD2271" w:rsidP="00CD2271">
            <w:pPr>
              <w:pStyle w:val="Normal0"/>
              <w:numPr>
                <w:ilvl w:val="0"/>
                <w:numId w:val="14"/>
              </w:numPr>
              <w:spacing w:before="0" w:after="0" w:line="276" w:lineRule="auto"/>
              <w:rPr>
                <w:sz w:val="15"/>
                <w:szCs w:val="15"/>
              </w:rPr>
            </w:pPr>
            <w:r w:rsidRPr="00292DEB">
              <w:rPr>
                <w:sz w:val="15"/>
                <w:szCs w:val="15"/>
              </w:rPr>
              <w:t>Loi 5089/2024 (art.6)</w:t>
            </w:r>
          </w:p>
          <w:p w14:paraId="32F0A0B9" w14:textId="77777777" w:rsidR="00CD2271" w:rsidRPr="00292DEB" w:rsidRDefault="00CD2271" w:rsidP="00CD2271">
            <w:pPr>
              <w:pStyle w:val="Normal0"/>
              <w:numPr>
                <w:ilvl w:val="0"/>
                <w:numId w:val="14"/>
              </w:numPr>
              <w:spacing w:before="0" w:after="0" w:line="276" w:lineRule="auto"/>
              <w:rPr>
                <w:sz w:val="15"/>
                <w:szCs w:val="15"/>
              </w:rPr>
            </w:pPr>
            <w:r w:rsidRPr="00292DEB">
              <w:rPr>
                <w:sz w:val="15"/>
                <w:szCs w:val="15"/>
              </w:rPr>
              <w:t>Loi 5092/2024 (art.56)</w:t>
            </w:r>
          </w:p>
          <w:p w14:paraId="5452AF4C" w14:textId="77777777" w:rsidR="00CD2271" w:rsidRPr="00292DEB" w:rsidRDefault="00CD2271" w:rsidP="00CD2271">
            <w:pPr>
              <w:pStyle w:val="Normal0"/>
              <w:numPr>
                <w:ilvl w:val="0"/>
                <w:numId w:val="14"/>
              </w:numPr>
              <w:spacing w:before="0" w:after="0" w:line="276" w:lineRule="auto"/>
              <w:rPr>
                <w:sz w:val="15"/>
                <w:szCs w:val="15"/>
              </w:rPr>
            </w:pPr>
            <w:proofErr w:type="spellStart"/>
            <w:r w:rsidRPr="00292DEB">
              <w:rPr>
                <w:sz w:val="15"/>
                <w:szCs w:val="15"/>
              </w:rPr>
              <w:t>Arrêt</w:t>
            </w:r>
            <w:proofErr w:type="spellEnd"/>
            <w:r w:rsidRPr="00292DEB">
              <w:rPr>
                <w:sz w:val="15"/>
                <w:szCs w:val="15"/>
              </w:rPr>
              <w:t xml:space="preserve"> ministériel 28842/18 avril 2024</w:t>
            </w:r>
          </w:p>
          <w:p w14:paraId="031BEB80" w14:textId="77777777" w:rsidR="00CD2271" w:rsidRPr="00292DEB" w:rsidRDefault="00CD2271" w:rsidP="00CD2271">
            <w:pPr>
              <w:pStyle w:val="Normal0"/>
              <w:numPr>
                <w:ilvl w:val="0"/>
                <w:numId w:val="14"/>
              </w:numPr>
              <w:spacing w:before="0" w:after="0" w:line="276" w:lineRule="auto"/>
              <w:rPr>
                <w:sz w:val="15"/>
                <w:szCs w:val="15"/>
              </w:rPr>
            </w:pPr>
            <w:proofErr w:type="spellStart"/>
            <w:r w:rsidRPr="00292DEB">
              <w:rPr>
                <w:sz w:val="15"/>
                <w:szCs w:val="15"/>
              </w:rPr>
              <w:t>Arrêt</w:t>
            </w:r>
            <w:proofErr w:type="spellEnd"/>
            <w:r w:rsidRPr="00292DEB">
              <w:rPr>
                <w:sz w:val="15"/>
                <w:szCs w:val="15"/>
              </w:rPr>
              <w:t xml:space="preserve"> ministériel 39686/10 avril 2024</w:t>
            </w:r>
          </w:p>
          <w:p w14:paraId="61264EC3" w14:textId="77777777" w:rsidR="00CD2271" w:rsidRPr="00292DEB" w:rsidRDefault="00CD2271" w:rsidP="00CD2271">
            <w:pPr>
              <w:keepNext/>
              <w:spacing w:line="276" w:lineRule="auto"/>
              <w:outlineLvl w:val="2"/>
              <w:rPr>
                <w:rFonts w:cs="Arial"/>
                <w:lang w:val="fr-BE"/>
              </w:rPr>
            </w:pPr>
          </w:p>
          <w:p w14:paraId="15A870B4" w14:textId="77777777" w:rsidR="00CD2271" w:rsidRPr="00292DEB" w:rsidRDefault="00CD2271" w:rsidP="00CD2271">
            <w:pPr>
              <w:keepNext/>
              <w:spacing w:line="276" w:lineRule="auto"/>
              <w:outlineLvl w:val="3"/>
              <w:rPr>
                <w:rFonts w:eastAsia="Arial" w:cs="Arial"/>
                <w:lang w:val="fr-BE"/>
              </w:rPr>
            </w:pPr>
            <w:r w:rsidRPr="00292DEB">
              <w:rPr>
                <w:rFonts w:eastAsia="Arial" w:cs="Arial"/>
                <w:lang w:val="fr-BE"/>
              </w:rPr>
              <w:t xml:space="preserve">Pour le </w:t>
            </w:r>
            <w:r w:rsidRPr="00292DEB">
              <w:rPr>
                <w:rFonts w:eastAsia="Arial" w:cs="Arial"/>
                <w:color w:val="008000"/>
                <w:lang w:val="fr-BE"/>
              </w:rPr>
              <w:t xml:space="preserve">congé de maternité </w:t>
            </w:r>
            <w:r w:rsidRPr="00292DEB">
              <w:rPr>
                <w:rFonts w:eastAsia="Arial" w:cs="Arial"/>
                <w:lang w:val="fr-BE"/>
              </w:rPr>
              <w:t>(</w:t>
            </w:r>
            <w:r w:rsidRPr="00292DEB">
              <w:rPr>
                <w:rFonts w:eastAsia="Arial" w:cs="Arial"/>
                <w:i/>
                <w:color w:val="008080"/>
                <w:lang w:val="fr-BE"/>
              </w:rPr>
              <w:t>ΑΔΕΑ ΜΗΤΡΟΤΗΤΑΣ</w:t>
            </w:r>
            <w:r w:rsidRPr="00292DEB">
              <w:rPr>
                <w:rFonts w:eastAsia="Arial" w:cs="Arial"/>
                <w:lang w:val="fr-BE"/>
              </w:rPr>
              <w:t xml:space="preserve">): Loi </w:t>
            </w:r>
            <w:r w:rsidRPr="00292DEB">
              <w:rPr>
                <w:rFonts w:eastAsia="Arial" w:cs="Arial"/>
                <w:color w:val="C00000"/>
                <w:lang w:val="fr-BE"/>
              </w:rPr>
              <w:t>2874/2000.</w:t>
            </w:r>
          </w:p>
          <w:p w14:paraId="79F8560B" w14:textId="77777777" w:rsidR="00CD2271" w:rsidRPr="00292DEB" w:rsidRDefault="00CD2271" w:rsidP="00CD2271">
            <w:pPr>
              <w:keepNext/>
              <w:spacing w:line="276" w:lineRule="auto"/>
              <w:outlineLvl w:val="3"/>
              <w:rPr>
                <w:rFonts w:eastAsia="Arial" w:cs="Arial"/>
                <w:lang w:val="fr-BE"/>
              </w:rPr>
            </w:pPr>
          </w:p>
          <w:p w14:paraId="4709EE17" w14:textId="77777777" w:rsidR="00CD2271" w:rsidRPr="00292DEB" w:rsidRDefault="00CD2271" w:rsidP="00CD2271">
            <w:pPr>
              <w:keepNext/>
              <w:spacing w:line="276" w:lineRule="auto"/>
              <w:outlineLvl w:val="3"/>
              <w:rPr>
                <w:rFonts w:eastAsia="Arial" w:cs="Arial"/>
                <w:color w:val="C00000"/>
                <w:lang w:val="fr-BE"/>
              </w:rPr>
            </w:pPr>
            <w:r w:rsidRPr="00292DEB">
              <w:rPr>
                <w:rFonts w:eastAsia="Arial" w:cs="Arial"/>
                <w:lang w:val="fr-BE"/>
              </w:rPr>
              <w:t xml:space="preserve">Pour le </w:t>
            </w:r>
            <w:r w:rsidRPr="00292DEB">
              <w:rPr>
                <w:rFonts w:eastAsia="Arial" w:cs="Arial"/>
                <w:color w:val="008000"/>
                <w:lang w:val="fr-BE"/>
              </w:rPr>
              <w:t xml:space="preserve">congé de paternité </w:t>
            </w:r>
            <w:r w:rsidRPr="00292DEB">
              <w:rPr>
                <w:rFonts w:eastAsia="Arial" w:cs="Arial"/>
                <w:lang w:val="fr-BE"/>
              </w:rPr>
              <w:t>(</w:t>
            </w:r>
            <w:r w:rsidRPr="00292DEB">
              <w:rPr>
                <w:rFonts w:eastAsia="Arial" w:cs="Arial"/>
                <w:i/>
                <w:color w:val="008080"/>
                <w:lang w:val="fr-BE"/>
              </w:rPr>
              <w:t>ΑΔΕΙΑ ΠΑΤΡΟΤΗΤΑΣ</w:t>
            </w:r>
            <w:r w:rsidRPr="00292DEB">
              <w:rPr>
                <w:rFonts w:eastAsia="Arial" w:cs="Arial"/>
                <w:lang w:val="fr-BE"/>
              </w:rPr>
              <w:t xml:space="preserve">): Loi </w:t>
            </w:r>
            <w:r w:rsidRPr="00292DEB">
              <w:rPr>
                <w:rFonts w:eastAsia="Arial" w:cs="Arial"/>
                <w:color w:val="C00000"/>
                <w:lang w:val="fr-BE"/>
              </w:rPr>
              <w:t>2874/2000.</w:t>
            </w:r>
          </w:p>
          <w:p w14:paraId="62FFB934" w14:textId="77777777" w:rsidR="00CD2271" w:rsidRPr="00292DEB" w:rsidRDefault="00CD2271" w:rsidP="00CD2271">
            <w:pPr>
              <w:keepNext/>
              <w:spacing w:line="276" w:lineRule="auto"/>
              <w:outlineLvl w:val="3"/>
              <w:rPr>
                <w:rFonts w:eastAsia="Arial" w:cs="Arial"/>
                <w:color w:val="C00000"/>
                <w:lang w:val="fr-BE"/>
              </w:rPr>
            </w:pPr>
            <w:r w:rsidRPr="00292DEB">
              <w:rPr>
                <w:rFonts w:eastAsia="Arial" w:cs="Arial"/>
                <w:color w:val="C00000"/>
                <w:lang w:val="fr-BE"/>
              </w:rPr>
              <w:t>Loi 4808/2021, article 27.</w:t>
            </w:r>
          </w:p>
          <w:p w14:paraId="0770D95C" w14:textId="77777777" w:rsidR="00CD2271" w:rsidRPr="00292DEB" w:rsidRDefault="00CD2271" w:rsidP="00CD2271">
            <w:pPr>
              <w:spacing w:line="276" w:lineRule="auto"/>
              <w:rPr>
                <w:rFonts w:eastAsia="Arial" w:cs="Arial"/>
                <w:color w:val="008000"/>
                <w:lang w:val="fr-BE"/>
              </w:rPr>
            </w:pPr>
            <w:r w:rsidRPr="00292DEB">
              <w:rPr>
                <w:rFonts w:eastAsia="Arial" w:cs="Arial"/>
                <w:lang w:val="fr-BE"/>
              </w:rPr>
              <w:t>Loi n° </w:t>
            </w:r>
            <w:r w:rsidRPr="00292DEB">
              <w:rPr>
                <w:rFonts w:eastAsia="Arial" w:cs="Arial"/>
                <w:color w:val="C00000"/>
                <w:lang w:val="fr-BE"/>
              </w:rPr>
              <w:t>4898/1-11-2018</w:t>
            </w:r>
            <w:r w:rsidRPr="00292DEB">
              <w:rPr>
                <w:rFonts w:eastAsia="Arial" w:cs="Arial"/>
                <w:lang w:val="fr-BE"/>
              </w:rPr>
              <w:t xml:space="preserve">, articles 5 et 38, relative au règlement unifié des prestations de santé de </w:t>
            </w:r>
            <w:r w:rsidRPr="00292DEB">
              <w:rPr>
                <w:rFonts w:eastAsia="Arial" w:cs="Arial"/>
                <w:color w:val="008000"/>
                <w:lang w:val="fr-BE"/>
              </w:rPr>
              <w:t xml:space="preserve">l’Organisation nationale pour le service de soins de santé (EOPYY). </w:t>
            </w:r>
          </w:p>
          <w:p w14:paraId="0F4F4D41" w14:textId="77777777" w:rsidR="00CD2271" w:rsidRPr="00292DEB" w:rsidRDefault="00CD2271" w:rsidP="00CD2271">
            <w:pPr>
              <w:spacing w:line="276" w:lineRule="auto"/>
              <w:rPr>
                <w:rFonts w:eastAsia="Arial" w:cs="Arial"/>
                <w:color w:val="008000"/>
                <w:lang w:val="fr-BE"/>
              </w:rPr>
            </w:pPr>
          </w:p>
          <w:p w14:paraId="70537E3E" w14:textId="77777777" w:rsidR="00CD2271" w:rsidRPr="00292DEB" w:rsidRDefault="00CD2271" w:rsidP="00CD2271">
            <w:pPr>
              <w:spacing w:line="276" w:lineRule="auto"/>
              <w:rPr>
                <w:rFonts w:eastAsia="Arial" w:cs="Arial"/>
                <w:lang w:val="fr-BE"/>
              </w:rPr>
            </w:pPr>
            <w:r w:rsidRPr="00292DEB">
              <w:rPr>
                <w:rFonts w:eastAsia="Arial" w:cs="Arial"/>
                <w:lang w:val="fr-BE"/>
              </w:rPr>
              <w:t xml:space="preserve">Répertoire des actes juridiques: </w:t>
            </w:r>
            <w:hyperlink r:id="rId17" w:history="1">
              <w:r w:rsidRPr="00292DEB">
                <w:rPr>
                  <w:rStyle w:val="Hyperlink"/>
                  <w:rFonts w:cs="Arial"/>
                  <w:lang w:val="fr-FR"/>
                </w:rPr>
                <w:t>https://search.et.gr/el/</w:t>
              </w:r>
            </w:hyperlink>
          </w:p>
          <w:p w14:paraId="0D529288" w14:textId="77777777" w:rsidR="00CD2271" w:rsidRPr="00292DEB" w:rsidRDefault="00CD2271" w:rsidP="00CD2271">
            <w:pPr>
              <w:pStyle w:val="StandardLinks"/>
              <w:spacing w:line="276" w:lineRule="auto"/>
              <w:jc w:val="both"/>
              <w:rPr>
                <w:rFonts w:cs="Arial"/>
                <w:lang w:val="fr-BE"/>
              </w:rPr>
            </w:pPr>
          </w:p>
        </w:tc>
        <w:tc>
          <w:tcPr>
            <w:tcW w:w="1370" w:type="pct"/>
          </w:tcPr>
          <w:p w14:paraId="1E3530D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E-IV-01-EL</w:t>
            </w:r>
          </w:p>
          <w:p w14:paraId="799EBCCE"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Legislative Decree </w:t>
            </w:r>
            <w:r w:rsidRPr="00292DEB">
              <w:rPr>
                <w:i/>
                <w:color w:val="008080"/>
                <w:sz w:val="15"/>
                <w:szCs w:val="15"/>
                <w:lang w:val="en-GB"/>
              </w:rPr>
              <w:t>(</w:t>
            </w:r>
            <w:r w:rsidRPr="00292DEB">
              <w:rPr>
                <w:i/>
                <w:color w:val="008080"/>
                <w:sz w:val="15"/>
                <w:szCs w:val="15"/>
              </w:rPr>
              <w:t>ΝΟΜΟΘΕΤΙΚΟ</w:t>
            </w:r>
            <w:r w:rsidRPr="00292DEB">
              <w:rPr>
                <w:i/>
                <w:color w:val="008080"/>
                <w:sz w:val="15"/>
                <w:szCs w:val="15"/>
                <w:lang w:val="en-GB"/>
              </w:rPr>
              <w:t xml:space="preserve"> </w:t>
            </w:r>
            <w:r w:rsidRPr="00292DEB">
              <w:rPr>
                <w:i/>
                <w:color w:val="008080"/>
                <w:sz w:val="15"/>
                <w:szCs w:val="15"/>
              </w:rPr>
              <w:t>ΔΙΑΤΑΓΜΑ</w:t>
            </w:r>
            <w:r w:rsidRPr="00292DEB">
              <w:rPr>
                <w:i/>
                <w:color w:val="008080"/>
                <w:sz w:val="15"/>
                <w:szCs w:val="15"/>
                <w:lang w:val="en-GB"/>
              </w:rPr>
              <w:t>)</w:t>
            </w:r>
            <w:r w:rsidRPr="00292DEB">
              <w:rPr>
                <w:color w:val="000000"/>
                <w:sz w:val="15"/>
                <w:szCs w:val="15"/>
                <w:lang w:val="en-GB"/>
              </w:rPr>
              <w:t xml:space="preserve"> No. </w:t>
            </w:r>
            <w:r w:rsidRPr="00292DEB">
              <w:rPr>
                <w:color w:val="800000"/>
                <w:sz w:val="15"/>
                <w:szCs w:val="15"/>
                <w:lang w:val="en-GB"/>
              </w:rPr>
              <w:t>1846/51</w:t>
            </w:r>
            <w:r w:rsidRPr="00292DEB">
              <w:rPr>
                <w:color w:val="000000"/>
                <w:sz w:val="15"/>
                <w:szCs w:val="15"/>
                <w:lang w:val="en-GB"/>
              </w:rPr>
              <w:t xml:space="preserve"> of 14 June 1951 on social insurance, as amended.</w:t>
            </w:r>
          </w:p>
          <w:p w14:paraId="59BE26D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2874/00</w:t>
            </w:r>
            <w:r w:rsidRPr="00292DEB">
              <w:rPr>
                <w:color w:val="000000"/>
                <w:sz w:val="15"/>
                <w:szCs w:val="15"/>
                <w:lang w:val="en-GB"/>
              </w:rPr>
              <w:t>.</w:t>
            </w:r>
          </w:p>
          <w:p w14:paraId="6EE4F79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Articles </w:t>
            </w:r>
            <w:r w:rsidRPr="00292DEB">
              <w:rPr>
                <w:color w:val="800000"/>
                <w:sz w:val="15"/>
                <w:szCs w:val="15"/>
                <w:lang w:val="en-GB"/>
              </w:rPr>
              <w:t xml:space="preserve">657 </w:t>
            </w:r>
            <w:r w:rsidRPr="00292DEB">
              <w:rPr>
                <w:color w:val="000000"/>
                <w:sz w:val="15"/>
                <w:szCs w:val="15"/>
                <w:lang w:val="en-GB"/>
              </w:rPr>
              <w:t xml:space="preserve">and </w:t>
            </w:r>
            <w:r w:rsidRPr="00292DEB">
              <w:rPr>
                <w:color w:val="800000"/>
                <w:sz w:val="15"/>
                <w:szCs w:val="15"/>
                <w:lang w:val="en-GB"/>
              </w:rPr>
              <w:t>658</w:t>
            </w:r>
            <w:r w:rsidRPr="00292DEB">
              <w:rPr>
                <w:color w:val="000000"/>
                <w:sz w:val="15"/>
                <w:szCs w:val="15"/>
                <w:lang w:val="en-GB"/>
              </w:rPr>
              <w:t xml:space="preserve"> of the </w:t>
            </w:r>
            <w:r w:rsidRPr="00292DEB">
              <w:rPr>
                <w:color w:val="008000"/>
                <w:sz w:val="15"/>
                <w:szCs w:val="15"/>
                <w:lang w:val="en-GB"/>
              </w:rPr>
              <w:t xml:space="preserve">Civil Code </w:t>
            </w:r>
            <w:r w:rsidRPr="00292DEB">
              <w:rPr>
                <w:i/>
                <w:color w:val="008080"/>
                <w:sz w:val="15"/>
                <w:szCs w:val="15"/>
                <w:lang w:val="en-GB"/>
              </w:rPr>
              <w:t>(</w:t>
            </w:r>
            <w:r w:rsidRPr="00292DEB">
              <w:rPr>
                <w:i/>
                <w:color w:val="008080"/>
                <w:sz w:val="15"/>
                <w:szCs w:val="15"/>
              </w:rPr>
              <w:t>ΑΣΤΙΚΟΣ</w:t>
            </w:r>
            <w:r w:rsidRPr="00292DEB">
              <w:rPr>
                <w:i/>
                <w:color w:val="008080"/>
                <w:sz w:val="15"/>
                <w:szCs w:val="15"/>
                <w:lang w:val="en-GB"/>
              </w:rPr>
              <w:t xml:space="preserve"> </w:t>
            </w:r>
            <w:r w:rsidRPr="00292DEB">
              <w:rPr>
                <w:i/>
                <w:color w:val="008080"/>
                <w:sz w:val="15"/>
                <w:szCs w:val="15"/>
              </w:rPr>
              <w:t>ΚΩΔΙΚΑΣ</w:t>
            </w:r>
            <w:r w:rsidRPr="00292DEB">
              <w:rPr>
                <w:i/>
                <w:color w:val="008080"/>
                <w:sz w:val="15"/>
                <w:szCs w:val="15"/>
                <w:lang w:val="en-GB"/>
              </w:rPr>
              <w:t>)</w:t>
            </w:r>
            <w:r w:rsidRPr="00292DEB">
              <w:rPr>
                <w:color w:val="000000"/>
                <w:sz w:val="15"/>
                <w:szCs w:val="15"/>
                <w:lang w:val="en-GB"/>
              </w:rPr>
              <w:t>.</w:t>
            </w:r>
          </w:p>
          <w:p w14:paraId="60FC6FB8"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color w:val="000000"/>
                <w:sz w:val="15"/>
                <w:szCs w:val="15"/>
                <w:lang w:val="en-GB"/>
              </w:rPr>
              <w:t xml:space="preserve">Presidential Decree </w:t>
            </w:r>
            <w:r w:rsidRPr="00292DEB">
              <w:rPr>
                <w:i/>
                <w:color w:val="008080"/>
                <w:sz w:val="15"/>
                <w:szCs w:val="15"/>
                <w:lang w:val="en-GB"/>
              </w:rPr>
              <w:t>(</w:t>
            </w:r>
            <w:r w:rsidRPr="00292DEB">
              <w:rPr>
                <w:i/>
                <w:color w:val="008080"/>
                <w:sz w:val="15"/>
                <w:szCs w:val="15"/>
              </w:rPr>
              <w:t>ΠΡΟΕΔΡΙΚΟ</w:t>
            </w:r>
            <w:r w:rsidRPr="00292DEB">
              <w:rPr>
                <w:i/>
                <w:color w:val="008080"/>
                <w:sz w:val="15"/>
                <w:szCs w:val="15"/>
                <w:lang w:val="en-GB"/>
              </w:rPr>
              <w:t xml:space="preserve"> </w:t>
            </w:r>
            <w:r w:rsidRPr="00292DEB">
              <w:rPr>
                <w:i/>
                <w:color w:val="008080"/>
                <w:sz w:val="15"/>
                <w:szCs w:val="15"/>
              </w:rPr>
              <w:t>ΔΙΑΤΑΓΜΑ</w:t>
            </w:r>
            <w:r w:rsidRPr="00292DEB">
              <w:rPr>
                <w:i/>
                <w:color w:val="008080"/>
                <w:sz w:val="15"/>
                <w:szCs w:val="15"/>
                <w:lang w:val="en-GB"/>
              </w:rPr>
              <w:t xml:space="preserve">) </w:t>
            </w:r>
            <w:r w:rsidRPr="00292DEB">
              <w:rPr>
                <w:color w:val="000000"/>
                <w:sz w:val="15"/>
                <w:szCs w:val="15"/>
                <w:lang w:val="en-GB"/>
              </w:rPr>
              <w:t>No.</w:t>
            </w:r>
            <w:r w:rsidRPr="00292DEB">
              <w:rPr>
                <w:color w:val="800000"/>
                <w:sz w:val="15"/>
                <w:szCs w:val="15"/>
                <w:lang w:val="en-GB"/>
              </w:rPr>
              <w:t>456/84.</w:t>
            </w:r>
          </w:p>
          <w:p w14:paraId="4F56C17B"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p>
          <w:p w14:paraId="4E496B2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lastRenderedPageBreak/>
              <w:t xml:space="preserve">For </w:t>
            </w:r>
            <w:r w:rsidRPr="00292DEB">
              <w:rPr>
                <w:color w:val="008000"/>
                <w:sz w:val="15"/>
                <w:szCs w:val="15"/>
                <w:lang w:val="en-GB"/>
              </w:rPr>
              <w:t xml:space="preserve">Supplementary Maternity Allowance </w:t>
            </w:r>
            <w:r w:rsidRPr="00292DEB">
              <w:rPr>
                <w:color w:val="008080"/>
                <w:sz w:val="15"/>
                <w:szCs w:val="15"/>
                <w:lang w:val="en-GB"/>
              </w:rPr>
              <w:t>(</w:t>
            </w:r>
            <w:r w:rsidRPr="00292DEB">
              <w:rPr>
                <w:i/>
                <w:color w:val="008080"/>
                <w:sz w:val="15"/>
                <w:szCs w:val="15"/>
              </w:rPr>
              <w:t>ΣΥΜΠΛΗΡΩΜΑΤΙΚΕΣ</w:t>
            </w:r>
            <w:r w:rsidRPr="00292DEB">
              <w:rPr>
                <w:i/>
                <w:color w:val="008080"/>
                <w:sz w:val="15"/>
                <w:szCs w:val="15"/>
                <w:lang w:val="en-GB"/>
              </w:rPr>
              <w:t xml:space="preserve"> </w:t>
            </w:r>
            <w:r w:rsidRPr="00292DEB">
              <w:rPr>
                <w:i/>
                <w:color w:val="008080"/>
                <w:sz w:val="15"/>
                <w:szCs w:val="15"/>
              </w:rPr>
              <w:t>ΠΑΡΟΧΕΣ</w:t>
            </w:r>
            <w:r w:rsidRPr="00292DEB">
              <w:rPr>
                <w:i/>
                <w:color w:val="008080"/>
                <w:sz w:val="15"/>
                <w:szCs w:val="15"/>
                <w:lang w:val="en-GB"/>
              </w:rPr>
              <w:t xml:space="preserve"> </w:t>
            </w:r>
            <w:r w:rsidRPr="00292DEB">
              <w:rPr>
                <w:i/>
                <w:color w:val="008080"/>
                <w:sz w:val="15"/>
                <w:szCs w:val="15"/>
              </w:rPr>
              <w:t>ΜΗΤΡΟΤΗΤΑΣ</w:t>
            </w:r>
            <w:r w:rsidRPr="00292DEB">
              <w:rPr>
                <w:color w:val="008080"/>
                <w:sz w:val="15"/>
                <w:szCs w:val="15"/>
                <w:lang w:val="en-GB"/>
              </w:rPr>
              <w:t>).</w:t>
            </w:r>
          </w:p>
          <w:p w14:paraId="71A02DA6"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color w:val="000000"/>
                <w:sz w:val="15"/>
                <w:szCs w:val="15"/>
              </w:rPr>
            </w:pPr>
            <w:r w:rsidRPr="00292DEB">
              <w:rPr>
                <w:color w:val="000000"/>
                <w:sz w:val="15"/>
                <w:szCs w:val="15"/>
              </w:rPr>
              <w:t xml:space="preserve">Law </w:t>
            </w:r>
            <w:r w:rsidRPr="00292DEB">
              <w:rPr>
                <w:color w:val="800000"/>
                <w:sz w:val="15"/>
                <w:szCs w:val="15"/>
              </w:rPr>
              <w:t>549/1977.</w:t>
            </w:r>
          </w:p>
          <w:p w14:paraId="290436E3"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color w:val="000000"/>
                <w:sz w:val="15"/>
                <w:szCs w:val="15"/>
              </w:rPr>
            </w:pPr>
            <w:proofErr w:type="spellStart"/>
            <w:r w:rsidRPr="00292DEB">
              <w:rPr>
                <w:color w:val="000000"/>
                <w:sz w:val="15"/>
                <w:szCs w:val="15"/>
              </w:rPr>
              <w:t>Presidential</w:t>
            </w:r>
            <w:proofErr w:type="spellEnd"/>
            <w:r w:rsidRPr="00292DEB">
              <w:rPr>
                <w:color w:val="000000"/>
                <w:sz w:val="15"/>
                <w:szCs w:val="15"/>
              </w:rPr>
              <w:t xml:space="preserve"> Decree </w:t>
            </w:r>
            <w:r w:rsidRPr="00292DEB">
              <w:rPr>
                <w:color w:val="800000"/>
                <w:sz w:val="15"/>
                <w:szCs w:val="15"/>
              </w:rPr>
              <w:t>776/77.</w:t>
            </w:r>
          </w:p>
          <w:p w14:paraId="21BA666D"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color w:val="000000"/>
                <w:sz w:val="15"/>
                <w:szCs w:val="15"/>
              </w:rPr>
            </w:pPr>
            <w:proofErr w:type="spellStart"/>
            <w:r w:rsidRPr="00292DEB">
              <w:rPr>
                <w:color w:val="000000"/>
                <w:sz w:val="15"/>
                <w:szCs w:val="15"/>
              </w:rPr>
              <w:t>Presidential</w:t>
            </w:r>
            <w:proofErr w:type="spellEnd"/>
            <w:r w:rsidRPr="00292DEB">
              <w:rPr>
                <w:color w:val="000000"/>
                <w:sz w:val="15"/>
                <w:szCs w:val="15"/>
              </w:rPr>
              <w:t xml:space="preserve"> Decree </w:t>
            </w:r>
            <w:r w:rsidRPr="00292DEB">
              <w:rPr>
                <w:color w:val="800000"/>
                <w:sz w:val="15"/>
                <w:szCs w:val="15"/>
              </w:rPr>
              <w:t>221/97.</w:t>
            </w:r>
          </w:p>
          <w:p w14:paraId="06F833C6"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color w:val="000000"/>
                <w:sz w:val="15"/>
                <w:szCs w:val="15"/>
              </w:rPr>
            </w:pPr>
            <w:r w:rsidRPr="00292DEB">
              <w:rPr>
                <w:color w:val="000000"/>
                <w:sz w:val="15"/>
                <w:szCs w:val="15"/>
              </w:rPr>
              <w:t xml:space="preserve">Law </w:t>
            </w:r>
            <w:r w:rsidRPr="00292DEB">
              <w:rPr>
                <w:color w:val="C9211E"/>
                <w:sz w:val="15"/>
                <w:szCs w:val="15"/>
              </w:rPr>
              <w:t xml:space="preserve">4808/2021 </w:t>
            </w:r>
            <w:r w:rsidRPr="00292DEB">
              <w:rPr>
                <w:color w:val="000000"/>
                <w:sz w:val="15"/>
                <w:szCs w:val="15"/>
              </w:rPr>
              <w:t>(art 34).</w:t>
            </w:r>
          </w:p>
          <w:p w14:paraId="7AE6F40A"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color w:val="000000"/>
                <w:sz w:val="15"/>
                <w:szCs w:val="15"/>
              </w:rPr>
            </w:pPr>
            <w:r w:rsidRPr="00292DEB">
              <w:rPr>
                <w:color w:val="000000" w:themeColor="text1"/>
                <w:sz w:val="15"/>
                <w:szCs w:val="15"/>
              </w:rPr>
              <w:t>Law 4997/2022 (art.44).</w:t>
            </w:r>
          </w:p>
          <w:p w14:paraId="092D1DEB" w14:textId="77777777" w:rsidR="00CD2271" w:rsidRPr="00292DEB" w:rsidRDefault="00CD2271" w:rsidP="00CD2271">
            <w:pPr>
              <w:pStyle w:val="Normal0"/>
              <w:numPr>
                <w:ilvl w:val="0"/>
                <w:numId w:val="116"/>
              </w:numPr>
              <w:pBdr>
                <w:top w:val="nil"/>
                <w:left w:val="nil"/>
                <w:bottom w:val="nil"/>
                <w:right w:val="nil"/>
                <w:between w:val="nil"/>
              </w:pBdr>
              <w:spacing w:before="0" w:after="0"/>
              <w:ind w:hanging="55"/>
              <w:rPr>
                <w:ins w:id="153" w:author="Author"/>
                <w:sz w:val="15"/>
                <w:szCs w:val="15"/>
              </w:rPr>
            </w:pPr>
            <w:proofErr w:type="spellStart"/>
            <w:ins w:id="154" w:author="Author">
              <w:r w:rsidRPr="00292DEB">
                <w:rPr>
                  <w:color w:val="008080"/>
                  <w:sz w:val="15"/>
                  <w:szCs w:val="15"/>
                  <w:u w:val="single"/>
                </w:rPr>
                <w:t>Presidential</w:t>
              </w:r>
              <w:proofErr w:type="spellEnd"/>
              <w:r w:rsidRPr="00292DEB">
                <w:rPr>
                  <w:color w:val="008080"/>
                  <w:sz w:val="15"/>
                  <w:szCs w:val="15"/>
                  <w:u w:val="single"/>
                </w:rPr>
                <w:t xml:space="preserve"> Decree </w:t>
              </w:r>
              <w:r w:rsidRPr="00292DEB">
                <w:rPr>
                  <w:color w:val="C00000"/>
                  <w:sz w:val="15"/>
                  <w:szCs w:val="15"/>
                </w:rPr>
                <w:t>62/2025 (art. 236)</w:t>
              </w:r>
            </w:ins>
          </w:p>
          <w:p w14:paraId="22E184A2" w14:textId="77777777" w:rsidR="00CD2271" w:rsidRPr="00292DEB" w:rsidRDefault="00CD2271" w:rsidP="00CD2271">
            <w:pPr>
              <w:pStyle w:val="Normal0"/>
              <w:pBdr>
                <w:top w:val="nil"/>
                <w:left w:val="nil"/>
                <w:bottom w:val="nil"/>
                <w:right w:val="nil"/>
                <w:between w:val="nil"/>
              </w:pBdr>
              <w:spacing w:after="0"/>
              <w:rPr>
                <w:color w:val="000000"/>
                <w:sz w:val="15"/>
                <w:szCs w:val="15"/>
              </w:rPr>
            </w:pPr>
          </w:p>
          <w:p w14:paraId="40AA0089" w14:textId="77777777" w:rsidR="00CD2271" w:rsidRPr="00292DEB" w:rsidRDefault="00CD2271" w:rsidP="00CD2271">
            <w:pPr>
              <w:pStyle w:val="Normal0"/>
              <w:pBdr>
                <w:top w:val="nil"/>
                <w:left w:val="nil"/>
                <w:bottom w:val="nil"/>
                <w:right w:val="nil"/>
                <w:between w:val="nil"/>
              </w:pBdr>
              <w:spacing w:after="0"/>
              <w:rPr>
                <w:color w:val="000000"/>
                <w:sz w:val="15"/>
                <w:szCs w:val="15"/>
              </w:rPr>
            </w:pPr>
            <w:r w:rsidRPr="00292DEB">
              <w:rPr>
                <w:color w:val="000000"/>
                <w:sz w:val="15"/>
                <w:szCs w:val="15"/>
              </w:rPr>
              <w:t xml:space="preserve">For </w:t>
            </w:r>
            <w:r w:rsidRPr="00292DEB">
              <w:rPr>
                <w:color w:val="008000"/>
                <w:sz w:val="15"/>
                <w:szCs w:val="15"/>
              </w:rPr>
              <w:t xml:space="preserve">Special </w:t>
            </w:r>
            <w:proofErr w:type="spellStart"/>
            <w:r w:rsidRPr="00292DEB">
              <w:rPr>
                <w:color w:val="008000"/>
                <w:sz w:val="15"/>
                <w:szCs w:val="15"/>
              </w:rPr>
              <w:t>Maternity</w:t>
            </w:r>
            <w:proofErr w:type="spellEnd"/>
            <w:r w:rsidRPr="00292DEB">
              <w:rPr>
                <w:color w:val="008000"/>
                <w:sz w:val="15"/>
                <w:szCs w:val="15"/>
              </w:rPr>
              <w:t xml:space="preserve"> Protection </w:t>
            </w:r>
            <w:proofErr w:type="spellStart"/>
            <w:r w:rsidRPr="00292DEB">
              <w:rPr>
                <w:color w:val="008000"/>
                <w:sz w:val="15"/>
                <w:szCs w:val="15"/>
              </w:rPr>
              <w:t>Allowance</w:t>
            </w:r>
            <w:proofErr w:type="spellEnd"/>
            <w:r w:rsidRPr="00292DEB">
              <w:rPr>
                <w:color w:val="008000"/>
                <w:sz w:val="15"/>
                <w:szCs w:val="15"/>
              </w:rPr>
              <w:t xml:space="preserve"> </w:t>
            </w:r>
            <w:r w:rsidRPr="00292DEB">
              <w:rPr>
                <w:color w:val="008080"/>
                <w:sz w:val="15"/>
                <w:szCs w:val="15"/>
              </w:rPr>
              <w:t>(</w:t>
            </w:r>
            <w:r w:rsidRPr="00292DEB">
              <w:rPr>
                <w:i/>
                <w:color w:val="008080"/>
                <w:sz w:val="15"/>
                <w:szCs w:val="15"/>
              </w:rPr>
              <w:t>ΕΙΔΙΚΗ ΠΑΡΟΧΗ ΠΡΟΣΤΑΣΙΑΣ ΜΗΤΡΟΤΗΤΑΣ</w:t>
            </w:r>
            <w:r w:rsidRPr="00292DEB">
              <w:rPr>
                <w:color w:val="008080"/>
                <w:sz w:val="15"/>
                <w:szCs w:val="15"/>
              </w:rPr>
              <w:t>)</w:t>
            </w:r>
          </w:p>
          <w:p w14:paraId="54E35EC3" w14:textId="77777777" w:rsidR="00CD2271" w:rsidRPr="00292DEB" w:rsidRDefault="00CD2271" w:rsidP="00CD2271">
            <w:pPr>
              <w:pStyle w:val="Normal0"/>
              <w:numPr>
                <w:ilvl w:val="0"/>
                <w:numId w:val="117"/>
              </w:numPr>
              <w:pBdr>
                <w:top w:val="nil"/>
                <w:left w:val="nil"/>
                <w:bottom w:val="nil"/>
                <w:right w:val="nil"/>
                <w:between w:val="nil"/>
              </w:pBdr>
              <w:spacing w:before="0" w:after="0"/>
              <w:ind w:hanging="55"/>
              <w:rPr>
                <w:color w:val="000000"/>
                <w:sz w:val="15"/>
                <w:szCs w:val="15"/>
              </w:rPr>
            </w:pPr>
            <w:r w:rsidRPr="00292DEB">
              <w:rPr>
                <w:color w:val="000000"/>
                <w:sz w:val="15"/>
                <w:szCs w:val="15"/>
              </w:rPr>
              <w:t xml:space="preserve">Art. </w:t>
            </w:r>
            <w:r w:rsidRPr="00292DEB">
              <w:rPr>
                <w:color w:val="800000"/>
                <w:sz w:val="15"/>
                <w:szCs w:val="15"/>
              </w:rPr>
              <w:t>142</w:t>
            </w:r>
            <w:r w:rsidRPr="00292DEB">
              <w:rPr>
                <w:color w:val="000000"/>
                <w:sz w:val="15"/>
                <w:szCs w:val="15"/>
              </w:rPr>
              <w:t xml:space="preserve"> of Law </w:t>
            </w:r>
            <w:r w:rsidRPr="00292DEB">
              <w:rPr>
                <w:color w:val="800000"/>
                <w:sz w:val="15"/>
                <w:szCs w:val="15"/>
              </w:rPr>
              <w:t>3655/2008.</w:t>
            </w:r>
          </w:p>
          <w:p w14:paraId="31B73442" w14:textId="77777777" w:rsidR="00CD2271" w:rsidRPr="00292DEB" w:rsidRDefault="00CD2271" w:rsidP="00CD2271">
            <w:pPr>
              <w:pStyle w:val="Normal0"/>
              <w:numPr>
                <w:ilvl w:val="0"/>
                <w:numId w:val="117"/>
              </w:numPr>
              <w:pBdr>
                <w:top w:val="nil"/>
                <w:left w:val="nil"/>
                <w:bottom w:val="nil"/>
                <w:right w:val="nil"/>
                <w:between w:val="nil"/>
              </w:pBdr>
              <w:spacing w:before="0" w:after="0"/>
              <w:ind w:hanging="55"/>
              <w:rPr>
                <w:color w:val="000000"/>
                <w:sz w:val="15"/>
                <w:szCs w:val="15"/>
              </w:rPr>
            </w:pPr>
            <w:proofErr w:type="spellStart"/>
            <w:r w:rsidRPr="00292DEB">
              <w:rPr>
                <w:color w:val="000000"/>
                <w:sz w:val="15"/>
                <w:szCs w:val="15"/>
              </w:rPr>
              <w:t>Ministerial</w:t>
            </w:r>
            <w:proofErr w:type="spellEnd"/>
            <w:r w:rsidRPr="00292DEB">
              <w:rPr>
                <w:color w:val="000000"/>
                <w:sz w:val="15"/>
                <w:szCs w:val="15"/>
              </w:rPr>
              <w:t xml:space="preserve"> </w:t>
            </w:r>
            <w:proofErr w:type="spellStart"/>
            <w:r w:rsidRPr="00292DEB">
              <w:rPr>
                <w:color w:val="000000"/>
                <w:sz w:val="15"/>
                <w:szCs w:val="15"/>
              </w:rPr>
              <w:t>Decision</w:t>
            </w:r>
            <w:proofErr w:type="spellEnd"/>
            <w:r w:rsidRPr="00292DEB">
              <w:rPr>
                <w:color w:val="000000"/>
                <w:sz w:val="15"/>
                <w:szCs w:val="15"/>
              </w:rPr>
              <w:t xml:space="preserve"> </w:t>
            </w:r>
            <w:r w:rsidRPr="00292DEB">
              <w:rPr>
                <w:color w:val="800000"/>
                <w:sz w:val="15"/>
                <w:szCs w:val="15"/>
              </w:rPr>
              <w:t>33891/606/2008.</w:t>
            </w:r>
          </w:p>
          <w:p w14:paraId="5C5CA483" w14:textId="77777777" w:rsidR="00CD2271" w:rsidRPr="00292DEB" w:rsidRDefault="00CD2271" w:rsidP="00CD2271">
            <w:pPr>
              <w:pStyle w:val="Normal0"/>
              <w:numPr>
                <w:ilvl w:val="0"/>
                <w:numId w:val="117"/>
              </w:numPr>
              <w:pBdr>
                <w:top w:val="nil"/>
                <w:left w:val="nil"/>
                <w:bottom w:val="nil"/>
                <w:right w:val="nil"/>
                <w:between w:val="nil"/>
              </w:pBdr>
              <w:spacing w:before="0" w:after="0"/>
              <w:ind w:hanging="55"/>
              <w:rPr>
                <w:color w:val="000000"/>
                <w:sz w:val="15"/>
                <w:szCs w:val="15"/>
              </w:rPr>
            </w:pPr>
            <w:r w:rsidRPr="00292DEB">
              <w:rPr>
                <w:color w:val="000000"/>
                <w:sz w:val="15"/>
                <w:szCs w:val="15"/>
              </w:rPr>
              <w:t xml:space="preserve">Art. 36, par. 3 of Law 3996/2011. </w:t>
            </w:r>
          </w:p>
          <w:p w14:paraId="69201BF1" w14:textId="77777777" w:rsidR="00CD2271" w:rsidRPr="00292DEB" w:rsidRDefault="00CD2271" w:rsidP="00CD2271">
            <w:pPr>
              <w:pStyle w:val="Normal0"/>
              <w:numPr>
                <w:ilvl w:val="0"/>
                <w:numId w:val="117"/>
              </w:numPr>
              <w:pBdr>
                <w:top w:val="nil"/>
                <w:left w:val="nil"/>
                <w:bottom w:val="nil"/>
                <w:right w:val="nil"/>
                <w:between w:val="nil"/>
              </w:pBdr>
              <w:spacing w:before="0" w:after="0"/>
              <w:ind w:hanging="55"/>
              <w:rPr>
                <w:color w:val="000000"/>
                <w:sz w:val="15"/>
                <w:szCs w:val="15"/>
              </w:rPr>
            </w:pPr>
            <w:r w:rsidRPr="00292DEB">
              <w:rPr>
                <w:color w:val="000000"/>
                <w:sz w:val="15"/>
                <w:szCs w:val="15"/>
              </w:rPr>
              <w:t xml:space="preserve">Law </w:t>
            </w:r>
            <w:r w:rsidRPr="00292DEB">
              <w:rPr>
                <w:color w:val="C9211E"/>
                <w:sz w:val="15"/>
                <w:szCs w:val="15"/>
              </w:rPr>
              <w:t xml:space="preserve">4808/2021 </w:t>
            </w:r>
            <w:r w:rsidRPr="00292DEB">
              <w:rPr>
                <w:color w:val="000000"/>
                <w:sz w:val="15"/>
                <w:szCs w:val="15"/>
              </w:rPr>
              <w:t>(art 36).</w:t>
            </w:r>
          </w:p>
          <w:p w14:paraId="0FDCCB0A" w14:textId="77777777" w:rsidR="00CD2271" w:rsidRPr="00292DEB" w:rsidRDefault="00CD2271" w:rsidP="00CD2271">
            <w:pPr>
              <w:pStyle w:val="Normal0"/>
              <w:numPr>
                <w:ilvl w:val="0"/>
                <w:numId w:val="117"/>
              </w:numPr>
              <w:pBdr>
                <w:top w:val="nil"/>
                <w:left w:val="nil"/>
                <w:bottom w:val="nil"/>
                <w:right w:val="nil"/>
                <w:between w:val="nil"/>
              </w:pBdr>
              <w:spacing w:before="0" w:after="0"/>
              <w:ind w:hanging="55"/>
              <w:rPr>
                <w:color w:val="000000"/>
                <w:sz w:val="15"/>
                <w:szCs w:val="15"/>
              </w:rPr>
            </w:pPr>
            <w:r w:rsidRPr="00292DEB">
              <w:rPr>
                <w:color w:val="000000" w:themeColor="text1"/>
                <w:sz w:val="15"/>
                <w:szCs w:val="15"/>
              </w:rPr>
              <w:t>Law 4997/2022 (art.43).</w:t>
            </w:r>
          </w:p>
          <w:p w14:paraId="2465F3FC" w14:textId="77777777" w:rsidR="00CD2271" w:rsidRPr="00292DEB" w:rsidRDefault="00CD2271" w:rsidP="00CD2271">
            <w:pPr>
              <w:pStyle w:val="Normal0"/>
              <w:numPr>
                <w:ilvl w:val="0"/>
                <w:numId w:val="117"/>
              </w:numPr>
              <w:spacing w:before="0" w:after="0"/>
              <w:ind w:hanging="55"/>
              <w:rPr>
                <w:sz w:val="15"/>
                <w:szCs w:val="15"/>
              </w:rPr>
            </w:pPr>
            <w:proofErr w:type="spellStart"/>
            <w:r w:rsidRPr="00292DEB">
              <w:rPr>
                <w:sz w:val="15"/>
                <w:szCs w:val="15"/>
              </w:rPr>
              <w:t>Ministerial</w:t>
            </w:r>
            <w:proofErr w:type="spellEnd"/>
            <w:r w:rsidRPr="00292DEB">
              <w:rPr>
                <w:sz w:val="15"/>
                <w:szCs w:val="15"/>
              </w:rPr>
              <w:t xml:space="preserve"> </w:t>
            </w:r>
            <w:proofErr w:type="spellStart"/>
            <w:r w:rsidRPr="00292DEB">
              <w:rPr>
                <w:sz w:val="15"/>
                <w:szCs w:val="15"/>
              </w:rPr>
              <w:t>Decision</w:t>
            </w:r>
            <w:proofErr w:type="spellEnd"/>
            <w:r w:rsidRPr="00292DEB">
              <w:rPr>
                <w:sz w:val="15"/>
                <w:szCs w:val="15"/>
              </w:rPr>
              <w:t xml:space="preserve"> </w:t>
            </w:r>
            <w:r w:rsidRPr="00292DEB">
              <w:rPr>
                <w:color w:val="C00000"/>
                <w:sz w:val="15"/>
                <w:szCs w:val="15"/>
              </w:rPr>
              <w:t>47360</w:t>
            </w:r>
            <w:r w:rsidRPr="00292DEB">
              <w:rPr>
                <w:sz w:val="15"/>
                <w:szCs w:val="15"/>
              </w:rPr>
              <w:t>/09.05.2023</w:t>
            </w:r>
          </w:p>
          <w:p w14:paraId="764DCA9C" w14:textId="77777777" w:rsidR="00CD2271" w:rsidRPr="00292DEB" w:rsidRDefault="00CD2271" w:rsidP="00CD2271">
            <w:pPr>
              <w:pStyle w:val="Normal0"/>
              <w:numPr>
                <w:ilvl w:val="0"/>
                <w:numId w:val="117"/>
              </w:numPr>
              <w:spacing w:before="0" w:after="0"/>
              <w:ind w:hanging="55"/>
              <w:rPr>
                <w:sz w:val="15"/>
                <w:szCs w:val="15"/>
              </w:rPr>
            </w:pPr>
            <w:r w:rsidRPr="00292DEB">
              <w:rPr>
                <w:sz w:val="15"/>
                <w:szCs w:val="15"/>
              </w:rPr>
              <w:t>Law 5078/2023 (art.150 &amp; 151)</w:t>
            </w:r>
          </w:p>
          <w:p w14:paraId="2162A821" w14:textId="77777777" w:rsidR="00CD2271" w:rsidRPr="00292DEB" w:rsidRDefault="00CD2271" w:rsidP="00CD2271">
            <w:pPr>
              <w:pStyle w:val="Normal0"/>
              <w:numPr>
                <w:ilvl w:val="0"/>
                <w:numId w:val="117"/>
              </w:numPr>
              <w:spacing w:before="0" w:after="0"/>
              <w:ind w:hanging="55"/>
              <w:rPr>
                <w:sz w:val="15"/>
                <w:szCs w:val="15"/>
              </w:rPr>
            </w:pPr>
            <w:r w:rsidRPr="00292DEB">
              <w:rPr>
                <w:sz w:val="15"/>
                <w:szCs w:val="15"/>
              </w:rPr>
              <w:t>Law 5089/2024 (art.6)</w:t>
            </w:r>
          </w:p>
          <w:p w14:paraId="60D8AB5D" w14:textId="77777777" w:rsidR="00CD2271" w:rsidRPr="00292DEB" w:rsidRDefault="00CD2271" w:rsidP="00CD2271">
            <w:pPr>
              <w:pStyle w:val="Normal0"/>
              <w:numPr>
                <w:ilvl w:val="0"/>
                <w:numId w:val="117"/>
              </w:numPr>
              <w:spacing w:before="0" w:after="0"/>
              <w:ind w:hanging="55"/>
              <w:rPr>
                <w:sz w:val="15"/>
                <w:szCs w:val="15"/>
              </w:rPr>
            </w:pPr>
            <w:r w:rsidRPr="00292DEB">
              <w:rPr>
                <w:sz w:val="15"/>
                <w:szCs w:val="15"/>
              </w:rPr>
              <w:t>Law 5092/2024 (art.56)</w:t>
            </w:r>
          </w:p>
          <w:p w14:paraId="73330385" w14:textId="77777777" w:rsidR="00CD2271" w:rsidRPr="00292DEB" w:rsidRDefault="00CD2271" w:rsidP="00CD2271">
            <w:pPr>
              <w:pStyle w:val="Normal0"/>
              <w:numPr>
                <w:ilvl w:val="0"/>
                <w:numId w:val="117"/>
              </w:numPr>
              <w:spacing w:before="0" w:after="0"/>
              <w:ind w:hanging="55"/>
              <w:rPr>
                <w:sz w:val="15"/>
                <w:szCs w:val="15"/>
              </w:rPr>
            </w:pPr>
            <w:proofErr w:type="spellStart"/>
            <w:r w:rsidRPr="00292DEB">
              <w:rPr>
                <w:sz w:val="15"/>
                <w:szCs w:val="15"/>
              </w:rPr>
              <w:t>Ministerial</w:t>
            </w:r>
            <w:proofErr w:type="spellEnd"/>
            <w:r w:rsidRPr="00292DEB">
              <w:rPr>
                <w:sz w:val="15"/>
                <w:szCs w:val="15"/>
              </w:rPr>
              <w:t xml:space="preserve"> </w:t>
            </w:r>
            <w:proofErr w:type="spellStart"/>
            <w:r w:rsidRPr="00292DEB">
              <w:rPr>
                <w:sz w:val="15"/>
                <w:szCs w:val="15"/>
              </w:rPr>
              <w:t>Decision</w:t>
            </w:r>
            <w:proofErr w:type="spellEnd"/>
            <w:r w:rsidRPr="00292DEB">
              <w:rPr>
                <w:sz w:val="15"/>
                <w:szCs w:val="15"/>
              </w:rPr>
              <w:t xml:space="preserve"> 28843/18.04.2024</w:t>
            </w:r>
          </w:p>
          <w:p w14:paraId="071B055F" w14:textId="77777777" w:rsidR="00CD2271" w:rsidRPr="00292DEB" w:rsidRDefault="00CD2271" w:rsidP="00CD2271">
            <w:pPr>
              <w:pStyle w:val="Normal0"/>
              <w:numPr>
                <w:ilvl w:val="0"/>
                <w:numId w:val="117"/>
              </w:numPr>
              <w:spacing w:before="0" w:after="0"/>
              <w:ind w:hanging="55"/>
              <w:rPr>
                <w:sz w:val="15"/>
                <w:szCs w:val="15"/>
              </w:rPr>
            </w:pPr>
            <w:proofErr w:type="spellStart"/>
            <w:r w:rsidRPr="00292DEB">
              <w:rPr>
                <w:sz w:val="15"/>
                <w:szCs w:val="15"/>
              </w:rPr>
              <w:t>Ministerial</w:t>
            </w:r>
            <w:proofErr w:type="spellEnd"/>
            <w:r w:rsidRPr="00292DEB">
              <w:rPr>
                <w:sz w:val="15"/>
                <w:szCs w:val="15"/>
              </w:rPr>
              <w:t xml:space="preserve"> </w:t>
            </w:r>
            <w:proofErr w:type="spellStart"/>
            <w:r w:rsidRPr="00292DEB">
              <w:rPr>
                <w:sz w:val="15"/>
                <w:szCs w:val="15"/>
              </w:rPr>
              <w:t>Decision</w:t>
            </w:r>
            <w:proofErr w:type="spellEnd"/>
            <w:r w:rsidRPr="00292DEB">
              <w:rPr>
                <w:sz w:val="15"/>
                <w:szCs w:val="15"/>
              </w:rPr>
              <w:t xml:space="preserve"> 39686/10.07.2024</w:t>
            </w:r>
          </w:p>
          <w:p w14:paraId="32A9D153" w14:textId="77777777" w:rsidR="00CD2271" w:rsidRPr="00292DEB" w:rsidRDefault="00CD2271" w:rsidP="00CD2271">
            <w:pPr>
              <w:pStyle w:val="Normal0"/>
              <w:numPr>
                <w:ilvl w:val="0"/>
                <w:numId w:val="117"/>
              </w:numPr>
              <w:spacing w:before="0" w:after="0"/>
              <w:ind w:hanging="55"/>
              <w:rPr>
                <w:ins w:id="155" w:author="Author"/>
                <w:sz w:val="15"/>
                <w:szCs w:val="15"/>
              </w:rPr>
            </w:pPr>
            <w:proofErr w:type="spellStart"/>
            <w:ins w:id="156" w:author="Author">
              <w:r w:rsidRPr="00292DEB">
                <w:rPr>
                  <w:sz w:val="15"/>
                  <w:szCs w:val="15"/>
                </w:rPr>
                <w:t>Presidential</w:t>
              </w:r>
              <w:proofErr w:type="spellEnd"/>
              <w:r w:rsidRPr="00292DEB">
                <w:rPr>
                  <w:sz w:val="15"/>
                  <w:szCs w:val="15"/>
                </w:rPr>
                <w:t xml:space="preserve"> Decree 62/2025 </w:t>
              </w:r>
              <w:r w:rsidRPr="00292DEB">
                <w:rPr>
                  <w:color w:val="C00000"/>
                  <w:sz w:val="15"/>
                  <w:szCs w:val="15"/>
                </w:rPr>
                <w:t>(art. 238)</w:t>
              </w:r>
              <w:r w:rsidRPr="00292DEB">
                <w:rPr>
                  <w:sz w:val="15"/>
                  <w:szCs w:val="15"/>
                </w:rPr>
                <w:t>.</w:t>
              </w:r>
            </w:ins>
          </w:p>
          <w:p w14:paraId="37D01F64" w14:textId="77777777" w:rsidR="00CD2271" w:rsidRPr="00292DEB" w:rsidRDefault="00CD2271" w:rsidP="00CD2271">
            <w:pPr>
              <w:pStyle w:val="Normal0"/>
              <w:pBdr>
                <w:top w:val="nil"/>
                <w:left w:val="nil"/>
                <w:bottom w:val="nil"/>
                <w:right w:val="nil"/>
                <w:between w:val="nil"/>
              </w:pBdr>
              <w:spacing w:after="0"/>
              <w:rPr>
                <w:color w:val="000000"/>
                <w:sz w:val="15"/>
                <w:szCs w:val="15"/>
              </w:rPr>
            </w:pPr>
          </w:p>
          <w:p w14:paraId="465108AF" w14:textId="77777777" w:rsidR="00CD2271" w:rsidRPr="00292DEB" w:rsidRDefault="00CD2271" w:rsidP="00CD2271">
            <w:pPr>
              <w:pStyle w:val="Normal0"/>
              <w:pBdr>
                <w:top w:val="nil"/>
                <w:left w:val="nil"/>
                <w:bottom w:val="nil"/>
                <w:right w:val="nil"/>
                <w:between w:val="nil"/>
              </w:pBdr>
              <w:spacing w:after="0"/>
              <w:rPr>
                <w:color w:val="C00000"/>
                <w:sz w:val="15"/>
                <w:szCs w:val="15"/>
                <w:lang w:val="en-GB"/>
              </w:rPr>
            </w:pPr>
            <w:r w:rsidRPr="00292DEB">
              <w:rPr>
                <w:color w:val="000000"/>
                <w:sz w:val="15"/>
                <w:szCs w:val="15"/>
                <w:lang w:val="en-GB"/>
              </w:rPr>
              <w:t xml:space="preserve">For </w:t>
            </w:r>
            <w:r w:rsidRPr="00292DEB">
              <w:rPr>
                <w:color w:val="008000"/>
                <w:sz w:val="15"/>
                <w:szCs w:val="15"/>
                <w:lang w:val="en-GB"/>
              </w:rPr>
              <w:t>Maternity leave</w:t>
            </w:r>
            <w:r w:rsidRPr="00292DEB">
              <w:rPr>
                <w:color w:val="000000"/>
                <w:sz w:val="15"/>
                <w:szCs w:val="15"/>
                <w:lang w:val="en-GB"/>
              </w:rPr>
              <w:t xml:space="preserve"> (</w:t>
            </w:r>
            <w:r w:rsidRPr="00292DEB">
              <w:rPr>
                <w:i/>
                <w:color w:val="008080"/>
                <w:sz w:val="15"/>
                <w:szCs w:val="15"/>
              </w:rPr>
              <w:t>ΑΔΕΑ</w:t>
            </w:r>
            <w:r w:rsidRPr="00292DEB">
              <w:rPr>
                <w:i/>
                <w:color w:val="008080"/>
                <w:sz w:val="15"/>
                <w:szCs w:val="15"/>
                <w:lang w:val="en-GB"/>
              </w:rPr>
              <w:t xml:space="preserve"> </w:t>
            </w:r>
            <w:r w:rsidRPr="00292DEB">
              <w:rPr>
                <w:i/>
                <w:color w:val="008080"/>
                <w:sz w:val="15"/>
                <w:szCs w:val="15"/>
              </w:rPr>
              <w:t>ΜΗΤΡΟΤΗΤΑΣ</w:t>
            </w:r>
            <w:r w:rsidRPr="00292DEB">
              <w:rPr>
                <w:color w:val="000000"/>
                <w:sz w:val="15"/>
                <w:szCs w:val="15"/>
                <w:lang w:val="en-GB"/>
              </w:rPr>
              <w:t xml:space="preserve">): law </w:t>
            </w:r>
            <w:r w:rsidRPr="00292DEB">
              <w:rPr>
                <w:color w:val="C00000"/>
                <w:sz w:val="15"/>
                <w:szCs w:val="15"/>
                <w:lang w:val="en-GB"/>
              </w:rPr>
              <w:t>2874/2000.</w:t>
            </w:r>
          </w:p>
          <w:p w14:paraId="2DC6F4BF" w14:textId="77777777" w:rsidR="00CD2271" w:rsidRPr="00292DEB" w:rsidRDefault="00CD2271" w:rsidP="00CD2271">
            <w:pPr>
              <w:pStyle w:val="Normal0"/>
              <w:pBdr>
                <w:top w:val="nil"/>
                <w:left w:val="nil"/>
                <w:bottom w:val="nil"/>
                <w:right w:val="nil"/>
                <w:between w:val="nil"/>
              </w:pBdr>
              <w:spacing w:after="0"/>
              <w:rPr>
                <w:ins w:id="157" w:author="Author"/>
                <w:color w:val="000000"/>
                <w:sz w:val="15"/>
                <w:szCs w:val="15"/>
                <w:lang w:val="en-GB"/>
              </w:rPr>
            </w:pPr>
            <w:ins w:id="158" w:author="Author">
              <w:r w:rsidRPr="00292DEB">
                <w:rPr>
                  <w:color w:val="000000" w:themeColor="text1"/>
                  <w:sz w:val="15"/>
                  <w:szCs w:val="15"/>
                  <w:lang w:val="en-GB"/>
                </w:rPr>
                <w:t>Law 5239/2025, art. 12</w:t>
              </w:r>
            </w:ins>
          </w:p>
          <w:p w14:paraId="44A80EB1" w14:textId="77777777" w:rsidR="00CD2271" w:rsidRPr="00292DEB" w:rsidRDefault="00CD2271" w:rsidP="00CD2271">
            <w:pPr>
              <w:pStyle w:val="Normal0"/>
              <w:pBdr>
                <w:top w:val="nil"/>
                <w:left w:val="nil"/>
                <w:bottom w:val="nil"/>
                <w:right w:val="nil"/>
                <w:between w:val="nil"/>
              </w:pBdr>
              <w:spacing w:after="0"/>
              <w:rPr>
                <w:color w:val="000000" w:themeColor="text1"/>
                <w:sz w:val="15"/>
                <w:szCs w:val="15"/>
                <w:lang w:val="en-GB"/>
              </w:rPr>
            </w:pPr>
          </w:p>
          <w:p w14:paraId="7E4864D4" w14:textId="77777777" w:rsidR="00CD2271" w:rsidRPr="00292DEB" w:rsidRDefault="00CD2271" w:rsidP="00CD2271">
            <w:pPr>
              <w:pStyle w:val="Normal0"/>
              <w:pBdr>
                <w:top w:val="nil"/>
                <w:left w:val="nil"/>
                <w:bottom w:val="nil"/>
                <w:right w:val="nil"/>
                <w:between w:val="nil"/>
              </w:pBdr>
              <w:spacing w:after="0"/>
              <w:rPr>
                <w:color w:val="C00000"/>
                <w:sz w:val="15"/>
                <w:szCs w:val="15"/>
                <w:lang w:val="en-GB"/>
              </w:rPr>
            </w:pPr>
            <w:r w:rsidRPr="00292DEB">
              <w:rPr>
                <w:color w:val="000000"/>
                <w:sz w:val="15"/>
                <w:szCs w:val="15"/>
                <w:lang w:val="en-GB"/>
              </w:rPr>
              <w:t xml:space="preserve">For </w:t>
            </w:r>
            <w:r w:rsidRPr="00292DEB">
              <w:rPr>
                <w:color w:val="008000"/>
                <w:sz w:val="15"/>
                <w:szCs w:val="15"/>
                <w:lang w:val="en-GB"/>
              </w:rPr>
              <w:t>Paternity Leave</w:t>
            </w:r>
            <w:r w:rsidRPr="00292DEB">
              <w:rPr>
                <w:color w:val="00000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ΠΑΤΡΟΤΗΤΑΣ</w:t>
            </w:r>
            <w:r w:rsidRPr="00292DEB">
              <w:rPr>
                <w:color w:val="000000"/>
                <w:sz w:val="15"/>
                <w:szCs w:val="15"/>
                <w:lang w:val="en-GB"/>
              </w:rPr>
              <w:t xml:space="preserve">) law </w:t>
            </w:r>
            <w:r w:rsidRPr="00292DEB">
              <w:rPr>
                <w:color w:val="C00000"/>
                <w:sz w:val="15"/>
                <w:szCs w:val="15"/>
                <w:lang w:val="en-GB"/>
              </w:rPr>
              <w:t>2874/2000.</w:t>
            </w:r>
          </w:p>
          <w:p w14:paraId="3A5112A0" w14:textId="77777777" w:rsidR="00CD2271" w:rsidRPr="00292DEB" w:rsidRDefault="00CD2271" w:rsidP="00CD2271">
            <w:pPr>
              <w:pStyle w:val="Normal0"/>
              <w:pBdr>
                <w:top w:val="nil"/>
                <w:left w:val="nil"/>
                <w:bottom w:val="nil"/>
                <w:right w:val="nil"/>
                <w:between w:val="nil"/>
              </w:pBdr>
              <w:spacing w:after="0"/>
              <w:rPr>
                <w:color w:val="C00000"/>
                <w:sz w:val="15"/>
                <w:szCs w:val="15"/>
                <w:lang w:val="en-GB"/>
              </w:rPr>
            </w:pPr>
            <w:r w:rsidRPr="00292DEB">
              <w:rPr>
                <w:color w:val="C00000"/>
                <w:sz w:val="15"/>
                <w:szCs w:val="15"/>
                <w:lang w:val="en-GB"/>
              </w:rPr>
              <w:t>Law 4808/2021, art. 27</w:t>
            </w:r>
          </w:p>
          <w:p w14:paraId="53445678" w14:textId="77777777" w:rsidR="00CD2271" w:rsidRPr="00292DEB" w:rsidRDefault="00CD2271" w:rsidP="00CD2271">
            <w:pPr>
              <w:pStyle w:val="Normal0"/>
              <w:pBdr>
                <w:top w:val="nil"/>
                <w:left w:val="nil"/>
                <w:bottom w:val="nil"/>
                <w:right w:val="nil"/>
                <w:between w:val="nil"/>
              </w:pBdr>
              <w:spacing w:after="0"/>
              <w:rPr>
                <w:color w:val="C00000"/>
                <w:sz w:val="15"/>
                <w:szCs w:val="15"/>
                <w:lang w:val="en-GB"/>
              </w:rPr>
            </w:pPr>
            <w:r w:rsidRPr="00292DEB">
              <w:rPr>
                <w:color w:val="C00000"/>
                <w:sz w:val="15"/>
                <w:szCs w:val="15"/>
                <w:lang w:val="en-GB"/>
              </w:rPr>
              <w:t>Law 4898/1-11-2018, art. 5, art. 38</w:t>
            </w:r>
            <w:r w:rsidRPr="00292DEB">
              <w:rPr>
                <w:color w:val="000000"/>
                <w:sz w:val="15"/>
                <w:szCs w:val="15"/>
                <w:lang w:val="en-GB"/>
              </w:rPr>
              <w:t xml:space="preserve"> for the </w:t>
            </w:r>
            <w:r w:rsidRPr="00292DEB">
              <w:rPr>
                <w:color w:val="008000"/>
                <w:sz w:val="15"/>
                <w:szCs w:val="15"/>
                <w:lang w:val="en-GB"/>
              </w:rPr>
              <w:t>"Unified Health Benefits Regulation" of the National Service Provider Organization Health (EOPYY)</w:t>
            </w:r>
            <w:r w:rsidRPr="00292DEB">
              <w:rPr>
                <w:color w:val="000000"/>
                <w:sz w:val="15"/>
                <w:szCs w:val="15"/>
                <w:lang w:val="en-GB"/>
              </w:rPr>
              <w:t xml:space="preserve">. </w:t>
            </w:r>
          </w:p>
          <w:p w14:paraId="7FB62B55" w14:textId="77777777" w:rsidR="00CD2271" w:rsidRPr="00292DEB" w:rsidRDefault="00CD2271" w:rsidP="00CD2271">
            <w:pPr>
              <w:pStyle w:val="Normal0"/>
              <w:pBdr>
                <w:top w:val="nil"/>
                <w:left w:val="nil"/>
                <w:bottom w:val="nil"/>
                <w:right w:val="nil"/>
                <w:between w:val="nil"/>
              </w:pBdr>
              <w:tabs>
                <w:tab w:val="left" w:pos="680"/>
                <w:tab w:val="center" w:pos="6521"/>
                <w:tab w:val="right" w:pos="12758"/>
              </w:tabs>
              <w:spacing w:after="0"/>
              <w:rPr>
                <w:b/>
                <w:color w:val="FF0000"/>
                <w:sz w:val="15"/>
                <w:szCs w:val="15"/>
                <w:lang w:val="en-GB"/>
              </w:rPr>
            </w:pPr>
          </w:p>
          <w:p w14:paraId="0AA951B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Directory of legal acts: </w:t>
            </w:r>
            <w:hyperlink r:id="rId18" w:history="1">
              <w:r w:rsidRPr="00292DEB">
                <w:rPr>
                  <w:rStyle w:val="Hyperlink"/>
                  <w:sz w:val="15"/>
                  <w:szCs w:val="15"/>
                  <w:lang w:val="en-GB"/>
                </w:rPr>
                <w:t>https://search.et.gr/el/</w:t>
              </w:r>
            </w:hyperlink>
            <w:r w:rsidRPr="00292DEB">
              <w:rPr>
                <w:color w:val="000000" w:themeColor="text1"/>
                <w:sz w:val="15"/>
                <w:szCs w:val="15"/>
                <w:lang w:val="en-GB"/>
              </w:rPr>
              <w:t xml:space="preserve"> </w:t>
            </w:r>
          </w:p>
          <w:p w14:paraId="44DF1016"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27D2C65"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4</w:t>
            </w:r>
          </w:p>
          <w:p w14:paraId="7E74EE91" w14:textId="77777777" w:rsidR="00CD2271" w:rsidRPr="00292DEB" w:rsidRDefault="00CD2271" w:rsidP="00CD2271">
            <w:pPr>
              <w:spacing w:line="276" w:lineRule="auto"/>
              <w:rPr>
                <w:rFonts w:cs="Arial"/>
                <w:color w:val="0000FF"/>
                <w:lang w:val="en-US"/>
              </w:rPr>
            </w:pPr>
          </w:p>
        </w:tc>
        <w:tc>
          <w:tcPr>
            <w:tcW w:w="127" w:type="pct"/>
          </w:tcPr>
          <w:p w14:paraId="771D1886" w14:textId="77777777" w:rsidR="00CD2271" w:rsidRPr="00292DEB" w:rsidRDefault="00CD2271" w:rsidP="00CD2271">
            <w:pPr>
              <w:spacing w:line="276" w:lineRule="auto"/>
              <w:rPr>
                <w:rFonts w:cs="Arial"/>
                <w:color w:val="0000FF"/>
                <w:lang w:val="fr-FR"/>
              </w:rPr>
            </w:pPr>
            <w:r w:rsidRPr="00292DEB">
              <w:rPr>
                <w:rFonts w:cs="Arial"/>
                <w:color w:val="0000FF"/>
                <w:lang w:val="fr-FR"/>
              </w:rPr>
              <w:t>1</w:t>
            </w:r>
          </w:p>
          <w:p w14:paraId="4D18430E" w14:textId="77777777" w:rsidR="00CD2271" w:rsidRPr="00292DEB" w:rsidRDefault="00CD2271" w:rsidP="00CD2271">
            <w:pPr>
              <w:spacing w:line="276" w:lineRule="auto"/>
              <w:rPr>
                <w:rFonts w:cs="Arial"/>
                <w:color w:val="0000FF"/>
                <w:lang w:val="en-US"/>
              </w:rPr>
            </w:pPr>
          </w:p>
        </w:tc>
        <w:tc>
          <w:tcPr>
            <w:tcW w:w="402" w:type="pct"/>
          </w:tcPr>
          <w:p w14:paraId="3242B3DB"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16BD32E2" w14:textId="77777777" w:rsidR="00CD2271" w:rsidRPr="00292DEB" w:rsidRDefault="00CD2271" w:rsidP="00CD2271">
            <w:pPr>
              <w:spacing w:line="276" w:lineRule="auto"/>
              <w:rPr>
                <w:rFonts w:cs="Arial"/>
                <w:color w:val="0000FF"/>
                <w:lang w:val="en-US"/>
              </w:rPr>
            </w:pPr>
          </w:p>
        </w:tc>
      </w:tr>
      <w:tr w:rsidR="00CD2271" w:rsidRPr="00292DEB" w14:paraId="7CD7EFEE" w14:textId="77777777" w:rsidTr="005D0FED">
        <w:tc>
          <w:tcPr>
            <w:tcW w:w="193" w:type="pct"/>
          </w:tcPr>
          <w:p w14:paraId="7A4321B1" w14:textId="77777777" w:rsidR="00CD2271" w:rsidRPr="00292DEB" w:rsidRDefault="00CD2271" w:rsidP="00CD2271">
            <w:pPr>
              <w:spacing w:line="276" w:lineRule="auto"/>
              <w:jc w:val="left"/>
              <w:rPr>
                <w:rFonts w:cs="Arial"/>
                <w:lang w:val="es-ES"/>
              </w:rPr>
            </w:pPr>
            <w:r w:rsidRPr="00292DEB">
              <w:rPr>
                <w:rFonts w:cs="Arial"/>
                <w:lang w:val="es-ES"/>
              </w:rPr>
              <w:t>EL</w:t>
            </w:r>
          </w:p>
          <w:p w14:paraId="7C706F58" w14:textId="77777777" w:rsidR="00CD2271" w:rsidRPr="00292DEB" w:rsidRDefault="00CD2271" w:rsidP="00CD2271">
            <w:pPr>
              <w:spacing w:line="276" w:lineRule="auto"/>
              <w:jc w:val="left"/>
              <w:rPr>
                <w:rFonts w:cs="Arial"/>
                <w:lang w:val="es-ES"/>
              </w:rPr>
            </w:pPr>
            <w:r w:rsidRPr="00292DEB">
              <w:rPr>
                <w:rFonts w:cs="Arial"/>
                <w:lang w:val="es-ES"/>
              </w:rPr>
              <w:t>EL</w:t>
            </w:r>
          </w:p>
          <w:p w14:paraId="006C807A" w14:textId="77777777" w:rsidR="00CD2271" w:rsidRPr="00292DEB" w:rsidRDefault="00CD2271" w:rsidP="00CD2271">
            <w:pPr>
              <w:spacing w:line="276" w:lineRule="auto"/>
              <w:jc w:val="left"/>
              <w:rPr>
                <w:rFonts w:cs="Arial"/>
                <w:lang w:val="es-ES"/>
              </w:rPr>
            </w:pPr>
            <w:r w:rsidRPr="00292DEB">
              <w:rPr>
                <w:rFonts w:cs="Arial"/>
                <w:lang w:val="es-ES"/>
              </w:rPr>
              <w:t>EL</w:t>
            </w:r>
          </w:p>
          <w:p w14:paraId="5D898563" w14:textId="77777777" w:rsidR="00CD2271" w:rsidRPr="00292DEB" w:rsidRDefault="00CD2271" w:rsidP="00CD2271">
            <w:pPr>
              <w:spacing w:line="276" w:lineRule="auto"/>
              <w:jc w:val="left"/>
              <w:rPr>
                <w:rFonts w:cs="Arial"/>
                <w:lang w:val="es-ES"/>
              </w:rPr>
            </w:pPr>
            <w:r w:rsidRPr="00292DEB">
              <w:rPr>
                <w:rFonts w:cs="Arial"/>
                <w:lang w:val="es-ES"/>
              </w:rPr>
              <w:t>EL</w:t>
            </w:r>
          </w:p>
          <w:p w14:paraId="7FCF023A" w14:textId="77777777" w:rsidR="00CD2271" w:rsidRPr="00292DEB" w:rsidRDefault="00CD2271" w:rsidP="00CD2271">
            <w:pPr>
              <w:spacing w:line="276" w:lineRule="auto"/>
              <w:jc w:val="left"/>
              <w:rPr>
                <w:rFonts w:cs="Arial"/>
                <w:lang w:val="es-ES"/>
              </w:rPr>
            </w:pPr>
            <w:r w:rsidRPr="00292DEB">
              <w:rPr>
                <w:rFonts w:cs="Arial"/>
                <w:lang w:val="es-ES"/>
              </w:rPr>
              <w:t>EL</w:t>
            </w:r>
          </w:p>
          <w:p w14:paraId="43955984" w14:textId="77777777" w:rsidR="00CD2271" w:rsidRPr="00292DEB" w:rsidRDefault="00CD2271" w:rsidP="00CD2271">
            <w:pPr>
              <w:spacing w:line="276" w:lineRule="auto"/>
              <w:jc w:val="left"/>
              <w:rPr>
                <w:rFonts w:cs="Arial"/>
                <w:lang w:val="es-ES"/>
              </w:rPr>
            </w:pPr>
            <w:r w:rsidRPr="00292DEB">
              <w:rPr>
                <w:rFonts w:cs="Arial"/>
                <w:lang w:val="es-ES"/>
              </w:rPr>
              <w:t>EL</w:t>
            </w:r>
          </w:p>
          <w:p w14:paraId="5397ECE7" w14:textId="77777777" w:rsidR="00CD2271" w:rsidRPr="00292DEB" w:rsidRDefault="00CD2271" w:rsidP="00CD2271">
            <w:pPr>
              <w:spacing w:line="276" w:lineRule="auto"/>
              <w:jc w:val="left"/>
              <w:rPr>
                <w:rFonts w:cs="Arial"/>
                <w:lang w:val="es-ES"/>
              </w:rPr>
            </w:pPr>
            <w:r w:rsidRPr="00292DEB">
              <w:rPr>
                <w:rFonts w:cs="Arial"/>
                <w:lang w:val="es-ES"/>
              </w:rPr>
              <w:t>EL</w:t>
            </w:r>
          </w:p>
          <w:p w14:paraId="06682C7E" w14:textId="77777777" w:rsidR="00CD2271" w:rsidRPr="00292DEB" w:rsidRDefault="00CD2271" w:rsidP="00CD2271">
            <w:pPr>
              <w:spacing w:line="276" w:lineRule="auto"/>
              <w:jc w:val="left"/>
              <w:rPr>
                <w:rFonts w:cs="Arial"/>
                <w:lang w:val="es-ES"/>
              </w:rPr>
            </w:pPr>
            <w:r w:rsidRPr="00292DEB">
              <w:rPr>
                <w:rFonts w:cs="Arial"/>
                <w:lang w:val="es-ES"/>
              </w:rPr>
              <w:t>EL</w:t>
            </w:r>
          </w:p>
          <w:p w14:paraId="657F97B1" w14:textId="77777777" w:rsidR="00CD2271" w:rsidRPr="00292DEB" w:rsidRDefault="00CD2271" w:rsidP="00CD2271">
            <w:pPr>
              <w:spacing w:line="276" w:lineRule="auto"/>
              <w:jc w:val="left"/>
              <w:rPr>
                <w:rFonts w:cs="Arial"/>
                <w:lang w:val="es-ES"/>
              </w:rPr>
            </w:pPr>
            <w:r w:rsidRPr="00292DEB">
              <w:rPr>
                <w:rFonts w:cs="Arial"/>
                <w:lang w:val="es-ES"/>
              </w:rPr>
              <w:t>EL</w:t>
            </w:r>
          </w:p>
          <w:p w14:paraId="6AEB4ACC" w14:textId="77777777" w:rsidR="00CD2271" w:rsidRPr="00292DEB" w:rsidRDefault="00CD2271" w:rsidP="00CD2271">
            <w:pPr>
              <w:spacing w:line="276" w:lineRule="auto"/>
              <w:jc w:val="left"/>
              <w:rPr>
                <w:rFonts w:cs="Arial"/>
                <w:lang w:val="es-ES"/>
              </w:rPr>
            </w:pPr>
            <w:r w:rsidRPr="00292DEB">
              <w:rPr>
                <w:rFonts w:cs="Arial"/>
                <w:lang w:val="es-ES"/>
              </w:rPr>
              <w:t>EL</w:t>
            </w:r>
          </w:p>
          <w:p w14:paraId="5FA16AB8" w14:textId="77777777" w:rsidR="00CD2271" w:rsidRPr="00292DEB" w:rsidRDefault="00CD2271" w:rsidP="00CD2271">
            <w:pPr>
              <w:spacing w:line="276" w:lineRule="auto"/>
              <w:jc w:val="left"/>
              <w:rPr>
                <w:rFonts w:cs="Arial"/>
                <w:lang w:val="es-ES"/>
              </w:rPr>
            </w:pPr>
            <w:r w:rsidRPr="00292DEB">
              <w:rPr>
                <w:rFonts w:cs="Arial"/>
                <w:lang w:val="es-ES"/>
              </w:rPr>
              <w:t>EL</w:t>
            </w:r>
          </w:p>
          <w:p w14:paraId="4E88035D" w14:textId="77777777" w:rsidR="00CD2271" w:rsidRPr="00292DEB" w:rsidRDefault="00CD2271" w:rsidP="00CD2271">
            <w:pPr>
              <w:spacing w:line="276" w:lineRule="auto"/>
              <w:jc w:val="left"/>
              <w:rPr>
                <w:rFonts w:cs="Arial"/>
                <w:lang w:val="es-ES"/>
              </w:rPr>
            </w:pPr>
            <w:r w:rsidRPr="00292DEB">
              <w:rPr>
                <w:rFonts w:cs="Arial"/>
                <w:lang w:val="es-ES"/>
              </w:rPr>
              <w:t>EL</w:t>
            </w:r>
          </w:p>
          <w:p w14:paraId="5C2F8B32" w14:textId="77777777" w:rsidR="00CD2271" w:rsidRPr="00292DEB" w:rsidRDefault="00CD2271" w:rsidP="00CD2271">
            <w:pPr>
              <w:spacing w:line="276" w:lineRule="auto"/>
              <w:jc w:val="left"/>
              <w:rPr>
                <w:rFonts w:cs="Arial"/>
                <w:b/>
                <w:lang w:val="es-ES"/>
              </w:rPr>
            </w:pPr>
          </w:p>
        </w:tc>
        <w:tc>
          <w:tcPr>
            <w:tcW w:w="1371" w:type="pct"/>
          </w:tcPr>
          <w:p w14:paraId="3D41511A" w14:textId="77777777" w:rsidR="00CD2271" w:rsidRPr="00292DEB" w:rsidRDefault="00CD2271" w:rsidP="00CD2271">
            <w:pPr>
              <w:pStyle w:val="StandardLinks"/>
              <w:spacing w:line="276" w:lineRule="auto"/>
              <w:jc w:val="both"/>
              <w:rPr>
                <w:rFonts w:cs="Arial"/>
              </w:rPr>
            </w:pPr>
            <w:r w:rsidRPr="00292DEB">
              <w:rPr>
                <w:rFonts w:cs="Arial"/>
              </w:rPr>
              <w:t>Obligatorisches Sozialversicherungssystem für Arbeitnehmer mit:</w:t>
            </w:r>
          </w:p>
          <w:p w14:paraId="0DD114FC" w14:textId="77777777" w:rsidR="00CD2271" w:rsidRPr="00292DEB" w:rsidRDefault="00CD2271" w:rsidP="00CD2271">
            <w:pPr>
              <w:pStyle w:val="ListBullet"/>
              <w:numPr>
                <w:ilvl w:val="0"/>
                <w:numId w:val="16"/>
              </w:numPr>
              <w:spacing w:after="0" w:line="276" w:lineRule="auto"/>
              <w:rPr>
                <w:rFonts w:eastAsia="Arial"/>
              </w:rPr>
            </w:pPr>
            <w:r w:rsidRPr="00292DEB">
              <w:t>Sachleistungen an versicherte Frauen und weibliche Angehörige;</w:t>
            </w:r>
          </w:p>
          <w:p w14:paraId="291EC66A" w14:textId="77777777" w:rsidR="00CD2271" w:rsidRPr="00292DEB" w:rsidRDefault="00CD2271" w:rsidP="00CD2271">
            <w:pPr>
              <w:pStyle w:val="AufzhlungNach0"/>
              <w:numPr>
                <w:ilvl w:val="0"/>
                <w:numId w:val="16"/>
              </w:numPr>
              <w:tabs>
                <w:tab w:val="left" w:pos="708"/>
              </w:tabs>
              <w:spacing w:line="276" w:lineRule="auto"/>
            </w:pPr>
            <w:r w:rsidRPr="00292DEB">
              <w:t>beitragsbezogenen Geldleistungen an versicherte Frauen.</w:t>
            </w:r>
          </w:p>
          <w:p w14:paraId="1CAE9332" w14:textId="77777777" w:rsidR="00CD2271" w:rsidRPr="00292DEB" w:rsidRDefault="00CD2271" w:rsidP="00CD2271">
            <w:pPr>
              <w:spacing w:line="276" w:lineRule="auto"/>
              <w:rPr>
                <w:rFonts w:cs="Arial"/>
              </w:rPr>
            </w:pPr>
          </w:p>
          <w:p w14:paraId="7051B1F7" w14:textId="77777777" w:rsidR="00CD2271" w:rsidRPr="00292DEB" w:rsidRDefault="00CD2271" w:rsidP="00CD2271">
            <w:pPr>
              <w:spacing w:line="276" w:lineRule="auto"/>
              <w:rPr>
                <w:rFonts w:cs="Arial"/>
              </w:rPr>
            </w:pPr>
            <w:r w:rsidRPr="00292DEB">
              <w:rPr>
                <w:rFonts w:cs="Arial"/>
              </w:rPr>
              <w:t xml:space="preserve">Bezahlter Mutterschafts- und Vaterschaftsurlaub und bezahlter besonderer Mutterschaftsurlaub. Mutterschafts- und Vaterschaftsurlaub werden nicht berücksichtig bei der Festlegung des Anspruchs auf Altersleistungen und bei der Berechnung des zu zahlenden Betrags. </w:t>
            </w:r>
          </w:p>
          <w:p w14:paraId="0925318B" w14:textId="77777777" w:rsidR="00CD2271" w:rsidRPr="00292DEB" w:rsidRDefault="00CD2271" w:rsidP="00CD2271">
            <w:pPr>
              <w:spacing w:line="276" w:lineRule="auto"/>
              <w:rPr>
                <w:rFonts w:cs="Arial"/>
                <w:bCs/>
              </w:rPr>
            </w:pPr>
            <w:r w:rsidRPr="00292DEB">
              <w:rPr>
                <w:rFonts w:cs="Arial"/>
                <w:bCs/>
              </w:rPr>
              <w:t>Besonderer Mutterschaftsurlaub wird als Versicherungszeitraum für Altersleistungen und Leistungen bei Krankheit und Zusatzrenten betrachtet.</w:t>
            </w:r>
          </w:p>
          <w:p w14:paraId="05912365" w14:textId="52F5DD8D" w:rsidR="00CD2271" w:rsidRPr="00292DEB" w:rsidRDefault="00CD2271" w:rsidP="00CD2271">
            <w:pPr>
              <w:spacing w:line="276" w:lineRule="auto"/>
              <w:rPr>
                <w:rFonts w:cs="Arial"/>
                <w:color w:val="008000"/>
              </w:rPr>
            </w:pPr>
          </w:p>
        </w:tc>
        <w:tc>
          <w:tcPr>
            <w:tcW w:w="1370" w:type="pct"/>
          </w:tcPr>
          <w:p w14:paraId="72EA48AE" w14:textId="77777777" w:rsidR="00CD2271" w:rsidRPr="00292DEB" w:rsidRDefault="00CD2271" w:rsidP="00CD2271">
            <w:pPr>
              <w:pStyle w:val="StandardLinks"/>
              <w:spacing w:line="276" w:lineRule="auto"/>
              <w:jc w:val="both"/>
              <w:rPr>
                <w:rFonts w:cs="Arial"/>
                <w:lang w:val="fr-BE"/>
              </w:rPr>
            </w:pPr>
            <w:r w:rsidRPr="00292DEB">
              <w:rPr>
                <w:rFonts w:cs="Arial"/>
                <w:lang w:val="fr-BE"/>
              </w:rPr>
              <w:t>Système d'assurance sociale obligatoire pour salariés avec:</w:t>
            </w:r>
          </w:p>
          <w:p w14:paraId="20F33B57" w14:textId="77777777" w:rsidR="00CD2271" w:rsidRPr="00292DEB" w:rsidRDefault="00CD2271" w:rsidP="00CD2271">
            <w:pPr>
              <w:pStyle w:val="ListBullet"/>
              <w:numPr>
                <w:ilvl w:val="0"/>
                <w:numId w:val="60"/>
              </w:numPr>
              <w:spacing w:after="0" w:line="276" w:lineRule="auto"/>
              <w:rPr>
                <w:rFonts w:eastAsia="Arial"/>
                <w:lang w:val="fr-BE"/>
              </w:rPr>
            </w:pPr>
            <w:r w:rsidRPr="00292DEB">
              <w:rPr>
                <w:lang w:val="fr-BE"/>
              </w:rPr>
              <w:t>prestations en nature pour les femmes assurées et les femmes à charge;</w:t>
            </w:r>
          </w:p>
          <w:p w14:paraId="2E384376" w14:textId="77777777" w:rsidR="00CD2271" w:rsidRPr="00292DEB" w:rsidRDefault="00CD2271" w:rsidP="00CD2271">
            <w:pPr>
              <w:pStyle w:val="AufzhlungNach0"/>
              <w:numPr>
                <w:ilvl w:val="0"/>
                <w:numId w:val="60"/>
              </w:numPr>
              <w:tabs>
                <w:tab w:val="left" w:pos="708"/>
              </w:tabs>
              <w:spacing w:line="276" w:lineRule="auto"/>
              <w:rPr>
                <w:rFonts w:eastAsia="Arial"/>
                <w:lang w:val="fr-BE"/>
              </w:rPr>
            </w:pPr>
            <w:r w:rsidRPr="00292DEB">
              <w:rPr>
                <w:lang w:val="fr-BE"/>
              </w:rPr>
              <w:t>indemnités liées aux cotisations pour les femmes assurées.</w:t>
            </w:r>
          </w:p>
          <w:p w14:paraId="3F80CAF4" w14:textId="77777777" w:rsidR="00CD2271" w:rsidRPr="00292DEB" w:rsidRDefault="00CD2271" w:rsidP="00CD2271">
            <w:pPr>
              <w:keepNext/>
              <w:spacing w:line="276" w:lineRule="auto"/>
              <w:outlineLvl w:val="2"/>
              <w:rPr>
                <w:rFonts w:cs="Arial"/>
                <w:b/>
                <w:lang w:val="fr-BE"/>
              </w:rPr>
            </w:pPr>
          </w:p>
          <w:p w14:paraId="4AF6B840" w14:textId="77777777" w:rsidR="00CD2271" w:rsidRPr="00292DEB" w:rsidRDefault="00CD2271" w:rsidP="00CD2271">
            <w:pPr>
              <w:spacing w:line="276" w:lineRule="auto"/>
              <w:rPr>
                <w:rFonts w:cs="Arial"/>
                <w:lang w:val="fr-BE"/>
              </w:rPr>
            </w:pPr>
            <w:r w:rsidRPr="00292DEB">
              <w:rPr>
                <w:rFonts w:cs="Arial"/>
                <w:lang w:val="fr-BE"/>
              </w:rPr>
              <w:t xml:space="preserve">Congé payé de maternité et de paternité et congé payé spécial de maternité. Le congé de maternité et le congé de paternité sont pris en considération pour la détermination du droit aux prestations de retraite ou pour le calcul du montant à verser. </w:t>
            </w:r>
          </w:p>
          <w:p w14:paraId="76073F45" w14:textId="77777777" w:rsidR="00CD2271" w:rsidRPr="00292DEB" w:rsidRDefault="00CD2271" w:rsidP="00CD2271">
            <w:pPr>
              <w:spacing w:line="276" w:lineRule="auto"/>
              <w:rPr>
                <w:rFonts w:cs="Arial"/>
                <w:bCs/>
                <w:lang w:val="fr-BE"/>
              </w:rPr>
            </w:pPr>
            <w:r w:rsidRPr="00292DEB">
              <w:rPr>
                <w:rFonts w:cs="Arial"/>
                <w:bCs/>
                <w:lang w:val="fr-BE"/>
              </w:rPr>
              <w:t>Le congé spécial de maternité est considéré comme une période de cotisation pour les prestations de vieillesse et de maladie et pour la pension complémentaire.</w:t>
            </w:r>
          </w:p>
          <w:p w14:paraId="62485EB2" w14:textId="77777777" w:rsidR="00CD2271" w:rsidRPr="00292DEB" w:rsidRDefault="00CD2271" w:rsidP="00CD2271">
            <w:pPr>
              <w:spacing w:line="276" w:lineRule="auto"/>
              <w:rPr>
                <w:rFonts w:cs="Arial"/>
                <w:color w:val="008000"/>
                <w:lang w:val="fr-FR"/>
              </w:rPr>
            </w:pPr>
          </w:p>
        </w:tc>
        <w:tc>
          <w:tcPr>
            <w:tcW w:w="1370" w:type="pct"/>
          </w:tcPr>
          <w:p w14:paraId="1CB1B53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E-IV-02-EL</w:t>
            </w:r>
          </w:p>
          <w:p w14:paraId="68822552"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Compulsory social insurance scheme for employees with:</w:t>
            </w:r>
          </w:p>
          <w:p w14:paraId="63DE9DEB" w14:textId="77777777" w:rsidR="00CD2271" w:rsidRPr="00292DEB" w:rsidRDefault="00CD2271" w:rsidP="00CD2271">
            <w:pPr>
              <w:pStyle w:val="Normal0"/>
              <w:numPr>
                <w:ilvl w:val="0"/>
                <w:numId w:val="118"/>
              </w:numPr>
              <w:pBdr>
                <w:top w:val="nil"/>
                <w:left w:val="nil"/>
                <w:bottom w:val="nil"/>
                <w:right w:val="nil"/>
                <w:between w:val="nil"/>
              </w:pBdr>
              <w:tabs>
                <w:tab w:val="left" w:pos="113"/>
                <w:tab w:val="left" w:pos="0"/>
                <w:tab w:val="left" w:pos="502"/>
              </w:tabs>
              <w:spacing w:before="0" w:after="0"/>
              <w:ind w:hanging="55"/>
              <w:rPr>
                <w:color w:val="000000"/>
                <w:sz w:val="15"/>
                <w:szCs w:val="15"/>
                <w:lang w:val="en-GB"/>
              </w:rPr>
            </w:pPr>
            <w:r w:rsidRPr="00292DEB">
              <w:rPr>
                <w:color w:val="000000"/>
                <w:sz w:val="15"/>
                <w:szCs w:val="15"/>
                <w:lang w:val="en-GB"/>
              </w:rPr>
              <w:t>benefits in kind for insured women and female dependants;</w:t>
            </w:r>
          </w:p>
          <w:p w14:paraId="6E5D261F" w14:textId="77777777" w:rsidR="00CD2271" w:rsidRPr="00292DEB" w:rsidRDefault="00CD2271" w:rsidP="00CD2271">
            <w:pPr>
              <w:pStyle w:val="Normal0"/>
              <w:numPr>
                <w:ilvl w:val="0"/>
                <w:numId w:val="118"/>
              </w:numPr>
              <w:pBdr>
                <w:top w:val="nil"/>
                <w:left w:val="nil"/>
                <w:bottom w:val="nil"/>
                <w:right w:val="nil"/>
                <w:between w:val="nil"/>
              </w:pBdr>
              <w:tabs>
                <w:tab w:val="left" w:pos="113"/>
              </w:tabs>
              <w:spacing w:before="0" w:after="0"/>
              <w:ind w:hanging="55"/>
              <w:rPr>
                <w:color w:val="000000"/>
                <w:sz w:val="15"/>
                <w:szCs w:val="15"/>
                <w:lang w:val="en-GB"/>
              </w:rPr>
            </w:pPr>
            <w:r w:rsidRPr="00292DEB">
              <w:rPr>
                <w:color w:val="000000"/>
                <w:sz w:val="15"/>
                <w:szCs w:val="15"/>
                <w:lang w:val="en-GB"/>
              </w:rPr>
              <w:t>contribution-related cash benefits for insured women.</w:t>
            </w:r>
          </w:p>
          <w:p w14:paraId="068C66BB"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534DC3F6"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Paid maternity and paternity leave and paid special maternity leave. Maternity and paternity leave are </w:t>
            </w:r>
            <w:proofErr w:type="gramStart"/>
            <w:r w:rsidRPr="00292DEB">
              <w:rPr>
                <w:color w:val="000000"/>
                <w:sz w:val="15"/>
                <w:szCs w:val="15"/>
                <w:lang w:val="en-GB"/>
              </w:rPr>
              <w:t>taken into account</w:t>
            </w:r>
            <w:proofErr w:type="gramEnd"/>
            <w:r w:rsidRPr="00292DEB">
              <w:rPr>
                <w:color w:val="000000"/>
                <w:sz w:val="15"/>
                <w:szCs w:val="15"/>
                <w:lang w:val="en-GB"/>
              </w:rPr>
              <w:t xml:space="preserve"> for determining entitlement to old-age benefits and in the calculation of the amount payable.</w:t>
            </w:r>
          </w:p>
          <w:p w14:paraId="69639EC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Special maternity leave is considered as insurance period for old-age and sickness benefits and for supplementary pension.</w:t>
            </w:r>
          </w:p>
          <w:p w14:paraId="35C8A2F0"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43FAB70B"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3C68DBC8" w14:textId="77777777" w:rsidR="00CD2271" w:rsidRPr="00292DEB" w:rsidRDefault="00CD2271" w:rsidP="00CD2271">
            <w:pPr>
              <w:spacing w:line="276" w:lineRule="auto"/>
              <w:rPr>
                <w:rFonts w:cs="Arial"/>
                <w:color w:val="0000FF"/>
                <w:lang w:val="en-US"/>
              </w:rPr>
            </w:pPr>
          </w:p>
        </w:tc>
        <w:tc>
          <w:tcPr>
            <w:tcW w:w="127" w:type="pct"/>
          </w:tcPr>
          <w:p w14:paraId="044CFCB6" w14:textId="77777777" w:rsidR="00CD2271" w:rsidRPr="00292DEB" w:rsidRDefault="00CD2271" w:rsidP="00CD2271">
            <w:pPr>
              <w:spacing w:line="276" w:lineRule="auto"/>
              <w:rPr>
                <w:rFonts w:cs="Arial"/>
                <w:color w:val="0000FF"/>
                <w:lang w:val="fr-FR"/>
              </w:rPr>
            </w:pPr>
            <w:r w:rsidRPr="00292DEB">
              <w:rPr>
                <w:rFonts w:cs="Arial"/>
                <w:color w:val="0000FF"/>
                <w:lang w:val="fr-FR"/>
              </w:rPr>
              <w:t>2</w:t>
            </w:r>
          </w:p>
          <w:p w14:paraId="114D5D47" w14:textId="77777777" w:rsidR="00CD2271" w:rsidRPr="00292DEB" w:rsidRDefault="00CD2271" w:rsidP="00CD2271">
            <w:pPr>
              <w:spacing w:line="276" w:lineRule="auto"/>
              <w:rPr>
                <w:rFonts w:cs="Arial"/>
                <w:color w:val="0000FF"/>
                <w:lang w:val="en-US"/>
              </w:rPr>
            </w:pPr>
          </w:p>
        </w:tc>
        <w:tc>
          <w:tcPr>
            <w:tcW w:w="402" w:type="pct"/>
          </w:tcPr>
          <w:p w14:paraId="1887922F"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1F3B0F2" w14:textId="77777777" w:rsidR="00CD2271" w:rsidRPr="00292DEB" w:rsidRDefault="00CD2271" w:rsidP="00CD2271">
            <w:pPr>
              <w:spacing w:line="276" w:lineRule="auto"/>
              <w:rPr>
                <w:rFonts w:cs="Arial"/>
                <w:color w:val="0000FF"/>
                <w:lang w:val="en-US"/>
              </w:rPr>
            </w:pPr>
          </w:p>
        </w:tc>
      </w:tr>
      <w:tr w:rsidR="00CD2271" w:rsidRPr="00292DEB" w14:paraId="42D42308" w14:textId="77777777" w:rsidTr="005D0FED">
        <w:tc>
          <w:tcPr>
            <w:tcW w:w="193" w:type="pct"/>
          </w:tcPr>
          <w:p w14:paraId="56D715B8" w14:textId="77777777" w:rsidR="00CD2271" w:rsidRPr="00292DEB" w:rsidRDefault="00CD2271" w:rsidP="00CD2271">
            <w:pPr>
              <w:spacing w:line="276" w:lineRule="auto"/>
              <w:jc w:val="left"/>
              <w:rPr>
                <w:rFonts w:cs="Arial"/>
                <w:lang w:val="es-ES"/>
              </w:rPr>
            </w:pPr>
            <w:r w:rsidRPr="00292DEB">
              <w:rPr>
                <w:rFonts w:cs="Arial"/>
                <w:lang w:val="es-ES"/>
              </w:rPr>
              <w:t>EL</w:t>
            </w:r>
          </w:p>
          <w:p w14:paraId="14690B37" w14:textId="77777777" w:rsidR="00CD2271" w:rsidRPr="00292DEB" w:rsidRDefault="00CD2271" w:rsidP="00CD2271">
            <w:pPr>
              <w:spacing w:line="276" w:lineRule="auto"/>
              <w:jc w:val="left"/>
              <w:rPr>
                <w:rFonts w:cs="Arial"/>
                <w:lang w:val="es-ES"/>
              </w:rPr>
            </w:pPr>
            <w:r w:rsidRPr="00292DEB">
              <w:rPr>
                <w:rFonts w:cs="Arial"/>
                <w:lang w:val="es-ES"/>
              </w:rPr>
              <w:t>EL</w:t>
            </w:r>
          </w:p>
          <w:p w14:paraId="1CDFE884" w14:textId="77777777" w:rsidR="00CD2271" w:rsidRPr="00292DEB" w:rsidRDefault="00CD2271" w:rsidP="00CD2271">
            <w:pPr>
              <w:spacing w:line="276" w:lineRule="auto"/>
              <w:jc w:val="left"/>
              <w:rPr>
                <w:rFonts w:cs="Arial"/>
                <w:lang w:val="es-ES"/>
              </w:rPr>
            </w:pPr>
            <w:r w:rsidRPr="00292DEB">
              <w:rPr>
                <w:rFonts w:cs="Arial"/>
                <w:lang w:val="es-ES"/>
              </w:rPr>
              <w:t>EL</w:t>
            </w:r>
          </w:p>
          <w:p w14:paraId="54E7D7E2" w14:textId="77777777" w:rsidR="00CD2271" w:rsidRPr="00292DEB" w:rsidRDefault="00CD2271" w:rsidP="00CD2271">
            <w:pPr>
              <w:spacing w:line="276" w:lineRule="auto"/>
              <w:jc w:val="left"/>
              <w:rPr>
                <w:rFonts w:cs="Arial"/>
                <w:lang w:val="es-ES"/>
              </w:rPr>
            </w:pPr>
            <w:r w:rsidRPr="00292DEB">
              <w:rPr>
                <w:rFonts w:cs="Arial"/>
                <w:lang w:val="es-ES"/>
              </w:rPr>
              <w:t>EL</w:t>
            </w:r>
          </w:p>
          <w:p w14:paraId="5D51E153" w14:textId="77777777" w:rsidR="00CD2271" w:rsidRPr="00292DEB" w:rsidRDefault="00CD2271" w:rsidP="00CD2271">
            <w:pPr>
              <w:spacing w:line="276" w:lineRule="auto"/>
              <w:jc w:val="left"/>
              <w:rPr>
                <w:rFonts w:cs="Arial"/>
                <w:lang w:val="es-ES"/>
              </w:rPr>
            </w:pPr>
            <w:r w:rsidRPr="00292DEB">
              <w:rPr>
                <w:rFonts w:cs="Arial"/>
                <w:lang w:val="es-ES"/>
              </w:rPr>
              <w:t>EL</w:t>
            </w:r>
          </w:p>
          <w:p w14:paraId="293E2065" w14:textId="77777777" w:rsidR="00CD2271" w:rsidRPr="00292DEB" w:rsidRDefault="00CD2271" w:rsidP="00CD2271">
            <w:pPr>
              <w:spacing w:line="276" w:lineRule="auto"/>
              <w:jc w:val="left"/>
              <w:rPr>
                <w:rFonts w:cs="Arial"/>
                <w:lang w:val="es-ES"/>
              </w:rPr>
            </w:pPr>
            <w:r w:rsidRPr="00292DEB">
              <w:rPr>
                <w:rFonts w:cs="Arial"/>
                <w:lang w:val="es-ES"/>
              </w:rPr>
              <w:t>EL</w:t>
            </w:r>
          </w:p>
          <w:p w14:paraId="4F6D841A" w14:textId="77777777" w:rsidR="00CD2271" w:rsidRPr="00292DEB" w:rsidRDefault="00CD2271" w:rsidP="00CD2271">
            <w:pPr>
              <w:spacing w:line="276" w:lineRule="auto"/>
              <w:jc w:val="left"/>
              <w:rPr>
                <w:rFonts w:cs="Arial"/>
                <w:lang w:val="es-ES"/>
              </w:rPr>
            </w:pPr>
            <w:r w:rsidRPr="00292DEB">
              <w:rPr>
                <w:rFonts w:cs="Arial"/>
                <w:lang w:val="es-ES"/>
              </w:rPr>
              <w:t>EL</w:t>
            </w:r>
          </w:p>
          <w:p w14:paraId="3771C93D" w14:textId="77777777" w:rsidR="00CD2271" w:rsidRPr="00292DEB" w:rsidRDefault="00CD2271" w:rsidP="00CD2271">
            <w:pPr>
              <w:spacing w:line="276" w:lineRule="auto"/>
              <w:jc w:val="left"/>
              <w:rPr>
                <w:rFonts w:cs="Arial"/>
                <w:lang w:val="es-ES"/>
              </w:rPr>
            </w:pPr>
            <w:r w:rsidRPr="00292DEB">
              <w:rPr>
                <w:rFonts w:cs="Arial"/>
                <w:lang w:val="es-ES"/>
              </w:rPr>
              <w:t>EL</w:t>
            </w:r>
          </w:p>
          <w:p w14:paraId="2342034D" w14:textId="77777777" w:rsidR="00CD2271" w:rsidRPr="00292DEB" w:rsidRDefault="00CD2271" w:rsidP="00CD2271">
            <w:pPr>
              <w:spacing w:line="276" w:lineRule="auto"/>
              <w:jc w:val="left"/>
              <w:rPr>
                <w:rFonts w:cs="Arial"/>
                <w:lang w:val="es-ES"/>
              </w:rPr>
            </w:pPr>
            <w:r w:rsidRPr="00292DEB">
              <w:rPr>
                <w:rFonts w:cs="Arial"/>
                <w:lang w:val="es-ES"/>
              </w:rPr>
              <w:t>EL</w:t>
            </w:r>
          </w:p>
          <w:p w14:paraId="36856828" w14:textId="77777777" w:rsidR="00CD2271" w:rsidRPr="00292DEB" w:rsidRDefault="00CD2271" w:rsidP="00CD2271">
            <w:pPr>
              <w:spacing w:line="276" w:lineRule="auto"/>
              <w:jc w:val="left"/>
              <w:rPr>
                <w:rFonts w:cs="Arial"/>
                <w:lang w:val="es-ES"/>
              </w:rPr>
            </w:pPr>
            <w:r w:rsidRPr="00292DEB">
              <w:rPr>
                <w:rFonts w:cs="Arial"/>
                <w:lang w:val="es-ES"/>
              </w:rPr>
              <w:t>EL</w:t>
            </w:r>
          </w:p>
          <w:p w14:paraId="36F98F70" w14:textId="77777777" w:rsidR="00CD2271" w:rsidRPr="00292DEB" w:rsidRDefault="00CD2271" w:rsidP="00CD2271">
            <w:pPr>
              <w:spacing w:line="276" w:lineRule="auto"/>
              <w:jc w:val="left"/>
              <w:rPr>
                <w:rFonts w:cs="Arial"/>
                <w:lang w:val="es-ES"/>
              </w:rPr>
            </w:pPr>
            <w:r w:rsidRPr="00292DEB">
              <w:rPr>
                <w:rFonts w:cs="Arial"/>
                <w:lang w:val="es-ES"/>
              </w:rPr>
              <w:t>EL</w:t>
            </w:r>
          </w:p>
          <w:p w14:paraId="1F008B6A" w14:textId="77777777" w:rsidR="00CD2271" w:rsidRPr="00292DEB" w:rsidRDefault="00CD2271" w:rsidP="00CD2271">
            <w:pPr>
              <w:spacing w:line="276" w:lineRule="auto"/>
              <w:jc w:val="left"/>
              <w:rPr>
                <w:rFonts w:cs="Arial"/>
                <w:lang w:val="es-ES"/>
              </w:rPr>
            </w:pPr>
            <w:r w:rsidRPr="00292DEB">
              <w:rPr>
                <w:rFonts w:cs="Arial"/>
                <w:lang w:val="es-ES"/>
              </w:rPr>
              <w:t>EL</w:t>
            </w:r>
          </w:p>
          <w:p w14:paraId="72F11F2C" w14:textId="77777777" w:rsidR="00CD2271" w:rsidRPr="00292DEB" w:rsidRDefault="00CD2271" w:rsidP="00CD2271">
            <w:pPr>
              <w:spacing w:line="276" w:lineRule="auto"/>
              <w:jc w:val="left"/>
              <w:rPr>
                <w:rFonts w:cs="Arial"/>
                <w:lang w:val="es-ES"/>
              </w:rPr>
            </w:pPr>
            <w:r w:rsidRPr="00292DEB">
              <w:rPr>
                <w:rFonts w:cs="Arial"/>
                <w:lang w:val="es-ES"/>
              </w:rPr>
              <w:t>EL</w:t>
            </w:r>
          </w:p>
          <w:p w14:paraId="2745C7A2" w14:textId="77777777" w:rsidR="00CD2271" w:rsidRPr="00292DEB" w:rsidRDefault="00CD2271" w:rsidP="00CD2271">
            <w:pPr>
              <w:spacing w:line="276" w:lineRule="auto"/>
              <w:jc w:val="left"/>
              <w:rPr>
                <w:rFonts w:cs="Arial"/>
                <w:lang w:val="es-ES"/>
              </w:rPr>
            </w:pPr>
            <w:r w:rsidRPr="00292DEB">
              <w:rPr>
                <w:rFonts w:cs="Arial"/>
                <w:lang w:val="es-ES"/>
              </w:rPr>
              <w:lastRenderedPageBreak/>
              <w:t>EL</w:t>
            </w:r>
          </w:p>
          <w:p w14:paraId="3B085404" w14:textId="77777777" w:rsidR="00CD2271" w:rsidRPr="00292DEB" w:rsidRDefault="00CD2271" w:rsidP="00CD2271">
            <w:pPr>
              <w:spacing w:line="276" w:lineRule="auto"/>
              <w:jc w:val="left"/>
              <w:rPr>
                <w:rFonts w:cs="Arial"/>
                <w:lang w:val="es-ES"/>
              </w:rPr>
            </w:pPr>
            <w:r w:rsidRPr="00292DEB">
              <w:rPr>
                <w:rFonts w:cs="Arial"/>
                <w:lang w:val="es-ES"/>
              </w:rPr>
              <w:t>EL</w:t>
            </w:r>
          </w:p>
          <w:p w14:paraId="6DE2037A" w14:textId="7A7F517F" w:rsidR="00CD2271" w:rsidRPr="00292DEB" w:rsidRDefault="00CD2271" w:rsidP="00CD2271">
            <w:pPr>
              <w:spacing w:line="276" w:lineRule="auto"/>
              <w:jc w:val="left"/>
              <w:rPr>
                <w:rFonts w:cs="Arial"/>
                <w:b/>
                <w:lang w:val="es-ES"/>
              </w:rPr>
            </w:pPr>
          </w:p>
        </w:tc>
        <w:tc>
          <w:tcPr>
            <w:tcW w:w="1371" w:type="pct"/>
          </w:tcPr>
          <w:p w14:paraId="498BDFD7" w14:textId="77777777" w:rsidR="00CD2271" w:rsidRPr="00292DEB" w:rsidRDefault="00CD2271" w:rsidP="00CD2271">
            <w:pPr>
              <w:pStyle w:val="StandardLinks"/>
              <w:spacing w:line="276" w:lineRule="auto"/>
              <w:jc w:val="both"/>
              <w:rPr>
                <w:rFonts w:cs="Arial"/>
              </w:rPr>
            </w:pPr>
            <w:r w:rsidRPr="00292DEB">
              <w:rPr>
                <w:rFonts w:cs="Arial"/>
              </w:rPr>
              <w:lastRenderedPageBreak/>
              <w:t>Versicherte Frauen (Arbeitnehmerinnen und diesen Gleichgestellte).</w:t>
            </w:r>
          </w:p>
          <w:p w14:paraId="16171266" w14:textId="77777777" w:rsidR="00CD2271" w:rsidRPr="00292DEB" w:rsidRDefault="00CD2271" w:rsidP="00CD2271">
            <w:pPr>
              <w:pStyle w:val="StandardLinks"/>
              <w:spacing w:line="276" w:lineRule="auto"/>
              <w:jc w:val="both"/>
              <w:rPr>
                <w:rFonts w:cs="Arial"/>
              </w:rPr>
            </w:pPr>
            <w:r w:rsidRPr="00292DEB">
              <w:rPr>
                <w:rFonts w:cs="Arial"/>
              </w:rPr>
              <w:t>Ehepartner oder andere unterhaltsberechtigte Personen.</w:t>
            </w:r>
          </w:p>
          <w:p w14:paraId="0E299DFD" w14:textId="77777777" w:rsidR="00CD2271" w:rsidRPr="00292DEB" w:rsidRDefault="00CD2271" w:rsidP="00CD2271">
            <w:pPr>
              <w:spacing w:line="276" w:lineRule="auto"/>
              <w:rPr>
                <w:rFonts w:cs="Arial"/>
              </w:rPr>
            </w:pPr>
            <w:r w:rsidRPr="00292DEB">
              <w:rPr>
                <w:rFonts w:cs="Arial"/>
              </w:rPr>
              <w:t>Arbeitslose Personen.</w:t>
            </w:r>
          </w:p>
          <w:p w14:paraId="6D9E9899" w14:textId="77777777" w:rsidR="00CD2271" w:rsidRPr="00292DEB" w:rsidRDefault="00CD2271" w:rsidP="00CD2271">
            <w:pPr>
              <w:spacing w:line="276" w:lineRule="auto"/>
              <w:rPr>
                <w:rFonts w:cs="Arial"/>
              </w:rPr>
            </w:pPr>
          </w:p>
          <w:p w14:paraId="78510D6E" w14:textId="77777777" w:rsidR="00CD2271" w:rsidRPr="00292DEB" w:rsidRDefault="00CD2271" w:rsidP="00CD2271">
            <w:pPr>
              <w:spacing w:line="276" w:lineRule="auto"/>
              <w:rPr>
                <w:rFonts w:cs="Arial"/>
              </w:rPr>
            </w:pPr>
            <w:r w:rsidRPr="00292DEB">
              <w:rPr>
                <w:rFonts w:cs="Arial"/>
              </w:rPr>
              <w:t>Gleiche Bestimmungen für eingetragene Lebenspartner, gleichgeschlechtliche Paare nach eigetragenem Lebenspartnerschaftsvertrag (</w:t>
            </w:r>
            <w:r w:rsidRPr="00292DEB">
              <w:rPr>
                <w:rFonts w:cs="Arial"/>
                <w:i/>
                <w:color w:val="008080"/>
              </w:rPr>
              <w:t>σύμφωνο συμβίωσης</w:t>
            </w:r>
            <w:r w:rsidRPr="00292DEB">
              <w:rPr>
                <w:rFonts w:cs="Arial"/>
              </w:rPr>
              <w:t xml:space="preserve">) und Stiefeltern. Nicht anwendbar für nicht eingetragene Partner. </w:t>
            </w:r>
          </w:p>
          <w:p w14:paraId="587D2BDF" w14:textId="77777777" w:rsidR="00CD2271" w:rsidRPr="00292DEB" w:rsidRDefault="00CD2271" w:rsidP="00CD2271">
            <w:pPr>
              <w:spacing w:line="276" w:lineRule="auto"/>
              <w:rPr>
                <w:rFonts w:cs="Arial"/>
              </w:rPr>
            </w:pPr>
          </w:p>
          <w:p w14:paraId="5508EE0A" w14:textId="77777777" w:rsidR="00CD2271" w:rsidRPr="00292DEB" w:rsidRDefault="00CD2271" w:rsidP="00CD2271">
            <w:pPr>
              <w:spacing w:line="276" w:lineRule="auto"/>
              <w:rPr>
                <w:rFonts w:cs="Arial"/>
              </w:rPr>
            </w:pPr>
            <w:r w:rsidRPr="00292DEB">
              <w:rPr>
                <w:rFonts w:cs="Arial"/>
              </w:rPr>
              <w:lastRenderedPageBreak/>
              <w:t>Gleiche Bestimmungen für Leihmütter.</w:t>
            </w:r>
          </w:p>
          <w:p w14:paraId="52A0E247" w14:textId="77777777" w:rsidR="00CD2271" w:rsidRPr="00292DEB" w:rsidRDefault="00CD2271" w:rsidP="00CD2271">
            <w:pPr>
              <w:spacing w:line="276" w:lineRule="auto"/>
              <w:rPr>
                <w:rFonts w:cs="Arial"/>
              </w:rPr>
            </w:pPr>
          </w:p>
          <w:p w14:paraId="3801C4D4" w14:textId="0115A62C" w:rsidR="00CD2271" w:rsidRPr="00292DEB" w:rsidRDefault="00CD2271" w:rsidP="00CD2271">
            <w:pPr>
              <w:spacing w:line="276" w:lineRule="auto"/>
              <w:rPr>
                <w:rFonts w:cs="Arial"/>
                <w:color w:val="C00000"/>
              </w:rPr>
            </w:pPr>
            <w:r w:rsidRPr="00292DEB">
              <w:rPr>
                <w:rFonts w:cs="Arial"/>
              </w:rPr>
              <w:t xml:space="preserve">Keine Mitgliedschaft auf freiwilliger Basis. </w:t>
            </w:r>
          </w:p>
        </w:tc>
        <w:tc>
          <w:tcPr>
            <w:tcW w:w="1370" w:type="pct"/>
          </w:tcPr>
          <w:p w14:paraId="36949A6F" w14:textId="77777777" w:rsidR="00CD2271" w:rsidRPr="00292DEB" w:rsidRDefault="00CD2271" w:rsidP="00CD2271">
            <w:pPr>
              <w:pStyle w:val="StandardLinks"/>
              <w:spacing w:line="276" w:lineRule="auto"/>
              <w:jc w:val="both"/>
              <w:rPr>
                <w:rFonts w:cs="Arial"/>
                <w:lang w:val="fr-BE"/>
              </w:rPr>
            </w:pPr>
            <w:r w:rsidRPr="00292DEB">
              <w:rPr>
                <w:rFonts w:cs="Arial"/>
                <w:lang w:val="fr-BE"/>
              </w:rPr>
              <w:lastRenderedPageBreak/>
              <w:t>Femmes assurées (salariées et assimilées).</w:t>
            </w:r>
          </w:p>
          <w:p w14:paraId="7DF573DB" w14:textId="77777777" w:rsidR="00CD2271" w:rsidRPr="00292DEB" w:rsidRDefault="00CD2271" w:rsidP="00CD2271">
            <w:pPr>
              <w:pStyle w:val="StandardLinks"/>
              <w:spacing w:line="276" w:lineRule="auto"/>
              <w:jc w:val="both"/>
              <w:rPr>
                <w:rFonts w:cs="Arial"/>
                <w:lang w:val="fr-BE"/>
              </w:rPr>
            </w:pPr>
            <w:r w:rsidRPr="00292DEB">
              <w:rPr>
                <w:rFonts w:cs="Arial"/>
                <w:lang w:val="fr-BE"/>
              </w:rPr>
              <w:t>Épouse ou personne à charge de l'assuré.</w:t>
            </w:r>
          </w:p>
          <w:p w14:paraId="4C6A9491" w14:textId="77777777" w:rsidR="00CD2271" w:rsidRPr="00292DEB" w:rsidRDefault="00CD2271" w:rsidP="00CD2271">
            <w:pPr>
              <w:keepNext/>
              <w:spacing w:line="276" w:lineRule="auto"/>
              <w:outlineLvl w:val="3"/>
              <w:rPr>
                <w:rFonts w:eastAsia="Arial" w:cs="Arial"/>
                <w:lang w:val="fr-BE" w:eastAsia="ar-SA"/>
              </w:rPr>
            </w:pPr>
            <w:r w:rsidRPr="00292DEB">
              <w:rPr>
                <w:rFonts w:eastAsia="Arial" w:cs="Arial"/>
                <w:lang w:val="fr-BE" w:eastAsia="ar-SA"/>
              </w:rPr>
              <w:t>Chômeurs.</w:t>
            </w:r>
          </w:p>
          <w:p w14:paraId="2FD249D5" w14:textId="77777777" w:rsidR="00CD2271" w:rsidRPr="00292DEB" w:rsidRDefault="00CD2271" w:rsidP="00CD2271">
            <w:pPr>
              <w:keepNext/>
              <w:spacing w:line="276" w:lineRule="auto"/>
              <w:outlineLvl w:val="3"/>
              <w:rPr>
                <w:rFonts w:eastAsia="Arial" w:cs="Arial"/>
                <w:lang w:val="fr-BE" w:eastAsia="ar-SA"/>
              </w:rPr>
            </w:pPr>
          </w:p>
          <w:p w14:paraId="31672AF9" w14:textId="77777777" w:rsidR="00CD2271" w:rsidRPr="00292DEB" w:rsidRDefault="00CD2271" w:rsidP="00CD2271">
            <w:pPr>
              <w:keepNext/>
              <w:spacing w:line="276" w:lineRule="auto"/>
              <w:outlineLvl w:val="3"/>
              <w:rPr>
                <w:rFonts w:cs="Arial"/>
                <w:lang w:val="fr-BE"/>
              </w:rPr>
            </w:pPr>
            <w:r w:rsidRPr="00292DEB">
              <w:rPr>
                <w:rFonts w:cs="Arial"/>
                <w:lang w:val="fr-BE"/>
              </w:rPr>
              <w:t>Certaines dispositions pour les partenaires enregistrés, les couples du même sexe ayant contracté un accord de partenariat enregistré (</w:t>
            </w:r>
            <w:proofErr w:type="spellStart"/>
            <w:r w:rsidRPr="00292DEB">
              <w:rPr>
                <w:rFonts w:cs="Arial"/>
                <w:i/>
                <w:color w:val="008080"/>
                <w:lang w:val="fr-BE"/>
              </w:rPr>
              <w:t>σύμφωνο</w:t>
            </w:r>
            <w:proofErr w:type="spellEnd"/>
            <w:r w:rsidRPr="00292DEB">
              <w:rPr>
                <w:rFonts w:cs="Arial"/>
                <w:i/>
                <w:color w:val="008080"/>
                <w:lang w:val="fr-BE"/>
              </w:rPr>
              <w:t xml:space="preserve"> </w:t>
            </w:r>
            <w:proofErr w:type="spellStart"/>
            <w:r w:rsidRPr="00292DEB">
              <w:rPr>
                <w:rFonts w:cs="Arial"/>
                <w:i/>
                <w:color w:val="008080"/>
                <w:lang w:val="fr-BE"/>
              </w:rPr>
              <w:t>συμ</w:t>
            </w:r>
            <w:proofErr w:type="spellEnd"/>
            <w:r w:rsidRPr="00292DEB">
              <w:rPr>
                <w:rFonts w:cs="Arial"/>
                <w:i/>
                <w:color w:val="008080"/>
                <w:lang w:val="fr-BE"/>
              </w:rPr>
              <w:t>βίωσης</w:t>
            </w:r>
            <w:r w:rsidRPr="00292DEB">
              <w:rPr>
                <w:rFonts w:cs="Arial"/>
                <w:lang w:val="fr-BE"/>
              </w:rPr>
              <w:t xml:space="preserve">) et les </w:t>
            </w:r>
            <w:r w:rsidRPr="00292DEB">
              <w:rPr>
                <w:rFonts w:cs="Arial"/>
                <w:lang w:val="fr-BE"/>
              </w:rPr>
              <w:lastRenderedPageBreak/>
              <w:t xml:space="preserve">beaux-parents. Pas d’application aux partenaires non enregistrés. </w:t>
            </w:r>
          </w:p>
          <w:p w14:paraId="5DE86DF1" w14:textId="77777777" w:rsidR="00CD2271" w:rsidRPr="00292DEB" w:rsidRDefault="00CD2271" w:rsidP="00CD2271">
            <w:pPr>
              <w:keepNext/>
              <w:spacing w:line="276" w:lineRule="auto"/>
              <w:outlineLvl w:val="3"/>
              <w:rPr>
                <w:rFonts w:cs="Arial"/>
                <w:lang w:val="fr-BE"/>
              </w:rPr>
            </w:pPr>
          </w:p>
          <w:p w14:paraId="38CEAE70" w14:textId="77777777" w:rsidR="00CD2271" w:rsidRPr="00292DEB" w:rsidRDefault="00CD2271" w:rsidP="00CD2271">
            <w:pPr>
              <w:keepNext/>
              <w:spacing w:line="276" w:lineRule="auto"/>
              <w:outlineLvl w:val="3"/>
              <w:rPr>
                <w:rFonts w:cs="Arial"/>
                <w:lang w:val="fr-BE"/>
              </w:rPr>
            </w:pPr>
            <w:r w:rsidRPr="00292DEB">
              <w:rPr>
                <w:rFonts w:cs="Arial"/>
                <w:lang w:val="fr-BE"/>
              </w:rPr>
              <w:t>Mêmes dispositions pour les mères porteuses.</w:t>
            </w:r>
          </w:p>
          <w:p w14:paraId="6C06CA23" w14:textId="77777777" w:rsidR="00CD2271" w:rsidRPr="00292DEB" w:rsidRDefault="00CD2271" w:rsidP="00CD2271">
            <w:pPr>
              <w:keepNext/>
              <w:spacing w:line="276" w:lineRule="auto"/>
              <w:outlineLvl w:val="2"/>
              <w:rPr>
                <w:rFonts w:cs="Arial"/>
                <w:lang w:val="fr-BE"/>
              </w:rPr>
            </w:pPr>
          </w:p>
          <w:p w14:paraId="5B859D8B" w14:textId="77777777" w:rsidR="00CD2271" w:rsidRPr="00292DEB" w:rsidRDefault="00CD2271" w:rsidP="00CD2271">
            <w:pPr>
              <w:spacing w:line="276" w:lineRule="auto"/>
              <w:rPr>
                <w:rFonts w:cs="Arial"/>
                <w:lang w:val="fr-BE"/>
              </w:rPr>
            </w:pPr>
            <w:r w:rsidRPr="00292DEB">
              <w:rPr>
                <w:rFonts w:cs="Arial"/>
                <w:lang w:val="fr-BE"/>
              </w:rPr>
              <w:t>Pas d’adhésion volontaire.</w:t>
            </w:r>
          </w:p>
          <w:p w14:paraId="022BC5CB" w14:textId="26E2C393" w:rsidR="00CD2271" w:rsidRPr="00292DEB" w:rsidRDefault="00CD2271" w:rsidP="00CD2271">
            <w:pPr>
              <w:spacing w:line="276" w:lineRule="auto"/>
              <w:rPr>
                <w:rFonts w:cs="Arial"/>
                <w:color w:val="C00000"/>
                <w:lang w:val="fr-BE"/>
              </w:rPr>
            </w:pPr>
          </w:p>
        </w:tc>
        <w:tc>
          <w:tcPr>
            <w:tcW w:w="1370" w:type="pct"/>
          </w:tcPr>
          <w:p w14:paraId="2DCE9C59"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E-IV-03-EL</w:t>
            </w:r>
          </w:p>
          <w:p w14:paraId="6A50BF52"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Insured women (employees and assimilated persons).</w:t>
            </w:r>
          </w:p>
          <w:p w14:paraId="36C8A773"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Spouse or dependant of insured person.</w:t>
            </w:r>
          </w:p>
          <w:p w14:paraId="4ACCA78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Unemployed persons.</w:t>
            </w:r>
          </w:p>
          <w:p w14:paraId="28434A65"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3889DD8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Same provisions for registered partners, same–sex couples under </w:t>
            </w:r>
            <w:r w:rsidRPr="00292DEB">
              <w:rPr>
                <w:color w:val="008000"/>
                <w:sz w:val="15"/>
                <w:szCs w:val="15"/>
                <w:lang w:val="en-GB"/>
              </w:rPr>
              <w:t>registered partnership agreement</w:t>
            </w:r>
            <w:r w:rsidRPr="00292DEB">
              <w:rPr>
                <w:color w:val="000000"/>
                <w:sz w:val="15"/>
                <w:szCs w:val="15"/>
                <w:lang w:val="en-GB"/>
              </w:rPr>
              <w:t xml:space="preserve"> (</w:t>
            </w:r>
            <w:proofErr w:type="spellStart"/>
            <w:r w:rsidRPr="00292DEB">
              <w:rPr>
                <w:i/>
                <w:color w:val="008080"/>
                <w:sz w:val="15"/>
                <w:szCs w:val="15"/>
              </w:rPr>
              <w:t>σύμφωνο</w:t>
            </w:r>
            <w:proofErr w:type="spellEnd"/>
            <w:r w:rsidRPr="00292DEB">
              <w:rPr>
                <w:i/>
                <w:color w:val="008080"/>
                <w:sz w:val="15"/>
                <w:szCs w:val="15"/>
                <w:lang w:val="en-GB"/>
              </w:rPr>
              <w:t xml:space="preserve"> </w:t>
            </w:r>
            <w:proofErr w:type="spellStart"/>
            <w:r w:rsidRPr="00292DEB">
              <w:rPr>
                <w:i/>
                <w:color w:val="008080"/>
                <w:sz w:val="15"/>
                <w:szCs w:val="15"/>
              </w:rPr>
              <w:t>συμ</w:t>
            </w:r>
            <w:proofErr w:type="spellEnd"/>
            <w:r w:rsidRPr="00292DEB">
              <w:rPr>
                <w:i/>
                <w:color w:val="008080"/>
                <w:sz w:val="15"/>
                <w:szCs w:val="15"/>
              </w:rPr>
              <w:t>βίωσης</w:t>
            </w:r>
            <w:r w:rsidRPr="00292DEB">
              <w:rPr>
                <w:color w:val="000000"/>
                <w:sz w:val="15"/>
                <w:szCs w:val="15"/>
                <w:lang w:val="en-GB"/>
              </w:rPr>
              <w:t xml:space="preserve">) and stepparents. Not applied to non-registered partners. </w:t>
            </w:r>
          </w:p>
          <w:p w14:paraId="1C057AC3"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19434D14"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Same provisions for surrogate mothers.</w:t>
            </w:r>
          </w:p>
          <w:p w14:paraId="45F0C19F"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4040C3EF" w14:textId="77777777" w:rsidR="00CD2271" w:rsidRPr="00292DEB" w:rsidRDefault="00CD2271" w:rsidP="00CD2271">
            <w:pPr>
              <w:pStyle w:val="Normal0"/>
              <w:pBdr>
                <w:top w:val="nil"/>
                <w:left w:val="nil"/>
                <w:bottom w:val="nil"/>
                <w:right w:val="nil"/>
                <w:between w:val="nil"/>
              </w:pBdr>
              <w:spacing w:before="0" w:after="0"/>
              <w:rPr>
                <w:ins w:id="159" w:author="Author"/>
                <w:color w:val="000000"/>
                <w:sz w:val="15"/>
                <w:szCs w:val="15"/>
                <w:lang w:val="en-GB"/>
              </w:rPr>
            </w:pPr>
            <w:ins w:id="160" w:author="Author">
              <w:r w:rsidRPr="00292DEB">
                <w:rPr>
                  <w:color w:val="000000"/>
                  <w:sz w:val="15"/>
                  <w:szCs w:val="15"/>
                  <w:lang w:val="en-GB"/>
                </w:rPr>
                <w:lastRenderedPageBreak/>
                <w:t>No exemptions from paying contributions.</w:t>
              </w:r>
            </w:ins>
          </w:p>
          <w:p w14:paraId="0FA97321" w14:textId="77777777" w:rsidR="00CD2271" w:rsidRPr="00292DEB" w:rsidRDefault="00CD2271" w:rsidP="00CD2271">
            <w:pPr>
              <w:pStyle w:val="Normal0"/>
              <w:pBdr>
                <w:top w:val="nil"/>
                <w:left w:val="nil"/>
                <w:bottom w:val="nil"/>
                <w:right w:val="nil"/>
                <w:between w:val="nil"/>
              </w:pBdr>
              <w:spacing w:before="0" w:after="0"/>
              <w:rPr>
                <w:ins w:id="161" w:author="Author"/>
                <w:color w:val="000000"/>
                <w:sz w:val="15"/>
                <w:szCs w:val="15"/>
                <w:lang w:val="en-GB"/>
              </w:rPr>
            </w:pPr>
          </w:p>
          <w:p w14:paraId="72B28184"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No membership on a voluntary basis.</w:t>
            </w:r>
          </w:p>
          <w:p w14:paraId="67626A54"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3FFD42A"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4</w:t>
            </w:r>
          </w:p>
          <w:p w14:paraId="129909BA" w14:textId="77777777" w:rsidR="00CD2271" w:rsidRPr="00292DEB" w:rsidRDefault="00CD2271" w:rsidP="00CD2271">
            <w:pPr>
              <w:spacing w:line="276" w:lineRule="auto"/>
              <w:rPr>
                <w:rFonts w:cs="Arial"/>
                <w:color w:val="0000FF"/>
                <w:lang w:val="en-US"/>
              </w:rPr>
            </w:pPr>
          </w:p>
        </w:tc>
        <w:tc>
          <w:tcPr>
            <w:tcW w:w="127" w:type="pct"/>
          </w:tcPr>
          <w:p w14:paraId="287B26DA"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4B963417" w14:textId="77777777" w:rsidR="00CD2271" w:rsidRPr="00292DEB" w:rsidRDefault="00CD2271" w:rsidP="00CD2271">
            <w:pPr>
              <w:spacing w:line="276" w:lineRule="auto"/>
              <w:rPr>
                <w:rFonts w:cs="Arial"/>
                <w:color w:val="0000FF"/>
                <w:lang w:val="en-US"/>
              </w:rPr>
            </w:pPr>
          </w:p>
        </w:tc>
        <w:tc>
          <w:tcPr>
            <w:tcW w:w="402" w:type="pct"/>
          </w:tcPr>
          <w:p w14:paraId="178E39A3"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66C586E0" w14:textId="77777777" w:rsidR="00CD2271" w:rsidRPr="00292DEB" w:rsidRDefault="00CD2271" w:rsidP="00CD2271">
            <w:pPr>
              <w:spacing w:line="276" w:lineRule="auto"/>
              <w:rPr>
                <w:rFonts w:cs="Arial"/>
                <w:color w:val="0000FF"/>
                <w:lang w:val="en-US"/>
              </w:rPr>
            </w:pPr>
          </w:p>
        </w:tc>
      </w:tr>
      <w:tr w:rsidR="00CD2271" w:rsidRPr="00292DEB" w14:paraId="212233BD" w14:textId="77777777" w:rsidTr="005D0FED">
        <w:tc>
          <w:tcPr>
            <w:tcW w:w="193" w:type="pct"/>
          </w:tcPr>
          <w:p w14:paraId="18B399BD" w14:textId="77777777" w:rsidR="00CD2271" w:rsidRPr="00292DEB" w:rsidRDefault="00CD2271" w:rsidP="00CD2271">
            <w:pPr>
              <w:spacing w:line="276" w:lineRule="auto"/>
              <w:jc w:val="left"/>
              <w:rPr>
                <w:rFonts w:cs="Arial"/>
                <w:lang w:val="es-ES"/>
              </w:rPr>
            </w:pPr>
            <w:r w:rsidRPr="00292DEB">
              <w:rPr>
                <w:rFonts w:cs="Arial"/>
                <w:lang w:val="es-ES"/>
              </w:rPr>
              <w:t>EL</w:t>
            </w:r>
          </w:p>
          <w:p w14:paraId="3D1D9704" w14:textId="77777777" w:rsidR="00CD2271" w:rsidRPr="00292DEB" w:rsidRDefault="00CD2271" w:rsidP="00CD2271">
            <w:pPr>
              <w:spacing w:line="276" w:lineRule="auto"/>
              <w:jc w:val="left"/>
              <w:rPr>
                <w:rFonts w:cs="Arial"/>
                <w:lang w:val="es-ES"/>
              </w:rPr>
            </w:pPr>
            <w:r w:rsidRPr="00292DEB">
              <w:rPr>
                <w:rFonts w:cs="Arial"/>
                <w:lang w:val="es-ES"/>
              </w:rPr>
              <w:t>EL</w:t>
            </w:r>
          </w:p>
          <w:p w14:paraId="33374680" w14:textId="77777777" w:rsidR="00CD2271" w:rsidRPr="00292DEB" w:rsidRDefault="00CD2271" w:rsidP="00CD2271">
            <w:pPr>
              <w:spacing w:line="276" w:lineRule="auto"/>
              <w:jc w:val="left"/>
              <w:rPr>
                <w:rFonts w:cs="Arial"/>
                <w:lang w:val="es-ES"/>
              </w:rPr>
            </w:pPr>
            <w:r w:rsidRPr="00292DEB">
              <w:rPr>
                <w:rFonts w:cs="Arial"/>
                <w:lang w:val="es-ES"/>
              </w:rPr>
              <w:t>EL</w:t>
            </w:r>
          </w:p>
          <w:p w14:paraId="6A98725E" w14:textId="77777777" w:rsidR="00CD2271" w:rsidRPr="00292DEB" w:rsidRDefault="00CD2271" w:rsidP="00CD2271">
            <w:pPr>
              <w:spacing w:line="276" w:lineRule="auto"/>
              <w:jc w:val="left"/>
              <w:rPr>
                <w:rFonts w:cs="Arial"/>
                <w:lang w:val="es-ES"/>
              </w:rPr>
            </w:pPr>
            <w:r w:rsidRPr="00292DEB">
              <w:rPr>
                <w:rFonts w:cs="Arial"/>
                <w:lang w:val="es-ES"/>
              </w:rPr>
              <w:t>EL</w:t>
            </w:r>
          </w:p>
          <w:p w14:paraId="75686021" w14:textId="77777777" w:rsidR="00CD2271" w:rsidRPr="00292DEB" w:rsidRDefault="00CD2271" w:rsidP="00CD2271">
            <w:pPr>
              <w:spacing w:line="276" w:lineRule="auto"/>
              <w:jc w:val="left"/>
              <w:rPr>
                <w:rFonts w:cs="Arial"/>
                <w:lang w:val="es-ES"/>
              </w:rPr>
            </w:pPr>
            <w:r w:rsidRPr="00292DEB">
              <w:rPr>
                <w:rFonts w:cs="Arial"/>
                <w:lang w:val="es-ES"/>
              </w:rPr>
              <w:t>EL</w:t>
            </w:r>
          </w:p>
          <w:p w14:paraId="403CC5FA" w14:textId="77777777" w:rsidR="00CD2271" w:rsidRPr="00292DEB" w:rsidRDefault="00CD2271" w:rsidP="00CD2271">
            <w:pPr>
              <w:spacing w:line="276" w:lineRule="auto"/>
              <w:jc w:val="left"/>
              <w:rPr>
                <w:rFonts w:cs="Arial"/>
                <w:lang w:val="es-ES"/>
              </w:rPr>
            </w:pPr>
            <w:r w:rsidRPr="00292DEB">
              <w:rPr>
                <w:rFonts w:cs="Arial"/>
                <w:lang w:val="es-ES"/>
              </w:rPr>
              <w:t>EL</w:t>
            </w:r>
          </w:p>
          <w:p w14:paraId="7683E88D" w14:textId="77777777" w:rsidR="00CD2271" w:rsidRPr="00292DEB" w:rsidRDefault="00CD2271" w:rsidP="00CD2271">
            <w:pPr>
              <w:spacing w:line="276" w:lineRule="auto"/>
              <w:jc w:val="left"/>
              <w:rPr>
                <w:rFonts w:cs="Arial"/>
                <w:lang w:val="es-ES"/>
              </w:rPr>
            </w:pPr>
            <w:r w:rsidRPr="00292DEB">
              <w:rPr>
                <w:rFonts w:cs="Arial"/>
                <w:lang w:val="es-ES"/>
              </w:rPr>
              <w:t>EL</w:t>
            </w:r>
          </w:p>
          <w:p w14:paraId="3D7D562B" w14:textId="77777777" w:rsidR="00CD2271" w:rsidRPr="00292DEB" w:rsidRDefault="00CD2271" w:rsidP="00CD2271">
            <w:pPr>
              <w:spacing w:line="276" w:lineRule="auto"/>
              <w:jc w:val="left"/>
              <w:rPr>
                <w:rFonts w:cs="Arial"/>
                <w:lang w:val="es-ES"/>
              </w:rPr>
            </w:pPr>
            <w:r w:rsidRPr="00292DEB">
              <w:rPr>
                <w:rFonts w:cs="Arial"/>
                <w:lang w:val="es-ES"/>
              </w:rPr>
              <w:t>EL</w:t>
            </w:r>
          </w:p>
          <w:p w14:paraId="0C5F8DA9" w14:textId="77777777" w:rsidR="00CD2271" w:rsidRPr="00292DEB" w:rsidRDefault="00CD2271" w:rsidP="00CD2271">
            <w:pPr>
              <w:spacing w:line="276" w:lineRule="auto"/>
              <w:jc w:val="left"/>
              <w:rPr>
                <w:rFonts w:cs="Arial"/>
                <w:lang w:val="es-ES"/>
              </w:rPr>
            </w:pPr>
            <w:r w:rsidRPr="00292DEB">
              <w:rPr>
                <w:rFonts w:cs="Arial"/>
                <w:lang w:val="es-ES"/>
              </w:rPr>
              <w:t>EL</w:t>
            </w:r>
          </w:p>
          <w:p w14:paraId="48CA3E4C" w14:textId="77777777" w:rsidR="00CD2271" w:rsidRPr="00292DEB" w:rsidRDefault="00CD2271" w:rsidP="00CD2271">
            <w:pPr>
              <w:spacing w:line="276" w:lineRule="auto"/>
              <w:jc w:val="left"/>
              <w:rPr>
                <w:rFonts w:cs="Arial"/>
                <w:lang w:val="es-ES"/>
              </w:rPr>
            </w:pPr>
            <w:r w:rsidRPr="00292DEB">
              <w:rPr>
                <w:rFonts w:cs="Arial"/>
                <w:lang w:val="es-ES"/>
              </w:rPr>
              <w:t>EL</w:t>
            </w:r>
          </w:p>
          <w:p w14:paraId="11C4C267" w14:textId="77777777" w:rsidR="00CD2271" w:rsidRPr="00292DEB" w:rsidRDefault="00CD2271" w:rsidP="00CD2271">
            <w:pPr>
              <w:spacing w:line="276" w:lineRule="auto"/>
              <w:jc w:val="left"/>
              <w:rPr>
                <w:rFonts w:cs="Arial"/>
                <w:lang w:val="es-ES"/>
              </w:rPr>
            </w:pPr>
            <w:r w:rsidRPr="00292DEB">
              <w:rPr>
                <w:rFonts w:cs="Arial"/>
                <w:lang w:val="es-ES"/>
              </w:rPr>
              <w:t>EL</w:t>
            </w:r>
          </w:p>
          <w:p w14:paraId="4462A643" w14:textId="77777777" w:rsidR="00CD2271" w:rsidRPr="00292DEB" w:rsidRDefault="00CD2271" w:rsidP="00CD2271">
            <w:pPr>
              <w:spacing w:line="276" w:lineRule="auto"/>
              <w:jc w:val="left"/>
              <w:rPr>
                <w:rFonts w:cs="Arial"/>
                <w:lang w:val="es-ES"/>
              </w:rPr>
            </w:pPr>
            <w:r w:rsidRPr="00292DEB">
              <w:rPr>
                <w:rFonts w:cs="Arial"/>
                <w:lang w:val="es-ES"/>
              </w:rPr>
              <w:t>EL</w:t>
            </w:r>
          </w:p>
          <w:p w14:paraId="17911EB3" w14:textId="77777777" w:rsidR="00CD2271" w:rsidRPr="00292DEB" w:rsidRDefault="00CD2271" w:rsidP="00CD2271">
            <w:pPr>
              <w:spacing w:line="276" w:lineRule="auto"/>
              <w:jc w:val="left"/>
              <w:rPr>
                <w:rFonts w:cs="Arial"/>
                <w:lang w:val="es-ES"/>
              </w:rPr>
            </w:pPr>
            <w:r w:rsidRPr="00292DEB">
              <w:rPr>
                <w:rFonts w:cs="Arial"/>
                <w:lang w:val="es-ES"/>
              </w:rPr>
              <w:t>EL</w:t>
            </w:r>
          </w:p>
          <w:p w14:paraId="35538202" w14:textId="77777777" w:rsidR="00CD2271" w:rsidRPr="00292DEB" w:rsidRDefault="00CD2271" w:rsidP="00CD2271">
            <w:pPr>
              <w:spacing w:line="276" w:lineRule="auto"/>
              <w:jc w:val="left"/>
              <w:rPr>
                <w:rFonts w:cs="Arial"/>
                <w:lang w:val="es-ES"/>
              </w:rPr>
            </w:pPr>
            <w:r w:rsidRPr="00292DEB">
              <w:rPr>
                <w:rFonts w:cs="Arial"/>
                <w:lang w:val="es-ES"/>
              </w:rPr>
              <w:t>EL</w:t>
            </w:r>
          </w:p>
          <w:p w14:paraId="5FAF5D6B" w14:textId="77777777" w:rsidR="00CD2271" w:rsidRPr="00292DEB" w:rsidRDefault="00CD2271" w:rsidP="00CD2271">
            <w:pPr>
              <w:spacing w:line="276" w:lineRule="auto"/>
              <w:jc w:val="left"/>
              <w:rPr>
                <w:rFonts w:cs="Arial"/>
                <w:lang w:val="es-ES"/>
              </w:rPr>
            </w:pPr>
            <w:r w:rsidRPr="00292DEB">
              <w:rPr>
                <w:rFonts w:cs="Arial"/>
                <w:lang w:val="es-ES"/>
              </w:rPr>
              <w:t>EL</w:t>
            </w:r>
          </w:p>
          <w:p w14:paraId="171C2FC0" w14:textId="065C2993" w:rsidR="00CD2271" w:rsidRPr="00292DEB" w:rsidRDefault="00CD2271" w:rsidP="00CD2271">
            <w:pPr>
              <w:spacing w:line="276" w:lineRule="auto"/>
              <w:jc w:val="left"/>
              <w:rPr>
                <w:rFonts w:cs="Arial"/>
                <w:b/>
                <w:lang w:val="es-ES"/>
              </w:rPr>
            </w:pPr>
          </w:p>
        </w:tc>
        <w:tc>
          <w:tcPr>
            <w:tcW w:w="1371" w:type="pct"/>
          </w:tcPr>
          <w:p w14:paraId="659FB1C7" w14:textId="77777777" w:rsidR="00CD2271" w:rsidRPr="00292DEB" w:rsidRDefault="00CD2271" w:rsidP="00CD2271">
            <w:pPr>
              <w:spacing w:line="276" w:lineRule="auto"/>
              <w:rPr>
                <w:rFonts w:cs="Arial"/>
                <w:lang w:val="es-ES"/>
              </w:rPr>
            </w:pPr>
            <w:proofErr w:type="spellStart"/>
            <w:r w:rsidRPr="00292DEB">
              <w:rPr>
                <w:rFonts w:cs="Arial"/>
                <w:color w:val="008000"/>
                <w:lang w:val="es-ES"/>
              </w:rPr>
              <w:t>Mutterschaftsgeld</w:t>
            </w:r>
            <w:proofErr w:type="spellEnd"/>
            <w:r w:rsidRPr="00292DEB">
              <w:rPr>
                <w:rFonts w:cs="Arial"/>
                <w:color w:val="008000"/>
                <w:lang w:val="es-ES"/>
              </w:rPr>
              <w:t xml:space="preserve"> </w:t>
            </w:r>
            <w:r w:rsidRPr="00292DEB">
              <w:rPr>
                <w:rFonts w:cs="Arial"/>
                <w:i/>
                <w:color w:val="008080"/>
                <w:lang w:val="es-ES"/>
              </w:rPr>
              <w:t>(</w:t>
            </w:r>
            <w:r w:rsidRPr="00292DEB">
              <w:rPr>
                <w:rFonts w:cs="Arial"/>
                <w:i/>
                <w:color w:val="008080"/>
              </w:rPr>
              <w:t>ΕΠΙΔΟΜΑ</w:t>
            </w:r>
            <w:r w:rsidRPr="00292DEB">
              <w:rPr>
                <w:rFonts w:cs="Arial"/>
                <w:i/>
                <w:color w:val="008080"/>
                <w:lang w:val="es-ES"/>
              </w:rPr>
              <w:t xml:space="preserve"> </w:t>
            </w:r>
            <w:r w:rsidRPr="00292DEB">
              <w:rPr>
                <w:rFonts w:cs="Arial"/>
                <w:i/>
                <w:color w:val="008080"/>
              </w:rPr>
              <w:t>ΚΥΟΦΟΡΙΑΣ</w:t>
            </w:r>
            <w:r w:rsidRPr="00292DEB">
              <w:rPr>
                <w:rFonts w:cs="Arial"/>
                <w:i/>
                <w:color w:val="008080"/>
                <w:lang w:val="es-ES"/>
              </w:rPr>
              <w:t>-</w:t>
            </w:r>
            <w:r w:rsidRPr="00292DEB">
              <w:rPr>
                <w:rFonts w:cs="Arial"/>
                <w:i/>
                <w:color w:val="008080"/>
              </w:rPr>
              <w:t>ΛΟΧΕΙΑΣ</w:t>
            </w:r>
            <w:r w:rsidRPr="00292DEB">
              <w:rPr>
                <w:rFonts w:cs="Arial"/>
                <w:i/>
                <w:color w:val="008080"/>
                <w:lang w:val="es-ES"/>
              </w:rPr>
              <w:t>),</w:t>
            </w:r>
            <w:r w:rsidRPr="00292DEB">
              <w:rPr>
                <w:rFonts w:cs="Arial"/>
                <w:lang w:val="es-ES"/>
              </w:rPr>
              <w:t xml:space="preserve"> </w:t>
            </w:r>
            <w:proofErr w:type="spellStart"/>
            <w:r w:rsidRPr="00292DEB">
              <w:rPr>
                <w:rFonts w:cs="Arial"/>
                <w:color w:val="008000"/>
                <w:lang w:val="es-ES"/>
              </w:rPr>
              <w:t>Ergänzende</w:t>
            </w:r>
            <w:proofErr w:type="spellEnd"/>
            <w:r w:rsidRPr="00292DEB">
              <w:rPr>
                <w:rFonts w:cs="Arial"/>
                <w:color w:val="008000"/>
                <w:lang w:val="es-ES"/>
              </w:rPr>
              <w:t xml:space="preserve"> Mutterschaftsschutzbeihilfe </w:t>
            </w:r>
            <w:r w:rsidRPr="00292DEB">
              <w:rPr>
                <w:rFonts w:cs="Arial"/>
                <w:color w:val="008080"/>
                <w:lang w:val="es-ES"/>
              </w:rPr>
              <w:t>(</w:t>
            </w:r>
            <w:r w:rsidRPr="00292DEB">
              <w:rPr>
                <w:rFonts w:cs="Arial"/>
                <w:i/>
                <w:color w:val="008080"/>
              </w:rPr>
              <w:t>ΣΥΜΠΛΗΡΩΜΑΤΙΚΕΣ</w:t>
            </w:r>
            <w:r w:rsidRPr="00292DEB">
              <w:rPr>
                <w:rFonts w:cs="Arial"/>
                <w:i/>
                <w:color w:val="008080"/>
                <w:lang w:val="es-ES"/>
              </w:rPr>
              <w:t xml:space="preserve"> </w:t>
            </w:r>
            <w:r w:rsidRPr="00292DEB">
              <w:rPr>
                <w:rFonts w:cs="Arial"/>
                <w:i/>
                <w:color w:val="008080"/>
              </w:rPr>
              <w:t>ΠΑΡΟΧΕΣ</w:t>
            </w:r>
            <w:r w:rsidRPr="00292DEB">
              <w:rPr>
                <w:rFonts w:cs="Arial"/>
                <w:i/>
                <w:color w:val="008080"/>
                <w:lang w:val="es-ES"/>
              </w:rPr>
              <w:t xml:space="preserve"> </w:t>
            </w:r>
            <w:r w:rsidRPr="00292DEB">
              <w:rPr>
                <w:rFonts w:cs="Arial"/>
                <w:i/>
                <w:color w:val="008080"/>
              </w:rPr>
              <w:t>ΜΗΤΡΟΤΗΤΑΣ</w:t>
            </w:r>
            <w:r w:rsidRPr="00292DEB">
              <w:rPr>
                <w:rFonts w:cs="Arial"/>
                <w:color w:val="008080"/>
                <w:lang w:val="es-ES"/>
              </w:rPr>
              <w:t>)</w:t>
            </w:r>
            <w:r w:rsidRPr="00292DEB">
              <w:rPr>
                <w:rFonts w:cs="Arial"/>
                <w:lang w:val="es-ES"/>
              </w:rPr>
              <w:t xml:space="preserve"> </w:t>
            </w:r>
            <w:proofErr w:type="spellStart"/>
            <w:r w:rsidRPr="00292DEB">
              <w:rPr>
                <w:rFonts w:cs="Arial"/>
                <w:lang w:val="es-ES"/>
              </w:rPr>
              <w:t>und</w:t>
            </w:r>
            <w:proofErr w:type="spellEnd"/>
            <w:r w:rsidRPr="00292DEB">
              <w:rPr>
                <w:rFonts w:cs="Arial"/>
                <w:color w:val="008000"/>
                <w:lang w:val="es-ES"/>
              </w:rPr>
              <w:t xml:space="preserve"> </w:t>
            </w:r>
            <w:proofErr w:type="spellStart"/>
            <w:r w:rsidRPr="00292DEB">
              <w:rPr>
                <w:rFonts w:cs="Arial"/>
                <w:color w:val="008000"/>
                <w:lang w:val="es-ES"/>
              </w:rPr>
              <w:t>Besondere</w:t>
            </w:r>
            <w:proofErr w:type="spellEnd"/>
            <w:r w:rsidRPr="00292DEB">
              <w:rPr>
                <w:rFonts w:cs="Arial"/>
                <w:color w:val="008000"/>
                <w:lang w:val="es-ES"/>
              </w:rPr>
              <w:t xml:space="preserve"> Mutterschaftsschutzbeihilfe </w:t>
            </w:r>
            <w:r w:rsidRPr="00292DEB">
              <w:rPr>
                <w:rFonts w:cs="Arial"/>
                <w:i/>
                <w:color w:val="008080"/>
                <w:lang w:val="es-ES"/>
              </w:rPr>
              <w:t>(</w:t>
            </w:r>
            <w:r w:rsidRPr="00292DEB">
              <w:rPr>
                <w:rFonts w:cs="Arial"/>
                <w:i/>
                <w:color w:val="008080"/>
              </w:rPr>
              <w:t>ΕΙΔΙΚΗ</w:t>
            </w:r>
            <w:r w:rsidRPr="00292DEB">
              <w:rPr>
                <w:rFonts w:cs="Arial"/>
                <w:i/>
                <w:color w:val="008080"/>
                <w:lang w:val="es-ES"/>
              </w:rPr>
              <w:t xml:space="preserve"> </w:t>
            </w:r>
            <w:r w:rsidRPr="00292DEB">
              <w:rPr>
                <w:rFonts w:cs="Arial"/>
                <w:i/>
                <w:color w:val="008080"/>
              </w:rPr>
              <w:t>ΠΑΡΟΧΗ</w:t>
            </w:r>
            <w:r w:rsidRPr="00292DEB">
              <w:rPr>
                <w:rFonts w:cs="Arial"/>
                <w:i/>
                <w:color w:val="008080"/>
                <w:lang w:val="es-ES"/>
              </w:rPr>
              <w:t xml:space="preserve"> </w:t>
            </w:r>
            <w:r w:rsidRPr="00292DEB">
              <w:rPr>
                <w:rFonts w:cs="Arial"/>
                <w:i/>
                <w:color w:val="008080"/>
              </w:rPr>
              <w:t>ΠΡΟΣΤΑΣΙΑΣ</w:t>
            </w:r>
            <w:r w:rsidRPr="00292DEB">
              <w:rPr>
                <w:rFonts w:cs="Arial"/>
                <w:i/>
                <w:color w:val="008080"/>
                <w:lang w:val="es-ES"/>
              </w:rPr>
              <w:t xml:space="preserve"> </w:t>
            </w:r>
            <w:r w:rsidRPr="00292DEB">
              <w:rPr>
                <w:rFonts w:cs="Arial"/>
                <w:i/>
                <w:color w:val="008080"/>
              </w:rPr>
              <w:t>ΜΗΤΡΟΤΗΤΑΣ</w:t>
            </w:r>
            <w:r w:rsidRPr="00292DEB">
              <w:rPr>
                <w:rFonts w:cs="Arial"/>
                <w:i/>
                <w:color w:val="008080"/>
                <w:lang w:val="es-ES"/>
              </w:rPr>
              <w:t>)</w:t>
            </w:r>
            <w:r w:rsidRPr="00292DEB">
              <w:rPr>
                <w:rFonts w:cs="Arial"/>
                <w:lang w:val="es-ES"/>
              </w:rPr>
              <w:t xml:space="preserve">: </w:t>
            </w:r>
            <w:proofErr w:type="spellStart"/>
            <w:r w:rsidRPr="00292DEB">
              <w:rPr>
                <w:rFonts w:cs="Arial"/>
                <w:lang w:val="es-ES"/>
              </w:rPr>
              <w:t>Versicherte</w:t>
            </w:r>
            <w:proofErr w:type="spellEnd"/>
            <w:r w:rsidRPr="00292DEB">
              <w:rPr>
                <w:rFonts w:cs="Arial"/>
                <w:lang w:val="es-ES"/>
              </w:rPr>
              <w:t xml:space="preserve"> </w:t>
            </w:r>
            <w:proofErr w:type="spellStart"/>
            <w:r w:rsidRPr="00292DEB">
              <w:rPr>
                <w:rFonts w:cs="Arial"/>
                <w:lang w:val="es-ES"/>
              </w:rPr>
              <w:t>Arbeitnehmerinnen</w:t>
            </w:r>
            <w:proofErr w:type="spellEnd"/>
            <w:r w:rsidRPr="00292DEB">
              <w:rPr>
                <w:rFonts w:cs="Arial"/>
                <w:lang w:val="es-ES"/>
              </w:rPr>
              <w:t xml:space="preserve">. </w:t>
            </w:r>
          </w:p>
          <w:p w14:paraId="3A740C50" w14:textId="77777777" w:rsidR="00CD2271" w:rsidRPr="00292DEB" w:rsidRDefault="00CD2271" w:rsidP="00CD2271">
            <w:pPr>
              <w:spacing w:line="276" w:lineRule="auto"/>
              <w:rPr>
                <w:rFonts w:eastAsia="Arial" w:cs="Arial"/>
              </w:rPr>
            </w:pPr>
            <w:r w:rsidRPr="00292DEB">
              <w:rPr>
                <w:rFonts w:cs="Arial"/>
              </w:rPr>
              <w:t xml:space="preserve">Sie werden sowohl an biologische Mütter, „mutmaßliche“ Mütter (d.h. Mütter, die ihr Kind mithilfe einer Leihmutter oder künstlicher In-vivo-Befruchtung bekommen haben) als auch an Adoptivmütter von Kindern bis zum </w:t>
            </w:r>
            <w:r w:rsidRPr="00292DEB">
              <w:rPr>
                <w:rFonts w:cs="Arial"/>
                <w:color w:val="C00000"/>
              </w:rPr>
              <w:t>8</w:t>
            </w:r>
            <w:r w:rsidRPr="00292DEB">
              <w:rPr>
                <w:rFonts w:cs="Arial"/>
              </w:rPr>
              <w:t>. Lebensjahr gezahlt.</w:t>
            </w:r>
          </w:p>
          <w:p w14:paraId="11093DEB" w14:textId="77777777" w:rsidR="00CD2271" w:rsidRPr="00292DEB" w:rsidRDefault="00CD2271" w:rsidP="00CD2271">
            <w:pPr>
              <w:spacing w:line="276" w:lineRule="auto"/>
              <w:rPr>
                <w:rFonts w:cs="Arial"/>
                <w:color w:val="008000"/>
              </w:rPr>
            </w:pPr>
            <w:r w:rsidRPr="00292DEB">
              <w:rPr>
                <w:rFonts w:cs="Arial"/>
              </w:rPr>
              <w:t xml:space="preserve">Gleichgeschlechtliche Paare, die ein Kind adoptieren, haben nur Anpruch auf die </w:t>
            </w:r>
            <w:r w:rsidRPr="00292DEB">
              <w:rPr>
                <w:rFonts w:cs="Arial"/>
                <w:color w:val="008000"/>
              </w:rPr>
              <w:t>Besondere Mutterschaftsschutzbeihilfe.</w:t>
            </w:r>
          </w:p>
          <w:p w14:paraId="2A992695" w14:textId="77777777" w:rsidR="00CD2271" w:rsidRPr="00292DEB" w:rsidRDefault="00CD2271" w:rsidP="00CD2271">
            <w:pPr>
              <w:spacing w:line="276" w:lineRule="auto"/>
              <w:rPr>
                <w:rFonts w:cs="Arial"/>
                <w:color w:val="008000"/>
              </w:rPr>
            </w:pPr>
          </w:p>
          <w:p w14:paraId="5069DD2C" w14:textId="77777777" w:rsidR="00CD2271" w:rsidRPr="00292DEB" w:rsidRDefault="00CD2271" w:rsidP="00CD2271">
            <w:pPr>
              <w:spacing w:line="276" w:lineRule="auto"/>
              <w:rPr>
                <w:rFonts w:cs="Arial"/>
              </w:rPr>
            </w:pPr>
            <w:r w:rsidRPr="00292DEB">
              <w:rPr>
                <w:rFonts w:cs="Arial"/>
                <w:color w:val="008000"/>
              </w:rPr>
              <w:t xml:space="preserve">Mutterschafts- und Vaterschaftsurlaub: </w:t>
            </w:r>
            <w:r w:rsidRPr="00292DEB">
              <w:rPr>
                <w:rFonts w:cs="Arial"/>
              </w:rPr>
              <w:t xml:space="preserve">alle versicherten Arbeitnehmer. </w:t>
            </w:r>
          </w:p>
          <w:p w14:paraId="0856BFEC" w14:textId="77777777" w:rsidR="00CD2271" w:rsidRPr="00292DEB" w:rsidRDefault="00CD2271" w:rsidP="00CD2271">
            <w:pPr>
              <w:spacing w:line="276" w:lineRule="auto"/>
              <w:rPr>
                <w:rFonts w:cs="Arial"/>
              </w:rPr>
            </w:pPr>
          </w:p>
          <w:p w14:paraId="030D7989" w14:textId="77777777" w:rsidR="00CD2271" w:rsidRPr="00292DEB" w:rsidRDefault="00CD2271" w:rsidP="00CD2271">
            <w:pPr>
              <w:spacing w:line="276" w:lineRule="auto"/>
              <w:rPr>
                <w:rFonts w:cs="Arial"/>
              </w:rPr>
            </w:pPr>
            <w:r w:rsidRPr="00292DEB">
              <w:rPr>
                <w:rFonts w:cs="Arial"/>
              </w:rPr>
              <w:t>Keine Mitgliedschaft auf freiwilliger Basis.</w:t>
            </w:r>
          </w:p>
          <w:p w14:paraId="1D60E80F" w14:textId="7324827A" w:rsidR="00CD2271" w:rsidRPr="00292DEB" w:rsidRDefault="00CD2271" w:rsidP="00CD2271">
            <w:pPr>
              <w:spacing w:line="276" w:lineRule="auto"/>
              <w:rPr>
                <w:rFonts w:cs="Arial"/>
                <w:color w:val="008000"/>
              </w:rPr>
            </w:pPr>
          </w:p>
        </w:tc>
        <w:tc>
          <w:tcPr>
            <w:tcW w:w="1370" w:type="pct"/>
          </w:tcPr>
          <w:p w14:paraId="02020784" w14:textId="77777777" w:rsidR="00CD2271" w:rsidRPr="00292DEB" w:rsidRDefault="00CD2271" w:rsidP="00CD2271">
            <w:pPr>
              <w:spacing w:line="276" w:lineRule="auto"/>
              <w:rPr>
                <w:rFonts w:cs="Arial"/>
                <w:lang w:val="fr-BE"/>
              </w:rPr>
            </w:pPr>
            <w:r w:rsidRPr="00292DEB">
              <w:rPr>
                <w:rFonts w:cs="Arial"/>
                <w:color w:val="008000"/>
              </w:rPr>
              <w:t xml:space="preserve">indemnité de maternité </w:t>
            </w:r>
            <w:r w:rsidRPr="00292DEB">
              <w:rPr>
                <w:rFonts w:cs="Arial"/>
                <w:i/>
                <w:color w:val="008080"/>
              </w:rPr>
              <w:t>(</w:t>
            </w:r>
            <w:r w:rsidRPr="00292DEB">
              <w:rPr>
                <w:rFonts w:cs="Arial"/>
                <w:i/>
                <w:color w:val="008080"/>
                <w:lang w:val="fr-BE"/>
              </w:rPr>
              <w:t>ΕΠΙΔΟΜΑΚΥΟΦΟΡΙΑΣ</w:t>
            </w:r>
            <w:r w:rsidRPr="00292DEB">
              <w:rPr>
                <w:rFonts w:cs="Arial"/>
                <w:i/>
                <w:color w:val="008080"/>
              </w:rPr>
              <w:t>-</w:t>
            </w:r>
            <w:r w:rsidRPr="00292DEB">
              <w:rPr>
                <w:rFonts w:cs="Arial"/>
                <w:i/>
                <w:color w:val="008080"/>
                <w:lang w:val="fr-BE"/>
              </w:rPr>
              <w:t>ΛΟΧΕΙΑΣ</w:t>
            </w:r>
            <w:r w:rsidRPr="00292DEB">
              <w:rPr>
                <w:rFonts w:cs="Arial"/>
                <w:i/>
                <w:color w:val="008080"/>
              </w:rPr>
              <w:t xml:space="preserve">), </w:t>
            </w:r>
            <w:r w:rsidRPr="00292DEB">
              <w:rPr>
                <w:rFonts w:cs="Arial"/>
                <w:color w:val="008000"/>
              </w:rPr>
              <w:t xml:space="preserve">Allocation de maternité supplémentaire </w:t>
            </w:r>
            <w:r w:rsidRPr="00292DEB">
              <w:rPr>
                <w:rFonts w:cs="Arial"/>
                <w:color w:val="008080"/>
              </w:rPr>
              <w:t>(</w:t>
            </w:r>
            <w:r w:rsidRPr="00292DEB">
              <w:rPr>
                <w:rFonts w:cs="Arial"/>
                <w:i/>
                <w:color w:val="008080"/>
                <w:lang w:val="fr-BE"/>
              </w:rPr>
              <w:t>ΣΥΜΠΛΗΡΩΜΑΤΙΚΕΣΠΑΡΟΧΕΣΜΗΤΡΟΤΗΤΑΣ</w:t>
            </w:r>
            <w:r w:rsidRPr="00292DEB">
              <w:rPr>
                <w:rFonts w:cs="Arial"/>
                <w:color w:val="008080"/>
              </w:rPr>
              <w:t>)</w:t>
            </w:r>
            <w:r w:rsidRPr="00292DEB">
              <w:rPr>
                <w:rFonts w:cs="Arial"/>
              </w:rPr>
              <w:t xml:space="preserve"> et</w:t>
            </w:r>
            <w:r w:rsidRPr="00292DEB">
              <w:rPr>
                <w:rFonts w:cs="Arial"/>
                <w:color w:val="008000"/>
              </w:rPr>
              <w:t xml:space="preserve"> Allocation spéciale de protection de maternité </w:t>
            </w:r>
            <w:r w:rsidRPr="00292DEB">
              <w:rPr>
                <w:rFonts w:cs="Arial"/>
                <w:i/>
                <w:color w:val="008080"/>
              </w:rPr>
              <w:t>(</w:t>
            </w:r>
            <w:r w:rsidRPr="00292DEB">
              <w:rPr>
                <w:rFonts w:cs="Arial"/>
                <w:i/>
                <w:color w:val="008080"/>
                <w:lang w:val="fr-BE"/>
              </w:rPr>
              <w:t>ΕΙΔΙΚΗΠΑΡΟΧΗΠΡΟΣΤΑΣΙΑΣΜΗΤΡΟΤΗΤΑΣ</w:t>
            </w:r>
            <w:r w:rsidRPr="00292DEB">
              <w:rPr>
                <w:rFonts w:cs="Arial"/>
                <w:i/>
                <w:color w:val="008080"/>
              </w:rPr>
              <w:t>)</w:t>
            </w:r>
            <w:r w:rsidRPr="00292DEB">
              <w:rPr>
                <w:rFonts w:cs="Arial"/>
              </w:rPr>
              <w:t xml:space="preserve">: salariés assurés. </w:t>
            </w:r>
            <w:r w:rsidRPr="00292DEB">
              <w:rPr>
                <w:rFonts w:cs="Arial"/>
                <w:lang w:val="fr-BE"/>
              </w:rPr>
              <w:t xml:space="preserve">Ces prestations sont versées aux mères biologiques ainsi qu’aux mères «présumées» (à savoir des mères qui ont un enfant avec l’aide d’une mère porteuse et d’une insémination artificielle in vivo) et aux mères adoptives d’enfants de moins de </w:t>
            </w:r>
            <w:r w:rsidRPr="00292DEB">
              <w:rPr>
                <w:rFonts w:cs="Arial"/>
                <w:color w:val="C00000"/>
                <w:lang w:val="fr-BE"/>
              </w:rPr>
              <w:t>8</w:t>
            </w:r>
            <w:r w:rsidRPr="00292DEB">
              <w:rPr>
                <w:rFonts w:cs="Arial"/>
                <w:lang w:val="fr-BE"/>
              </w:rPr>
              <w:t xml:space="preserve"> ans. </w:t>
            </w:r>
          </w:p>
          <w:p w14:paraId="22E7060E" w14:textId="77777777" w:rsidR="00CD2271" w:rsidRPr="00292DEB" w:rsidRDefault="00CD2271" w:rsidP="00CD2271">
            <w:pPr>
              <w:spacing w:line="276" w:lineRule="auto"/>
              <w:rPr>
                <w:rFonts w:cs="Arial"/>
                <w:lang w:val="fr-BE"/>
              </w:rPr>
            </w:pPr>
            <w:r w:rsidRPr="00292DEB">
              <w:rPr>
                <w:rFonts w:cs="Arial"/>
                <w:lang w:val="fr-BE"/>
              </w:rPr>
              <w:t xml:space="preserve">Les couples de même sexe qui adoptent un enfant peuvent uniquement prétendre à </w:t>
            </w:r>
            <w:r w:rsidRPr="00292DEB">
              <w:rPr>
                <w:rFonts w:cs="Arial"/>
                <w:color w:val="008000"/>
                <w:lang w:val="fr-BE"/>
              </w:rPr>
              <w:t>l'Allocation spéciale de protection de maternité</w:t>
            </w:r>
            <w:r w:rsidRPr="00292DEB">
              <w:rPr>
                <w:rFonts w:cs="Arial"/>
                <w:lang w:val="fr-BE"/>
              </w:rPr>
              <w:t>.</w:t>
            </w:r>
          </w:p>
          <w:p w14:paraId="13E01C49" w14:textId="77777777" w:rsidR="00CD2271" w:rsidRPr="00292DEB" w:rsidRDefault="00CD2271" w:rsidP="00CD2271">
            <w:pPr>
              <w:spacing w:line="276" w:lineRule="auto"/>
              <w:rPr>
                <w:rFonts w:cs="Arial"/>
                <w:lang w:val="fr-BE"/>
              </w:rPr>
            </w:pPr>
          </w:p>
          <w:p w14:paraId="17A9D4CB" w14:textId="77777777" w:rsidR="00CD2271" w:rsidRPr="00292DEB" w:rsidRDefault="00CD2271" w:rsidP="00CD2271">
            <w:pPr>
              <w:keepNext/>
              <w:spacing w:line="276" w:lineRule="auto"/>
              <w:outlineLvl w:val="3"/>
              <w:rPr>
                <w:rFonts w:cs="Arial"/>
                <w:lang w:val="fr-BE"/>
              </w:rPr>
            </w:pPr>
            <w:r w:rsidRPr="00292DEB">
              <w:rPr>
                <w:rFonts w:cs="Arial"/>
                <w:color w:val="008000"/>
                <w:lang w:val="fr-BE"/>
              </w:rPr>
              <w:t xml:space="preserve">Congé de maternité et de paternité: </w:t>
            </w:r>
            <w:r w:rsidRPr="00292DEB">
              <w:rPr>
                <w:rFonts w:cs="Arial"/>
                <w:lang w:val="fr-BE"/>
              </w:rPr>
              <w:t xml:space="preserve">tous les salariés assurés. </w:t>
            </w:r>
          </w:p>
          <w:p w14:paraId="69553308" w14:textId="77777777" w:rsidR="00CD2271" w:rsidRPr="00292DEB" w:rsidRDefault="00CD2271" w:rsidP="00CD2271">
            <w:pPr>
              <w:keepNext/>
              <w:spacing w:line="276" w:lineRule="auto"/>
              <w:outlineLvl w:val="2"/>
              <w:rPr>
                <w:rFonts w:cs="Arial"/>
                <w:lang w:val="fr-BE"/>
              </w:rPr>
            </w:pPr>
          </w:p>
          <w:p w14:paraId="04939818" w14:textId="77777777" w:rsidR="00CD2271" w:rsidRPr="00292DEB" w:rsidRDefault="00CD2271" w:rsidP="00CD2271">
            <w:pPr>
              <w:spacing w:line="276" w:lineRule="auto"/>
              <w:rPr>
                <w:rFonts w:cs="Arial"/>
                <w:lang w:val="fr-BE"/>
              </w:rPr>
            </w:pPr>
            <w:r w:rsidRPr="00292DEB">
              <w:rPr>
                <w:rFonts w:cs="Arial"/>
                <w:lang w:val="fr-BE"/>
              </w:rPr>
              <w:t>Pas d’adhésion volontaire.</w:t>
            </w:r>
          </w:p>
          <w:p w14:paraId="34B27108" w14:textId="36FC241C" w:rsidR="00CD2271" w:rsidRPr="00292DEB" w:rsidRDefault="00CD2271" w:rsidP="00CD2271">
            <w:pPr>
              <w:spacing w:line="276" w:lineRule="auto"/>
              <w:rPr>
                <w:rFonts w:cs="Arial"/>
                <w:color w:val="008000"/>
                <w:lang w:val="fr-BE"/>
              </w:rPr>
            </w:pPr>
          </w:p>
        </w:tc>
        <w:tc>
          <w:tcPr>
            <w:tcW w:w="1370" w:type="pct"/>
          </w:tcPr>
          <w:p w14:paraId="451F9E90" w14:textId="77777777" w:rsidR="00CD2271" w:rsidRPr="00292DEB" w:rsidRDefault="00CD2271" w:rsidP="00CD2271">
            <w:pPr>
              <w:pStyle w:val="Normal0"/>
              <w:pBdr>
                <w:top w:val="nil"/>
                <w:left w:val="nil"/>
                <w:bottom w:val="nil"/>
                <w:right w:val="nil"/>
                <w:between w:val="nil"/>
              </w:pBdr>
              <w:spacing w:after="0"/>
              <w:rPr>
                <w:color w:val="008000"/>
                <w:sz w:val="15"/>
                <w:szCs w:val="15"/>
              </w:rPr>
            </w:pPr>
            <w:r w:rsidRPr="00292DEB">
              <w:rPr>
                <w:b/>
                <w:color w:val="FF0000"/>
                <w:sz w:val="15"/>
                <w:szCs w:val="15"/>
              </w:rPr>
              <w:t>E-IV-04-EL</w:t>
            </w:r>
          </w:p>
          <w:p w14:paraId="6912CCA8" w14:textId="77777777" w:rsidR="00CD2271" w:rsidRPr="00292DEB" w:rsidRDefault="00CD2271" w:rsidP="00CD2271">
            <w:pPr>
              <w:pStyle w:val="Normal0"/>
              <w:pBdr>
                <w:top w:val="nil"/>
                <w:left w:val="nil"/>
                <w:bottom w:val="nil"/>
                <w:right w:val="nil"/>
                <w:between w:val="nil"/>
              </w:pBdr>
              <w:spacing w:before="0" w:after="0"/>
              <w:rPr>
                <w:ins w:id="162" w:author="Author"/>
                <w:sz w:val="15"/>
                <w:szCs w:val="15"/>
              </w:rPr>
            </w:pPr>
            <w:proofErr w:type="spellStart"/>
            <w:r w:rsidRPr="00292DEB">
              <w:rPr>
                <w:color w:val="008000"/>
                <w:sz w:val="15"/>
                <w:szCs w:val="15"/>
              </w:rPr>
              <w:t>Maternity</w:t>
            </w:r>
            <w:proofErr w:type="spellEnd"/>
            <w:r w:rsidRPr="00292DEB">
              <w:rPr>
                <w:color w:val="008000"/>
                <w:sz w:val="15"/>
                <w:szCs w:val="15"/>
              </w:rPr>
              <w:t xml:space="preserve"> </w:t>
            </w:r>
            <w:proofErr w:type="spellStart"/>
            <w:r w:rsidRPr="00292DEB">
              <w:rPr>
                <w:color w:val="008000"/>
                <w:sz w:val="15"/>
                <w:szCs w:val="15"/>
              </w:rPr>
              <w:t>benefit</w:t>
            </w:r>
            <w:proofErr w:type="spellEnd"/>
            <w:r w:rsidRPr="00292DEB">
              <w:rPr>
                <w:color w:val="008000"/>
                <w:sz w:val="15"/>
                <w:szCs w:val="15"/>
              </w:rPr>
              <w:t xml:space="preserve"> </w:t>
            </w:r>
            <w:r w:rsidRPr="00292DEB">
              <w:rPr>
                <w:i/>
                <w:iCs/>
                <w:color w:val="008080"/>
                <w:sz w:val="15"/>
                <w:szCs w:val="15"/>
              </w:rPr>
              <w:t xml:space="preserve">(ΕΠΙΔΟΜΑ ΚΥΟΦΟΡΙΑΣ-ΛΟΧΕΙΑΣ), </w:t>
            </w:r>
            <w:proofErr w:type="spellStart"/>
            <w:r w:rsidRPr="00292DEB">
              <w:rPr>
                <w:color w:val="008000"/>
                <w:sz w:val="15"/>
                <w:szCs w:val="15"/>
              </w:rPr>
              <w:t>Supplementary</w:t>
            </w:r>
            <w:proofErr w:type="spellEnd"/>
            <w:r w:rsidRPr="00292DEB">
              <w:rPr>
                <w:color w:val="008000"/>
                <w:sz w:val="15"/>
                <w:szCs w:val="15"/>
              </w:rPr>
              <w:t xml:space="preserve"> </w:t>
            </w:r>
            <w:proofErr w:type="spellStart"/>
            <w:r w:rsidRPr="00292DEB">
              <w:rPr>
                <w:color w:val="008000"/>
                <w:sz w:val="15"/>
                <w:szCs w:val="15"/>
              </w:rPr>
              <w:t>Maternity</w:t>
            </w:r>
            <w:proofErr w:type="spellEnd"/>
            <w:r w:rsidRPr="00292DEB">
              <w:rPr>
                <w:color w:val="008000"/>
                <w:sz w:val="15"/>
                <w:szCs w:val="15"/>
              </w:rPr>
              <w:t xml:space="preserve"> </w:t>
            </w:r>
            <w:proofErr w:type="spellStart"/>
            <w:r w:rsidRPr="00292DEB">
              <w:rPr>
                <w:color w:val="008000"/>
                <w:sz w:val="15"/>
                <w:szCs w:val="15"/>
              </w:rPr>
              <w:t>Allowance</w:t>
            </w:r>
            <w:proofErr w:type="spellEnd"/>
            <w:r w:rsidRPr="00292DEB">
              <w:rPr>
                <w:color w:val="008000"/>
                <w:sz w:val="15"/>
                <w:szCs w:val="15"/>
              </w:rPr>
              <w:t xml:space="preserve"> </w:t>
            </w:r>
            <w:r w:rsidRPr="00292DEB">
              <w:rPr>
                <w:color w:val="008080"/>
                <w:sz w:val="15"/>
                <w:szCs w:val="15"/>
              </w:rPr>
              <w:t>(</w:t>
            </w:r>
            <w:r w:rsidRPr="00292DEB">
              <w:rPr>
                <w:i/>
                <w:iCs/>
                <w:color w:val="008080"/>
                <w:sz w:val="15"/>
                <w:szCs w:val="15"/>
              </w:rPr>
              <w:t>ΣΥΜΠΛΗΡΩΜΑΤΙΚΕΣ ΠΑΡΟΧΕΣ ΜΗΤΡΟΤΗΤΑΣ</w:t>
            </w:r>
            <w:r w:rsidRPr="00292DEB">
              <w:rPr>
                <w:color w:val="008080"/>
                <w:sz w:val="15"/>
                <w:szCs w:val="15"/>
              </w:rPr>
              <w:t>)</w:t>
            </w:r>
            <w:r w:rsidRPr="00292DEB">
              <w:rPr>
                <w:color w:val="000000" w:themeColor="text1"/>
                <w:sz w:val="15"/>
                <w:szCs w:val="15"/>
              </w:rPr>
              <w:t xml:space="preserve"> and</w:t>
            </w:r>
            <w:r w:rsidRPr="00292DEB">
              <w:rPr>
                <w:color w:val="008000"/>
                <w:sz w:val="15"/>
                <w:szCs w:val="15"/>
              </w:rPr>
              <w:t xml:space="preserve"> Special </w:t>
            </w:r>
            <w:proofErr w:type="spellStart"/>
            <w:r w:rsidRPr="00292DEB">
              <w:rPr>
                <w:color w:val="008000"/>
                <w:sz w:val="15"/>
                <w:szCs w:val="15"/>
              </w:rPr>
              <w:t>Maternity</w:t>
            </w:r>
            <w:proofErr w:type="spellEnd"/>
            <w:r w:rsidRPr="00292DEB">
              <w:rPr>
                <w:color w:val="008000"/>
                <w:sz w:val="15"/>
                <w:szCs w:val="15"/>
              </w:rPr>
              <w:t xml:space="preserve"> Protection </w:t>
            </w:r>
            <w:proofErr w:type="spellStart"/>
            <w:r w:rsidRPr="00292DEB">
              <w:rPr>
                <w:color w:val="008000"/>
                <w:sz w:val="15"/>
                <w:szCs w:val="15"/>
              </w:rPr>
              <w:t>Allowance</w:t>
            </w:r>
            <w:proofErr w:type="spellEnd"/>
            <w:r w:rsidRPr="00292DEB">
              <w:rPr>
                <w:color w:val="008000"/>
                <w:sz w:val="15"/>
                <w:szCs w:val="15"/>
              </w:rPr>
              <w:t xml:space="preserve"> </w:t>
            </w:r>
            <w:r w:rsidRPr="00292DEB">
              <w:rPr>
                <w:i/>
                <w:iCs/>
                <w:color w:val="008080"/>
                <w:sz w:val="15"/>
                <w:szCs w:val="15"/>
              </w:rPr>
              <w:t>(ΕΙΔΙΚΗ ΠΑΡΟΧΗ ΠΡΟΣΤΑΣΙΑΣ ΜΗΤΡΟΤΗΤΑΣ)</w:t>
            </w:r>
            <w:r w:rsidRPr="00292DEB">
              <w:rPr>
                <w:color w:val="000000" w:themeColor="text1"/>
                <w:sz w:val="15"/>
                <w:szCs w:val="15"/>
              </w:rPr>
              <w:t xml:space="preserve">: </w:t>
            </w:r>
            <w:proofErr w:type="spellStart"/>
            <w:r w:rsidRPr="00292DEB">
              <w:rPr>
                <w:color w:val="000000" w:themeColor="text1"/>
                <w:sz w:val="15"/>
                <w:szCs w:val="15"/>
              </w:rPr>
              <w:t>insured</w:t>
            </w:r>
            <w:proofErr w:type="spellEnd"/>
            <w:r w:rsidRPr="00292DEB">
              <w:rPr>
                <w:color w:val="000000" w:themeColor="text1"/>
                <w:sz w:val="15"/>
                <w:szCs w:val="15"/>
              </w:rPr>
              <w:t xml:space="preserve"> </w:t>
            </w:r>
            <w:proofErr w:type="spellStart"/>
            <w:r w:rsidRPr="00292DEB">
              <w:rPr>
                <w:color w:val="000000" w:themeColor="text1"/>
                <w:sz w:val="15"/>
                <w:szCs w:val="15"/>
              </w:rPr>
              <w:t>employees</w:t>
            </w:r>
            <w:proofErr w:type="spellEnd"/>
            <w:r w:rsidRPr="00292DEB">
              <w:rPr>
                <w:color w:val="000000" w:themeColor="text1"/>
                <w:sz w:val="15"/>
                <w:szCs w:val="15"/>
              </w:rPr>
              <w:t xml:space="preserve">. </w:t>
            </w:r>
            <w:del w:id="163" w:author="Author">
              <w:r w:rsidRPr="00292DEB">
                <w:rPr>
                  <w:color w:val="000000" w:themeColor="text1"/>
                  <w:sz w:val="15"/>
                  <w:szCs w:val="15"/>
                </w:rPr>
                <w:delText>They</w:delText>
              </w:r>
            </w:del>
          </w:p>
          <w:p w14:paraId="11423AC7" w14:textId="77777777" w:rsidR="00CD2271" w:rsidRPr="00292DEB" w:rsidRDefault="00CD2271" w:rsidP="00CD2271">
            <w:pPr>
              <w:pStyle w:val="Normal0"/>
              <w:pBdr>
                <w:top w:val="nil"/>
                <w:left w:val="nil"/>
                <w:bottom w:val="nil"/>
                <w:right w:val="nil"/>
                <w:between w:val="nil"/>
              </w:pBdr>
              <w:spacing w:before="0" w:after="0"/>
              <w:rPr>
                <w:sz w:val="15"/>
                <w:szCs w:val="15"/>
                <w:lang w:val="en-GB"/>
              </w:rPr>
            </w:pPr>
            <w:ins w:id="164" w:author="Author">
              <w:r w:rsidRPr="00292DEB">
                <w:rPr>
                  <w:color w:val="008000"/>
                  <w:sz w:val="15"/>
                  <w:szCs w:val="15"/>
                  <w:lang w:val="en-GB"/>
                </w:rPr>
                <w:t xml:space="preserve">Maternity benefit </w:t>
              </w:r>
              <w:r w:rsidRPr="00292DEB">
                <w:rPr>
                  <w:color w:val="000000" w:themeColor="text1"/>
                  <w:sz w:val="15"/>
                  <w:szCs w:val="15"/>
                  <w:lang w:val="en-GB"/>
                </w:rPr>
                <w:t>and</w:t>
              </w:r>
              <w:r w:rsidRPr="00292DEB">
                <w:rPr>
                  <w:color w:val="008000"/>
                  <w:sz w:val="15"/>
                  <w:szCs w:val="15"/>
                  <w:lang w:val="en-GB"/>
                </w:rPr>
                <w:t xml:space="preserve"> Supplementary Maternity Allowance</w:t>
              </w:r>
            </w:ins>
            <w:r w:rsidRPr="00292DEB">
              <w:rPr>
                <w:color w:val="008000"/>
                <w:sz w:val="15"/>
                <w:szCs w:val="15"/>
                <w:lang w:val="en-GB"/>
              </w:rPr>
              <w:t xml:space="preserve"> </w:t>
            </w:r>
            <w:r w:rsidRPr="00292DEB">
              <w:rPr>
                <w:color w:val="000000" w:themeColor="text1"/>
                <w:sz w:val="15"/>
                <w:szCs w:val="15"/>
                <w:lang w:val="en-GB"/>
              </w:rPr>
              <w:t xml:space="preserve">are paid to biological mothers, as well as to “presumed” mothers (i.e. mothers who have a child with the help of a surrogate and in-vivo artificial insemination) and to adoptive </w:t>
            </w:r>
            <w:ins w:id="165" w:author="Author">
              <w:r w:rsidRPr="00292DEB">
                <w:rPr>
                  <w:color w:val="000000" w:themeColor="text1"/>
                  <w:sz w:val="15"/>
                  <w:szCs w:val="15"/>
                  <w:lang w:val="en-GB"/>
                </w:rPr>
                <w:t xml:space="preserve">and foster </w:t>
              </w:r>
            </w:ins>
            <w:r w:rsidRPr="00292DEB">
              <w:rPr>
                <w:color w:val="000000" w:themeColor="text1"/>
                <w:sz w:val="15"/>
                <w:szCs w:val="15"/>
                <w:lang w:val="en-GB"/>
              </w:rPr>
              <w:t xml:space="preserve">mothers of children aged less than </w:t>
            </w:r>
            <w:r w:rsidRPr="00292DEB">
              <w:rPr>
                <w:color w:val="C00000"/>
                <w:sz w:val="15"/>
                <w:szCs w:val="15"/>
                <w:lang w:val="en-GB"/>
              </w:rPr>
              <w:t>8.</w:t>
            </w:r>
            <w:del w:id="166" w:author="Author">
              <w:r w:rsidRPr="00292DEB">
                <w:rPr>
                  <w:color w:val="000000" w:themeColor="text1"/>
                  <w:sz w:val="15"/>
                  <w:szCs w:val="15"/>
                  <w:lang w:val="en-GB"/>
                </w:rPr>
                <w:delText xml:space="preserve"> </w:delText>
              </w:r>
            </w:del>
          </w:p>
          <w:p w14:paraId="34D58D6E" w14:textId="77777777" w:rsidR="00CD2271" w:rsidRPr="00292DEB" w:rsidRDefault="00CD2271" w:rsidP="00CD2271">
            <w:pPr>
              <w:pStyle w:val="Normal0"/>
              <w:pBdr>
                <w:top w:val="nil"/>
                <w:left w:val="nil"/>
                <w:bottom w:val="nil"/>
                <w:right w:val="nil"/>
                <w:between w:val="nil"/>
              </w:pBdr>
              <w:spacing w:before="0" w:after="0"/>
              <w:rPr>
                <w:ins w:id="167" w:author="Author"/>
                <w:color w:val="C00000"/>
                <w:sz w:val="15"/>
                <w:szCs w:val="15"/>
                <w:lang w:val="en-GB"/>
              </w:rPr>
            </w:pPr>
          </w:p>
          <w:p w14:paraId="7F9F8415" w14:textId="77777777" w:rsidR="00CD2271" w:rsidRPr="00292DEB" w:rsidRDefault="00CD2271" w:rsidP="00CD2271">
            <w:pPr>
              <w:rPr>
                <w:ins w:id="168" w:author="Author"/>
                <w:rFonts w:cs="Arial"/>
                <w:lang w:val="en-GB"/>
              </w:rPr>
            </w:pPr>
            <w:ins w:id="169" w:author="Author">
              <w:r w:rsidRPr="00292DEB">
                <w:rPr>
                  <w:rFonts w:cs="Arial"/>
                  <w:color w:val="008000"/>
                  <w:lang w:val="en-GB"/>
                </w:rPr>
                <w:t xml:space="preserve">Special Maternity Protection Allowance </w:t>
              </w:r>
              <w:r w:rsidRPr="00292DEB">
                <w:rPr>
                  <w:rFonts w:cs="Arial"/>
                  <w:lang w:val="en-GB"/>
                </w:rPr>
                <w:t xml:space="preserve">is paid to biological mothers, as well as to “presumed” mothers (i.e. mothers who have a child with the help of a surrogate and in-vivo artificial insemination) and to adoptive mothers of children aged less than </w:t>
              </w:r>
              <w:r w:rsidRPr="00292DEB">
                <w:rPr>
                  <w:rFonts w:cs="Arial"/>
                  <w:color w:val="C00000"/>
                  <w:lang w:val="en-GB"/>
                </w:rPr>
                <w:t>8</w:t>
              </w:r>
              <w:r w:rsidRPr="00292DEB">
                <w:rPr>
                  <w:rFonts w:cs="Arial"/>
                  <w:lang w:val="en-GB"/>
                </w:rPr>
                <w:t>.</w:t>
              </w:r>
            </w:ins>
          </w:p>
          <w:p w14:paraId="259B12A4" w14:textId="77777777" w:rsidR="00CD2271" w:rsidRPr="00292DEB" w:rsidRDefault="00CD2271" w:rsidP="00CD2271">
            <w:pPr>
              <w:rPr>
                <w:rFonts w:cs="Arial"/>
                <w:lang w:val="en-GB"/>
              </w:rPr>
            </w:pPr>
            <w:r w:rsidRPr="00292DEB">
              <w:rPr>
                <w:rFonts w:cs="Arial"/>
                <w:lang w:val="en-GB"/>
              </w:rPr>
              <w:t>Same-sex couples who adopt a child can be entitled only to the Special Maternity Protection Allowance.</w:t>
            </w:r>
          </w:p>
          <w:p w14:paraId="4926DE8A" w14:textId="77777777" w:rsidR="00CD2271" w:rsidRPr="00292DEB" w:rsidRDefault="00CD2271" w:rsidP="00CD2271">
            <w:pPr>
              <w:pStyle w:val="Normal0"/>
              <w:pBdr>
                <w:top w:val="nil"/>
                <w:left w:val="nil"/>
                <w:bottom w:val="nil"/>
                <w:right w:val="nil"/>
                <w:between w:val="nil"/>
              </w:pBdr>
              <w:spacing w:before="0" w:after="0"/>
              <w:rPr>
                <w:color w:val="C00000"/>
                <w:sz w:val="15"/>
                <w:szCs w:val="15"/>
                <w:lang w:val="en-GB"/>
              </w:rPr>
            </w:pPr>
          </w:p>
          <w:p w14:paraId="7334407A"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Maternity and paternity leave</w:t>
            </w:r>
            <w:r w:rsidRPr="00292DEB">
              <w:rPr>
                <w:color w:val="000000"/>
                <w:sz w:val="15"/>
                <w:szCs w:val="15"/>
                <w:lang w:val="en-GB"/>
              </w:rPr>
              <w:t xml:space="preserve">: all insured employees. </w:t>
            </w:r>
          </w:p>
          <w:p w14:paraId="369A7B30"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5F74A572" w14:textId="77777777" w:rsidR="00CD2271" w:rsidRPr="00292DEB" w:rsidRDefault="00CD2271" w:rsidP="00CD2271">
            <w:pPr>
              <w:pStyle w:val="Normal0"/>
              <w:pBdr>
                <w:top w:val="nil"/>
                <w:left w:val="nil"/>
                <w:bottom w:val="nil"/>
                <w:right w:val="nil"/>
                <w:between w:val="nil"/>
              </w:pBdr>
              <w:spacing w:before="0" w:after="0"/>
              <w:rPr>
                <w:ins w:id="170" w:author="Author"/>
                <w:color w:val="000000"/>
                <w:sz w:val="15"/>
                <w:szCs w:val="15"/>
                <w:lang w:val="en-GB"/>
              </w:rPr>
            </w:pPr>
            <w:ins w:id="171" w:author="Author">
              <w:r w:rsidRPr="00292DEB">
                <w:rPr>
                  <w:color w:val="000000"/>
                  <w:sz w:val="15"/>
                  <w:szCs w:val="15"/>
                  <w:lang w:val="en-GB"/>
                </w:rPr>
                <w:t>No exemptions from paying contributions.</w:t>
              </w:r>
            </w:ins>
          </w:p>
          <w:p w14:paraId="18FBEB6C" w14:textId="77777777" w:rsidR="00CD2271" w:rsidRPr="00292DEB" w:rsidRDefault="00CD2271" w:rsidP="00CD2271">
            <w:pPr>
              <w:pStyle w:val="Normal0"/>
              <w:pBdr>
                <w:top w:val="nil"/>
                <w:left w:val="nil"/>
                <w:bottom w:val="nil"/>
                <w:right w:val="nil"/>
                <w:between w:val="nil"/>
              </w:pBdr>
              <w:spacing w:before="0" w:after="0"/>
              <w:rPr>
                <w:ins w:id="172" w:author="Author"/>
                <w:color w:val="000000"/>
                <w:sz w:val="15"/>
                <w:szCs w:val="15"/>
                <w:lang w:val="en-GB"/>
              </w:rPr>
            </w:pPr>
          </w:p>
          <w:p w14:paraId="13833C05" w14:textId="77777777" w:rsidR="00CD2271" w:rsidRPr="00292DEB" w:rsidRDefault="00CD2271"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No membership on a voluntary basis.</w:t>
            </w:r>
          </w:p>
          <w:p w14:paraId="7EF867CC"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645DDC8"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31C3FAA5" w14:textId="77777777" w:rsidR="00CD2271" w:rsidRPr="00292DEB" w:rsidRDefault="00CD2271" w:rsidP="00CD2271">
            <w:pPr>
              <w:spacing w:line="276" w:lineRule="auto"/>
              <w:rPr>
                <w:rFonts w:cs="Arial"/>
                <w:color w:val="0000FF"/>
                <w:lang w:val="en-US"/>
              </w:rPr>
            </w:pPr>
          </w:p>
        </w:tc>
        <w:tc>
          <w:tcPr>
            <w:tcW w:w="127" w:type="pct"/>
          </w:tcPr>
          <w:p w14:paraId="015A2B02"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526DEE57" w14:textId="77777777" w:rsidR="00CD2271" w:rsidRPr="00292DEB" w:rsidRDefault="00CD2271" w:rsidP="00CD2271">
            <w:pPr>
              <w:spacing w:line="276" w:lineRule="auto"/>
              <w:rPr>
                <w:rFonts w:cs="Arial"/>
                <w:color w:val="0000FF"/>
                <w:lang w:val="en-US"/>
              </w:rPr>
            </w:pPr>
          </w:p>
        </w:tc>
        <w:tc>
          <w:tcPr>
            <w:tcW w:w="402" w:type="pct"/>
          </w:tcPr>
          <w:p w14:paraId="7B30AE09"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3CF86AB3" w14:textId="77777777" w:rsidR="00CD2271" w:rsidRPr="00292DEB" w:rsidRDefault="00CD2271" w:rsidP="00CD2271">
            <w:pPr>
              <w:spacing w:line="276" w:lineRule="auto"/>
              <w:rPr>
                <w:rFonts w:cs="Arial"/>
                <w:color w:val="0000FF"/>
                <w:lang w:val="en-US"/>
              </w:rPr>
            </w:pPr>
          </w:p>
        </w:tc>
      </w:tr>
      <w:tr w:rsidR="00CD2271" w:rsidRPr="00292DEB" w14:paraId="58B82921" w14:textId="77777777" w:rsidTr="005D0FED">
        <w:tc>
          <w:tcPr>
            <w:tcW w:w="193" w:type="pct"/>
          </w:tcPr>
          <w:p w14:paraId="2FD8C5F7" w14:textId="21472188" w:rsidR="00CD2271" w:rsidRPr="00292DEB" w:rsidRDefault="00CD2271" w:rsidP="00CD2271">
            <w:pPr>
              <w:spacing w:line="276" w:lineRule="auto"/>
              <w:jc w:val="left"/>
              <w:rPr>
                <w:rFonts w:cs="Arial"/>
                <w:bCs/>
                <w:lang w:val="es-ES"/>
              </w:rPr>
            </w:pPr>
            <w:r w:rsidRPr="00292DEB">
              <w:rPr>
                <w:rFonts w:cs="Arial"/>
                <w:bCs/>
                <w:lang w:val="es-ES"/>
              </w:rPr>
              <w:t>EL</w:t>
            </w:r>
          </w:p>
        </w:tc>
        <w:tc>
          <w:tcPr>
            <w:tcW w:w="1371" w:type="pct"/>
          </w:tcPr>
          <w:p w14:paraId="5FE1F9FD" w14:textId="6D2B7DF2" w:rsidR="00CD2271" w:rsidRPr="00292DEB" w:rsidRDefault="00CD2271" w:rsidP="00CD2271">
            <w:pPr>
              <w:spacing w:line="276" w:lineRule="auto"/>
              <w:rPr>
                <w:rFonts w:cs="Arial"/>
              </w:rPr>
            </w:pPr>
          </w:p>
        </w:tc>
        <w:tc>
          <w:tcPr>
            <w:tcW w:w="1370" w:type="pct"/>
          </w:tcPr>
          <w:p w14:paraId="458A3E1F" w14:textId="4E1EDD3D" w:rsidR="00CD2271" w:rsidRPr="00292DEB" w:rsidRDefault="00CD2271" w:rsidP="00CD2271">
            <w:pPr>
              <w:spacing w:line="276" w:lineRule="auto"/>
              <w:rPr>
                <w:rFonts w:cs="Arial"/>
                <w:lang w:val="fr-BE"/>
              </w:rPr>
            </w:pPr>
          </w:p>
        </w:tc>
        <w:tc>
          <w:tcPr>
            <w:tcW w:w="1370" w:type="pct"/>
          </w:tcPr>
          <w:p w14:paraId="2CA23E9F" w14:textId="77777777" w:rsidR="00CD2271" w:rsidRPr="005D0FED" w:rsidRDefault="00CD2271" w:rsidP="00CD2271">
            <w:pPr>
              <w:pStyle w:val="Normal0"/>
              <w:pBdr>
                <w:top w:val="nil"/>
                <w:left w:val="nil"/>
                <w:bottom w:val="nil"/>
                <w:right w:val="nil"/>
                <w:between w:val="nil"/>
              </w:pBdr>
              <w:spacing w:after="0"/>
              <w:rPr>
                <w:color w:val="000000"/>
                <w:sz w:val="15"/>
                <w:szCs w:val="15"/>
                <w:lang w:val="en-GB"/>
              </w:rPr>
            </w:pPr>
            <w:r w:rsidRPr="005D0FED">
              <w:rPr>
                <w:b/>
                <w:color w:val="FF0000"/>
                <w:sz w:val="15"/>
                <w:szCs w:val="15"/>
                <w:lang w:val="en-GB"/>
              </w:rPr>
              <w:t>E-IV-05-EL</w:t>
            </w:r>
          </w:p>
          <w:p w14:paraId="7162A98E" w14:textId="3F9FD12A" w:rsidR="005D0FED" w:rsidRPr="00292DEB" w:rsidRDefault="005D0FED" w:rsidP="00CD2271">
            <w:pPr>
              <w:textAlignment w:val="baseline"/>
              <w:rPr>
                <w:rFonts w:cs="Arial"/>
                <w:lang w:val="en-GB"/>
              </w:rPr>
            </w:pPr>
            <w:ins w:id="173" w:author="Author">
              <w:r w:rsidRPr="00292DEB">
                <w:rPr>
                  <w:rFonts w:cs="Arial"/>
                  <w:lang w:val="en-GB"/>
                </w:rPr>
                <w:t xml:space="preserve">Trainees/interns: university students completing a compulsory traineeship as part of their study programme are not considered employees under Greek labour law, even when they receive remuneration, and </w:t>
              </w:r>
              <w:r w:rsidRPr="00292DEB">
                <w:rPr>
                  <w:rFonts w:eastAsia="Times New Roman" w:cs="Arial"/>
                  <w:lang w:val="en-GB" w:eastAsia="en-IE"/>
                </w:rPr>
                <w:t xml:space="preserve">are </w:t>
              </w:r>
              <w:r w:rsidRPr="00292DEB">
                <w:rPr>
                  <w:rFonts w:cs="Arial"/>
                  <w:lang w:val="en-GB"/>
                </w:rPr>
                <w:t>therefore not covered by maternity/paternity benefits.</w:t>
              </w:r>
            </w:ins>
          </w:p>
          <w:p w14:paraId="729CD70C"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59185F6"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11CDF0C7" w14:textId="77777777" w:rsidR="00CD2271" w:rsidRPr="00292DEB" w:rsidRDefault="00CD2271" w:rsidP="00CD2271">
            <w:pPr>
              <w:spacing w:line="276" w:lineRule="auto"/>
              <w:rPr>
                <w:rFonts w:cs="Arial"/>
                <w:color w:val="0000FF"/>
                <w:lang w:val="en-US"/>
              </w:rPr>
            </w:pPr>
          </w:p>
        </w:tc>
        <w:tc>
          <w:tcPr>
            <w:tcW w:w="127" w:type="pct"/>
          </w:tcPr>
          <w:p w14:paraId="0ACCE299"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60A05CB1" w14:textId="77777777" w:rsidR="00CD2271" w:rsidRPr="00292DEB" w:rsidRDefault="00CD2271" w:rsidP="00CD2271">
            <w:pPr>
              <w:spacing w:line="276" w:lineRule="auto"/>
              <w:rPr>
                <w:rFonts w:cs="Arial"/>
                <w:color w:val="0000FF"/>
                <w:lang w:val="en-US"/>
              </w:rPr>
            </w:pPr>
          </w:p>
        </w:tc>
        <w:tc>
          <w:tcPr>
            <w:tcW w:w="402" w:type="pct"/>
          </w:tcPr>
          <w:p w14:paraId="711DABD8"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37126BA3" w14:textId="77777777" w:rsidR="00CD2271" w:rsidRPr="00292DEB" w:rsidRDefault="00CD2271" w:rsidP="00CD2271">
            <w:pPr>
              <w:spacing w:line="276" w:lineRule="auto"/>
              <w:rPr>
                <w:rFonts w:cs="Arial"/>
                <w:color w:val="0000FF"/>
                <w:lang w:val="en-US"/>
              </w:rPr>
            </w:pPr>
          </w:p>
        </w:tc>
      </w:tr>
      <w:tr w:rsidR="00CD2271" w:rsidRPr="00292DEB" w14:paraId="14C9B1B8" w14:textId="77777777" w:rsidTr="005D0FED">
        <w:tc>
          <w:tcPr>
            <w:tcW w:w="193" w:type="pct"/>
          </w:tcPr>
          <w:p w14:paraId="3B0CED5B" w14:textId="77777777" w:rsidR="00CD2271" w:rsidRPr="00292DEB" w:rsidRDefault="00CD2271" w:rsidP="00CD2271">
            <w:pPr>
              <w:spacing w:line="276" w:lineRule="auto"/>
              <w:jc w:val="left"/>
              <w:rPr>
                <w:rFonts w:cs="Arial"/>
                <w:lang w:val="es-ES"/>
              </w:rPr>
            </w:pPr>
            <w:r w:rsidRPr="00292DEB">
              <w:rPr>
                <w:rFonts w:cs="Arial"/>
                <w:lang w:val="es-ES"/>
              </w:rPr>
              <w:t>EL</w:t>
            </w:r>
          </w:p>
          <w:p w14:paraId="79FA984B" w14:textId="77777777" w:rsidR="00CD2271" w:rsidRPr="00292DEB" w:rsidRDefault="00CD2271" w:rsidP="00CD2271">
            <w:pPr>
              <w:spacing w:line="276" w:lineRule="auto"/>
              <w:jc w:val="left"/>
              <w:rPr>
                <w:rFonts w:cs="Arial"/>
                <w:lang w:val="es-ES"/>
              </w:rPr>
            </w:pPr>
            <w:r w:rsidRPr="00292DEB">
              <w:rPr>
                <w:rFonts w:cs="Arial"/>
                <w:lang w:val="es-ES"/>
              </w:rPr>
              <w:t>EL</w:t>
            </w:r>
          </w:p>
          <w:p w14:paraId="1DB17D18" w14:textId="77777777" w:rsidR="00CD2271" w:rsidRPr="00292DEB" w:rsidRDefault="00CD2271" w:rsidP="00CD2271">
            <w:pPr>
              <w:spacing w:line="276" w:lineRule="auto"/>
              <w:jc w:val="left"/>
              <w:rPr>
                <w:rFonts w:cs="Arial"/>
                <w:lang w:val="es-ES"/>
              </w:rPr>
            </w:pPr>
            <w:r w:rsidRPr="00292DEB">
              <w:rPr>
                <w:rFonts w:cs="Arial"/>
                <w:lang w:val="es-ES"/>
              </w:rPr>
              <w:t>EL</w:t>
            </w:r>
          </w:p>
          <w:p w14:paraId="3D18C155" w14:textId="77777777" w:rsidR="00CD2271" w:rsidRPr="00292DEB" w:rsidRDefault="00CD2271" w:rsidP="00CD2271">
            <w:pPr>
              <w:spacing w:line="276" w:lineRule="auto"/>
              <w:jc w:val="left"/>
              <w:rPr>
                <w:rFonts w:cs="Arial"/>
                <w:lang w:val="es-ES"/>
              </w:rPr>
            </w:pPr>
            <w:r w:rsidRPr="00292DEB">
              <w:rPr>
                <w:rFonts w:cs="Arial"/>
                <w:lang w:val="es-ES"/>
              </w:rPr>
              <w:t>EL</w:t>
            </w:r>
          </w:p>
          <w:p w14:paraId="1DF086B1" w14:textId="79BDBBE2"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1BB89681" w14:textId="77777777" w:rsidR="00CD2271" w:rsidRPr="00292DEB" w:rsidRDefault="00CD2271" w:rsidP="00CD2271">
            <w:pPr>
              <w:spacing w:line="276" w:lineRule="auto"/>
              <w:rPr>
                <w:rFonts w:cs="Arial"/>
              </w:rPr>
            </w:pPr>
            <w:r w:rsidRPr="00292DEB">
              <w:rPr>
                <w:rFonts w:cs="Arial"/>
                <w:color w:val="C00000"/>
              </w:rPr>
              <w:t>50</w:t>
            </w:r>
            <w:r w:rsidRPr="00292DEB">
              <w:rPr>
                <w:rFonts w:cs="Arial"/>
              </w:rPr>
              <w:t xml:space="preserve"> beitragspflichtige Arbeitstage im vorangegangenen Jahr oder in den </w:t>
            </w:r>
            <w:r w:rsidRPr="00292DEB">
              <w:rPr>
                <w:rFonts w:cs="Arial"/>
                <w:color w:val="800000"/>
              </w:rPr>
              <w:t>12</w:t>
            </w:r>
            <w:r w:rsidRPr="00292DEB">
              <w:rPr>
                <w:rFonts w:cs="Arial"/>
              </w:rPr>
              <w:t xml:space="preserve"> Monaten vor der Geburt.</w:t>
            </w:r>
          </w:p>
          <w:p w14:paraId="69947202" w14:textId="7EDDBD6A" w:rsidR="00CD2271" w:rsidRPr="00292DEB" w:rsidRDefault="00CD2271" w:rsidP="00CD2271">
            <w:pPr>
              <w:spacing w:line="276" w:lineRule="auto"/>
              <w:rPr>
                <w:rFonts w:cs="Arial"/>
                <w:color w:val="008000"/>
              </w:rPr>
            </w:pPr>
          </w:p>
        </w:tc>
        <w:tc>
          <w:tcPr>
            <w:tcW w:w="1370" w:type="pct"/>
          </w:tcPr>
          <w:p w14:paraId="2A19857F" w14:textId="1372843E" w:rsidR="00CD2271" w:rsidRPr="00292DEB" w:rsidRDefault="00CD2271" w:rsidP="00CD2271">
            <w:pPr>
              <w:spacing w:line="276" w:lineRule="auto"/>
              <w:rPr>
                <w:rFonts w:cs="Arial"/>
                <w:color w:val="008000"/>
                <w:lang w:val="fr-BE"/>
              </w:rPr>
            </w:pPr>
            <w:r w:rsidRPr="00292DEB">
              <w:rPr>
                <w:rFonts w:cs="Arial"/>
                <w:color w:val="C00000"/>
                <w:lang w:val="fr-BE"/>
              </w:rPr>
              <w:t>50</w:t>
            </w:r>
            <w:r w:rsidRPr="00292DEB">
              <w:rPr>
                <w:rFonts w:cs="Arial"/>
                <w:lang w:val="fr-BE"/>
              </w:rPr>
              <w:t xml:space="preserve"> jours de travail sujets à contribution pendant l’année précédente ou dans les </w:t>
            </w:r>
            <w:r w:rsidRPr="00292DEB">
              <w:rPr>
                <w:rFonts w:cs="Arial"/>
                <w:color w:val="800000"/>
                <w:lang w:val="fr-BE"/>
              </w:rPr>
              <w:t>12</w:t>
            </w:r>
            <w:r w:rsidRPr="00292DEB">
              <w:rPr>
                <w:rFonts w:cs="Arial"/>
                <w:lang w:val="fr-BE"/>
              </w:rPr>
              <w:t xml:space="preserve"> mois précédant la naissance.</w:t>
            </w:r>
          </w:p>
        </w:tc>
        <w:tc>
          <w:tcPr>
            <w:tcW w:w="1370" w:type="pct"/>
          </w:tcPr>
          <w:p w14:paraId="07ED3E3E"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E-IV-06-EL</w:t>
            </w:r>
          </w:p>
          <w:p w14:paraId="337995AF" w14:textId="77777777" w:rsidR="00CD2271" w:rsidRPr="00292DEB" w:rsidRDefault="00CD2271" w:rsidP="00CD2271">
            <w:pPr>
              <w:pStyle w:val="Normal0"/>
              <w:pBdr>
                <w:top w:val="nil"/>
                <w:left w:val="nil"/>
                <w:bottom w:val="nil"/>
                <w:right w:val="nil"/>
                <w:between w:val="nil"/>
              </w:pBdr>
              <w:spacing w:after="0"/>
              <w:rPr>
                <w:b/>
                <w:bCs/>
                <w:color w:val="FF0000"/>
                <w:sz w:val="15"/>
                <w:szCs w:val="15"/>
                <w:lang w:val="en-GB"/>
              </w:rPr>
            </w:pPr>
            <w:r w:rsidRPr="00292DEB">
              <w:rPr>
                <w:color w:val="C00000"/>
                <w:sz w:val="15"/>
                <w:szCs w:val="15"/>
                <w:lang w:val="en-GB"/>
              </w:rPr>
              <w:t>50</w:t>
            </w:r>
            <w:r w:rsidRPr="00292DEB">
              <w:rPr>
                <w:color w:val="000000" w:themeColor="text1"/>
                <w:sz w:val="15"/>
                <w:szCs w:val="15"/>
                <w:lang w:val="en-GB"/>
              </w:rPr>
              <w:t xml:space="preserve"> days of work subject to contribution over the preceding year or the </w:t>
            </w:r>
            <w:r w:rsidRPr="00292DEB">
              <w:rPr>
                <w:color w:val="C00000"/>
                <w:sz w:val="15"/>
                <w:szCs w:val="15"/>
                <w:lang w:val="en-GB"/>
              </w:rPr>
              <w:t xml:space="preserve">12 </w:t>
            </w:r>
            <w:r w:rsidRPr="00292DEB">
              <w:rPr>
                <w:color w:val="000000" w:themeColor="text1"/>
                <w:sz w:val="15"/>
                <w:szCs w:val="15"/>
                <w:lang w:val="en-GB"/>
              </w:rPr>
              <w:t>months preceding the birth.</w:t>
            </w:r>
          </w:p>
          <w:p w14:paraId="5D28C234"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A567A60"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0A089090" w14:textId="77777777" w:rsidR="00CD2271" w:rsidRPr="00292DEB" w:rsidRDefault="00CD2271" w:rsidP="00CD2271">
            <w:pPr>
              <w:spacing w:line="276" w:lineRule="auto"/>
              <w:rPr>
                <w:rFonts w:cs="Arial"/>
                <w:color w:val="0000FF"/>
                <w:lang w:val="en-US"/>
              </w:rPr>
            </w:pPr>
          </w:p>
        </w:tc>
        <w:tc>
          <w:tcPr>
            <w:tcW w:w="127" w:type="pct"/>
          </w:tcPr>
          <w:p w14:paraId="02A186ED" w14:textId="77777777" w:rsidR="00CD2271" w:rsidRPr="00292DEB" w:rsidRDefault="00CD2271" w:rsidP="00CD2271">
            <w:pPr>
              <w:spacing w:line="276" w:lineRule="auto"/>
              <w:rPr>
                <w:rFonts w:cs="Arial"/>
                <w:color w:val="0000FF"/>
                <w:lang w:val="fr-FR"/>
              </w:rPr>
            </w:pPr>
            <w:r w:rsidRPr="00292DEB">
              <w:rPr>
                <w:rFonts w:cs="Arial"/>
                <w:color w:val="0000FF"/>
                <w:lang w:val="fr-FR"/>
              </w:rPr>
              <w:t>6</w:t>
            </w:r>
          </w:p>
          <w:p w14:paraId="312C06CE" w14:textId="77777777" w:rsidR="00CD2271" w:rsidRPr="00292DEB" w:rsidRDefault="00CD2271" w:rsidP="00CD2271">
            <w:pPr>
              <w:spacing w:line="276" w:lineRule="auto"/>
              <w:rPr>
                <w:rFonts w:cs="Arial"/>
                <w:color w:val="0000FF"/>
                <w:lang w:val="en-US"/>
              </w:rPr>
            </w:pPr>
          </w:p>
        </w:tc>
        <w:tc>
          <w:tcPr>
            <w:tcW w:w="402" w:type="pct"/>
          </w:tcPr>
          <w:p w14:paraId="09C1E19B" w14:textId="77777777" w:rsidR="00CD2271" w:rsidRPr="00292DEB" w:rsidRDefault="00CD2271" w:rsidP="00CD2271">
            <w:pPr>
              <w:spacing w:line="276" w:lineRule="auto"/>
              <w:rPr>
                <w:rFonts w:cs="Arial"/>
                <w:color w:val="0000FF"/>
              </w:rPr>
            </w:pPr>
            <w:r w:rsidRPr="00292DEB">
              <w:rPr>
                <w:rFonts w:cs="Arial"/>
                <w:color w:val="0000FF"/>
              </w:rPr>
              <w:t>GREECE</w:t>
            </w:r>
          </w:p>
          <w:p w14:paraId="0B494431" w14:textId="77777777" w:rsidR="00CD2271" w:rsidRPr="00292DEB" w:rsidRDefault="00CD2271" w:rsidP="00CD2271">
            <w:pPr>
              <w:spacing w:line="276" w:lineRule="auto"/>
              <w:rPr>
                <w:rFonts w:cs="Arial"/>
                <w:color w:val="0000FF"/>
                <w:lang w:val="en-US"/>
              </w:rPr>
            </w:pPr>
          </w:p>
        </w:tc>
      </w:tr>
      <w:tr w:rsidR="00CD2271" w:rsidRPr="00292DEB" w14:paraId="18859E3E" w14:textId="77777777" w:rsidTr="005D0FED">
        <w:tc>
          <w:tcPr>
            <w:tcW w:w="193" w:type="pct"/>
          </w:tcPr>
          <w:p w14:paraId="21BA0DA0" w14:textId="77777777" w:rsidR="00CD2271" w:rsidRPr="00292DEB" w:rsidRDefault="00CD2271" w:rsidP="00CD2271">
            <w:pPr>
              <w:spacing w:line="276" w:lineRule="auto"/>
              <w:jc w:val="left"/>
              <w:rPr>
                <w:rFonts w:cs="Arial"/>
                <w:lang w:val="es-ES"/>
              </w:rPr>
            </w:pPr>
            <w:r w:rsidRPr="00292DEB">
              <w:rPr>
                <w:rFonts w:cs="Arial"/>
                <w:lang w:val="es-ES"/>
              </w:rPr>
              <w:t>EL</w:t>
            </w:r>
          </w:p>
          <w:p w14:paraId="79A96E64" w14:textId="77777777" w:rsidR="00CD2271" w:rsidRPr="00292DEB" w:rsidRDefault="00CD2271" w:rsidP="00CD2271">
            <w:pPr>
              <w:spacing w:line="276" w:lineRule="auto"/>
              <w:jc w:val="left"/>
              <w:rPr>
                <w:rFonts w:cs="Arial"/>
                <w:lang w:val="es-ES"/>
              </w:rPr>
            </w:pPr>
            <w:r w:rsidRPr="00292DEB">
              <w:rPr>
                <w:rFonts w:cs="Arial"/>
                <w:lang w:val="es-ES"/>
              </w:rPr>
              <w:t>EL</w:t>
            </w:r>
          </w:p>
          <w:p w14:paraId="73FCE62A" w14:textId="77777777" w:rsidR="00CD2271" w:rsidRPr="00292DEB" w:rsidRDefault="00CD2271" w:rsidP="00CD2271">
            <w:pPr>
              <w:spacing w:line="276" w:lineRule="auto"/>
              <w:jc w:val="left"/>
              <w:rPr>
                <w:rFonts w:cs="Arial"/>
                <w:lang w:val="es-ES"/>
              </w:rPr>
            </w:pPr>
            <w:r w:rsidRPr="00292DEB">
              <w:rPr>
                <w:rFonts w:cs="Arial"/>
                <w:lang w:val="es-ES"/>
              </w:rPr>
              <w:t>EL</w:t>
            </w:r>
          </w:p>
          <w:p w14:paraId="4816D291" w14:textId="77777777" w:rsidR="00CD2271" w:rsidRPr="00292DEB" w:rsidRDefault="00CD2271" w:rsidP="00CD2271">
            <w:pPr>
              <w:spacing w:line="276" w:lineRule="auto"/>
              <w:jc w:val="left"/>
              <w:rPr>
                <w:rFonts w:cs="Arial"/>
                <w:lang w:val="es-ES"/>
              </w:rPr>
            </w:pPr>
            <w:r w:rsidRPr="00292DEB">
              <w:rPr>
                <w:rFonts w:cs="Arial"/>
                <w:lang w:val="es-ES"/>
              </w:rPr>
              <w:t>EL</w:t>
            </w:r>
          </w:p>
          <w:p w14:paraId="2E98E183" w14:textId="77777777" w:rsidR="00CD2271" w:rsidRPr="00292DEB" w:rsidRDefault="00CD2271" w:rsidP="00CD2271">
            <w:pPr>
              <w:spacing w:line="276" w:lineRule="auto"/>
              <w:jc w:val="left"/>
              <w:rPr>
                <w:rFonts w:cs="Arial"/>
                <w:lang w:val="es-ES"/>
              </w:rPr>
            </w:pPr>
            <w:r w:rsidRPr="00292DEB">
              <w:rPr>
                <w:rFonts w:cs="Arial"/>
                <w:lang w:val="es-ES"/>
              </w:rPr>
              <w:t>EL</w:t>
            </w:r>
          </w:p>
          <w:p w14:paraId="2D9BDD4F" w14:textId="3A103A74" w:rsidR="00CD2271" w:rsidRPr="00292DEB" w:rsidRDefault="00CD2271" w:rsidP="00CD2271">
            <w:pPr>
              <w:tabs>
                <w:tab w:val="left" w:pos="227"/>
                <w:tab w:val="left" w:pos="425"/>
              </w:tabs>
              <w:spacing w:line="276" w:lineRule="auto"/>
              <w:jc w:val="left"/>
              <w:rPr>
                <w:rFonts w:cs="Arial"/>
                <w:b/>
                <w:lang w:val="es-ES"/>
              </w:rPr>
            </w:pPr>
            <w:r w:rsidRPr="00292DEB">
              <w:rPr>
                <w:rFonts w:cs="Arial"/>
                <w:lang w:val="es-ES"/>
              </w:rPr>
              <w:t>EL</w:t>
            </w:r>
          </w:p>
        </w:tc>
        <w:tc>
          <w:tcPr>
            <w:tcW w:w="1371" w:type="pct"/>
          </w:tcPr>
          <w:p w14:paraId="47B93C4A" w14:textId="77777777" w:rsidR="00CD2271" w:rsidRPr="00292DEB" w:rsidRDefault="00CD2271" w:rsidP="00CD2271">
            <w:pPr>
              <w:spacing w:line="276" w:lineRule="auto"/>
              <w:rPr>
                <w:rFonts w:cs="Arial"/>
              </w:rPr>
            </w:pPr>
            <w:r w:rsidRPr="00292DEB">
              <w:rPr>
                <w:rFonts w:cs="Arial"/>
                <w:color w:val="008000"/>
              </w:rPr>
              <w:t xml:space="preserve">Mutterschaftsgeld </w:t>
            </w:r>
            <w:r w:rsidRPr="00292DEB">
              <w:rPr>
                <w:rFonts w:cs="Arial"/>
                <w:i/>
                <w:color w:val="008080"/>
              </w:rPr>
              <w:t>(ΕΠΙΔΟΜΑ ΚΥΟΦΟΡΙΑΣ-ΛΟΧΕΙΑΣ)</w:t>
            </w:r>
            <w:r w:rsidRPr="00292DEB">
              <w:rPr>
                <w:rFonts w:cs="Arial"/>
              </w:rPr>
              <w:t xml:space="preserve">: </w:t>
            </w:r>
            <w:r w:rsidRPr="00292DEB">
              <w:rPr>
                <w:rFonts w:cs="Arial"/>
                <w:color w:val="800000"/>
              </w:rPr>
              <w:t>200</w:t>
            </w:r>
            <w:r w:rsidRPr="00292DEB">
              <w:rPr>
                <w:rFonts w:cs="Arial"/>
              </w:rPr>
              <w:t xml:space="preserve"> beitragspflichtige Arbeitstage in den letzten </w:t>
            </w:r>
            <w:r w:rsidRPr="00292DEB">
              <w:rPr>
                <w:rFonts w:cs="Arial"/>
                <w:color w:val="800000"/>
              </w:rPr>
              <w:t>2</w:t>
            </w:r>
            <w:r w:rsidRPr="00292DEB">
              <w:rPr>
                <w:rFonts w:cs="Arial"/>
              </w:rPr>
              <w:t xml:space="preserve"> Jahren vor dem voraussichtlichen Geburtsdatum. </w:t>
            </w:r>
          </w:p>
          <w:p w14:paraId="284ABB3A" w14:textId="77777777" w:rsidR="00CD2271" w:rsidRPr="00292DEB" w:rsidRDefault="00CD2271" w:rsidP="00CD2271">
            <w:pPr>
              <w:spacing w:line="276" w:lineRule="auto"/>
              <w:rPr>
                <w:rFonts w:cs="Arial"/>
              </w:rPr>
            </w:pPr>
          </w:p>
          <w:p w14:paraId="55FD5977" w14:textId="77777777" w:rsidR="00CD2271" w:rsidRPr="00292DEB" w:rsidRDefault="00CD2271" w:rsidP="00CD2271">
            <w:pPr>
              <w:spacing w:line="276" w:lineRule="auto"/>
              <w:rPr>
                <w:rFonts w:cs="Arial"/>
                <w:color w:val="FF0000"/>
              </w:rPr>
            </w:pPr>
            <w:r w:rsidRPr="00292DEB">
              <w:rPr>
                <w:rFonts w:cs="Arial"/>
                <w:color w:val="008000"/>
              </w:rPr>
              <w:t>Besondere Mutterschaftsschutzbeihilfe</w:t>
            </w:r>
            <w:r w:rsidRPr="00292DEB">
              <w:rPr>
                <w:rFonts w:cs="Arial"/>
              </w:rPr>
              <w:t xml:space="preserve"> </w:t>
            </w:r>
            <w:r w:rsidRPr="00292DEB">
              <w:rPr>
                <w:rFonts w:cs="Arial"/>
                <w:i/>
                <w:color w:val="008080"/>
              </w:rPr>
              <w:t>(ΕΙΔΙΚΗ ΠΑΡΟΧΗ ΠΡΟΣΤΑΣΙΑΣ ΜΗΤΡΟΤΗΤΑΣ)</w:t>
            </w:r>
            <w:r w:rsidRPr="00292DEB">
              <w:rPr>
                <w:rFonts w:cs="Arial"/>
              </w:rPr>
              <w:t xml:space="preserve">: Der Antragsteller muss für das Mutterschaftsgeld durch e-EFKA (oder eine andere Krankenkasse) anerkannt sein und über einen gültigen Arbeitsvertrag bei Beginn der Mutterschaft verfügen. </w:t>
            </w:r>
          </w:p>
          <w:p w14:paraId="735E0950" w14:textId="77777777" w:rsidR="00CD2271" w:rsidRPr="00292DEB" w:rsidRDefault="00CD2271" w:rsidP="00CD2271">
            <w:pPr>
              <w:spacing w:line="276" w:lineRule="auto"/>
              <w:rPr>
                <w:rFonts w:cs="Arial"/>
                <w:b/>
                <w:color w:val="FF0000"/>
              </w:rPr>
            </w:pPr>
          </w:p>
          <w:p w14:paraId="79982F28" w14:textId="77777777" w:rsidR="00CD2271" w:rsidRPr="00292DEB" w:rsidRDefault="00CD2271" w:rsidP="00CD2271">
            <w:pPr>
              <w:spacing w:line="276" w:lineRule="auto"/>
              <w:rPr>
                <w:rFonts w:cs="Arial"/>
              </w:rPr>
            </w:pPr>
            <w:r w:rsidRPr="00292DEB">
              <w:rPr>
                <w:rFonts w:cs="Arial"/>
              </w:rPr>
              <w:t xml:space="preserve">Für die </w:t>
            </w:r>
            <w:r w:rsidRPr="00292DEB">
              <w:rPr>
                <w:rFonts w:cs="Arial"/>
                <w:color w:val="008000"/>
              </w:rPr>
              <w:t>Ergänzende Mutterschaftsschutzbeihilfe</w:t>
            </w:r>
            <w:r w:rsidRPr="00292DEB">
              <w:rPr>
                <w:rFonts w:cs="Arial"/>
              </w:rPr>
              <w:t xml:space="preserve"> muss der Antragsteller für den Erhalt des Mutterschaftsgelds von e-EFKA anerkannt sein und über einen gültigen Arbeitsvertrag verfügen.</w:t>
            </w:r>
          </w:p>
          <w:p w14:paraId="5E55FD5A" w14:textId="77777777" w:rsidR="00CD2271" w:rsidRPr="00292DEB" w:rsidRDefault="00CD2271" w:rsidP="00CD2271">
            <w:pPr>
              <w:spacing w:line="276" w:lineRule="auto"/>
              <w:rPr>
                <w:rFonts w:cs="Arial"/>
              </w:rPr>
            </w:pPr>
          </w:p>
          <w:p w14:paraId="23E54E39" w14:textId="77777777" w:rsidR="00CD2271" w:rsidRPr="00292DEB" w:rsidRDefault="00CD2271" w:rsidP="00CD2271">
            <w:pPr>
              <w:spacing w:line="276" w:lineRule="auto"/>
              <w:rPr>
                <w:rFonts w:cs="Arial"/>
              </w:rPr>
            </w:pPr>
            <w:r w:rsidRPr="00292DEB">
              <w:rPr>
                <w:rFonts w:cs="Arial"/>
                <w:color w:val="008000"/>
              </w:rPr>
              <w:t>Mutterschaftsurlaub</w:t>
            </w:r>
            <w:r w:rsidRPr="00292DEB">
              <w:rPr>
                <w:rFonts w:cs="Arial"/>
              </w:rPr>
              <w:t xml:space="preserve"> </w:t>
            </w:r>
            <w:r w:rsidRPr="00292DEB">
              <w:rPr>
                <w:rFonts w:cs="Arial"/>
                <w:color w:val="008080"/>
              </w:rPr>
              <w:t>(</w:t>
            </w:r>
            <w:r w:rsidRPr="00292DEB">
              <w:rPr>
                <w:rFonts w:cs="Arial"/>
                <w:i/>
                <w:color w:val="008080"/>
              </w:rPr>
              <w:t>ΑΔΕΙΑ ΜΗΤΡΟΤΗΤΑΣ</w:t>
            </w:r>
            <w:r w:rsidRPr="00292DEB">
              <w:rPr>
                <w:rFonts w:cs="Arial"/>
                <w:color w:val="008080"/>
              </w:rPr>
              <w:t>):</w:t>
            </w:r>
            <w:r w:rsidRPr="00292DEB">
              <w:rPr>
                <w:rFonts w:cs="Arial"/>
              </w:rPr>
              <w:t xml:space="preserve"> keine Bedingungen. </w:t>
            </w:r>
          </w:p>
          <w:p w14:paraId="2EF6A318" w14:textId="77777777" w:rsidR="00CD2271" w:rsidRPr="00292DEB" w:rsidRDefault="00CD2271" w:rsidP="00CD2271">
            <w:pPr>
              <w:spacing w:line="276" w:lineRule="auto"/>
              <w:rPr>
                <w:rFonts w:cs="Arial"/>
              </w:rPr>
            </w:pPr>
          </w:p>
          <w:p w14:paraId="6F13D309" w14:textId="46DBA703" w:rsidR="00CD2271" w:rsidRPr="00292DEB" w:rsidRDefault="00CD2271" w:rsidP="00CD2271">
            <w:pPr>
              <w:spacing w:line="276" w:lineRule="auto"/>
              <w:rPr>
                <w:rFonts w:eastAsia="Times New Roman" w:cs="Arial"/>
                <w:lang w:eastAsia="el-GR"/>
              </w:rPr>
            </w:pPr>
            <w:r w:rsidRPr="00292DEB">
              <w:rPr>
                <w:rFonts w:cs="Arial"/>
                <w:color w:val="008000"/>
              </w:rPr>
              <w:lastRenderedPageBreak/>
              <w:t>Vaterschaftsurlaub</w:t>
            </w:r>
            <w:r w:rsidRPr="00292DEB">
              <w:rPr>
                <w:rFonts w:cs="Arial"/>
                <w:color w:val="008080"/>
              </w:rPr>
              <w:t xml:space="preserve"> (</w:t>
            </w:r>
            <w:r w:rsidRPr="00292DEB">
              <w:rPr>
                <w:rFonts w:cs="Arial"/>
                <w:i/>
                <w:color w:val="008080"/>
              </w:rPr>
              <w:t>ΑΔΕΙΑ ΠΑΤΡΟΤΗΤΑΣ</w:t>
            </w:r>
            <w:r w:rsidRPr="00292DEB">
              <w:rPr>
                <w:rFonts w:cs="Arial"/>
              </w:rPr>
              <w:t xml:space="preserve">): keine Bedingungen. </w:t>
            </w:r>
          </w:p>
        </w:tc>
        <w:tc>
          <w:tcPr>
            <w:tcW w:w="1370" w:type="pct"/>
          </w:tcPr>
          <w:p w14:paraId="4BD230DE" w14:textId="77777777" w:rsidR="00CD2271" w:rsidRPr="00292DEB" w:rsidRDefault="00CD2271" w:rsidP="00CD2271">
            <w:pPr>
              <w:spacing w:line="276" w:lineRule="auto"/>
              <w:rPr>
                <w:rFonts w:cs="Arial"/>
                <w:lang w:val="fr-BE"/>
              </w:rPr>
            </w:pPr>
            <w:r w:rsidRPr="00292DEB">
              <w:rPr>
                <w:rFonts w:cs="Arial"/>
                <w:color w:val="008000"/>
                <w:lang w:val="fr-BE"/>
              </w:rPr>
              <w:lastRenderedPageBreak/>
              <w:t xml:space="preserve">Indemnité de maternité </w:t>
            </w:r>
            <w:r w:rsidRPr="00292DEB">
              <w:rPr>
                <w:rFonts w:cs="Arial"/>
                <w:i/>
                <w:color w:val="008080"/>
                <w:lang w:val="fr-BE"/>
              </w:rPr>
              <w:t>(ΕΠΙΔΟΜΑ ΚΥΟΦΟΡΙΑΣ-ΛΟΧΕΙΑΣ)</w:t>
            </w:r>
            <w:r w:rsidRPr="00292DEB">
              <w:rPr>
                <w:rFonts w:cs="Arial"/>
                <w:lang w:val="fr-BE"/>
              </w:rPr>
              <w:t xml:space="preserve">: </w:t>
            </w:r>
            <w:r w:rsidRPr="00292DEB">
              <w:rPr>
                <w:rFonts w:cs="Arial"/>
                <w:color w:val="800000"/>
                <w:lang w:val="fr-BE"/>
              </w:rPr>
              <w:t>200</w:t>
            </w:r>
            <w:r w:rsidRPr="00292DEB">
              <w:rPr>
                <w:rFonts w:cs="Arial"/>
                <w:lang w:val="fr-BE"/>
              </w:rPr>
              <w:t xml:space="preserve"> jours de travail ayant donné lieu à des cotisations au cours des </w:t>
            </w:r>
            <w:r w:rsidRPr="00292DEB">
              <w:rPr>
                <w:rFonts w:cs="Arial"/>
                <w:color w:val="800000"/>
                <w:lang w:val="fr-BE"/>
              </w:rPr>
              <w:t>deux</w:t>
            </w:r>
            <w:r w:rsidRPr="00292DEB">
              <w:rPr>
                <w:rFonts w:cs="Arial"/>
                <w:lang w:val="fr-BE"/>
              </w:rPr>
              <w:t xml:space="preserve"> dernières années avant la date de naissance prévue. </w:t>
            </w:r>
          </w:p>
          <w:p w14:paraId="59A99C93" w14:textId="77777777" w:rsidR="00CD2271" w:rsidRPr="00292DEB" w:rsidRDefault="00CD2271" w:rsidP="00CD2271">
            <w:pPr>
              <w:keepNext/>
              <w:spacing w:line="276" w:lineRule="auto"/>
              <w:outlineLvl w:val="2"/>
              <w:rPr>
                <w:rFonts w:cs="Arial"/>
                <w:lang w:val="fr-BE"/>
              </w:rPr>
            </w:pPr>
          </w:p>
          <w:p w14:paraId="5AE88AC4" w14:textId="77777777" w:rsidR="00CD2271" w:rsidRPr="00292DEB" w:rsidRDefault="00CD2271" w:rsidP="00CD2271">
            <w:pPr>
              <w:spacing w:line="276" w:lineRule="auto"/>
              <w:rPr>
                <w:rFonts w:cs="Arial"/>
                <w:lang w:val="fr-BE"/>
              </w:rPr>
            </w:pPr>
            <w:r w:rsidRPr="00292DEB">
              <w:rPr>
                <w:rFonts w:cs="Arial"/>
                <w:color w:val="008000"/>
                <w:lang w:val="fr-BE"/>
              </w:rPr>
              <w:t xml:space="preserve">Allocation spéciale de protection de maternité </w:t>
            </w:r>
            <w:r w:rsidRPr="00292DEB">
              <w:rPr>
                <w:rFonts w:cs="Arial"/>
                <w:i/>
                <w:color w:val="008080"/>
                <w:lang w:val="fr-BE"/>
              </w:rPr>
              <w:t>(ΕΙΔΙΚΗ ΠΑΡΟΧΗ ΠΡΟΣΤΑΣΙΑΣ ΜΗΤΡΟΤΗΤΑΣ)</w:t>
            </w:r>
            <w:r w:rsidRPr="00292DEB">
              <w:rPr>
                <w:rFonts w:cs="Arial"/>
                <w:lang w:val="fr-BE"/>
              </w:rPr>
              <w:t xml:space="preserve">: la candidate doit remplir les conditions pour la prestation de maternité de l’e-EFKA (ou un autre fonds d’assurance santé) et disposer d’un contrat de travail valide au début du congé maternité. </w:t>
            </w:r>
          </w:p>
          <w:p w14:paraId="26207977" w14:textId="77777777" w:rsidR="00CD2271" w:rsidRPr="00292DEB" w:rsidRDefault="00CD2271" w:rsidP="00CD2271">
            <w:pPr>
              <w:keepNext/>
              <w:spacing w:line="276" w:lineRule="auto"/>
              <w:outlineLvl w:val="2"/>
              <w:rPr>
                <w:rFonts w:cs="Arial"/>
                <w:b/>
                <w:lang w:val="fr-BE"/>
              </w:rPr>
            </w:pPr>
          </w:p>
          <w:p w14:paraId="46E09229" w14:textId="77777777" w:rsidR="00CD2271" w:rsidRPr="00292DEB" w:rsidRDefault="00CD2271" w:rsidP="00CD2271">
            <w:pPr>
              <w:spacing w:line="276" w:lineRule="auto"/>
              <w:rPr>
                <w:rFonts w:cs="Arial"/>
                <w:lang w:val="fr-BE"/>
              </w:rPr>
            </w:pPr>
            <w:r w:rsidRPr="00292DEB">
              <w:rPr>
                <w:rFonts w:cs="Arial"/>
                <w:lang w:val="fr-BE"/>
              </w:rPr>
              <w:t>Pour l’</w:t>
            </w:r>
            <w:r w:rsidRPr="00292DEB">
              <w:rPr>
                <w:rFonts w:cs="Arial"/>
                <w:color w:val="008000"/>
                <w:lang w:val="fr-BE"/>
              </w:rPr>
              <w:t>allocation de maternité supplémentaire</w:t>
            </w:r>
            <w:r w:rsidRPr="00292DEB">
              <w:rPr>
                <w:rFonts w:cs="Arial"/>
                <w:lang w:val="fr-BE"/>
              </w:rPr>
              <w:t xml:space="preserve">, la candidate doit remplir les conditions pour la prestation de maternité de l’e-EFKA et disposer d’un contrat de travail valide. </w:t>
            </w:r>
          </w:p>
          <w:p w14:paraId="3054171F" w14:textId="77777777" w:rsidR="00CD2271" w:rsidRPr="00292DEB" w:rsidRDefault="00CD2271" w:rsidP="00CD2271">
            <w:pPr>
              <w:keepNext/>
              <w:spacing w:line="276" w:lineRule="auto"/>
              <w:outlineLvl w:val="2"/>
              <w:rPr>
                <w:rFonts w:cs="Arial"/>
                <w:lang w:val="fr-BE"/>
              </w:rPr>
            </w:pPr>
          </w:p>
          <w:p w14:paraId="2507CD24" w14:textId="77777777" w:rsidR="00CD2271" w:rsidRPr="00292DEB" w:rsidRDefault="00CD2271" w:rsidP="00CD2271">
            <w:pPr>
              <w:spacing w:line="276" w:lineRule="auto"/>
              <w:rPr>
                <w:rFonts w:cs="Arial"/>
                <w:lang w:val="fr-BE"/>
              </w:rPr>
            </w:pPr>
            <w:r w:rsidRPr="00292DEB">
              <w:rPr>
                <w:rFonts w:cs="Arial"/>
                <w:color w:val="008000"/>
                <w:lang w:val="fr-BE"/>
              </w:rPr>
              <w:t xml:space="preserve">Congé de maternité </w:t>
            </w:r>
            <w:r w:rsidRPr="00292DEB">
              <w:rPr>
                <w:rFonts w:cs="Arial"/>
                <w:lang w:val="fr-BE"/>
              </w:rPr>
              <w:t>(</w:t>
            </w:r>
            <w:r w:rsidRPr="00292DEB">
              <w:rPr>
                <w:rFonts w:cs="Arial"/>
                <w:i/>
                <w:color w:val="008080"/>
                <w:lang w:val="fr-BE"/>
              </w:rPr>
              <w:t>ΑΔΕΙΑ ΜΗΤΡΟΤΗΤΑΣ</w:t>
            </w:r>
            <w:r w:rsidRPr="00292DEB">
              <w:rPr>
                <w:rFonts w:cs="Arial"/>
                <w:lang w:val="fr-BE"/>
              </w:rPr>
              <w:t xml:space="preserve">): pas de conditions. </w:t>
            </w:r>
          </w:p>
          <w:p w14:paraId="37559F7E" w14:textId="77777777" w:rsidR="00CD2271" w:rsidRPr="00292DEB" w:rsidRDefault="00CD2271" w:rsidP="00CD2271">
            <w:pPr>
              <w:keepNext/>
              <w:spacing w:line="276" w:lineRule="auto"/>
              <w:outlineLvl w:val="2"/>
              <w:rPr>
                <w:rFonts w:cs="Arial"/>
                <w:color w:val="008080"/>
                <w:lang w:val="fr-BE"/>
              </w:rPr>
            </w:pPr>
          </w:p>
          <w:p w14:paraId="6AD46E33" w14:textId="77777777" w:rsidR="00CD2271" w:rsidRPr="00292DEB" w:rsidRDefault="00CD2271" w:rsidP="00CD2271">
            <w:pPr>
              <w:spacing w:line="276" w:lineRule="auto"/>
              <w:rPr>
                <w:rFonts w:cs="Arial"/>
                <w:lang w:val="fr-BE"/>
              </w:rPr>
            </w:pPr>
            <w:r w:rsidRPr="00292DEB">
              <w:rPr>
                <w:rFonts w:cs="Arial"/>
                <w:color w:val="008000"/>
                <w:lang w:val="fr-BE"/>
              </w:rPr>
              <w:t xml:space="preserve">Congé de paternité </w:t>
            </w:r>
            <w:r w:rsidRPr="00292DEB">
              <w:rPr>
                <w:rFonts w:cs="Arial"/>
                <w:color w:val="008080"/>
                <w:lang w:val="fr-BE"/>
              </w:rPr>
              <w:t>(</w:t>
            </w:r>
            <w:r w:rsidRPr="00292DEB">
              <w:rPr>
                <w:rFonts w:cs="Arial"/>
                <w:i/>
                <w:color w:val="008080"/>
                <w:lang w:val="fr-BE"/>
              </w:rPr>
              <w:t>ΑΔΕΙΑ ΠΑΤΡΟΤΗΤΑΣ</w:t>
            </w:r>
            <w:r w:rsidRPr="00292DEB">
              <w:rPr>
                <w:rFonts w:cs="Arial"/>
                <w:lang w:val="fr-BE"/>
              </w:rPr>
              <w:t>): pas de conditions.</w:t>
            </w:r>
          </w:p>
          <w:p w14:paraId="0A229B77" w14:textId="73A2E904" w:rsidR="00CD2271" w:rsidRPr="00292DEB" w:rsidRDefault="00CD2271" w:rsidP="00CD2271">
            <w:pPr>
              <w:spacing w:line="276" w:lineRule="auto"/>
              <w:rPr>
                <w:rFonts w:cs="Arial"/>
                <w:lang w:val="fr-BE"/>
              </w:rPr>
            </w:pPr>
          </w:p>
        </w:tc>
        <w:tc>
          <w:tcPr>
            <w:tcW w:w="1370" w:type="pct"/>
          </w:tcPr>
          <w:p w14:paraId="5A702726" w14:textId="77777777" w:rsidR="00CD2271" w:rsidRPr="00292DEB" w:rsidRDefault="00CD2271"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E-IV-07-EL</w:t>
            </w:r>
          </w:p>
          <w:p w14:paraId="1B9ACF1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Maternity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ΚΥΟΦΟΡΙΑΣ</w:t>
            </w:r>
            <w:r w:rsidRPr="00292DEB">
              <w:rPr>
                <w:i/>
                <w:color w:val="008080"/>
                <w:sz w:val="15"/>
                <w:szCs w:val="15"/>
                <w:lang w:val="en-GB"/>
              </w:rPr>
              <w:t>-</w:t>
            </w:r>
            <w:r w:rsidRPr="00292DEB">
              <w:rPr>
                <w:i/>
                <w:color w:val="008080"/>
                <w:sz w:val="15"/>
                <w:szCs w:val="15"/>
              </w:rPr>
              <w:t>ΛΟΧΕΙΑΣ</w:t>
            </w:r>
            <w:r w:rsidRPr="00292DEB">
              <w:rPr>
                <w:i/>
                <w:color w:val="008080"/>
                <w:sz w:val="15"/>
                <w:szCs w:val="15"/>
                <w:lang w:val="en-GB"/>
              </w:rPr>
              <w:t>)</w:t>
            </w:r>
            <w:r w:rsidRPr="00292DEB">
              <w:rPr>
                <w:color w:val="000000"/>
                <w:sz w:val="15"/>
                <w:szCs w:val="15"/>
                <w:lang w:val="en-GB"/>
              </w:rPr>
              <w:t xml:space="preserve">: </w:t>
            </w:r>
            <w:r w:rsidRPr="00292DEB">
              <w:rPr>
                <w:color w:val="800000"/>
                <w:sz w:val="15"/>
                <w:szCs w:val="15"/>
                <w:lang w:val="en-GB"/>
              </w:rPr>
              <w:t xml:space="preserve">200 </w:t>
            </w:r>
            <w:r w:rsidRPr="00292DEB">
              <w:rPr>
                <w:color w:val="000000"/>
                <w:sz w:val="15"/>
                <w:szCs w:val="15"/>
                <w:lang w:val="en-GB"/>
              </w:rPr>
              <w:t xml:space="preserve">days of work resulting in contributions during the last </w:t>
            </w:r>
            <w:r w:rsidRPr="00292DEB">
              <w:rPr>
                <w:color w:val="800000"/>
                <w:sz w:val="15"/>
                <w:szCs w:val="15"/>
                <w:lang w:val="en-GB"/>
              </w:rPr>
              <w:t>2</w:t>
            </w:r>
            <w:r w:rsidRPr="00292DEB">
              <w:rPr>
                <w:color w:val="000000"/>
                <w:sz w:val="15"/>
                <w:szCs w:val="15"/>
                <w:lang w:val="en-GB"/>
              </w:rPr>
              <w:t xml:space="preserve"> years before due date of birth. </w:t>
            </w:r>
          </w:p>
          <w:p w14:paraId="1D06BF75"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26EB9DC8" w14:textId="77777777" w:rsidR="00CD2271" w:rsidRPr="00292DEB" w:rsidRDefault="00CD2271" w:rsidP="00CD2271">
            <w:pPr>
              <w:pStyle w:val="Normal0"/>
              <w:pBdr>
                <w:top w:val="nil"/>
                <w:left w:val="nil"/>
                <w:bottom w:val="nil"/>
                <w:right w:val="nil"/>
                <w:between w:val="nil"/>
              </w:pBdr>
              <w:spacing w:before="0" w:after="0"/>
              <w:rPr>
                <w:b/>
                <w:bCs/>
                <w:color w:val="FF0000"/>
                <w:sz w:val="15"/>
                <w:szCs w:val="15"/>
                <w:lang w:val="en-GB"/>
              </w:rPr>
            </w:pPr>
            <w:r w:rsidRPr="00292DEB">
              <w:rPr>
                <w:color w:val="008000"/>
                <w:sz w:val="15"/>
                <w:szCs w:val="15"/>
                <w:lang w:val="en-GB"/>
              </w:rPr>
              <w:t xml:space="preserve">Special Maternity Protection Allowance </w:t>
            </w:r>
            <w:r w:rsidRPr="00292DEB">
              <w:rPr>
                <w:i/>
                <w:iCs/>
                <w:color w:val="008080"/>
                <w:sz w:val="15"/>
                <w:szCs w:val="15"/>
                <w:lang w:val="en-GB"/>
              </w:rPr>
              <w:t>(</w:t>
            </w:r>
            <w:r w:rsidRPr="00292DEB">
              <w:rPr>
                <w:i/>
                <w:iCs/>
                <w:color w:val="008080"/>
                <w:sz w:val="15"/>
                <w:szCs w:val="15"/>
              </w:rPr>
              <w:t>ΕΙΔΙΚΗ</w:t>
            </w:r>
            <w:r w:rsidRPr="00292DEB">
              <w:rPr>
                <w:i/>
                <w:iCs/>
                <w:color w:val="008080"/>
                <w:sz w:val="15"/>
                <w:szCs w:val="15"/>
                <w:lang w:val="en-GB"/>
              </w:rPr>
              <w:t xml:space="preserve"> </w:t>
            </w:r>
            <w:r w:rsidRPr="00292DEB">
              <w:rPr>
                <w:i/>
                <w:iCs/>
                <w:color w:val="008080"/>
                <w:sz w:val="15"/>
                <w:szCs w:val="15"/>
              </w:rPr>
              <w:t>ΠΑΡΟΧΗ</w:t>
            </w:r>
            <w:r w:rsidRPr="00292DEB">
              <w:rPr>
                <w:i/>
                <w:iCs/>
                <w:color w:val="008080"/>
                <w:sz w:val="15"/>
                <w:szCs w:val="15"/>
                <w:lang w:val="en-GB"/>
              </w:rPr>
              <w:t xml:space="preserve"> </w:t>
            </w:r>
            <w:r w:rsidRPr="00292DEB">
              <w:rPr>
                <w:i/>
                <w:iCs/>
                <w:color w:val="008080"/>
                <w:sz w:val="15"/>
                <w:szCs w:val="15"/>
              </w:rPr>
              <w:t>ΠΡΟΣΤΑΣΙΑΣ</w:t>
            </w:r>
            <w:r w:rsidRPr="00292DEB">
              <w:rPr>
                <w:i/>
                <w:iCs/>
                <w:color w:val="008080"/>
                <w:sz w:val="15"/>
                <w:szCs w:val="15"/>
                <w:lang w:val="en-GB"/>
              </w:rPr>
              <w:t xml:space="preserve"> </w:t>
            </w:r>
            <w:r w:rsidRPr="00292DEB">
              <w:rPr>
                <w:i/>
                <w:iCs/>
                <w:color w:val="008080"/>
                <w:sz w:val="15"/>
                <w:szCs w:val="15"/>
              </w:rPr>
              <w:t>ΜΗΤΡΟΤΗΤΑΣ</w:t>
            </w:r>
            <w:r w:rsidRPr="00292DEB">
              <w:rPr>
                <w:i/>
                <w:iCs/>
                <w:color w:val="008080"/>
                <w:sz w:val="15"/>
                <w:szCs w:val="15"/>
                <w:lang w:val="en-GB"/>
              </w:rPr>
              <w:t>)</w:t>
            </w:r>
            <w:r w:rsidRPr="00292DEB">
              <w:rPr>
                <w:color w:val="000000" w:themeColor="text1"/>
                <w:sz w:val="15"/>
                <w:szCs w:val="15"/>
                <w:lang w:val="en-GB"/>
              </w:rPr>
              <w:t xml:space="preserve">: the applicant must qualify for the Maternity benefit by </w:t>
            </w:r>
            <w:r w:rsidRPr="00292DEB">
              <w:rPr>
                <w:color w:val="008000"/>
                <w:sz w:val="15"/>
                <w:szCs w:val="15"/>
                <w:lang w:val="en-GB"/>
              </w:rPr>
              <w:t>e-EFKA</w:t>
            </w:r>
            <w:r w:rsidRPr="00292DEB">
              <w:rPr>
                <w:color w:val="000000" w:themeColor="text1"/>
                <w:sz w:val="15"/>
                <w:szCs w:val="15"/>
                <w:lang w:val="en-GB"/>
              </w:rPr>
              <w:t xml:space="preserve"> (or from another health insurance fund</w:t>
            </w:r>
            <w:r w:rsidRPr="00292DEB">
              <w:rPr>
                <w:sz w:val="15"/>
                <w:szCs w:val="15"/>
                <w:lang w:val="en-GB"/>
              </w:rPr>
              <w:t xml:space="preserve">) </w:t>
            </w:r>
            <w:r w:rsidRPr="00292DEB">
              <w:rPr>
                <w:color w:val="000000" w:themeColor="text1"/>
                <w:sz w:val="15"/>
                <w:szCs w:val="15"/>
                <w:lang w:val="en-GB"/>
              </w:rPr>
              <w:t>and have a valid working contract at the beginning of the maternity leave.</w:t>
            </w:r>
          </w:p>
          <w:p w14:paraId="3810D6ED" w14:textId="77777777" w:rsidR="00CD2271" w:rsidRPr="00292DEB" w:rsidRDefault="00CD2271" w:rsidP="00CD2271">
            <w:pPr>
              <w:pStyle w:val="Normal0"/>
              <w:pBdr>
                <w:top w:val="nil"/>
                <w:left w:val="nil"/>
                <w:bottom w:val="nil"/>
                <w:right w:val="nil"/>
                <w:between w:val="nil"/>
              </w:pBdr>
              <w:spacing w:before="0" w:after="0"/>
              <w:rPr>
                <w:b/>
                <w:color w:val="FF0000"/>
                <w:sz w:val="15"/>
                <w:szCs w:val="15"/>
                <w:lang w:val="en-GB"/>
              </w:rPr>
            </w:pPr>
          </w:p>
          <w:p w14:paraId="791210B2" w14:textId="77777777" w:rsidR="00CD2271" w:rsidRPr="00292DEB" w:rsidRDefault="00CD2271" w:rsidP="00CD2271">
            <w:pPr>
              <w:pStyle w:val="Normal0"/>
              <w:pBdr>
                <w:top w:val="nil"/>
                <w:left w:val="nil"/>
                <w:bottom w:val="nil"/>
                <w:right w:val="nil"/>
                <w:between w:val="nil"/>
              </w:pBdr>
              <w:spacing w:before="0" w:after="0"/>
              <w:rPr>
                <w:b/>
                <w:bCs/>
                <w:color w:val="FF0000"/>
                <w:sz w:val="15"/>
                <w:szCs w:val="15"/>
                <w:lang w:val="en-GB"/>
              </w:rPr>
            </w:pPr>
            <w:r w:rsidRPr="00292DEB">
              <w:rPr>
                <w:color w:val="000000" w:themeColor="text1"/>
                <w:sz w:val="15"/>
                <w:szCs w:val="15"/>
                <w:lang w:val="en-GB"/>
              </w:rPr>
              <w:t xml:space="preserve">For the </w:t>
            </w:r>
            <w:r w:rsidRPr="00292DEB">
              <w:rPr>
                <w:color w:val="008000"/>
                <w:sz w:val="15"/>
                <w:szCs w:val="15"/>
                <w:lang w:val="en-GB"/>
              </w:rPr>
              <w:t>Supplementary Maternity Allowance</w:t>
            </w:r>
            <w:r w:rsidRPr="00292DEB">
              <w:rPr>
                <w:color w:val="000000" w:themeColor="text1"/>
                <w:sz w:val="15"/>
                <w:szCs w:val="15"/>
                <w:lang w:val="en-GB"/>
              </w:rPr>
              <w:t xml:space="preserve">, the applicant must qualify for the Maternity benefit by </w:t>
            </w:r>
            <w:r w:rsidRPr="00292DEB">
              <w:rPr>
                <w:color w:val="008000"/>
                <w:sz w:val="15"/>
                <w:szCs w:val="15"/>
                <w:lang w:val="en-GB"/>
              </w:rPr>
              <w:t>e-EFKA</w:t>
            </w:r>
            <w:r w:rsidRPr="00292DEB">
              <w:rPr>
                <w:color w:val="000000" w:themeColor="text1"/>
                <w:sz w:val="15"/>
                <w:szCs w:val="15"/>
                <w:lang w:val="en-GB"/>
              </w:rPr>
              <w:t xml:space="preserve"> and have a valid working contract. </w:t>
            </w:r>
          </w:p>
          <w:p w14:paraId="45176B42" w14:textId="77777777" w:rsidR="00CD2271" w:rsidRPr="00292DEB" w:rsidRDefault="00CD2271" w:rsidP="00CD2271">
            <w:pPr>
              <w:pStyle w:val="Normal0"/>
              <w:pBdr>
                <w:top w:val="nil"/>
                <w:left w:val="nil"/>
                <w:bottom w:val="nil"/>
                <w:right w:val="nil"/>
                <w:between w:val="nil"/>
              </w:pBdr>
              <w:spacing w:before="0" w:after="0"/>
              <w:rPr>
                <w:b/>
                <w:color w:val="FF0000"/>
                <w:sz w:val="15"/>
                <w:szCs w:val="15"/>
                <w:lang w:val="en-GB"/>
              </w:rPr>
            </w:pPr>
          </w:p>
          <w:p w14:paraId="2E7AA0B7" w14:textId="77777777" w:rsidR="00CD2271" w:rsidRPr="00292DEB" w:rsidRDefault="00CD2271" w:rsidP="00CD2271">
            <w:pPr>
              <w:pStyle w:val="Normal0"/>
              <w:pBdr>
                <w:top w:val="nil"/>
                <w:left w:val="nil"/>
                <w:bottom w:val="nil"/>
                <w:right w:val="nil"/>
                <w:between w:val="nil"/>
              </w:pBdr>
              <w:spacing w:after="0"/>
              <w:rPr>
                <w:color w:val="FF0000"/>
                <w:sz w:val="15"/>
                <w:szCs w:val="15"/>
                <w:lang w:val="en-GB"/>
              </w:rPr>
            </w:pPr>
            <w:r w:rsidRPr="00292DEB">
              <w:rPr>
                <w:color w:val="008000"/>
                <w:sz w:val="15"/>
                <w:szCs w:val="15"/>
                <w:lang w:val="en-GB"/>
              </w:rPr>
              <w:t xml:space="preserve">Maternity leave </w:t>
            </w:r>
            <w:r w:rsidRPr="00292DEB">
              <w:rPr>
                <w:color w:val="008080"/>
                <w:sz w:val="15"/>
                <w:szCs w:val="15"/>
                <w:lang w:val="en-GB"/>
              </w:rPr>
              <w:t>(</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ΜΗΤΡΟΤΗΤΑΣ</w:t>
            </w:r>
            <w:r w:rsidRPr="00292DEB">
              <w:rPr>
                <w:color w:val="008080"/>
                <w:sz w:val="15"/>
                <w:szCs w:val="15"/>
                <w:lang w:val="en-GB"/>
              </w:rPr>
              <w:t>):</w:t>
            </w:r>
            <w:r w:rsidRPr="00292DEB">
              <w:rPr>
                <w:color w:val="000000"/>
                <w:sz w:val="15"/>
                <w:szCs w:val="15"/>
                <w:lang w:val="en-GB"/>
              </w:rPr>
              <w:t xml:space="preserve"> no conditions. </w:t>
            </w:r>
          </w:p>
          <w:p w14:paraId="317448E0" w14:textId="77777777" w:rsidR="00CD2271" w:rsidRPr="00292DEB" w:rsidRDefault="00CD2271" w:rsidP="00CD2271">
            <w:pPr>
              <w:pStyle w:val="Normal0"/>
              <w:pBdr>
                <w:top w:val="nil"/>
                <w:left w:val="nil"/>
                <w:bottom w:val="nil"/>
                <w:right w:val="nil"/>
                <w:between w:val="nil"/>
              </w:pBdr>
              <w:spacing w:before="0" w:after="0"/>
              <w:rPr>
                <w:color w:val="FF0000"/>
                <w:sz w:val="15"/>
                <w:szCs w:val="15"/>
                <w:lang w:val="en-GB"/>
              </w:rPr>
            </w:pPr>
          </w:p>
          <w:p w14:paraId="551C7C49"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Paternity leave </w:t>
            </w:r>
            <w:r w:rsidRPr="00292DEB">
              <w:rPr>
                <w:color w:val="008080"/>
                <w:sz w:val="15"/>
                <w:szCs w:val="15"/>
                <w:lang w:val="en-GB"/>
              </w:rPr>
              <w:t>(</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ΠΑΤΡΟΤΗΤΑΣ</w:t>
            </w:r>
            <w:r w:rsidRPr="00292DEB">
              <w:rPr>
                <w:color w:val="000000"/>
                <w:sz w:val="15"/>
                <w:szCs w:val="15"/>
                <w:lang w:val="en-GB"/>
              </w:rPr>
              <w:t xml:space="preserve">): no conditions. </w:t>
            </w:r>
          </w:p>
          <w:p w14:paraId="26BDD2EF" w14:textId="0A1474E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DF8B0EE"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6AD4F202" w14:textId="77777777" w:rsidR="00CD2271" w:rsidRPr="00292DEB" w:rsidRDefault="00CD2271" w:rsidP="00CD2271">
            <w:pPr>
              <w:spacing w:line="276" w:lineRule="auto"/>
              <w:rPr>
                <w:rFonts w:cs="Arial"/>
                <w:color w:val="0000FF"/>
                <w:lang w:val="en-US"/>
              </w:rPr>
            </w:pPr>
          </w:p>
        </w:tc>
        <w:tc>
          <w:tcPr>
            <w:tcW w:w="127" w:type="pct"/>
          </w:tcPr>
          <w:p w14:paraId="78A87F14" w14:textId="77777777" w:rsidR="00CD2271" w:rsidRPr="00292DEB" w:rsidRDefault="00CD2271" w:rsidP="00CD2271">
            <w:pPr>
              <w:spacing w:line="276" w:lineRule="auto"/>
              <w:rPr>
                <w:rFonts w:cs="Arial"/>
                <w:color w:val="0000FF"/>
                <w:lang w:val="fr-FR"/>
              </w:rPr>
            </w:pPr>
            <w:r w:rsidRPr="00292DEB">
              <w:rPr>
                <w:rFonts w:cs="Arial"/>
                <w:color w:val="0000FF"/>
                <w:lang w:val="fr-FR"/>
              </w:rPr>
              <w:t>7</w:t>
            </w:r>
          </w:p>
          <w:p w14:paraId="0C5D2EE7" w14:textId="77777777" w:rsidR="00CD2271" w:rsidRPr="00292DEB" w:rsidRDefault="00CD2271" w:rsidP="00CD2271">
            <w:pPr>
              <w:spacing w:line="276" w:lineRule="auto"/>
              <w:rPr>
                <w:rFonts w:cs="Arial"/>
                <w:color w:val="0000FF"/>
                <w:lang w:val="en-US"/>
              </w:rPr>
            </w:pPr>
          </w:p>
        </w:tc>
        <w:tc>
          <w:tcPr>
            <w:tcW w:w="402" w:type="pct"/>
          </w:tcPr>
          <w:p w14:paraId="73201115"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557F87B2" w14:textId="77777777" w:rsidR="00CD2271" w:rsidRPr="00292DEB" w:rsidRDefault="00CD2271" w:rsidP="00CD2271">
            <w:pPr>
              <w:spacing w:line="276" w:lineRule="auto"/>
              <w:rPr>
                <w:rFonts w:cs="Arial"/>
                <w:color w:val="0000FF"/>
                <w:lang w:val="en-US"/>
              </w:rPr>
            </w:pPr>
          </w:p>
        </w:tc>
      </w:tr>
      <w:tr w:rsidR="00CD2271" w:rsidRPr="00292DEB" w14:paraId="51667836" w14:textId="77777777" w:rsidTr="005D0FED">
        <w:tc>
          <w:tcPr>
            <w:tcW w:w="193" w:type="pct"/>
          </w:tcPr>
          <w:p w14:paraId="17EA9BD1" w14:textId="77777777" w:rsidR="00CD2271" w:rsidRPr="00292DEB" w:rsidRDefault="00CD2271" w:rsidP="00CD2271">
            <w:pPr>
              <w:spacing w:line="276" w:lineRule="auto"/>
              <w:jc w:val="left"/>
              <w:rPr>
                <w:rFonts w:cs="Arial"/>
                <w:lang w:val="es-ES"/>
              </w:rPr>
            </w:pPr>
            <w:r w:rsidRPr="00292DEB">
              <w:rPr>
                <w:rFonts w:cs="Arial"/>
                <w:lang w:val="es-ES"/>
              </w:rPr>
              <w:t>EL</w:t>
            </w:r>
          </w:p>
          <w:p w14:paraId="1E686C28" w14:textId="77777777" w:rsidR="00CD2271" w:rsidRPr="00292DEB" w:rsidRDefault="00CD2271" w:rsidP="00CD2271">
            <w:pPr>
              <w:spacing w:line="276" w:lineRule="auto"/>
              <w:jc w:val="left"/>
              <w:rPr>
                <w:rFonts w:cs="Arial"/>
                <w:lang w:val="es-ES"/>
              </w:rPr>
            </w:pPr>
            <w:r w:rsidRPr="00292DEB">
              <w:rPr>
                <w:rFonts w:cs="Arial"/>
                <w:lang w:val="es-ES"/>
              </w:rPr>
              <w:t>EL</w:t>
            </w:r>
          </w:p>
          <w:p w14:paraId="2709FC18" w14:textId="77777777" w:rsidR="00CD2271" w:rsidRPr="00292DEB" w:rsidRDefault="00CD2271" w:rsidP="00CD2271">
            <w:pPr>
              <w:spacing w:line="276" w:lineRule="auto"/>
              <w:jc w:val="left"/>
              <w:rPr>
                <w:rFonts w:cs="Arial"/>
                <w:lang w:val="es-ES"/>
              </w:rPr>
            </w:pPr>
            <w:r w:rsidRPr="00292DEB">
              <w:rPr>
                <w:rFonts w:cs="Arial"/>
                <w:lang w:val="es-ES"/>
              </w:rPr>
              <w:t>EL</w:t>
            </w:r>
          </w:p>
          <w:p w14:paraId="4518FC16" w14:textId="77777777" w:rsidR="00CD2271" w:rsidRPr="00292DEB" w:rsidRDefault="00CD2271" w:rsidP="00CD2271">
            <w:pPr>
              <w:spacing w:line="276" w:lineRule="auto"/>
              <w:jc w:val="left"/>
              <w:rPr>
                <w:rFonts w:cs="Arial"/>
                <w:lang w:val="es-ES"/>
              </w:rPr>
            </w:pPr>
            <w:r w:rsidRPr="00292DEB">
              <w:rPr>
                <w:rFonts w:cs="Arial"/>
                <w:lang w:val="es-ES"/>
              </w:rPr>
              <w:t>EL</w:t>
            </w:r>
          </w:p>
          <w:p w14:paraId="6A8BA9E3" w14:textId="77777777" w:rsidR="00CD2271" w:rsidRPr="00292DEB" w:rsidRDefault="00CD2271" w:rsidP="00CD2271">
            <w:pPr>
              <w:spacing w:line="276" w:lineRule="auto"/>
              <w:jc w:val="left"/>
              <w:rPr>
                <w:rFonts w:cs="Arial"/>
                <w:lang w:val="es-ES"/>
              </w:rPr>
            </w:pPr>
            <w:r w:rsidRPr="00292DEB">
              <w:rPr>
                <w:rFonts w:cs="Arial"/>
                <w:lang w:val="es-ES"/>
              </w:rPr>
              <w:t>EL</w:t>
            </w:r>
          </w:p>
          <w:p w14:paraId="18545B51" w14:textId="0B0157C3"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3ECBE744" w14:textId="77777777" w:rsidR="00CD2271" w:rsidRPr="00292DEB" w:rsidRDefault="00CD2271" w:rsidP="00CD2271">
            <w:pPr>
              <w:spacing w:line="276" w:lineRule="auto"/>
              <w:rPr>
                <w:rFonts w:cs="Arial"/>
              </w:rPr>
            </w:pPr>
            <w:r w:rsidRPr="00292DEB">
              <w:rPr>
                <w:rFonts w:cs="Arial"/>
              </w:rPr>
              <w:t>Medikamente bei Schwangerschaft und Niederkunft: kostenfrei.</w:t>
            </w:r>
          </w:p>
          <w:p w14:paraId="2F74037B" w14:textId="77777777" w:rsidR="00CD2271" w:rsidRPr="00292DEB" w:rsidRDefault="00CD2271" w:rsidP="00CD2271">
            <w:pPr>
              <w:spacing w:line="276" w:lineRule="auto"/>
              <w:rPr>
                <w:rFonts w:cs="Arial"/>
              </w:rPr>
            </w:pPr>
          </w:p>
          <w:p w14:paraId="10B64F1E" w14:textId="77777777" w:rsidR="00CD2271" w:rsidRPr="00292DEB" w:rsidRDefault="00CD2271" w:rsidP="00CD2271">
            <w:pPr>
              <w:spacing w:line="276" w:lineRule="auto"/>
              <w:rPr>
                <w:rFonts w:cs="Arial"/>
              </w:rPr>
            </w:pPr>
            <w:r w:rsidRPr="00292DEB">
              <w:rPr>
                <w:rFonts w:cs="Arial"/>
              </w:rPr>
              <w:t xml:space="preserve">Paraklinische Untersuchungen: kostenfrei, wenn sie in öffentlichen Krankenhäusern oder Laboren der </w:t>
            </w:r>
            <w:r w:rsidRPr="00292DEB">
              <w:rPr>
                <w:rFonts w:cs="Arial"/>
                <w:color w:val="008000"/>
              </w:rPr>
              <w:t>Nationalen Organisation zur Bereitstellung von Gesundheitsdienstleistungen (EOPYY)</w:t>
            </w:r>
            <w:r w:rsidRPr="00292DEB">
              <w:rPr>
                <w:rFonts w:cs="Arial"/>
              </w:rPr>
              <w:t xml:space="preserve"> </w:t>
            </w:r>
            <w:r w:rsidRPr="00292DEB">
              <w:rPr>
                <w:rFonts w:cs="Arial"/>
                <w:i/>
                <w:color w:val="008080"/>
              </w:rPr>
              <w:t>(ΕΝΙΑΙΟΣ ΟΡΓΑΝΙΣΜΟΣ ΠΑΡΟΧΩΝ ΥΠΗΡΕΣΙΩΝ ΥΓΕΙΑΣ - ΕΟΠΥΥ)</w:t>
            </w:r>
            <w:r w:rsidRPr="00292DEB">
              <w:rPr>
                <w:rFonts w:cs="Arial"/>
              </w:rPr>
              <w:t xml:space="preserve"> durchgeführt werden. Wenn sie in privaten Kliniken/ Laboren, die bei der </w:t>
            </w:r>
            <w:r w:rsidRPr="00292DEB">
              <w:rPr>
                <w:rFonts w:cs="Arial"/>
                <w:color w:val="008000"/>
              </w:rPr>
              <w:t>EOPYY</w:t>
            </w:r>
            <w:r w:rsidRPr="00292DEB">
              <w:rPr>
                <w:rFonts w:cs="Arial"/>
              </w:rPr>
              <w:t xml:space="preserve"> unter Vertrag stehen, durchgeführt werden, Kostenbeteiligung von </w:t>
            </w:r>
            <w:r w:rsidRPr="00292DEB">
              <w:rPr>
                <w:rFonts w:cs="Arial"/>
                <w:color w:val="800000"/>
              </w:rPr>
              <w:t>15</w:t>
            </w:r>
            <w:r w:rsidRPr="00292DEB">
              <w:rPr>
                <w:rFonts w:cs="Arial"/>
              </w:rPr>
              <w:t xml:space="preserve">%. 100% Zuzahlung in privaten Kliniken, die nicht bei der </w:t>
            </w:r>
            <w:r w:rsidRPr="00292DEB">
              <w:rPr>
                <w:rFonts w:cs="Arial"/>
                <w:color w:val="008000"/>
              </w:rPr>
              <w:t>EOPYY</w:t>
            </w:r>
            <w:r w:rsidRPr="00292DEB">
              <w:rPr>
                <w:rFonts w:cs="Arial"/>
              </w:rPr>
              <w:t xml:space="preserve"> unter Vertrag stehen. Kostenfrei in Privatkliniken/Laboren bei pränatalem Screening.</w:t>
            </w:r>
          </w:p>
          <w:p w14:paraId="3D05E5AD" w14:textId="77777777" w:rsidR="00CD2271" w:rsidRPr="00292DEB" w:rsidRDefault="00CD2271" w:rsidP="00CD2271">
            <w:pPr>
              <w:spacing w:line="276" w:lineRule="auto"/>
              <w:rPr>
                <w:rFonts w:cs="Arial"/>
              </w:rPr>
            </w:pPr>
          </w:p>
          <w:p w14:paraId="2648E508" w14:textId="77777777" w:rsidR="00CD2271" w:rsidRPr="00292DEB" w:rsidRDefault="00CD2271" w:rsidP="00CD2271">
            <w:pPr>
              <w:spacing w:line="276" w:lineRule="auto"/>
              <w:rPr>
                <w:rFonts w:cs="Arial"/>
              </w:rPr>
            </w:pPr>
            <w:r w:rsidRPr="00292DEB">
              <w:rPr>
                <w:rFonts w:cs="Arial"/>
              </w:rPr>
              <w:t xml:space="preserve">Krankenhausaufenthalt: Die versicherte Frau hat ein Anrecht auf einen kostenfreien Krankenhausaufenthalt in öffentlichen Krankenhäusern des </w:t>
            </w:r>
            <w:r w:rsidRPr="00292DEB">
              <w:rPr>
                <w:rFonts w:cs="Arial"/>
                <w:color w:val="008000"/>
              </w:rPr>
              <w:t>Nationalen Gesundheitssystems (ESY)</w:t>
            </w:r>
            <w:r w:rsidRPr="00292DEB">
              <w:rPr>
                <w:rFonts w:cs="Arial"/>
              </w:rPr>
              <w:t xml:space="preserve"> </w:t>
            </w:r>
            <w:r w:rsidRPr="00292DEB">
              <w:rPr>
                <w:rFonts w:cs="Arial"/>
                <w:i/>
                <w:color w:val="008080"/>
              </w:rPr>
              <w:t>(ΕΘΝΙΚΟ ΣΥΣΤΗΜΑ ΥΓΕΙΑΣ</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ΕΣΥ</w:t>
            </w:r>
            <w:r w:rsidRPr="00292DEB">
              <w:rPr>
                <w:rFonts w:cs="Arial"/>
                <w:i/>
                <w:color w:val="008080"/>
              </w:rPr>
              <w:t>)</w:t>
            </w:r>
            <w:r w:rsidRPr="00292DEB">
              <w:rPr>
                <w:rFonts w:cs="Arial"/>
              </w:rPr>
              <w:t xml:space="preserve">. In privaten Kliniken, die bei der EOPYY unter Vertrag stehen, beträgt die Kostenbeteiligung </w:t>
            </w:r>
            <w:r w:rsidRPr="00292DEB">
              <w:rPr>
                <w:rFonts w:cs="Arial"/>
                <w:color w:val="800000"/>
              </w:rPr>
              <w:t>30</w:t>
            </w:r>
            <w:r w:rsidRPr="00292DEB">
              <w:rPr>
                <w:rFonts w:cs="Arial"/>
              </w:rPr>
              <w:t>%. Bei Krankenhausaufenthalt in privaten Kliniken, die nicht bei der EOPYY unter Vertrag stehen, werden die Kosten vollständig selbst getragen.</w:t>
            </w:r>
          </w:p>
          <w:p w14:paraId="55872CCF" w14:textId="77777777" w:rsidR="00CD2271" w:rsidRPr="00292DEB" w:rsidRDefault="00CD2271" w:rsidP="00CD2271">
            <w:pPr>
              <w:spacing w:line="276" w:lineRule="auto"/>
              <w:rPr>
                <w:rFonts w:eastAsia="Arial" w:cs="Arial"/>
              </w:rPr>
            </w:pPr>
            <w:r w:rsidRPr="00292DEB">
              <w:rPr>
                <w:rFonts w:cs="Arial"/>
              </w:rPr>
              <w:t xml:space="preserve">Im Fall einer Geburt außerhalb einer öffentlichen Entbindungsklinik oder eines privaten oder nicht-angeschlossenen Klinik wird ein einmaliger Ausgleich in Höhe von </w:t>
            </w:r>
            <w:r w:rsidRPr="00292DEB">
              <w:rPr>
                <w:rFonts w:cs="Arial"/>
                <w:color w:val="FF00FF"/>
              </w:rPr>
              <w:t xml:space="preserve">€900 (€1.200 </w:t>
            </w:r>
            <w:r w:rsidRPr="00292DEB">
              <w:rPr>
                <w:rFonts w:cs="Arial"/>
              </w:rPr>
              <w:t>bei einer Zwillingsschwangerschaft und</w:t>
            </w:r>
            <w:r w:rsidRPr="00292DEB">
              <w:rPr>
                <w:rFonts w:cs="Arial"/>
                <w:color w:val="FF00FF"/>
              </w:rPr>
              <w:t xml:space="preserve"> €1.600 </w:t>
            </w:r>
            <w:r w:rsidRPr="00292DEB">
              <w:rPr>
                <w:rFonts w:cs="Arial"/>
              </w:rPr>
              <w:t xml:space="preserve">bei einer Drillingsschwangerschaft) anstelle von Geburtsbegleitung gezahlt. </w:t>
            </w:r>
          </w:p>
          <w:p w14:paraId="3DCEF749" w14:textId="77777777" w:rsidR="00CD2271" w:rsidRPr="00292DEB" w:rsidRDefault="00CD2271" w:rsidP="00CD2271">
            <w:pPr>
              <w:spacing w:line="276" w:lineRule="auto"/>
              <w:rPr>
                <w:rFonts w:cs="Arial"/>
                <w:b/>
              </w:rPr>
            </w:pPr>
          </w:p>
          <w:p w14:paraId="47F18F8C" w14:textId="77777777" w:rsidR="00CD2271" w:rsidRPr="00292DEB" w:rsidRDefault="00CD2271" w:rsidP="00CD2271">
            <w:pPr>
              <w:spacing w:line="276" w:lineRule="auto"/>
              <w:rPr>
                <w:rFonts w:cs="Arial"/>
                <w:bCs/>
              </w:rPr>
            </w:pPr>
            <w:r w:rsidRPr="00292DEB">
              <w:rPr>
                <w:rFonts w:cs="Arial"/>
                <w:bCs/>
              </w:rPr>
              <w:t>Unvergüteter Urlaub wird gekürzt bei pränatalen Untersuchungen während der Arbeitszeit und bei Ergreifen von Methoden medizinisch unterstützter Fortpflanzung.</w:t>
            </w:r>
          </w:p>
          <w:p w14:paraId="529EA4D9" w14:textId="191CDA82" w:rsidR="00CD2271" w:rsidRPr="00292DEB" w:rsidRDefault="00CD2271" w:rsidP="00CD2271">
            <w:pPr>
              <w:spacing w:line="276" w:lineRule="auto"/>
              <w:rPr>
                <w:rFonts w:cs="Arial"/>
                <w:color w:val="008000"/>
              </w:rPr>
            </w:pPr>
            <w:r w:rsidRPr="00292DEB">
              <w:rPr>
                <w:rFonts w:cs="Arial"/>
                <w:bCs/>
              </w:rPr>
              <w:t xml:space="preserve"> </w:t>
            </w:r>
          </w:p>
        </w:tc>
        <w:tc>
          <w:tcPr>
            <w:tcW w:w="1370" w:type="pct"/>
          </w:tcPr>
          <w:p w14:paraId="02F76F3E" w14:textId="77777777" w:rsidR="00CD2271" w:rsidRPr="00292DEB" w:rsidRDefault="00CD2271" w:rsidP="00CD2271">
            <w:pPr>
              <w:spacing w:line="276" w:lineRule="auto"/>
              <w:rPr>
                <w:rFonts w:cs="Arial"/>
                <w:lang w:val="fr-BE"/>
              </w:rPr>
            </w:pPr>
            <w:r w:rsidRPr="00292DEB">
              <w:rPr>
                <w:rFonts w:cs="Arial"/>
                <w:lang w:val="fr-BE"/>
              </w:rPr>
              <w:t>Médicaments gratuits pour la grossesse et l'accouchement.</w:t>
            </w:r>
          </w:p>
          <w:p w14:paraId="697351F9" w14:textId="77777777" w:rsidR="00CD2271" w:rsidRPr="00292DEB" w:rsidRDefault="00CD2271" w:rsidP="00CD2271">
            <w:pPr>
              <w:keepNext/>
              <w:spacing w:line="276" w:lineRule="auto"/>
              <w:outlineLvl w:val="2"/>
              <w:rPr>
                <w:rFonts w:cs="Arial"/>
                <w:lang w:val="fr-BE"/>
              </w:rPr>
            </w:pPr>
          </w:p>
          <w:p w14:paraId="081C9CFF" w14:textId="77777777" w:rsidR="00CD2271" w:rsidRPr="00292DEB" w:rsidRDefault="00CD2271" w:rsidP="00CD2271">
            <w:pPr>
              <w:spacing w:line="276" w:lineRule="auto"/>
              <w:rPr>
                <w:rFonts w:cs="Arial"/>
                <w:lang w:val="fr-BE"/>
              </w:rPr>
            </w:pPr>
            <w:r w:rsidRPr="00292DEB">
              <w:rPr>
                <w:rFonts w:cs="Arial"/>
                <w:lang w:val="fr-BE"/>
              </w:rPr>
              <w:t>Examens paracliniques: gratuits à condition qu’ils soient effectués dans des hôpitaux ou des laboratoires publics de l’</w:t>
            </w:r>
            <w:r w:rsidRPr="00292DEB">
              <w:rPr>
                <w:rFonts w:cs="Arial"/>
                <w:color w:val="008000"/>
                <w:lang w:val="fr-BE"/>
              </w:rPr>
              <w:t xml:space="preserve">Organisation nationale pour la fourniture des services de santé (EOPYY) </w:t>
            </w:r>
            <w:r w:rsidRPr="00292DEB">
              <w:rPr>
                <w:rFonts w:cs="Arial"/>
                <w:i/>
                <w:color w:val="008080"/>
                <w:lang w:val="fr-BE"/>
              </w:rPr>
              <w:t>(ΕΝΙΑΙΟΣ ΟΡΓΑΝΙΣΜΟΣ ΠΑΡΟΧΩΝ ΥΠΗΡΕΣΙΩΝ ΥΓΕΙΑΣ - ΕΟΠΥΥ)</w:t>
            </w:r>
            <w:r w:rsidRPr="00292DEB">
              <w:rPr>
                <w:rFonts w:cs="Arial"/>
                <w:lang w:val="fr-BE"/>
              </w:rPr>
              <w:t xml:space="preserve">. S’ils sont effectués dans des cliniques ou des laboratoires privés sous contrat avec </w:t>
            </w:r>
            <w:r w:rsidRPr="00292DEB">
              <w:rPr>
                <w:rFonts w:cs="Arial"/>
                <w:color w:val="008000"/>
                <w:lang w:val="fr-BE"/>
              </w:rPr>
              <w:t>EOPYY</w:t>
            </w:r>
            <w:r w:rsidRPr="00292DEB">
              <w:rPr>
                <w:rFonts w:cs="Arial"/>
                <w:lang w:val="fr-BE"/>
              </w:rPr>
              <w:t xml:space="preserve">, la participation s’élève à </w:t>
            </w:r>
            <w:r w:rsidRPr="00292DEB">
              <w:rPr>
                <w:rFonts w:cs="Arial"/>
                <w:color w:val="C00000"/>
                <w:lang w:val="fr-BE"/>
              </w:rPr>
              <w:t>15%</w:t>
            </w:r>
            <w:r w:rsidRPr="00292DEB">
              <w:rPr>
                <w:rFonts w:cs="Arial"/>
                <w:lang w:val="fr-BE"/>
              </w:rPr>
              <w:t xml:space="preserve">. Dans les cliniques privées n’ayant pas conclu de contrat avec </w:t>
            </w:r>
            <w:r w:rsidRPr="00292DEB">
              <w:rPr>
                <w:rFonts w:cs="Arial"/>
                <w:color w:val="008000"/>
                <w:lang w:val="fr-BE"/>
              </w:rPr>
              <w:t>EOPYY</w:t>
            </w:r>
            <w:r w:rsidRPr="00292DEB">
              <w:rPr>
                <w:rFonts w:cs="Arial"/>
                <w:lang w:val="fr-BE"/>
              </w:rPr>
              <w:t>, la participation du patient est intégrale.</w:t>
            </w:r>
          </w:p>
          <w:p w14:paraId="4CBF9D74" w14:textId="77777777" w:rsidR="00CD2271" w:rsidRPr="00292DEB" w:rsidRDefault="00CD2271" w:rsidP="00CD2271">
            <w:pPr>
              <w:spacing w:line="276" w:lineRule="auto"/>
              <w:rPr>
                <w:rFonts w:cs="Arial"/>
                <w:lang w:val="fr-BE"/>
              </w:rPr>
            </w:pPr>
            <w:r w:rsidRPr="00292DEB">
              <w:rPr>
                <w:rFonts w:cs="Arial"/>
                <w:lang w:val="fr-BE"/>
              </w:rPr>
              <w:t xml:space="preserve">Gratuité dans les cliniques/laboratoires privés pour le dépistage prénatal. </w:t>
            </w:r>
          </w:p>
          <w:p w14:paraId="6E085B88" w14:textId="77777777" w:rsidR="00CD2271" w:rsidRPr="00292DEB" w:rsidRDefault="00CD2271" w:rsidP="00CD2271">
            <w:pPr>
              <w:spacing w:line="276" w:lineRule="auto"/>
              <w:rPr>
                <w:rFonts w:cs="Arial"/>
                <w:lang w:val="fr-BE"/>
              </w:rPr>
            </w:pPr>
          </w:p>
          <w:p w14:paraId="51AC5BED" w14:textId="77777777" w:rsidR="00CD2271" w:rsidRPr="00292DEB" w:rsidRDefault="00CD2271" w:rsidP="00CD2271">
            <w:pPr>
              <w:spacing w:line="276" w:lineRule="auto"/>
              <w:rPr>
                <w:rFonts w:cs="Arial"/>
                <w:lang w:val="fr-BE"/>
              </w:rPr>
            </w:pPr>
            <w:r w:rsidRPr="00292DEB">
              <w:rPr>
                <w:rFonts w:cs="Arial"/>
                <w:lang w:val="fr-BE"/>
              </w:rPr>
              <w:t xml:space="preserve">Hospitalisation: la femme assurée a droit à une hospitalisation gratuite dans un hôpital public du </w:t>
            </w:r>
            <w:r w:rsidRPr="00292DEB">
              <w:rPr>
                <w:rFonts w:cs="Arial"/>
                <w:color w:val="008000"/>
                <w:lang w:val="fr-BE"/>
              </w:rPr>
              <w:t xml:space="preserve">Système national de santé (ESY) </w:t>
            </w:r>
            <w:r w:rsidRPr="00292DEB">
              <w:rPr>
                <w:rFonts w:cs="Arial"/>
                <w:i/>
                <w:color w:val="008080"/>
                <w:lang w:val="fr-BE"/>
              </w:rPr>
              <w:t>(ΕΘΝΙΚΟ ΣΥΣΤΗΜΑ ΥΓΕΙΑΣ</w:t>
            </w:r>
            <w:r w:rsidRPr="00292DEB">
              <w:rPr>
                <w:rStyle w:val="longtext"/>
                <w:rFonts w:ascii="Arial" w:hAnsi="Arial" w:cs="Arial"/>
                <w:i/>
                <w:color w:val="008080"/>
                <w:shd w:val="clear" w:color="auto" w:fill="FFFFFF"/>
                <w:lang w:val="fr-BE"/>
              </w:rPr>
              <w:t>-ΕΣΥ</w:t>
            </w:r>
            <w:r w:rsidRPr="00292DEB">
              <w:rPr>
                <w:rFonts w:cs="Arial"/>
                <w:i/>
                <w:color w:val="008080"/>
                <w:lang w:val="fr-BE"/>
              </w:rPr>
              <w:t>)</w:t>
            </w:r>
            <w:r w:rsidRPr="00292DEB">
              <w:rPr>
                <w:rFonts w:cs="Arial"/>
                <w:lang w:val="fr-BE"/>
              </w:rPr>
              <w:t xml:space="preserve">. Dans une clinique privée conventionnée, la participation est de </w:t>
            </w:r>
            <w:r w:rsidRPr="00292DEB">
              <w:rPr>
                <w:rFonts w:cs="Arial"/>
                <w:color w:val="800000"/>
                <w:lang w:val="fr-BE"/>
              </w:rPr>
              <w:t>30</w:t>
            </w:r>
            <w:r w:rsidRPr="00292DEB">
              <w:rPr>
                <w:rFonts w:cs="Arial"/>
                <w:lang w:val="fr-BE"/>
              </w:rPr>
              <w:t xml:space="preserve">%. En cas d'hospitalisation dans des cliniques privées n’ayant pas conclu de contrat avec EOPYY, la participation est de </w:t>
            </w:r>
            <w:r w:rsidRPr="00292DEB">
              <w:rPr>
                <w:rFonts w:cs="Arial"/>
                <w:color w:val="800000"/>
                <w:lang w:val="fr-BE"/>
              </w:rPr>
              <w:t>100</w:t>
            </w:r>
            <w:r w:rsidRPr="00292DEB">
              <w:rPr>
                <w:rFonts w:cs="Arial"/>
                <w:lang w:val="fr-BE"/>
              </w:rPr>
              <w:t>%.</w:t>
            </w:r>
          </w:p>
          <w:p w14:paraId="5C4F861C" w14:textId="77777777" w:rsidR="00CD2271" w:rsidRPr="00292DEB" w:rsidRDefault="00CD2271" w:rsidP="00CD2271">
            <w:pPr>
              <w:spacing w:line="276" w:lineRule="auto"/>
              <w:rPr>
                <w:rFonts w:cs="Arial"/>
                <w:color w:val="FF0000"/>
                <w:lang w:val="fr-BE"/>
              </w:rPr>
            </w:pPr>
            <w:r w:rsidRPr="00292DEB">
              <w:rPr>
                <w:rFonts w:cs="Arial"/>
                <w:lang w:val="fr-BE"/>
              </w:rPr>
              <w:t xml:space="preserve">En cas d’accouchement en dehors d’une maternité en hôpital public ou dans un hôpital privé ou non conventionné, une indemnité ponctuelle de </w:t>
            </w:r>
            <w:r w:rsidRPr="00292DEB">
              <w:rPr>
                <w:rFonts w:cs="Arial"/>
                <w:color w:val="FF00FF"/>
                <w:lang w:val="fr-BE"/>
              </w:rPr>
              <w:t>€900</w:t>
            </w:r>
            <w:r w:rsidRPr="00292DEB">
              <w:rPr>
                <w:rFonts w:cs="Arial"/>
                <w:lang w:val="fr-BE"/>
              </w:rPr>
              <w:t xml:space="preserve"> (</w:t>
            </w:r>
            <w:r w:rsidRPr="00292DEB">
              <w:rPr>
                <w:rFonts w:cs="Arial"/>
                <w:color w:val="FF00FF"/>
                <w:lang w:val="fr-BE"/>
              </w:rPr>
              <w:t xml:space="preserve">€1.200 </w:t>
            </w:r>
            <w:r w:rsidRPr="00292DEB">
              <w:rPr>
                <w:rFonts w:cs="Arial"/>
                <w:lang w:val="fr-BE"/>
              </w:rPr>
              <w:t xml:space="preserve">pour des jumeaux et </w:t>
            </w:r>
            <w:r w:rsidRPr="00292DEB">
              <w:rPr>
                <w:rFonts w:cs="Arial"/>
                <w:color w:val="FF00FF"/>
                <w:lang w:val="fr-BE"/>
              </w:rPr>
              <w:t xml:space="preserve">€1.600 </w:t>
            </w:r>
            <w:r w:rsidRPr="00292DEB">
              <w:rPr>
                <w:rFonts w:cs="Arial"/>
                <w:lang w:val="fr-BE"/>
              </w:rPr>
              <w:t>pour des triplés) est versée en lieu et place de soins obstétriques.</w:t>
            </w:r>
          </w:p>
          <w:p w14:paraId="71D8D967" w14:textId="77777777" w:rsidR="00CD2271" w:rsidRPr="00292DEB" w:rsidRDefault="00CD2271" w:rsidP="00CD2271">
            <w:pPr>
              <w:spacing w:line="276" w:lineRule="auto"/>
              <w:rPr>
                <w:rFonts w:cs="Arial"/>
                <w:bCs/>
                <w:lang w:val="fr-BE"/>
              </w:rPr>
            </w:pPr>
          </w:p>
          <w:p w14:paraId="5433088C" w14:textId="27194093" w:rsidR="00CD2271" w:rsidRPr="00292DEB" w:rsidRDefault="00CD2271" w:rsidP="00CD2271">
            <w:pPr>
              <w:spacing w:line="276" w:lineRule="auto"/>
              <w:rPr>
                <w:rFonts w:cs="Arial"/>
                <w:color w:val="008000"/>
                <w:lang w:val="fr-BE"/>
              </w:rPr>
            </w:pPr>
            <w:r w:rsidRPr="00292DEB">
              <w:rPr>
                <w:rFonts w:cs="Arial"/>
                <w:bCs/>
                <w:lang w:val="fr-BE"/>
              </w:rPr>
              <w:t xml:space="preserve">Congé non rémunéré retranché en cas d’examens prénataux durant les heures de travail, et en cas de recours à des méthodes de procréation médicalement assistée. </w:t>
            </w:r>
          </w:p>
        </w:tc>
        <w:tc>
          <w:tcPr>
            <w:tcW w:w="1370" w:type="pct"/>
          </w:tcPr>
          <w:p w14:paraId="40D8DE3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E-IV-08-EL</w:t>
            </w:r>
          </w:p>
          <w:p w14:paraId="5AD22B83"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Medication for pregnancy and confinement: free of charge.</w:t>
            </w:r>
          </w:p>
          <w:p w14:paraId="4BDC35A1"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5A0230B0"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Paraclinical examinations: free of charge if made in public hospitals or laboratories of the </w:t>
            </w:r>
            <w:r w:rsidRPr="00292DEB">
              <w:rPr>
                <w:color w:val="008000"/>
                <w:sz w:val="15"/>
                <w:szCs w:val="15"/>
                <w:lang w:val="en-GB"/>
              </w:rPr>
              <w:t>National Organisation for the Provision of Health Services (EOPYY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ΕΝΙΑΙΟΣ</w:t>
            </w:r>
            <w:r w:rsidRPr="00292DEB">
              <w:rPr>
                <w:i/>
                <w:color w:val="008080"/>
                <w:sz w:val="15"/>
                <w:szCs w:val="15"/>
                <w:lang w:val="en-GB"/>
              </w:rPr>
              <w:t xml:space="preserve">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ΠΑΡΟΧΩΝ</w:t>
            </w:r>
            <w:r w:rsidRPr="00292DEB">
              <w:rPr>
                <w:i/>
                <w:color w:val="008080"/>
                <w:sz w:val="15"/>
                <w:szCs w:val="15"/>
                <w:lang w:val="en-GB"/>
              </w:rPr>
              <w:t xml:space="preserve"> </w:t>
            </w:r>
            <w:r w:rsidRPr="00292DEB">
              <w:rPr>
                <w:i/>
                <w:color w:val="008080"/>
                <w:sz w:val="15"/>
                <w:szCs w:val="15"/>
              </w:rPr>
              <w:t>ΥΠΗΡΕΣΙΩΝ</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lang w:val="en-GB"/>
              </w:rPr>
              <w:t xml:space="preserve"> - </w:t>
            </w:r>
            <w:r w:rsidRPr="00292DEB">
              <w:rPr>
                <w:i/>
                <w:color w:val="008080"/>
                <w:sz w:val="15"/>
                <w:szCs w:val="15"/>
              </w:rPr>
              <w:t>ΕΟΠΥΥ</w:t>
            </w:r>
            <w:r w:rsidRPr="00292DEB">
              <w:rPr>
                <w:i/>
                <w:color w:val="008080"/>
                <w:sz w:val="15"/>
                <w:szCs w:val="15"/>
                <w:lang w:val="en-GB"/>
              </w:rPr>
              <w:t>)</w:t>
            </w:r>
            <w:r w:rsidRPr="00292DEB">
              <w:rPr>
                <w:color w:val="000000"/>
                <w:sz w:val="15"/>
                <w:szCs w:val="15"/>
                <w:lang w:val="en-GB"/>
              </w:rPr>
              <w:t xml:space="preserve">. If made in private clinics/laboratories contracted by </w:t>
            </w:r>
            <w:r w:rsidRPr="00292DEB">
              <w:rPr>
                <w:color w:val="008000"/>
                <w:sz w:val="15"/>
                <w:szCs w:val="15"/>
                <w:lang w:val="en-GB"/>
              </w:rPr>
              <w:t>EOPYY</w:t>
            </w:r>
            <w:r w:rsidRPr="00292DEB">
              <w:rPr>
                <w:color w:val="000000"/>
                <w:sz w:val="15"/>
                <w:szCs w:val="15"/>
                <w:lang w:val="en-GB"/>
              </w:rPr>
              <w:t xml:space="preserve">, contribution of </w:t>
            </w:r>
            <w:r w:rsidRPr="00292DEB">
              <w:rPr>
                <w:color w:val="800000"/>
                <w:sz w:val="15"/>
                <w:szCs w:val="15"/>
                <w:lang w:val="en-GB"/>
              </w:rPr>
              <w:t>15</w:t>
            </w:r>
            <w:r w:rsidRPr="00292DEB">
              <w:rPr>
                <w:color w:val="000000"/>
                <w:sz w:val="15"/>
                <w:szCs w:val="15"/>
                <w:lang w:val="en-GB"/>
              </w:rPr>
              <w:t xml:space="preserve">%. In private clinics not contracted by </w:t>
            </w:r>
            <w:r w:rsidRPr="00292DEB">
              <w:rPr>
                <w:color w:val="008000"/>
                <w:sz w:val="15"/>
                <w:szCs w:val="15"/>
                <w:lang w:val="en-GB"/>
              </w:rPr>
              <w:t>EOPYY</w:t>
            </w:r>
            <w:r w:rsidRPr="00292DEB">
              <w:rPr>
                <w:color w:val="000000"/>
                <w:sz w:val="15"/>
                <w:szCs w:val="15"/>
                <w:lang w:val="en-GB"/>
              </w:rPr>
              <w:t>, full charge. Free of charge in private clinics/laboratories in the case of prenatal screening.</w:t>
            </w:r>
          </w:p>
          <w:p w14:paraId="2112A98E"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63FF695A" w14:textId="77777777" w:rsidR="00CD2271" w:rsidRPr="00292DEB" w:rsidRDefault="00CD2271" w:rsidP="00CD2271">
            <w:pPr>
              <w:pStyle w:val="Normal0"/>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Hospitalisation: The insured woman has the right to free-of-charge hospitalisation in a public hospital of the </w:t>
            </w:r>
            <w:r w:rsidRPr="00292DEB">
              <w:rPr>
                <w:color w:val="008000"/>
                <w:sz w:val="15"/>
                <w:szCs w:val="15"/>
                <w:lang w:val="en-GB"/>
              </w:rPr>
              <w:t>National Health System (ESY</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ΕΘΝΙΚΟ</w:t>
            </w:r>
            <w:r w:rsidRPr="00292DEB">
              <w:rPr>
                <w:i/>
                <w:color w:val="008080"/>
                <w:sz w:val="15"/>
                <w:szCs w:val="15"/>
                <w:lang w:val="en-GB"/>
              </w:rPr>
              <w:t xml:space="preserve"> </w:t>
            </w:r>
            <w:r w:rsidRPr="00292DEB">
              <w:rPr>
                <w:i/>
                <w:color w:val="008080"/>
                <w:sz w:val="15"/>
                <w:szCs w:val="15"/>
              </w:rPr>
              <w:t>ΣΥΣΤΗΜΑ</w:t>
            </w:r>
            <w:r w:rsidRPr="00292DEB">
              <w:rPr>
                <w:i/>
                <w:color w:val="008080"/>
                <w:sz w:val="15"/>
                <w:szCs w:val="15"/>
                <w:lang w:val="en-GB"/>
              </w:rPr>
              <w:t xml:space="preserve"> </w:t>
            </w:r>
            <w:r w:rsidRPr="00292DEB">
              <w:rPr>
                <w:i/>
                <w:color w:val="008080"/>
                <w:sz w:val="15"/>
                <w:szCs w:val="15"/>
              </w:rPr>
              <w:t>ΥΓΕΙΑΣ</w:t>
            </w:r>
            <w:r w:rsidRPr="00292DEB">
              <w:rPr>
                <w:i/>
                <w:color w:val="008080"/>
                <w:sz w:val="15"/>
                <w:szCs w:val="15"/>
                <w:highlight w:val="white"/>
                <w:lang w:val="en-GB"/>
              </w:rPr>
              <w:t>-</w:t>
            </w:r>
            <w:r w:rsidRPr="00292DEB">
              <w:rPr>
                <w:i/>
                <w:color w:val="008080"/>
                <w:sz w:val="15"/>
                <w:szCs w:val="15"/>
                <w:highlight w:val="white"/>
              </w:rPr>
              <w:t>ΕΣΥ</w:t>
            </w:r>
            <w:r w:rsidRPr="00292DEB">
              <w:rPr>
                <w:i/>
                <w:color w:val="008080"/>
                <w:sz w:val="15"/>
                <w:szCs w:val="15"/>
                <w:lang w:val="en-GB"/>
              </w:rPr>
              <w:t>)</w:t>
            </w:r>
            <w:r w:rsidRPr="00292DEB">
              <w:rPr>
                <w:color w:val="000000"/>
                <w:sz w:val="15"/>
                <w:szCs w:val="15"/>
                <w:lang w:val="en-GB"/>
              </w:rPr>
              <w:t xml:space="preserve">. In a contracted private clinic the contribution is </w:t>
            </w:r>
            <w:r w:rsidRPr="00292DEB">
              <w:rPr>
                <w:color w:val="800000"/>
                <w:sz w:val="15"/>
                <w:szCs w:val="15"/>
                <w:lang w:val="en-GB"/>
              </w:rPr>
              <w:t>30</w:t>
            </w:r>
            <w:r w:rsidRPr="00292DEB">
              <w:rPr>
                <w:color w:val="000000"/>
                <w:sz w:val="15"/>
                <w:szCs w:val="15"/>
                <w:lang w:val="en-GB"/>
              </w:rPr>
              <w:t xml:space="preserve">%. For hospitalisation in private clinics not contracted by </w:t>
            </w:r>
            <w:r w:rsidRPr="00292DEB">
              <w:rPr>
                <w:color w:val="008000"/>
                <w:sz w:val="15"/>
                <w:szCs w:val="15"/>
                <w:lang w:val="en-GB"/>
              </w:rPr>
              <w:t>EOPYY</w:t>
            </w:r>
            <w:r w:rsidRPr="00292DEB">
              <w:rPr>
                <w:color w:val="000000"/>
                <w:sz w:val="15"/>
                <w:szCs w:val="15"/>
                <w:lang w:val="en-GB"/>
              </w:rPr>
              <w:t xml:space="preserve">, contribution is </w:t>
            </w:r>
            <w:r w:rsidRPr="00292DEB">
              <w:rPr>
                <w:color w:val="800000"/>
                <w:sz w:val="15"/>
                <w:szCs w:val="15"/>
                <w:lang w:val="en-GB"/>
              </w:rPr>
              <w:t>100</w:t>
            </w:r>
            <w:r w:rsidRPr="00292DEB">
              <w:rPr>
                <w:color w:val="000000"/>
                <w:sz w:val="15"/>
                <w:szCs w:val="15"/>
                <w:lang w:val="en-GB"/>
              </w:rPr>
              <w:t>%.</w:t>
            </w:r>
          </w:p>
          <w:p w14:paraId="58798772"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In case of childbirth outside a public maternity hospital, or a private or non-affiliated hospital, a one-off compensation of </w:t>
            </w:r>
            <w:r w:rsidRPr="00292DEB">
              <w:rPr>
                <w:color w:val="FF00FF"/>
                <w:sz w:val="15"/>
                <w:szCs w:val="15"/>
                <w:lang w:val="en-GB"/>
              </w:rPr>
              <w:t xml:space="preserve">€900 </w:t>
            </w:r>
            <w:r w:rsidRPr="00292DEB">
              <w:rPr>
                <w:color w:val="000000"/>
                <w:sz w:val="15"/>
                <w:szCs w:val="15"/>
                <w:lang w:val="en-GB"/>
              </w:rPr>
              <w:t>(</w:t>
            </w:r>
            <w:r w:rsidRPr="00292DEB">
              <w:rPr>
                <w:color w:val="FF00FF"/>
                <w:sz w:val="15"/>
                <w:szCs w:val="15"/>
                <w:lang w:val="en-GB"/>
              </w:rPr>
              <w:t xml:space="preserve">€1,200 </w:t>
            </w:r>
            <w:r w:rsidRPr="00292DEB">
              <w:rPr>
                <w:color w:val="000000"/>
                <w:sz w:val="15"/>
                <w:szCs w:val="15"/>
                <w:lang w:val="en-GB"/>
              </w:rPr>
              <w:t xml:space="preserve">for twin pregnancy and </w:t>
            </w:r>
            <w:r w:rsidRPr="00292DEB">
              <w:rPr>
                <w:color w:val="FF00FF"/>
                <w:sz w:val="15"/>
                <w:szCs w:val="15"/>
                <w:lang w:val="en-GB"/>
              </w:rPr>
              <w:t>€1,600</w:t>
            </w:r>
            <w:r w:rsidRPr="00292DEB">
              <w:rPr>
                <w:color w:val="000000"/>
                <w:sz w:val="15"/>
                <w:szCs w:val="15"/>
                <w:lang w:val="en-GB"/>
              </w:rPr>
              <w:t xml:space="preserve"> for triplet pregnancy) is paid in place of obstetric care.</w:t>
            </w:r>
          </w:p>
          <w:p w14:paraId="494E13E1"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535D750E"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Leave without remuneration cut in the case of prenatal examinations, during working hours, and in the case of submission to methods of medically assisted reproduction.</w:t>
            </w:r>
          </w:p>
          <w:p w14:paraId="308A82A5" w14:textId="2307B45A"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03C4558"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13F4B7F8" w14:textId="77777777" w:rsidR="00CD2271" w:rsidRPr="00292DEB" w:rsidRDefault="00CD2271" w:rsidP="00CD2271">
            <w:pPr>
              <w:spacing w:line="276" w:lineRule="auto"/>
              <w:rPr>
                <w:rFonts w:cs="Arial"/>
                <w:color w:val="0000FF"/>
              </w:rPr>
            </w:pPr>
          </w:p>
        </w:tc>
        <w:tc>
          <w:tcPr>
            <w:tcW w:w="127" w:type="pct"/>
          </w:tcPr>
          <w:p w14:paraId="133D1E68" w14:textId="77777777" w:rsidR="00CD2271" w:rsidRPr="00292DEB" w:rsidRDefault="00CD2271" w:rsidP="00CD2271">
            <w:pPr>
              <w:spacing w:line="276" w:lineRule="auto"/>
              <w:rPr>
                <w:rFonts w:cs="Arial"/>
                <w:color w:val="0000FF"/>
                <w:lang w:val="fr-FR"/>
              </w:rPr>
            </w:pPr>
            <w:r w:rsidRPr="00292DEB">
              <w:rPr>
                <w:rFonts w:cs="Arial"/>
                <w:color w:val="0000FF"/>
                <w:lang w:val="fr-FR"/>
              </w:rPr>
              <w:t>8</w:t>
            </w:r>
          </w:p>
          <w:p w14:paraId="418373C4" w14:textId="77777777" w:rsidR="00CD2271" w:rsidRPr="00292DEB" w:rsidRDefault="00CD2271" w:rsidP="00CD2271">
            <w:pPr>
              <w:spacing w:line="276" w:lineRule="auto"/>
              <w:rPr>
                <w:rFonts w:cs="Arial"/>
                <w:color w:val="0000FF"/>
              </w:rPr>
            </w:pPr>
          </w:p>
        </w:tc>
        <w:tc>
          <w:tcPr>
            <w:tcW w:w="402" w:type="pct"/>
          </w:tcPr>
          <w:p w14:paraId="2AC442AA" w14:textId="77777777" w:rsidR="00CD2271" w:rsidRPr="00292DEB" w:rsidRDefault="00CD2271" w:rsidP="00CD2271">
            <w:pPr>
              <w:spacing w:line="276" w:lineRule="auto"/>
              <w:rPr>
                <w:rFonts w:cs="Arial"/>
                <w:color w:val="0000FF"/>
              </w:rPr>
            </w:pPr>
            <w:r w:rsidRPr="00292DEB">
              <w:rPr>
                <w:rFonts w:cs="Arial"/>
                <w:color w:val="0000FF"/>
              </w:rPr>
              <w:t>GREECE</w:t>
            </w:r>
          </w:p>
          <w:p w14:paraId="04231843" w14:textId="77777777" w:rsidR="00CD2271" w:rsidRPr="00292DEB" w:rsidRDefault="00CD2271" w:rsidP="00CD2271">
            <w:pPr>
              <w:spacing w:line="276" w:lineRule="auto"/>
              <w:rPr>
                <w:rFonts w:cs="Arial"/>
                <w:color w:val="0000FF"/>
              </w:rPr>
            </w:pPr>
          </w:p>
        </w:tc>
      </w:tr>
      <w:tr w:rsidR="00CD2271" w:rsidRPr="00292DEB" w14:paraId="08A56CB5" w14:textId="77777777" w:rsidTr="005D0FED">
        <w:tc>
          <w:tcPr>
            <w:tcW w:w="193" w:type="pct"/>
          </w:tcPr>
          <w:p w14:paraId="1F480271" w14:textId="77777777" w:rsidR="00CD2271" w:rsidRPr="00292DEB" w:rsidRDefault="00CD2271" w:rsidP="00CD2271">
            <w:pPr>
              <w:spacing w:line="276" w:lineRule="auto"/>
              <w:jc w:val="left"/>
              <w:rPr>
                <w:rFonts w:cs="Arial"/>
                <w:lang w:val="es-ES"/>
              </w:rPr>
            </w:pPr>
            <w:r w:rsidRPr="00292DEB">
              <w:rPr>
                <w:rFonts w:cs="Arial"/>
                <w:lang w:val="es-ES"/>
              </w:rPr>
              <w:t>EL</w:t>
            </w:r>
          </w:p>
          <w:p w14:paraId="28926332" w14:textId="77777777" w:rsidR="00CD2271" w:rsidRPr="00292DEB" w:rsidRDefault="00CD2271" w:rsidP="00CD2271">
            <w:pPr>
              <w:spacing w:line="276" w:lineRule="auto"/>
              <w:jc w:val="left"/>
              <w:rPr>
                <w:rFonts w:cs="Arial"/>
                <w:lang w:val="es-ES"/>
              </w:rPr>
            </w:pPr>
            <w:r w:rsidRPr="00292DEB">
              <w:rPr>
                <w:rFonts w:cs="Arial"/>
                <w:lang w:val="es-ES"/>
              </w:rPr>
              <w:t>EL</w:t>
            </w:r>
          </w:p>
          <w:p w14:paraId="12F44D35" w14:textId="77777777" w:rsidR="00CD2271" w:rsidRPr="00292DEB" w:rsidRDefault="00CD2271" w:rsidP="00CD2271">
            <w:pPr>
              <w:spacing w:line="276" w:lineRule="auto"/>
              <w:jc w:val="left"/>
              <w:rPr>
                <w:rFonts w:cs="Arial"/>
                <w:lang w:val="es-ES"/>
              </w:rPr>
            </w:pPr>
            <w:r w:rsidRPr="00292DEB">
              <w:rPr>
                <w:rFonts w:cs="Arial"/>
                <w:lang w:val="es-ES"/>
              </w:rPr>
              <w:t>EL</w:t>
            </w:r>
          </w:p>
          <w:p w14:paraId="4142AE24" w14:textId="77777777" w:rsidR="00CD2271" w:rsidRPr="00292DEB" w:rsidRDefault="00CD2271" w:rsidP="00CD2271">
            <w:pPr>
              <w:spacing w:line="276" w:lineRule="auto"/>
              <w:jc w:val="left"/>
              <w:rPr>
                <w:rFonts w:cs="Arial"/>
                <w:lang w:val="es-ES"/>
              </w:rPr>
            </w:pPr>
            <w:r w:rsidRPr="00292DEB">
              <w:rPr>
                <w:rFonts w:cs="Arial"/>
                <w:lang w:val="es-ES"/>
              </w:rPr>
              <w:t>EL</w:t>
            </w:r>
          </w:p>
          <w:p w14:paraId="361F6449" w14:textId="77777777" w:rsidR="00CD2271" w:rsidRPr="00292DEB" w:rsidRDefault="00CD2271" w:rsidP="00CD2271">
            <w:pPr>
              <w:spacing w:line="276" w:lineRule="auto"/>
              <w:jc w:val="left"/>
              <w:rPr>
                <w:rFonts w:cs="Arial"/>
                <w:lang w:val="es-ES"/>
              </w:rPr>
            </w:pPr>
            <w:r w:rsidRPr="00292DEB">
              <w:rPr>
                <w:rFonts w:cs="Arial"/>
                <w:lang w:val="es-ES"/>
              </w:rPr>
              <w:t>EL</w:t>
            </w:r>
          </w:p>
          <w:p w14:paraId="6D5709C0" w14:textId="77777777" w:rsidR="00CD2271" w:rsidRPr="00292DEB" w:rsidRDefault="00CD2271" w:rsidP="00CD2271">
            <w:pPr>
              <w:spacing w:line="276" w:lineRule="auto"/>
              <w:jc w:val="left"/>
              <w:rPr>
                <w:rFonts w:cs="Arial"/>
                <w:lang w:val="es-ES"/>
              </w:rPr>
            </w:pPr>
            <w:r w:rsidRPr="00292DEB">
              <w:rPr>
                <w:rFonts w:cs="Arial"/>
                <w:lang w:val="es-ES"/>
              </w:rPr>
              <w:t>EL</w:t>
            </w:r>
          </w:p>
          <w:p w14:paraId="3F1E04A9" w14:textId="77777777" w:rsidR="00CD2271" w:rsidRPr="00292DEB" w:rsidRDefault="00CD2271" w:rsidP="00CD2271">
            <w:pPr>
              <w:spacing w:line="276" w:lineRule="auto"/>
              <w:jc w:val="left"/>
              <w:rPr>
                <w:rFonts w:cs="Arial"/>
                <w:lang w:val="es-ES"/>
              </w:rPr>
            </w:pPr>
            <w:r w:rsidRPr="00292DEB">
              <w:rPr>
                <w:rFonts w:cs="Arial"/>
                <w:lang w:val="es-ES"/>
              </w:rPr>
              <w:t>EL</w:t>
            </w:r>
          </w:p>
          <w:p w14:paraId="7DA58F3F" w14:textId="77777777" w:rsidR="00CD2271" w:rsidRPr="00292DEB" w:rsidRDefault="00CD2271" w:rsidP="00CD2271">
            <w:pPr>
              <w:spacing w:line="276" w:lineRule="auto"/>
              <w:jc w:val="left"/>
              <w:rPr>
                <w:rFonts w:cs="Arial"/>
                <w:lang w:val="es-ES"/>
              </w:rPr>
            </w:pPr>
            <w:r w:rsidRPr="00292DEB">
              <w:rPr>
                <w:rFonts w:cs="Arial"/>
                <w:lang w:val="es-ES"/>
              </w:rPr>
              <w:t>EL</w:t>
            </w:r>
          </w:p>
          <w:p w14:paraId="53756B82" w14:textId="77777777" w:rsidR="00CD2271" w:rsidRPr="00292DEB" w:rsidRDefault="00CD2271" w:rsidP="00CD2271">
            <w:pPr>
              <w:spacing w:line="276" w:lineRule="auto"/>
              <w:jc w:val="left"/>
              <w:rPr>
                <w:rFonts w:cs="Arial"/>
                <w:lang w:val="es-ES"/>
              </w:rPr>
            </w:pPr>
            <w:r w:rsidRPr="00292DEB">
              <w:rPr>
                <w:rFonts w:cs="Arial"/>
                <w:lang w:val="es-ES"/>
              </w:rPr>
              <w:t>EL</w:t>
            </w:r>
          </w:p>
          <w:p w14:paraId="5AAA2B5F" w14:textId="77777777" w:rsidR="00CD2271" w:rsidRPr="00292DEB" w:rsidRDefault="00CD2271" w:rsidP="00CD2271">
            <w:pPr>
              <w:spacing w:line="276" w:lineRule="auto"/>
              <w:jc w:val="left"/>
              <w:rPr>
                <w:rFonts w:cs="Arial"/>
                <w:lang w:val="es-ES"/>
              </w:rPr>
            </w:pPr>
            <w:r w:rsidRPr="00292DEB">
              <w:rPr>
                <w:rFonts w:cs="Arial"/>
                <w:lang w:val="es-ES"/>
              </w:rPr>
              <w:t>EL</w:t>
            </w:r>
          </w:p>
          <w:p w14:paraId="631EA075" w14:textId="4D4ED0D9"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63AEFFE7" w14:textId="77777777" w:rsidR="00CD2271" w:rsidRPr="00292DEB" w:rsidRDefault="00CD2271" w:rsidP="00CD2271">
            <w:pPr>
              <w:spacing w:line="276" w:lineRule="auto"/>
              <w:rPr>
                <w:rFonts w:cs="Arial"/>
              </w:rPr>
            </w:pPr>
            <w:r w:rsidRPr="00292DEB">
              <w:rPr>
                <w:rFonts w:cs="Arial"/>
                <w:color w:val="008000"/>
              </w:rPr>
              <w:t>Mutterschaftsurlaub</w:t>
            </w:r>
            <w:r w:rsidRPr="00292DEB">
              <w:rPr>
                <w:rFonts w:cs="Arial"/>
              </w:rPr>
              <w:t xml:space="preserve"> </w:t>
            </w:r>
            <w:r w:rsidRPr="00292DEB">
              <w:rPr>
                <w:rFonts w:cs="Arial"/>
                <w:i/>
                <w:color w:val="008080"/>
              </w:rPr>
              <w:t>(ΑΔΕΙΑ ΜΗΤΡΟΤΗΤΑΣ)</w:t>
            </w:r>
            <w:r w:rsidRPr="00292DEB">
              <w:rPr>
                <w:rFonts w:cs="Arial"/>
              </w:rPr>
              <w:t xml:space="preserve"> für </w:t>
            </w:r>
            <w:r w:rsidRPr="00292DEB">
              <w:rPr>
                <w:rFonts w:cs="Arial"/>
                <w:color w:val="C00000"/>
              </w:rPr>
              <w:t>17</w:t>
            </w:r>
            <w:r w:rsidRPr="00292DEB">
              <w:rPr>
                <w:rFonts w:cs="Arial"/>
                <w:color w:val="800000"/>
              </w:rPr>
              <w:t xml:space="preserve"> </w:t>
            </w:r>
            <w:r w:rsidRPr="00292DEB">
              <w:rPr>
                <w:rFonts w:cs="Arial"/>
              </w:rPr>
              <w:t xml:space="preserve">Wochen (davon </w:t>
            </w:r>
            <w:r w:rsidRPr="00292DEB">
              <w:rPr>
                <w:rFonts w:cs="Arial"/>
                <w:color w:val="800000"/>
              </w:rPr>
              <w:t>8</w:t>
            </w:r>
            <w:r w:rsidRPr="00292DEB">
              <w:rPr>
                <w:rFonts w:cs="Arial"/>
              </w:rPr>
              <w:t xml:space="preserve"> vor der Geburt und </w:t>
            </w:r>
            <w:r w:rsidRPr="00292DEB">
              <w:rPr>
                <w:rFonts w:cs="Arial"/>
                <w:color w:val="800000"/>
              </w:rPr>
              <w:t>9</w:t>
            </w:r>
            <w:r w:rsidRPr="00292DEB">
              <w:rPr>
                <w:rFonts w:cs="Arial"/>
              </w:rPr>
              <w:t xml:space="preserve"> nach der Geburt), während derer die versicherte Frau </w:t>
            </w:r>
            <w:r w:rsidRPr="00292DEB">
              <w:rPr>
                <w:rFonts w:cs="Arial"/>
                <w:color w:val="008000"/>
              </w:rPr>
              <w:t>Mutterschaftsgeld</w:t>
            </w:r>
            <w:r w:rsidRPr="00292DEB">
              <w:rPr>
                <w:rFonts w:cs="Arial"/>
              </w:rPr>
              <w:t xml:space="preserve"> </w:t>
            </w:r>
            <w:r w:rsidRPr="00292DEB">
              <w:rPr>
                <w:rFonts w:cs="Arial"/>
                <w:i/>
                <w:color w:val="008080"/>
              </w:rPr>
              <w:t>(ΕΠΙΔΟΜΑ ΚΥΟΦΟΡΙΑΣ- ΛΟΧΕΙΑΣ)</w:t>
            </w:r>
            <w:r w:rsidRPr="00292DEB">
              <w:rPr>
                <w:rFonts w:cs="Arial"/>
              </w:rPr>
              <w:t xml:space="preserve"> bezieht. Obligatorisch. „Mutmaßliche “ Mütter und Adoptivmütter von Kindern bis zum </w:t>
            </w:r>
            <w:r w:rsidRPr="00292DEB">
              <w:rPr>
                <w:rFonts w:cs="Arial"/>
                <w:color w:val="C00000"/>
              </w:rPr>
              <w:t>8.</w:t>
            </w:r>
            <w:r w:rsidRPr="00292DEB">
              <w:rPr>
                <w:rFonts w:cs="Arial"/>
              </w:rPr>
              <w:t xml:space="preserve"> Lebensjahr haben Anspruch auf </w:t>
            </w:r>
            <w:r w:rsidRPr="00292DEB">
              <w:rPr>
                <w:rFonts w:cs="Arial"/>
                <w:color w:val="C00000"/>
              </w:rPr>
              <w:t xml:space="preserve">9 </w:t>
            </w:r>
            <w:r w:rsidRPr="00292DEB">
              <w:rPr>
                <w:rFonts w:cs="Arial"/>
              </w:rPr>
              <w:t>Wochen nach der Geburt.</w:t>
            </w:r>
          </w:p>
          <w:p w14:paraId="4B9C3069" w14:textId="77777777" w:rsidR="00CD2271" w:rsidRPr="00292DEB" w:rsidRDefault="00CD2271" w:rsidP="00CD2271">
            <w:pPr>
              <w:spacing w:line="276" w:lineRule="auto"/>
              <w:rPr>
                <w:rFonts w:cs="Arial"/>
                <w:iCs/>
              </w:rPr>
            </w:pPr>
            <w:r w:rsidRPr="00292DEB">
              <w:rPr>
                <w:rFonts w:cs="Arial"/>
              </w:rPr>
              <w:t xml:space="preserve">Besonderer Mutterschaftsurlaub: schließt sich dem normalen </w:t>
            </w:r>
            <w:r w:rsidRPr="00292DEB">
              <w:rPr>
                <w:rFonts w:cs="Arial"/>
                <w:color w:val="008000"/>
              </w:rPr>
              <w:t>Mutterschaftsurlaub</w:t>
            </w:r>
            <w:r w:rsidRPr="00292DEB">
              <w:rPr>
                <w:rFonts w:cs="Arial"/>
              </w:rPr>
              <w:t xml:space="preserve"> an und kann bis zu </w:t>
            </w:r>
            <w:r w:rsidRPr="00292DEB">
              <w:rPr>
                <w:rFonts w:cs="Arial"/>
                <w:color w:val="800000"/>
              </w:rPr>
              <w:t>9</w:t>
            </w:r>
            <w:r w:rsidRPr="00292DEB">
              <w:rPr>
                <w:rFonts w:cs="Arial"/>
              </w:rPr>
              <w:t xml:space="preserve"> Monate betragen, währenddessen die versicherte Frau </w:t>
            </w:r>
            <w:r w:rsidRPr="00292DEB">
              <w:rPr>
                <w:rFonts w:cs="Arial"/>
                <w:color w:val="008000"/>
              </w:rPr>
              <w:t>Besondere Mutterschaftsschutzbeihilfe</w:t>
            </w:r>
            <w:r w:rsidRPr="00292DEB">
              <w:rPr>
                <w:rFonts w:cs="Arial"/>
              </w:rPr>
              <w:t xml:space="preserve"> </w:t>
            </w:r>
            <w:r w:rsidRPr="00292DEB">
              <w:rPr>
                <w:rFonts w:cs="Arial"/>
                <w:i/>
                <w:color w:val="008080"/>
              </w:rPr>
              <w:t xml:space="preserve">(ΕΙΔΙΚΗ ΠΑΡΟΧΗ ΠΡΟΣΤΑΣΙΑΣ ΜΗΤΡΟΤΗΤΑΣ) </w:t>
            </w:r>
            <w:r w:rsidRPr="00292DEB">
              <w:rPr>
                <w:rFonts w:cs="Arial"/>
              </w:rPr>
              <w:t xml:space="preserve">bezieht. Nicht obligatorisch. Sie wird auch für „mutmaßliche Mütter“ und Adoptivmütter bereitgestellt. </w:t>
            </w:r>
          </w:p>
          <w:p w14:paraId="41FA10C6" w14:textId="77777777" w:rsidR="00CD2271" w:rsidRPr="00292DEB" w:rsidRDefault="00CD2271" w:rsidP="00CD2271">
            <w:pPr>
              <w:spacing w:line="276" w:lineRule="auto"/>
              <w:rPr>
                <w:rFonts w:cs="Arial"/>
              </w:rPr>
            </w:pPr>
          </w:p>
          <w:p w14:paraId="31625399" w14:textId="77777777" w:rsidR="00CD2271" w:rsidRPr="00292DEB" w:rsidRDefault="00CD2271" w:rsidP="00CD2271">
            <w:pPr>
              <w:spacing w:line="276" w:lineRule="auto"/>
              <w:rPr>
                <w:rFonts w:cs="Arial"/>
                <w:color w:val="008000"/>
              </w:rPr>
            </w:pPr>
            <w:r w:rsidRPr="00292DEB">
              <w:rPr>
                <w:rFonts w:cs="Arial"/>
                <w:color w:val="008000"/>
              </w:rPr>
              <w:t>Vaterschaftsurlaub</w:t>
            </w:r>
            <w:r w:rsidRPr="00292DEB">
              <w:rPr>
                <w:rFonts w:cs="Arial"/>
              </w:rPr>
              <w:t xml:space="preserve"> (</w:t>
            </w:r>
            <w:r w:rsidRPr="00292DEB">
              <w:rPr>
                <w:rFonts w:cs="Arial"/>
                <w:i/>
                <w:color w:val="008080"/>
              </w:rPr>
              <w:t>ΑΔΕΙΑ ΠΑΤΡΟΤΗΤΑΣ</w:t>
            </w:r>
            <w:r w:rsidRPr="00292DEB">
              <w:rPr>
                <w:rFonts w:cs="Arial"/>
              </w:rPr>
              <w:t xml:space="preserve">): </w:t>
            </w:r>
            <w:r w:rsidRPr="00292DEB">
              <w:rPr>
                <w:rFonts w:cs="Arial"/>
                <w:color w:val="C00000"/>
              </w:rPr>
              <w:t>14</w:t>
            </w:r>
            <w:r w:rsidRPr="00292DEB">
              <w:rPr>
                <w:rFonts w:cs="Arial"/>
              </w:rPr>
              <w:t xml:space="preserve"> Arbeitstage mit Vergütung vom Arbeitgeber. Wird auch Adoptiv- und Pflegevätern gewährt innerhalb des ersten Monats der </w:t>
            </w:r>
            <w:r w:rsidRPr="00292DEB">
              <w:rPr>
                <w:rFonts w:cs="Arial"/>
              </w:rPr>
              <w:lastRenderedPageBreak/>
              <w:t xml:space="preserve">Eingliederung des Kindes in die Familie, wenn das Kind jünger als </w:t>
            </w:r>
            <w:r w:rsidRPr="00292DEB">
              <w:rPr>
                <w:rFonts w:cs="Arial"/>
                <w:color w:val="C00000"/>
              </w:rPr>
              <w:t>8</w:t>
            </w:r>
            <w:r w:rsidRPr="00292DEB">
              <w:rPr>
                <w:rFonts w:cs="Arial"/>
              </w:rPr>
              <w:t xml:space="preserve"> Jahre alt ist. </w:t>
            </w:r>
          </w:p>
          <w:p w14:paraId="242DDBFE" w14:textId="77777777" w:rsidR="00CD2271" w:rsidRPr="00292DEB" w:rsidRDefault="00CD2271" w:rsidP="00CD2271">
            <w:pPr>
              <w:spacing w:line="276" w:lineRule="auto"/>
              <w:rPr>
                <w:rFonts w:cs="Arial"/>
              </w:rPr>
            </w:pPr>
          </w:p>
          <w:p w14:paraId="0E5D56B9" w14:textId="77777777" w:rsidR="00CD2271" w:rsidRPr="00292DEB" w:rsidRDefault="00CD2271" w:rsidP="00CD2271">
            <w:pPr>
              <w:spacing w:line="276" w:lineRule="auto"/>
              <w:rPr>
                <w:rFonts w:cs="Arial"/>
              </w:rPr>
            </w:pPr>
            <w:r w:rsidRPr="00292DEB">
              <w:rPr>
                <w:rFonts w:cs="Arial"/>
              </w:rPr>
              <w:t>Dauer der oben genannten Urlaube wird nicht beeinflusst von Faktoren wie Mehrlingsgeburten oder Komplikationen unter der Geburt.</w:t>
            </w:r>
          </w:p>
          <w:p w14:paraId="2DD4BA92" w14:textId="77777777" w:rsidR="00CD2271" w:rsidRPr="00292DEB" w:rsidRDefault="00CD2271" w:rsidP="00CD2271">
            <w:pPr>
              <w:spacing w:line="276" w:lineRule="auto"/>
              <w:rPr>
                <w:rFonts w:cs="Arial"/>
              </w:rPr>
            </w:pPr>
          </w:p>
          <w:p w14:paraId="102A22CE" w14:textId="550631D4" w:rsidR="00CD2271" w:rsidRPr="00292DEB" w:rsidRDefault="00CD2271" w:rsidP="00CD2271">
            <w:pPr>
              <w:spacing w:line="276" w:lineRule="auto"/>
              <w:rPr>
                <w:rFonts w:cs="Arial"/>
              </w:rPr>
            </w:pPr>
            <w:r w:rsidRPr="00292DEB">
              <w:rPr>
                <w:rFonts w:cs="Arial"/>
                <w:color w:val="008000"/>
              </w:rPr>
              <w:t>Urlaub zur Kinderbetreuung</w:t>
            </w:r>
            <w:r w:rsidRPr="00292DEB">
              <w:rPr>
                <w:rFonts w:cs="Arial"/>
              </w:rPr>
              <w:t xml:space="preserve"> </w:t>
            </w:r>
            <w:r w:rsidRPr="00292DEB">
              <w:rPr>
                <w:rFonts w:cs="Arial"/>
                <w:i/>
                <w:color w:val="008080"/>
              </w:rPr>
              <w:t>(ΑΔΕΙΑ ΦΡΟΝΤΙΔΑΣ ΤΕΚΝΟΥ)</w:t>
            </w:r>
            <w:r w:rsidRPr="00292DEB">
              <w:rPr>
                <w:rFonts w:cs="Arial"/>
                <w:i/>
              </w:rPr>
              <w:t>:</w:t>
            </w:r>
            <w:r w:rsidRPr="00292DEB">
              <w:rPr>
                <w:rFonts w:cs="Arial"/>
              </w:rPr>
              <w:t xml:space="preserve"> Ein Elternteil hat Anspruch auf reduzierte Arbeitsstunden von </w:t>
            </w:r>
            <w:r w:rsidRPr="00292DEB">
              <w:rPr>
                <w:rFonts w:cs="Arial"/>
                <w:color w:val="800000"/>
              </w:rPr>
              <w:t>1</w:t>
            </w:r>
            <w:r w:rsidRPr="00292DEB">
              <w:rPr>
                <w:rFonts w:cs="Arial"/>
              </w:rPr>
              <w:t xml:space="preserve"> Stunde pro Tag für </w:t>
            </w:r>
            <w:r w:rsidRPr="00292DEB">
              <w:rPr>
                <w:rFonts w:cs="Arial"/>
                <w:color w:val="800000"/>
              </w:rPr>
              <w:t xml:space="preserve">30 </w:t>
            </w:r>
            <w:r w:rsidRPr="00292DEB">
              <w:rPr>
                <w:rFonts w:cs="Arial"/>
              </w:rPr>
              <w:t xml:space="preserve">Monate nach dem Ende des (besonderen) Mutterschaftsurlaubs oder Adoption oder von </w:t>
            </w:r>
            <w:r w:rsidRPr="00292DEB">
              <w:rPr>
                <w:rFonts w:cs="Arial"/>
                <w:color w:val="800000"/>
              </w:rPr>
              <w:t>2</w:t>
            </w:r>
            <w:r w:rsidRPr="00292DEB">
              <w:rPr>
                <w:rFonts w:cs="Arial"/>
              </w:rPr>
              <w:t xml:space="preserve"> Stunden für die ersten </w:t>
            </w:r>
            <w:r w:rsidRPr="00292DEB">
              <w:rPr>
                <w:rFonts w:cs="Arial"/>
                <w:color w:val="800000"/>
              </w:rPr>
              <w:t>12</w:t>
            </w:r>
            <w:r w:rsidRPr="00292DEB">
              <w:rPr>
                <w:rFonts w:cs="Arial"/>
              </w:rPr>
              <w:t xml:space="preserve"> Monate und von </w:t>
            </w:r>
            <w:r w:rsidRPr="00292DEB">
              <w:rPr>
                <w:rFonts w:cs="Arial"/>
                <w:color w:val="800000"/>
              </w:rPr>
              <w:t>1</w:t>
            </w:r>
            <w:r w:rsidRPr="00292DEB">
              <w:rPr>
                <w:rFonts w:cs="Arial"/>
                <w:i/>
                <w:color w:val="FF0000"/>
              </w:rPr>
              <w:t xml:space="preserve"> </w:t>
            </w:r>
            <w:r w:rsidRPr="00292DEB">
              <w:rPr>
                <w:rFonts w:cs="Arial"/>
              </w:rPr>
              <w:t xml:space="preserve">Stunde für die restlichen </w:t>
            </w:r>
            <w:r w:rsidRPr="00292DEB">
              <w:rPr>
                <w:rFonts w:cs="Arial"/>
                <w:color w:val="800000"/>
              </w:rPr>
              <w:t>6</w:t>
            </w:r>
            <w:r w:rsidRPr="00292DEB">
              <w:rPr>
                <w:rFonts w:cs="Arial"/>
              </w:rPr>
              <w:t xml:space="preserve"> Monate. Die reduzierten Arbeitsstunden können auch am Stück (entspricht etwa </w:t>
            </w:r>
            <w:r w:rsidRPr="00292DEB">
              <w:rPr>
                <w:rFonts w:cs="Arial"/>
                <w:color w:val="C00000"/>
              </w:rPr>
              <w:t>3,5</w:t>
            </w:r>
            <w:r w:rsidRPr="00292DEB">
              <w:rPr>
                <w:rFonts w:cs="Arial"/>
              </w:rPr>
              <w:t xml:space="preserve"> Monaten Urlaub) oder auf jede andere, von den Eltern vereinbarte Weise, genommen werden (z.B. ein Tag pro Woche). Dieser Urlaub wird auch bei Pflegschaften gewährt.</w:t>
            </w:r>
          </w:p>
        </w:tc>
        <w:tc>
          <w:tcPr>
            <w:tcW w:w="1370" w:type="pct"/>
          </w:tcPr>
          <w:p w14:paraId="7E1CB400" w14:textId="77777777" w:rsidR="00CD2271" w:rsidRPr="00292DEB" w:rsidRDefault="00CD2271" w:rsidP="00CD2271">
            <w:pPr>
              <w:spacing w:line="276" w:lineRule="auto"/>
              <w:rPr>
                <w:rFonts w:cs="Arial"/>
                <w:lang w:val="fr-BE"/>
              </w:rPr>
            </w:pPr>
            <w:r w:rsidRPr="00292DEB">
              <w:rPr>
                <w:rFonts w:cs="Arial"/>
                <w:color w:val="008000"/>
                <w:lang w:val="fr-BE"/>
              </w:rPr>
              <w:lastRenderedPageBreak/>
              <w:t xml:space="preserve">Congé de maternité </w:t>
            </w:r>
            <w:r w:rsidRPr="00292DEB">
              <w:rPr>
                <w:rFonts w:cs="Arial"/>
                <w:i/>
                <w:color w:val="008080"/>
                <w:lang w:val="fr-BE"/>
              </w:rPr>
              <w:t>(ΑΔΕΙΑ ΜΗΤΡΟΤΗΤΑΣ)</w:t>
            </w:r>
            <w:r w:rsidRPr="00292DEB">
              <w:rPr>
                <w:rFonts w:cs="Arial"/>
                <w:lang w:val="fr-BE"/>
              </w:rPr>
              <w:t xml:space="preserve"> de </w:t>
            </w:r>
            <w:r w:rsidRPr="00292DEB">
              <w:rPr>
                <w:rFonts w:cs="Arial"/>
                <w:color w:val="C00000"/>
                <w:lang w:val="fr-BE"/>
              </w:rPr>
              <w:t>17</w:t>
            </w:r>
            <w:r w:rsidRPr="00292DEB">
              <w:rPr>
                <w:rFonts w:cs="Arial"/>
                <w:lang w:val="fr-BE"/>
              </w:rPr>
              <w:t xml:space="preserve"> semaines (dont </w:t>
            </w:r>
            <w:r w:rsidRPr="00292DEB">
              <w:rPr>
                <w:rFonts w:cs="Arial"/>
                <w:color w:val="C00000"/>
                <w:lang w:val="fr-BE"/>
              </w:rPr>
              <w:t>8</w:t>
            </w:r>
            <w:r w:rsidRPr="00292DEB">
              <w:rPr>
                <w:rFonts w:cs="Arial"/>
                <w:lang w:val="fr-BE"/>
              </w:rPr>
              <w:t xml:space="preserve"> avant et </w:t>
            </w:r>
            <w:r w:rsidRPr="00292DEB">
              <w:rPr>
                <w:rFonts w:cs="Arial"/>
                <w:color w:val="C00000"/>
                <w:lang w:val="fr-BE"/>
              </w:rPr>
              <w:t>9</w:t>
            </w:r>
            <w:r w:rsidRPr="00292DEB">
              <w:rPr>
                <w:rFonts w:cs="Arial"/>
                <w:lang w:val="fr-BE"/>
              </w:rPr>
              <w:t xml:space="preserve"> après l’accouchement) au cours duquel la femme assurée reçoit une </w:t>
            </w:r>
            <w:r w:rsidRPr="00292DEB">
              <w:rPr>
                <w:rFonts w:cs="Arial"/>
                <w:color w:val="008000"/>
                <w:lang w:val="fr-BE"/>
              </w:rPr>
              <w:t xml:space="preserve">indemnité de maternité </w:t>
            </w:r>
            <w:r w:rsidRPr="00292DEB">
              <w:rPr>
                <w:rFonts w:cs="Arial"/>
                <w:i/>
                <w:color w:val="008080"/>
                <w:lang w:val="fr-BE"/>
              </w:rPr>
              <w:t>(ΕΠΙΔΟΜΑ ΚΥΟΦΟΡΙΑΣ- ΛΟΧΕΙΑΣ)</w:t>
            </w:r>
            <w:r w:rsidRPr="00292DEB">
              <w:rPr>
                <w:rFonts w:cs="Arial"/>
                <w:lang w:val="fr-BE"/>
              </w:rPr>
              <w:t xml:space="preserve">. Obligatoire. Les mères «présumées» et les mères adoptives d’enfants de moins de </w:t>
            </w:r>
            <w:r w:rsidRPr="00292DEB">
              <w:rPr>
                <w:rFonts w:cs="Arial"/>
                <w:color w:val="C00000"/>
                <w:lang w:val="fr-BE"/>
              </w:rPr>
              <w:t>8</w:t>
            </w:r>
            <w:r w:rsidRPr="00292DEB">
              <w:rPr>
                <w:rFonts w:cs="Arial"/>
                <w:lang w:val="fr-BE"/>
              </w:rPr>
              <w:t xml:space="preserve"> ans ont droit à </w:t>
            </w:r>
            <w:r w:rsidRPr="00292DEB">
              <w:rPr>
                <w:rFonts w:cs="Arial"/>
                <w:color w:val="C00000"/>
                <w:lang w:val="fr-BE"/>
              </w:rPr>
              <w:t>9</w:t>
            </w:r>
            <w:r w:rsidRPr="00292DEB">
              <w:rPr>
                <w:rFonts w:cs="Arial"/>
                <w:lang w:val="fr-BE"/>
              </w:rPr>
              <w:t xml:space="preserve"> semaines de congé postnatal.</w:t>
            </w:r>
          </w:p>
          <w:p w14:paraId="2E326ACC" w14:textId="77777777" w:rsidR="00CD2271" w:rsidRPr="00292DEB" w:rsidRDefault="00CD2271" w:rsidP="00CD2271">
            <w:pPr>
              <w:spacing w:line="276" w:lineRule="auto"/>
              <w:rPr>
                <w:rFonts w:cs="Arial"/>
                <w:lang w:val="fr-BE"/>
              </w:rPr>
            </w:pPr>
            <w:r w:rsidRPr="00292DEB">
              <w:rPr>
                <w:rFonts w:cs="Arial"/>
                <w:lang w:val="fr-BE"/>
              </w:rPr>
              <w:t xml:space="preserve">Congé de maternité spécial: suivant le </w:t>
            </w:r>
            <w:r w:rsidRPr="00292DEB">
              <w:rPr>
                <w:rFonts w:cs="Arial"/>
                <w:color w:val="008000"/>
                <w:lang w:val="fr-BE"/>
              </w:rPr>
              <w:t>congé de maternité</w:t>
            </w:r>
            <w:r w:rsidRPr="00292DEB">
              <w:rPr>
                <w:rFonts w:cs="Arial"/>
                <w:lang w:val="fr-BE"/>
              </w:rPr>
              <w:t xml:space="preserve"> normal, d’une durée maximale de </w:t>
            </w:r>
            <w:r w:rsidRPr="00292DEB">
              <w:rPr>
                <w:rFonts w:cs="Arial"/>
                <w:color w:val="800000"/>
                <w:lang w:val="fr-BE"/>
              </w:rPr>
              <w:t>9</w:t>
            </w:r>
            <w:r w:rsidRPr="00292DEB">
              <w:rPr>
                <w:rFonts w:cs="Arial"/>
                <w:lang w:val="fr-BE"/>
              </w:rPr>
              <w:t xml:space="preserve"> mois, et pendant lequel la femme assurée reçoit l’</w:t>
            </w:r>
            <w:r w:rsidRPr="00292DEB">
              <w:rPr>
                <w:rFonts w:cs="Arial"/>
                <w:color w:val="008000"/>
                <w:lang w:val="fr-BE"/>
              </w:rPr>
              <w:t xml:space="preserve">Allocation spéciale de protection de maternité </w:t>
            </w:r>
            <w:r w:rsidRPr="00292DEB">
              <w:rPr>
                <w:rFonts w:cs="Arial"/>
                <w:i/>
                <w:color w:val="008080"/>
                <w:lang w:val="fr-BE"/>
              </w:rPr>
              <w:t>(ΕΙΔΙΚΗ ΠΑΡΟΧΗ ΠΡΟΣΤΑΣΙΑΣ ΜΗΤΡΟΤΗΤΑΣ)</w:t>
            </w:r>
            <w:r w:rsidRPr="00292DEB">
              <w:rPr>
                <w:rFonts w:cs="Arial"/>
                <w:lang w:val="fr-BE"/>
              </w:rPr>
              <w:t>. Non obligatoire. Il est également prévu pour les « mères présumées » et les mères adoptives.</w:t>
            </w:r>
          </w:p>
          <w:p w14:paraId="5F37E541" w14:textId="77777777" w:rsidR="00CD2271" w:rsidRPr="00292DEB" w:rsidRDefault="00CD2271" w:rsidP="00CD2271">
            <w:pPr>
              <w:keepNext/>
              <w:spacing w:line="276" w:lineRule="auto"/>
              <w:outlineLvl w:val="2"/>
              <w:rPr>
                <w:rFonts w:cs="Arial"/>
                <w:iCs/>
                <w:lang w:val="fr-BE"/>
              </w:rPr>
            </w:pPr>
          </w:p>
          <w:p w14:paraId="7E62E3F3" w14:textId="77777777" w:rsidR="00CD2271" w:rsidRPr="00292DEB" w:rsidRDefault="00CD2271" w:rsidP="00CD2271">
            <w:pPr>
              <w:keepNext/>
              <w:spacing w:line="276" w:lineRule="auto"/>
              <w:outlineLvl w:val="3"/>
              <w:rPr>
                <w:rFonts w:cs="Arial"/>
                <w:lang w:val="fr-BE"/>
              </w:rPr>
            </w:pPr>
            <w:r w:rsidRPr="00292DEB">
              <w:rPr>
                <w:rFonts w:cs="Arial"/>
                <w:iCs/>
                <w:color w:val="008000"/>
                <w:lang w:val="fr-BE"/>
              </w:rPr>
              <w:t>Congé de paternité (</w:t>
            </w:r>
            <w:r w:rsidRPr="00292DEB">
              <w:rPr>
                <w:rFonts w:cs="Arial"/>
                <w:i/>
                <w:color w:val="008080"/>
                <w:lang w:val="fr-BE"/>
              </w:rPr>
              <w:t>ΑΔΕΙΑ ΠΑΤΡΟΤΗΤΑΣ</w:t>
            </w:r>
            <w:r w:rsidRPr="00292DEB">
              <w:rPr>
                <w:rFonts w:cs="Arial"/>
                <w:lang w:val="fr-BE"/>
              </w:rPr>
              <w:t xml:space="preserve">): </w:t>
            </w:r>
            <w:r w:rsidRPr="00292DEB">
              <w:rPr>
                <w:rFonts w:cs="Arial"/>
                <w:color w:val="C00000"/>
                <w:lang w:val="fr-BE"/>
              </w:rPr>
              <w:t>14</w:t>
            </w:r>
            <w:r w:rsidRPr="00292DEB">
              <w:rPr>
                <w:rFonts w:cs="Arial"/>
                <w:lang w:val="fr-BE"/>
              </w:rPr>
              <w:t xml:space="preserve"> jours rémunérés par l’employeur. Également ouvert aux pères adoptifs et aux pères d’accueil durant le premier mois d’intégration de l’enfant dans </w:t>
            </w:r>
            <w:r w:rsidRPr="00292DEB">
              <w:rPr>
                <w:rFonts w:cs="Arial"/>
                <w:lang w:val="fr-BE"/>
              </w:rPr>
              <w:lastRenderedPageBreak/>
              <w:t xml:space="preserve">la famille si celui-ci est âgé de moins de </w:t>
            </w:r>
            <w:r w:rsidRPr="00292DEB">
              <w:rPr>
                <w:rFonts w:cs="Arial"/>
                <w:color w:val="C00000"/>
                <w:lang w:val="fr-BE"/>
              </w:rPr>
              <w:t>8</w:t>
            </w:r>
            <w:r w:rsidRPr="00292DEB">
              <w:rPr>
                <w:rFonts w:cs="Arial"/>
                <w:lang w:val="fr-BE"/>
              </w:rPr>
              <w:t xml:space="preserve"> ans.</w:t>
            </w:r>
          </w:p>
          <w:p w14:paraId="32CFCC5A" w14:textId="77777777" w:rsidR="00CD2271" w:rsidRPr="00292DEB" w:rsidRDefault="00CD2271" w:rsidP="00CD2271">
            <w:pPr>
              <w:keepNext/>
              <w:spacing w:line="276" w:lineRule="auto"/>
              <w:outlineLvl w:val="2"/>
              <w:rPr>
                <w:rFonts w:cs="Arial"/>
                <w:lang w:val="fr-BE"/>
              </w:rPr>
            </w:pPr>
          </w:p>
          <w:p w14:paraId="68DF61E6" w14:textId="77777777" w:rsidR="00CD2271" w:rsidRPr="00292DEB" w:rsidRDefault="00CD2271" w:rsidP="00CD2271">
            <w:pPr>
              <w:spacing w:line="276" w:lineRule="auto"/>
              <w:rPr>
                <w:rFonts w:cs="Arial"/>
                <w:iCs/>
                <w:lang w:val="fr-BE"/>
              </w:rPr>
            </w:pPr>
            <w:r w:rsidRPr="00292DEB">
              <w:rPr>
                <w:rFonts w:cs="Arial"/>
                <w:lang w:val="fr-BE"/>
              </w:rPr>
              <w:t>La durée des congés susvisés n’est pas affectée par des facteurs tels que les naissances multiples ou les complications lors de l’accouchement.</w:t>
            </w:r>
          </w:p>
          <w:p w14:paraId="5CBBA026" w14:textId="77777777" w:rsidR="00CD2271" w:rsidRPr="00292DEB" w:rsidRDefault="00CD2271" w:rsidP="00CD2271">
            <w:pPr>
              <w:keepNext/>
              <w:spacing w:line="276" w:lineRule="auto"/>
              <w:outlineLvl w:val="2"/>
              <w:rPr>
                <w:rFonts w:cs="Arial"/>
                <w:lang w:val="fr-BE"/>
              </w:rPr>
            </w:pPr>
          </w:p>
          <w:p w14:paraId="24FBCBB7" w14:textId="77777777" w:rsidR="00CD2271" w:rsidRPr="00292DEB" w:rsidRDefault="00CD2271" w:rsidP="00CD2271">
            <w:pPr>
              <w:spacing w:line="276" w:lineRule="auto"/>
              <w:rPr>
                <w:rFonts w:cs="Arial"/>
                <w:lang w:val="fr-BE"/>
              </w:rPr>
            </w:pPr>
            <w:r w:rsidRPr="00292DEB">
              <w:rPr>
                <w:rFonts w:cs="Arial"/>
                <w:color w:val="008000"/>
                <w:lang w:val="fr-BE"/>
              </w:rPr>
              <w:t>Congé parental d'éducation</w:t>
            </w:r>
            <w:r w:rsidRPr="00292DEB">
              <w:rPr>
                <w:rFonts w:cs="Arial"/>
                <w:i/>
                <w:color w:val="008080"/>
                <w:lang w:val="fr-BE"/>
              </w:rPr>
              <w:t xml:space="preserve"> (ΑΔΕΙΑ ΦΡΟΝΤΙΔΑΣ ΤΕΚΝΟΥ)</w:t>
            </w:r>
            <w:r w:rsidRPr="00292DEB">
              <w:rPr>
                <w:rFonts w:cs="Arial"/>
                <w:i/>
                <w:lang w:val="fr-BE"/>
              </w:rPr>
              <w:t>:</w:t>
            </w:r>
            <w:r w:rsidRPr="00292DEB">
              <w:rPr>
                <w:rFonts w:cs="Arial"/>
                <w:lang w:val="fr-BE"/>
              </w:rPr>
              <w:t xml:space="preserve"> un des parents a droit à la réduction du temps de travail d’une heure par jour pendant </w:t>
            </w:r>
            <w:r w:rsidRPr="00292DEB">
              <w:rPr>
                <w:rFonts w:cs="Arial"/>
                <w:color w:val="800000"/>
                <w:lang w:val="fr-BE"/>
              </w:rPr>
              <w:t>30</w:t>
            </w:r>
            <w:r w:rsidRPr="00292DEB">
              <w:rPr>
                <w:rFonts w:cs="Arial"/>
                <w:lang w:val="fr-BE"/>
              </w:rPr>
              <w:t xml:space="preserve"> mois à l’issue du congé (spécial) de maternité ou l'adoption, ou de </w:t>
            </w:r>
            <w:r w:rsidRPr="00292DEB">
              <w:rPr>
                <w:rFonts w:cs="Arial"/>
                <w:color w:val="800000"/>
                <w:lang w:val="fr-BE"/>
              </w:rPr>
              <w:t>deux</w:t>
            </w:r>
            <w:r w:rsidRPr="00292DEB">
              <w:rPr>
                <w:rFonts w:cs="Arial"/>
                <w:lang w:val="fr-BE"/>
              </w:rPr>
              <w:t xml:space="preserve"> heures par jour pendant les </w:t>
            </w:r>
            <w:r w:rsidRPr="00292DEB">
              <w:rPr>
                <w:rFonts w:cs="Arial"/>
                <w:color w:val="800000"/>
                <w:lang w:val="fr-BE"/>
              </w:rPr>
              <w:t>12</w:t>
            </w:r>
            <w:r w:rsidRPr="00292DEB">
              <w:rPr>
                <w:rFonts w:cs="Arial"/>
                <w:lang w:val="fr-BE"/>
              </w:rPr>
              <w:t xml:space="preserve"> premiers mois et d’une heure par jour pendant les </w:t>
            </w:r>
            <w:r w:rsidRPr="00292DEB">
              <w:rPr>
                <w:rFonts w:cs="Arial"/>
                <w:color w:val="800000"/>
                <w:lang w:val="fr-BE"/>
              </w:rPr>
              <w:t>6</w:t>
            </w:r>
            <w:r w:rsidRPr="00292DEB">
              <w:rPr>
                <w:rFonts w:cs="Arial"/>
                <w:lang w:val="fr-BE"/>
              </w:rPr>
              <w:t xml:space="preserve"> mois restants</w:t>
            </w:r>
            <w:r w:rsidRPr="00292DEB">
              <w:rPr>
                <w:rFonts w:cs="Arial"/>
                <w:i/>
                <w:lang w:val="fr-BE"/>
              </w:rPr>
              <w:t xml:space="preserve">. </w:t>
            </w:r>
            <w:r w:rsidRPr="00292DEB">
              <w:rPr>
                <w:rFonts w:cs="Arial"/>
                <w:lang w:val="fr-BE"/>
              </w:rPr>
              <w:t xml:space="preserve">La réduction du temps de travail peut être prise en une seule fois (congé de </w:t>
            </w:r>
            <w:r w:rsidRPr="00292DEB">
              <w:rPr>
                <w:rFonts w:cs="Arial"/>
                <w:color w:val="C00000"/>
                <w:lang w:val="fr-BE"/>
              </w:rPr>
              <w:t>3,5</w:t>
            </w:r>
            <w:r w:rsidRPr="00292DEB">
              <w:rPr>
                <w:rFonts w:cs="Arial"/>
                <w:lang w:val="fr-BE"/>
              </w:rPr>
              <w:t xml:space="preserve"> mois environ) ou de toute autre manière convenue par les parents (un jour par semaine, par exemple). Ce congé est également accordé en cas d’accueil.</w:t>
            </w:r>
          </w:p>
          <w:p w14:paraId="33F888D9" w14:textId="69B27418" w:rsidR="00CD2271" w:rsidRPr="00292DEB" w:rsidRDefault="00CD2271" w:rsidP="00CD2271">
            <w:pPr>
              <w:spacing w:line="276" w:lineRule="auto"/>
              <w:rPr>
                <w:rFonts w:cs="Arial"/>
                <w:lang w:val="fr-BE"/>
              </w:rPr>
            </w:pPr>
          </w:p>
        </w:tc>
        <w:tc>
          <w:tcPr>
            <w:tcW w:w="1370" w:type="pct"/>
          </w:tcPr>
          <w:p w14:paraId="43607D84" w14:textId="77777777" w:rsidR="00CD2271" w:rsidRPr="00292DEB" w:rsidRDefault="00CD2271" w:rsidP="00CD2271">
            <w:pPr>
              <w:pStyle w:val="Normal0"/>
              <w:pBdr>
                <w:top w:val="nil"/>
                <w:left w:val="nil"/>
                <w:bottom w:val="nil"/>
                <w:right w:val="nil"/>
                <w:between w:val="nil"/>
              </w:pBdr>
              <w:spacing w:after="0"/>
              <w:rPr>
                <w:color w:val="008000"/>
                <w:sz w:val="15"/>
                <w:szCs w:val="15"/>
                <w:highlight w:val="green"/>
                <w:lang w:val="en-GB"/>
              </w:rPr>
            </w:pPr>
            <w:r w:rsidRPr="00292DEB">
              <w:rPr>
                <w:b/>
                <w:color w:val="FF0000"/>
                <w:sz w:val="15"/>
                <w:szCs w:val="15"/>
                <w:lang w:val="en-GB"/>
              </w:rPr>
              <w:lastRenderedPageBreak/>
              <w:t>E-IV-09-EL</w:t>
            </w:r>
          </w:p>
          <w:p w14:paraId="67BC0C37" w14:textId="77777777" w:rsidR="00CD2271" w:rsidRPr="00292DEB" w:rsidRDefault="00CD2271" w:rsidP="00CD2271">
            <w:pPr>
              <w:pStyle w:val="Normal0"/>
              <w:pBdr>
                <w:top w:val="nil"/>
                <w:left w:val="nil"/>
                <w:bottom w:val="nil"/>
                <w:right w:val="nil"/>
                <w:between w:val="nil"/>
              </w:pBdr>
              <w:rPr>
                <w:color w:val="000000"/>
                <w:sz w:val="15"/>
                <w:szCs w:val="15"/>
                <w:lang w:val="en-GB"/>
              </w:rPr>
            </w:pPr>
            <w:bookmarkStart w:id="174" w:name="_heading=h.1t3h5sf"/>
            <w:bookmarkEnd w:id="174"/>
            <w:r w:rsidRPr="00292DEB">
              <w:rPr>
                <w:color w:val="008000"/>
                <w:sz w:val="15"/>
                <w:szCs w:val="15"/>
                <w:lang w:val="en-GB"/>
              </w:rPr>
              <w:t xml:space="preserve">Maternity leave </w:t>
            </w:r>
            <w:r w:rsidRPr="00292DEB">
              <w:rPr>
                <w:i/>
                <w:iCs/>
                <w:color w:val="008080"/>
                <w:sz w:val="15"/>
                <w:szCs w:val="15"/>
                <w:lang w:val="en-GB"/>
              </w:rPr>
              <w:t>(</w:t>
            </w:r>
            <w:r w:rsidRPr="00292DEB">
              <w:rPr>
                <w:i/>
                <w:iCs/>
                <w:color w:val="008080"/>
                <w:sz w:val="15"/>
                <w:szCs w:val="15"/>
              </w:rPr>
              <w:t>ΑΔΕΙΑ</w:t>
            </w:r>
            <w:r w:rsidRPr="00292DEB">
              <w:rPr>
                <w:i/>
                <w:iCs/>
                <w:color w:val="008080"/>
                <w:sz w:val="15"/>
                <w:szCs w:val="15"/>
                <w:lang w:val="en-GB"/>
              </w:rPr>
              <w:t xml:space="preserve"> </w:t>
            </w:r>
            <w:r w:rsidRPr="00292DEB">
              <w:rPr>
                <w:i/>
                <w:iCs/>
                <w:color w:val="008080"/>
                <w:sz w:val="15"/>
                <w:szCs w:val="15"/>
              </w:rPr>
              <w:t>ΜΗΤΡΟΤΗΤΑΣ</w:t>
            </w:r>
            <w:r w:rsidRPr="00292DEB">
              <w:rPr>
                <w:i/>
                <w:iCs/>
                <w:color w:val="008080"/>
                <w:sz w:val="15"/>
                <w:szCs w:val="15"/>
                <w:lang w:val="en-GB"/>
              </w:rPr>
              <w:t>)</w:t>
            </w:r>
            <w:r w:rsidRPr="00292DEB">
              <w:rPr>
                <w:color w:val="000000" w:themeColor="text1"/>
                <w:sz w:val="15"/>
                <w:szCs w:val="15"/>
                <w:lang w:val="en-GB"/>
              </w:rPr>
              <w:t xml:space="preserve"> for </w:t>
            </w:r>
            <w:r w:rsidRPr="00292DEB">
              <w:rPr>
                <w:color w:val="C00000"/>
                <w:sz w:val="15"/>
                <w:szCs w:val="15"/>
                <w:lang w:val="en-GB"/>
              </w:rPr>
              <w:t>17</w:t>
            </w:r>
            <w:r w:rsidRPr="00292DEB">
              <w:rPr>
                <w:color w:val="000000" w:themeColor="text1"/>
                <w:sz w:val="15"/>
                <w:szCs w:val="15"/>
                <w:lang w:val="en-GB"/>
              </w:rPr>
              <w:t xml:space="preserve"> weeks (of which </w:t>
            </w:r>
            <w:r w:rsidRPr="00292DEB">
              <w:rPr>
                <w:color w:val="800000"/>
                <w:sz w:val="15"/>
                <w:szCs w:val="15"/>
                <w:lang w:val="en-GB"/>
              </w:rPr>
              <w:t xml:space="preserve">8 </w:t>
            </w:r>
            <w:r w:rsidRPr="00292DEB">
              <w:rPr>
                <w:color w:val="000000" w:themeColor="text1"/>
                <w:sz w:val="15"/>
                <w:szCs w:val="15"/>
                <w:lang w:val="en-GB"/>
              </w:rPr>
              <w:t xml:space="preserve">prenatal and </w:t>
            </w:r>
            <w:r w:rsidRPr="00292DEB">
              <w:rPr>
                <w:color w:val="C00000"/>
                <w:sz w:val="15"/>
                <w:szCs w:val="15"/>
                <w:lang w:val="en-GB"/>
              </w:rPr>
              <w:t xml:space="preserve">9 </w:t>
            </w:r>
            <w:r w:rsidRPr="00292DEB">
              <w:rPr>
                <w:color w:val="000000" w:themeColor="text1"/>
                <w:sz w:val="15"/>
                <w:szCs w:val="15"/>
                <w:lang w:val="en-GB"/>
              </w:rPr>
              <w:t xml:space="preserve">postnatal) during which the insured woman receives the </w:t>
            </w:r>
            <w:r w:rsidRPr="00292DEB">
              <w:rPr>
                <w:color w:val="008000"/>
                <w:sz w:val="15"/>
                <w:szCs w:val="15"/>
                <w:lang w:val="en-GB"/>
              </w:rPr>
              <w:t xml:space="preserve">Maternity benefit </w:t>
            </w:r>
            <w:r w:rsidRPr="00292DEB">
              <w:rPr>
                <w:i/>
                <w:iCs/>
                <w:color w:val="008080"/>
                <w:sz w:val="15"/>
                <w:szCs w:val="15"/>
                <w:lang w:val="en-GB"/>
              </w:rPr>
              <w:t>(</w:t>
            </w:r>
            <w:r w:rsidRPr="00292DEB">
              <w:rPr>
                <w:i/>
                <w:iCs/>
                <w:color w:val="008080"/>
                <w:sz w:val="15"/>
                <w:szCs w:val="15"/>
              </w:rPr>
              <w:t>ΕΠΙΔΟΜΑ</w:t>
            </w:r>
            <w:r w:rsidRPr="00292DEB">
              <w:rPr>
                <w:i/>
                <w:iCs/>
                <w:color w:val="008080"/>
                <w:sz w:val="15"/>
                <w:szCs w:val="15"/>
                <w:lang w:val="en-GB"/>
              </w:rPr>
              <w:t xml:space="preserve"> </w:t>
            </w:r>
            <w:r w:rsidRPr="00292DEB">
              <w:rPr>
                <w:i/>
                <w:iCs/>
                <w:color w:val="008080"/>
                <w:sz w:val="15"/>
                <w:szCs w:val="15"/>
              </w:rPr>
              <w:t>ΚΥΟΦΟΡΙΑΣ</w:t>
            </w:r>
            <w:r w:rsidRPr="00292DEB">
              <w:rPr>
                <w:i/>
                <w:iCs/>
                <w:color w:val="008080"/>
                <w:sz w:val="15"/>
                <w:szCs w:val="15"/>
                <w:lang w:val="en-GB"/>
              </w:rPr>
              <w:t xml:space="preserve">- </w:t>
            </w:r>
            <w:r w:rsidRPr="00292DEB">
              <w:rPr>
                <w:i/>
                <w:iCs/>
                <w:color w:val="008080"/>
                <w:sz w:val="15"/>
                <w:szCs w:val="15"/>
              </w:rPr>
              <w:t>ΛΟΧΕΙΑΣ</w:t>
            </w:r>
            <w:r w:rsidRPr="00292DEB">
              <w:rPr>
                <w:i/>
                <w:iCs/>
                <w:color w:val="008080"/>
                <w:sz w:val="15"/>
                <w:szCs w:val="15"/>
                <w:lang w:val="en-GB"/>
              </w:rPr>
              <w:t>)</w:t>
            </w:r>
            <w:r w:rsidRPr="00292DEB">
              <w:rPr>
                <w:color w:val="000000" w:themeColor="text1"/>
                <w:sz w:val="15"/>
                <w:szCs w:val="15"/>
                <w:lang w:val="en-GB"/>
              </w:rPr>
              <w:t xml:space="preserve">. Compulsory. </w:t>
            </w:r>
            <w:proofErr w:type="gramStart"/>
            <w:r w:rsidRPr="00292DEB">
              <w:rPr>
                <w:color w:val="000000" w:themeColor="text1"/>
                <w:sz w:val="15"/>
                <w:szCs w:val="15"/>
                <w:lang w:val="en-GB"/>
              </w:rPr>
              <w:t>”Presumed</w:t>
            </w:r>
            <w:proofErr w:type="gramEnd"/>
            <w:r w:rsidRPr="00292DEB">
              <w:rPr>
                <w:color w:val="000000" w:themeColor="text1"/>
                <w:sz w:val="15"/>
                <w:szCs w:val="15"/>
                <w:lang w:val="en-GB"/>
              </w:rPr>
              <w:t>”</w:t>
            </w:r>
            <w:ins w:id="175" w:author="Author">
              <w:r w:rsidRPr="00292DEB">
                <w:rPr>
                  <w:color w:val="000000" w:themeColor="text1"/>
                  <w:sz w:val="15"/>
                  <w:szCs w:val="15"/>
                  <w:lang w:val="en-GB"/>
                </w:rPr>
                <w:t xml:space="preserve"> mothers, foster</w:t>
              </w:r>
            </w:ins>
            <w:r w:rsidRPr="00292DEB">
              <w:rPr>
                <w:color w:val="000000" w:themeColor="text1"/>
                <w:sz w:val="15"/>
                <w:szCs w:val="15"/>
                <w:lang w:val="en-GB"/>
              </w:rPr>
              <w:t xml:space="preserve"> mothers and adoptive mothers of children aged less than </w:t>
            </w:r>
            <w:r w:rsidRPr="00292DEB">
              <w:rPr>
                <w:color w:val="C00000"/>
                <w:sz w:val="15"/>
                <w:szCs w:val="15"/>
                <w:lang w:val="en-GB"/>
              </w:rPr>
              <w:t>8</w:t>
            </w:r>
            <w:r w:rsidRPr="00292DEB">
              <w:rPr>
                <w:color w:val="000000" w:themeColor="text1"/>
                <w:sz w:val="15"/>
                <w:szCs w:val="15"/>
                <w:lang w:val="en-GB"/>
              </w:rPr>
              <w:t xml:space="preserve"> are entitled to </w:t>
            </w:r>
            <w:r w:rsidRPr="00292DEB">
              <w:rPr>
                <w:color w:val="C00000"/>
                <w:sz w:val="15"/>
                <w:szCs w:val="15"/>
                <w:lang w:val="en-GB"/>
              </w:rPr>
              <w:t xml:space="preserve">9 </w:t>
            </w:r>
            <w:r w:rsidRPr="00292DEB">
              <w:rPr>
                <w:color w:val="000000" w:themeColor="text1"/>
                <w:sz w:val="15"/>
                <w:szCs w:val="15"/>
                <w:lang w:val="en-GB"/>
              </w:rPr>
              <w:t>weeks postnatal.</w:t>
            </w:r>
          </w:p>
          <w:p w14:paraId="342D7CF6" w14:textId="77777777" w:rsidR="00CD2271" w:rsidRPr="00292DEB" w:rsidRDefault="00CD2271" w:rsidP="00CD2271">
            <w:pPr>
              <w:pStyle w:val="Normal0"/>
              <w:pBdr>
                <w:top w:val="nil"/>
                <w:left w:val="nil"/>
                <w:bottom w:val="nil"/>
                <w:right w:val="nil"/>
                <w:between w:val="nil"/>
              </w:pBdr>
              <w:spacing w:before="0" w:after="0"/>
              <w:rPr>
                <w:color w:val="000000"/>
                <w:sz w:val="15"/>
                <w:szCs w:val="15"/>
                <w:highlight w:val="yellow"/>
                <w:lang w:val="en-GB"/>
              </w:rPr>
            </w:pPr>
            <w:r w:rsidRPr="00292DEB">
              <w:rPr>
                <w:color w:val="008000"/>
                <w:sz w:val="15"/>
                <w:szCs w:val="15"/>
                <w:lang w:val="en-GB"/>
              </w:rPr>
              <w:t xml:space="preserve">Special maternity </w:t>
            </w:r>
            <w:proofErr w:type="gramStart"/>
            <w:r w:rsidRPr="00292DEB">
              <w:rPr>
                <w:color w:val="008000"/>
                <w:sz w:val="15"/>
                <w:szCs w:val="15"/>
                <w:lang w:val="en-GB"/>
              </w:rPr>
              <w:t>leave</w:t>
            </w:r>
            <w:r w:rsidRPr="00292DEB">
              <w:rPr>
                <w:color w:val="000000"/>
                <w:sz w:val="15"/>
                <w:szCs w:val="15"/>
                <w:lang w:val="en-GB"/>
              </w:rPr>
              <w:t>:</w:t>
            </w:r>
            <w:proofErr w:type="gramEnd"/>
            <w:r w:rsidRPr="00292DEB">
              <w:rPr>
                <w:color w:val="000000"/>
                <w:sz w:val="15"/>
                <w:szCs w:val="15"/>
                <w:lang w:val="en-GB"/>
              </w:rPr>
              <w:t xml:space="preserve"> follows the normal </w:t>
            </w:r>
            <w:r w:rsidRPr="00292DEB">
              <w:rPr>
                <w:color w:val="008000"/>
                <w:sz w:val="15"/>
                <w:szCs w:val="15"/>
                <w:lang w:val="en-GB"/>
              </w:rPr>
              <w:t>maternity leave</w:t>
            </w:r>
            <w:r w:rsidRPr="00292DEB">
              <w:rPr>
                <w:color w:val="000000"/>
                <w:sz w:val="15"/>
                <w:szCs w:val="15"/>
                <w:lang w:val="en-GB"/>
              </w:rPr>
              <w:t xml:space="preserve"> and can be up to </w:t>
            </w:r>
            <w:r w:rsidRPr="00292DEB">
              <w:rPr>
                <w:color w:val="800000"/>
                <w:sz w:val="15"/>
                <w:szCs w:val="15"/>
                <w:lang w:val="en-GB"/>
              </w:rPr>
              <w:t>9</w:t>
            </w:r>
            <w:r w:rsidRPr="00292DEB">
              <w:rPr>
                <w:color w:val="000000"/>
                <w:sz w:val="15"/>
                <w:szCs w:val="15"/>
                <w:lang w:val="en-GB"/>
              </w:rPr>
              <w:t xml:space="preserve"> months, during which the insured woman receives the </w:t>
            </w:r>
            <w:r w:rsidRPr="00292DEB">
              <w:rPr>
                <w:color w:val="008000"/>
                <w:sz w:val="15"/>
                <w:szCs w:val="15"/>
                <w:lang w:val="en-GB"/>
              </w:rPr>
              <w:t xml:space="preserve">Special Maternity Protection Allowance </w:t>
            </w:r>
            <w:r w:rsidRPr="00292DEB">
              <w:rPr>
                <w:i/>
                <w:color w:val="008080"/>
                <w:sz w:val="15"/>
                <w:szCs w:val="15"/>
                <w:lang w:val="en-GB"/>
              </w:rPr>
              <w:t>(</w:t>
            </w:r>
            <w:r w:rsidRPr="00292DEB">
              <w:rPr>
                <w:i/>
                <w:color w:val="008080"/>
                <w:sz w:val="15"/>
                <w:szCs w:val="15"/>
              </w:rPr>
              <w:t>ΕΙΔΙΚΗ</w:t>
            </w:r>
            <w:r w:rsidRPr="00292DEB">
              <w:rPr>
                <w:i/>
                <w:color w:val="008080"/>
                <w:sz w:val="15"/>
                <w:szCs w:val="15"/>
                <w:lang w:val="en-GB"/>
              </w:rPr>
              <w:t xml:space="preserve"> </w:t>
            </w:r>
            <w:r w:rsidRPr="00292DEB">
              <w:rPr>
                <w:i/>
                <w:color w:val="008080"/>
                <w:sz w:val="15"/>
                <w:szCs w:val="15"/>
              </w:rPr>
              <w:t>ΠΑΡΟΧΗ</w:t>
            </w:r>
            <w:r w:rsidRPr="00292DEB">
              <w:rPr>
                <w:i/>
                <w:color w:val="008080"/>
                <w:sz w:val="15"/>
                <w:szCs w:val="15"/>
                <w:lang w:val="en-GB"/>
              </w:rPr>
              <w:t xml:space="preserve"> </w:t>
            </w:r>
            <w:r w:rsidRPr="00292DEB">
              <w:rPr>
                <w:i/>
                <w:color w:val="008080"/>
                <w:sz w:val="15"/>
                <w:szCs w:val="15"/>
              </w:rPr>
              <w:t>ΠΡΟΣΤΑΣΙΑΣ</w:t>
            </w:r>
            <w:r w:rsidRPr="00292DEB">
              <w:rPr>
                <w:i/>
                <w:color w:val="008080"/>
                <w:sz w:val="15"/>
                <w:szCs w:val="15"/>
                <w:lang w:val="en-GB"/>
              </w:rPr>
              <w:t xml:space="preserve"> </w:t>
            </w:r>
            <w:r w:rsidRPr="00292DEB">
              <w:rPr>
                <w:i/>
                <w:color w:val="008080"/>
                <w:sz w:val="15"/>
                <w:szCs w:val="15"/>
              </w:rPr>
              <w:t>ΜΗΤΡΟΤΗΤΑΣ</w:t>
            </w:r>
            <w:r w:rsidRPr="00292DEB">
              <w:rPr>
                <w:i/>
                <w:color w:val="008080"/>
                <w:sz w:val="15"/>
                <w:szCs w:val="15"/>
                <w:lang w:val="en-GB"/>
              </w:rPr>
              <w:t>)</w:t>
            </w:r>
            <w:r w:rsidRPr="00292DEB">
              <w:rPr>
                <w:color w:val="000000"/>
                <w:sz w:val="15"/>
                <w:szCs w:val="15"/>
                <w:lang w:val="en-GB"/>
              </w:rPr>
              <w:t xml:space="preserve">. Not compulsory. It is also provided to “presumed mothers” and adoptive mothers. </w:t>
            </w:r>
          </w:p>
          <w:p w14:paraId="501FC12F"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6D42FD6A" w14:textId="77777777" w:rsidR="00CD2271" w:rsidRPr="00292DEB" w:rsidRDefault="00CD2271" w:rsidP="00CD2271">
            <w:pPr>
              <w:pStyle w:val="Normal0"/>
              <w:pBdr>
                <w:top w:val="nil"/>
                <w:left w:val="nil"/>
                <w:bottom w:val="nil"/>
                <w:right w:val="nil"/>
                <w:between w:val="nil"/>
              </w:pBdr>
              <w:spacing w:before="0" w:after="0"/>
              <w:rPr>
                <w:color w:val="008000"/>
                <w:sz w:val="15"/>
                <w:szCs w:val="15"/>
                <w:lang w:val="en-GB"/>
              </w:rPr>
            </w:pPr>
            <w:r w:rsidRPr="00292DEB">
              <w:rPr>
                <w:color w:val="008000"/>
                <w:sz w:val="15"/>
                <w:szCs w:val="15"/>
                <w:lang w:val="en-GB"/>
              </w:rPr>
              <w:t xml:space="preserve">Paternity leave </w:t>
            </w:r>
            <w:r w:rsidRPr="00292DEB">
              <w:rPr>
                <w:i/>
                <w:color w:val="008080"/>
                <w:sz w:val="15"/>
                <w:szCs w:val="15"/>
                <w:lang w:val="en-GB"/>
              </w:rPr>
              <w:t>(</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ΠΑΤΡΟΤΗΤΑΣ</w:t>
            </w:r>
            <w:r w:rsidRPr="00292DEB">
              <w:rPr>
                <w:i/>
                <w:color w:val="008080"/>
                <w:sz w:val="15"/>
                <w:szCs w:val="15"/>
                <w:lang w:val="en-GB"/>
              </w:rPr>
              <w:t>)</w:t>
            </w:r>
            <w:r w:rsidRPr="00292DEB">
              <w:rPr>
                <w:color w:val="000000"/>
                <w:sz w:val="15"/>
                <w:szCs w:val="15"/>
                <w:lang w:val="en-GB"/>
              </w:rPr>
              <w:t xml:space="preserve">: </w:t>
            </w:r>
            <w:r w:rsidRPr="00292DEB">
              <w:rPr>
                <w:color w:val="C00000"/>
                <w:sz w:val="15"/>
                <w:szCs w:val="15"/>
                <w:lang w:val="en-GB"/>
              </w:rPr>
              <w:t>14</w:t>
            </w:r>
            <w:r w:rsidRPr="00292DEB">
              <w:rPr>
                <w:color w:val="000000"/>
                <w:sz w:val="15"/>
                <w:szCs w:val="15"/>
                <w:lang w:val="en-GB"/>
              </w:rPr>
              <w:t xml:space="preserve"> working days with remuneration from the employer. Also granted to adoptive and foster fathers within the first month of the child's integration into the family, if the child is aged less than </w:t>
            </w:r>
            <w:r w:rsidRPr="00292DEB">
              <w:rPr>
                <w:color w:val="C00000"/>
                <w:sz w:val="15"/>
                <w:szCs w:val="15"/>
                <w:lang w:val="en-GB"/>
              </w:rPr>
              <w:t>8</w:t>
            </w:r>
            <w:r w:rsidRPr="00292DEB">
              <w:rPr>
                <w:color w:val="000000"/>
                <w:sz w:val="15"/>
                <w:szCs w:val="15"/>
                <w:lang w:val="en-GB"/>
              </w:rPr>
              <w:t>.</w:t>
            </w:r>
          </w:p>
          <w:p w14:paraId="3E00C771"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3EEFFE50"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Duration of above leaves not affected by factors such as multiple births, or complications with the birth.</w:t>
            </w:r>
          </w:p>
          <w:p w14:paraId="17FC08C0"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3AE85E61" w14:textId="77777777" w:rsidR="00CD2271" w:rsidRPr="00292DEB" w:rsidRDefault="00CD2271" w:rsidP="00CD2271">
            <w:pPr>
              <w:pStyle w:val="Normal0"/>
              <w:pBdr>
                <w:top w:val="nil"/>
                <w:left w:val="nil"/>
                <w:bottom w:val="nil"/>
                <w:right w:val="nil"/>
                <w:between w:val="nil"/>
              </w:pBdr>
              <w:spacing w:before="0" w:after="0"/>
              <w:rPr>
                <w:color w:val="000000"/>
                <w:sz w:val="15"/>
                <w:szCs w:val="15"/>
              </w:rPr>
            </w:pPr>
            <w:r w:rsidRPr="00292DEB">
              <w:rPr>
                <w:color w:val="008000"/>
                <w:sz w:val="15"/>
                <w:szCs w:val="15"/>
                <w:lang w:val="en-GB"/>
              </w:rPr>
              <w:lastRenderedPageBreak/>
              <w:t>Child Care Leave</w:t>
            </w:r>
            <w:r w:rsidRPr="00292DEB">
              <w:rPr>
                <w:i/>
                <w:color w:val="00808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ΦΡΟΝΤΙΔΑΣ</w:t>
            </w:r>
            <w:r w:rsidRPr="00292DEB">
              <w:rPr>
                <w:i/>
                <w:color w:val="008080"/>
                <w:sz w:val="15"/>
                <w:szCs w:val="15"/>
                <w:lang w:val="en-GB"/>
              </w:rPr>
              <w:t xml:space="preserve"> </w:t>
            </w:r>
            <w:r w:rsidRPr="00292DEB">
              <w:rPr>
                <w:i/>
                <w:color w:val="008080"/>
                <w:sz w:val="15"/>
                <w:szCs w:val="15"/>
              </w:rPr>
              <w:t>ΤΕΚΝΟΥ</w:t>
            </w:r>
            <w:r w:rsidRPr="00292DEB">
              <w:rPr>
                <w:i/>
                <w:color w:val="008080"/>
                <w:sz w:val="15"/>
                <w:szCs w:val="15"/>
                <w:lang w:val="en-GB"/>
              </w:rPr>
              <w:t>)</w:t>
            </w:r>
            <w:r w:rsidRPr="00292DEB">
              <w:rPr>
                <w:i/>
                <w:color w:val="000000"/>
                <w:sz w:val="15"/>
                <w:szCs w:val="15"/>
                <w:lang w:val="en-GB"/>
              </w:rPr>
              <w:t>:</w:t>
            </w:r>
            <w:r w:rsidRPr="00292DEB">
              <w:rPr>
                <w:color w:val="000000"/>
                <w:sz w:val="15"/>
                <w:szCs w:val="15"/>
                <w:lang w:val="en-GB"/>
              </w:rPr>
              <w:t xml:space="preserve"> One of the parents is entitled to reduced working time of </w:t>
            </w:r>
            <w:r w:rsidRPr="00292DEB">
              <w:rPr>
                <w:color w:val="C00000"/>
                <w:sz w:val="15"/>
                <w:szCs w:val="15"/>
                <w:lang w:val="en-GB"/>
              </w:rPr>
              <w:t>1</w:t>
            </w:r>
            <w:r w:rsidRPr="00292DEB">
              <w:rPr>
                <w:color w:val="000000"/>
                <w:sz w:val="15"/>
                <w:szCs w:val="15"/>
                <w:lang w:val="en-GB"/>
              </w:rPr>
              <w:t xml:space="preserve"> hour per day for </w:t>
            </w:r>
            <w:r w:rsidRPr="00292DEB">
              <w:rPr>
                <w:color w:val="C00000"/>
                <w:sz w:val="15"/>
                <w:szCs w:val="15"/>
                <w:lang w:val="en-GB"/>
              </w:rPr>
              <w:t>30</w:t>
            </w:r>
            <w:r w:rsidRPr="00292DEB">
              <w:rPr>
                <w:color w:val="000000"/>
                <w:sz w:val="15"/>
                <w:szCs w:val="15"/>
                <w:lang w:val="en-GB"/>
              </w:rPr>
              <w:t xml:space="preserve"> months after the end of (special) maternity leave or adoption, or of </w:t>
            </w:r>
            <w:r w:rsidRPr="00292DEB">
              <w:rPr>
                <w:color w:val="C00000"/>
                <w:sz w:val="15"/>
                <w:szCs w:val="15"/>
                <w:lang w:val="en-GB"/>
              </w:rPr>
              <w:t xml:space="preserve">2 </w:t>
            </w:r>
            <w:r w:rsidRPr="00292DEB">
              <w:rPr>
                <w:color w:val="000000"/>
                <w:sz w:val="15"/>
                <w:szCs w:val="15"/>
                <w:lang w:val="en-GB"/>
              </w:rPr>
              <w:t xml:space="preserve">hours for the first </w:t>
            </w:r>
            <w:r w:rsidRPr="00292DEB">
              <w:rPr>
                <w:color w:val="C00000"/>
                <w:sz w:val="15"/>
                <w:szCs w:val="15"/>
                <w:lang w:val="en-GB"/>
              </w:rPr>
              <w:t>12</w:t>
            </w:r>
            <w:r w:rsidRPr="00292DEB">
              <w:rPr>
                <w:color w:val="000000"/>
                <w:sz w:val="15"/>
                <w:szCs w:val="15"/>
                <w:lang w:val="en-GB"/>
              </w:rPr>
              <w:t xml:space="preserve"> months and </w:t>
            </w:r>
            <w:r w:rsidRPr="00292DEB">
              <w:rPr>
                <w:color w:val="C00000"/>
                <w:sz w:val="15"/>
                <w:szCs w:val="15"/>
                <w:lang w:val="en-GB"/>
              </w:rPr>
              <w:t>1</w:t>
            </w:r>
            <w:r w:rsidRPr="00292DEB">
              <w:rPr>
                <w:color w:val="000000"/>
                <w:sz w:val="15"/>
                <w:szCs w:val="15"/>
                <w:lang w:val="en-GB"/>
              </w:rPr>
              <w:t xml:space="preserve"> hour for the remaining </w:t>
            </w:r>
            <w:r w:rsidRPr="00292DEB">
              <w:rPr>
                <w:color w:val="C00000"/>
                <w:sz w:val="15"/>
                <w:szCs w:val="15"/>
                <w:lang w:val="en-GB"/>
              </w:rPr>
              <w:t>6</w:t>
            </w:r>
            <w:r w:rsidRPr="00292DEB">
              <w:rPr>
                <w:color w:val="000000"/>
                <w:sz w:val="15"/>
                <w:szCs w:val="15"/>
                <w:lang w:val="en-GB"/>
              </w:rPr>
              <w:t xml:space="preserve"> months. The reduced working hours can also be taken altogether (equivalent to approximately </w:t>
            </w:r>
            <w:r w:rsidRPr="00292DEB">
              <w:rPr>
                <w:color w:val="C00000"/>
                <w:sz w:val="15"/>
                <w:szCs w:val="15"/>
                <w:lang w:val="en-GB"/>
              </w:rPr>
              <w:t>3.5</w:t>
            </w:r>
            <w:r w:rsidRPr="00292DEB">
              <w:rPr>
                <w:color w:val="000000"/>
                <w:sz w:val="15"/>
                <w:szCs w:val="15"/>
                <w:lang w:val="en-GB"/>
              </w:rPr>
              <w:t xml:space="preserve"> months' leave) or in any other way agreed by parents (example one day per week). </w:t>
            </w:r>
            <w:r w:rsidRPr="00292DEB">
              <w:rPr>
                <w:color w:val="000000"/>
                <w:sz w:val="15"/>
                <w:szCs w:val="15"/>
              </w:rPr>
              <w:t xml:space="preserve">This </w:t>
            </w:r>
            <w:proofErr w:type="spellStart"/>
            <w:r w:rsidRPr="00292DEB">
              <w:rPr>
                <w:color w:val="000000"/>
                <w:sz w:val="15"/>
                <w:szCs w:val="15"/>
              </w:rPr>
              <w:t>leave</w:t>
            </w:r>
            <w:proofErr w:type="spellEnd"/>
            <w:r w:rsidRPr="00292DEB">
              <w:rPr>
                <w:color w:val="000000"/>
                <w:sz w:val="15"/>
                <w:szCs w:val="15"/>
              </w:rPr>
              <w:t xml:space="preserve"> </w:t>
            </w:r>
            <w:proofErr w:type="spellStart"/>
            <w:r w:rsidRPr="00292DEB">
              <w:rPr>
                <w:color w:val="000000"/>
                <w:sz w:val="15"/>
                <w:szCs w:val="15"/>
              </w:rPr>
              <w:t>is</w:t>
            </w:r>
            <w:proofErr w:type="spellEnd"/>
            <w:r w:rsidRPr="00292DEB">
              <w:rPr>
                <w:color w:val="000000"/>
                <w:sz w:val="15"/>
                <w:szCs w:val="15"/>
              </w:rPr>
              <w:t xml:space="preserve"> </w:t>
            </w:r>
            <w:proofErr w:type="spellStart"/>
            <w:r w:rsidRPr="00292DEB">
              <w:rPr>
                <w:color w:val="000000"/>
                <w:sz w:val="15"/>
                <w:szCs w:val="15"/>
              </w:rPr>
              <w:t>also</w:t>
            </w:r>
            <w:proofErr w:type="spellEnd"/>
            <w:r w:rsidRPr="00292DEB">
              <w:rPr>
                <w:color w:val="000000"/>
                <w:sz w:val="15"/>
                <w:szCs w:val="15"/>
              </w:rPr>
              <w:t xml:space="preserve"> </w:t>
            </w:r>
            <w:proofErr w:type="spellStart"/>
            <w:r w:rsidRPr="00292DEB">
              <w:rPr>
                <w:color w:val="000000"/>
                <w:sz w:val="15"/>
                <w:szCs w:val="15"/>
              </w:rPr>
              <w:t>granted</w:t>
            </w:r>
            <w:proofErr w:type="spellEnd"/>
            <w:r w:rsidRPr="00292DEB">
              <w:rPr>
                <w:color w:val="000000"/>
                <w:sz w:val="15"/>
                <w:szCs w:val="15"/>
              </w:rPr>
              <w:t xml:space="preserve"> in case of </w:t>
            </w:r>
            <w:proofErr w:type="spellStart"/>
            <w:r w:rsidRPr="00292DEB">
              <w:rPr>
                <w:color w:val="000000"/>
                <w:sz w:val="15"/>
                <w:szCs w:val="15"/>
              </w:rPr>
              <w:t>fostering</w:t>
            </w:r>
            <w:proofErr w:type="spellEnd"/>
            <w:r w:rsidRPr="00292DEB">
              <w:rPr>
                <w:color w:val="000000"/>
                <w:sz w:val="15"/>
                <w:szCs w:val="15"/>
              </w:rPr>
              <w:t>.</w:t>
            </w:r>
          </w:p>
          <w:p w14:paraId="3EC094BA" w14:textId="6AC2F342"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63E4727"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4</w:t>
            </w:r>
          </w:p>
          <w:p w14:paraId="344E99F2" w14:textId="77777777" w:rsidR="00CD2271" w:rsidRPr="00292DEB" w:rsidRDefault="00CD2271" w:rsidP="00CD2271">
            <w:pPr>
              <w:spacing w:line="276" w:lineRule="auto"/>
              <w:rPr>
                <w:rFonts w:cs="Arial"/>
                <w:color w:val="0000FF"/>
                <w:lang w:val="en-US"/>
              </w:rPr>
            </w:pPr>
          </w:p>
        </w:tc>
        <w:tc>
          <w:tcPr>
            <w:tcW w:w="127" w:type="pct"/>
          </w:tcPr>
          <w:p w14:paraId="5E3C8360" w14:textId="77777777" w:rsidR="00CD2271" w:rsidRPr="00292DEB" w:rsidRDefault="00CD2271" w:rsidP="00CD2271">
            <w:pPr>
              <w:spacing w:line="276" w:lineRule="auto"/>
              <w:rPr>
                <w:rFonts w:cs="Arial"/>
                <w:color w:val="0000FF"/>
                <w:lang w:val="fr-FR"/>
              </w:rPr>
            </w:pPr>
            <w:r w:rsidRPr="00292DEB">
              <w:rPr>
                <w:rFonts w:cs="Arial"/>
                <w:color w:val="0000FF"/>
                <w:lang w:val="fr-FR"/>
              </w:rPr>
              <w:t>9</w:t>
            </w:r>
          </w:p>
          <w:p w14:paraId="02207426" w14:textId="77777777" w:rsidR="00CD2271" w:rsidRPr="00292DEB" w:rsidRDefault="00CD2271" w:rsidP="00CD2271">
            <w:pPr>
              <w:spacing w:line="276" w:lineRule="auto"/>
              <w:rPr>
                <w:rFonts w:cs="Arial"/>
                <w:color w:val="0000FF"/>
                <w:lang w:val="en-US"/>
              </w:rPr>
            </w:pPr>
          </w:p>
        </w:tc>
        <w:tc>
          <w:tcPr>
            <w:tcW w:w="402" w:type="pct"/>
          </w:tcPr>
          <w:p w14:paraId="5288DC68" w14:textId="77777777" w:rsidR="00CD2271" w:rsidRPr="00292DEB" w:rsidRDefault="00CD2271" w:rsidP="00CD2271">
            <w:pPr>
              <w:spacing w:line="276" w:lineRule="auto"/>
              <w:rPr>
                <w:rFonts w:cs="Arial"/>
                <w:color w:val="0000FF"/>
              </w:rPr>
            </w:pPr>
            <w:r w:rsidRPr="00292DEB">
              <w:rPr>
                <w:rFonts w:cs="Arial"/>
                <w:color w:val="0000FF"/>
              </w:rPr>
              <w:t>GREECE</w:t>
            </w:r>
          </w:p>
          <w:p w14:paraId="57EF0BD2" w14:textId="77777777" w:rsidR="00CD2271" w:rsidRPr="00292DEB" w:rsidRDefault="00CD2271" w:rsidP="00CD2271">
            <w:pPr>
              <w:spacing w:line="276" w:lineRule="auto"/>
              <w:rPr>
                <w:rFonts w:cs="Arial"/>
                <w:color w:val="0000FF"/>
                <w:lang w:val="en-US"/>
              </w:rPr>
            </w:pPr>
          </w:p>
        </w:tc>
      </w:tr>
      <w:tr w:rsidR="00CD2271" w:rsidRPr="00292DEB" w14:paraId="226C434D" w14:textId="77777777" w:rsidTr="005D0FED">
        <w:tc>
          <w:tcPr>
            <w:tcW w:w="193" w:type="pct"/>
          </w:tcPr>
          <w:p w14:paraId="529B1F4A" w14:textId="77777777" w:rsidR="00CD2271" w:rsidRPr="00292DEB" w:rsidRDefault="00CD2271" w:rsidP="00CD2271">
            <w:pPr>
              <w:spacing w:line="276" w:lineRule="auto"/>
              <w:jc w:val="left"/>
              <w:rPr>
                <w:rFonts w:cs="Arial"/>
                <w:lang w:val="es-ES"/>
              </w:rPr>
            </w:pPr>
            <w:r w:rsidRPr="00292DEB">
              <w:rPr>
                <w:rFonts w:cs="Arial"/>
                <w:lang w:val="es-ES"/>
              </w:rPr>
              <w:t>EL</w:t>
            </w:r>
          </w:p>
          <w:p w14:paraId="240C44CF" w14:textId="77777777" w:rsidR="00CD2271" w:rsidRPr="00292DEB" w:rsidRDefault="00CD2271" w:rsidP="00CD2271">
            <w:pPr>
              <w:spacing w:line="276" w:lineRule="auto"/>
              <w:jc w:val="left"/>
              <w:rPr>
                <w:rFonts w:cs="Arial"/>
                <w:lang w:val="es-ES"/>
              </w:rPr>
            </w:pPr>
            <w:r w:rsidRPr="00292DEB">
              <w:rPr>
                <w:rFonts w:cs="Arial"/>
                <w:lang w:val="es-ES"/>
              </w:rPr>
              <w:t>EL</w:t>
            </w:r>
          </w:p>
          <w:p w14:paraId="05B87465" w14:textId="77777777" w:rsidR="00CD2271" w:rsidRPr="00292DEB" w:rsidRDefault="00CD2271" w:rsidP="00CD2271">
            <w:pPr>
              <w:spacing w:line="276" w:lineRule="auto"/>
              <w:jc w:val="left"/>
              <w:rPr>
                <w:rFonts w:cs="Arial"/>
                <w:lang w:val="es-ES"/>
              </w:rPr>
            </w:pPr>
            <w:r w:rsidRPr="00292DEB">
              <w:rPr>
                <w:rFonts w:cs="Arial"/>
                <w:lang w:val="es-ES"/>
              </w:rPr>
              <w:t>EL</w:t>
            </w:r>
          </w:p>
          <w:p w14:paraId="10560D34" w14:textId="77777777" w:rsidR="00CD2271" w:rsidRPr="00292DEB" w:rsidRDefault="00CD2271" w:rsidP="00CD2271">
            <w:pPr>
              <w:spacing w:line="276" w:lineRule="auto"/>
              <w:jc w:val="left"/>
              <w:rPr>
                <w:rFonts w:cs="Arial"/>
                <w:lang w:val="es-ES"/>
              </w:rPr>
            </w:pPr>
            <w:r w:rsidRPr="00292DEB">
              <w:rPr>
                <w:rFonts w:cs="Arial"/>
                <w:lang w:val="es-ES"/>
              </w:rPr>
              <w:t>EL</w:t>
            </w:r>
          </w:p>
          <w:p w14:paraId="50453472" w14:textId="77777777" w:rsidR="00CD2271" w:rsidRPr="00292DEB" w:rsidRDefault="00CD2271" w:rsidP="00CD2271">
            <w:pPr>
              <w:spacing w:line="276" w:lineRule="auto"/>
              <w:jc w:val="left"/>
              <w:rPr>
                <w:rFonts w:cs="Arial"/>
                <w:lang w:val="es-ES"/>
              </w:rPr>
            </w:pPr>
            <w:r w:rsidRPr="00292DEB">
              <w:rPr>
                <w:rFonts w:cs="Arial"/>
                <w:lang w:val="es-ES"/>
              </w:rPr>
              <w:t>EL</w:t>
            </w:r>
          </w:p>
          <w:p w14:paraId="09F9C7DE" w14:textId="77777777" w:rsidR="00CD2271" w:rsidRPr="00292DEB" w:rsidRDefault="00CD2271" w:rsidP="00CD2271">
            <w:pPr>
              <w:spacing w:line="276" w:lineRule="auto"/>
              <w:jc w:val="left"/>
              <w:rPr>
                <w:rFonts w:cs="Arial"/>
                <w:lang w:val="es-ES"/>
              </w:rPr>
            </w:pPr>
            <w:r w:rsidRPr="00292DEB">
              <w:rPr>
                <w:rFonts w:cs="Arial"/>
                <w:lang w:val="es-ES"/>
              </w:rPr>
              <w:t>EL</w:t>
            </w:r>
          </w:p>
          <w:p w14:paraId="4E7549F1" w14:textId="77777777" w:rsidR="00CD2271" w:rsidRPr="00292DEB" w:rsidRDefault="00CD2271" w:rsidP="00CD2271">
            <w:pPr>
              <w:spacing w:line="276" w:lineRule="auto"/>
              <w:jc w:val="left"/>
              <w:rPr>
                <w:rFonts w:cs="Arial"/>
                <w:lang w:val="es-ES"/>
              </w:rPr>
            </w:pPr>
            <w:r w:rsidRPr="00292DEB">
              <w:rPr>
                <w:rFonts w:cs="Arial"/>
                <w:lang w:val="es-ES"/>
              </w:rPr>
              <w:t>EL</w:t>
            </w:r>
          </w:p>
          <w:p w14:paraId="04A28888" w14:textId="77777777" w:rsidR="00CD2271" w:rsidRPr="00292DEB" w:rsidRDefault="00CD2271" w:rsidP="00CD2271">
            <w:pPr>
              <w:spacing w:line="276" w:lineRule="auto"/>
              <w:jc w:val="left"/>
              <w:rPr>
                <w:rFonts w:cs="Arial"/>
                <w:lang w:val="es-ES"/>
              </w:rPr>
            </w:pPr>
            <w:r w:rsidRPr="00292DEB">
              <w:rPr>
                <w:rFonts w:cs="Arial"/>
                <w:lang w:val="es-ES"/>
              </w:rPr>
              <w:t>EL</w:t>
            </w:r>
          </w:p>
          <w:p w14:paraId="6A5C850C" w14:textId="77777777" w:rsidR="00CD2271" w:rsidRPr="00292DEB" w:rsidRDefault="00CD2271" w:rsidP="00CD2271">
            <w:pPr>
              <w:spacing w:line="276" w:lineRule="auto"/>
              <w:jc w:val="left"/>
              <w:rPr>
                <w:rFonts w:cs="Arial"/>
                <w:lang w:val="es-ES"/>
              </w:rPr>
            </w:pPr>
            <w:r w:rsidRPr="00292DEB">
              <w:rPr>
                <w:rFonts w:cs="Arial"/>
                <w:lang w:val="es-ES"/>
              </w:rPr>
              <w:t>EL</w:t>
            </w:r>
          </w:p>
          <w:p w14:paraId="7A690DAC" w14:textId="77777777" w:rsidR="00CD2271" w:rsidRPr="00292DEB" w:rsidRDefault="00CD2271" w:rsidP="00CD2271">
            <w:pPr>
              <w:spacing w:line="276" w:lineRule="auto"/>
              <w:jc w:val="left"/>
              <w:rPr>
                <w:rFonts w:cs="Arial"/>
                <w:lang w:val="es-ES"/>
              </w:rPr>
            </w:pPr>
            <w:r w:rsidRPr="00292DEB">
              <w:rPr>
                <w:rFonts w:cs="Arial"/>
                <w:lang w:val="es-ES"/>
              </w:rPr>
              <w:t>EL</w:t>
            </w:r>
          </w:p>
          <w:p w14:paraId="2B3E8A67" w14:textId="77777777" w:rsidR="00CD2271" w:rsidRPr="00292DEB" w:rsidRDefault="00CD2271" w:rsidP="00CD2271">
            <w:pPr>
              <w:spacing w:line="276" w:lineRule="auto"/>
              <w:jc w:val="left"/>
              <w:rPr>
                <w:rFonts w:cs="Arial"/>
                <w:lang w:val="es-ES"/>
              </w:rPr>
            </w:pPr>
            <w:r w:rsidRPr="00292DEB">
              <w:rPr>
                <w:rFonts w:cs="Arial"/>
                <w:lang w:val="es-ES"/>
              </w:rPr>
              <w:t>EL</w:t>
            </w:r>
          </w:p>
          <w:p w14:paraId="19506245" w14:textId="77777777" w:rsidR="00CD2271" w:rsidRPr="00292DEB" w:rsidRDefault="00CD2271" w:rsidP="00CD2271">
            <w:pPr>
              <w:spacing w:line="276" w:lineRule="auto"/>
              <w:jc w:val="left"/>
              <w:rPr>
                <w:rFonts w:cs="Arial"/>
                <w:lang w:val="es-ES"/>
              </w:rPr>
            </w:pPr>
            <w:r w:rsidRPr="00292DEB">
              <w:rPr>
                <w:rFonts w:cs="Arial"/>
                <w:lang w:val="es-ES"/>
              </w:rPr>
              <w:t>EL</w:t>
            </w:r>
          </w:p>
          <w:p w14:paraId="3BD6A42B" w14:textId="77777777" w:rsidR="00CD2271" w:rsidRPr="00292DEB" w:rsidRDefault="00CD2271" w:rsidP="00CD2271">
            <w:pPr>
              <w:spacing w:line="276" w:lineRule="auto"/>
              <w:jc w:val="left"/>
              <w:rPr>
                <w:rFonts w:cs="Arial"/>
                <w:lang w:val="es-ES"/>
              </w:rPr>
            </w:pPr>
            <w:r w:rsidRPr="00292DEB">
              <w:rPr>
                <w:rFonts w:cs="Arial"/>
                <w:lang w:val="es-ES"/>
              </w:rPr>
              <w:t>EL</w:t>
            </w:r>
          </w:p>
          <w:p w14:paraId="3464DAD1" w14:textId="77777777" w:rsidR="00CD2271" w:rsidRPr="00292DEB" w:rsidRDefault="00CD2271" w:rsidP="00CD2271">
            <w:pPr>
              <w:spacing w:line="276" w:lineRule="auto"/>
              <w:jc w:val="left"/>
              <w:rPr>
                <w:rFonts w:cs="Arial"/>
                <w:lang w:val="es-ES"/>
              </w:rPr>
            </w:pPr>
            <w:r w:rsidRPr="00292DEB">
              <w:rPr>
                <w:rFonts w:cs="Arial"/>
                <w:lang w:val="es-ES"/>
              </w:rPr>
              <w:t>EL</w:t>
            </w:r>
          </w:p>
          <w:p w14:paraId="1C2B4B8F" w14:textId="77777777" w:rsidR="00CD2271" w:rsidRPr="00292DEB" w:rsidRDefault="00CD2271" w:rsidP="00CD2271">
            <w:pPr>
              <w:spacing w:line="276" w:lineRule="auto"/>
              <w:jc w:val="left"/>
              <w:rPr>
                <w:rFonts w:cs="Arial"/>
                <w:lang w:val="es-ES"/>
              </w:rPr>
            </w:pPr>
            <w:r w:rsidRPr="00292DEB">
              <w:rPr>
                <w:rFonts w:cs="Arial"/>
                <w:lang w:val="es-ES"/>
              </w:rPr>
              <w:t>EL</w:t>
            </w:r>
          </w:p>
          <w:p w14:paraId="43FE794D" w14:textId="77777777" w:rsidR="00CD2271" w:rsidRPr="00292DEB" w:rsidRDefault="00CD2271" w:rsidP="00CD2271">
            <w:pPr>
              <w:spacing w:line="276" w:lineRule="auto"/>
              <w:jc w:val="left"/>
              <w:rPr>
                <w:rFonts w:cs="Arial"/>
                <w:lang w:val="es-ES"/>
              </w:rPr>
            </w:pPr>
            <w:r w:rsidRPr="00292DEB">
              <w:rPr>
                <w:rFonts w:cs="Arial"/>
                <w:lang w:val="es-ES"/>
              </w:rPr>
              <w:t>EL</w:t>
            </w:r>
          </w:p>
          <w:p w14:paraId="14805C56" w14:textId="77777777" w:rsidR="00CD2271" w:rsidRPr="00292DEB" w:rsidRDefault="00CD2271" w:rsidP="00CD2271">
            <w:pPr>
              <w:spacing w:line="276" w:lineRule="auto"/>
              <w:jc w:val="left"/>
              <w:rPr>
                <w:rFonts w:cs="Arial"/>
                <w:lang w:val="es-ES"/>
              </w:rPr>
            </w:pPr>
            <w:r w:rsidRPr="00292DEB">
              <w:rPr>
                <w:rFonts w:cs="Arial"/>
                <w:lang w:val="es-ES"/>
              </w:rPr>
              <w:t>EL</w:t>
            </w:r>
          </w:p>
          <w:p w14:paraId="1B630F29" w14:textId="77777777" w:rsidR="00CD2271" w:rsidRPr="00292DEB" w:rsidRDefault="00CD2271" w:rsidP="00CD2271">
            <w:pPr>
              <w:spacing w:line="276" w:lineRule="auto"/>
              <w:jc w:val="left"/>
              <w:rPr>
                <w:rFonts w:cs="Arial"/>
                <w:lang w:val="es-ES"/>
              </w:rPr>
            </w:pPr>
            <w:r w:rsidRPr="00292DEB">
              <w:rPr>
                <w:rFonts w:cs="Arial"/>
                <w:lang w:val="es-ES"/>
              </w:rPr>
              <w:t>EL</w:t>
            </w:r>
          </w:p>
          <w:p w14:paraId="4249490C" w14:textId="77777777" w:rsidR="00CD2271" w:rsidRPr="00292DEB" w:rsidRDefault="00CD2271" w:rsidP="00CD2271">
            <w:pPr>
              <w:spacing w:line="276" w:lineRule="auto"/>
              <w:jc w:val="left"/>
              <w:rPr>
                <w:rFonts w:cs="Arial"/>
              </w:rPr>
            </w:pPr>
            <w:r w:rsidRPr="00292DEB">
              <w:rPr>
                <w:rFonts w:cs="Arial"/>
              </w:rPr>
              <w:t>EL</w:t>
            </w:r>
          </w:p>
          <w:p w14:paraId="10843132" w14:textId="77777777" w:rsidR="00CD2271" w:rsidRPr="00292DEB" w:rsidRDefault="00CD2271" w:rsidP="00CD2271">
            <w:pPr>
              <w:spacing w:line="276" w:lineRule="auto"/>
              <w:jc w:val="left"/>
              <w:rPr>
                <w:rFonts w:cs="Arial"/>
              </w:rPr>
            </w:pPr>
            <w:r w:rsidRPr="00292DEB">
              <w:rPr>
                <w:rFonts w:cs="Arial"/>
              </w:rPr>
              <w:t>EL</w:t>
            </w:r>
          </w:p>
          <w:p w14:paraId="06C5696F" w14:textId="2D0D6D9D" w:rsidR="00CD2271" w:rsidRPr="00292DEB" w:rsidRDefault="00CD2271" w:rsidP="00CD2271">
            <w:pPr>
              <w:spacing w:line="276" w:lineRule="auto"/>
              <w:jc w:val="left"/>
              <w:rPr>
                <w:rFonts w:cs="Arial"/>
                <w:b/>
                <w:lang w:val="es-ES"/>
              </w:rPr>
            </w:pPr>
          </w:p>
        </w:tc>
        <w:tc>
          <w:tcPr>
            <w:tcW w:w="1371" w:type="pct"/>
          </w:tcPr>
          <w:p w14:paraId="3A600ADB" w14:textId="77777777" w:rsidR="00CD2271" w:rsidRPr="00292DEB" w:rsidRDefault="00CD2271" w:rsidP="00CD2271">
            <w:pPr>
              <w:spacing w:line="276" w:lineRule="auto"/>
              <w:rPr>
                <w:rFonts w:eastAsia="Times New Roman" w:cs="Arial"/>
                <w:lang w:eastAsia="el-GR"/>
              </w:rPr>
            </w:pPr>
            <w:r w:rsidRPr="00292DEB">
              <w:rPr>
                <w:rFonts w:eastAsia="Times New Roman" w:cs="Arial"/>
                <w:lang w:eastAsia="el-GR"/>
              </w:rPr>
              <w:t>Flexibilität</w:t>
            </w:r>
          </w:p>
          <w:p w14:paraId="118D362C" w14:textId="77777777" w:rsidR="00CD2271" w:rsidRPr="00292DEB" w:rsidRDefault="00CD2271" w:rsidP="00CD2271">
            <w:pPr>
              <w:numPr>
                <w:ilvl w:val="0"/>
                <w:numId w:val="87"/>
              </w:numPr>
              <w:spacing w:line="276" w:lineRule="auto"/>
              <w:rPr>
                <w:rFonts w:eastAsia="Times New Roman" w:cs="Arial"/>
                <w:lang w:eastAsia="el-GR"/>
              </w:rPr>
            </w:pPr>
            <w:r w:rsidRPr="00292DEB">
              <w:rPr>
                <w:rFonts w:eastAsia="Arial" w:cs="Arial"/>
                <w:bCs/>
                <w:color w:val="008000"/>
              </w:rPr>
              <w:t>Mutterschaftsurlaub</w:t>
            </w:r>
            <w:r w:rsidRPr="00292DEB">
              <w:rPr>
                <w:rFonts w:eastAsia="Arial" w:cs="Arial"/>
                <w:bCs/>
                <w:color w:val="FF0000"/>
              </w:rPr>
              <w:t xml:space="preserve"> </w:t>
            </w:r>
            <w:r w:rsidRPr="00292DEB">
              <w:rPr>
                <w:rFonts w:eastAsia="Arial" w:cs="Arial"/>
                <w:bCs/>
              </w:rPr>
              <w:t>(</w:t>
            </w:r>
            <w:r w:rsidRPr="00292DEB">
              <w:rPr>
                <w:rFonts w:cs="Arial"/>
                <w:i/>
                <w:color w:val="008080"/>
              </w:rPr>
              <w:t>ΑΔΕΙΑ ΜΗΤΡΟΤΗΤΑΣ</w:t>
            </w:r>
            <w:r w:rsidRPr="00292DEB">
              <w:rPr>
                <w:rFonts w:eastAsia="Arial" w:cs="Arial"/>
                <w:bCs/>
              </w:rPr>
              <w:t>)</w:t>
            </w:r>
            <w:r w:rsidRPr="00292DEB">
              <w:rPr>
                <w:rFonts w:eastAsia="Times New Roman" w:cs="Arial"/>
                <w:lang w:eastAsia="el-GR"/>
              </w:rPr>
              <w:t xml:space="preserve">: wenn die Geburt vor dem errechneten Geburtsdatum erfolgt, wird der Rest des Mutterschaftsurlaubs übertragen auf die Zeit nach der Entbindung, um die Gesamtdauer von </w:t>
            </w:r>
            <w:r w:rsidRPr="00292DEB">
              <w:rPr>
                <w:rFonts w:eastAsia="Times New Roman" w:cs="Arial"/>
                <w:color w:val="C00000"/>
                <w:lang w:eastAsia="el-GR"/>
              </w:rPr>
              <w:t xml:space="preserve">17 </w:t>
            </w:r>
            <w:r w:rsidRPr="00292DEB">
              <w:rPr>
                <w:rFonts w:eastAsia="Times New Roman" w:cs="Arial"/>
                <w:lang w:eastAsia="el-GR"/>
              </w:rPr>
              <w:t xml:space="preserve">Wochen zu gewährleisten; </w:t>
            </w:r>
          </w:p>
          <w:p w14:paraId="7163FBD1" w14:textId="77777777" w:rsidR="00CD2271" w:rsidRPr="00292DEB" w:rsidRDefault="00CD2271" w:rsidP="00CD2271">
            <w:pPr>
              <w:numPr>
                <w:ilvl w:val="0"/>
                <w:numId w:val="87"/>
              </w:numPr>
              <w:spacing w:line="276" w:lineRule="auto"/>
              <w:rPr>
                <w:rFonts w:eastAsia="Times New Roman" w:cs="Arial"/>
                <w:lang w:eastAsia="el-GR"/>
              </w:rPr>
            </w:pPr>
            <w:r w:rsidRPr="00292DEB">
              <w:rPr>
                <w:rFonts w:eastAsia="Times New Roman" w:cs="Arial"/>
                <w:lang w:eastAsia="el-GR"/>
              </w:rPr>
              <w:t xml:space="preserve">wenn die Geburt nach dem errechneten Geburtsdatum erfolgt, wird der </w:t>
            </w:r>
            <w:r w:rsidRPr="00292DEB">
              <w:rPr>
                <w:rFonts w:eastAsia="Times New Roman" w:cs="Arial"/>
                <w:color w:val="C00000"/>
                <w:lang w:eastAsia="el-GR"/>
              </w:rPr>
              <w:t>8</w:t>
            </w:r>
            <w:r w:rsidRPr="00292DEB">
              <w:rPr>
                <w:rFonts w:eastAsia="Times New Roman" w:cs="Arial"/>
                <w:lang w:eastAsia="el-GR"/>
              </w:rPr>
              <w:t xml:space="preserve">-wöchige Urlaub vor der Entbindung entsprechend verlängert, um den gesamten </w:t>
            </w:r>
            <w:r w:rsidRPr="00292DEB">
              <w:rPr>
                <w:rFonts w:eastAsia="Times New Roman" w:cs="Arial"/>
                <w:color w:val="C00000"/>
                <w:lang w:eastAsia="el-GR"/>
              </w:rPr>
              <w:t>9-</w:t>
            </w:r>
            <w:r w:rsidRPr="00292DEB">
              <w:rPr>
                <w:rFonts w:eastAsia="Times New Roman" w:cs="Arial"/>
                <w:lang w:eastAsia="el-GR"/>
              </w:rPr>
              <w:t xml:space="preserve">wöchigen Urlaub nach der Entbindung zu gewähren. </w:t>
            </w:r>
          </w:p>
          <w:p w14:paraId="23C065DB" w14:textId="77777777" w:rsidR="00CD2271" w:rsidRPr="00292DEB" w:rsidRDefault="00CD2271" w:rsidP="00CD2271">
            <w:pPr>
              <w:shd w:val="clear" w:color="auto" w:fill="FFFFFF"/>
              <w:spacing w:line="276" w:lineRule="auto"/>
              <w:rPr>
                <w:rFonts w:eastAsia="Arial" w:cs="Arial"/>
              </w:rPr>
            </w:pPr>
            <w:r w:rsidRPr="00292DEB">
              <w:rPr>
                <w:rFonts w:eastAsia="Arial" w:cs="Arial"/>
                <w:color w:val="008000"/>
              </w:rPr>
              <w:t xml:space="preserve">Besondere Mutterschaftsschutzbeihilfe </w:t>
            </w:r>
            <w:r w:rsidRPr="00292DEB">
              <w:rPr>
                <w:rFonts w:eastAsia="Arial" w:cs="Arial"/>
                <w:i/>
                <w:iCs/>
                <w:color w:val="008080"/>
              </w:rPr>
              <w:t>(ΕΙΔΙΚΗ ΠΑΡΟΧΗ ΠΡΟΣΤΑΣΙΑΣ ΜΗΤΡΟΤΗΤΑΣ)</w:t>
            </w:r>
            <w:r w:rsidRPr="00292DEB">
              <w:rPr>
                <w:rFonts w:eastAsia="Arial" w:cs="Arial"/>
              </w:rPr>
              <w:t xml:space="preserve"> und </w:t>
            </w:r>
            <w:r w:rsidRPr="00292DEB">
              <w:rPr>
                <w:rFonts w:eastAsia="Arial" w:cs="Arial"/>
                <w:color w:val="008000"/>
              </w:rPr>
              <w:t>Vaterschaftsurlaub</w:t>
            </w:r>
            <w:r w:rsidRPr="00292DEB">
              <w:rPr>
                <w:rFonts w:cs="Arial"/>
              </w:rPr>
              <w:t xml:space="preserve"> (</w:t>
            </w:r>
            <w:r w:rsidRPr="00292DEB">
              <w:rPr>
                <w:rFonts w:cs="Arial"/>
                <w:i/>
                <w:color w:val="008080"/>
              </w:rPr>
              <w:t>ΑΔΕΙΑ ΠΑΤΡΟΤΗΤΑΣ</w:t>
            </w:r>
            <w:r w:rsidRPr="00292DEB">
              <w:rPr>
                <w:rFonts w:cs="Arial"/>
              </w:rPr>
              <w:t>):</w:t>
            </w:r>
            <w:r w:rsidRPr="00292DEB">
              <w:rPr>
                <w:rFonts w:eastAsia="Times New Roman" w:cs="Arial"/>
                <w:lang w:eastAsia="el-GR"/>
              </w:rPr>
              <w:t xml:space="preserve"> etwas Flexibilität möglich. </w:t>
            </w:r>
            <w:r w:rsidRPr="00292DEB">
              <w:rPr>
                <w:rFonts w:eastAsia="Arial" w:cs="Arial"/>
                <w:color w:val="008000"/>
              </w:rPr>
              <w:t>Urlaub zur Kindererziehung</w:t>
            </w:r>
            <w:r w:rsidRPr="00292DEB">
              <w:rPr>
                <w:rFonts w:eastAsia="Arial" w:cs="Arial"/>
                <w:i/>
                <w:iCs/>
                <w:color w:val="008080"/>
              </w:rPr>
              <w:t xml:space="preserve"> (ΑΔΕΙΑ ΦΡΟΝΤΙΔΑΣ ΤΕΚΝΟΥ)</w:t>
            </w:r>
            <w:r w:rsidRPr="00292DEB">
              <w:rPr>
                <w:rFonts w:eastAsia="Arial" w:cs="Arial"/>
                <w:i/>
                <w:iCs/>
              </w:rPr>
              <w:t>:</w:t>
            </w:r>
            <w:r w:rsidRPr="00292DEB">
              <w:rPr>
                <w:rFonts w:eastAsia="Arial" w:cs="Arial"/>
              </w:rPr>
              <w:t xml:space="preserve"> Flexibilität möglich.</w:t>
            </w:r>
          </w:p>
          <w:p w14:paraId="27104FD0" w14:textId="77777777" w:rsidR="00CD2271" w:rsidRPr="00292DEB" w:rsidRDefault="00CD2271" w:rsidP="00CD2271">
            <w:pPr>
              <w:shd w:val="clear" w:color="auto" w:fill="FFFFFF"/>
              <w:spacing w:line="276" w:lineRule="auto"/>
              <w:rPr>
                <w:rFonts w:eastAsia="Arial" w:cs="Arial"/>
              </w:rPr>
            </w:pPr>
          </w:p>
          <w:p w14:paraId="37D29C74" w14:textId="77777777" w:rsidR="00CD2271" w:rsidRPr="00292DEB" w:rsidRDefault="00CD2271" w:rsidP="00CD2271">
            <w:pPr>
              <w:shd w:val="clear" w:color="auto" w:fill="FFFFFF"/>
              <w:spacing w:line="276" w:lineRule="auto"/>
              <w:rPr>
                <w:rFonts w:eastAsia="Arial" w:cs="Arial"/>
              </w:rPr>
            </w:pPr>
            <w:r w:rsidRPr="00292DEB">
              <w:rPr>
                <w:rFonts w:eastAsia="Arial" w:cs="Arial"/>
              </w:rPr>
              <w:t>Übertragbarkeit</w:t>
            </w:r>
          </w:p>
          <w:p w14:paraId="25C8E955" w14:textId="77777777" w:rsidR="00CD2271" w:rsidRPr="00292DEB" w:rsidRDefault="00CD2271" w:rsidP="00CD2271">
            <w:pPr>
              <w:shd w:val="clear" w:color="auto" w:fill="FFFFFF"/>
              <w:spacing w:line="276" w:lineRule="auto"/>
              <w:rPr>
                <w:rFonts w:eastAsia="Arial" w:cs="Arial"/>
              </w:rPr>
            </w:pPr>
            <w:r w:rsidRPr="00292DEB">
              <w:rPr>
                <w:rFonts w:eastAsia="Arial" w:cs="Arial"/>
                <w:bCs/>
                <w:color w:val="008000"/>
              </w:rPr>
              <w:t>Mutterschaftsurlaub</w:t>
            </w:r>
            <w:r w:rsidRPr="00292DEB">
              <w:rPr>
                <w:rFonts w:eastAsia="Arial" w:cs="Arial"/>
                <w:bCs/>
                <w:color w:val="FF0000"/>
              </w:rPr>
              <w:t xml:space="preserve"> </w:t>
            </w:r>
            <w:r w:rsidRPr="00292DEB">
              <w:rPr>
                <w:rFonts w:eastAsia="Arial" w:cs="Arial"/>
                <w:bCs/>
              </w:rPr>
              <w:t>(</w:t>
            </w:r>
            <w:r w:rsidRPr="00292DEB">
              <w:rPr>
                <w:rFonts w:cs="Arial"/>
                <w:i/>
                <w:color w:val="008080"/>
              </w:rPr>
              <w:t>ΑΔΕΙΑ ΜΗΤΡΟΤΗΤΑΣ</w:t>
            </w:r>
            <w:r w:rsidRPr="00292DEB">
              <w:rPr>
                <w:rFonts w:eastAsia="Arial" w:cs="Arial"/>
                <w:bCs/>
              </w:rPr>
              <w:t>)</w:t>
            </w:r>
            <w:r w:rsidRPr="00292DEB">
              <w:rPr>
                <w:rFonts w:eastAsia="Times New Roman" w:cs="Arial"/>
                <w:lang w:eastAsia="el-GR"/>
              </w:rPr>
              <w:t xml:space="preserve">: nicht möglich zwischen Eltern, da Mutterschaftsurlaub und das anschließende Mutterschaftsgeld nur für Mütter gedacht sind aufgrund von Schwangerschaft und Entbindung. </w:t>
            </w:r>
          </w:p>
          <w:p w14:paraId="27AC1788" w14:textId="77777777" w:rsidR="00CD2271" w:rsidRPr="00292DEB" w:rsidRDefault="00CD2271" w:rsidP="00CD2271">
            <w:pPr>
              <w:shd w:val="clear" w:color="auto" w:fill="FFFFFF"/>
              <w:spacing w:line="276" w:lineRule="auto"/>
              <w:rPr>
                <w:rFonts w:eastAsia="Arial" w:cs="Arial"/>
              </w:rPr>
            </w:pPr>
            <w:r w:rsidRPr="00292DEB">
              <w:rPr>
                <w:rFonts w:eastAsia="Arial" w:cs="Arial"/>
                <w:color w:val="008000"/>
              </w:rPr>
              <w:t xml:space="preserve">Besondere Mutterschaftsschutzbeihilfe </w:t>
            </w:r>
            <w:r w:rsidRPr="00292DEB">
              <w:rPr>
                <w:rFonts w:eastAsia="Arial" w:cs="Arial"/>
                <w:i/>
                <w:iCs/>
                <w:color w:val="008080"/>
              </w:rPr>
              <w:t>(ΕΙΔΙΚΗ ΠΑΡΟΧΗ ΠΡΟΣΤΑΣΙΑΣ ΜΗΤΡΟΤΗΤΑΣ</w:t>
            </w:r>
            <w:r w:rsidRPr="00292DEB">
              <w:rPr>
                <w:rFonts w:eastAsia="Arial" w:cs="Arial"/>
              </w:rPr>
              <w:t xml:space="preserve">): die Mutter kann bis zu </w:t>
            </w:r>
            <w:r w:rsidRPr="00292DEB">
              <w:rPr>
                <w:rFonts w:eastAsia="Arial" w:cs="Arial"/>
                <w:color w:val="C00000"/>
              </w:rPr>
              <w:t>7</w:t>
            </w:r>
            <w:r w:rsidRPr="00292DEB">
              <w:rPr>
                <w:rFonts w:eastAsia="Arial" w:cs="Arial"/>
              </w:rPr>
              <w:t xml:space="preserve"> Monate des besonderen Mutterschutzurlaubs auf den Vater übertragen, wenn dieser erwerbstätig ist. Während dieses Urlaubszeitraums ist der Vater anspruchsberechtigt auf Leistungen.</w:t>
            </w:r>
          </w:p>
          <w:p w14:paraId="100F71FC" w14:textId="77777777" w:rsidR="00CD2271" w:rsidRPr="00292DEB" w:rsidRDefault="00CD2271" w:rsidP="00CD2271">
            <w:pPr>
              <w:shd w:val="clear" w:color="auto" w:fill="FFFFFF"/>
              <w:spacing w:line="276" w:lineRule="auto"/>
              <w:rPr>
                <w:rFonts w:eastAsia="Arial" w:cs="Arial"/>
              </w:rPr>
            </w:pPr>
            <w:r w:rsidRPr="00292DEB">
              <w:rPr>
                <w:rFonts w:eastAsia="Arial" w:cs="Arial"/>
                <w:color w:val="008000"/>
              </w:rPr>
              <w:t>Vaterschaftsurlaub</w:t>
            </w:r>
            <w:r w:rsidRPr="00292DEB">
              <w:rPr>
                <w:rFonts w:cs="Arial"/>
              </w:rPr>
              <w:t xml:space="preserve"> (</w:t>
            </w:r>
            <w:r w:rsidRPr="00292DEB">
              <w:rPr>
                <w:rFonts w:cs="Arial"/>
                <w:i/>
                <w:color w:val="008080"/>
              </w:rPr>
              <w:t>ΑΔΕΙΑ ΠΑΤΡΟΤΗΤΑΣ</w:t>
            </w:r>
            <w:r w:rsidRPr="00292DEB">
              <w:rPr>
                <w:rFonts w:cs="Arial"/>
              </w:rPr>
              <w:t xml:space="preserve">): </w:t>
            </w:r>
            <w:r w:rsidRPr="00292DEB">
              <w:rPr>
                <w:rFonts w:eastAsia="Arial" w:cs="Arial"/>
              </w:rPr>
              <w:t xml:space="preserve">Übertragbarkeit nicht möglich. </w:t>
            </w:r>
          </w:p>
          <w:p w14:paraId="3B947F27" w14:textId="77777777" w:rsidR="00CD2271" w:rsidRPr="00292DEB" w:rsidRDefault="00CD2271" w:rsidP="00CD2271">
            <w:pPr>
              <w:shd w:val="clear" w:color="auto" w:fill="FFFFFF"/>
              <w:spacing w:line="276" w:lineRule="auto"/>
              <w:rPr>
                <w:rFonts w:eastAsia="Arial" w:cs="Arial"/>
              </w:rPr>
            </w:pPr>
            <w:r w:rsidRPr="00292DEB">
              <w:rPr>
                <w:rFonts w:eastAsia="Arial" w:cs="Arial"/>
                <w:color w:val="008000"/>
              </w:rPr>
              <w:t>Kindererziehungsurlaub</w:t>
            </w:r>
            <w:r w:rsidRPr="00292DEB">
              <w:rPr>
                <w:rFonts w:eastAsia="Arial" w:cs="Arial"/>
                <w:i/>
                <w:iCs/>
                <w:color w:val="008080"/>
              </w:rPr>
              <w:t xml:space="preserve"> (ΑΔΕΙΑ ΦΡΟΝΤΙΔΑΣ ΤΕΚΝΟΥ)</w:t>
            </w:r>
            <w:r w:rsidRPr="00292DEB">
              <w:rPr>
                <w:rFonts w:eastAsia="Arial" w:cs="Arial"/>
                <w:i/>
                <w:iCs/>
              </w:rPr>
              <w:t xml:space="preserve">: </w:t>
            </w:r>
            <w:r w:rsidRPr="00292DEB">
              <w:rPr>
                <w:rFonts w:eastAsia="Arial" w:cs="Arial"/>
              </w:rPr>
              <w:t xml:space="preserve">Übertragbarkeit möglich. </w:t>
            </w:r>
          </w:p>
          <w:p w14:paraId="4ADED442" w14:textId="77777777" w:rsidR="00CD2271" w:rsidRPr="00292DEB" w:rsidRDefault="00CD2271" w:rsidP="00CD2271">
            <w:pPr>
              <w:shd w:val="clear" w:color="auto" w:fill="FFFFFF"/>
              <w:spacing w:line="276" w:lineRule="auto"/>
              <w:rPr>
                <w:rFonts w:eastAsia="Arial" w:cs="Arial"/>
              </w:rPr>
            </w:pPr>
            <w:r w:rsidRPr="00292DEB">
              <w:rPr>
                <w:rFonts w:eastAsia="Arial" w:cs="Arial"/>
              </w:rPr>
              <w:t>Dieselben Bestimmungen gelten für Adoptiveltern.</w:t>
            </w:r>
          </w:p>
          <w:p w14:paraId="1ECCC7F3" w14:textId="77777777" w:rsidR="00CD2271" w:rsidRPr="00292DEB" w:rsidRDefault="00CD2271" w:rsidP="00CD2271">
            <w:pPr>
              <w:spacing w:line="276" w:lineRule="auto"/>
              <w:rPr>
                <w:rFonts w:cs="Arial"/>
              </w:rPr>
            </w:pPr>
          </w:p>
        </w:tc>
        <w:tc>
          <w:tcPr>
            <w:tcW w:w="1370" w:type="pct"/>
          </w:tcPr>
          <w:p w14:paraId="6181C0B1" w14:textId="77777777" w:rsidR="00CD2271" w:rsidRPr="00292DEB" w:rsidRDefault="00CD2271" w:rsidP="00CD2271">
            <w:pPr>
              <w:spacing w:line="276" w:lineRule="auto"/>
              <w:rPr>
                <w:rFonts w:cs="Arial"/>
                <w:lang w:val="fr-BE"/>
              </w:rPr>
            </w:pPr>
            <w:r w:rsidRPr="00292DEB">
              <w:rPr>
                <w:rFonts w:cs="Arial"/>
                <w:lang w:val="fr-BE"/>
              </w:rPr>
              <w:t>Flexibilité</w:t>
            </w:r>
          </w:p>
          <w:p w14:paraId="49CA228A" w14:textId="77777777" w:rsidR="00CD2271" w:rsidRPr="00292DEB" w:rsidRDefault="00CD2271" w:rsidP="00CD2271">
            <w:pPr>
              <w:spacing w:line="276" w:lineRule="auto"/>
              <w:rPr>
                <w:rFonts w:cs="Arial"/>
                <w:lang w:val="fr-BE"/>
              </w:rPr>
            </w:pPr>
            <w:r w:rsidRPr="00292DEB">
              <w:rPr>
                <w:rFonts w:cs="Arial"/>
                <w:color w:val="008000"/>
                <w:lang w:val="fr-BE"/>
              </w:rPr>
              <w:t xml:space="preserve">Congé de maternité </w:t>
            </w:r>
            <w:r w:rsidRPr="00292DEB">
              <w:rPr>
                <w:rFonts w:eastAsia="Arial" w:cs="Arial"/>
                <w:bCs/>
                <w:lang w:val="fr-BE"/>
              </w:rPr>
              <w:t>(</w:t>
            </w:r>
            <w:r w:rsidRPr="00292DEB">
              <w:rPr>
                <w:rFonts w:cs="Arial"/>
                <w:i/>
                <w:color w:val="008080"/>
                <w:lang w:val="fr-BE"/>
              </w:rPr>
              <w:t>ΑΔΕΙΑ ΜΗΤΡΟΤΗΤΑΣ</w:t>
            </w:r>
            <w:r w:rsidRPr="00292DEB">
              <w:rPr>
                <w:rFonts w:eastAsia="Arial" w:cs="Arial"/>
                <w:bCs/>
                <w:lang w:val="fr-BE"/>
              </w:rPr>
              <w:t>)</w:t>
            </w:r>
            <w:r w:rsidRPr="00292DEB">
              <w:rPr>
                <w:rFonts w:eastAsia="Times New Roman" w:cs="Arial"/>
                <w:lang w:val="fr-BE" w:eastAsia="el-GR"/>
              </w:rPr>
              <w:t>:</w:t>
            </w:r>
          </w:p>
          <w:p w14:paraId="6A9BD29C" w14:textId="77777777" w:rsidR="00CD2271" w:rsidRPr="00292DEB" w:rsidRDefault="00CD2271" w:rsidP="00CD2271">
            <w:pPr>
              <w:numPr>
                <w:ilvl w:val="0"/>
                <w:numId w:val="93"/>
              </w:numPr>
              <w:spacing w:line="276" w:lineRule="auto"/>
              <w:rPr>
                <w:rFonts w:eastAsia="Times New Roman" w:cs="Arial"/>
                <w:lang w:val="fr-BE" w:eastAsia="el-GR"/>
              </w:rPr>
            </w:pPr>
            <w:r w:rsidRPr="00292DEB">
              <w:rPr>
                <w:rFonts w:eastAsia="Times New Roman" w:cs="Arial"/>
                <w:lang w:val="fr-BE" w:eastAsia="el-GR"/>
              </w:rPr>
              <w:t xml:space="preserve">si la naissance a lieu avant la date de terme prévue, le reste du congé de maternité est transféré à la période suivant l’accouchement, afin de faire en sorte que sa durée totale soit de </w:t>
            </w:r>
            <w:r w:rsidRPr="00292DEB">
              <w:rPr>
                <w:rFonts w:eastAsia="Times New Roman" w:cs="Arial"/>
                <w:color w:val="C00000"/>
                <w:lang w:val="fr-BE" w:eastAsia="el-GR"/>
              </w:rPr>
              <w:t>17</w:t>
            </w:r>
            <w:r w:rsidRPr="00292DEB">
              <w:rPr>
                <w:rFonts w:eastAsia="Times New Roman" w:cs="Arial"/>
                <w:lang w:val="fr-BE" w:eastAsia="el-GR"/>
              </w:rPr>
              <w:t> semaines;</w:t>
            </w:r>
          </w:p>
          <w:p w14:paraId="76EB99A3" w14:textId="77777777" w:rsidR="00CD2271" w:rsidRPr="00292DEB" w:rsidRDefault="00CD2271" w:rsidP="00CD2271">
            <w:pPr>
              <w:numPr>
                <w:ilvl w:val="0"/>
                <w:numId w:val="93"/>
              </w:numPr>
              <w:spacing w:line="276" w:lineRule="auto"/>
              <w:rPr>
                <w:rFonts w:eastAsia="Times New Roman" w:cs="Arial"/>
                <w:lang w:val="fr-BE" w:eastAsia="el-GR"/>
              </w:rPr>
            </w:pPr>
            <w:r w:rsidRPr="00292DEB">
              <w:rPr>
                <w:rFonts w:eastAsia="Times New Roman" w:cs="Arial"/>
                <w:lang w:val="fr-BE" w:eastAsia="el-GR"/>
              </w:rPr>
              <w:t xml:space="preserve">si la naissance a lieu après la date prévue de l’accouchement, le congé prénatal de </w:t>
            </w:r>
            <w:r w:rsidRPr="00292DEB">
              <w:rPr>
                <w:rFonts w:eastAsia="Times New Roman" w:cs="Arial"/>
                <w:color w:val="C00000"/>
                <w:lang w:val="fr-BE" w:eastAsia="el-GR"/>
              </w:rPr>
              <w:t>8 </w:t>
            </w:r>
            <w:r w:rsidRPr="00292DEB">
              <w:rPr>
                <w:rFonts w:eastAsia="Times New Roman" w:cs="Arial"/>
                <w:lang w:val="fr-BE" w:eastAsia="el-GR"/>
              </w:rPr>
              <w:t xml:space="preserve">semaines est prolongé d’autant, afin que le congé postnatal de </w:t>
            </w:r>
            <w:r w:rsidRPr="00292DEB">
              <w:rPr>
                <w:rFonts w:eastAsia="Times New Roman" w:cs="Arial"/>
                <w:color w:val="C00000"/>
                <w:lang w:val="fr-BE" w:eastAsia="el-GR"/>
              </w:rPr>
              <w:t xml:space="preserve">9 </w:t>
            </w:r>
            <w:r w:rsidRPr="00292DEB">
              <w:rPr>
                <w:rFonts w:eastAsia="Times New Roman" w:cs="Arial"/>
                <w:lang w:val="fr-BE" w:eastAsia="el-GR"/>
              </w:rPr>
              <w:t>semaines soit intégralement octroyé.</w:t>
            </w:r>
          </w:p>
          <w:p w14:paraId="477202CB" w14:textId="77777777" w:rsidR="00CD2271" w:rsidRPr="00292DEB" w:rsidRDefault="00CD2271" w:rsidP="00CD2271">
            <w:pPr>
              <w:spacing w:line="276" w:lineRule="auto"/>
              <w:rPr>
                <w:rFonts w:cs="Arial"/>
                <w:lang w:val="fr-BE"/>
              </w:rPr>
            </w:pPr>
            <w:r w:rsidRPr="00292DEB">
              <w:rPr>
                <w:rFonts w:eastAsia="Times New Roman" w:cs="Arial"/>
                <w:color w:val="008000"/>
                <w:lang w:val="fr-BE" w:eastAsia="el-GR"/>
              </w:rPr>
              <w:t xml:space="preserve">Allocation spéciale de protection de maternité </w:t>
            </w:r>
            <w:r w:rsidRPr="00292DEB">
              <w:rPr>
                <w:rFonts w:eastAsia="Arial" w:cs="Arial"/>
                <w:i/>
                <w:iCs/>
                <w:color w:val="008080"/>
                <w:lang w:val="fr-BE"/>
              </w:rPr>
              <w:t xml:space="preserve">(ΕΙΔΙΚΗ ΠΑΡΟΧΗ ΠΡΟΣΤΑΣΙΑΣ ΜΗΤΡΟΤΗΤΑΣ) </w:t>
            </w:r>
            <w:r w:rsidRPr="00292DEB">
              <w:rPr>
                <w:rFonts w:eastAsia="Arial" w:cs="Arial"/>
                <w:iCs/>
                <w:lang w:val="fr-BE"/>
              </w:rPr>
              <w:t xml:space="preserve">et </w:t>
            </w:r>
            <w:r w:rsidRPr="00292DEB">
              <w:rPr>
                <w:rFonts w:eastAsia="Arial" w:cs="Arial"/>
                <w:iCs/>
                <w:color w:val="008000"/>
                <w:lang w:val="fr-BE"/>
              </w:rPr>
              <w:t xml:space="preserve">congé de paternité </w:t>
            </w:r>
            <w:r w:rsidRPr="00292DEB">
              <w:rPr>
                <w:rFonts w:cs="Arial"/>
                <w:lang w:val="fr-BE"/>
              </w:rPr>
              <w:t>(</w:t>
            </w:r>
            <w:r w:rsidRPr="00292DEB">
              <w:rPr>
                <w:rFonts w:cs="Arial"/>
                <w:i/>
                <w:color w:val="008080"/>
                <w:lang w:val="fr-BE"/>
              </w:rPr>
              <w:t>ΑΔΕΙΑ ΠΑΤΡΟΤΗΤΑΣ</w:t>
            </w:r>
            <w:r w:rsidRPr="00292DEB">
              <w:rPr>
                <w:rFonts w:cs="Arial"/>
                <w:lang w:val="fr-BE"/>
              </w:rPr>
              <w:t>): une certaine flexibilité est possible.</w:t>
            </w:r>
          </w:p>
          <w:p w14:paraId="7BE1F3E5" w14:textId="77777777" w:rsidR="00CD2271" w:rsidRPr="00292DEB" w:rsidRDefault="00CD2271" w:rsidP="00CD2271">
            <w:pPr>
              <w:keepNext/>
              <w:spacing w:line="276" w:lineRule="auto"/>
              <w:outlineLvl w:val="3"/>
              <w:rPr>
                <w:rFonts w:eastAsia="Arial" w:cs="Arial"/>
                <w:iCs/>
                <w:lang w:val="fr-BE"/>
              </w:rPr>
            </w:pPr>
            <w:r w:rsidRPr="00292DEB">
              <w:rPr>
                <w:rFonts w:cs="Arial"/>
                <w:color w:val="008000"/>
                <w:lang w:val="fr-BE"/>
              </w:rPr>
              <w:t>Congé parental d’éducation</w:t>
            </w:r>
            <w:r w:rsidRPr="00292DEB">
              <w:rPr>
                <w:rFonts w:eastAsia="Arial" w:cs="Arial"/>
                <w:i/>
                <w:iCs/>
                <w:color w:val="008080"/>
                <w:lang w:val="fr-BE"/>
              </w:rPr>
              <w:t xml:space="preserve"> (ΑΔΕΙΑ ΦΡΟΝΤΙΔΑΣ ΤΕΚΝΟΥ)</w:t>
            </w:r>
            <w:r w:rsidRPr="00292DEB">
              <w:rPr>
                <w:rFonts w:eastAsia="Arial" w:cs="Arial"/>
                <w:i/>
                <w:iCs/>
                <w:lang w:val="fr-BE"/>
              </w:rPr>
              <w:t xml:space="preserve">: </w:t>
            </w:r>
            <w:r w:rsidRPr="00292DEB">
              <w:rPr>
                <w:rFonts w:eastAsia="Arial" w:cs="Arial"/>
                <w:iCs/>
                <w:lang w:val="fr-BE"/>
              </w:rPr>
              <w:t>flexibilité possible.</w:t>
            </w:r>
          </w:p>
          <w:p w14:paraId="26568357" w14:textId="77777777" w:rsidR="00CD2271" w:rsidRPr="00292DEB" w:rsidRDefault="00CD2271" w:rsidP="00CD2271">
            <w:pPr>
              <w:keepNext/>
              <w:spacing w:line="276" w:lineRule="auto"/>
              <w:outlineLvl w:val="2"/>
              <w:rPr>
                <w:rFonts w:eastAsia="Arial" w:cs="Arial"/>
                <w:iCs/>
                <w:lang w:val="fr-BE"/>
              </w:rPr>
            </w:pPr>
          </w:p>
          <w:p w14:paraId="5FF970DA" w14:textId="77777777" w:rsidR="00CD2271" w:rsidRPr="00292DEB" w:rsidRDefault="00CD2271" w:rsidP="00CD2271">
            <w:pPr>
              <w:keepNext/>
              <w:spacing w:line="276" w:lineRule="auto"/>
              <w:outlineLvl w:val="3"/>
              <w:rPr>
                <w:rFonts w:eastAsia="Arial" w:cs="Arial"/>
                <w:iCs/>
                <w:lang w:val="fr-BE"/>
              </w:rPr>
            </w:pPr>
            <w:r w:rsidRPr="00292DEB">
              <w:rPr>
                <w:rFonts w:eastAsia="Arial" w:cs="Arial"/>
                <w:iCs/>
                <w:lang w:val="fr-BE"/>
              </w:rPr>
              <w:t>Transférabilité</w:t>
            </w:r>
          </w:p>
          <w:p w14:paraId="7F6B49A3" w14:textId="77777777" w:rsidR="00CD2271" w:rsidRPr="00292DEB" w:rsidRDefault="00CD2271" w:rsidP="00CD2271">
            <w:pPr>
              <w:keepNext/>
              <w:spacing w:line="276" w:lineRule="auto"/>
              <w:outlineLvl w:val="3"/>
              <w:rPr>
                <w:rFonts w:eastAsia="Times New Roman" w:cs="Arial"/>
                <w:lang w:val="fr-BE" w:eastAsia="el-GR"/>
              </w:rPr>
            </w:pPr>
            <w:r w:rsidRPr="00292DEB">
              <w:rPr>
                <w:rFonts w:cs="Arial"/>
                <w:color w:val="008000"/>
                <w:lang w:val="fr-BE"/>
              </w:rPr>
              <w:t xml:space="preserve">Congé de maternité </w:t>
            </w:r>
            <w:r w:rsidRPr="00292DEB">
              <w:rPr>
                <w:rFonts w:eastAsia="Arial" w:cs="Arial"/>
                <w:bCs/>
                <w:lang w:val="fr-BE"/>
              </w:rPr>
              <w:t>(</w:t>
            </w:r>
            <w:r w:rsidRPr="00292DEB">
              <w:rPr>
                <w:rFonts w:cs="Arial"/>
                <w:i/>
                <w:color w:val="008080"/>
                <w:lang w:val="fr-BE"/>
              </w:rPr>
              <w:t>ΑΔΕΙΑ ΜΗΤΡΟΤΗΤΑΣ</w:t>
            </w:r>
            <w:r w:rsidRPr="00292DEB">
              <w:rPr>
                <w:rFonts w:eastAsia="Arial" w:cs="Arial"/>
                <w:bCs/>
                <w:lang w:val="fr-BE"/>
              </w:rPr>
              <w:t>)</w:t>
            </w:r>
            <w:r w:rsidRPr="00292DEB">
              <w:rPr>
                <w:rFonts w:eastAsia="Times New Roman" w:cs="Arial"/>
                <w:lang w:val="fr-BE" w:eastAsia="el-GR"/>
              </w:rPr>
              <w:t>: impossible entre les parents car le congé de maternité et l’indemnité de maternité subséquente ne sont versés qu’aux mères en raison de la grossesse et de l’accouchement.</w:t>
            </w:r>
          </w:p>
          <w:p w14:paraId="51F4E860" w14:textId="77777777" w:rsidR="00CD2271" w:rsidRPr="00292DEB" w:rsidRDefault="00CD2271" w:rsidP="00CD2271">
            <w:pPr>
              <w:keepNext/>
              <w:spacing w:line="276" w:lineRule="auto"/>
              <w:outlineLvl w:val="3"/>
              <w:rPr>
                <w:rFonts w:cs="Arial"/>
                <w:color w:val="008000"/>
                <w:lang w:val="fr-BE"/>
              </w:rPr>
            </w:pPr>
            <w:r w:rsidRPr="00292DEB">
              <w:rPr>
                <w:rFonts w:eastAsia="Times New Roman" w:cs="Arial"/>
                <w:color w:val="008000"/>
                <w:lang w:val="fr-BE" w:eastAsia="el-GR"/>
              </w:rPr>
              <w:t xml:space="preserve">Allocation spéciale de protection de maternité </w:t>
            </w:r>
            <w:r w:rsidRPr="00292DEB">
              <w:rPr>
                <w:rFonts w:eastAsia="Arial" w:cs="Arial"/>
                <w:i/>
                <w:iCs/>
                <w:color w:val="008080"/>
                <w:lang w:val="fr-BE"/>
              </w:rPr>
              <w:t>(ΕΙΔΙΚΗ ΠΑΡΟΧΗ ΠΡΟΣΤΑΣΙΑΣ ΜΗΤΡΟΤΗΤΑΣ</w:t>
            </w:r>
            <w:r w:rsidRPr="00292DEB">
              <w:rPr>
                <w:rFonts w:cs="Arial"/>
                <w:lang w:val="fr-BE"/>
              </w:rPr>
              <w:t xml:space="preserve">): la mère peut transférer jusqu’à </w:t>
            </w:r>
            <w:r w:rsidRPr="00292DEB">
              <w:rPr>
                <w:rFonts w:cs="Arial"/>
                <w:color w:val="C00000"/>
                <w:lang w:val="fr-BE"/>
              </w:rPr>
              <w:t xml:space="preserve">7 </w:t>
            </w:r>
            <w:r w:rsidRPr="00292DEB">
              <w:rPr>
                <w:rFonts w:cs="Arial"/>
                <w:lang w:val="fr-BE"/>
              </w:rPr>
              <w:t>mois de congé spécial de protection de maternité au père s’il a un emploi. Au cours de ce congé, le père a droit aux prestations.</w:t>
            </w:r>
          </w:p>
          <w:p w14:paraId="3B8395F3" w14:textId="77777777" w:rsidR="00CD2271" w:rsidRPr="00292DEB" w:rsidRDefault="00CD2271" w:rsidP="00CD2271">
            <w:pPr>
              <w:keepNext/>
              <w:spacing w:line="276" w:lineRule="auto"/>
              <w:outlineLvl w:val="3"/>
              <w:rPr>
                <w:rFonts w:eastAsia="Arial" w:cs="Arial"/>
                <w:iCs/>
                <w:lang w:val="fr-BE"/>
              </w:rPr>
            </w:pPr>
            <w:r w:rsidRPr="00292DEB">
              <w:rPr>
                <w:rFonts w:eastAsia="Arial" w:cs="Arial"/>
                <w:iCs/>
                <w:color w:val="008000"/>
                <w:lang w:val="fr-BE"/>
              </w:rPr>
              <w:t xml:space="preserve">Congé de paternité </w:t>
            </w:r>
            <w:r w:rsidRPr="00292DEB">
              <w:rPr>
                <w:rFonts w:cs="Arial"/>
                <w:lang w:val="fr-BE"/>
              </w:rPr>
              <w:t>(</w:t>
            </w:r>
            <w:r w:rsidRPr="00292DEB">
              <w:rPr>
                <w:rFonts w:cs="Arial"/>
                <w:i/>
                <w:color w:val="008080"/>
                <w:lang w:val="fr-BE"/>
              </w:rPr>
              <w:t>ΑΔΕΙΑ ΠΑΤΡΟΤΗΤΑΣ</w:t>
            </w:r>
            <w:r w:rsidRPr="00292DEB">
              <w:rPr>
                <w:rFonts w:cs="Arial"/>
                <w:lang w:val="fr-BE"/>
              </w:rPr>
              <w:t>)</w:t>
            </w:r>
            <w:r w:rsidRPr="00292DEB">
              <w:rPr>
                <w:rFonts w:eastAsia="Arial" w:cs="Arial"/>
                <w:i/>
                <w:iCs/>
                <w:lang w:val="fr-BE"/>
              </w:rPr>
              <w:t xml:space="preserve">: </w:t>
            </w:r>
            <w:r w:rsidRPr="00292DEB">
              <w:rPr>
                <w:rFonts w:eastAsia="Arial" w:cs="Arial"/>
                <w:iCs/>
                <w:lang w:val="fr-BE"/>
              </w:rPr>
              <w:t>pas de transférabilité possible.</w:t>
            </w:r>
          </w:p>
          <w:p w14:paraId="421C5468" w14:textId="77777777" w:rsidR="00CD2271" w:rsidRPr="00292DEB" w:rsidRDefault="00CD2271" w:rsidP="00CD2271">
            <w:pPr>
              <w:keepNext/>
              <w:spacing w:line="276" w:lineRule="auto"/>
              <w:outlineLvl w:val="3"/>
              <w:rPr>
                <w:rFonts w:eastAsia="Arial" w:cs="Arial"/>
                <w:iCs/>
                <w:lang w:val="fr-BE"/>
              </w:rPr>
            </w:pPr>
            <w:r w:rsidRPr="00292DEB">
              <w:rPr>
                <w:rFonts w:cs="Arial"/>
                <w:color w:val="008000"/>
                <w:lang w:val="fr-BE"/>
              </w:rPr>
              <w:t xml:space="preserve">Congé parental d’éducation </w:t>
            </w:r>
            <w:r w:rsidRPr="00292DEB">
              <w:rPr>
                <w:rFonts w:eastAsia="Arial" w:cs="Arial"/>
                <w:i/>
                <w:iCs/>
                <w:color w:val="008080"/>
                <w:lang w:val="fr-BE"/>
              </w:rPr>
              <w:t>(ΑΔΕΙΑ ΦΡΟΝΤΙΔΑΣ ΤΕΚΝΟΥ)</w:t>
            </w:r>
            <w:r w:rsidRPr="00292DEB">
              <w:rPr>
                <w:rFonts w:eastAsia="Arial" w:cs="Arial"/>
                <w:i/>
                <w:iCs/>
                <w:lang w:val="fr-BE"/>
              </w:rPr>
              <w:t xml:space="preserve">: </w:t>
            </w:r>
            <w:r w:rsidRPr="00292DEB">
              <w:rPr>
                <w:rFonts w:eastAsia="Arial" w:cs="Arial"/>
                <w:iCs/>
                <w:lang w:val="fr-BE"/>
              </w:rPr>
              <w:t>transférabilité possible.</w:t>
            </w:r>
          </w:p>
          <w:p w14:paraId="53DEFE69" w14:textId="77777777" w:rsidR="00CD2271" w:rsidRPr="00292DEB" w:rsidRDefault="00CD2271" w:rsidP="00CD2271">
            <w:pPr>
              <w:spacing w:line="276" w:lineRule="auto"/>
              <w:rPr>
                <w:rFonts w:cs="Arial"/>
                <w:lang w:val="fr-BE"/>
              </w:rPr>
            </w:pPr>
          </w:p>
          <w:p w14:paraId="30C242B7" w14:textId="2CD2D9D0" w:rsidR="00CD2271" w:rsidRPr="00292DEB" w:rsidRDefault="00CD2271" w:rsidP="00CD2271">
            <w:pPr>
              <w:spacing w:line="276" w:lineRule="auto"/>
              <w:rPr>
                <w:rFonts w:cs="Arial"/>
                <w:lang w:val="fr-BE"/>
              </w:rPr>
            </w:pPr>
            <w:r w:rsidRPr="00292DEB">
              <w:rPr>
                <w:rFonts w:cs="Arial"/>
                <w:lang w:val="fr-BE"/>
              </w:rPr>
              <w:t>Les mêmes dispositions s'appliquent aux parents adoptifs.</w:t>
            </w:r>
          </w:p>
        </w:tc>
        <w:tc>
          <w:tcPr>
            <w:tcW w:w="1370" w:type="pct"/>
          </w:tcPr>
          <w:p w14:paraId="73E2FD91"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E-IV-10-EL</w:t>
            </w:r>
          </w:p>
          <w:p w14:paraId="66268A1A" w14:textId="77777777" w:rsidR="00CD2271" w:rsidRPr="00292DEB" w:rsidRDefault="00CD2271" w:rsidP="00CD2271">
            <w:pPr>
              <w:pStyle w:val="Normal0"/>
              <w:pBdr>
                <w:top w:val="nil"/>
                <w:left w:val="nil"/>
                <w:bottom w:val="nil"/>
                <w:right w:val="nil"/>
                <w:between w:val="nil"/>
              </w:pBdr>
              <w:spacing w:after="0"/>
              <w:rPr>
                <w:color w:val="008000"/>
                <w:sz w:val="15"/>
                <w:szCs w:val="15"/>
                <w:lang w:val="en-GB"/>
              </w:rPr>
            </w:pPr>
            <w:r w:rsidRPr="00292DEB">
              <w:rPr>
                <w:color w:val="000000"/>
                <w:sz w:val="15"/>
                <w:szCs w:val="15"/>
                <w:lang w:val="en-GB"/>
              </w:rPr>
              <w:t>Flexibility</w:t>
            </w:r>
          </w:p>
          <w:p w14:paraId="6F8CECF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Maternity leave </w:t>
            </w:r>
            <w:r w:rsidRPr="00292DEB">
              <w:rPr>
                <w:color w:val="000000"/>
                <w:sz w:val="15"/>
                <w:szCs w:val="15"/>
                <w:lang w:val="en-GB"/>
              </w:rPr>
              <w:t>(</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ΜΗΤΡΟΤΗΤΑΣ</w:t>
            </w:r>
            <w:r w:rsidRPr="00292DEB">
              <w:rPr>
                <w:color w:val="000000"/>
                <w:sz w:val="15"/>
                <w:szCs w:val="15"/>
                <w:lang w:val="en-GB"/>
              </w:rPr>
              <w:t>):</w:t>
            </w:r>
          </w:p>
          <w:p w14:paraId="0C6BEB05" w14:textId="77777777" w:rsidR="00CD2271" w:rsidRPr="00292DEB" w:rsidRDefault="00CD2271" w:rsidP="00CD2271">
            <w:pPr>
              <w:pStyle w:val="Normal0"/>
              <w:numPr>
                <w:ilvl w:val="0"/>
                <w:numId w:val="119"/>
              </w:numPr>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childbirth occurs before the due date of birth, the rest of maternity leave is transferred to after the confinement </w:t>
            </w:r>
            <w:proofErr w:type="gramStart"/>
            <w:r w:rsidRPr="00292DEB">
              <w:rPr>
                <w:color w:val="000000"/>
                <w:sz w:val="15"/>
                <w:szCs w:val="15"/>
                <w:lang w:val="en-GB"/>
              </w:rPr>
              <w:t>in order for</w:t>
            </w:r>
            <w:proofErr w:type="gramEnd"/>
            <w:r w:rsidRPr="00292DEB">
              <w:rPr>
                <w:color w:val="000000"/>
                <w:sz w:val="15"/>
                <w:szCs w:val="15"/>
                <w:lang w:val="en-GB"/>
              </w:rPr>
              <w:t xml:space="preserve"> the total duration to be </w:t>
            </w:r>
            <w:r w:rsidRPr="00292DEB">
              <w:rPr>
                <w:color w:val="C00000"/>
                <w:sz w:val="15"/>
                <w:szCs w:val="15"/>
                <w:lang w:val="en-GB"/>
              </w:rPr>
              <w:t>17</w:t>
            </w:r>
            <w:r w:rsidRPr="00292DEB">
              <w:rPr>
                <w:color w:val="000000"/>
                <w:sz w:val="15"/>
                <w:szCs w:val="15"/>
                <w:lang w:val="en-GB"/>
              </w:rPr>
              <w:t xml:space="preserve"> weeks;</w:t>
            </w:r>
          </w:p>
          <w:p w14:paraId="2323DB49" w14:textId="77777777" w:rsidR="00CD2271" w:rsidRPr="00292DEB" w:rsidRDefault="00CD2271" w:rsidP="00CD2271">
            <w:pPr>
              <w:pStyle w:val="Normal0"/>
              <w:numPr>
                <w:ilvl w:val="0"/>
                <w:numId w:val="119"/>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if childbirth occurs after the due date of birth, then the pre-natal leave of </w:t>
            </w:r>
            <w:r w:rsidRPr="00292DEB">
              <w:rPr>
                <w:color w:val="C00000"/>
                <w:sz w:val="15"/>
                <w:szCs w:val="15"/>
                <w:lang w:val="en-GB"/>
              </w:rPr>
              <w:t>8</w:t>
            </w:r>
            <w:r w:rsidRPr="00292DEB">
              <w:rPr>
                <w:color w:val="000000"/>
                <w:sz w:val="15"/>
                <w:szCs w:val="15"/>
                <w:lang w:val="en-GB"/>
              </w:rPr>
              <w:t xml:space="preserve"> weeks is extended accordingly in order the whole post-natal leave of </w:t>
            </w:r>
            <w:r w:rsidRPr="00292DEB">
              <w:rPr>
                <w:color w:val="C00000"/>
                <w:sz w:val="15"/>
                <w:szCs w:val="15"/>
                <w:lang w:val="en-GB"/>
              </w:rPr>
              <w:t>9</w:t>
            </w:r>
            <w:r w:rsidRPr="00292DEB">
              <w:rPr>
                <w:color w:val="000000"/>
                <w:sz w:val="15"/>
                <w:szCs w:val="15"/>
                <w:lang w:val="en-GB"/>
              </w:rPr>
              <w:t xml:space="preserve"> weeks to be granted.</w:t>
            </w:r>
          </w:p>
          <w:p w14:paraId="31A04966" w14:textId="77777777" w:rsidR="00CD2271" w:rsidRPr="00292DEB" w:rsidRDefault="00CD2271" w:rsidP="00CD2271">
            <w:pPr>
              <w:pStyle w:val="Normal0"/>
              <w:pBdr>
                <w:top w:val="nil"/>
                <w:left w:val="nil"/>
                <w:bottom w:val="nil"/>
                <w:right w:val="nil"/>
                <w:between w:val="nil"/>
              </w:pBdr>
              <w:shd w:val="clear" w:color="auto" w:fill="FFFFFF"/>
              <w:spacing w:after="0"/>
              <w:rPr>
                <w:color w:val="000000"/>
                <w:sz w:val="15"/>
                <w:szCs w:val="15"/>
                <w:lang w:val="en-GB"/>
              </w:rPr>
            </w:pPr>
            <w:r w:rsidRPr="00292DEB">
              <w:rPr>
                <w:color w:val="008000"/>
                <w:sz w:val="15"/>
                <w:szCs w:val="15"/>
                <w:lang w:val="en-GB"/>
              </w:rPr>
              <w:t xml:space="preserve">Special Maternity Protection Allowance </w:t>
            </w:r>
            <w:r w:rsidRPr="00292DEB">
              <w:rPr>
                <w:i/>
                <w:color w:val="008080"/>
                <w:sz w:val="15"/>
                <w:szCs w:val="15"/>
                <w:lang w:val="en-GB"/>
              </w:rPr>
              <w:t>(</w:t>
            </w:r>
            <w:r w:rsidRPr="00292DEB">
              <w:rPr>
                <w:i/>
                <w:color w:val="008080"/>
                <w:sz w:val="15"/>
                <w:szCs w:val="15"/>
              </w:rPr>
              <w:t>ΕΙΔΙΚΗ</w:t>
            </w:r>
            <w:r w:rsidRPr="00292DEB">
              <w:rPr>
                <w:i/>
                <w:color w:val="008080"/>
                <w:sz w:val="15"/>
                <w:szCs w:val="15"/>
                <w:lang w:val="en-GB"/>
              </w:rPr>
              <w:t xml:space="preserve"> </w:t>
            </w:r>
            <w:r w:rsidRPr="00292DEB">
              <w:rPr>
                <w:i/>
                <w:color w:val="008080"/>
                <w:sz w:val="15"/>
                <w:szCs w:val="15"/>
              </w:rPr>
              <w:t>ΠΑΡΟΧΗ</w:t>
            </w:r>
            <w:r w:rsidRPr="00292DEB">
              <w:rPr>
                <w:i/>
                <w:color w:val="008080"/>
                <w:sz w:val="15"/>
                <w:szCs w:val="15"/>
                <w:lang w:val="en-GB"/>
              </w:rPr>
              <w:t xml:space="preserve"> </w:t>
            </w:r>
            <w:r w:rsidRPr="00292DEB">
              <w:rPr>
                <w:i/>
                <w:color w:val="008080"/>
                <w:sz w:val="15"/>
                <w:szCs w:val="15"/>
              </w:rPr>
              <w:t>ΠΡΟΣΤΑΣΙΑΣ</w:t>
            </w:r>
            <w:r w:rsidRPr="00292DEB">
              <w:rPr>
                <w:i/>
                <w:color w:val="008080"/>
                <w:sz w:val="15"/>
                <w:szCs w:val="15"/>
                <w:lang w:val="en-GB"/>
              </w:rPr>
              <w:t xml:space="preserve"> </w:t>
            </w:r>
            <w:r w:rsidRPr="00292DEB">
              <w:rPr>
                <w:i/>
                <w:color w:val="008080"/>
                <w:sz w:val="15"/>
                <w:szCs w:val="15"/>
              </w:rPr>
              <w:t>ΜΗΤΡΟΤΗΤΑΣ</w:t>
            </w:r>
            <w:r w:rsidRPr="00292DEB">
              <w:rPr>
                <w:i/>
                <w:color w:val="008080"/>
                <w:sz w:val="15"/>
                <w:szCs w:val="15"/>
                <w:lang w:val="en-GB"/>
              </w:rPr>
              <w:t xml:space="preserve">) </w:t>
            </w:r>
            <w:r w:rsidRPr="00292DEB">
              <w:rPr>
                <w:color w:val="000000"/>
                <w:sz w:val="15"/>
                <w:szCs w:val="15"/>
                <w:lang w:val="en-GB"/>
              </w:rPr>
              <w:t>and</w:t>
            </w:r>
            <w:r w:rsidRPr="00292DEB">
              <w:rPr>
                <w:color w:val="008000"/>
                <w:sz w:val="15"/>
                <w:szCs w:val="15"/>
                <w:lang w:val="en-GB"/>
              </w:rPr>
              <w:t xml:space="preserve"> Paternity leave</w:t>
            </w:r>
            <w:r w:rsidRPr="00292DEB">
              <w:rPr>
                <w:color w:val="00000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ΠΑΤΡΟΤΗΤΑΣ</w:t>
            </w:r>
            <w:r w:rsidRPr="00292DEB">
              <w:rPr>
                <w:color w:val="000000"/>
                <w:sz w:val="15"/>
                <w:szCs w:val="15"/>
                <w:lang w:val="en-GB"/>
              </w:rPr>
              <w:t xml:space="preserve">): some flexibility possible. </w:t>
            </w:r>
            <w:r w:rsidRPr="00292DEB">
              <w:rPr>
                <w:color w:val="008000"/>
                <w:sz w:val="15"/>
                <w:szCs w:val="15"/>
                <w:lang w:val="en-GB"/>
              </w:rPr>
              <w:t>Child Care Leave</w:t>
            </w:r>
            <w:r w:rsidRPr="00292DEB">
              <w:rPr>
                <w:i/>
                <w:color w:val="00808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ΦΡΟΝΤΙΔΑΣ</w:t>
            </w:r>
            <w:r w:rsidRPr="00292DEB">
              <w:rPr>
                <w:i/>
                <w:color w:val="008080"/>
                <w:sz w:val="15"/>
                <w:szCs w:val="15"/>
                <w:lang w:val="en-GB"/>
              </w:rPr>
              <w:t xml:space="preserve"> </w:t>
            </w:r>
            <w:r w:rsidRPr="00292DEB">
              <w:rPr>
                <w:i/>
                <w:color w:val="008080"/>
                <w:sz w:val="15"/>
                <w:szCs w:val="15"/>
              </w:rPr>
              <w:t>ΤΕΚΝΟΥ</w:t>
            </w:r>
            <w:r w:rsidRPr="00292DEB">
              <w:rPr>
                <w:i/>
                <w:color w:val="008080"/>
                <w:sz w:val="15"/>
                <w:szCs w:val="15"/>
                <w:lang w:val="en-GB"/>
              </w:rPr>
              <w:t>)</w:t>
            </w:r>
            <w:r w:rsidRPr="00292DEB">
              <w:rPr>
                <w:i/>
                <w:color w:val="000000"/>
                <w:sz w:val="15"/>
                <w:szCs w:val="15"/>
                <w:lang w:val="en-GB"/>
              </w:rPr>
              <w:t>:</w:t>
            </w:r>
            <w:r w:rsidRPr="00292DEB">
              <w:rPr>
                <w:color w:val="000000"/>
                <w:sz w:val="15"/>
                <w:szCs w:val="15"/>
                <w:lang w:val="en-GB"/>
              </w:rPr>
              <w:t xml:space="preserve"> flexibility possible.</w:t>
            </w:r>
          </w:p>
          <w:p w14:paraId="6D2CABA3" w14:textId="77777777" w:rsidR="00CD2271" w:rsidRPr="00292DEB" w:rsidRDefault="00CD2271" w:rsidP="00CD2271">
            <w:pPr>
              <w:pStyle w:val="Normal0"/>
              <w:pBdr>
                <w:top w:val="nil"/>
                <w:left w:val="nil"/>
                <w:bottom w:val="nil"/>
                <w:right w:val="nil"/>
                <w:between w:val="nil"/>
              </w:pBdr>
              <w:shd w:val="clear" w:color="auto" w:fill="FFFFFF"/>
              <w:spacing w:after="0"/>
              <w:rPr>
                <w:color w:val="000000"/>
                <w:sz w:val="15"/>
                <w:szCs w:val="15"/>
                <w:lang w:val="en-GB"/>
              </w:rPr>
            </w:pPr>
          </w:p>
          <w:p w14:paraId="65C18765" w14:textId="77777777" w:rsidR="00CD2271" w:rsidRPr="00292DEB" w:rsidRDefault="00CD2271" w:rsidP="00CD2271">
            <w:pPr>
              <w:pStyle w:val="Normal0"/>
              <w:pBdr>
                <w:top w:val="nil"/>
                <w:left w:val="nil"/>
                <w:bottom w:val="nil"/>
                <w:right w:val="nil"/>
                <w:between w:val="nil"/>
              </w:pBdr>
              <w:shd w:val="clear" w:color="auto" w:fill="FFFFFF"/>
              <w:spacing w:after="0"/>
              <w:rPr>
                <w:color w:val="008000"/>
                <w:sz w:val="15"/>
                <w:szCs w:val="15"/>
                <w:lang w:val="en-GB"/>
              </w:rPr>
            </w:pPr>
            <w:r w:rsidRPr="00292DEB">
              <w:rPr>
                <w:color w:val="000000"/>
                <w:sz w:val="15"/>
                <w:szCs w:val="15"/>
                <w:lang w:val="en-GB"/>
              </w:rPr>
              <w:t>Transferability</w:t>
            </w:r>
          </w:p>
          <w:p w14:paraId="4C741F35" w14:textId="77777777" w:rsidR="00CD2271" w:rsidRPr="00292DEB" w:rsidRDefault="00CD2271" w:rsidP="00CD2271">
            <w:pPr>
              <w:pStyle w:val="Normal0"/>
              <w:pBdr>
                <w:top w:val="nil"/>
                <w:left w:val="nil"/>
                <w:bottom w:val="nil"/>
                <w:right w:val="nil"/>
                <w:between w:val="nil"/>
              </w:pBdr>
              <w:shd w:val="clear" w:color="auto" w:fill="FFFFFF"/>
              <w:spacing w:after="0"/>
              <w:rPr>
                <w:color w:val="008000"/>
                <w:sz w:val="15"/>
                <w:szCs w:val="15"/>
                <w:lang w:val="en-GB"/>
              </w:rPr>
            </w:pPr>
            <w:r w:rsidRPr="00292DEB">
              <w:rPr>
                <w:color w:val="008000"/>
                <w:sz w:val="15"/>
                <w:szCs w:val="15"/>
                <w:lang w:val="en-GB"/>
              </w:rPr>
              <w:t xml:space="preserve">Maternity leave </w:t>
            </w:r>
            <w:r w:rsidRPr="00292DEB">
              <w:rPr>
                <w:color w:val="000000"/>
                <w:sz w:val="15"/>
                <w:szCs w:val="15"/>
                <w:lang w:val="en-GB"/>
              </w:rPr>
              <w:t>(</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ΜΗΤΡΟΤΗΤΑΣ</w:t>
            </w:r>
            <w:r w:rsidRPr="00292DEB">
              <w:rPr>
                <w:color w:val="000000"/>
                <w:sz w:val="15"/>
                <w:szCs w:val="15"/>
                <w:lang w:val="en-GB"/>
              </w:rPr>
              <w:t>): not possible between parents because maternity leave and subsequently the maternity benefit are given only to mothers due to pregnancy and confinement.</w:t>
            </w:r>
          </w:p>
          <w:p w14:paraId="1DDE1537"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Special Maternity Protection Allowance </w:t>
            </w:r>
            <w:r w:rsidRPr="00292DEB">
              <w:rPr>
                <w:i/>
                <w:color w:val="008080"/>
                <w:sz w:val="15"/>
                <w:szCs w:val="15"/>
                <w:lang w:val="en-GB"/>
              </w:rPr>
              <w:t>(</w:t>
            </w:r>
            <w:r w:rsidRPr="00292DEB">
              <w:rPr>
                <w:i/>
                <w:color w:val="008080"/>
                <w:sz w:val="15"/>
                <w:szCs w:val="15"/>
              </w:rPr>
              <w:t>ΕΙΔΙΚΗ</w:t>
            </w:r>
            <w:r w:rsidRPr="00292DEB">
              <w:rPr>
                <w:i/>
                <w:color w:val="008080"/>
                <w:sz w:val="15"/>
                <w:szCs w:val="15"/>
                <w:lang w:val="en-GB"/>
              </w:rPr>
              <w:t xml:space="preserve"> </w:t>
            </w:r>
            <w:r w:rsidRPr="00292DEB">
              <w:rPr>
                <w:i/>
                <w:color w:val="008080"/>
                <w:sz w:val="15"/>
                <w:szCs w:val="15"/>
              </w:rPr>
              <w:t>ΠΑΡΟΧΗ</w:t>
            </w:r>
            <w:r w:rsidRPr="00292DEB">
              <w:rPr>
                <w:i/>
                <w:color w:val="008080"/>
                <w:sz w:val="15"/>
                <w:szCs w:val="15"/>
                <w:lang w:val="en-GB"/>
              </w:rPr>
              <w:t xml:space="preserve"> </w:t>
            </w:r>
            <w:r w:rsidRPr="00292DEB">
              <w:rPr>
                <w:i/>
                <w:color w:val="008080"/>
                <w:sz w:val="15"/>
                <w:szCs w:val="15"/>
              </w:rPr>
              <w:t>ΠΡΟΣΤΑΣΙΑΣ</w:t>
            </w:r>
            <w:r w:rsidRPr="00292DEB">
              <w:rPr>
                <w:i/>
                <w:color w:val="008080"/>
                <w:sz w:val="15"/>
                <w:szCs w:val="15"/>
                <w:lang w:val="en-GB"/>
              </w:rPr>
              <w:t xml:space="preserve"> </w:t>
            </w:r>
            <w:r w:rsidRPr="00292DEB">
              <w:rPr>
                <w:i/>
                <w:color w:val="008080"/>
                <w:sz w:val="15"/>
                <w:szCs w:val="15"/>
              </w:rPr>
              <w:t>ΜΗΤΡΟΤΗΤΑΣ</w:t>
            </w:r>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 xml:space="preserve">the mother can transfer up to </w:t>
            </w:r>
            <w:r w:rsidRPr="00292DEB">
              <w:rPr>
                <w:color w:val="C00000"/>
                <w:sz w:val="15"/>
                <w:szCs w:val="15"/>
                <w:lang w:val="en-GB"/>
              </w:rPr>
              <w:t>7</w:t>
            </w:r>
            <w:r w:rsidRPr="00292DEB">
              <w:rPr>
                <w:color w:val="000000"/>
                <w:sz w:val="15"/>
                <w:szCs w:val="15"/>
                <w:lang w:val="en-GB"/>
              </w:rPr>
              <w:t xml:space="preserve"> months of the special maternity protection leave to the father if he is employed. During this period of leave, the father is entitled to the benefits.</w:t>
            </w:r>
          </w:p>
          <w:p w14:paraId="6BE0941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Paternity leave</w:t>
            </w:r>
            <w:r w:rsidRPr="00292DEB">
              <w:rPr>
                <w:color w:val="00000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ΠΑΤΡΟΤΗΤΑΣ</w:t>
            </w:r>
            <w:r w:rsidRPr="00292DEB">
              <w:rPr>
                <w:color w:val="000000"/>
                <w:sz w:val="15"/>
                <w:szCs w:val="15"/>
                <w:lang w:val="en-GB"/>
              </w:rPr>
              <w:t xml:space="preserve">): transferability not possible. </w:t>
            </w:r>
          </w:p>
          <w:p w14:paraId="219EA155" w14:textId="77777777" w:rsidR="00CD2271" w:rsidRPr="00292DEB" w:rsidRDefault="00CD2271" w:rsidP="00CD2271">
            <w:pPr>
              <w:pStyle w:val="Normal0"/>
              <w:pBdr>
                <w:top w:val="nil"/>
                <w:left w:val="nil"/>
                <w:bottom w:val="nil"/>
                <w:right w:val="nil"/>
                <w:between w:val="nil"/>
              </w:pBdr>
              <w:rPr>
                <w:color w:val="000000"/>
                <w:sz w:val="15"/>
                <w:szCs w:val="15"/>
                <w:lang w:val="en-GB"/>
              </w:rPr>
            </w:pPr>
            <w:r w:rsidRPr="00292DEB">
              <w:rPr>
                <w:color w:val="008000"/>
                <w:sz w:val="15"/>
                <w:szCs w:val="15"/>
                <w:lang w:val="en-GB"/>
              </w:rPr>
              <w:t>Child Care Leave</w:t>
            </w:r>
            <w:r w:rsidRPr="00292DEB">
              <w:rPr>
                <w:i/>
                <w:color w:val="00808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ΦΡΟΝΤΙΔΑΣ</w:t>
            </w:r>
            <w:r w:rsidRPr="00292DEB">
              <w:rPr>
                <w:i/>
                <w:color w:val="008080"/>
                <w:sz w:val="15"/>
                <w:szCs w:val="15"/>
                <w:lang w:val="en-GB"/>
              </w:rPr>
              <w:t xml:space="preserve"> </w:t>
            </w:r>
            <w:r w:rsidRPr="00292DEB">
              <w:rPr>
                <w:i/>
                <w:color w:val="008080"/>
                <w:sz w:val="15"/>
                <w:szCs w:val="15"/>
              </w:rPr>
              <w:t>ΤΕΚΝΟΥ</w:t>
            </w:r>
            <w:r w:rsidRPr="00292DEB">
              <w:rPr>
                <w:i/>
                <w:color w:val="008080"/>
                <w:sz w:val="15"/>
                <w:szCs w:val="15"/>
                <w:lang w:val="en-GB"/>
              </w:rPr>
              <w:t>)</w:t>
            </w:r>
            <w:r w:rsidRPr="00292DEB">
              <w:rPr>
                <w:i/>
                <w:color w:val="000000"/>
                <w:sz w:val="15"/>
                <w:szCs w:val="15"/>
                <w:lang w:val="en-GB"/>
              </w:rPr>
              <w:t xml:space="preserve">: </w:t>
            </w:r>
            <w:r w:rsidRPr="00292DEB">
              <w:rPr>
                <w:color w:val="000000"/>
                <w:sz w:val="15"/>
                <w:szCs w:val="15"/>
                <w:lang w:val="en-GB"/>
              </w:rPr>
              <w:t>transferability possible.</w:t>
            </w:r>
          </w:p>
          <w:p w14:paraId="5DA00555" w14:textId="77777777" w:rsidR="00CD2271" w:rsidRPr="00292DEB" w:rsidRDefault="00CD2271" w:rsidP="00CD2271">
            <w:pPr>
              <w:pStyle w:val="Normal0"/>
              <w:pBdr>
                <w:top w:val="nil"/>
                <w:left w:val="nil"/>
                <w:bottom w:val="nil"/>
                <w:right w:val="nil"/>
                <w:between w:val="nil"/>
              </w:pBdr>
              <w:rPr>
                <w:color w:val="000000"/>
                <w:sz w:val="15"/>
                <w:szCs w:val="15"/>
                <w:lang w:val="en-GB"/>
              </w:rPr>
            </w:pPr>
          </w:p>
          <w:p w14:paraId="040B1C39" w14:textId="5EF96458"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same provisions apply to adoptive parents.</w:t>
            </w:r>
          </w:p>
        </w:tc>
        <w:tc>
          <w:tcPr>
            <w:tcW w:w="167" w:type="pct"/>
          </w:tcPr>
          <w:p w14:paraId="677C5626"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0C846EEB" w14:textId="77777777" w:rsidR="00CD2271" w:rsidRPr="00292DEB" w:rsidRDefault="00CD2271" w:rsidP="00CD2271">
            <w:pPr>
              <w:spacing w:line="276" w:lineRule="auto"/>
              <w:rPr>
                <w:rFonts w:cs="Arial"/>
                <w:color w:val="0000FF"/>
                <w:lang w:val="en-US"/>
              </w:rPr>
            </w:pPr>
          </w:p>
        </w:tc>
        <w:tc>
          <w:tcPr>
            <w:tcW w:w="127" w:type="pct"/>
          </w:tcPr>
          <w:p w14:paraId="2801DDE0" w14:textId="77777777" w:rsidR="00CD2271" w:rsidRPr="00292DEB" w:rsidRDefault="00CD2271" w:rsidP="00CD2271">
            <w:pPr>
              <w:spacing w:line="276" w:lineRule="auto"/>
              <w:rPr>
                <w:rFonts w:cs="Arial"/>
                <w:color w:val="0000FF"/>
                <w:lang w:val="fr-FR"/>
              </w:rPr>
            </w:pPr>
            <w:r w:rsidRPr="00292DEB">
              <w:rPr>
                <w:rFonts w:cs="Arial"/>
                <w:color w:val="0000FF"/>
                <w:lang w:val="fr-FR"/>
              </w:rPr>
              <w:t>10</w:t>
            </w:r>
          </w:p>
          <w:p w14:paraId="43DAD27F" w14:textId="77777777" w:rsidR="00CD2271" w:rsidRPr="00292DEB" w:rsidRDefault="00CD2271" w:rsidP="00CD2271">
            <w:pPr>
              <w:spacing w:line="276" w:lineRule="auto"/>
              <w:rPr>
                <w:rFonts w:cs="Arial"/>
                <w:color w:val="0000FF"/>
                <w:lang w:val="en-US"/>
              </w:rPr>
            </w:pPr>
          </w:p>
        </w:tc>
        <w:tc>
          <w:tcPr>
            <w:tcW w:w="402" w:type="pct"/>
          </w:tcPr>
          <w:p w14:paraId="6AA9ADB1"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A795EE8" w14:textId="77777777" w:rsidR="00CD2271" w:rsidRPr="00292DEB" w:rsidRDefault="00CD2271" w:rsidP="00CD2271">
            <w:pPr>
              <w:pStyle w:val="AufzhlungNach0"/>
              <w:numPr>
                <w:ilvl w:val="0"/>
                <w:numId w:val="0"/>
              </w:numPr>
              <w:tabs>
                <w:tab w:val="right" w:pos="2466"/>
              </w:tabs>
              <w:spacing w:line="276" w:lineRule="auto"/>
              <w:jc w:val="left"/>
              <w:rPr>
                <w:color w:val="0000FF"/>
                <w:lang w:val="en-GB"/>
              </w:rPr>
            </w:pPr>
          </w:p>
          <w:p w14:paraId="310EDE20" w14:textId="77777777" w:rsidR="00CD2271" w:rsidRPr="00292DEB" w:rsidRDefault="00CD2271" w:rsidP="00CD2271">
            <w:pPr>
              <w:spacing w:line="276" w:lineRule="auto"/>
              <w:rPr>
                <w:rFonts w:cs="Arial"/>
                <w:color w:val="0000FF"/>
                <w:lang w:val="en-US"/>
              </w:rPr>
            </w:pPr>
          </w:p>
        </w:tc>
      </w:tr>
      <w:tr w:rsidR="00CD2271" w:rsidRPr="00292DEB" w14:paraId="21F6B9B9" w14:textId="77777777" w:rsidTr="005D0FED">
        <w:tc>
          <w:tcPr>
            <w:tcW w:w="193" w:type="pct"/>
          </w:tcPr>
          <w:p w14:paraId="5898F788" w14:textId="77777777" w:rsidR="00CD2271" w:rsidRPr="00292DEB" w:rsidRDefault="00CD2271" w:rsidP="00CD2271">
            <w:pPr>
              <w:spacing w:line="276" w:lineRule="auto"/>
              <w:jc w:val="left"/>
              <w:rPr>
                <w:rFonts w:cs="Arial"/>
                <w:lang w:val="es-ES"/>
              </w:rPr>
            </w:pPr>
            <w:r w:rsidRPr="00292DEB">
              <w:rPr>
                <w:rFonts w:cs="Arial"/>
                <w:lang w:val="es-ES"/>
              </w:rPr>
              <w:t>EL</w:t>
            </w:r>
          </w:p>
          <w:p w14:paraId="7F5D065A" w14:textId="77777777" w:rsidR="00CD2271" w:rsidRPr="00292DEB" w:rsidRDefault="00CD2271" w:rsidP="00CD2271">
            <w:pPr>
              <w:spacing w:line="276" w:lineRule="auto"/>
              <w:jc w:val="left"/>
              <w:rPr>
                <w:rFonts w:cs="Arial"/>
                <w:lang w:val="es-ES"/>
              </w:rPr>
            </w:pPr>
            <w:r w:rsidRPr="00292DEB">
              <w:rPr>
                <w:rFonts w:cs="Arial"/>
                <w:lang w:val="es-ES"/>
              </w:rPr>
              <w:t>EL</w:t>
            </w:r>
          </w:p>
          <w:p w14:paraId="2EC9A4C1" w14:textId="77777777" w:rsidR="00CD2271" w:rsidRPr="00292DEB" w:rsidRDefault="00CD2271" w:rsidP="00CD2271">
            <w:pPr>
              <w:spacing w:line="276" w:lineRule="auto"/>
              <w:jc w:val="left"/>
              <w:rPr>
                <w:rFonts w:cs="Arial"/>
                <w:lang w:val="es-ES"/>
              </w:rPr>
            </w:pPr>
            <w:r w:rsidRPr="00292DEB">
              <w:rPr>
                <w:rFonts w:cs="Arial"/>
                <w:lang w:val="es-ES"/>
              </w:rPr>
              <w:t>EL</w:t>
            </w:r>
          </w:p>
          <w:p w14:paraId="08C255E9" w14:textId="77777777" w:rsidR="00CD2271" w:rsidRPr="00292DEB" w:rsidRDefault="00CD2271" w:rsidP="00CD2271">
            <w:pPr>
              <w:spacing w:line="276" w:lineRule="auto"/>
              <w:jc w:val="left"/>
              <w:rPr>
                <w:rFonts w:cs="Arial"/>
                <w:lang w:val="es-ES"/>
              </w:rPr>
            </w:pPr>
            <w:r w:rsidRPr="00292DEB">
              <w:rPr>
                <w:rFonts w:cs="Arial"/>
                <w:lang w:val="es-ES"/>
              </w:rPr>
              <w:t>EL</w:t>
            </w:r>
          </w:p>
          <w:p w14:paraId="22667E4C" w14:textId="77777777" w:rsidR="00CD2271" w:rsidRPr="00292DEB" w:rsidRDefault="00CD2271" w:rsidP="00CD2271">
            <w:pPr>
              <w:spacing w:line="276" w:lineRule="auto"/>
              <w:jc w:val="left"/>
              <w:rPr>
                <w:rFonts w:cs="Arial"/>
                <w:lang w:val="es-ES"/>
              </w:rPr>
            </w:pPr>
            <w:r w:rsidRPr="00292DEB">
              <w:rPr>
                <w:rFonts w:cs="Arial"/>
                <w:lang w:val="es-ES"/>
              </w:rPr>
              <w:t>EL</w:t>
            </w:r>
          </w:p>
          <w:p w14:paraId="5107FB5B" w14:textId="77777777" w:rsidR="00CD2271" w:rsidRPr="00292DEB" w:rsidRDefault="00CD2271" w:rsidP="00CD2271">
            <w:pPr>
              <w:spacing w:line="276" w:lineRule="auto"/>
              <w:jc w:val="left"/>
              <w:rPr>
                <w:rFonts w:cs="Arial"/>
                <w:lang w:val="es-ES"/>
              </w:rPr>
            </w:pPr>
            <w:r w:rsidRPr="00292DEB">
              <w:rPr>
                <w:rFonts w:cs="Arial"/>
                <w:lang w:val="es-ES"/>
              </w:rPr>
              <w:t>EL</w:t>
            </w:r>
          </w:p>
          <w:p w14:paraId="3A42B26B" w14:textId="77777777" w:rsidR="00CD2271" w:rsidRPr="00292DEB" w:rsidRDefault="00CD2271" w:rsidP="00CD2271">
            <w:pPr>
              <w:spacing w:line="276" w:lineRule="auto"/>
              <w:jc w:val="left"/>
              <w:rPr>
                <w:rFonts w:cs="Arial"/>
                <w:lang w:val="es-ES"/>
              </w:rPr>
            </w:pPr>
            <w:r w:rsidRPr="00292DEB">
              <w:rPr>
                <w:rFonts w:cs="Arial"/>
                <w:lang w:val="es-ES"/>
              </w:rPr>
              <w:t>EL</w:t>
            </w:r>
          </w:p>
          <w:p w14:paraId="2BC37CFA" w14:textId="77777777" w:rsidR="00CD2271" w:rsidRPr="00292DEB" w:rsidRDefault="00CD2271" w:rsidP="00CD2271">
            <w:pPr>
              <w:spacing w:line="276" w:lineRule="auto"/>
              <w:jc w:val="left"/>
              <w:rPr>
                <w:rFonts w:cs="Arial"/>
                <w:lang w:val="es-ES"/>
              </w:rPr>
            </w:pPr>
            <w:r w:rsidRPr="00292DEB">
              <w:rPr>
                <w:rFonts w:cs="Arial"/>
                <w:lang w:val="es-ES"/>
              </w:rPr>
              <w:t>EL</w:t>
            </w:r>
          </w:p>
          <w:p w14:paraId="059E4EF4" w14:textId="77777777" w:rsidR="00CD2271" w:rsidRPr="00292DEB" w:rsidRDefault="00CD2271" w:rsidP="00CD2271">
            <w:pPr>
              <w:spacing w:line="276" w:lineRule="auto"/>
              <w:jc w:val="left"/>
              <w:rPr>
                <w:rFonts w:cs="Arial"/>
                <w:lang w:val="es-ES"/>
              </w:rPr>
            </w:pPr>
            <w:r w:rsidRPr="00292DEB">
              <w:rPr>
                <w:rFonts w:cs="Arial"/>
                <w:lang w:val="es-ES"/>
              </w:rPr>
              <w:lastRenderedPageBreak/>
              <w:t>EL</w:t>
            </w:r>
          </w:p>
          <w:p w14:paraId="254788BC" w14:textId="77777777" w:rsidR="00CD2271" w:rsidRPr="00292DEB" w:rsidRDefault="00CD2271" w:rsidP="00CD2271">
            <w:pPr>
              <w:spacing w:line="276" w:lineRule="auto"/>
              <w:jc w:val="left"/>
              <w:rPr>
                <w:rFonts w:cs="Arial"/>
                <w:lang w:val="es-ES"/>
              </w:rPr>
            </w:pPr>
            <w:r w:rsidRPr="00292DEB">
              <w:rPr>
                <w:rFonts w:cs="Arial"/>
                <w:lang w:val="es-ES"/>
              </w:rPr>
              <w:t>EL</w:t>
            </w:r>
          </w:p>
          <w:p w14:paraId="44556093" w14:textId="77777777" w:rsidR="00CD2271" w:rsidRPr="00292DEB" w:rsidRDefault="00CD2271" w:rsidP="00CD2271">
            <w:pPr>
              <w:spacing w:line="276" w:lineRule="auto"/>
              <w:jc w:val="left"/>
              <w:rPr>
                <w:rFonts w:cs="Arial"/>
                <w:lang w:val="es-ES"/>
              </w:rPr>
            </w:pPr>
            <w:r w:rsidRPr="00292DEB">
              <w:rPr>
                <w:rFonts w:cs="Arial"/>
                <w:lang w:val="es-ES"/>
              </w:rPr>
              <w:t>EL</w:t>
            </w:r>
          </w:p>
          <w:p w14:paraId="1A66BDCC" w14:textId="77777777" w:rsidR="00CD2271" w:rsidRPr="00292DEB" w:rsidRDefault="00CD2271" w:rsidP="00CD2271">
            <w:pPr>
              <w:spacing w:line="276" w:lineRule="auto"/>
              <w:jc w:val="left"/>
              <w:rPr>
                <w:rFonts w:cs="Arial"/>
                <w:lang w:val="es-ES"/>
              </w:rPr>
            </w:pPr>
            <w:r w:rsidRPr="00292DEB">
              <w:rPr>
                <w:rFonts w:cs="Arial"/>
                <w:lang w:val="es-ES"/>
              </w:rPr>
              <w:t>EL</w:t>
            </w:r>
          </w:p>
          <w:p w14:paraId="4CFF18B4" w14:textId="596025DA" w:rsidR="00CD2271" w:rsidRPr="00292DEB" w:rsidRDefault="00CD2271" w:rsidP="00CD2271">
            <w:pPr>
              <w:spacing w:line="276" w:lineRule="auto"/>
              <w:jc w:val="left"/>
              <w:rPr>
                <w:rFonts w:cs="Arial"/>
                <w:b/>
                <w:lang w:val="es-ES"/>
              </w:rPr>
            </w:pPr>
          </w:p>
        </w:tc>
        <w:tc>
          <w:tcPr>
            <w:tcW w:w="1371" w:type="pct"/>
          </w:tcPr>
          <w:p w14:paraId="728BFF24" w14:textId="77777777" w:rsidR="00CD2271" w:rsidRPr="00292DEB" w:rsidRDefault="00CD2271" w:rsidP="00CD2271">
            <w:pPr>
              <w:spacing w:line="276" w:lineRule="auto"/>
              <w:rPr>
                <w:rFonts w:cs="Arial"/>
              </w:rPr>
            </w:pPr>
            <w:r w:rsidRPr="00292DEB">
              <w:rPr>
                <w:rFonts w:cs="Arial"/>
                <w:color w:val="008000"/>
              </w:rPr>
              <w:lastRenderedPageBreak/>
              <w:t>Mutterschaftsgeld</w:t>
            </w:r>
            <w:r w:rsidRPr="00292DEB">
              <w:rPr>
                <w:rFonts w:cs="Arial"/>
              </w:rPr>
              <w:t xml:space="preserve"> </w:t>
            </w:r>
            <w:r w:rsidRPr="00292DEB">
              <w:rPr>
                <w:rFonts w:cs="Arial"/>
                <w:i/>
                <w:color w:val="008080"/>
              </w:rPr>
              <w:t>(ΕΠΙΔΟΜΑ ΚΥΟΦΟΡΙΑΣ-ΛΟΧΕΙΑΣ)</w:t>
            </w:r>
            <w:r w:rsidRPr="00292DEB">
              <w:rPr>
                <w:rFonts w:cs="Arial"/>
              </w:rPr>
              <w:t xml:space="preserve">: während der </w:t>
            </w:r>
            <w:r w:rsidRPr="00292DEB">
              <w:rPr>
                <w:rFonts w:cs="Arial"/>
                <w:color w:val="800000"/>
              </w:rPr>
              <w:t>119</w:t>
            </w:r>
            <w:r w:rsidRPr="00292DEB">
              <w:rPr>
                <w:rFonts w:cs="Arial"/>
              </w:rPr>
              <w:t xml:space="preserve"> Kalendertage Mutterschaftsurlaub werden folgende Beträge gezahlt:</w:t>
            </w:r>
          </w:p>
          <w:p w14:paraId="7FC80594" w14:textId="77777777" w:rsidR="00CD2271" w:rsidRPr="00292DEB" w:rsidRDefault="00CD2271" w:rsidP="00CD2271">
            <w:pPr>
              <w:pStyle w:val="ListBullet"/>
              <w:tabs>
                <w:tab w:val="num" w:pos="502"/>
              </w:tabs>
              <w:spacing w:after="0" w:line="276" w:lineRule="auto"/>
              <w:ind w:left="115" w:hanging="115"/>
              <w:rPr>
                <w:rFonts w:eastAsia="Arial"/>
              </w:rPr>
            </w:pPr>
            <w:r w:rsidRPr="00292DEB">
              <w:rPr>
                <w:color w:val="800000"/>
              </w:rPr>
              <w:t>50</w:t>
            </w:r>
            <w:r w:rsidRPr="00292DEB">
              <w:t xml:space="preserve">% des geschätzten Tagesgehalts der Versicherungsklasse, der sie angehören, basierend auf dem Durchschnittslohn der letzten </w:t>
            </w:r>
            <w:r w:rsidRPr="00292DEB">
              <w:rPr>
                <w:color w:val="800000"/>
              </w:rPr>
              <w:t>30</w:t>
            </w:r>
            <w:r w:rsidRPr="00292DEB">
              <w:t xml:space="preserve"> Kalendertage des Vorjahres,</w:t>
            </w:r>
          </w:p>
          <w:p w14:paraId="378B088F" w14:textId="77777777" w:rsidR="00CD2271" w:rsidRPr="00292DEB" w:rsidRDefault="00CD2271" w:rsidP="00CD2271">
            <w:pPr>
              <w:pStyle w:val="ListBullet"/>
              <w:tabs>
                <w:tab w:val="num" w:pos="502"/>
              </w:tabs>
              <w:spacing w:after="0" w:line="276" w:lineRule="auto"/>
              <w:ind w:left="115" w:hanging="115"/>
              <w:rPr>
                <w:rFonts w:eastAsia="Arial"/>
              </w:rPr>
            </w:pPr>
            <w:r w:rsidRPr="00292DEB">
              <w:lastRenderedPageBreak/>
              <w:t xml:space="preserve">Plus </w:t>
            </w:r>
            <w:r w:rsidRPr="00292DEB">
              <w:rPr>
                <w:color w:val="006600"/>
              </w:rPr>
              <w:t>Kindergeld</w:t>
            </w:r>
            <w:r w:rsidRPr="00292DEB">
              <w:t xml:space="preserve"> </w:t>
            </w:r>
            <w:r w:rsidRPr="00292DEB">
              <w:rPr>
                <w:i/>
                <w:color w:val="008080"/>
              </w:rPr>
              <w:t xml:space="preserve">(ΕΠΙΔΟΜΑ </w:t>
            </w:r>
            <w:r w:rsidRPr="00292DEB">
              <w:rPr>
                <w:rFonts w:eastAsia="Arial"/>
                <w:i/>
                <w:iCs/>
                <w:color w:val="008080"/>
                <w:lang w:val="en-GB"/>
              </w:rPr>
              <w:t>ΠΑΙΔΙΟΥ</w:t>
            </w:r>
            <w:r w:rsidRPr="00292DEB">
              <w:rPr>
                <w:i/>
                <w:color w:val="008080"/>
              </w:rPr>
              <w:t>)</w:t>
            </w:r>
            <w:r w:rsidRPr="00292DEB">
              <w:t xml:space="preserve"> von </w:t>
            </w:r>
            <w:r w:rsidRPr="00292DEB">
              <w:rPr>
                <w:color w:val="800000"/>
              </w:rPr>
              <w:t>10</w:t>
            </w:r>
            <w:r w:rsidRPr="00292DEB">
              <w:t xml:space="preserve">% des oben genannten Betrags mit einem Höchstsatz von </w:t>
            </w:r>
            <w:r w:rsidRPr="00292DEB">
              <w:rPr>
                <w:color w:val="800000"/>
              </w:rPr>
              <w:t>40</w:t>
            </w:r>
            <w:r w:rsidRPr="00292DEB">
              <w:t>% für jedes Kind.</w:t>
            </w:r>
          </w:p>
          <w:p w14:paraId="6BD43149" w14:textId="77777777" w:rsidR="00CD2271" w:rsidRPr="00292DEB" w:rsidRDefault="00CD2271" w:rsidP="00CD2271">
            <w:pPr>
              <w:pStyle w:val="ListBullet"/>
              <w:numPr>
                <w:ilvl w:val="0"/>
                <w:numId w:val="0"/>
              </w:numPr>
              <w:spacing w:after="0" w:line="276" w:lineRule="auto"/>
            </w:pPr>
            <w:r w:rsidRPr="00292DEB">
              <w:t xml:space="preserve">Mindestbetrag: </w:t>
            </w:r>
            <w:r w:rsidRPr="00292DEB">
              <w:rPr>
                <w:color w:val="800000"/>
              </w:rPr>
              <w:t>2/3</w:t>
            </w:r>
            <w:r w:rsidRPr="00292DEB">
              <w:t xml:space="preserve"> des Gehalts der Versicherten.</w:t>
            </w:r>
          </w:p>
          <w:p w14:paraId="4673A778" w14:textId="77777777" w:rsidR="00CD2271" w:rsidRPr="00292DEB" w:rsidRDefault="00CD2271" w:rsidP="00CD2271">
            <w:pPr>
              <w:spacing w:line="276" w:lineRule="auto"/>
              <w:rPr>
                <w:rFonts w:cs="Arial"/>
              </w:rPr>
            </w:pPr>
            <w:r w:rsidRPr="00292DEB">
              <w:rPr>
                <w:rFonts w:cs="Arial"/>
              </w:rPr>
              <w:t xml:space="preserve">Höchstbetrag: </w:t>
            </w:r>
            <w:r w:rsidRPr="00292DEB">
              <w:rPr>
                <w:rFonts w:cs="Arial"/>
                <w:color w:val="FF00FF"/>
              </w:rPr>
              <w:t>€53,95</w:t>
            </w:r>
            <w:r w:rsidRPr="00292DEB">
              <w:rPr>
                <w:rFonts w:cs="Arial"/>
              </w:rPr>
              <w:t xml:space="preserve"> pro Tag (keine Unterhaltsberechtigten) und </w:t>
            </w:r>
            <w:r w:rsidRPr="00292DEB">
              <w:rPr>
                <w:rFonts w:cs="Arial"/>
                <w:color w:val="FF00FF"/>
              </w:rPr>
              <w:t>€75,53</w:t>
            </w:r>
            <w:r w:rsidRPr="00292DEB">
              <w:rPr>
                <w:rFonts w:cs="Arial"/>
              </w:rPr>
              <w:t xml:space="preserve"> pro Tag (</w:t>
            </w:r>
            <w:r w:rsidRPr="00292DEB">
              <w:rPr>
                <w:rFonts w:cs="Arial"/>
                <w:color w:val="800000"/>
              </w:rPr>
              <w:t>4</w:t>
            </w:r>
            <w:r w:rsidRPr="00292DEB">
              <w:rPr>
                <w:rFonts w:cs="Arial"/>
              </w:rPr>
              <w:t xml:space="preserve"> Unterhaltsberechtigte).</w:t>
            </w:r>
          </w:p>
          <w:p w14:paraId="5DEC7A70" w14:textId="77777777" w:rsidR="00CD2271" w:rsidRPr="00292DEB" w:rsidRDefault="00CD2271" w:rsidP="00CD2271">
            <w:pPr>
              <w:spacing w:line="276" w:lineRule="auto"/>
              <w:rPr>
                <w:rFonts w:cs="Arial"/>
              </w:rPr>
            </w:pPr>
            <w:r w:rsidRPr="00292DEB">
              <w:rPr>
                <w:rFonts w:cs="Arial"/>
              </w:rPr>
              <w:t xml:space="preserve">Wird alle </w:t>
            </w:r>
            <w:r w:rsidRPr="00292DEB">
              <w:rPr>
                <w:rFonts w:cs="Arial"/>
                <w:color w:val="C00000"/>
              </w:rPr>
              <w:t>15</w:t>
            </w:r>
            <w:r w:rsidRPr="00292DEB">
              <w:rPr>
                <w:rFonts w:cs="Arial"/>
              </w:rPr>
              <w:t xml:space="preserve"> Kalendertage gezahlt.</w:t>
            </w:r>
          </w:p>
          <w:p w14:paraId="5421FE57" w14:textId="77777777" w:rsidR="00CD2271" w:rsidRPr="00292DEB" w:rsidRDefault="00CD2271" w:rsidP="00CD2271">
            <w:pPr>
              <w:spacing w:line="276" w:lineRule="auto"/>
              <w:rPr>
                <w:rFonts w:cs="Arial"/>
              </w:rPr>
            </w:pPr>
          </w:p>
          <w:p w14:paraId="37273FC6" w14:textId="77777777" w:rsidR="00CD2271" w:rsidRPr="00292DEB" w:rsidRDefault="00CD2271" w:rsidP="00CD2271">
            <w:pPr>
              <w:spacing w:line="276" w:lineRule="auto"/>
              <w:rPr>
                <w:rFonts w:cs="Arial"/>
                <w:color w:val="FF0000"/>
              </w:rPr>
            </w:pPr>
            <w:r w:rsidRPr="00292DEB">
              <w:rPr>
                <w:rFonts w:cs="Arial"/>
                <w:color w:val="008000"/>
              </w:rPr>
              <w:t>Ergänzende Mutterschaftsschutzbeihilfe</w:t>
            </w:r>
            <w:r w:rsidRPr="00292DEB">
              <w:rPr>
                <w:rFonts w:cs="Arial"/>
                <w:color w:val="FF0000"/>
              </w:rPr>
              <w:t xml:space="preserve"> </w:t>
            </w:r>
            <w:r w:rsidRPr="00292DEB">
              <w:rPr>
                <w:rFonts w:cs="Arial"/>
                <w:color w:val="008080"/>
              </w:rPr>
              <w:t>(</w:t>
            </w:r>
            <w:r w:rsidRPr="00292DEB">
              <w:rPr>
                <w:rFonts w:cs="Arial"/>
                <w:i/>
                <w:color w:val="008080"/>
              </w:rPr>
              <w:t>ΣΥΜΠΛΗΡΩΜΑΤΙΚΕΣ ΠΑΡΟΧΕΣ ΜΗΤΡΟΤΗΤΑΣ</w:t>
            </w:r>
            <w:r w:rsidRPr="00292DEB">
              <w:rPr>
                <w:rFonts w:cs="Arial"/>
                <w:color w:val="008080"/>
              </w:rPr>
              <w:t>)</w:t>
            </w:r>
            <w:r w:rsidRPr="00292DEB">
              <w:rPr>
                <w:rFonts w:cs="Arial"/>
              </w:rPr>
              <w:t>: die Beihilfe entspricht dem Unterschied (falls ein solcher bestünde) zwischen dem vom Arbeitgeber gezahlten Bruttogehalt und dem</w:t>
            </w:r>
            <w:r w:rsidRPr="00292DEB">
              <w:rPr>
                <w:rFonts w:cs="Arial"/>
                <w:color w:val="FF0000"/>
              </w:rPr>
              <w:t xml:space="preserve"> </w:t>
            </w:r>
            <w:r w:rsidRPr="00292DEB">
              <w:rPr>
                <w:rFonts w:cs="Arial"/>
                <w:color w:val="008000"/>
              </w:rPr>
              <w:t>Mutterschaftsgeld</w:t>
            </w:r>
            <w:r w:rsidRPr="00292DEB">
              <w:rPr>
                <w:rFonts w:cs="Arial"/>
                <w:color w:val="FF0000"/>
              </w:rPr>
              <w:t xml:space="preserve"> </w:t>
            </w:r>
            <w:r w:rsidRPr="00292DEB">
              <w:rPr>
                <w:rFonts w:cs="Arial"/>
                <w:i/>
                <w:color w:val="008080"/>
              </w:rPr>
              <w:t>(ΕΠΙΔΟΜΑ ΚΥΟΦΟΡΙΑΣ ΛΟΧΕΙΑΣ)</w:t>
            </w:r>
            <w:r w:rsidRPr="00292DEB">
              <w:rPr>
                <w:rFonts w:cs="Arial"/>
                <w:i/>
              </w:rPr>
              <w:t xml:space="preserve">. </w:t>
            </w:r>
            <w:r w:rsidRPr="00292DEB">
              <w:rPr>
                <w:rFonts w:eastAsia="Arial" w:cs="Arial"/>
                <w:iCs/>
              </w:rPr>
              <w:t>Wird von der</w:t>
            </w:r>
            <w:r w:rsidRPr="00292DEB">
              <w:rPr>
                <w:rFonts w:cs="Arial"/>
              </w:rPr>
              <w:t xml:space="preserve"> </w:t>
            </w:r>
            <w:r w:rsidRPr="00292DEB">
              <w:rPr>
                <w:rFonts w:cs="Arial"/>
                <w:color w:val="008000"/>
              </w:rPr>
              <w:t>Arbeitsverwaltung</w:t>
            </w:r>
            <w:r w:rsidRPr="00292DEB">
              <w:rPr>
                <w:rFonts w:cs="Arial"/>
              </w:rPr>
              <w:t xml:space="preserve"> </w:t>
            </w:r>
            <w:r w:rsidRPr="00292DEB">
              <w:rPr>
                <w:rFonts w:eastAsia="Arial" w:cs="Arial"/>
              </w:rPr>
              <w:t>(</w:t>
            </w:r>
            <w:r w:rsidRPr="00292DEB">
              <w:rPr>
                <w:rFonts w:cs="Arial"/>
                <w:i/>
                <w:color w:val="008080"/>
              </w:rPr>
              <w:t xml:space="preserve">DYPA, </w:t>
            </w:r>
            <w:r w:rsidRPr="00292DEB">
              <w:rPr>
                <w:rFonts w:cs="Arial"/>
                <w:i/>
                <w:color w:val="008080"/>
                <w:lang w:val="en-GB"/>
              </w:rPr>
              <w:t>ΔΗΜΟΣΙΑ</w:t>
            </w:r>
            <w:r w:rsidRPr="00292DEB">
              <w:rPr>
                <w:rFonts w:cs="Arial"/>
                <w:i/>
                <w:color w:val="008080"/>
              </w:rPr>
              <w:t xml:space="preserve"> </w:t>
            </w:r>
            <w:r w:rsidRPr="00292DEB">
              <w:rPr>
                <w:rFonts w:cs="Arial"/>
                <w:i/>
                <w:color w:val="008080"/>
                <w:lang w:val="en-GB"/>
              </w:rPr>
              <w:t>ΥΠΗΡΕΣΙΑ</w:t>
            </w:r>
            <w:r w:rsidRPr="00292DEB">
              <w:rPr>
                <w:rFonts w:cs="Arial"/>
                <w:i/>
                <w:color w:val="008080"/>
              </w:rPr>
              <w:t xml:space="preserve"> </w:t>
            </w:r>
            <w:r w:rsidRPr="00292DEB">
              <w:rPr>
                <w:rFonts w:cs="Arial"/>
                <w:i/>
                <w:color w:val="008080"/>
                <w:lang w:val="en-GB"/>
              </w:rPr>
              <w:t>ΑΠΑΣΧΟΛΗΣΗΣ</w:t>
            </w:r>
            <w:r w:rsidRPr="00292DEB">
              <w:rPr>
                <w:rFonts w:eastAsia="Arial" w:cs="Arial"/>
              </w:rPr>
              <w:t xml:space="preserve">) als Einmalzahlung </w:t>
            </w:r>
            <w:r w:rsidRPr="00292DEB">
              <w:rPr>
                <w:rFonts w:eastAsia="Arial" w:cs="Arial"/>
                <w:iCs/>
              </w:rPr>
              <w:t>gezahlt.</w:t>
            </w:r>
          </w:p>
          <w:p w14:paraId="77C6658B" w14:textId="77777777" w:rsidR="00CD2271" w:rsidRPr="00292DEB" w:rsidRDefault="00CD2271" w:rsidP="00CD2271">
            <w:pPr>
              <w:spacing w:line="276" w:lineRule="auto"/>
              <w:rPr>
                <w:rFonts w:cs="Arial"/>
              </w:rPr>
            </w:pPr>
          </w:p>
          <w:p w14:paraId="113284CD" w14:textId="77777777" w:rsidR="00CD2271" w:rsidRPr="00292DEB" w:rsidRDefault="00CD2271" w:rsidP="00CD2271">
            <w:pPr>
              <w:spacing w:line="276" w:lineRule="auto"/>
              <w:rPr>
                <w:rFonts w:cs="Arial"/>
              </w:rPr>
            </w:pPr>
            <w:r w:rsidRPr="00292DEB">
              <w:rPr>
                <w:rFonts w:cs="Arial"/>
                <w:color w:val="008000"/>
              </w:rPr>
              <w:t>Besondere Mutterschaftsschutzbeihilfe</w:t>
            </w:r>
            <w:r w:rsidRPr="00292DEB">
              <w:rPr>
                <w:rFonts w:cs="Arial"/>
              </w:rPr>
              <w:t xml:space="preserve"> </w:t>
            </w:r>
            <w:r w:rsidRPr="00292DEB">
              <w:rPr>
                <w:rFonts w:cs="Arial"/>
                <w:i/>
                <w:color w:val="008080"/>
              </w:rPr>
              <w:t>(ΕΙΔΙΚΗ ΠΑΡΟΧΗ ΠΡΟΣΤΑΣΙΑΣ ΜΗΤΡΟΤΗΤΑΣ)</w:t>
            </w:r>
            <w:r w:rsidRPr="00292DEB">
              <w:rPr>
                <w:rFonts w:cs="Arial"/>
              </w:rPr>
              <w:t xml:space="preserve">: während des </w:t>
            </w:r>
            <w:r w:rsidRPr="00292DEB">
              <w:rPr>
                <w:rFonts w:cs="Arial"/>
                <w:color w:val="800000"/>
              </w:rPr>
              <w:t>9</w:t>
            </w:r>
            <w:r w:rsidRPr="00292DEB">
              <w:rPr>
                <w:rFonts w:cs="Arial"/>
              </w:rPr>
              <w:t>-monatigen Urlaubs haben Berechtigte Anspruch auf monatliche Zahlungen, die den gesetzlichen Mindestzahlungen der</w:t>
            </w:r>
            <w:r w:rsidRPr="00292DEB">
              <w:rPr>
                <w:rFonts w:cs="Arial"/>
                <w:color w:val="008000"/>
              </w:rPr>
              <w:t xml:space="preserve"> Arbeitsverwaltung</w:t>
            </w:r>
            <w:r w:rsidRPr="00292DEB">
              <w:rPr>
                <w:rFonts w:cs="Arial"/>
              </w:rPr>
              <w:t xml:space="preserve"> (</w:t>
            </w:r>
            <w:r w:rsidRPr="00292DEB">
              <w:rPr>
                <w:rFonts w:cs="Arial"/>
                <w:i/>
                <w:color w:val="008080"/>
              </w:rPr>
              <w:t xml:space="preserve">DYPA, </w:t>
            </w:r>
            <w:r w:rsidRPr="00292DEB">
              <w:rPr>
                <w:rFonts w:cs="Arial"/>
                <w:i/>
                <w:color w:val="008080"/>
                <w:lang w:val="en-GB"/>
              </w:rPr>
              <w:t>ΔΗΜΟΣΙΑ</w:t>
            </w:r>
            <w:r w:rsidRPr="00292DEB">
              <w:rPr>
                <w:rFonts w:cs="Arial"/>
                <w:i/>
                <w:color w:val="008080"/>
              </w:rPr>
              <w:t xml:space="preserve"> </w:t>
            </w:r>
            <w:r w:rsidRPr="00292DEB">
              <w:rPr>
                <w:rFonts w:cs="Arial"/>
                <w:i/>
                <w:color w:val="008080"/>
                <w:lang w:val="en-GB"/>
              </w:rPr>
              <w:t>ΥΠΗΡΕΣΙΑ</w:t>
            </w:r>
            <w:r w:rsidRPr="00292DEB">
              <w:rPr>
                <w:rFonts w:cs="Arial"/>
                <w:i/>
                <w:color w:val="008080"/>
              </w:rPr>
              <w:t xml:space="preserve"> </w:t>
            </w:r>
            <w:r w:rsidRPr="00292DEB">
              <w:rPr>
                <w:rFonts w:cs="Arial"/>
                <w:i/>
                <w:color w:val="008080"/>
                <w:lang w:val="en-GB"/>
              </w:rPr>
              <w:t>ΑΠΑΣΧΟΛΗΣΗΣ</w:t>
            </w:r>
            <w:r w:rsidRPr="00292DEB">
              <w:rPr>
                <w:rFonts w:cs="Arial"/>
              </w:rPr>
              <w:t xml:space="preserve">) entsprechen </w:t>
            </w:r>
            <w:r w:rsidRPr="00292DEB">
              <w:rPr>
                <w:rFonts w:cs="Arial"/>
                <w:color w:val="FF00FF"/>
              </w:rPr>
              <w:t xml:space="preserve">(€880 </w:t>
            </w:r>
            <w:r w:rsidRPr="00292DEB">
              <w:rPr>
                <w:rFonts w:cs="Arial"/>
              </w:rPr>
              <w:t>pro Monat), wenn sie Vollzeit arbeiten.</w:t>
            </w:r>
          </w:p>
          <w:p w14:paraId="5A1D7753" w14:textId="77777777" w:rsidR="00CD2271" w:rsidRPr="00292DEB" w:rsidRDefault="00CD2271" w:rsidP="00CD2271">
            <w:pPr>
              <w:spacing w:line="276" w:lineRule="auto"/>
              <w:rPr>
                <w:rFonts w:eastAsia="Arial" w:cs="Arial"/>
              </w:rPr>
            </w:pPr>
            <w:r w:rsidRPr="00292DEB">
              <w:rPr>
                <w:rFonts w:eastAsia="Arial" w:cs="Arial"/>
              </w:rPr>
              <w:t xml:space="preserve">Wenn Leistungsempfänger durchschnittlich für bis zu </w:t>
            </w:r>
            <w:r w:rsidRPr="00292DEB">
              <w:rPr>
                <w:rFonts w:eastAsia="Arial" w:cs="Arial"/>
                <w:color w:val="C00000"/>
              </w:rPr>
              <w:t>4</w:t>
            </w:r>
            <w:r w:rsidRPr="00292DEB">
              <w:rPr>
                <w:rFonts w:eastAsia="Arial" w:cs="Arial"/>
              </w:rPr>
              <w:t xml:space="preserve"> Stunden täglich oder bis zu </w:t>
            </w:r>
            <w:r w:rsidRPr="00292DEB">
              <w:rPr>
                <w:rFonts w:eastAsia="Arial" w:cs="Arial"/>
                <w:color w:val="C00000"/>
              </w:rPr>
              <w:t>13</w:t>
            </w:r>
            <w:r w:rsidRPr="00292DEB">
              <w:rPr>
                <w:rFonts w:eastAsia="Arial" w:cs="Arial"/>
              </w:rPr>
              <w:t xml:space="preserve"> Arbeitstagen monatlich beschäftigt sind während der </w:t>
            </w:r>
            <w:r w:rsidRPr="00292DEB">
              <w:rPr>
                <w:rFonts w:eastAsia="Arial" w:cs="Arial"/>
                <w:color w:val="C00000"/>
              </w:rPr>
              <w:t>6</w:t>
            </w:r>
            <w:r w:rsidRPr="00292DEB">
              <w:rPr>
                <w:rFonts w:eastAsia="Arial" w:cs="Arial"/>
              </w:rPr>
              <w:t xml:space="preserve"> Monate vor dem Mutterschaftsurlaub (</w:t>
            </w:r>
            <w:r w:rsidRPr="00292DEB">
              <w:rPr>
                <w:rFonts w:eastAsia="Arial" w:cs="Arial"/>
                <w:i/>
                <w:color w:val="008080"/>
              </w:rPr>
              <w:t>ΑΔΕΙΑ ΚΥΟΦΟΡΙΑΣ</w:t>
            </w:r>
            <w:r w:rsidRPr="00292DEB">
              <w:rPr>
                <w:rFonts w:eastAsia="Arial" w:cs="Arial"/>
              </w:rPr>
              <w:t>), wird der gewährte Betrag um die Hälfte reduziert.</w:t>
            </w:r>
          </w:p>
          <w:p w14:paraId="3777969A" w14:textId="77777777" w:rsidR="00CD2271" w:rsidRPr="00292DEB" w:rsidRDefault="00CD2271" w:rsidP="00CD2271">
            <w:pPr>
              <w:spacing w:line="276" w:lineRule="auto"/>
              <w:rPr>
                <w:rFonts w:eastAsia="Arial" w:cs="Arial"/>
              </w:rPr>
            </w:pPr>
          </w:p>
          <w:p w14:paraId="01D9578F" w14:textId="77777777" w:rsidR="00CD2271" w:rsidRPr="00292DEB" w:rsidRDefault="00CD2271" w:rsidP="00CD2271">
            <w:pPr>
              <w:spacing w:line="276" w:lineRule="auto"/>
              <w:rPr>
                <w:rFonts w:cs="Arial"/>
              </w:rPr>
            </w:pPr>
            <w:r w:rsidRPr="00292DEB">
              <w:rPr>
                <w:rFonts w:cs="Arial"/>
                <w:color w:val="008000"/>
              </w:rPr>
              <w:t>Mutterschaftsgeld</w:t>
            </w:r>
            <w:r w:rsidRPr="00292DEB">
              <w:rPr>
                <w:rFonts w:cs="Arial"/>
              </w:rPr>
              <w:t xml:space="preserve">, ergänzende Mutterschaftsschutzhilfe und besondere </w:t>
            </w:r>
            <w:r w:rsidRPr="00292DEB">
              <w:rPr>
                <w:rFonts w:cs="Arial"/>
                <w:color w:val="008000"/>
              </w:rPr>
              <w:t>Mutterschaftsschutzbeihilfe</w:t>
            </w:r>
            <w:r w:rsidRPr="00292DEB">
              <w:rPr>
                <w:rFonts w:cs="Arial"/>
              </w:rPr>
              <w:t xml:space="preserve"> werden an alle Mütter gezahlt.</w:t>
            </w:r>
          </w:p>
          <w:p w14:paraId="0A00B29D" w14:textId="77777777" w:rsidR="00CD2271" w:rsidRPr="00292DEB" w:rsidRDefault="00CD2271" w:rsidP="00CD2271">
            <w:pPr>
              <w:spacing w:line="276" w:lineRule="auto"/>
              <w:rPr>
                <w:rFonts w:cs="Arial"/>
                <w:b/>
                <w:color w:val="FF0000"/>
              </w:rPr>
            </w:pPr>
          </w:p>
          <w:p w14:paraId="57D0E436" w14:textId="77777777" w:rsidR="00CD2271" w:rsidRPr="00292DEB" w:rsidRDefault="00CD2271" w:rsidP="00CD2271">
            <w:pPr>
              <w:spacing w:line="276" w:lineRule="auto"/>
              <w:rPr>
                <w:rFonts w:cs="Arial"/>
              </w:rPr>
            </w:pPr>
            <w:r w:rsidRPr="00292DEB">
              <w:rPr>
                <w:rFonts w:cs="Arial"/>
                <w:color w:val="008000"/>
              </w:rPr>
              <w:t xml:space="preserve">Vaterschaftsurlaub </w:t>
            </w:r>
            <w:r w:rsidRPr="00292DEB">
              <w:rPr>
                <w:rFonts w:cs="Arial"/>
              </w:rPr>
              <w:t>(</w:t>
            </w:r>
            <w:r w:rsidRPr="00292DEB">
              <w:rPr>
                <w:rFonts w:cs="Arial"/>
                <w:i/>
                <w:color w:val="008080"/>
                <w:lang w:val="en-GB"/>
              </w:rPr>
              <w:t>ΑΔΕΙΑ</w:t>
            </w:r>
            <w:r w:rsidRPr="00292DEB">
              <w:rPr>
                <w:rFonts w:cs="Arial"/>
                <w:i/>
                <w:color w:val="008080"/>
              </w:rPr>
              <w:t xml:space="preserve"> </w:t>
            </w:r>
            <w:r w:rsidRPr="00292DEB">
              <w:rPr>
                <w:rFonts w:cs="Arial"/>
                <w:i/>
                <w:color w:val="008080"/>
                <w:lang w:val="en-GB"/>
              </w:rPr>
              <w:t>ΠΑΤΡΟΤΗΤΑΣ</w:t>
            </w:r>
            <w:r w:rsidRPr="00292DEB">
              <w:rPr>
                <w:rFonts w:cs="Arial"/>
              </w:rPr>
              <w:t>): volle Vergütung.</w:t>
            </w:r>
          </w:p>
          <w:p w14:paraId="1D899FB6" w14:textId="77777777" w:rsidR="00CD2271" w:rsidRPr="00292DEB" w:rsidRDefault="00CD2271" w:rsidP="00CD2271">
            <w:pPr>
              <w:spacing w:line="276" w:lineRule="auto"/>
              <w:rPr>
                <w:rFonts w:cs="Arial"/>
              </w:rPr>
            </w:pPr>
          </w:p>
        </w:tc>
        <w:tc>
          <w:tcPr>
            <w:tcW w:w="1370" w:type="pct"/>
          </w:tcPr>
          <w:p w14:paraId="03CFDEC7" w14:textId="77777777" w:rsidR="00CD2271" w:rsidRPr="00292DEB" w:rsidRDefault="00CD2271" w:rsidP="00CD2271">
            <w:pPr>
              <w:spacing w:line="276" w:lineRule="auto"/>
              <w:rPr>
                <w:rFonts w:cs="Arial"/>
                <w:lang w:val="fr-BE"/>
              </w:rPr>
            </w:pPr>
            <w:r w:rsidRPr="00292DEB">
              <w:rPr>
                <w:rFonts w:cs="Arial"/>
                <w:color w:val="008000"/>
                <w:lang w:val="fr-BE"/>
              </w:rPr>
              <w:lastRenderedPageBreak/>
              <w:t xml:space="preserve">Indemnité de maternité </w:t>
            </w:r>
            <w:r w:rsidRPr="00292DEB">
              <w:rPr>
                <w:rFonts w:cs="Arial"/>
                <w:i/>
                <w:color w:val="008080"/>
                <w:lang w:val="fr-BE"/>
              </w:rPr>
              <w:t>(ΕΠΙΔΟΜΑ ΚΥΟΦΟΡΙΑΣ-ΛΟΧΕΙΑΣ)</w:t>
            </w:r>
            <w:r w:rsidRPr="00292DEB">
              <w:rPr>
                <w:rFonts w:cs="Arial"/>
                <w:lang w:val="fr-BE"/>
              </w:rPr>
              <w:t xml:space="preserve">: pendant les </w:t>
            </w:r>
            <w:r w:rsidRPr="00292DEB">
              <w:rPr>
                <w:rFonts w:cs="Arial"/>
                <w:color w:val="800000"/>
                <w:lang w:val="fr-BE"/>
              </w:rPr>
              <w:t>119</w:t>
            </w:r>
            <w:r w:rsidRPr="00292DEB">
              <w:rPr>
                <w:rFonts w:cs="Arial"/>
                <w:lang w:val="fr-BE"/>
              </w:rPr>
              <w:t xml:space="preserve"> jours civils du congé de maternité, les femmes reçoivent:</w:t>
            </w:r>
          </w:p>
          <w:p w14:paraId="58A22373" w14:textId="77777777" w:rsidR="00CD2271" w:rsidRPr="00292DEB" w:rsidRDefault="00CD2271" w:rsidP="00CD2271">
            <w:pPr>
              <w:pStyle w:val="ListBullet"/>
              <w:tabs>
                <w:tab w:val="num" w:pos="502"/>
              </w:tabs>
              <w:spacing w:after="0" w:line="276" w:lineRule="auto"/>
              <w:ind w:left="115" w:hanging="115"/>
              <w:rPr>
                <w:rFonts w:eastAsia="Arial"/>
                <w:lang w:val="fr-BE"/>
              </w:rPr>
            </w:pPr>
            <w:r w:rsidRPr="00292DEB">
              <w:rPr>
                <w:color w:val="800000"/>
                <w:lang w:val="fr-BE"/>
              </w:rPr>
              <w:t>50</w:t>
            </w:r>
            <w:r w:rsidRPr="00292DEB">
              <w:rPr>
                <w:lang w:val="fr-BE"/>
              </w:rPr>
              <w:t xml:space="preserve">% du montant du salaire journalier estimé pour la classe d’assurance à laquelle elles appartiennent, sur la base </w:t>
            </w:r>
            <w:r w:rsidRPr="00292DEB">
              <w:rPr>
                <w:lang w:val="fr-BE"/>
              </w:rPr>
              <w:lastRenderedPageBreak/>
              <w:t xml:space="preserve">du salaire moyen des </w:t>
            </w:r>
            <w:r w:rsidRPr="00292DEB">
              <w:rPr>
                <w:color w:val="800000"/>
                <w:lang w:val="fr-BE"/>
              </w:rPr>
              <w:t>30</w:t>
            </w:r>
            <w:r w:rsidRPr="00292DEB">
              <w:rPr>
                <w:lang w:val="fr-BE"/>
              </w:rPr>
              <w:t xml:space="preserve"> derniers jours civils de l'année précédente;</w:t>
            </w:r>
          </w:p>
          <w:p w14:paraId="5F36E498" w14:textId="77777777" w:rsidR="00CD2271" w:rsidRPr="00292DEB" w:rsidRDefault="00CD2271" w:rsidP="00CD2271">
            <w:pPr>
              <w:pStyle w:val="ListBullet"/>
              <w:tabs>
                <w:tab w:val="num" w:pos="502"/>
              </w:tabs>
              <w:spacing w:after="0" w:line="276" w:lineRule="auto"/>
              <w:ind w:left="115" w:hanging="115"/>
              <w:rPr>
                <w:rFonts w:eastAsia="Arial"/>
                <w:lang w:val="fr-BE"/>
              </w:rPr>
            </w:pPr>
            <w:r w:rsidRPr="00292DEB">
              <w:rPr>
                <w:lang w:val="fr-BE"/>
              </w:rPr>
              <w:t xml:space="preserve">et une </w:t>
            </w:r>
            <w:r w:rsidRPr="00292DEB">
              <w:rPr>
                <w:color w:val="006600"/>
                <w:lang w:val="fr-BE"/>
              </w:rPr>
              <w:t xml:space="preserve">allocation familiale </w:t>
            </w:r>
            <w:r w:rsidRPr="00292DEB">
              <w:rPr>
                <w:i/>
                <w:color w:val="008080"/>
                <w:lang w:val="fr-BE"/>
              </w:rPr>
              <w:t xml:space="preserve">(ΕΠΙΔΟΜΑ </w:t>
            </w:r>
            <w:r w:rsidRPr="00292DEB">
              <w:rPr>
                <w:rFonts w:eastAsia="Arial"/>
                <w:i/>
                <w:iCs/>
                <w:color w:val="008080"/>
                <w:lang w:val="fr-BE"/>
              </w:rPr>
              <w:t>ΠΑΙΔΙΟΥ</w:t>
            </w:r>
            <w:r w:rsidRPr="00292DEB">
              <w:rPr>
                <w:i/>
                <w:color w:val="008080"/>
                <w:lang w:val="fr-BE"/>
              </w:rPr>
              <w:t>)</w:t>
            </w:r>
            <w:r w:rsidRPr="00292DEB">
              <w:rPr>
                <w:lang w:val="fr-BE"/>
              </w:rPr>
              <w:t xml:space="preserve"> de </w:t>
            </w:r>
            <w:r w:rsidRPr="00292DEB">
              <w:rPr>
                <w:color w:val="800000"/>
                <w:lang w:val="fr-BE"/>
              </w:rPr>
              <w:t>10</w:t>
            </w:r>
            <w:r w:rsidRPr="00292DEB">
              <w:rPr>
                <w:lang w:val="fr-BE"/>
              </w:rPr>
              <w:t xml:space="preserve">% du montant mentionné ci-dessus par enfant avec un maximum de </w:t>
            </w:r>
            <w:r w:rsidRPr="00292DEB">
              <w:rPr>
                <w:color w:val="800000"/>
                <w:lang w:val="fr-BE"/>
              </w:rPr>
              <w:t>40</w:t>
            </w:r>
            <w:r w:rsidRPr="00292DEB">
              <w:rPr>
                <w:lang w:val="fr-BE"/>
              </w:rPr>
              <w:t>%.</w:t>
            </w:r>
          </w:p>
          <w:p w14:paraId="57EC71AF" w14:textId="77777777" w:rsidR="00CD2271" w:rsidRPr="00292DEB" w:rsidRDefault="00CD2271" w:rsidP="00CD2271">
            <w:pPr>
              <w:pStyle w:val="ListBullet"/>
              <w:numPr>
                <w:ilvl w:val="0"/>
                <w:numId w:val="0"/>
              </w:numPr>
              <w:spacing w:after="0" w:line="276" w:lineRule="auto"/>
              <w:rPr>
                <w:lang w:val="fr-BE"/>
              </w:rPr>
            </w:pPr>
            <w:r w:rsidRPr="00292DEB">
              <w:rPr>
                <w:lang w:val="fr-BE"/>
              </w:rPr>
              <w:t xml:space="preserve">Montant minimum: </w:t>
            </w:r>
            <w:r w:rsidRPr="00292DEB">
              <w:rPr>
                <w:color w:val="800000"/>
                <w:lang w:val="fr-BE"/>
              </w:rPr>
              <w:t>2/3</w:t>
            </w:r>
            <w:r w:rsidRPr="00292DEB">
              <w:rPr>
                <w:lang w:val="fr-BE"/>
              </w:rPr>
              <w:t xml:space="preserve"> du salaire de l'assurée.</w:t>
            </w:r>
          </w:p>
          <w:p w14:paraId="24D237F1" w14:textId="77777777" w:rsidR="00CD2271" w:rsidRPr="00292DEB" w:rsidRDefault="00CD2271" w:rsidP="00CD2271">
            <w:pPr>
              <w:spacing w:line="276" w:lineRule="auto"/>
              <w:rPr>
                <w:rFonts w:cs="Arial"/>
                <w:lang w:val="fr-BE"/>
              </w:rPr>
            </w:pPr>
            <w:r w:rsidRPr="00292DEB">
              <w:rPr>
                <w:rFonts w:cs="Arial"/>
                <w:lang w:val="fr-BE"/>
              </w:rPr>
              <w:t xml:space="preserve">Montant maximum: </w:t>
            </w:r>
            <w:r w:rsidRPr="00292DEB">
              <w:rPr>
                <w:rFonts w:cs="Arial"/>
                <w:color w:val="FF00FF"/>
                <w:lang w:val="fr-BE"/>
              </w:rPr>
              <w:t xml:space="preserve">€53,95 </w:t>
            </w:r>
            <w:r w:rsidRPr="00292DEB">
              <w:rPr>
                <w:rFonts w:cs="Arial"/>
                <w:lang w:val="fr-BE"/>
              </w:rPr>
              <w:t xml:space="preserve">par jour (sans personnes à charge) et </w:t>
            </w:r>
            <w:r w:rsidRPr="00292DEB">
              <w:rPr>
                <w:rFonts w:cs="Arial"/>
                <w:color w:val="FF00FF"/>
                <w:lang w:val="fr-BE"/>
              </w:rPr>
              <w:t xml:space="preserve">€75,53 </w:t>
            </w:r>
            <w:r w:rsidRPr="00292DEB">
              <w:rPr>
                <w:rFonts w:cs="Arial"/>
                <w:lang w:val="fr-BE"/>
              </w:rPr>
              <w:t>par jour (</w:t>
            </w:r>
            <w:r w:rsidRPr="00292DEB">
              <w:rPr>
                <w:rFonts w:cs="Arial"/>
                <w:color w:val="800000"/>
                <w:lang w:val="fr-BE"/>
              </w:rPr>
              <w:t>4</w:t>
            </w:r>
            <w:r w:rsidRPr="00292DEB">
              <w:rPr>
                <w:rFonts w:cs="Arial"/>
                <w:lang w:val="fr-BE"/>
              </w:rPr>
              <w:t xml:space="preserve"> personnes à charge).</w:t>
            </w:r>
          </w:p>
          <w:p w14:paraId="2FB8EB93" w14:textId="77777777" w:rsidR="00CD2271" w:rsidRPr="00292DEB" w:rsidRDefault="00CD2271" w:rsidP="00CD2271">
            <w:pPr>
              <w:spacing w:line="276" w:lineRule="auto"/>
              <w:rPr>
                <w:rFonts w:cs="Arial"/>
                <w:lang w:val="fr-BE"/>
              </w:rPr>
            </w:pPr>
            <w:r w:rsidRPr="00292DEB">
              <w:rPr>
                <w:rFonts w:cs="Arial"/>
                <w:lang w:val="fr-BE"/>
              </w:rPr>
              <w:t xml:space="preserve">Périodicité: paiement tous les </w:t>
            </w:r>
            <w:r w:rsidRPr="00292DEB">
              <w:rPr>
                <w:rFonts w:cs="Arial"/>
                <w:color w:val="C00000"/>
                <w:lang w:val="fr-BE"/>
              </w:rPr>
              <w:t>15</w:t>
            </w:r>
            <w:r w:rsidRPr="00292DEB">
              <w:rPr>
                <w:rFonts w:cs="Arial"/>
                <w:lang w:val="fr-BE"/>
              </w:rPr>
              <w:t xml:space="preserve"> jours civils.</w:t>
            </w:r>
          </w:p>
          <w:p w14:paraId="643223C4" w14:textId="77777777" w:rsidR="00CD2271" w:rsidRPr="00292DEB" w:rsidRDefault="00CD2271" w:rsidP="00CD2271">
            <w:pPr>
              <w:spacing w:line="276" w:lineRule="auto"/>
              <w:rPr>
                <w:rFonts w:cs="Arial"/>
                <w:lang w:val="fr-BE"/>
              </w:rPr>
            </w:pPr>
          </w:p>
          <w:p w14:paraId="72930D56" w14:textId="77777777" w:rsidR="00CD2271" w:rsidRPr="00292DEB" w:rsidRDefault="00CD2271" w:rsidP="00CD2271">
            <w:pPr>
              <w:spacing w:line="276" w:lineRule="auto"/>
              <w:rPr>
                <w:rFonts w:cs="Arial"/>
                <w:lang w:val="fr-BE"/>
              </w:rPr>
            </w:pPr>
            <w:r w:rsidRPr="00292DEB">
              <w:rPr>
                <w:rFonts w:cs="Arial"/>
                <w:color w:val="008000"/>
                <w:lang w:val="fr-BE"/>
              </w:rPr>
              <w:t xml:space="preserve">Allocation de maternité supplémentaire </w:t>
            </w:r>
            <w:r w:rsidRPr="00292DEB">
              <w:rPr>
                <w:rFonts w:cs="Arial"/>
                <w:color w:val="008080"/>
                <w:lang w:val="fr-BE"/>
              </w:rPr>
              <w:t>(</w:t>
            </w:r>
            <w:r w:rsidRPr="00292DEB">
              <w:rPr>
                <w:rFonts w:cs="Arial"/>
                <w:i/>
                <w:color w:val="008080"/>
                <w:lang w:val="fr-BE"/>
              </w:rPr>
              <w:t>ΣΥΜΠΛΗΡΩΜΑΤΙΚΕΣ ΠΑΡΟΧΕΣ ΜΗΤΡΟΤΗΤΑΣ</w:t>
            </w:r>
            <w:r w:rsidRPr="00292DEB">
              <w:rPr>
                <w:rFonts w:cs="Arial"/>
                <w:color w:val="008080"/>
                <w:lang w:val="fr-BE"/>
              </w:rPr>
              <w:t>)</w:t>
            </w:r>
            <w:r w:rsidRPr="00292DEB">
              <w:rPr>
                <w:rFonts w:cs="Arial"/>
                <w:lang w:val="fr-BE"/>
              </w:rPr>
              <w:t xml:space="preserve">: l’allocation est égale à la différence (s’il y a lieu) entre le salaire brut payé par l’employeur et la </w:t>
            </w:r>
            <w:r w:rsidRPr="00292DEB">
              <w:rPr>
                <w:rFonts w:cs="Arial"/>
                <w:color w:val="008000"/>
                <w:lang w:val="fr-BE"/>
              </w:rPr>
              <w:t xml:space="preserve">prestation de maternité </w:t>
            </w:r>
            <w:r w:rsidRPr="00292DEB">
              <w:rPr>
                <w:rFonts w:cs="Arial"/>
                <w:i/>
                <w:color w:val="008080"/>
                <w:lang w:val="fr-BE"/>
              </w:rPr>
              <w:t>(ΕΠΙΔΟΜΑ ΚΥΟΦΟΡΙΑΣ ΛΟΧΕΙΑΣ)</w:t>
            </w:r>
            <w:r w:rsidRPr="00292DEB">
              <w:rPr>
                <w:rFonts w:cs="Arial"/>
                <w:i/>
                <w:lang w:val="fr-BE"/>
              </w:rPr>
              <w:t xml:space="preserve">. </w:t>
            </w:r>
            <w:r w:rsidRPr="00292DEB">
              <w:rPr>
                <w:rFonts w:cs="Arial"/>
                <w:lang w:val="fr-BE"/>
              </w:rPr>
              <w:t xml:space="preserve">Versée sous forme d’un montant forfaitaire par le </w:t>
            </w:r>
            <w:r w:rsidRPr="00292DEB">
              <w:rPr>
                <w:rFonts w:cs="Arial"/>
                <w:color w:val="008000"/>
                <w:lang w:val="fr-BE"/>
              </w:rPr>
              <w:t>Service public pour l’emploi</w:t>
            </w:r>
            <w:r w:rsidRPr="00292DEB">
              <w:rPr>
                <w:rFonts w:cs="Arial"/>
                <w:lang w:val="fr-BE"/>
              </w:rPr>
              <w:t xml:space="preserve"> </w:t>
            </w:r>
            <w:r w:rsidRPr="00292DEB">
              <w:rPr>
                <w:rFonts w:cs="Arial"/>
                <w:color w:val="008080"/>
                <w:lang w:val="fr-BE"/>
              </w:rPr>
              <w:t>(</w:t>
            </w:r>
            <w:r w:rsidRPr="00292DEB">
              <w:rPr>
                <w:rFonts w:cs="Arial"/>
                <w:i/>
                <w:color w:val="008080"/>
                <w:lang w:val="fr-BE"/>
              </w:rPr>
              <w:t>DYPA, ΔΗΜΟΣΙΑ ΥΠΗΡΕΣΙΑ ΑΠΑΣΧΟΛΗΣΗΣ</w:t>
            </w:r>
            <w:r w:rsidRPr="00292DEB">
              <w:rPr>
                <w:rFonts w:cs="Arial"/>
                <w:color w:val="008080"/>
                <w:lang w:val="fr-BE"/>
              </w:rPr>
              <w:t>)</w:t>
            </w:r>
            <w:r w:rsidRPr="00292DEB">
              <w:rPr>
                <w:rFonts w:cs="Arial"/>
                <w:lang w:val="fr-BE"/>
              </w:rPr>
              <w:t>.</w:t>
            </w:r>
          </w:p>
          <w:p w14:paraId="0E73951B" w14:textId="77777777" w:rsidR="00CD2271" w:rsidRPr="00292DEB" w:rsidRDefault="00CD2271" w:rsidP="00CD2271">
            <w:pPr>
              <w:keepNext/>
              <w:spacing w:line="276" w:lineRule="auto"/>
              <w:outlineLvl w:val="2"/>
              <w:rPr>
                <w:rFonts w:cs="Arial"/>
                <w:lang w:val="fr-BE"/>
              </w:rPr>
            </w:pPr>
          </w:p>
          <w:p w14:paraId="032BDFD7" w14:textId="77777777" w:rsidR="00CD2271" w:rsidRPr="00292DEB" w:rsidRDefault="00CD2271" w:rsidP="00CD2271">
            <w:pPr>
              <w:spacing w:line="276" w:lineRule="auto"/>
              <w:rPr>
                <w:rFonts w:cs="Arial"/>
                <w:lang w:val="fr-BE"/>
              </w:rPr>
            </w:pPr>
            <w:r w:rsidRPr="00292DEB">
              <w:rPr>
                <w:rFonts w:cs="Arial"/>
                <w:color w:val="008000"/>
                <w:lang w:val="fr-BE"/>
              </w:rPr>
              <w:t xml:space="preserve">Allocation spéciale de protection de maternité </w:t>
            </w:r>
            <w:r w:rsidRPr="00292DEB">
              <w:rPr>
                <w:rFonts w:cs="Arial"/>
                <w:i/>
                <w:color w:val="008080"/>
                <w:lang w:val="fr-BE"/>
              </w:rPr>
              <w:t>(ΕΙΔΙΚΗ ΠΑΡΟΧΗ ΠΡΟΣΤΑΣΙΑΣ ΜΗΤΡΟΤΗΤΑΣ)</w:t>
            </w:r>
            <w:r w:rsidRPr="00292DEB">
              <w:rPr>
                <w:rFonts w:cs="Arial"/>
                <w:lang w:val="fr-BE"/>
              </w:rPr>
              <w:t xml:space="preserve">: au cours des </w:t>
            </w:r>
            <w:r w:rsidRPr="00292DEB">
              <w:rPr>
                <w:rFonts w:cs="Arial"/>
                <w:color w:val="800000"/>
                <w:lang w:val="fr-BE"/>
              </w:rPr>
              <w:t>9</w:t>
            </w:r>
            <w:r w:rsidRPr="00292DEB">
              <w:rPr>
                <w:rFonts w:cs="Arial"/>
                <w:lang w:val="fr-BE"/>
              </w:rPr>
              <w:t xml:space="preserve"> mois de congé, les bénéficiaires ont droit chaque mois à un paiement égal au salaire minimal légal </w:t>
            </w:r>
            <w:r w:rsidRPr="00292DEB">
              <w:rPr>
                <w:rFonts w:eastAsia="Arial" w:cs="Arial"/>
                <w:lang w:val="fr-BE"/>
              </w:rPr>
              <w:t>(</w:t>
            </w:r>
            <w:r w:rsidRPr="00292DEB">
              <w:rPr>
                <w:rFonts w:eastAsia="Arial" w:cs="Arial"/>
                <w:color w:val="FF00FF"/>
                <w:lang w:val="fr-BE"/>
              </w:rPr>
              <w:t>€880</w:t>
            </w:r>
            <w:r w:rsidRPr="00292DEB">
              <w:rPr>
                <w:rFonts w:eastAsia="Arial" w:cs="Arial"/>
                <w:lang w:val="fr-BE"/>
              </w:rPr>
              <w:t xml:space="preserve"> par mois) </w:t>
            </w:r>
            <w:r w:rsidRPr="00292DEB">
              <w:rPr>
                <w:rFonts w:cs="Arial"/>
                <w:lang w:val="fr-BE"/>
              </w:rPr>
              <w:t xml:space="preserve">versé par le </w:t>
            </w:r>
            <w:r w:rsidRPr="00292DEB">
              <w:rPr>
                <w:rFonts w:cs="Arial"/>
                <w:color w:val="008000"/>
                <w:lang w:val="fr-BE"/>
              </w:rPr>
              <w:t>Service public pour l’emploi</w:t>
            </w:r>
            <w:r w:rsidRPr="00292DEB">
              <w:rPr>
                <w:rFonts w:cs="Arial"/>
                <w:lang w:val="fr-BE"/>
              </w:rPr>
              <w:t xml:space="preserve"> </w:t>
            </w:r>
            <w:r w:rsidRPr="00292DEB">
              <w:rPr>
                <w:rFonts w:cs="Arial"/>
                <w:color w:val="008080"/>
                <w:lang w:val="fr-BE"/>
              </w:rPr>
              <w:t>(</w:t>
            </w:r>
            <w:r w:rsidRPr="00292DEB">
              <w:rPr>
                <w:rFonts w:cs="Arial"/>
                <w:i/>
                <w:color w:val="008080"/>
                <w:lang w:val="fr-BE"/>
              </w:rPr>
              <w:t>DYPA, ΔΗΜΟΣΙΑ ΥΠΗΡΕΣΙΑ ΑΠΑΣΧΟΛΗΣΗΣ</w:t>
            </w:r>
            <w:r w:rsidRPr="00292DEB">
              <w:rPr>
                <w:rFonts w:cs="Arial"/>
                <w:color w:val="008080"/>
                <w:lang w:val="fr-BE"/>
              </w:rPr>
              <w:t>)</w:t>
            </w:r>
            <w:r w:rsidRPr="00292DEB">
              <w:rPr>
                <w:rFonts w:cs="Arial"/>
                <w:lang w:val="fr-BE"/>
              </w:rPr>
              <w:t xml:space="preserve"> s’ils travaillent à plein temps. </w:t>
            </w:r>
          </w:p>
          <w:p w14:paraId="4536E2F8" w14:textId="77777777" w:rsidR="00CD2271" w:rsidRPr="00292DEB" w:rsidRDefault="00CD2271" w:rsidP="00CD2271">
            <w:pPr>
              <w:spacing w:line="276" w:lineRule="auto"/>
              <w:rPr>
                <w:rFonts w:cs="Arial"/>
                <w:lang w:val="fr-BE"/>
              </w:rPr>
            </w:pPr>
            <w:r w:rsidRPr="00292DEB">
              <w:rPr>
                <w:rFonts w:eastAsia="Arial" w:cs="Arial"/>
                <w:lang w:val="fr-BE"/>
              </w:rPr>
              <w:t xml:space="preserve">Si les bénéficiaires travaillent jusqu’à 4 heures par jour ou </w:t>
            </w:r>
            <w:r w:rsidRPr="00292DEB">
              <w:rPr>
                <w:rFonts w:eastAsia="Arial" w:cs="Arial"/>
                <w:color w:val="C00000"/>
                <w:lang w:val="fr-BE"/>
              </w:rPr>
              <w:t>13 j</w:t>
            </w:r>
            <w:r w:rsidRPr="00292DEB">
              <w:rPr>
                <w:rFonts w:eastAsia="Arial" w:cs="Arial"/>
                <w:lang w:val="fr-BE"/>
              </w:rPr>
              <w:t>ours de travail par mois en moyenne au cours des 6 mois précédant le congé de maternité</w:t>
            </w:r>
            <w:r w:rsidRPr="00292DEB">
              <w:rPr>
                <w:rFonts w:cs="Arial"/>
                <w:lang w:val="fr-BE"/>
              </w:rPr>
              <w:t xml:space="preserve"> (</w:t>
            </w:r>
            <w:r w:rsidRPr="00292DEB">
              <w:rPr>
                <w:rFonts w:cs="Arial"/>
                <w:i/>
                <w:color w:val="008080"/>
                <w:lang w:val="fr-BE"/>
              </w:rPr>
              <w:t>ΑΔΕΙΑ ΚΥΟΦΟΡΙΑΣ</w:t>
            </w:r>
            <w:r w:rsidRPr="00292DEB">
              <w:rPr>
                <w:rFonts w:cs="Arial"/>
                <w:lang w:val="fr-BE"/>
              </w:rPr>
              <w:t>), l’allocation accordée est réduite de moitié.</w:t>
            </w:r>
          </w:p>
          <w:p w14:paraId="65AE0FD9" w14:textId="77777777" w:rsidR="00CD2271" w:rsidRPr="00292DEB" w:rsidRDefault="00CD2271" w:rsidP="00CD2271">
            <w:pPr>
              <w:spacing w:line="276" w:lineRule="auto"/>
              <w:rPr>
                <w:rFonts w:cs="Arial"/>
                <w:color w:val="008000"/>
                <w:lang w:val="fr-BE"/>
              </w:rPr>
            </w:pPr>
          </w:p>
          <w:p w14:paraId="61A2DAD0" w14:textId="77777777" w:rsidR="00CD2271" w:rsidRPr="00292DEB" w:rsidRDefault="00CD2271" w:rsidP="00CD2271">
            <w:pPr>
              <w:spacing w:line="276" w:lineRule="auto"/>
              <w:rPr>
                <w:rFonts w:cs="Arial"/>
                <w:lang w:val="fr-BE"/>
              </w:rPr>
            </w:pPr>
            <w:r w:rsidRPr="00292DEB">
              <w:rPr>
                <w:rFonts w:cs="Arial"/>
                <w:lang w:val="fr-BE"/>
              </w:rPr>
              <w:t>L’</w:t>
            </w:r>
            <w:r w:rsidRPr="00292DEB">
              <w:rPr>
                <w:rFonts w:cs="Arial"/>
                <w:color w:val="008000"/>
                <w:lang w:val="fr-BE"/>
              </w:rPr>
              <w:t>indemnité de maternité, l’allocation de maternité supplémentaire et</w:t>
            </w:r>
            <w:r w:rsidRPr="00292DEB">
              <w:rPr>
                <w:rFonts w:cs="Arial"/>
                <w:lang w:val="fr-BE"/>
              </w:rPr>
              <w:t xml:space="preserve"> l’</w:t>
            </w:r>
            <w:r w:rsidRPr="00292DEB">
              <w:rPr>
                <w:rFonts w:cs="Arial"/>
                <w:color w:val="008000"/>
                <w:lang w:val="fr-BE"/>
              </w:rPr>
              <w:t xml:space="preserve">allocation spéciale de protection de maternité </w:t>
            </w:r>
            <w:r w:rsidRPr="00292DEB">
              <w:rPr>
                <w:rFonts w:cs="Arial"/>
                <w:lang w:val="fr-BE"/>
              </w:rPr>
              <w:t xml:space="preserve">sont versées à toutes les mères. </w:t>
            </w:r>
          </w:p>
          <w:p w14:paraId="3FB13561" w14:textId="77777777" w:rsidR="00CD2271" w:rsidRPr="00292DEB" w:rsidRDefault="00CD2271" w:rsidP="00CD2271">
            <w:pPr>
              <w:spacing w:line="276" w:lineRule="auto"/>
              <w:rPr>
                <w:rFonts w:cs="Arial"/>
                <w:b/>
                <w:color w:val="FF0000"/>
                <w:lang w:val="fr-BE"/>
              </w:rPr>
            </w:pPr>
          </w:p>
          <w:p w14:paraId="0C599F96" w14:textId="77777777" w:rsidR="00CD2271" w:rsidRPr="00292DEB" w:rsidRDefault="00CD2271" w:rsidP="00CD2271">
            <w:pPr>
              <w:spacing w:line="276" w:lineRule="auto"/>
              <w:rPr>
                <w:rFonts w:cs="Arial"/>
                <w:lang w:val="fr-BE"/>
              </w:rPr>
            </w:pPr>
            <w:r w:rsidRPr="00292DEB">
              <w:rPr>
                <w:rFonts w:cs="Arial"/>
                <w:color w:val="008000"/>
                <w:lang w:val="fr-BE"/>
              </w:rPr>
              <w:t>Congé de paternité</w:t>
            </w:r>
            <w:r w:rsidRPr="00292DEB">
              <w:rPr>
                <w:rFonts w:cs="Arial"/>
                <w:i/>
                <w:color w:val="008080"/>
                <w:lang w:val="fr-BE"/>
              </w:rPr>
              <w:t xml:space="preserve"> (ΑΔΕΙΑ ΠΑΤΡΟΤΗΤΑΣ</w:t>
            </w:r>
            <w:r w:rsidRPr="00292DEB">
              <w:rPr>
                <w:rFonts w:cs="Arial"/>
                <w:lang w:val="fr-BE"/>
              </w:rPr>
              <w:t>): rémunération intégrale.</w:t>
            </w:r>
          </w:p>
          <w:p w14:paraId="60919EEF" w14:textId="77777777" w:rsidR="00CD2271" w:rsidRPr="00292DEB" w:rsidRDefault="00CD2271" w:rsidP="00CD2271">
            <w:pPr>
              <w:spacing w:line="276" w:lineRule="auto"/>
              <w:rPr>
                <w:rFonts w:cs="Arial"/>
                <w:lang w:val="fr-BE"/>
              </w:rPr>
            </w:pPr>
          </w:p>
        </w:tc>
        <w:tc>
          <w:tcPr>
            <w:tcW w:w="1370" w:type="pct"/>
          </w:tcPr>
          <w:p w14:paraId="208B7556" w14:textId="77777777" w:rsidR="00CD2271" w:rsidRPr="00292DEB" w:rsidRDefault="00CD2271"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E-IV-11-EL</w:t>
            </w:r>
          </w:p>
          <w:p w14:paraId="21213744"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color w:val="008000"/>
                <w:sz w:val="15"/>
                <w:szCs w:val="15"/>
                <w:lang w:val="en-GB"/>
              </w:rPr>
              <w:t xml:space="preserve">Maternity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ΚΥΟΦΟΡΙΑΣ</w:t>
            </w:r>
            <w:r w:rsidRPr="00292DEB">
              <w:rPr>
                <w:i/>
                <w:color w:val="008080"/>
                <w:sz w:val="15"/>
                <w:szCs w:val="15"/>
                <w:lang w:val="en-GB"/>
              </w:rPr>
              <w:t>-</w:t>
            </w:r>
            <w:r w:rsidRPr="00292DEB">
              <w:rPr>
                <w:i/>
                <w:color w:val="008080"/>
                <w:sz w:val="15"/>
                <w:szCs w:val="15"/>
              </w:rPr>
              <w:t>ΛΟΧΕΙΑΣ</w:t>
            </w:r>
            <w:r w:rsidRPr="00292DEB">
              <w:rPr>
                <w:i/>
                <w:color w:val="008080"/>
                <w:sz w:val="15"/>
                <w:szCs w:val="15"/>
                <w:lang w:val="en-GB"/>
              </w:rPr>
              <w:t>)</w:t>
            </w:r>
            <w:r w:rsidRPr="00292DEB">
              <w:rPr>
                <w:color w:val="000000"/>
                <w:sz w:val="15"/>
                <w:szCs w:val="15"/>
                <w:lang w:val="en-GB"/>
              </w:rPr>
              <w:t xml:space="preserve">: during the </w:t>
            </w:r>
            <w:r w:rsidRPr="00292DEB">
              <w:rPr>
                <w:color w:val="800000"/>
                <w:sz w:val="15"/>
                <w:szCs w:val="15"/>
                <w:lang w:val="en-GB"/>
              </w:rPr>
              <w:t>119</w:t>
            </w:r>
            <w:r w:rsidRPr="00292DEB">
              <w:rPr>
                <w:color w:val="000000"/>
                <w:sz w:val="15"/>
                <w:szCs w:val="15"/>
                <w:lang w:val="en-GB"/>
              </w:rPr>
              <w:t xml:space="preserve"> calendar days of maternity leave, women are paid:</w:t>
            </w:r>
          </w:p>
          <w:p w14:paraId="1251E913" w14:textId="77777777" w:rsidR="00CD2271" w:rsidRPr="00292DEB" w:rsidRDefault="00CD2271" w:rsidP="00CD2271">
            <w:pPr>
              <w:pStyle w:val="Normal0"/>
              <w:numPr>
                <w:ilvl w:val="0"/>
                <w:numId w:val="120"/>
              </w:numPr>
              <w:tabs>
                <w:tab w:val="left" w:pos="113"/>
                <w:tab w:val="left" w:pos="502"/>
              </w:tabs>
              <w:spacing w:before="0" w:after="0"/>
              <w:rPr>
                <w:color w:val="000000"/>
                <w:sz w:val="15"/>
                <w:szCs w:val="15"/>
                <w:lang w:val="en-GB"/>
              </w:rPr>
            </w:pPr>
            <w:r w:rsidRPr="00292DEB">
              <w:rPr>
                <w:color w:val="800000"/>
                <w:sz w:val="15"/>
                <w:szCs w:val="15"/>
                <w:lang w:val="en-GB"/>
              </w:rPr>
              <w:t>50</w:t>
            </w:r>
            <w:r w:rsidRPr="00292DEB">
              <w:rPr>
                <w:color w:val="000000" w:themeColor="text1"/>
                <w:sz w:val="15"/>
                <w:szCs w:val="15"/>
                <w:lang w:val="en-GB"/>
              </w:rPr>
              <w:t xml:space="preserve">% of the estimated day-wage of the insurance class they belong to, based on the average wage of the last </w:t>
            </w:r>
            <w:r w:rsidRPr="00292DEB">
              <w:rPr>
                <w:color w:val="800000"/>
                <w:sz w:val="15"/>
                <w:szCs w:val="15"/>
                <w:lang w:val="en-GB"/>
              </w:rPr>
              <w:t>30</w:t>
            </w:r>
            <w:r w:rsidRPr="00292DEB">
              <w:rPr>
                <w:color w:val="000000" w:themeColor="text1"/>
                <w:sz w:val="15"/>
                <w:szCs w:val="15"/>
                <w:lang w:val="en-GB"/>
              </w:rPr>
              <w:t xml:space="preserve"> calendar days of the previous year;</w:t>
            </w:r>
          </w:p>
          <w:p w14:paraId="6B67284F" w14:textId="77777777" w:rsidR="00CD2271" w:rsidRPr="00292DEB" w:rsidRDefault="00CD2271" w:rsidP="00CD2271">
            <w:pPr>
              <w:pStyle w:val="Normal0"/>
              <w:numPr>
                <w:ilvl w:val="0"/>
                <w:numId w:val="120"/>
              </w:numPr>
              <w:pBdr>
                <w:top w:val="nil"/>
                <w:left w:val="nil"/>
                <w:bottom w:val="nil"/>
                <w:right w:val="nil"/>
                <w:between w:val="nil"/>
              </w:pBdr>
              <w:tabs>
                <w:tab w:val="left" w:pos="113"/>
                <w:tab w:val="left" w:pos="0"/>
                <w:tab w:val="left" w:pos="502"/>
              </w:tabs>
              <w:spacing w:before="0" w:after="0"/>
              <w:rPr>
                <w:color w:val="000000"/>
                <w:sz w:val="15"/>
                <w:szCs w:val="15"/>
                <w:lang w:val="en-GB"/>
              </w:rPr>
            </w:pPr>
            <w:r w:rsidRPr="00292DEB">
              <w:rPr>
                <w:color w:val="000000" w:themeColor="text1"/>
                <w:sz w:val="15"/>
                <w:szCs w:val="15"/>
                <w:lang w:val="en-GB"/>
              </w:rPr>
              <w:lastRenderedPageBreak/>
              <w:t xml:space="preserve">plus a </w:t>
            </w:r>
            <w:r w:rsidRPr="00292DEB">
              <w:rPr>
                <w:color w:val="006600"/>
                <w:sz w:val="15"/>
                <w:szCs w:val="15"/>
                <w:lang w:val="en-GB"/>
              </w:rPr>
              <w:t xml:space="preserve">child benefit </w:t>
            </w:r>
            <w:r w:rsidRPr="00292DEB">
              <w:rPr>
                <w:i/>
                <w:iCs/>
                <w:color w:val="008080"/>
                <w:sz w:val="15"/>
                <w:szCs w:val="15"/>
                <w:lang w:val="en-GB"/>
              </w:rPr>
              <w:t>(</w:t>
            </w:r>
            <w:r w:rsidRPr="00292DEB">
              <w:rPr>
                <w:i/>
                <w:iCs/>
                <w:color w:val="008080"/>
                <w:sz w:val="15"/>
                <w:szCs w:val="15"/>
              </w:rPr>
              <w:t>ΕΠΙΔΟΜΑ</w:t>
            </w:r>
            <w:r w:rsidRPr="00292DEB">
              <w:rPr>
                <w:i/>
                <w:iCs/>
                <w:color w:val="008080"/>
                <w:sz w:val="15"/>
                <w:szCs w:val="15"/>
                <w:lang w:val="en-GB"/>
              </w:rPr>
              <w:t xml:space="preserve"> </w:t>
            </w:r>
            <w:r w:rsidRPr="00292DEB">
              <w:rPr>
                <w:i/>
                <w:iCs/>
                <w:color w:val="008080"/>
                <w:sz w:val="15"/>
                <w:szCs w:val="15"/>
              </w:rPr>
              <w:t>ΠΑΙΔΙΟΥ</w:t>
            </w:r>
            <w:r w:rsidRPr="00292DEB">
              <w:rPr>
                <w:i/>
                <w:iCs/>
                <w:color w:val="008080"/>
                <w:sz w:val="15"/>
                <w:szCs w:val="15"/>
                <w:lang w:val="en-GB"/>
              </w:rPr>
              <w:t>)</w:t>
            </w:r>
            <w:r w:rsidRPr="00292DEB">
              <w:rPr>
                <w:color w:val="000000" w:themeColor="text1"/>
                <w:sz w:val="15"/>
                <w:szCs w:val="15"/>
                <w:lang w:val="en-GB"/>
              </w:rPr>
              <w:t xml:space="preserve"> of </w:t>
            </w:r>
            <w:r w:rsidRPr="00292DEB">
              <w:rPr>
                <w:color w:val="800000"/>
                <w:sz w:val="15"/>
                <w:szCs w:val="15"/>
                <w:lang w:val="en-GB"/>
              </w:rPr>
              <w:t>10</w:t>
            </w:r>
            <w:r w:rsidRPr="00292DEB">
              <w:rPr>
                <w:color w:val="000000" w:themeColor="text1"/>
                <w:sz w:val="15"/>
                <w:szCs w:val="15"/>
                <w:lang w:val="en-GB"/>
              </w:rPr>
              <w:t xml:space="preserve">% of the above amount, for each child with a maximum of </w:t>
            </w:r>
            <w:r w:rsidRPr="00292DEB">
              <w:rPr>
                <w:color w:val="800000"/>
                <w:sz w:val="15"/>
                <w:szCs w:val="15"/>
                <w:lang w:val="en-GB"/>
              </w:rPr>
              <w:t>40</w:t>
            </w:r>
            <w:r w:rsidRPr="00292DEB">
              <w:rPr>
                <w:color w:val="000000" w:themeColor="text1"/>
                <w:sz w:val="15"/>
                <w:szCs w:val="15"/>
                <w:lang w:val="en-GB"/>
              </w:rPr>
              <w:t>%.</w:t>
            </w:r>
          </w:p>
          <w:p w14:paraId="6F82578E" w14:textId="77777777" w:rsidR="00CD2271" w:rsidRPr="00292DEB" w:rsidRDefault="00CD2271" w:rsidP="00CD2271">
            <w:pPr>
              <w:pStyle w:val="Normal0"/>
              <w:pBdr>
                <w:top w:val="nil"/>
                <w:left w:val="nil"/>
                <w:bottom w:val="nil"/>
                <w:right w:val="nil"/>
                <w:between w:val="nil"/>
              </w:pBdr>
              <w:tabs>
                <w:tab w:val="left" w:pos="113"/>
              </w:tabs>
              <w:spacing w:before="0" w:after="0"/>
              <w:rPr>
                <w:color w:val="000000"/>
                <w:sz w:val="15"/>
                <w:szCs w:val="15"/>
                <w:lang w:val="en-GB"/>
              </w:rPr>
            </w:pPr>
            <w:r w:rsidRPr="00292DEB">
              <w:rPr>
                <w:color w:val="000000"/>
                <w:sz w:val="15"/>
                <w:szCs w:val="15"/>
                <w:lang w:val="en-GB"/>
              </w:rPr>
              <w:t xml:space="preserve">Minimum amount: </w:t>
            </w:r>
            <w:r w:rsidRPr="00292DEB">
              <w:rPr>
                <w:color w:val="800000"/>
                <w:sz w:val="15"/>
                <w:szCs w:val="15"/>
                <w:lang w:val="en-GB"/>
              </w:rPr>
              <w:t>2/3</w:t>
            </w:r>
            <w:r w:rsidRPr="00292DEB">
              <w:rPr>
                <w:color w:val="000000"/>
                <w:sz w:val="15"/>
                <w:szCs w:val="15"/>
                <w:lang w:val="en-GB"/>
              </w:rPr>
              <w:t xml:space="preserve"> of the wage of the insured woman.</w:t>
            </w:r>
          </w:p>
          <w:p w14:paraId="7665E25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Maximum amount: </w:t>
            </w:r>
            <w:r w:rsidRPr="00292DEB">
              <w:rPr>
                <w:color w:val="FF00FF"/>
                <w:sz w:val="15"/>
                <w:szCs w:val="15"/>
                <w:lang w:val="en-GB"/>
              </w:rPr>
              <w:t>€53.95</w:t>
            </w:r>
            <w:r w:rsidRPr="00292DEB">
              <w:rPr>
                <w:color w:val="000000" w:themeColor="text1"/>
                <w:sz w:val="15"/>
                <w:szCs w:val="15"/>
                <w:lang w:val="en-GB"/>
              </w:rPr>
              <w:t xml:space="preserve"> per day (no dependants) and </w:t>
            </w:r>
            <w:r w:rsidRPr="00292DEB">
              <w:rPr>
                <w:color w:val="FF00FF"/>
                <w:sz w:val="15"/>
                <w:szCs w:val="15"/>
                <w:lang w:val="en-GB"/>
              </w:rPr>
              <w:t xml:space="preserve">€75.53 </w:t>
            </w:r>
            <w:r w:rsidRPr="00292DEB">
              <w:rPr>
                <w:color w:val="000000" w:themeColor="text1"/>
                <w:sz w:val="15"/>
                <w:szCs w:val="15"/>
                <w:lang w:val="en-GB"/>
              </w:rPr>
              <w:t>per day (</w:t>
            </w:r>
            <w:r w:rsidRPr="00292DEB">
              <w:rPr>
                <w:color w:val="800000"/>
                <w:sz w:val="15"/>
                <w:szCs w:val="15"/>
                <w:lang w:val="en-GB"/>
              </w:rPr>
              <w:t>4</w:t>
            </w:r>
            <w:r w:rsidRPr="00292DEB">
              <w:rPr>
                <w:color w:val="000000" w:themeColor="text1"/>
                <w:sz w:val="15"/>
                <w:szCs w:val="15"/>
                <w:lang w:val="en-GB"/>
              </w:rPr>
              <w:t xml:space="preserve"> dependants).</w:t>
            </w:r>
          </w:p>
          <w:p w14:paraId="3DA8F1E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Paid every </w:t>
            </w:r>
            <w:r w:rsidRPr="00292DEB">
              <w:rPr>
                <w:color w:val="C00000"/>
                <w:sz w:val="15"/>
                <w:szCs w:val="15"/>
                <w:lang w:val="en-GB"/>
              </w:rPr>
              <w:t>15</w:t>
            </w:r>
            <w:r w:rsidRPr="00292DEB">
              <w:rPr>
                <w:sz w:val="15"/>
                <w:szCs w:val="15"/>
                <w:lang w:val="en-GB"/>
              </w:rPr>
              <w:t xml:space="preserve"> calendar </w:t>
            </w:r>
            <w:r w:rsidRPr="00292DEB">
              <w:rPr>
                <w:color w:val="000000"/>
                <w:sz w:val="15"/>
                <w:szCs w:val="15"/>
                <w:lang w:val="en-GB"/>
              </w:rPr>
              <w:t>days.</w:t>
            </w:r>
          </w:p>
          <w:p w14:paraId="1555241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7E55E21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Supplementary Maternity Allowance </w:t>
            </w:r>
            <w:r w:rsidRPr="00292DEB">
              <w:rPr>
                <w:color w:val="008080"/>
                <w:sz w:val="15"/>
                <w:szCs w:val="15"/>
                <w:lang w:val="en-GB"/>
              </w:rPr>
              <w:t>(</w:t>
            </w:r>
            <w:r w:rsidRPr="00292DEB">
              <w:rPr>
                <w:i/>
                <w:color w:val="008080"/>
                <w:sz w:val="15"/>
                <w:szCs w:val="15"/>
              </w:rPr>
              <w:t>ΣΥΜΠΛΗΡΩΜΑΤΙΚΕΣ</w:t>
            </w:r>
            <w:r w:rsidRPr="00292DEB">
              <w:rPr>
                <w:i/>
                <w:color w:val="008080"/>
                <w:sz w:val="15"/>
                <w:szCs w:val="15"/>
                <w:lang w:val="en-GB"/>
              </w:rPr>
              <w:t xml:space="preserve"> </w:t>
            </w:r>
            <w:r w:rsidRPr="00292DEB">
              <w:rPr>
                <w:i/>
                <w:color w:val="008080"/>
                <w:sz w:val="15"/>
                <w:szCs w:val="15"/>
              </w:rPr>
              <w:t>ΠΑΡΟΧΕΣ</w:t>
            </w:r>
            <w:r w:rsidRPr="00292DEB">
              <w:rPr>
                <w:i/>
                <w:color w:val="008080"/>
                <w:sz w:val="15"/>
                <w:szCs w:val="15"/>
                <w:lang w:val="en-GB"/>
              </w:rPr>
              <w:t xml:space="preserve"> </w:t>
            </w:r>
            <w:r w:rsidRPr="00292DEB">
              <w:rPr>
                <w:i/>
                <w:color w:val="008080"/>
                <w:sz w:val="15"/>
                <w:szCs w:val="15"/>
              </w:rPr>
              <w:t>ΜΗΤΡΟΤΗΤΑΣ</w:t>
            </w:r>
            <w:r w:rsidRPr="00292DEB">
              <w:rPr>
                <w:color w:val="008080"/>
                <w:sz w:val="15"/>
                <w:szCs w:val="15"/>
                <w:lang w:val="en-GB"/>
              </w:rPr>
              <w:t>)</w:t>
            </w:r>
            <w:r w:rsidRPr="00292DEB">
              <w:rPr>
                <w:color w:val="000000"/>
                <w:sz w:val="15"/>
                <w:szCs w:val="15"/>
                <w:lang w:val="en-GB"/>
              </w:rPr>
              <w:t xml:space="preserve">: the allowance equals the difference (if any) between the gross wage paid by the employer and the </w:t>
            </w:r>
            <w:r w:rsidRPr="00292DEB">
              <w:rPr>
                <w:color w:val="008000"/>
                <w:sz w:val="15"/>
                <w:szCs w:val="15"/>
                <w:lang w:val="en-GB"/>
              </w:rPr>
              <w:t xml:space="preserve">Maternity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ΚΥΟΦΟΡΙΑΣ</w:t>
            </w:r>
            <w:r w:rsidRPr="00292DEB">
              <w:rPr>
                <w:i/>
                <w:color w:val="008080"/>
                <w:sz w:val="15"/>
                <w:szCs w:val="15"/>
                <w:lang w:val="en-GB"/>
              </w:rPr>
              <w:t xml:space="preserve"> </w:t>
            </w:r>
            <w:r w:rsidRPr="00292DEB">
              <w:rPr>
                <w:i/>
                <w:color w:val="008080"/>
                <w:sz w:val="15"/>
                <w:szCs w:val="15"/>
              </w:rPr>
              <w:t>ΛΟΧΕΙΑΣ</w:t>
            </w:r>
            <w:r w:rsidRPr="00292DEB">
              <w:rPr>
                <w:color w:val="008080"/>
                <w:sz w:val="15"/>
                <w:szCs w:val="15"/>
                <w:lang w:val="en-GB"/>
              </w:rPr>
              <w:t>)</w:t>
            </w:r>
            <w:r w:rsidRPr="00292DEB">
              <w:rPr>
                <w:color w:val="000000"/>
                <w:sz w:val="15"/>
                <w:szCs w:val="15"/>
                <w:lang w:val="en-GB"/>
              </w:rPr>
              <w:t xml:space="preserve">. It is paid in a lump sum by the </w:t>
            </w:r>
            <w:r w:rsidRPr="00292DEB">
              <w:rPr>
                <w:color w:val="008000"/>
                <w:sz w:val="15"/>
                <w:szCs w:val="15"/>
                <w:lang w:val="en-GB"/>
              </w:rPr>
              <w:t xml:space="preserve">Public Employment Service </w:t>
            </w:r>
            <w:r w:rsidRPr="00292DEB">
              <w:rPr>
                <w:color w:val="008080"/>
                <w:sz w:val="15"/>
                <w:szCs w:val="15"/>
                <w:lang w:val="en-GB"/>
              </w:rPr>
              <w:t>(</w:t>
            </w:r>
            <w:r w:rsidRPr="00292DEB">
              <w:rPr>
                <w:i/>
                <w:color w:val="008080"/>
                <w:sz w:val="15"/>
                <w:szCs w:val="15"/>
                <w:lang w:val="en-GB"/>
              </w:rPr>
              <w:t xml:space="preserve">DYPA, </w:t>
            </w:r>
            <w:r w:rsidRPr="00292DEB">
              <w:rPr>
                <w:i/>
                <w:color w:val="008080"/>
                <w:sz w:val="15"/>
                <w:szCs w:val="15"/>
              </w:rPr>
              <w:t>ΔΗΜΟΣΙΑ</w:t>
            </w:r>
            <w:r w:rsidRPr="00292DEB">
              <w:rPr>
                <w:i/>
                <w:color w:val="008080"/>
                <w:sz w:val="15"/>
                <w:szCs w:val="15"/>
                <w:lang w:val="en-GB"/>
              </w:rPr>
              <w:t xml:space="preserve"> </w:t>
            </w:r>
            <w:r w:rsidRPr="00292DEB">
              <w:rPr>
                <w:i/>
                <w:color w:val="008080"/>
                <w:sz w:val="15"/>
                <w:szCs w:val="15"/>
              </w:rPr>
              <w:t>ΥΠΗΡΕΣΙΑ</w:t>
            </w:r>
            <w:r w:rsidRPr="00292DEB">
              <w:rPr>
                <w:i/>
                <w:color w:val="008080"/>
                <w:sz w:val="15"/>
                <w:szCs w:val="15"/>
                <w:lang w:val="en-GB"/>
              </w:rPr>
              <w:t xml:space="preserve"> </w:t>
            </w:r>
            <w:r w:rsidRPr="00292DEB">
              <w:rPr>
                <w:i/>
                <w:color w:val="008080"/>
                <w:sz w:val="15"/>
                <w:szCs w:val="15"/>
              </w:rPr>
              <w:t>ΑΠΑΣΧΟΛΗΣΗΣ</w:t>
            </w:r>
            <w:r w:rsidRPr="00292DEB">
              <w:rPr>
                <w:color w:val="008080"/>
                <w:sz w:val="15"/>
                <w:szCs w:val="15"/>
                <w:lang w:val="en-GB"/>
              </w:rPr>
              <w:t>)</w:t>
            </w:r>
            <w:r w:rsidRPr="00292DEB">
              <w:rPr>
                <w:color w:val="000000"/>
                <w:sz w:val="15"/>
                <w:szCs w:val="15"/>
                <w:lang w:val="en-GB"/>
              </w:rPr>
              <w:t>.</w:t>
            </w:r>
          </w:p>
          <w:p w14:paraId="3FCF697E"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130ED839"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Special Maternity Protection Allowance</w:t>
            </w:r>
            <w:r w:rsidRPr="00292DEB">
              <w:rPr>
                <w:i/>
                <w:iCs/>
                <w:color w:val="008080"/>
                <w:sz w:val="15"/>
                <w:szCs w:val="15"/>
                <w:lang w:val="en-GB"/>
              </w:rPr>
              <w:t xml:space="preserve"> (</w:t>
            </w:r>
            <w:r w:rsidRPr="00292DEB">
              <w:rPr>
                <w:i/>
                <w:iCs/>
                <w:color w:val="008080"/>
                <w:sz w:val="15"/>
                <w:szCs w:val="15"/>
              </w:rPr>
              <w:t>ΕΙΔΙΚΗ</w:t>
            </w:r>
            <w:r w:rsidRPr="00292DEB">
              <w:rPr>
                <w:i/>
                <w:iCs/>
                <w:color w:val="008080"/>
                <w:sz w:val="15"/>
                <w:szCs w:val="15"/>
                <w:lang w:val="en-GB"/>
              </w:rPr>
              <w:t xml:space="preserve"> </w:t>
            </w:r>
            <w:r w:rsidRPr="00292DEB">
              <w:rPr>
                <w:i/>
                <w:iCs/>
                <w:color w:val="008080"/>
                <w:sz w:val="15"/>
                <w:szCs w:val="15"/>
              </w:rPr>
              <w:t>ΠΑΡΟΧΗ</w:t>
            </w:r>
            <w:r w:rsidRPr="00292DEB">
              <w:rPr>
                <w:i/>
                <w:iCs/>
                <w:color w:val="008080"/>
                <w:sz w:val="15"/>
                <w:szCs w:val="15"/>
                <w:lang w:val="en-GB"/>
              </w:rPr>
              <w:t xml:space="preserve"> </w:t>
            </w:r>
            <w:r w:rsidRPr="00292DEB">
              <w:rPr>
                <w:i/>
                <w:iCs/>
                <w:color w:val="008080"/>
                <w:sz w:val="15"/>
                <w:szCs w:val="15"/>
              </w:rPr>
              <w:t>ΠΡΟΣΤΑΣΙΑΣ</w:t>
            </w:r>
            <w:r w:rsidRPr="00292DEB">
              <w:rPr>
                <w:i/>
                <w:iCs/>
                <w:color w:val="008080"/>
                <w:sz w:val="15"/>
                <w:szCs w:val="15"/>
                <w:lang w:val="en-GB"/>
              </w:rPr>
              <w:t xml:space="preserve"> </w:t>
            </w:r>
            <w:r w:rsidRPr="00292DEB">
              <w:rPr>
                <w:i/>
                <w:iCs/>
                <w:color w:val="008080"/>
                <w:sz w:val="15"/>
                <w:szCs w:val="15"/>
              </w:rPr>
              <w:t>ΜΗΤΡΟΤΗΤΑΣ</w:t>
            </w:r>
            <w:r w:rsidRPr="00292DEB">
              <w:rPr>
                <w:i/>
                <w:iCs/>
                <w:color w:val="008080"/>
                <w:sz w:val="15"/>
                <w:szCs w:val="15"/>
                <w:lang w:val="en-GB"/>
              </w:rPr>
              <w:t>)</w:t>
            </w:r>
            <w:r w:rsidRPr="00292DEB">
              <w:rPr>
                <w:color w:val="000000" w:themeColor="text1"/>
                <w:sz w:val="15"/>
                <w:szCs w:val="15"/>
                <w:lang w:val="en-GB"/>
              </w:rPr>
              <w:t xml:space="preserve">: during the </w:t>
            </w:r>
            <w:r w:rsidRPr="00292DEB">
              <w:rPr>
                <w:color w:val="800000"/>
                <w:sz w:val="15"/>
                <w:szCs w:val="15"/>
                <w:lang w:val="en-GB"/>
              </w:rPr>
              <w:t>9</w:t>
            </w:r>
            <w:r w:rsidRPr="00292DEB">
              <w:rPr>
                <w:color w:val="000000" w:themeColor="text1"/>
                <w:sz w:val="15"/>
                <w:szCs w:val="15"/>
                <w:lang w:val="en-GB"/>
              </w:rPr>
              <w:t xml:space="preserve"> months of leave, beneficiaries are paid every month an amount equal to the statutory minimum wage ((</w:t>
            </w:r>
            <w:r w:rsidRPr="00292DEB">
              <w:rPr>
                <w:color w:val="FF00FF"/>
                <w:sz w:val="15"/>
                <w:szCs w:val="15"/>
                <w:lang w:val="en-GB"/>
              </w:rPr>
              <w:t xml:space="preserve">€880 </w:t>
            </w:r>
            <w:r w:rsidRPr="00292DEB">
              <w:rPr>
                <w:color w:val="000000" w:themeColor="text1"/>
                <w:sz w:val="15"/>
                <w:szCs w:val="15"/>
                <w:lang w:val="en-GB"/>
              </w:rPr>
              <w:t xml:space="preserve">per month) by the </w:t>
            </w:r>
            <w:r w:rsidRPr="00292DEB">
              <w:rPr>
                <w:color w:val="008000"/>
                <w:sz w:val="15"/>
                <w:szCs w:val="15"/>
                <w:lang w:val="en-GB"/>
              </w:rPr>
              <w:t>Public Employment Service</w:t>
            </w:r>
            <w:r w:rsidRPr="00292DEB">
              <w:rPr>
                <w:color w:val="000000" w:themeColor="text1"/>
                <w:sz w:val="15"/>
                <w:szCs w:val="15"/>
                <w:lang w:val="en-GB"/>
              </w:rPr>
              <w:t xml:space="preserve"> </w:t>
            </w:r>
            <w:r w:rsidRPr="00292DEB">
              <w:rPr>
                <w:color w:val="008080"/>
                <w:sz w:val="15"/>
                <w:szCs w:val="15"/>
                <w:lang w:val="en-GB"/>
              </w:rPr>
              <w:t>(</w:t>
            </w:r>
            <w:r w:rsidRPr="00292DEB">
              <w:rPr>
                <w:i/>
                <w:iCs/>
                <w:color w:val="008080"/>
                <w:sz w:val="15"/>
                <w:szCs w:val="15"/>
                <w:lang w:val="en-GB"/>
              </w:rPr>
              <w:t xml:space="preserve">DYPA, </w:t>
            </w:r>
            <w:r w:rsidRPr="00292DEB">
              <w:rPr>
                <w:i/>
                <w:iCs/>
                <w:color w:val="008080"/>
                <w:sz w:val="15"/>
                <w:szCs w:val="15"/>
              </w:rPr>
              <w:t>ΔΗΜΟΣΙΑ</w:t>
            </w:r>
            <w:r w:rsidRPr="00292DEB">
              <w:rPr>
                <w:i/>
                <w:iCs/>
                <w:color w:val="008080"/>
                <w:sz w:val="15"/>
                <w:szCs w:val="15"/>
                <w:lang w:val="en-GB"/>
              </w:rPr>
              <w:t xml:space="preserve"> </w:t>
            </w:r>
            <w:r w:rsidRPr="00292DEB">
              <w:rPr>
                <w:i/>
                <w:iCs/>
                <w:color w:val="008080"/>
                <w:sz w:val="15"/>
                <w:szCs w:val="15"/>
              </w:rPr>
              <w:t>ΥΠΗΡΕΣΙΑ</w:t>
            </w:r>
            <w:r w:rsidRPr="00292DEB">
              <w:rPr>
                <w:i/>
                <w:iCs/>
                <w:color w:val="008080"/>
                <w:sz w:val="15"/>
                <w:szCs w:val="15"/>
                <w:lang w:val="en-GB"/>
              </w:rPr>
              <w:t xml:space="preserve"> </w:t>
            </w:r>
            <w:r w:rsidRPr="00292DEB">
              <w:rPr>
                <w:i/>
                <w:iCs/>
                <w:color w:val="008080"/>
                <w:sz w:val="15"/>
                <w:szCs w:val="15"/>
              </w:rPr>
              <w:t>ΑΠΑΣΧΟΛΗΣΗΣ</w:t>
            </w:r>
            <w:r w:rsidRPr="00292DEB">
              <w:rPr>
                <w:i/>
                <w:iCs/>
                <w:color w:val="008080"/>
                <w:sz w:val="15"/>
                <w:szCs w:val="15"/>
                <w:lang w:val="en-GB"/>
              </w:rPr>
              <w:t>)</w:t>
            </w:r>
            <w:r w:rsidRPr="00292DEB">
              <w:rPr>
                <w:i/>
                <w:iCs/>
                <w:color w:val="000000" w:themeColor="text1"/>
                <w:sz w:val="15"/>
                <w:szCs w:val="15"/>
                <w:lang w:val="en-GB"/>
              </w:rPr>
              <w:t xml:space="preserve"> </w:t>
            </w:r>
            <w:r w:rsidRPr="00292DEB">
              <w:rPr>
                <w:color w:val="000000" w:themeColor="text1"/>
                <w:sz w:val="15"/>
                <w:szCs w:val="15"/>
                <w:lang w:val="en-GB"/>
              </w:rPr>
              <w:t xml:space="preserve">if they are working full-time. </w:t>
            </w:r>
          </w:p>
          <w:p w14:paraId="3B89C731"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beneficiaries are employed up to </w:t>
            </w:r>
            <w:r w:rsidRPr="00292DEB">
              <w:rPr>
                <w:color w:val="C00000"/>
                <w:sz w:val="15"/>
                <w:szCs w:val="15"/>
                <w:lang w:val="en-GB"/>
              </w:rPr>
              <w:t xml:space="preserve">4 </w:t>
            </w:r>
            <w:r w:rsidRPr="00292DEB">
              <w:rPr>
                <w:color w:val="000000"/>
                <w:sz w:val="15"/>
                <w:szCs w:val="15"/>
                <w:lang w:val="en-GB"/>
              </w:rPr>
              <w:t xml:space="preserve">hours per day or up till </w:t>
            </w:r>
            <w:r w:rsidRPr="00292DEB">
              <w:rPr>
                <w:color w:val="C00000"/>
                <w:sz w:val="15"/>
                <w:szCs w:val="15"/>
                <w:lang w:val="en-GB"/>
              </w:rPr>
              <w:t xml:space="preserve">13 </w:t>
            </w:r>
            <w:r w:rsidRPr="00292DEB">
              <w:rPr>
                <w:sz w:val="15"/>
                <w:szCs w:val="15"/>
                <w:lang w:val="en-GB"/>
              </w:rPr>
              <w:t xml:space="preserve">working days per </w:t>
            </w:r>
            <w:r w:rsidRPr="00292DEB">
              <w:rPr>
                <w:color w:val="000000"/>
                <w:sz w:val="15"/>
                <w:szCs w:val="15"/>
                <w:lang w:val="en-GB"/>
              </w:rPr>
              <w:t xml:space="preserve">month on average during the </w:t>
            </w:r>
            <w:r w:rsidRPr="00292DEB">
              <w:rPr>
                <w:color w:val="C00000"/>
                <w:sz w:val="15"/>
                <w:szCs w:val="15"/>
                <w:lang w:val="en-GB"/>
              </w:rPr>
              <w:t>6</w:t>
            </w:r>
            <w:r w:rsidRPr="00292DEB">
              <w:rPr>
                <w:color w:val="000000"/>
                <w:sz w:val="15"/>
                <w:szCs w:val="15"/>
                <w:lang w:val="en-GB"/>
              </w:rPr>
              <w:t xml:space="preserve"> months before the </w:t>
            </w:r>
            <w:r w:rsidRPr="00292DEB">
              <w:rPr>
                <w:color w:val="008000"/>
                <w:sz w:val="15"/>
                <w:szCs w:val="15"/>
                <w:lang w:val="en-GB"/>
              </w:rPr>
              <w:t>Maternity Leave</w:t>
            </w:r>
            <w:r w:rsidRPr="00292DEB">
              <w:rPr>
                <w:color w:val="000000"/>
                <w:sz w:val="15"/>
                <w:szCs w:val="15"/>
                <w:lang w:val="en-GB"/>
              </w:rPr>
              <w:t xml:space="preserve"> (</w:t>
            </w:r>
            <w:r w:rsidRPr="00292DEB">
              <w:rPr>
                <w:i/>
                <w:color w:val="008080"/>
                <w:sz w:val="15"/>
                <w:szCs w:val="15"/>
              </w:rPr>
              <w:t>ΑΔΕΙΑ</w:t>
            </w:r>
            <w:r w:rsidRPr="00292DEB">
              <w:rPr>
                <w:i/>
                <w:color w:val="008080"/>
                <w:sz w:val="15"/>
                <w:szCs w:val="15"/>
                <w:lang w:val="en-GB"/>
              </w:rPr>
              <w:t xml:space="preserve"> </w:t>
            </w:r>
            <w:r w:rsidRPr="00292DEB">
              <w:rPr>
                <w:i/>
                <w:color w:val="008080"/>
                <w:sz w:val="15"/>
                <w:szCs w:val="15"/>
              </w:rPr>
              <w:t>ΚΥΟΦΟΡΙΑΣ</w:t>
            </w:r>
            <w:r w:rsidRPr="00292DEB">
              <w:rPr>
                <w:color w:val="000000"/>
                <w:sz w:val="15"/>
                <w:szCs w:val="15"/>
                <w:lang w:val="en-GB"/>
              </w:rPr>
              <w:t>), the granted amount is cut by half.</w:t>
            </w:r>
          </w:p>
          <w:p w14:paraId="2FAB7D64" w14:textId="77777777" w:rsidR="00CD2271" w:rsidRPr="00292DEB" w:rsidRDefault="00CD2271" w:rsidP="00CD2271">
            <w:pPr>
              <w:pStyle w:val="Normal0"/>
              <w:pBdr>
                <w:top w:val="nil"/>
                <w:left w:val="nil"/>
                <w:bottom w:val="nil"/>
                <w:right w:val="nil"/>
                <w:between w:val="nil"/>
              </w:pBdr>
              <w:spacing w:before="0" w:after="0"/>
              <w:rPr>
                <w:color w:val="008000"/>
                <w:sz w:val="15"/>
                <w:szCs w:val="15"/>
                <w:lang w:val="en-GB"/>
              </w:rPr>
            </w:pPr>
          </w:p>
          <w:p w14:paraId="60F62FF4"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Maternity Benefit, Supplementary Maternity Allowance, </w:t>
            </w:r>
            <w:r w:rsidRPr="00292DEB">
              <w:rPr>
                <w:color w:val="000000"/>
                <w:sz w:val="15"/>
                <w:szCs w:val="15"/>
                <w:lang w:val="en-GB"/>
              </w:rPr>
              <w:t>and</w:t>
            </w:r>
            <w:r w:rsidRPr="00292DEB">
              <w:rPr>
                <w:color w:val="008000"/>
                <w:sz w:val="15"/>
                <w:szCs w:val="15"/>
                <w:lang w:val="en-GB"/>
              </w:rPr>
              <w:t xml:space="preserve"> Special Maternity Protection Allowance </w:t>
            </w:r>
            <w:r w:rsidRPr="00292DEB">
              <w:rPr>
                <w:color w:val="000000"/>
                <w:sz w:val="15"/>
                <w:szCs w:val="15"/>
                <w:lang w:val="en-GB"/>
              </w:rPr>
              <w:t>are paid to all mothers.</w:t>
            </w:r>
          </w:p>
          <w:p w14:paraId="5F9AA08B"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4A0DECD5" w14:textId="77777777" w:rsidR="00CD2271" w:rsidRPr="00292DEB" w:rsidRDefault="00CD2271" w:rsidP="00CD2271">
            <w:pPr>
              <w:pStyle w:val="Normal0"/>
              <w:pBdr>
                <w:top w:val="nil"/>
                <w:left w:val="nil"/>
                <w:bottom w:val="nil"/>
                <w:right w:val="nil"/>
                <w:between w:val="nil"/>
              </w:pBdr>
              <w:spacing w:before="0" w:after="0"/>
              <w:rPr>
                <w:color w:val="008000"/>
                <w:sz w:val="15"/>
                <w:szCs w:val="15"/>
              </w:rPr>
            </w:pPr>
            <w:proofErr w:type="spellStart"/>
            <w:r w:rsidRPr="00292DEB">
              <w:rPr>
                <w:color w:val="008000"/>
                <w:sz w:val="15"/>
                <w:szCs w:val="15"/>
              </w:rPr>
              <w:t>Paternity</w:t>
            </w:r>
            <w:proofErr w:type="spellEnd"/>
            <w:r w:rsidRPr="00292DEB">
              <w:rPr>
                <w:color w:val="008000"/>
                <w:sz w:val="15"/>
                <w:szCs w:val="15"/>
              </w:rPr>
              <w:t xml:space="preserve"> </w:t>
            </w:r>
            <w:proofErr w:type="spellStart"/>
            <w:r w:rsidRPr="00292DEB">
              <w:rPr>
                <w:color w:val="008000"/>
                <w:sz w:val="15"/>
                <w:szCs w:val="15"/>
              </w:rPr>
              <w:t>leave</w:t>
            </w:r>
            <w:proofErr w:type="spellEnd"/>
            <w:r w:rsidRPr="00292DEB">
              <w:rPr>
                <w:color w:val="000000"/>
                <w:sz w:val="15"/>
                <w:szCs w:val="15"/>
              </w:rPr>
              <w:t xml:space="preserve">: full </w:t>
            </w:r>
            <w:proofErr w:type="spellStart"/>
            <w:r w:rsidRPr="00292DEB">
              <w:rPr>
                <w:color w:val="000000"/>
                <w:sz w:val="15"/>
                <w:szCs w:val="15"/>
              </w:rPr>
              <w:t>remuneration</w:t>
            </w:r>
            <w:proofErr w:type="spellEnd"/>
            <w:r w:rsidRPr="00292DEB">
              <w:rPr>
                <w:color w:val="000000"/>
                <w:sz w:val="15"/>
                <w:szCs w:val="15"/>
              </w:rPr>
              <w:t>.</w:t>
            </w:r>
          </w:p>
          <w:p w14:paraId="3AEF67B3"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6D3AAA91"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4</w:t>
            </w:r>
          </w:p>
          <w:p w14:paraId="1FE1519B" w14:textId="77777777" w:rsidR="00CD2271" w:rsidRPr="00292DEB" w:rsidRDefault="00CD2271" w:rsidP="00CD2271">
            <w:pPr>
              <w:spacing w:line="276" w:lineRule="auto"/>
              <w:rPr>
                <w:rFonts w:cs="Arial"/>
                <w:color w:val="0000FF"/>
                <w:lang w:val="en-US"/>
              </w:rPr>
            </w:pPr>
          </w:p>
        </w:tc>
        <w:tc>
          <w:tcPr>
            <w:tcW w:w="127" w:type="pct"/>
          </w:tcPr>
          <w:p w14:paraId="7EAE7708" w14:textId="77777777" w:rsidR="00CD2271" w:rsidRPr="00292DEB" w:rsidRDefault="00CD2271" w:rsidP="00CD2271">
            <w:pPr>
              <w:spacing w:line="276" w:lineRule="auto"/>
              <w:rPr>
                <w:rFonts w:cs="Arial"/>
                <w:color w:val="0000FF"/>
                <w:lang w:val="fr-FR"/>
              </w:rPr>
            </w:pPr>
            <w:r w:rsidRPr="00292DEB">
              <w:rPr>
                <w:rFonts w:cs="Arial"/>
                <w:color w:val="0000FF"/>
                <w:lang w:val="fr-FR"/>
              </w:rPr>
              <w:t>11</w:t>
            </w:r>
          </w:p>
          <w:p w14:paraId="1CB6DBB6" w14:textId="77777777" w:rsidR="00CD2271" w:rsidRPr="00292DEB" w:rsidRDefault="00CD2271" w:rsidP="00CD2271">
            <w:pPr>
              <w:spacing w:line="276" w:lineRule="auto"/>
              <w:rPr>
                <w:rFonts w:cs="Arial"/>
                <w:color w:val="0000FF"/>
                <w:lang w:val="en-US"/>
              </w:rPr>
            </w:pPr>
          </w:p>
        </w:tc>
        <w:tc>
          <w:tcPr>
            <w:tcW w:w="402" w:type="pct"/>
          </w:tcPr>
          <w:p w14:paraId="06195F94"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58F3F479" w14:textId="77777777" w:rsidR="00CD2271" w:rsidRPr="00292DEB" w:rsidRDefault="00CD2271" w:rsidP="00CD2271">
            <w:pPr>
              <w:spacing w:line="276" w:lineRule="auto"/>
              <w:rPr>
                <w:rFonts w:cs="Arial"/>
                <w:color w:val="0000FF"/>
                <w:lang w:val="en-US"/>
              </w:rPr>
            </w:pPr>
          </w:p>
        </w:tc>
      </w:tr>
      <w:tr w:rsidR="00CD2271" w:rsidRPr="00292DEB" w14:paraId="4EF3BC13" w14:textId="77777777" w:rsidTr="005D0FED">
        <w:tc>
          <w:tcPr>
            <w:tcW w:w="193" w:type="pct"/>
          </w:tcPr>
          <w:p w14:paraId="478AF249" w14:textId="77777777" w:rsidR="00CD2271" w:rsidRPr="00292DEB" w:rsidRDefault="00CD2271" w:rsidP="00CD2271">
            <w:pPr>
              <w:spacing w:line="276" w:lineRule="auto"/>
              <w:jc w:val="left"/>
              <w:rPr>
                <w:rFonts w:cs="Arial"/>
                <w:lang w:val="en-GB"/>
              </w:rPr>
            </w:pPr>
            <w:r w:rsidRPr="00292DEB">
              <w:rPr>
                <w:rFonts w:cs="Arial"/>
                <w:lang w:val="en-GB"/>
              </w:rPr>
              <w:t>EL</w:t>
            </w:r>
          </w:p>
          <w:p w14:paraId="671E20BD" w14:textId="387DB8DB" w:rsidR="00CD2271" w:rsidRPr="00292DEB" w:rsidRDefault="00CD2271" w:rsidP="00CD2271">
            <w:pPr>
              <w:spacing w:line="276" w:lineRule="auto"/>
              <w:jc w:val="left"/>
              <w:rPr>
                <w:rFonts w:cs="Arial"/>
                <w:b/>
                <w:lang w:val="en-US"/>
              </w:rPr>
            </w:pPr>
            <w:r w:rsidRPr="00292DEB">
              <w:rPr>
                <w:rFonts w:cs="Arial"/>
                <w:lang w:val="en-GB"/>
              </w:rPr>
              <w:t>EL</w:t>
            </w:r>
          </w:p>
        </w:tc>
        <w:tc>
          <w:tcPr>
            <w:tcW w:w="1371" w:type="pct"/>
          </w:tcPr>
          <w:p w14:paraId="4A297755" w14:textId="77777777" w:rsidR="00CD2271" w:rsidRPr="00292DEB" w:rsidRDefault="00CD2271" w:rsidP="00CD2271">
            <w:pPr>
              <w:spacing w:line="276" w:lineRule="auto"/>
              <w:rPr>
                <w:rFonts w:cs="Arial"/>
              </w:rPr>
            </w:pPr>
            <w:r w:rsidRPr="00292DEB">
              <w:rPr>
                <w:rFonts w:cs="Arial"/>
              </w:rPr>
              <w:t xml:space="preserve">Bei Vollendung von </w:t>
            </w:r>
            <w:r w:rsidRPr="00292DEB">
              <w:rPr>
                <w:rFonts w:cs="Arial"/>
                <w:color w:val="800000"/>
              </w:rPr>
              <w:t>10</w:t>
            </w:r>
            <w:r w:rsidRPr="00292DEB">
              <w:rPr>
                <w:rFonts w:cs="Arial"/>
              </w:rPr>
              <w:t xml:space="preserve"> Arbeitstagen während des ersten Arbeitsjahres ist der Arbeitgeber verpflichtet, das Gehalt für </w:t>
            </w:r>
            <w:r w:rsidRPr="00292DEB">
              <w:rPr>
                <w:rFonts w:cs="Arial"/>
                <w:color w:val="800000"/>
              </w:rPr>
              <w:t>15</w:t>
            </w:r>
            <w:r w:rsidRPr="00292DEB">
              <w:rPr>
                <w:rFonts w:cs="Arial"/>
              </w:rPr>
              <w:t xml:space="preserve"> Kalendertage während des Mutterschaftsurlaubes zu zahlen.</w:t>
            </w:r>
          </w:p>
          <w:p w14:paraId="33D3E68D" w14:textId="77777777" w:rsidR="00CD2271" w:rsidRPr="00292DEB" w:rsidRDefault="00CD2271" w:rsidP="00CD2271">
            <w:pPr>
              <w:spacing w:line="276" w:lineRule="auto"/>
              <w:rPr>
                <w:rFonts w:cs="Arial"/>
              </w:rPr>
            </w:pPr>
          </w:p>
          <w:p w14:paraId="63406D90" w14:textId="77777777" w:rsidR="00CD2271" w:rsidRPr="00292DEB" w:rsidRDefault="00CD2271" w:rsidP="00CD2271">
            <w:pPr>
              <w:spacing w:line="276" w:lineRule="auto"/>
              <w:rPr>
                <w:rFonts w:cs="Arial"/>
              </w:rPr>
            </w:pPr>
            <w:r w:rsidRPr="00292DEB">
              <w:rPr>
                <w:rFonts w:cs="Arial"/>
              </w:rPr>
              <w:t>Bei Vollendung eines Arbeitsjahres im letzten Beschäftigungsverhältnis der versicherten Frau ist der Arbeitgeber verpflichtet, Entgeltlohnfortzahlungen für einen Monat während ihres Mutterschaftsurlaubes zu zahlen.</w:t>
            </w:r>
          </w:p>
          <w:p w14:paraId="39B80BF3" w14:textId="77777777" w:rsidR="00CD2271" w:rsidRPr="00292DEB" w:rsidRDefault="00CD2271" w:rsidP="00CD2271">
            <w:pPr>
              <w:spacing w:line="276" w:lineRule="auto"/>
              <w:rPr>
                <w:rFonts w:cs="Arial"/>
              </w:rPr>
            </w:pPr>
          </w:p>
          <w:p w14:paraId="64AF2C90" w14:textId="77777777" w:rsidR="00CD2271" w:rsidRPr="00292DEB" w:rsidRDefault="00CD2271" w:rsidP="00CD2271">
            <w:pPr>
              <w:spacing w:line="276" w:lineRule="auto"/>
              <w:rPr>
                <w:rFonts w:cs="Arial"/>
              </w:rPr>
            </w:pPr>
            <w:r w:rsidRPr="00292DEB">
              <w:rPr>
                <w:rFonts w:cs="Arial"/>
              </w:rPr>
              <w:t>Der Arbeitgeber kann vom gezahlten Gehalt die Beträge, die von der Mutter von deren Krankenkasse für den gleichen Zeitraum bezogen wurden, abziehen.</w:t>
            </w:r>
          </w:p>
          <w:p w14:paraId="53B6C8E6" w14:textId="77777777" w:rsidR="00CD2271" w:rsidRPr="00292DEB" w:rsidRDefault="00CD2271" w:rsidP="00CD2271">
            <w:pPr>
              <w:snapToGrid w:val="0"/>
              <w:spacing w:line="276" w:lineRule="auto"/>
              <w:rPr>
                <w:rFonts w:eastAsia="Arial" w:cs="Arial"/>
              </w:rPr>
            </w:pPr>
          </w:p>
        </w:tc>
        <w:tc>
          <w:tcPr>
            <w:tcW w:w="1370" w:type="pct"/>
          </w:tcPr>
          <w:p w14:paraId="2F4D6E80" w14:textId="77777777" w:rsidR="00CD2271" w:rsidRPr="00292DEB" w:rsidRDefault="00CD2271" w:rsidP="00CD2271">
            <w:pPr>
              <w:spacing w:line="276" w:lineRule="auto"/>
              <w:rPr>
                <w:rFonts w:cs="Arial"/>
                <w:lang w:val="fr-BE"/>
              </w:rPr>
            </w:pPr>
            <w:r w:rsidRPr="00292DEB">
              <w:rPr>
                <w:rFonts w:cs="Arial"/>
                <w:lang w:val="fr-BE"/>
              </w:rPr>
              <w:t xml:space="preserve">Si la femme a accompli </w:t>
            </w:r>
            <w:r w:rsidRPr="00292DEB">
              <w:rPr>
                <w:rFonts w:cs="Arial"/>
                <w:color w:val="800000"/>
                <w:lang w:val="fr-BE"/>
              </w:rPr>
              <w:t>10</w:t>
            </w:r>
            <w:r w:rsidRPr="00292DEB">
              <w:rPr>
                <w:rFonts w:cs="Arial"/>
                <w:lang w:val="fr-BE"/>
              </w:rPr>
              <w:t xml:space="preserve"> jours de travail au cours de son dernier contrat de travail, l'employeur est légalement tenu de continuer à lui verser le salaire pendant </w:t>
            </w:r>
            <w:r w:rsidRPr="00292DEB">
              <w:rPr>
                <w:rFonts w:cs="Arial"/>
                <w:color w:val="800000"/>
                <w:lang w:val="fr-BE"/>
              </w:rPr>
              <w:t>15</w:t>
            </w:r>
            <w:r w:rsidRPr="00292DEB">
              <w:rPr>
                <w:rFonts w:cs="Arial"/>
                <w:lang w:val="fr-BE"/>
              </w:rPr>
              <w:t xml:space="preserve"> jours civils durant son congé de maternité.</w:t>
            </w:r>
          </w:p>
          <w:p w14:paraId="4894E457" w14:textId="77777777" w:rsidR="00CD2271" w:rsidRPr="00292DEB" w:rsidRDefault="00CD2271" w:rsidP="00CD2271">
            <w:pPr>
              <w:keepNext/>
              <w:spacing w:line="276" w:lineRule="auto"/>
              <w:outlineLvl w:val="2"/>
              <w:rPr>
                <w:rFonts w:cs="Arial"/>
                <w:lang w:val="fr-BE"/>
              </w:rPr>
            </w:pPr>
          </w:p>
          <w:p w14:paraId="1308AE28" w14:textId="77777777" w:rsidR="00CD2271" w:rsidRPr="00292DEB" w:rsidRDefault="00CD2271" w:rsidP="00CD2271">
            <w:pPr>
              <w:spacing w:line="276" w:lineRule="auto"/>
              <w:rPr>
                <w:rFonts w:cs="Arial"/>
                <w:lang w:val="fr-BE"/>
              </w:rPr>
            </w:pPr>
            <w:r w:rsidRPr="00292DEB">
              <w:rPr>
                <w:rFonts w:cs="Arial"/>
                <w:lang w:val="fr-BE"/>
              </w:rPr>
              <w:t>Si la femme a accompli 1 année de travail au cours de son dernier contrat de travail, l'employeur est légalement tenu de continuer à lui verser le salaire pendant 1 mois durant son congé de maternité.</w:t>
            </w:r>
          </w:p>
          <w:p w14:paraId="4F0DF21F" w14:textId="77777777" w:rsidR="00CD2271" w:rsidRPr="00292DEB" w:rsidRDefault="00CD2271" w:rsidP="00CD2271">
            <w:pPr>
              <w:keepNext/>
              <w:spacing w:line="276" w:lineRule="auto"/>
              <w:outlineLvl w:val="2"/>
              <w:rPr>
                <w:rFonts w:cs="Arial"/>
                <w:lang w:val="fr-BE"/>
              </w:rPr>
            </w:pPr>
          </w:p>
          <w:p w14:paraId="650E74F0" w14:textId="77777777" w:rsidR="00CD2271" w:rsidRPr="00292DEB" w:rsidRDefault="00CD2271" w:rsidP="00CD2271">
            <w:pPr>
              <w:spacing w:line="276" w:lineRule="auto"/>
              <w:rPr>
                <w:rFonts w:cs="Arial"/>
                <w:lang w:val="fr-BE"/>
              </w:rPr>
            </w:pPr>
            <w:r w:rsidRPr="00292DEB">
              <w:rPr>
                <w:rFonts w:cs="Arial"/>
                <w:lang w:val="fr-BE"/>
              </w:rPr>
              <w:t>L'employeur peut déduire du salaire versé les montants que la femme reçoit de sa caisse d'assurance pour la même période.</w:t>
            </w:r>
          </w:p>
          <w:p w14:paraId="232A05E4" w14:textId="77777777" w:rsidR="00CD2271" w:rsidRPr="00292DEB" w:rsidRDefault="00CD2271" w:rsidP="00CD2271">
            <w:pPr>
              <w:snapToGrid w:val="0"/>
              <w:spacing w:line="276" w:lineRule="auto"/>
              <w:rPr>
                <w:rFonts w:eastAsia="Arial" w:cs="Arial"/>
                <w:lang w:val="fr-BE"/>
              </w:rPr>
            </w:pPr>
          </w:p>
        </w:tc>
        <w:tc>
          <w:tcPr>
            <w:tcW w:w="1370" w:type="pct"/>
          </w:tcPr>
          <w:p w14:paraId="1343764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E-IV-12-EL</w:t>
            </w:r>
          </w:p>
          <w:p w14:paraId="1E1D65E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the woman has completed </w:t>
            </w:r>
            <w:r w:rsidRPr="00292DEB">
              <w:rPr>
                <w:color w:val="800000"/>
                <w:sz w:val="15"/>
                <w:szCs w:val="15"/>
                <w:lang w:val="en-GB"/>
              </w:rPr>
              <w:t>10</w:t>
            </w:r>
            <w:r w:rsidRPr="00292DEB">
              <w:rPr>
                <w:color w:val="000000"/>
                <w:sz w:val="15"/>
                <w:szCs w:val="15"/>
                <w:lang w:val="en-GB"/>
              </w:rPr>
              <w:t xml:space="preserve"> days of work, during her last contract of employment, the employer is legally obligated to continue to pay the wage for </w:t>
            </w:r>
            <w:r w:rsidRPr="00292DEB">
              <w:rPr>
                <w:color w:val="800000"/>
                <w:sz w:val="15"/>
                <w:szCs w:val="15"/>
                <w:lang w:val="en-GB"/>
              </w:rPr>
              <w:t>15</w:t>
            </w:r>
            <w:r w:rsidRPr="00292DEB">
              <w:rPr>
                <w:color w:val="000000"/>
                <w:sz w:val="15"/>
                <w:szCs w:val="15"/>
                <w:lang w:val="en-GB"/>
              </w:rPr>
              <w:t xml:space="preserve"> calendar days during her maternity leave.</w:t>
            </w:r>
          </w:p>
          <w:p w14:paraId="68DAF5CE"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3314C417"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If the woman has completed one year of work during her last contract of employment, the employer is legally obligated to continue to pay her wage for one month during her maternity leave.</w:t>
            </w:r>
          </w:p>
          <w:p w14:paraId="3EB3818B"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077D8D83"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employer can deduct, from the paid salary, the amounts that the woman receives from her insurance fund for the same period.</w:t>
            </w:r>
          </w:p>
          <w:p w14:paraId="76AA9029"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54ACB7F3"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7A14DF2"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14FFC5A3" w14:textId="16745303" w:rsidR="00CD2271" w:rsidRPr="00292DEB" w:rsidRDefault="00CD2271" w:rsidP="00CD2271">
            <w:pPr>
              <w:spacing w:line="276" w:lineRule="auto"/>
              <w:rPr>
                <w:rFonts w:cs="Arial"/>
                <w:color w:val="0000FF"/>
              </w:rPr>
            </w:pPr>
          </w:p>
        </w:tc>
        <w:tc>
          <w:tcPr>
            <w:tcW w:w="127" w:type="pct"/>
          </w:tcPr>
          <w:p w14:paraId="454D922D" w14:textId="77777777" w:rsidR="00CD2271" w:rsidRPr="00292DEB" w:rsidRDefault="00CD2271" w:rsidP="00CD2271">
            <w:pPr>
              <w:spacing w:line="276" w:lineRule="auto"/>
              <w:rPr>
                <w:rFonts w:cs="Arial"/>
                <w:color w:val="0000FF"/>
                <w:lang w:val="fr-FR"/>
              </w:rPr>
            </w:pPr>
            <w:r w:rsidRPr="00292DEB">
              <w:rPr>
                <w:rFonts w:cs="Arial"/>
                <w:color w:val="0000FF"/>
                <w:lang w:val="fr-FR"/>
              </w:rPr>
              <w:t>12</w:t>
            </w:r>
          </w:p>
          <w:p w14:paraId="334DB79C" w14:textId="5237E4B3" w:rsidR="00CD2271" w:rsidRPr="00292DEB" w:rsidRDefault="00CD2271" w:rsidP="00CD2271">
            <w:pPr>
              <w:spacing w:line="276" w:lineRule="auto"/>
              <w:rPr>
                <w:rFonts w:cs="Arial"/>
                <w:color w:val="0000FF"/>
              </w:rPr>
            </w:pPr>
          </w:p>
        </w:tc>
        <w:tc>
          <w:tcPr>
            <w:tcW w:w="402" w:type="pct"/>
          </w:tcPr>
          <w:p w14:paraId="4BED9872"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09CE6B36" w14:textId="77777777" w:rsidR="00CD2271" w:rsidRPr="00292DEB" w:rsidRDefault="00CD2271" w:rsidP="00CD2271">
            <w:pPr>
              <w:spacing w:line="276" w:lineRule="auto"/>
              <w:rPr>
                <w:rFonts w:cs="Arial"/>
                <w:color w:val="0000FF"/>
              </w:rPr>
            </w:pPr>
          </w:p>
        </w:tc>
      </w:tr>
      <w:tr w:rsidR="00CD2271" w:rsidRPr="00292DEB" w14:paraId="0F212F72" w14:textId="77777777" w:rsidTr="005D0FED">
        <w:tc>
          <w:tcPr>
            <w:tcW w:w="193" w:type="pct"/>
          </w:tcPr>
          <w:p w14:paraId="0C431423" w14:textId="77777777" w:rsidR="00CD2271" w:rsidRPr="00292DEB" w:rsidRDefault="00CD2271" w:rsidP="00CD2271">
            <w:pPr>
              <w:spacing w:line="276" w:lineRule="auto"/>
              <w:jc w:val="left"/>
              <w:rPr>
                <w:rFonts w:cs="Arial"/>
                <w:lang w:val="en-GB"/>
              </w:rPr>
            </w:pPr>
            <w:r w:rsidRPr="00292DEB">
              <w:rPr>
                <w:rFonts w:cs="Arial"/>
                <w:lang w:val="en-GB"/>
              </w:rPr>
              <w:t>EL</w:t>
            </w:r>
          </w:p>
          <w:p w14:paraId="021AC4E5" w14:textId="0468378B"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2D278525" w14:textId="77777777" w:rsidR="00CD2271" w:rsidRPr="00292DEB" w:rsidRDefault="00CD2271" w:rsidP="00CD2271">
            <w:pPr>
              <w:spacing w:line="276" w:lineRule="auto"/>
              <w:rPr>
                <w:rFonts w:cs="Arial"/>
              </w:rPr>
            </w:pPr>
            <w:r w:rsidRPr="00292DEB">
              <w:rPr>
                <w:rFonts w:cs="Arial"/>
              </w:rPr>
              <w:t xml:space="preserve">Die Leistungen unterliegen der Besteuerung. </w:t>
            </w:r>
          </w:p>
          <w:p w14:paraId="602BB860" w14:textId="77777777" w:rsidR="00CD2271" w:rsidRPr="00292DEB" w:rsidRDefault="00CD2271" w:rsidP="00CD2271">
            <w:pPr>
              <w:spacing w:line="276" w:lineRule="auto"/>
              <w:rPr>
                <w:rFonts w:cs="Arial"/>
              </w:rPr>
            </w:pPr>
            <w:r w:rsidRPr="00292DEB">
              <w:rPr>
                <w:rFonts w:cs="Arial"/>
              </w:rPr>
              <w:t xml:space="preserve">Mutterschaftsgeld, </w:t>
            </w:r>
            <w:r w:rsidRPr="00292DEB">
              <w:rPr>
                <w:rFonts w:cs="Arial"/>
                <w:color w:val="008000"/>
              </w:rPr>
              <w:t>Besondere Mutterschaftsschutzbeihilfe und</w:t>
            </w:r>
            <w:r w:rsidRPr="00292DEB">
              <w:rPr>
                <w:rFonts w:cs="Arial"/>
              </w:rPr>
              <w:t xml:space="preserve"> </w:t>
            </w:r>
            <w:r w:rsidRPr="00292DEB">
              <w:rPr>
                <w:rFonts w:cs="Arial"/>
                <w:color w:val="008000"/>
              </w:rPr>
              <w:t>Ergänzende Mutterschaftsbeihilfe</w:t>
            </w:r>
            <w:r w:rsidRPr="00292DEB">
              <w:rPr>
                <w:rFonts w:cs="Arial"/>
              </w:rPr>
              <w:t xml:space="preserve"> unterliegen nicht der Steuer.</w:t>
            </w:r>
          </w:p>
          <w:p w14:paraId="58002D21" w14:textId="2522963B" w:rsidR="00CD2271" w:rsidRPr="00292DEB" w:rsidRDefault="00CD2271" w:rsidP="00CD2271">
            <w:pPr>
              <w:snapToGrid w:val="0"/>
              <w:spacing w:line="276" w:lineRule="auto"/>
              <w:rPr>
                <w:rFonts w:eastAsia="Arial" w:cs="Arial"/>
              </w:rPr>
            </w:pPr>
          </w:p>
        </w:tc>
        <w:tc>
          <w:tcPr>
            <w:tcW w:w="1370" w:type="pct"/>
          </w:tcPr>
          <w:p w14:paraId="084D3636" w14:textId="77777777" w:rsidR="00CD2271" w:rsidRPr="00292DEB" w:rsidRDefault="00CD2271" w:rsidP="00CD2271">
            <w:pPr>
              <w:spacing w:line="276" w:lineRule="auto"/>
              <w:rPr>
                <w:rFonts w:cs="Arial"/>
                <w:lang w:val="fr-BE"/>
              </w:rPr>
            </w:pPr>
            <w:r w:rsidRPr="00292DEB">
              <w:rPr>
                <w:rFonts w:cs="Arial"/>
                <w:lang w:val="fr-BE"/>
              </w:rPr>
              <w:t>Prestations imposables.</w:t>
            </w:r>
          </w:p>
          <w:p w14:paraId="15256859" w14:textId="77777777" w:rsidR="00CD2271" w:rsidRPr="00292DEB" w:rsidRDefault="00CD2271" w:rsidP="00CD2271">
            <w:pPr>
              <w:spacing w:line="276" w:lineRule="auto"/>
              <w:rPr>
                <w:rFonts w:cs="Arial"/>
                <w:lang w:val="fr-BE"/>
              </w:rPr>
            </w:pPr>
            <w:r w:rsidRPr="00292DEB">
              <w:rPr>
                <w:rFonts w:cs="Arial"/>
                <w:lang w:val="fr-BE"/>
              </w:rPr>
              <w:t>L</w:t>
            </w:r>
            <w:r w:rsidRPr="00292DEB">
              <w:rPr>
                <w:rFonts w:cs="Arial"/>
                <w:color w:val="008000"/>
                <w:lang w:val="fr-BE"/>
              </w:rPr>
              <w:t>'indemnité de maternité, l’allocation spéciale de protection de la maternité</w:t>
            </w:r>
            <w:r w:rsidRPr="00292DEB">
              <w:rPr>
                <w:rFonts w:cs="Arial"/>
                <w:lang w:val="fr-BE"/>
              </w:rPr>
              <w:t xml:space="preserve"> et l’</w:t>
            </w:r>
            <w:r w:rsidRPr="00292DEB">
              <w:rPr>
                <w:rFonts w:cs="Arial"/>
                <w:color w:val="008000"/>
                <w:lang w:val="fr-BE"/>
              </w:rPr>
              <w:t xml:space="preserve">allocation de maternité supplémentaire </w:t>
            </w:r>
            <w:r w:rsidRPr="00292DEB">
              <w:rPr>
                <w:rFonts w:cs="Arial"/>
                <w:lang w:val="fr-BE"/>
              </w:rPr>
              <w:t>ne sont pas soumises à l’impôt.</w:t>
            </w:r>
          </w:p>
          <w:p w14:paraId="19D01DB7" w14:textId="77777777" w:rsidR="00CD2271" w:rsidRPr="00292DEB" w:rsidRDefault="00CD2271" w:rsidP="00CD2271">
            <w:pPr>
              <w:snapToGrid w:val="0"/>
              <w:spacing w:line="276" w:lineRule="auto"/>
              <w:rPr>
                <w:rFonts w:eastAsia="Arial" w:cs="Arial"/>
                <w:lang w:val="fr-BE"/>
              </w:rPr>
            </w:pPr>
          </w:p>
        </w:tc>
        <w:tc>
          <w:tcPr>
            <w:tcW w:w="1370" w:type="pct"/>
          </w:tcPr>
          <w:p w14:paraId="0869703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E-IV-13-EL</w:t>
            </w:r>
          </w:p>
          <w:p w14:paraId="50033A4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Benefits are subject to taxation.</w:t>
            </w:r>
          </w:p>
          <w:p w14:paraId="26E0CF5A" w14:textId="77777777" w:rsidR="00CD2271" w:rsidRPr="00292DEB" w:rsidRDefault="00CD2271" w:rsidP="00CD2271">
            <w:pPr>
              <w:pStyle w:val="Normal0"/>
              <w:pBdr>
                <w:top w:val="nil"/>
                <w:left w:val="nil"/>
                <w:bottom w:val="nil"/>
                <w:right w:val="nil"/>
                <w:between w:val="nil"/>
              </w:pBdr>
              <w:spacing w:after="0"/>
              <w:rPr>
                <w:b/>
                <w:bCs/>
                <w:color w:val="FF0000"/>
                <w:sz w:val="15"/>
                <w:szCs w:val="15"/>
                <w:lang w:val="en-GB"/>
              </w:rPr>
            </w:pPr>
            <w:r w:rsidRPr="00292DEB">
              <w:rPr>
                <w:color w:val="000000" w:themeColor="text1"/>
                <w:sz w:val="15"/>
                <w:szCs w:val="15"/>
                <w:lang w:val="en-GB"/>
              </w:rPr>
              <w:t xml:space="preserve">The </w:t>
            </w:r>
            <w:r w:rsidRPr="00292DEB">
              <w:rPr>
                <w:color w:val="008000"/>
                <w:sz w:val="15"/>
                <w:szCs w:val="15"/>
                <w:lang w:val="en-GB"/>
              </w:rPr>
              <w:t>Maternity Benefit</w:t>
            </w:r>
            <w:r w:rsidRPr="00292DEB">
              <w:rPr>
                <w:color w:val="000000" w:themeColor="text1"/>
                <w:sz w:val="15"/>
                <w:szCs w:val="15"/>
                <w:lang w:val="en-GB"/>
              </w:rPr>
              <w:t xml:space="preserve">, </w:t>
            </w:r>
            <w:r w:rsidRPr="00292DEB">
              <w:rPr>
                <w:color w:val="008000"/>
                <w:sz w:val="15"/>
                <w:szCs w:val="15"/>
                <w:lang w:val="en-GB"/>
              </w:rPr>
              <w:t xml:space="preserve">Special Maternity Protection Allowance </w:t>
            </w:r>
            <w:r w:rsidRPr="00292DEB">
              <w:rPr>
                <w:color w:val="000000" w:themeColor="text1"/>
                <w:sz w:val="15"/>
                <w:szCs w:val="15"/>
                <w:lang w:val="en-GB"/>
              </w:rPr>
              <w:t xml:space="preserve">and the </w:t>
            </w:r>
            <w:r w:rsidRPr="00292DEB">
              <w:rPr>
                <w:color w:val="008000"/>
                <w:sz w:val="15"/>
                <w:szCs w:val="15"/>
                <w:lang w:val="en-GB"/>
              </w:rPr>
              <w:t>Supplementary Maternity Allowance</w:t>
            </w:r>
            <w:r w:rsidRPr="00292DEB">
              <w:rPr>
                <w:color w:val="000000" w:themeColor="text1"/>
                <w:sz w:val="15"/>
                <w:szCs w:val="15"/>
                <w:lang w:val="en-GB"/>
              </w:rPr>
              <w:t xml:space="preserve"> are not subject to tax.</w:t>
            </w:r>
          </w:p>
          <w:p w14:paraId="6010ADFA" w14:textId="70644D2C"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56348EC6"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7AEF2802" w14:textId="74FE2DEB" w:rsidR="00CD2271" w:rsidRPr="00292DEB" w:rsidRDefault="00CD2271" w:rsidP="00CD2271">
            <w:pPr>
              <w:spacing w:line="276" w:lineRule="auto"/>
              <w:rPr>
                <w:rFonts w:cs="Arial"/>
                <w:color w:val="0000FF"/>
                <w:lang w:val="fr-FR"/>
              </w:rPr>
            </w:pPr>
          </w:p>
        </w:tc>
        <w:tc>
          <w:tcPr>
            <w:tcW w:w="127" w:type="pct"/>
          </w:tcPr>
          <w:p w14:paraId="39EC89CA" w14:textId="77777777" w:rsidR="00CD2271" w:rsidRPr="00292DEB" w:rsidRDefault="00CD2271" w:rsidP="00CD2271">
            <w:pPr>
              <w:spacing w:line="276" w:lineRule="auto"/>
              <w:rPr>
                <w:rFonts w:cs="Arial"/>
                <w:color w:val="0000FF"/>
                <w:lang w:val="fr-FR"/>
              </w:rPr>
            </w:pPr>
            <w:r w:rsidRPr="00292DEB">
              <w:rPr>
                <w:rFonts w:cs="Arial"/>
                <w:color w:val="0000FF"/>
                <w:lang w:val="fr-FR"/>
              </w:rPr>
              <w:t>13</w:t>
            </w:r>
          </w:p>
          <w:p w14:paraId="43DECCE9" w14:textId="39562C41" w:rsidR="00CD2271" w:rsidRPr="00292DEB" w:rsidRDefault="00CD2271" w:rsidP="00CD2271">
            <w:pPr>
              <w:spacing w:line="276" w:lineRule="auto"/>
              <w:rPr>
                <w:rFonts w:cs="Arial"/>
                <w:color w:val="0000FF"/>
                <w:lang w:val="fr-FR"/>
              </w:rPr>
            </w:pPr>
          </w:p>
        </w:tc>
        <w:tc>
          <w:tcPr>
            <w:tcW w:w="402" w:type="pct"/>
          </w:tcPr>
          <w:p w14:paraId="2F819B0F"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5567EDF8" w14:textId="426ECB7F" w:rsidR="00CD2271" w:rsidRPr="00292DEB" w:rsidRDefault="00CD2271" w:rsidP="00CD2271">
            <w:pPr>
              <w:spacing w:line="276" w:lineRule="auto"/>
              <w:rPr>
                <w:rFonts w:cs="Arial"/>
                <w:color w:val="0000FF"/>
                <w:lang w:val="es-ES"/>
              </w:rPr>
            </w:pPr>
          </w:p>
        </w:tc>
      </w:tr>
      <w:tr w:rsidR="00CD2271" w:rsidRPr="00292DEB" w14:paraId="640056CB" w14:textId="77777777" w:rsidTr="005D0FED">
        <w:tc>
          <w:tcPr>
            <w:tcW w:w="193" w:type="pct"/>
          </w:tcPr>
          <w:p w14:paraId="1DDF599B" w14:textId="77777777" w:rsidR="00CD2271" w:rsidRPr="00292DEB" w:rsidRDefault="00CD2271" w:rsidP="00CD2271">
            <w:pPr>
              <w:spacing w:line="276" w:lineRule="auto"/>
              <w:jc w:val="left"/>
              <w:rPr>
                <w:rFonts w:cs="Arial"/>
                <w:lang w:val="es-ES"/>
              </w:rPr>
            </w:pPr>
            <w:r w:rsidRPr="00292DEB">
              <w:rPr>
                <w:rFonts w:cs="Arial"/>
                <w:lang w:val="es-ES"/>
              </w:rPr>
              <w:lastRenderedPageBreak/>
              <w:t>EL</w:t>
            </w:r>
          </w:p>
          <w:p w14:paraId="1C7D4329" w14:textId="77777777" w:rsidR="00CD2271" w:rsidRPr="00292DEB" w:rsidRDefault="00CD2271" w:rsidP="00CD2271">
            <w:pPr>
              <w:spacing w:line="276" w:lineRule="auto"/>
              <w:jc w:val="left"/>
              <w:rPr>
                <w:rFonts w:cs="Arial"/>
                <w:lang w:val="es-ES"/>
              </w:rPr>
            </w:pPr>
            <w:r w:rsidRPr="00292DEB">
              <w:rPr>
                <w:rFonts w:cs="Arial"/>
                <w:lang w:val="es-ES"/>
              </w:rPr>
              <w:t>EL</w:t>
            </w:r>
          </w:p>
          <w:p w14:paraId="0725CE8E" w14:textId="17CFE70B" w:rsidR="00CD2271" w:rsidRPr="00292DEB" w:rsidRDefault="00CD2271" w:rsidP="00CD2271">
            <w:pPr>
              <w:spacing w:line="276" w:lineRule="auto"/>
              <w:jc w:val="left"/>
              <w:rPr>
                <w:rFonts w:cs="Arial"/>
                <w:lang w:val="en-GB"/>
              </w:rPr>
            </w:pPr>
          </w:p>
        </w:tc>
        <w:tc>
          <w:tcPr>
            <w:tcW w:w="1371" w:type="pct"/>
          </w:tcPr>
          <w:p w14:paraId="0C864A0C" w14:textId="77777777" w:rsidR="00CD2271" w:rsidRPr="00292DEB" w:rsidRDefault="00CD2271" w:rsidP="00CD2271">
            <w:pPr>
              <w:spacing w:line="276" w:lineRule="auto"/>
              <w:rPr>
                <w:rFonts w:cs="Arial"/>
              </w:rPr>
            </w:pPr>
            <w:r w:rsidRPr="00292DEB">
              <w:rPr>
                <w:rFonts w:cs="Arial"/>
              </w:rPr>
              <w:t>Besteuerung nach allgemeinen Regeln. Ausnahmen für bestimmte Gruppen wie Kriegsversehrte, Kriegsopfer und ihre Familien, Blinde und Querschnittsgelähmte.</w:t>
            </w:r>
          </w:p>
          <w:p w14:paraId="5071E285" w14:textId="464BF6A1" w:rsidR="00CD2271" w:rsidRPr="00292DEB" w:rsidRDefault="00CD2271" w:rsidP="00CD2271">
            <w:pPr>
              <w:snapToGrid w:val="0"/>
              <w:spacing w:line="276" w:lineRule="auto"/>
              <w:rPr>
                <w:rFonts w:eastAsia="Arial" w:cs="Arial"/>
              </w:rPr>
            </w:pPr>
          </w:p>
        </w:tc>
        <w:tc>
          <w:tcPr>
            <w:tcW w:w="1370" w:type="pct"/>
          </w:tcPr>
          <w:p w14:paraId="16D37325" w14:textId="77777777" w:rsidR="00CD2271" w:rsidRPr="00292DEB" w:rsidRDefault="00CD2271" w:rsidP="00CD2271">
            <w:pPr>
              <w:spacing w:line="276" w:lineRule="auto"/>
              <w:rPr>
                <w:rFonts w:cs="Arial"/>
                <w:lang w:val="fr-BE"/>
              </w:rPr>
            </w:pPr>
            <w:r w:rsidRPr="00292DEB">
              <w:rPr>
                <w:rFonts w:cs="Arial"/>
                <w:lang w:val="fr-BE"/>
              </w:rPr>
              <w:t>Règles générales d’imposition. Certaines exonérations pour les mutilés de guerre, les victimes et les familles des victimes de guerre, les aveugles et les personnes souffrant de paraplégie.</w:t>
            </w:r>
          </w:p>
          <w:p w14:paraId="3C0BE65A" w14:textId="53DD28F5" w:rsidR="00CD2271" w:rsidRPr="00292DEB" w:rsidRDefault="00CD2271" w:rsidP="00CD2271">
            <w:pPr>
              <w:snapToGrid w:val="0"/>
              <w:spacing w:line="276" w:lineRule="auto"/>
              <w:rPr>
                <w:rFonts w:eastAsia="Arial" w:cs="Arial"/>
                <w:lang w:val="fr-BE"/>
              </w:rPr>
            </w:pPr>
          </w:p>
        </w:tc>
        <w:tc>
          <w:tcPr>
            <w:tcW w:w="1370" w:type="pct"/>
          </w:tcPr>
          <w:p w14:paraId="197F83B1" w14:textId="77777777" w:rsidR="00CD2271" w:rsidRPr="00292DEB" w:rsidRDefault="00CD2271" w:rsidP="00CD2271">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E-IV-14-EL</w:t>
            </w:r>
          </w:p>
          <w:p w14:paraId="4BEBE887"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s-ES"/>
              </w:rPr>
              <w:t xml:space="preserve">General </w:t>
            </w:r>
            <w:proofErr w:type="spellStart"/>
            <w:r w:rsidRPr="00292DEB">
              <w:rPr>
                <w:color w:val="000000"/>
                <w:sz w:val="15"/>
                <w:szCs w:val="15"/>
                <w:lang w:val="es-ES"/>
              </w:rPr>
              <w:t>taxation</w:t>
            </w:r>
            <w:proofErr w:type="spellEnd"/>
            <w:r w:rsidRPr="00292DEB">
              <w:rPr>
                <w:color w:val="000000"/>
                <w:sz w:val="15"/>
                <w:szCs w:val="15"/>
                <w:lang w:val="es-ES"/>
              </w:rPr>
              <w:t xml:space="preserve"> rules. </w:t>
            </w:r>
            <w:r w:rsidRPr="00292DEB">
              <w:rPr>
                <w:color w:val="000000"/>
                <w:sz w:val="15"/>
                <w:szCs w:val="15"/>
                <w:lang w:val="en-GB"/>
              </w:rPr>
              <w:t>Certain exemptions for persons disabled in war, war victims and their families, blind persons and persons suffering from paraplegia.</w:t>
            </w:r>
          </w:p>
          <w:p w14:paraId="2F90E2F6" w14:textId="2F3C3389"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645FD028" w14:textId="4B3FD5CD" w:rsidR="00CD2271" w:rsidRPr="00292DEB" w:rsidRDefault="00CD2271" w:rsidP="00CD2271">
            <w:pPr>
              <w:spacing w:line="276" w:lineRule="auto"/>
              <w:rPr>
                <w:rFonts w:cs="Arial"/>
                <w:color w:val="0000FF"/>
                <w:lang w:val="fr-FR"/>
              </w:rPr>
            </w:pPr>
            <w:r w:rsidRPr="00292DEB">
              <w:rPr>
                <w:rFonts w:cs="Arial"/>
                <w:color w:val="0000FF"/>
                <w:lang w:val="fr-FR"/>
              </w:rPr>
              <w:t>4</w:t>
            </w:r>
          </w:p>
        </w:tc>
        <w:tc>
          <w:tcPr>
            <w:tcW w:w="127" w:type="pct"/>
          </w:tcPr>
          <w:p w14:paraId="4AC171BC" w14:textId="118ADAA7" w:rsidR="00CD2271" w:rsidRPr="00292DEB" w:rsidRDefault="00CD2271" w:rsidP="00CD2271">
            <w:pPr>
              <w:spacing w:line="276" w:lineRule="auto"/>
              <w:rPr>
                <w:rFonts w:cs="Arial"/>
                <w:color w:val="0000FF"/>
                <w:lang w:val="fr-FR"/>
              </w:rPr>
            </w:pPr>
            <w:r w:rsidRPr="00292DEB">
              <w:rPr>
                <w:rFonts w:cs="Arial"/>
                <w:color w:val="0000FF"/>
                <w:lang w:val="fr-FR"/>
              </w:rPr>
              <w:t>14</w:t>
            </w:r>
          </w:p>
        </w:tc>
        <w:tc>
          <w:tcPr>
            <w:tcW w:w="402" w:type="pct"/>
          </w:tcPr>
          <w:p w14:paraId="00C19476"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7A352604" w14:textId="16F2EED8" w:rsidR="00CD2271" w:rsidRPr="00292DEB" w:rsidRDefault="00CD2271" w:rsidP="00CD2271">
            <w:pPr>
              <w:spacing w:line="276" w:lineRule="auto"/>
              <w:rPr>
                <w:rFonts w:cs="Arial"/>
                <w:color w:val="0000FF"/>
                <w:lang w:val="es-ES"/>
              </w:rPr>
            </w:pPr>
          </w:p>
        </w:tc>
      </w:tr>
      <w:tr w:rsidR="00CD2271" w:rsidRPr="00292DEB" w14:paraId="486F9C3A" w14:textId="77777777" w:rsidTr="005D0FED">
        <w:tc>
          <w:tcPr>
            <w:tcW w:w="193" w:type="pct"/>
          </w:tcPr>
          <w:p w14:paraId="11FBB39F" w14:textId="77777777" w:rsidR="00CD2271" w:rsidRPr="00292DEB" w:rsidRDefault="00CD2271" w:rsidP="00CD2271">
            <w:pPr>
              <w:spacing w:line="276" w:lineRule="auto"/>
              <w:jc w:val="left"/>
              <w:rPr>
                <w:rFonts w:cs="Arial"/>
                <w:lang w:val="en-GB"/>
              </w:rPr>
            </w:pPr>
            <w:r w:rsidRPr="00292DEB">
              <w:rPr>
                <w:rFonts w:cs="Arial"/>
                <w:lang w:val="en-GB"/>
              </w:rPr>
              <w:t>EL</w:t>
            </w:r>
          </w:p>
          <w:p w14:paraId="7C0EA6F3" w14:textId="00269EBA"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002343B8" w14:textId="77777777" w:rsidR="00CD2271" w:rsidRPr="00292DEB" w:rsidRDefault="00CD2271" w:rsidP="00CD2271">
            <w:pPr>
              <w:snapToGrid w:val="0"/>
              <w:spacing w:line="276" w:lineRule="auto"/>
              <w:rPr>
                <w:rFonts w:eastAsia="Arial" w:cs="Arial"/>
              </w:rPr>
            </w:pPr>
            <w:r w:rsidRPr="00292DEB">
              <w:rPr>
                <w:rFonts w:eastAsia="Arial" w:cs="Arial"/>
              </w:rPr>
              <w:t xml:space="preserve">Sozialabgaben bei </w:t>
            </w:r>
            <w:r w:rsidRPr="00292DEB">
              <w:rPr>
                <w:rFonts w:cs="Arial"/>
              </w:rPr>
              <w:t xml:space="preserve">Ergänzender </w:t>
            </w:r>
            <w:r w:rsidRPr="00292DEB">
              <w:rPr>
                <w:rFonts w:cs="Arial"/>
                <w:color w:val="008000"/>
              </w:rPr>
              <w:t>Mutterschaftsbeihilfe</w:t>
            </w:r>
            <w:r w:rsidRPr="00292DEB">
              <w:rPr>
                <w:rFonts w:eastAsia="Arial" w:cs="Arial"/>
              </w:rPr>
              <w:t xml:space="preserve">: </w:t>
            </w:r>
            <w:r w:rsidRPr="00292DEB">
              <w:rPr>
                <w:rFonts w:eastAsia="Arial" w:cs="Arial"/>
                <w:color w:val="C00000"/>
              </w:rPr>
              <w:t>20</w:t>
            </w:r>
            <w:r w:rsidRPr="00292DEB">
              <w:rPr>
                <w:rFonts w:eastAsia="Arial" w:cs="Arial"/>
              </w:rPr>
              <w:t>% für den Bereich Alter (</w:t>
            </w:r>
            <w:r w:rsidRPr="00292DEB">
              <w:rPr>
                <w:rFonts w:eastAsia="Arial" w:cs="Arial"/>
                <w:color w:val="C00000"/>
              </w:rPr>
              <w:t>13,33</w:t>
            </w:r>
            <w:r w:rsidRPr="00292DEB">
              <w:rPr>
                <w:rFonts w:eastAsia="Arial" w:cs="Arial"/>
              </w:rPr>
              <w:t xml:space="preserve">% Arbeitgeber, d.h. </w:t>
            </w:r>
            <w:r w:rsidRPr="00292DEB">
              <w:rPr>
                <w:rFonts w:eastAsia="Arial" w:cs="Arial"/>
                <w:color w:val="008000"/>
              </w:rPr>
              <w:t>DYPA</w:t>
            </w:r>
            <w:r w:rsidRPr="00292DEB">
              <w:rPr>
                <w:rFonts w:eastAsia="Arial" w:cs="Arial"/>
              </w:rPr>
              <w:t xml:space="preserve"> und </w:t>
            </w:r>
            <w:r w:rsidRPr="00292DEB">
              <w:rPr>
                <w:rFonts w:eastAsia="Arial" w:cs="Arial"/>
                <w:color w:val="C00000"/>
              </w:rPr>
              <w:t>6,67</w:t>
            </w:r>
            <w:r w:rsidRPr="00292DEB">
              <w:rPr>
                <w:rFonts w:eastAsia="Arial" w:cs="Arial"/>
              </w:rPr>
              <w:t>% Arbeitnehmer).</w:t>
            </w:r>
          </w:p>
          <w:p w14:paraId="63E9A5C9" w14:textId="77777777" w:rsidR="00CD2271" w:rsidRPr="00292DEB" w:rsidRDefault="00CD2271" w:rsidP="00CD2271">
            <w:pPr>
              <w:spacing w:line="276" w:lineRule="auto"/>
              <w:rPr>
                <w:rFonts w:cs="Arial"/>
              </w:rPr>
            </w:pPr>
            <w:r w:rsidRPr="00292DEB">
              <w:rPr>
                <w:rFonts w:eastAsia="Arial" w:cs="Arial"/>
              </w:rPr>
              <w:t xml:space="preserve">Sozialabgaben bei </w:t>
            </w:r>
            <w:r w:rsidRPr="00292DEB">
              <w:rPr>
                <w:rFonts w:cs="Arial"/>
                <w:color w:val="008000"/>
              </w:rPr>
              <w:t>Besonderer Mutterschaftsschutzbeihilfe</w:t>
            </w:r>
            <w:r w:rsidRPr="00292DEB">
              <w:rPr>
                <w:rFonts w:eastAsia="Arial" w:cs="Arial"/>
              </w:rPr>
              <w:t xml:space="preserve">: </w:t>
            </w:r>
            <w:r w:rsidRPr="00292DEB">
              <w:rPr>
                <w:rFonts w:eastAsia="Arial" w:cs="Arial"/>
                <w:color w:val="C00000"/>
              </w:rPr>
              <w:t>32,10</w:t>
            </w:r>
            <w:r w:rsidRPr="00292DEB">
              <w:rPr>
                <w:rFonts w:eastAsia="Arial" w:cs="Arial"/>
              </w:rPr>
              <w:t>% für den Bereich Alter und Krankheit und für Zusatzrenten (</w:t>
            </w:r>
            <w:r w:rsidRPr="00292DEB">
              <w:rPr>
                <w:rFonts w:eastAsia="Arial" w:cs="Arial"/>
                <w:color w:val="C00000"/>
              </w:rPr>
              <w:t>20,38</w:t>
            </w:r>
            <w:r w:rsidRPr="00292DEB">
              <w:rPr>
                <w:rFonts w:eastAsia="Arial" w:cs="Arial"/>
              </w:rPr>
              <w:t xml:space="preserve">% Arbeitgeber, d.h. </w:t>
            </w:r>
            <w:r w:rsidRPr="00292DEB">
              <w:rPr>
                <w:rFonts w:eastAsia="Arial" w:cs="Arial"/>
                <w:color w:val="008000"/>
              </w:rPr>
              <w:t>DYPA</w:t>
            </w:r>
            <w:r w:rsidRPr="00292DEB">
              <w:rPr>
                <w:rFonts w:eastAsia="Arial" w:cs="Arial"/>
              </w:rPr>
              <w:t xml:space="preserve"> und </w:t>
            </w:r>
            <w:r w:rsidRPr="00292DEB">
              <w:rPr>
                <w:rFonts w:eastAsia="Arial" w:cs="Arial"/>
                <w:color w:val="C00000"/>
              </w:rPr>
              <w:t>11,72</w:t>
            </w:r>
            <w:r w:rsidRPr="00292DEB">
              <w:rPr>
                <w:rFonts w:eastAsia="Arial" w:cs="Arial"/>
              </w:rPr>
              <w:t xml:space="preserve">% Arbeitnehmer/Mutter). Arbeitnehmerbeiträge für den Bereich Alter werden um </w:t>
            </w:r>
            <w:r w:rsidRPr="00292DEB">
              <w:rPr>
                <w:rFonts w:eastAsia="Arial" w:cs="Arial"/>
                <w:color w:val="C00000"/>
              </w:rPr>
              <w:t>50%</w:t>
            </w:r>
            <w:r w:rsidRPr="00292DEB">
              <w:rPr>
                <w:rFonts w:eastAsia="Arial" w:cs="Arial"/>
              </w:rPr>
              <w:t xml:space="preserve"> reduziert, wenn die </w:t>
            </w:r>
            <w:r w:rsidRPr="00292DEB">
              <w:rPr>
                <w:rFonts w:cs="Arial"/>
                <w:color w:val="008000"/>
              </w:rPr>
              <w:t xml:space="preserve">Besondere Mutterschaftsschutzbeihilfe </w:t>
            </w:r>
            <w:r w:rsidRPr="00292DEB">
              <w:rPr>
                <w:rFonts w:cs="Arial"/>
              </w:rPr>
              <w:t xml:space="preserve">während der </w:t>
            </w:r>
            <w:r w:rsidRPr="00292DEB">
              <w:rPr>
                <w:rFonts w:cs="Arial"/>
                <w:color w:val="C00000"/>
              </w:rPr>
              <w:t>12</w:t>
            </w:r>
            <w:r w:rsidRPr="00292DEB">
              <w:rPr>
                <w:rFonts w:cs="Arial"/>
              </w:rPr>
              <w:t xml:space="preserve"> Monate gewährt wird, die auf den Geburtsmonat des Kindes folgen oder während der </w:t>
            </w:r>
            <w:r w:rsidRPr="00292DEB">
              <w:rPr>
                <w:rFonts w:cs="Arial"/>
                <w:color w:val="C00000"/>
              </w:rPr>
              <w:t>12</w:t>
            </w:r>
            <w:r w:rsidRPr="00292DEB">
              <w:rPr>
                <w:rFonts w:cs="Arial"/>
              </w:rPr>
              <w:t xml:space="preserve"> Monate, die auf den Mutterschaftsurlaub folgen.</w:t>
            </w:r>
            <w:r w:rsidRPr="00292DEB">
              <w:rPr>
                <w:rFonts w:cs="Arial"/>
                <w:color w:val="008000"/>
              </w:rPr>
              <w:t xml:space="preserve"> </w:t>
            </w:r>
          </w:p>
          <w:p w14:paraId="5927A61F" w14:textId="64A3EF61" w:rsidR="00CD2271" w:rsidRPr="00292DEB" w:rsidRDefault="00CD2271" w:rsidP="00CD2271">
            <w:pPr>
              <w:snapToGrid w:val="0"/>
              <w:spacing w:line="276" w:lineRule="auto"/>
              <w:rPr>
                <w:rFonts w:eastAsia="Arial" w:cs="Arial"/>
              </w:rPr>
            </w:pPr>
          </w:p>
        </w:tc>
        <w:tc>
          <w:tcPr>
            <w:tcW w:w="1370" w:type="pct"/>
          </w:tcPr>
          <w:p w14:paraId="1589F5DA" w14:textId="77777777" w:rsidR="00CD2271" w:rsidRPr="00292DEB" w:rsidRDefault="00CD2271" w:rsidP="00CD2271">
            <w:pPr>
              <w:snapToGrid w:val="0"/>
              <w:spacing w:line="276" w:lineRule="auto"/>
              <w:rPr>
                <w:rFonts w:eastAsia="Arial" w:cs="Arial"/>
                <w:lang w:val="fr-BE"/>
              </w:rPr>
            </w:pPr>
            <w:r w:rsidRPr="00292DEB">
              <w:rPr>
                <w:rFonts w:eastAsia="Arial" w:cs="Arial"/>
                <w:lang w:val="fr-BE"/>
              </w:rPr>
              <w:t>Cotisations de sécurité sociale sous le régime d’</w:t>
            </w:r>
            <w:r w:rsidRPr="00292DEB">
              <w:rPr>
                <w:rFonts w:cs="Arial"/>
                <w:color w:val="008000"/>
                <w:lang w:val="fr-BE"/>
              </w:rPr>
              <w:t>allocation de maternité supplémentaire</w:t>
            </w:r>
            <w:r w:rsidRPr="00292DEB">
              <w:rPr>
                <w:rFonts w:eastAsia="Arial" w:cs="Arial"/>
                <w:lang w:val="fr-BE"/>
              </w:rPr>
              <w:t xml:space="preserve">: </w:t>
            </w:r>
            <w:r w:rsidRPr="00292DEB">
              <w:rPr>
                <w:rFonts w:eastAsia="Arial" w:cs="Arial"/>
                <w:color w:val="C00000"/>
                <w:lang w:val="fr-BE"/>
              </w:rPr>
              <w:t>20</w:t>
            </w:r>
            <w:r w:rsidRPr="00292DEB">
              <w:rPr>
                <w:rFonts w:eastAsia="Arial" w:cs="Arial"/>
                <w:lang w:val="fr-BE"/>
              </w:rPr>
              <w:t>% pour la branche vieillesse (</w:t>
            </w:r>
            <w:r w:rsidRPr="00292DEB">
              <w:rPr>
                <w:rFonts w:eastAsia="Arial" w:cs="Arial"/>
                <w:color w:val="C00000"/>
                <w:lang w:val="fr-BE"/>
              </w:rPr>
              <w:t>13,33</w:t>
            </w:r>
            <w:r w:rsidRPr="00292DEB">
              <w:rPr>
                <w:rFonts w:eastAsia="Arial" w:cs="Arial"/>
                <w:lang w:val="fr-BE"/>
              </w:rPr>
              <w:t xml:space="preserve">% par l’employeur, à savoir le </w:t>
            </w:r>
            <w:r w:rsidRPr="00292DEB">
              <w:rPr>
                <w:rFonts w:cs="Arial"/>
                <w:color w:val="008000"/>
                <w:lang w:val="fr-BE"/>
              </w:rPr>
              <w:t>DYPA</w:t>
            </w:r>
            <w:r w:rsidRPr="00292DEB">
              <w:rPr>
                <w:rFonts w:eastAsia="Arial" w:cs="Arial"/>
                <w:lang w:val="fr-BE"/>
              </w:rPr>
              <w:t xml:space="preserve">, et </w:t>
            </w:r>
            <w:r w:rsidRPr="00292DEB">
              <w:rPr>
                <w:rFonts w:eastAsia="Arial" w:cs="Arial"/>
                <w:color w:val="C00000"/>
                <w:lang w:val="fr-BE"/>
              </w:rPr>
              <w:t>6,67</w:t>
            </w:r>
            <w:r w:rsidRPr="00292DEB">
              <w:rPr>
                <w:rFonts w:eastAsia="Arial" w:cs="Arial"/>
                <w:lang w:val="fr-BE"/>
              </w:rPr>
              <w:t>% par l’employée).</w:t>
            </w:r>
          </w:p>
          <w:p w14:paraId="68A96849" w14:textId="77777777" w:rsidR="00CD2271" w:rsidRPr="00292DEB" w:rsidRDefault="00CD2271" w:rsidP="00CD2271">
            <w:pPr>
              <w:spacing w:line="276" w:lineRule="auto"/>
              <w:rPr>
                <w:rFonts w:cs="Arial"/>
                <w:lang w:val="fr-BE"/>
              </w:rPr>
            </w:pPr>
            <w:r w:rsidRPr="00292DEB">
              <w:rPr>
                <w:rFonts w:eastAsia="Arial" w:cs="Arial"/>
                <w:lang w:val="fr-BE"/>
              </w:rPr>
              <w:t>Cotisations de sécurité sociale sous le régime d’</w:t>
            </w:r>
            <w:r w:rsidRPr="00292DEB">
              <w:rPr>
                <w:rFonts w:cs="Arial"/>
                <w:color w:val="008000"/>
                <w:lang w:val="fr-BE"/>
              </w:rPr>
              <w:t>allocation spéciale de protection de la maternité</w:t>
            </w:r>
            <w:r w:rsidRPr="00292DEB">
              <w:rPr>
                <w:rFonts w:eastAsia="Arial" w:cs="Arial"/>
                <w:lang w:val="fr-BE"/>
              </w:rPr>
              <w:t xml:space="preserve">: </w:t>
            </w:r>
            <w:r w:rsidRPr="00292DEB">
              <w:rPr>
                <w:rFonts w:eastAsia="Arial" w:cs="Arial"/>
                <w:color w:val="C00000"/>
                <w:lang w:val="fr-BE"/>
              </w:rPr>
              <w:t>32,10</w:t>
            </w:r>
            <w:r w:rsidRPr="00292DEB">
              <w:rPr>
                <w:rFonts w:eastAsia="Arial" w:cs="Arial"/>
                <w:lang w:val="fr-BE"/>
              </w:rPr>
              <w:t>% pour la branche vieillesse et maladie et pour la pension supplémentaire (</w:t>
            </w:r>
            <w:r w:rsidRPr="00292DEB">
              <w:rPr>
                <w:rFonts w:eastAsia="Arial" w:cs="Arial"/>
                <w:color w:val="C00000"/>
                <w:lang w:val="fr-BE"/>
              </w:rPr>
              <w:t>20,38</w:t>
            </w:r>
            <w:r w:rsidRPr="00292DEB">
              <w:rPr>
                <w:rFonts w:eastAsia="Arial" w:cs="Arial"/>
                <w:lang w:val="fr-BE"/>
              </w:rPr>
              <w:t xml:space="preserve">% par l’employeur, à savoir le </w:t>
            </w:r>
            <w:r w:rsidRPr="00292DEB">
              <w:rPr>
                <w:rFonts w:cs="Arial"/>
                <w:color w:val="008000"/>
                <w:lang w:val="fr-BE"/>
              </w:rPr>
              <w:t>DYPA</w:t>
            </w:r>
            <w:r w:rsidRPr="00292DEB">
              <w:rPr>
                <w:rFonts w:eastAsia="Arial" w:cs="Arial"/>
                <w:lang w:val="fr-BE"/>
              </w:rPr>
              <w:t xml:space="preserve">, et </w:t>
            </w:r>
            <w:r w:rsidRPr="00292DEB">
              <w:rPr>
                <w:rFonts w:eastAsia="Arial" w:cs="Arial"/>
                <w:color w:val="C00000"/>
                <w:lang w:val="fr-BE"/>
              </w:rPr>
              <w:t>11,72</w:t>
            </w:r>
            <w:r w:rsidRPr="00292DEB">
              <w:rPr>
                <w:rFonts w:eastAsia="Arial" w:cs="Arial"/>
                <w:lang w:val="fr-BE"/>
              </w:rPr>
              <w:t>% par l’employée/la mère).</w:t>
            </w:r>
            <w:r w:rsidRPr="00292DEB">
              <w:rPr>
                <w:rFonts w:cs="Arial"/>
                <w:lang w:val="fr-BE"/>
              </w:rPr>
              <w:t xml:space="preserve"> La cotisation de la salariée à la branche vieillesse est réduite de </w:t>
            </w:r>
            <w:r w:rsidRPr="00292DEB">
              <w:rPr>
                <w:rFonts w:cs="Arial"/>
                <w:color w:val="C00000"/>
                <w:lang w:val="fr-BE"/>
              </w:rPr>
              <w:t>50%</w:t>
            </w:r>
            <w:r w:rsidRPr="00292DEB">
              <w:rPr>
                <w:rFonts w:cs="Arial"/>
                <w:lang w:val="fr-BE"/>
              </w:rPr>
              <w:t xml:space="preserve"> si </w:t>
            </w:r>
            <w:r w:rsidRPr="00292DEB">
              <w:rPr>
                <w:rFonts w:cs="Arial"/>
                <w:color w:val="008000"/>
                <w:lang w:val="fr-BE"/>
              </w:rPr>
              <w:t>l’allocation spéciale de protection de la maternité</w:t>
            </w:r>
            <w:r w:rsidRPr="00292DEB">
              <w:rPr>
                <w:rFonts w:cs="Arial"/>
                <w:lang w:val="fr-BE"/>
              </w:rPr>
              <w:t xml:space="preserve"> est accordée durant les </w:t>
            </w:r>
            <w:r w:rsidRPr="00292DEB">
              <w:rPr>
                <w:rFonts w:cs="Arial"/>
                <w:color w:val="C00000"/>
                <w:lang w:val="fr-BE"/>
              </w:rPr>
              <w:t>12 </w:t>
            </w:r>
            <w:r w:rsidRPr="00292DEB">
              <w:rPr>
                <w:rFonts w:cs="Arial"/>
                <w:lang w:val="fr-BE"/>
              </w:rPr>
              <w:t xml:space="preserve">mois qui suivent la naissance ou durant les </w:t>
            </w:r>
            <w:r w:rsidRPr="00292DEB">
              <w:rPr>
                <w:rFonts w:cs="Arial"/>
                <w:color w:val="C00000"/>
                <w:lang w:val="fr-BE"/>
              </w:rPr>
              <w:t>12</w:t>
            </w:r>
            <w:r w:rsidRPr="00292DEB">
              <w:rPr>
                <w:rFonts w:cs="Arial"/>
                <w:lang w:val="fr-BE"/>
              </w:rPr>
              <w:t> mois qui suivent le congé de maternité.</w:t>
            </w:r>
          </w:p>
          <w:p w14:paraId="611CD830" w14:textId="44919210" w:rsidR="00CD2271" w:rsidRPr="00292DEB" w:rsidRDefault="00CD2271" w:rsidP="00CD2271">
            <w:pPr>
              <w:snapToGrid w:val="0"/>
              <w:spacing w:line="276" w:lineRule="auto"/>
              <w:rPr>
                <w:rFonts w:eastAsia="Arial" w:cs="Arial"/>
                <w:lang w:val="fr-BE"/>
              </w:rPr>
            </w:pPr>
          </w:p>
        </w:tc>
        <w:tc>
          <w:tcPr>
            <w:tcW w:w="1370" w:type="pct"/>
          </w:tcPr>
          <w:p w14:paraId="34446AF8"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E-IV-15-EL</w:t>
            </w:r>
          </w:p>
          <w:p w14:paraId="3FC8837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Social contributions on the </w:t>
            </w:r>
            <w:r w:rsidRPr="00292DEB">
              <w:rPr>
                <w:color w:val="008000"/>
                <w:sz w:val="15"/>
                <w:szCs w:val="15"/>
                <w:lang w:val="en-GB"/>
              </w:rPr>
              <w:t>Supplementary Maternity Allowance</w:t>
            </w:r>
            <w:r w:rsidRPr="00292DEB">
              <w:rPr>
                <w:color w:val="000000"/>
                <w:sz w:val="15"/>
                <w:szCs w:val="15"/>
                <w:lang w:val="en-GB"/>
              </w:rPr>
              <w:t xml:space="preserve">: </w:t>
            </w:r>
            <w:r w:rsidRPr="00292DEB">
              <w:rPr>
                <w:color w:val="C00000"/>
                <w:sz w:val="15"/>
                <w:szCs w:val="15"/>
                <w:lang w:val="en-GB"/>
              </w:rPr>
              <w:t>20</w:t>
            </w:r>
            <w:r w:rsidRPr="00292DEB">
              <w:rPr>
                <w:color w:val="000000"/>
                <w:sz w:val="15"/>
                <w:szCs w:val="15"/>
                <w:lang w:val="en-GB"/>
              </w:rPr>
              <w:t>% for old-age branch (</w:t>
            </w:r>
            <w:r w:rsidRPr="00292DEB">
              <w:rPr>
                <w:color w:val="C00000"/>
                <w:sz w:val="15"/>
                <w:szCs w:val="15"/>
                <w:lang w:val="en-GB"/>
              </w:rPr>
              <w:t>13.33</w:t>
            </w:r>
            <w:r w:rsidRPr="00292DEB">
              <w:rPr>
                <w:color w:val="000000"/>
                <w:sz w:val="15"/>
                <w:szCs w:val="15"/>
                <w:lang w:val="en-GB"/>
              </w:rPr>
              <w:t xml:space="preserve">% employer i.e. DYPA and </w:t>
            </w:r>
            <w:r w:rsidRPr="00292DEB">
              <w:rPr>
                <w:color w:val="C00000"/>
                <w:sz w:val="15"/>
                <w:szCs w:val="15"/>
                <w:lang w:val="en-GB"/>
              </w:rPr>
              <w:t>6.67</w:t>
            </w:r>
            <w:r w:rsidRPr="00292DEB">
              <w:rPr>
                <w:color w:val="000000"/>
                <w:sz w:val="15"/>
                <w:szCs w:val="15"/>
                <w:lang w:val="en-GB"/>
              </w:rPr>
              <w:t>% employee).</w:t>
            </w:r>
          </w:p>
          <w:p w14:paraId="0A6817C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Social contributions on the </w:t>
            </w:r>
            <w:r w:rsidRPr="00292DEB">
              <w:rPr>
                <w:color w:val="008000"/>
                <w:sz w:val="15"/>
                <w:szCs w:val="15"/>
                <w:lang w:val="en-GB"/>
              </w:rPr>
              <w:t>Special Maternity Protection Allowance</w:t>
            </w:r>
            <w:r w:rsidRPr="00292DEB">
              <w:rPr>
                <w:color w:val="000000" w:themeColor="text1"/>
                <w:sz w:val="15"/>
                <w:szCs w:val="15"/>
                <w:lang w:val="en-GB"/>
              </w:rPr>
              <w:t xml:space="preserve">: </w:t>
            </w:r>
            <w:r w:rsidRPr="00292DEB">
              <w:rPr>
                <w:color w:val="C00000"/>
                <w:sz w:val="15"/>
                <w:szCs w:val="15"/>
                <w:lang w:val="en-GB"/>
              </w:rPr>
              <w:t xml:space="preserve">32.10% </w:t>
            </w:r>
            <w:r w:rsidRPr="00292DEB">
              <w:rPr>
                <w:color w:val="000000" w:themeColor="text1"/>
                <w:sz w:val="15"/>
                <w:szCs w:val="15"/>
                <w:lang w:val="en-GB"/>
              </w:rPr>
              <w:t>for old-age and sickness branch and for supplementary pension (</w:t>
            </w:r>
            <w:r w:rsidRPr="00292DEB">
              <w:rPr>
                <w:color w:val="C00000"/>
                <w:sz w:val="15"/>
                <w:szCs w:val="15"/>
                <w:lang w:val="en-GB"/>
              </w:rPr>
              <w:t xml:space="preserve">20.38% </w:t>
            </w:r>
            <w:r w:rsidRPr="00292DEB">
              <w:rPr>
                <w:color w:val="000000" w:themeColor="text1"/>
                <w:sz w:val="15"/>
                <w:szCs w:val="15"/>
                <w:lang w:val="en-GB"/>
              </w:rPr>
              <w:t xml:space="preserve">employer i.e. DYPA and </w:t>
            </w:r>
            <w:r w:rsidRPr="00292DEB">
              <w:rPr>
                <w:color w:val="C00000"/>
                <w:sz w:val="15"/>
                <w:szCs w:val="15"/>
                <w:lang w:val="en-GB"/>
              </w:rPr>
              <w:t xml:space="preserve">11.72% </w:t>
            </w:r>
            <w:r w:rsidRPr="00292DEB">
              <w:rPr>
                <w:color w:val="000000" w:themeColor="text1"/>
                <w:sz w:val="15"/>
                <w:szCs w:val="15"/>
                <w:lang w:val="en-GB"/>
              </w:rPr>
              <w:t xml:space="preserve">employee/mother). Employee’s contribution for old-age branch is reduced by </w:t>
            </w:r>
            <w:r w:rsidRPr="00292DEB">
              <w:rPr>
                <w:color w:val="C00000"/>
                <w:sz w:val="15"/>
                <w:szCs w:val="15"/>
                <w:lang w:val="en-GB"/>
              </w:rPr>
              <w:t>50%</w:t>
            </w:r>
            <w:r w:rsidRPr="00292DEB">
              <w:rPr>
                <w:color w:val="000000" w:themeColor="text1"/>
                <w:sz w:val="15"/>
                <w:szCs w:val="15"/>
                <w:lang w:val="en-GB"/>
              </w:rPr>
              <w:t xml:space="preserve"> if the </w:t>
            </w:r>
            <w:r w:rsidRPr="00292DEB">
              <w:rPr>
                <w:color w:val="008000"/>
                <w:sz w:val="15"/>
                <w:szCs w:val="15"/>
                <w:lang w:val="en-GB"/>
              </w:rPr>
              <w:t xml:space="preserve">Special Maternity Protection Allowance </w:t>
            </w:r>
            <w:r w:rsidRPr="00292DEB">
              <w:rPr>
                <w:color w:val="000000" w:themeColor="text1"/>
                <w:sz w:val="15"/>
                <w:szCs w:val="15"/>
                <w:lang w:val="en-GB"/>
              </w:rPr>
              <w:t xml:space="preserve">is granted during the </w:t>
            </w:r>
            <w:r w:rsidRPr="00292DEB">
              <w:rPr>
                <w:color w:val="C00000"/>
                <w:sz w:val="15"/>
                <w:szCs w:val="15"/>
                <w:lang w:val="en-GB"/>
              </w:rPr>
              <w:t>12</w:t>
            </w:r>
            <w:r w:rsidRPr="00292DEB">
              <w:rPr>
                <w:color w:val="000000" w:themeColor="text1"/>
                <w:sz w:val="15"/>
                <w:szCs w:val="15"/>
                <w:lang w:val="en-GB"/>
              </w:rPr>
              <w:t xml:space="preserve"> months following the month of childbirth or during the </w:t>
            </w:r>
            <w:r w:rsidRPr="00292DEB">
              <w:rPr>
                <w:color w:val="C00000"/>
                <w:sz w:val="15"/>
                <w:szCs w:val="15"/>
                <w:lang w:val="en-GB"/>
              </w:rPr>
              <w:t>12</w:t>
            </w:r>
            <w:r w:rsidRPr="00292DEB">
              <w:rPr>
                <w:color w:val="000000" w:themeColor="text1"/>
                <w:sz w:val="15"/>
                <w:szCs w:val="15"/>
                <w:lang w:val="en-GB"/>
              </w:rPr>
              <w:t xml:space="preserve"> months following </w:t>
            </w:r>
            <w:r w:rsidRPr="00292DEB">
              <w:rPr>
                <w:color w:val="008000"/>
                <w:sz w:val="15"/>
                <w:szCs w:val="15"/>
                <w:lang w:val="en-GB"/>
              </w:rPr>
              <w:t>Maternity Leave</w:t>
            </w:r>
            <w:r w:rsidRPr="00292DEB">
              <w:rPr>
                <w:color w:val="000000" w:themeColor="text1"/>
                <w:sz w:val="15"/>
                <w:szCs w:val="15"/>
                <w:lang w:val="en-GB"/>
              </w:rPr>
              <w:t>.</w:t>
            </w:r>
          </w:p>
          <w:p w14:paraId="2A9E9CFB" w14:textId="4612AC49"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1F9001C" w14:textId="66A3079F"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6885EB1D" w14:textId="17EC6414" w:rsidR="00CD2271" w:rsidRPr="00292DEB" w:rsidRDefault="00CD2271" w:rsidP="00CD2271">
            <w:pPr>
              <w:spacing w:line="276" w:lineRule="auto"/>
              <w:rPr>
                <w:rFonts w:cs="Arial"/>
                <w:color w:val="0000FF"/>
                <w:lang w:val="fr-FR"/>
              </w:rPr>
            </w:pPr>
            <w:r w:rsidRPr="00292DEB">
              <w:rPr>
                <w:rFonts w:cs="Arial"/>
                <w:color w:val="0000FF"/>
              </w:rPr>
              <w:t>15</w:t>
            </w:r>
          </w:p>
        </w:tc>
        <w:tc>
          <w:tcPr>
            <w:tcW w:w="402" w:type="pct"/>
          </w:tcPr>
          <w:p w14:paraId="7499B988" w14:textId="31D694BE"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15C95668" w14:textId="77777777" w:rsidTr="005D0FED">
        <w:tc>
          <w:tcPr>
            <w:tcW w:w="193" w:type="pct"/>
          </w:tcPr>
          <w:p w14:paraId="2DAB4F08" w14:textId="5D43E57A"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4E65C8AC" w14:textId="77777777" w:rsidR="00CD2271" w:rsidRPr="00292DEB" w:rsidRDefault="00CD2271" w:rsidP="00CD2271">
            <w:pPr>
              <w:spacing w:line="276" w:lineRule="auto"/>
              <w:rPr>
                <w:rFonts w:cs="Arial"/>
              </w:rPr>
            </w:pPr>
            <w:r w:rsidRPr="00292DEB">
              <w:rPr>
                <w:rFonts w:cs="Arial"/>
              </w:rPr>
              <w:t>Selbstständige sind über ein eigenständiges System versichert, das sich von dem der Arbeitnehmer unterscheidet.</w:t>
            </w:r>
          </w:p>
          <w:p w14:paraId="2003B269" w14:textId="31D04A59" w:rsidR="00CD2271" w:rsidRPr="00292DEB" w:rsidRDefault="00CD2271" w:rsidP="00CD2271">
            <w:pPr>
              <w:snapToGrid w:val="0"/>
              <w:spacing w:line="276" w:lineRule="auto"/>
              <w:rPr>
                <w:rFonts w:eastAsia="Arial" w:cs="Arial"/>
              </w:rPr>
            </w:pPr>
            <w:r w:rsidRPr="00292DEB">
              <w:rPr>
                <w:rFonts w:cs="Arial"/>
              </w:rPr>
              <w:t>Kein Vaterschaftsurlaub für Selbstständige (im Gegensatz zur Arbeitnehmern).</w:t>
            </w:r>
          </w:p>
        </w:tc>
        <w:tc>
          <w:tcPr>
            <w:tcW w:w="1370" w:type="pct"/>
          </w:tcPr>
          <w:p w14:paraId="6E1CC816" w14:textId="77777777" w:rsidR="00CD2271" w:rsidRPr="00292DEB" w:rsidRDefault="00CD2271" w:rsidP="00CD2271">
            <w:pPr>
              <w:spacing w:line="276" w:lineRule="auto"/>
              <w:rPr>
                <w:rFonts w:cs="Arial"/>
                <w:lang w:val="fr-BE"/>
              </w:rPr>
            </w:pPr>
            <w:r w:rsidRPr="00292DEB">
              <w:rPr>
                <w:rFonts w:cs="Arial"/>
                <w:lang w:val="fr-BE"/>
              </w:rPr>
              <w:t>Les travailleurs indépendants sont couverts par un régime spécifique qui diffère de celui des salariés.</w:t>
            </w:r>
          </w:p>
          <w:p w14:paraId="6134F2B2" w14:textId="77777777" w:rsidR="00CD2271" w:rsidRPr="00292DEB" w:rsidRDefault="00CD2271" w:rsidP="00CD2271">
            <w:pPr>
              <w:spacing w:line="276" w:lineRule="auto"/>
              <w:rPr>
                <w:rFonts w:cs="Arial"/>
                <w:lang w:val="fr-BE"/>
              </w:rPr>
            </w:pPr>
            <w:r w:rsidRPr="00292DEB">
              <w:rPr>
                <w:rFonts w:cs="Arial"/>
                <w:lang w:val="fr-BE"/>
              </w:rPr>
              <w:t>Pas de congé paternité pour les travailleurs indépendants (au contraire des employés).</w:t>
            </w:r>
          </w:p>
          <w:p w14:paraId="48E02B14" w14:textId="1EC10656" w:rsidR="00CD2271" w:rsidRPr="00292DEB" w:rsidRDefault="00CD2271" w:rsidP="00CD2271">
            <w:pPr>
              <w:snapToGrid w:val="0"/>
              <w:spacing w:line="276" w:lineRule="auto"/>
              <w:rPr>
                <w:rFonts w:eastAsia="Arial" w:cs="Arial"/>
                <w:lang w:val="fr-BE"/>
              </w:rPr>
            </w:pPr>
          </w:p>
        </w:tc>
        <w:tc>
          <w:tcPr>
            <w:tcW w:w="1370" w:type="pct"/>
          </w:tcPr>
          <w:p w14:paraId="68E13A93" w14:textId="77777777" w:rsidR="00CD2271" w:rsidRPr="00292DEB" w:rsidRDefault="00CD2271" w:rsidP="00CD2271">
            <w:pPr>
              <w:rPr>
                <w:rFonts w:cs="Arial"/>
                <w:i/>
                <w:iCs/>
                <w:lang w:val="en-GB"/>
              </w:rPr>
            </w:pPr>
            <w:r w:rsidRPr="00292DEB">
              <w:rPr>
                <w:rFonts w:cs="Arial"/>
                <w:iCs/>
                <w:lang w:val="en-GB"/>
              </w:rPr>
              <w:t>Self-employed are covered by a specific scheme, which differs from that of employees.</w:t>
            </w:r>
          </w:p>
          <w:p w14:paraId="5AE17C4D" w14:textId="23910CA5"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br/>
              <w:t>No paternity leave for self-employed (contrary to employees).</w:t>
            </w:r>
          </w:p>
        </w:tc>
        <w:tc>
          <w:tcPr>
            <w:tcW w:w="167" w:type="pct"/>
          </w:tcPr>
          <w:p w14:paraId="176A6E3E" w14:textId="14D2E5AF"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6913F2F3" w14:textId="27AE62E5" w:rsidR="00CD2271" w:rsidRPr="00292DEB" w:rsidRDefault="00CD2271" w:rsidP="00CD2271">
            <w:pPr>
              <w:spacing w:line="276" w:lineRule="auto"/>
              <w:rPr>
                <w:rFonts w:cs="Arial"/>
                <w:color w:val="0000FF"/>
                <w:lang w:val="fr-FR"/>
              </w:rPr>
            </w:pPr>
            <w:r w:rsidRPr="00292DEB">
              <w:rPr>
                <w:rFonts w:cs="Arial"/>
                <w:color w:val="0000FF"/>
              </w:rPr>
              <w:t>16</w:t>
            </w:r>
          </w:p>
        </w:tc>
        <w:tc>
          <w:tcPr>
            <w:tcW w:w="402" w:type="pct"/>
          </w:tcPr>
          <w:p w14:paraId="3D5C377C" w14:textId="7E73259C"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219F80C1" w14:textId="77777777" w:rsidTr="005D0FED">
        <w:tc>
          <w:tcPr>
            <w:tcW w:w="193" w:type="pct"/>
          </w:tcPr>
          <w:p w14:paraId="68049CC2" w14:textId="49565C89"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13FEBB89" w14:textId="637EE133" w:rsidR="00CD2271" w:rsidRPr="00292DEB" w:rsidRDefault="00CD2271" w:rsidP="00CD2271">
            <w:pPr>
              <w:snapToGrid w:val="0"/>
              <w:spacing w:line="276" w:lineRule="auto"/>
              <w:rPr>
                <w:rFonts w:eastAsia="Arial" w:cs="Arial"/>
              </w:rPr>
            </w:pPr>
            <w:r w:rsidRPr="00292DEB">
              <w:rPr>
                <w:rFonts w:cs="Arial"/>
              </w:rPr>
              <w:t>Auf Erwerbstätigkeit beruhendes Versicherungspflichtsystem.</w:t>
            </w:r>
          </w:p>
        </w:tc>
        <w:tc>
          <w:tcPr>
            <w:tcW w:w="1370" w:type="pct"/>
          </w:tcPr>
          <w:p w14:paraId="2E6D3051" w14:textId="26CE2D62" w:rsidR="00CD2271" w:rsidRPr="00292DEB" w:rsidRDefault="00CD2271" w:rsidP="00CD2271">
            <w:pPr>
              <w:snapToGrid w:val="0"/>
              <w:spacing w:line="276" w:lineRule="auto"/>
              <w:rPr>
                <w:rFonts w:eastAsia="Arial" w:cs="Arial"/>
                <w:lang w:val="fr-BE"/>
              </w:rPr>
            </w:pPr>
            <w:r w:rsidRPr="00292DEB">
              <w:rPr>
                <w:rFonts w:cs="Arial"/>
                <w:lang w:val="fr-BE"/>
              </w:rPr>
              <w:t>Régime d'assurance obligatoire basé sur le travail.</w:t>
            </w:r>
          </w:p>
        </w:tc>
        <w:tc>
          <w:tcPr>
            <w:tcW w:w="1370" w:type="pct"/>
          </w:tcPr>
          <w:p w14:paraId="2DE35A16" w14:textId="7EB8877C"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Compulsory insurance-based, work-based system.</w:t>
            </w:r>
          </w:p>
        </w:tc>
        <w:tc>
          <w:tcPr>
            <w:tcW w:w="167" w:type="pct"/>
          </w:tcPr>
          <w:p w14:paraId="0603BC7C" w14:textId="45247BB0"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5862A741" w14:textId="49763EE7" w:rsidR="00CD2271" w:rsidRPr="00292DEB" w:rsidRDefault="00CD2271" w:rsidP="00CD2271">
            <w:pPr>
              <w:spacing w:line="276" w:lineRule="auto"/>
              <w:rPr>
                <w:rFonts w:cs="Arial"/>
                <w:color w:val="0000FF"/>
                <w:lang w:val="fr-FR"/>
              </w:rPr>
            </w:pPr>
            <w:r w:rsidRPr="00292DEB">
              <w:rPr>
                <w:rFonts w:cs="Arial"/>
                <w:color w:val="0000FF"/>
              </w:rPr>
              <w:t>17</w:t>
            </w:r>
          </w:p>
        </w:tc>
        <w:tc>
          <w:tcPr>
            <w:tcW w:w="402" w:type="pct"/>
          </w:tcPr>
          <w:p w14:paraId="5BB74A05" w14:textId="437AE3F7"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3A2E55FB" w14:textId="77777777" w:rsidTr="005D0FED">
        <w:tc>
          <w:tcPr>
            <w:tcW w:w="193" w:type="pct"/>
          </w:tcPr>
          <w:p w14:paraId="7F1B24E8" w14:textId="61370260"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4F63CC58" w14:textId="7017FFB3" w:rsidR="00CD2271" w:rsidRPr="00292DEB" w:rsidRDefault="00CD2271" w:rsidP="00CD2271">
            <w:pPr>
              <w:snapToGrid w:val="0"/>
              <w:spacing w:line="276" w:lineRule="auto"/>
              <w:rPr>
                <w:rFonts w:eastAsia="Arial" w:cs="Arial"/>
              </w:rPr>
            </w:pPr>
            <w:r w:rsidRPr="00292DEB">
              <w:rPr>
                <w:rFonts w:eastAsia="Calibri" w:cs="Arial"/>
              </w:rPr>
              <w:t>Keine bestimmten Voraussetzungen für den Anspruch auf Deckung für Selbstständige.</w:t>
            </w:r>
          </w:p>
        </w:tc>
        <w:tc>
          <w:tcPr>
            <w:tcW w:w="1370" w:type="pct"/>
          </w:tcPr>
          <w:p w14:paraId="42A333BF" w14:textId="5944F1DB" w:rsidR="00CD2271" w:rsidRPr="00292DEB" w:rsidRDefault="00CD2271" w:rsidP="00CD2271">
            <w:pPr>
              <w:snapToGrid w:val="0"/>
              <w:spacing w:line="276" w:lineRule="auto"/>
              <w:rPr>
                <w:rFonts w:eastAsia="Arial" w:cs="Arial"/>
                <w:lang w:val="fr-BE"/>
              </w:rPr>
            </w:pPr>
            <w:r w:rsidRPr="00292DEB">
              <w:rPr>
                <w:rFonts w:eastAsia="Calibri" w:cs="Arial"/>
                <w:lang w:val="fr-BE"/>
              </w:rPr>
              <w:t>Pas de conditions spécifiquement applicables aux travailleurs indépendants.</w:t>
            </w:r>
          </w:p>
        </w:tc>
        <w:tc>
          <w:tcPr>
            <w:tcW w:w="1370" w:type="pct"/>
          </w:tcPr>
          <w:p w14:paraId="0832A08D" w14:textId="77777777" w:rsidR="00CD2271" w:rsidRPr="00292DEB" w:rsidRDefault="00CD2271" w:rsidP="00CD2271">
            <w:pPr>
              <w:rPr>
                <w:rFonts w:cs="Arial"/>
                <w:lang w:val="en-GB"/>
              </w:rPr>
            </w:pPr>
            <w:r w:rsidRPr="00292DEB">
              <w:rPr>
                <w:rFonts w:cs="Arial"/>
                <w:iCs/>
                <w:lang w:val="en-GB"/>
              </w:rPr>
              <w:t>No specific qualifying conditions for self-employed.</w:t>
            </w:r>
          </w:p>
          <w:p w14:paraId="1946087B" w14:textId="77777777" w:rsidR="00CD2271" w:rsidRPr="00292DEB" w:rsidRDefault="00CD2271" w:rsidP="00CD2271">
            <w:pPr>
              <w:rPr>
                <w:ins w:id="176" w:author="Author"/>
                <w:rFonts w:cs="Arial"/>
                <w:iCs/>
                <w:lang w:val="en-GB"/>
              </w:rPr>
            </w:pPr>
          </w:p>
          <w:p w14:paraId="2EC0268F" w14:textId="77777777" w:rsidR="00CD2271" w:rsidRPr="00292DEB" w:rsidRDefault="00CD2271" w:rsidP="00CD2271">
            <w:pPr>
              <w:rPr>
                <w:ins w:id="177" w:author="Author"/>
                <w:rFonts w:cs="Arial"/>
                <w:lang w:val="en-GB"/>
              </w:rPr>
            </w:pPr>
            <w:ins w:id="178" w:author="Author">
              <w:r w:rsidRPr="00292DEB">
                <w:rPr>
                  <w:rFonts w:cs="Arial"/>
                  <w:lang w:val="en-GB"/>
                </w:rPr>
                <w:t>No exemptions from paying contributions.</w:t>
              </w:r>
            </w:ins>
          </w:p>
          <w:p w14:paraId="0A04EFD2" w14:textId="44FF5026"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7A70FF10" w14:textId="7734FEC8"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5BF5F65B" w14:textId="1564E81E" w:rsidR="00CD2271" w:rsidRPr="00292DEB" w:rsidRDefault="00CD2271" w:rsidP="00CD2271">
            <w:pPr>
              <w:spacing w:line="276" w:lineRule="auto"/>
              <w:rPr>
                <w:rFonts w:cs="Arial"/>
                <w:color w:val="0000FF"/>
                <w:lang w:val="fr-FR"/>
              </w:rPr>
            </w:pPr>
            <w:r w:rsidRPr="00292DEB">
              <w:rPr>
                <w:rFonts w:cs="Arial"/>
                <w:color w:val="0000FF"/>
              </w:rPr>
              <w:t>18</w:t>
            </w:r>
          </w:p>
        </w:tc>
        <w:tc>
          <w:tcPr>
            <w:tcW w:w="402" w:type="pct"/>
          </w:tcPr>
          <w:p w14:paraId="05F8F07B" w14:textId="615CA5A4"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3945FA8D" w14:textId="77777777" w:rsidTr="005D0FED">
        <w:tc>
          <w:tcPr>
            <w:tcW w:w="193" w:type="pct"/>
          </w:tcPr>
          <w:p w14:paraId="02E0300D" w14:textId="6CCA55DE"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6DA00975" w14:textId="294D13F2" w:rsidR="00CD2271" w:rsidRPr="00292DEB" w:rsidRDefault="00CD2271" w:rsidP="00CD2271">
            <w:pPr>
              <w:snapToGrid w:val="0"/>
              <w:spacing w:line="276" w:lineRule="auto"/>
              <w:rPr>
                <w:rFonts w:eastAsia="Arial" w:cs="Arial"/>
              </w:rPr>
            </w:pPr>
            <w:r w:rsidRPr="00292DEB">
              <w:rPr>
                <w:rFonts w:cs="Arial"/>
              </w:rPr>
              <w:t>Wie für Geldleistungen bei Krankheit.</w:t>
            </w:r>
          </w:p>
        </w:tc>
        <w:tc>
          <w:tcPr>
            <w:tcW w:w="1370" w:type="pct"/>
          </w:tcPr>
          <w:p w14:paraId="2F97CA30" w14:textId="44425B2B" w:rsidR="00CD2271" w:rsidRPr="00292DEB" w:rsidRDefault="00CD2271" w:rsidP="00CD2271">
            <w:pPr>
              <w:snapToGrid w:val="0"/>
              <w:spacing w:line="276" w:lineRule="auto"/>
              <w:rPr>
                <w:rFonts w:eastAsia="Arial" w:cs="Arial"/>
                <w:lang w:val="fr-BE"/>
              </w:rPr>
            </w:pPr>
            <w:r w:rsidRPr="00292DEB">
              <w:rPr>
                <w:rFonts w:cs="Arial"/>
                <w:lang w:val="fr-BE"/>
              </w:rPr>
              <w:t>Mêmes que pour les prestations de maladie en espèces.</w:t>
            </w:r>
          </w:p>
        </w:tc>
        <w:tc>
          <w:tcPr>
            <w:tcW w:w="1370" w:type="pct"/>
          </w:tcPr>
          <w:p w14:paraId="6D346794" w14:textId="75F290A0"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Same as sickness cash benefits.</w:t>
            </w:r>
          </w:p>
        </w:tc>
        <w:tc>
          <w:tcPr>
            <w:tcW w:w="167" w:type="pct"/>
          </w:tcPr>
          <w:p w14:paraId="0E76984C" w14:textId="79CDD0E4"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76BD5514" w14:textId="40AC9460" w:rsidR="00CD2271" w:rsidRPr="00292DEB" w:rsidRDefault="00CD2271" w:rsidP="00CD2271">
            <w:pPr>
              <w:spacing w:line="276" w:lineRule="auto"/>
              <w:rPr>
                <w:rFonts w:cs="Arial"/>
                <w:color w:val="0000FF"/>
                <w:lang w:val="fr-FR"/>
              </w:rPr>
            </w:pPr>
            <w:r w:rsidRPr="00292DEB">
              <w:rPr>
                <w:rFonts w:cs="Arial"/>
                <w:color w:val="0000FF"/>
              </w:rPr>
              <w:t>19</w:t>
            </w:r>
          </w:p>
        </w:tc>
        <w:tc>
          <w:tcPr>
            <w:tcW w:w="402" w:type="pct"/>
          </w:tcPr>
          <w:p w14:paraId="5875C651" w14:textId="1B156587"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623038F2" w14:textId="77777777" w:rsidTr="005D0FED">
        <w:tc>
          <w:tcPr>
            <w:tcW w:w="193" w:type="pct"/>
          </w:tcPr>
          <w:p w14:paraId="4CA9C6FE" w14:textId="3E47A130" w:rsidR="00CD2271" w:rsidRPr="00292DEB" w:rsidRDefault="00CD2271" w:rsidP="00CD2271">
            <w:pPr>
              <w:spacing w:line="276" w:lineRule="auto"/>
              <w:jc w:val="left"/>
              <w:rPr>
                <w:rFonts w:cs="Arial"/>
                <w:lang w:val="en-GB"/>
              </w:rPr>
            </w:pPr>
            <w:r w:rsidRPr="00292DEB">
              <w:rPr>
                <w:rFonts w:cs="Arial"/>
                <w:lang w:val="en-GB"/>
              </w:rPr>
              <w:t>EL</w:t>
            </w:r>
          </w:p>
        </w:tc>
        <w:tc>
          <w:tcPr>
            <w:tcW w:w="1371" w:type="pct"/>
          </w:tcPr>
          <w:p w14:paraId="5CFF759E" w14:textId="77777777" w:rsidR="00CD2271" w:rsidRPr="00292DEB" w:rsidRDefault="00CD2271" w:rsidP="00CD2271">
            <w:pPr>
              <w:spacing w:line="276" w:lineRule="auto"/>
              <w:rPr>
                <w:rFonts w:cs="Arial"/>
              </w:rPr>
            </w:pPr>
            <w:r w:rsidRPr="00292DEB">
              <w:rPr>
                <w:rFonts w:cs="Arial"/>
              </w:rPr>
              <w:t xml:space="preserve">Abweichende Anspruchsbedingungen: Selbstständig tätige Mütter müssen weder Fehlzeiten noch </w:t>
            </w:r>
            <w:r w:rsidRPr="00292DEB">
              <w:rPr>
                <w:rFonts w:cs="Arial"/>
                <w:color w:val="C00000"/>
              </w:rPr>
              <w:t>200</w:t>
            </w:r>
            <w:r w:rsidRPr="00292DEB">
              <w:rPr>
                <w:rFonts w:cs="Arial"/>
              </w:rPr>
              <w:t xml:space="preserve"> Tage Beschäftigung in den </w:t>
            </w:r>
            <w:r w:rsidRPr="00292DEB">
              <w:rPr>
                <w:rFonts w:cs="Arial"/>
                <w:color w:val="C00000"/>
              </w:rPr>
              <w:t>2</w:t>
            </w:r>
            <w:r w:rsidRPr="00292DEB">
              <w:rPr>
                <w:rFonts w:cs="Arial"/>
              </w:rPr>
              <w:t xml:space="preserve"> vorhergehenden Jahren nachweisen. Die Voraussetzungen sind die Anspruchsberechtigung (</w:t>
            </w:r>
            <w:r w:rsidRPr="00292DEB">
              <w:rPr>
                <w:rFonts w:cs="Arial"/>
                <w:i/>
                <w:color w:val="008080"/>
              </w:rPr>
              <w:t>ασφαλιστική ικανότητα</w:t>
            </w:r>
            <w:r w:rsidRPr="00292DEB">
              <w:rPr>
                <w:rFonts w:cs="Arial"/>
              </w:rPr>
              <w:t>) und die Bescheinigung über die Entrichtung von Beiträgen (</w:t>
            </w:r>
            <w:r w:rsidRPr="00292DEB">
              <w:rPr>
                <w:rFonts w:cs="Arial"/>
                <w:i/>
                <w:color w:val="008080"/>
              </w:rPr>
              <w:t>ασφαλιστική ενημερότητα</w:t>
            </w:r>
            <w:r w:rsidRPr="00292DEB">
              <w:rPr>
                <w:rFonts w:cs="Arial"/>
              </w:rPr>
              <w:t>).</w:t>
            </w:r>
          </w:p>
          <w:p w14:paraId="4F501DAB" w14:textId="77777777" w:rsidR="00CD2271" w:rsidRPr="00292DEB" w:rsidRDefault="00CD2271" w:rsidP="00CD2271">
            <w:pPr>
              <w:spacing w:line="276" w:lineRule="auto"/>
              <w:rPr>
                <w:rFonts w:cs="Arial"/>
              </w:rPr>
            </w:pPr>
          </w:p>
          <w:p w14:paraId="4F8EF8D8" w14:textId="77777777" w:rsidR="00CD2271" w:rsidRPr="00292DEB" w:rsidRDefault="00CD2271" w:rsidP="00CD2271">
            <w:pPr>
              <w:spacing w:line="276" w:lineRule="auto"/>
              <w:rPr>
                <w:rFonts w:cs="Arial"/>
              </w:rPr>
            </w:pPr>
            <w:r w:rsidRPr="00292DEB">
              <w:rPr>
                <w:rFonts w:cs="Arial"/>
              </w:rPr>
              <w:t>Beispiel für Beitragszahlungen:</w:t>
            </w:r>
          </w:p>
          <w:p w14:paraId="3AED5A80" w14:textId="77777777" w:rsidR="00CD2271" w:rsidRPr="00292DEB" w:rsidRDefault="00CD2271" w:rsidP="00CD2271">
            <w:pPr>
              <w:spacing w:line="276" w:lineRule="auto"/>
              <w:rPr>
                <w:rFonts w:cs="Arial"/>
              </w:rPr>
            </w:pPr>
            <w:r w:rsidRPr="00292DEB">
              <w:rPr>
                <w:rFonts w:cs="Arial"/>
              </w:rPr>
              <w:t xml:space="preserve">Handwerker: </w:t>
            </w:r>
            <w:r w:rsidRPr="00292DEB">
              <w:rPr>
                <w:rFonts w:cs="Arial"/>
                <w:color w:val="C00000"/>
              </w:rPr>
              <w:t>4</w:t>
            </w:r>
            <w:r w:rsidRPr="00292DEB">
              <w:rPr>
                <w:rFonts w:cs="Arial"/>
              </w:rPr>
              <w:t xml:space="preserve"> Beitragsmonate</w:t>
            </w:r>
          </w:p>
          <w:p w14:paraId="3EB5A6C8" w14:textId="77777777" w:rsidR="00CD2271" w:rsidRPr="00292DEB" w:rsidRDefault="00CD2271" w:rsidP="00CD2271">
            <w:pPr>
              <w:spacing w:line="276" w:lineRule="auto"/>
              <w:rPr>
                <w:rFonts w:cs="Arial"/>
              </w:rPr>
            </w:pPr>
            <w:r w:rsidRPr="00292DEB">
              <w:rPr>
                <w:rFonts w:cs="Arial"/>
              </w:rPr>
              <w:t xml:space="preserve">Ehemalige ETAA (Beispiel Rechtsanwälte): </w:t>
            </w:r>
            <w:r w:rsidRPr="00292DEB">
              <w:rPr>
                <w:rFonts w:cs="Arial"/>
                <w:color w:val="C00000"/>
              </w:rPr>
              <w:t>3</w:t>
            </w:r>
            <w:r w:rsidRPr="00292DEB">
              <w:rPr>
                <w:rFonts w:cs="Arial"/>
              </w:rPr>
              <w:t xml:space="preserve"> Beitragsmonate </w:t>
            </w:r>
          </w:p>
          <w:p w14:paraId="59CC2F08" w14:textId="77777777" w:rsidR="00CD2271" w:rsidRPr="00292DEB" w:rsidRDefault="00CD2271" w:rsidP="00CD2271">
            <w:pPr>
              <w:spacing w:line="276" w:lineRule="auto"/>
              <w:contextualSpacing/>
              <w:rPr>
                <w:rFonts w:cs="Arial"/>
              </w:rPr>
            </w:pPr>
            <w:r w:rsidRPr="00292DEB">
              <w:rPr>
                <w:rFonts w:cs="Arial"/>
              </w:rPr>
              <w:t>Selbstständige Landwirte: Beiträge fällig ab dem ersten Arbeitstag.</w:t>
            </w:r>
          </w:p>
          <w:p w14:paraId="2843DAF6" w14:textId="498B3A9F" w:rsidR="00CD2271" w:rsidRPr="00292DEB" w:rsidRDefault="00CD2271" w:rsidP="00CD2271">
            <w:pPr>
              <w:snapToGrid w:val="0"/>
              <w:spacing w:line="276" w:lineRule="auto"/>
              <w:rPr>
                <w:rFonts w:eastAsia="Arial" w:cs="Arial"/>
              </w:rPr>
            </w:pPr>
          </w:p>
        </w:tc>
        <w:tc>
          <w:tcPr>
            <w:tcW w:w="1370" w:type="pct"/>
          </w:tcPr>
          <w:p w14:paraId="56351260" w14:textId="77777777" w:rsidR="00CD2271" w:rsidRPr="00292DEB" w:rsidRDefault="00CD2271" w:rsidP="00CD2271">
            <w:pPr>
              <w:spacing w:line="276" w:lineRule="auto"/>
              <w:rPr>
                <w:rFonts w:cs="Arial"/>
                <w:lang w:val="fr-BE"/>
              </w:rPr>
            </w:pPr>
            <w:r w:rsidRPr="00292DEB">
              <w:rPr>
                <w:rFonts w:cs="Arial"/>
                <w:lang w:val="fr-BE"/>
              </w:rPr>
              <w:t xml:space="preserve">Les conditions pour pouvoir bénéficier des prestations diffèrent: pour les mères travailleuses indépendantes, il n'est pas exigé de certifier l'absence du travail. La durée de </w:t>
            </w:r>
            <w:r w:rsidRPr="00292DEB">
              <w:rPr>
                <w:rFonts w:cs="Arial"/>
                <w:color w:val="C00000"/>
                <w:lang w:val="fr-BE"/>
              </w:rPr>
              <w:t>200</w:t>
            </w:r>
            <w:r w:rsidRPr="00292DEB">
              <w:rPr>
                <w:rFonts w:cs="Arial"/>
                <w:lang w:val="fr-BE"/>
              </w:rPr>
              <w:t xml:space="preserve"> jours d’emploi au cours des </w:t>
            </w:r>
            <w:r w:rsidRPr="00292DEB">
              <w:rPr>
                <w:rFonts w:cs="Arial"/>
                <w:color w:val="C00000"/>
                <w:lang w:val="fr-BE"/>
              </w:rPr>
              <w:t xml:space="preserve">2 </w:t>
            </w:r>
            <w:r w:rsidRPr="00292DEB">
              <w:rPr>
                <w:rFonts w:cs="Arial"/>
                <w:lang w:val="fr-BE"/>
              </w:rPr>
              <w:t>années précédentes n'est pas non plus exigée, contrairement au cas des salariées. Les conditions préalables sont l'éligibilité à la perception des prestations (</w:t>
            </w:r>
            <w:r w:rsidRPr="00292DEB">
              <w:rPr>
                <w:rFonts w:cs="Arial"/>
                <w:i/>
                <w:color w:val="008080"/>
                <w:lang w:val="fr-BE"/>
              </w:rPr>
              <w:t>α</w:t>
            </w:r>
            <w:proofErr w:type="spellStart"/>
            <w:r w:rsidRPr="00292DEB">
              <w:rPr>
                <w:rFonts w:cs="Arial"/>
                <w:i/>
                <w:color w:val="008080"/>
                <w:lang w:val="fr-BE"/>
              </w:rPr>
              <w:t>σφ</w:t>
            </w:r>
            <w:proofErr w:type="spellEnd"/>
            <w:r w:rsidRPr="00292DEB">
              <w:rPr>
                <w:rFonts w:cs="Arial"/>
                <w:i/>
                <w:color w:val="008080"/>
                <w:lang w:val="fr-BE"/>
              </w:rPr>
              <w:t xml:space="preserve">αλιστική </w:t>
            </w:r>
            <w:proofErr w:type="spellStart"/>
            <w:r w:rsidRPr="00292DEB">
              <w:rPr>
                <w:rFonts w:cs="Arial"/>
                <w:i/>
                <w:color w:val="008080"/>
                <w:lang w:val="fr-BE"/>
              </w:rPr>
              <w:t>ικ</w:t>
            </w:r>
            <w:proofErr w:type="spellEnd"/>
            <w:r w:rsidRPr="00292DEB">
              <w:rPr>
                <w:rFonts w:cs="Arial"/>
                <w:i/>
                <w:color w:val="008080"/>
                <w:lang w:val="fr-BE"/>
              </w:rPr>
              <w:t>ανότητα</w:t>
            </w:r>
            <w:r w:rsidRPr="00292DEB">
              <w:rPr>
                <w:rFonts w:cs="Arial"/>
                <w:lang w:val="fr-BE"/>
              </w:rPr>
              <w:t>) et le certificat de paiement des cotisations (</w:t>
            </w:r>
            <w:r w:rsidRPr="00292DEB">
              <w:rPr>
                <w:rFonts w:cs="Arial"/>
                <w:i/>
                <w:color w:val="008080"/>
                <w:lang w:val="fr-BE"/>
              </w:rPr>
              <w:t>α</w:t>
            </w:r>
            <w:proofErr w:type="spellStart"/>
            <w:r w:rsidRPr="00292DEB">
              <w:rPr>
                <w:rFonts w:cs="Arial"/>
                <w:i/>
                <w:color w:val="008080"/>
                <w:lang w:val="fr-BE"/>
              </w:rPr>
              <w:t>σφ</w:t>
            </w:r>
            <w:proofErr w:type="spellEnd"/>
            <w:r w:rsidRPr="00292DEB">
              <w:rPr>
                <w:rFonts w:cs="Arial"/>
                <w:i/>
                <w:color w:val="008080"/>
                <w:lang w:val="fr-BE"/>
              </w:rPr>
              <w:t xml:space="preserve">αλιστική </w:t>
            </w:r>
            <w:proofErr w:type="spellStart"/>
            <w:r w:rsidRPr="00292DEB">
              <w:rPr>
                <w:rFonts w:cs="Arial"/>
                <w:i/>
                <w:color w:val="008080"/>
                <w:lang w:val="fr-BE"/>
              </w:rPr>
              <w:t>ενημερότητ</w:t>
            </w:r>
            <w:proofErr w:type="spellEnd"/>
            <w:r w:rsidRPr="00292DEB">
              <w:rPr>
                <w:rFonts w:cs="Arial"/>
                <w:i/>
                <w:color w:val="008080"/>
                <w:lang w:val="fr-BE"/>
              </w:rPr>
              <w:t>α</w:t>
            </w:r>
            <w:r w:rsidRPr="00292DEB">
              <w:rPr>
                <w:rFonts w:cs="Arial"/>
                <w:lang w:val="fr-BE"/>
              </w:rPr>
              <w:t>).</w:t>
            </w:r>
          </w:p>
          <w:p w14:paraId="4D0EDD6B" w14:textId="77777777" w:rsidR="00CD2271" w:rsidRPr="00292DEB" w:rsidRDefault="00CD2271" w:rsidP="00CD2271">
            <w:pPr>
              <w:spacing w:line="276" w:lineRule="auto"/>
              <w:rPr>
                <w:rFonts w:cs="Arial"/>
                <w:lang w:val="fr-BE"/>
              </w:rPr>
            </w:pPr>
          </w:p>
          <w:p w14:paraId="4E5124F7" w14:textId="77777777" w:rsidR="00CD2271" w:rsidRPr="00292DEB" w:rsidRDefault="00CD2271" w:rsidP="00CD2271">
            <w:pPr>
              <w:spacing w:line="276" w:lineRule="auto"/>
              <w:rPr>
                <w:rFonts w:cs="Arial"/>
                <w:lang w:val="fr-BE"/>
              </w:rPr>
            </w:pPr>
            <w:r w:rsidRPr="00292DEB">
              <w:rPr>
                <w:rFonts w:cs="Arial"/>
                <w:lang w:val="fr-BE"/>
              </w:rPr>
              <w:t>Exemple d’historique de cotisation:</w:t>
            </w:r>
          </w:p>
          <w:p w14:paraId="1A04026E" w14:textId="77777777" w:rsidR="00CD2271" w:rsidRPr="00292DEB" w:rsidRDefault="00CD2271" w:rsidP="00CD2271">
            <w:pPr>
              <w:spacing w:line="276" w:lineRule="auto"/>
              <w:rPr>
                <w:rFonts w:cs="Arial"/>
                <w:lang w:val="fr-BE"/>
              </w:rPr>
            </w:pPr>
            <w:r w:rsidRPr="00292DEB">
              <w:rPr>
                <w:rFonts w:cs="Arial"/>
                <w:lang w:val="fr-BE"/>
              </w:rPr>
              <w:t xml:space="preserve">pour les artisans: </w:t>
            </w:r>
            <w:r w:rsidRPr="00292DEB">
              <w:rPr>
                <w:rFonts w:cs="Arial"/>
                <w:color w:val="C00000"/>
                <w:lang w:val="fr-BE"/>
              </w:rPr>
              <w:t xml:space="preserve">4 </w:t>
            </w:r>
            <w:r w:rsidRPr="00292DEB">
              <w:rPr>
                <w:rFonts w:cs="Arial"/>
                <w:lang w:val="fr-BE"/>
              </w:rPr>
              <w:t>mois de cotisation</w:t>
            </w:r>
          </w:p>
          <w:p w14:paraId="26DE029D" w14:textId="77777777" w:rsidR="00CD2271" w:rsidRPr="00292DEB" w:rsidRDefault="00CD2271" w:rsidP="00CD2271">
            <w:pPr>
              <w:spacing w:line="276" w:lineRule="auto"/>
              <w:rPr>
                <w:rFonts w:cs="Arial"/>
                <w:lang w:val="fr-BE"/>
              </w:rPr>
            </w:pPr>
            <w:r w:rsidRPr="00292DEB">
              <w:rPr>
                <w:rFonts w:cs="Arial"/>
                <w:lang w:val="fr-BE"/>
              </w:rPr>
              <w:t xml:space="preserve">Ancienne caisse ETAA (par exemple, pour les avocats): </w:t>
            </w:r>
            <w:r w:rsidRPr="00292DEB">
              <w:rPr>
                <w:rFonts w:cs="Arial"/>
                <w:color w:val="C00000"/>
                <w:lang w:val="fr-BE"/>
              </w:rPr>
              <w:t>3</w:t>
            </w:r>
            <w:r w:rsidRPr="00292DEB">
              <w:rPr>
                <w:rFonts w:cs="Arial"/>
                <w:lang w:val="fr-BE"/>
              </w:rPr>
              <w:t xml:space="preserve"> mois de cotisation</w:t>
            </w:r>
          </w:p>
          <w:p w14:paraId="4E33DD4B" w14:textId="2E1713E8" w:rsidR="00CD2271" w:rsidRPr="00292DEB" w:rsidRDefault="00CD2271" w:rsidP="00CD2271">
            <w:pPr>
              <w:snapToGrid w:val="0"/>
              <w:spacing w:line="276" w:lineRule="auto"/>
              <w:rPr>
                <w:rFonts w:eastAsia="Arial" w:cs="Arial"/>
                <w:lang w:val="fr-BE"/>
              </w:rPr>
            </w:pPr>
            <w:r w:rsidRPr="00292DEB">
              <w:rPr>
                <w:rFonts w:cs="Arial"/>
                <w:lang w:val="fr-BE"/>
              </w:rPr>
              <w:t>Agriculteurs et éleveurs indépendants: cotisation due dès le premier jour de travail.</w:t>
            </w:r>
          </w:p>
        </w:tc>
        <w:tc>
          <w:tcPr>
            <w:tcW w:w="1370" w:type="pct"/>
          </w:tcPr>
          <w:p w14:paraId="75A3333F" w14:textId="77777777" w:rsidR="00CD2271" w:rsidRPr="00292DEB" w:rsidRDefault="00CD2271" w:rsidP="00CD2271">
            <w:pPr>
              <w:rPr>
                <w:rFonts w:cs="Arial"/>
                <w:i/>
                <w:iCs/>
                <w:lang w:val="en-GB"/>
              </w:rPr>
            </w:pPr>
            <w:r w:rsidRPr="00292DEB">
              <w:rPr>
                <w:rFonts w:cs="Arial"/>
                <w:iCs/>
                <w:lang w:val="en-GB"/>
              </w:rPr>
              <w:t xml:space="preserve">Different conditions for entitlement: for self-employed mothers, there is no requirement for certified absence from work, nor for </w:t>
            </w:r>
            <w:r w:rsidRPr="00292DEB">
              <w:rPr>
                <w:rFonts w:cs="Arial"/>
                <w:iCs/>
                <w:color w:val="C00000"/>
                <w:lang w:val="en-GB"/>
              </w:rPr>
              <w:t xml:space="preserve">200 </w:t>
            </w:r>
            <w:r w:rsidRPr="00292DEB">
              <w:rPr>
                <w:rFonts w:cs="Arial"/>
                <w:iCs/>
                <w:lang w:val="en-GB"/>
              </w:rPr>
              <w:t xml:space="preserve">days of employment in the previous </w:t>
            </w:r>
            <w:r w:rsidRPr="00292DEB">
              <w:rPr>
                <w:rFonts w:cs="Arial"/>
                <w:iCs/>
                <w:color w:val="C00000"/>
                <w:lang w:val="en-GB"/>
              </w:rPr>
              <w:t>2</w:t>
            </w:r>
            <w:r w:rsidRPr="00292DEB">
              <w:rPr>
                <w:rFonts w:cs="Arial"/>
                <w:iCs/>
                <w:lang w:val="en-GB"/>
              </w:rPr>
              <w:t xml:space="preserve"> years as required for employees. The prerequisites are eligibility to benefits (</w:t>
            </w:r>
            <w:r w:rsidRPr="00292DEB">
              <w:rPr>
                <w:rFonts w:cs="Arial"/>
                <w:color w:val="008080"/>
              </w:rPr>
              <w:t>ασφαλιστική</w:t>
            </w:r>
            <w:r w:rsidRPr="00292DEB">
              <w:rPr>
                <w:rFonts w:cs="Arial"/>
                <w:color w:val="008080"/>
                <w:lang w:val="en-GB"/>
              </w:rPr>
              <w:t xml:space="preserve"> </w:t>
            </w:r>
            <w:r w:rsidRPr="00292DEB">
              <w:rPr>
                <w:rFonts w:cs="Arial"/>
                <w:color w:val="008080"/>
              </w:rPr>
              <w:t>ικανότητα</w:t>
            </w:r>
            <w:r w:rsidRPr="00292DEB">
              <w:rPr>
                <w:rFonts w:cs="Arial"/>
                <w:iCs/>
                <w:lang w:val="en-GB"/>
              </w:rPr>
              <w:t xml:space="preserve">) and contributions </w:t>
            </w:r>
            <w:r w:rsidRPr="00292DEB">
              <w:rPr>
                <w:rFonts w:cs="Arial"/>
                <w:iCs/>
                <w:color w:val="008000"/>
                <w:lang w:val="en-GB"/>
              </w:rPr>
              <w:t xml:space="preserve">clearance certificate </w:t>
            </w:r>
            <w:r w:rsidRPr="00292DEB">
              <w:rPr>
                <w:rFonts w:cs="Arial"/>
                <w:iCs/>
                <w:lang w:val="en-GB"/>
              </w:rPr>
              <w:t>(</w:t>
            </w:r>
            <w:r w:rsidRPr="00292DEB">
              <w:rPr>
                <w:rFonts w:cs="Arial"/>
                <w:color w:val="008080"/>
              </w:rPr>
              <w:t>ασφαλιστική</w:t>
            </w:r>
            <w:r w:rsidRPr="00292DEB">
              <w:rPr>
                <w:rFonts w:cs="Arial"/>
                <w:color w:val="008080"/>
                <w:lang w:val="en-GB"/>
              </w:rPr>
              <w:t xml:space="preserve"> </w:t>
            </w:r>
            <w:r w:rsidRPr="00292DEB">
              <w:rPr>
                <w:rFonts w:cs="Arial"/>
                <w:color w:val="008080"/>
              </w:rPr>
              <w:t>ενημερότητα</w:t>
            </w:r>
            <w:r w:rsidRPr="00292DEB">
              <w:rPr>
                <w:rFonts w:cs="Arial"/>
                <w:iCs/>
                <w:lang w:val="en-GB"/>
              </w:rPr>
              <w:t>).</w:t>
            </w:r>
            <w:r w:rsidRPr="00292DEB">
              <w:rPr>
                <w:rFonts w:cs="Arial"/>
                <w:iCs/>
                <w:lang w:val="en-GB"/>
              </w:rPr>
              <w:br/>
            </w:r>
          </w:p>
          <w:p w14:paraId="10F1F219" w14:textId="77777777" w:rsidR="00CD2271" w:rsidRPr="00292DEB" w:rsidRDefault="00CD2271" w:rsidP="00CD2271">
            <w:pPr>
              <w:rPr>
                <w:rFonts w:cs="Arial"/>
                <w:i/>
                <w:iCs/>
              </w:rPr>
            </w:pPr>
            <w:r w:rsidRPr="00292DEB">
              <w:rPr>
                <w:rFonts w:cs="Arial"/>
                <w:iCs/>
              </w:rPr>
              <w:t>Example of contributions record:</w:t>
            </w:r>
          </w:p>
          <w:p w14:paraId="2CE16673" w14:textId="77777777" w:rsidR="00CD2271" w:rsidRPr="00292DEB" w:rsidRDefault="00CD2271" w:rsidP="00CD2271">
            <w:pPr>
              <w:pStyle w:val="ListParagraph"/>
              <w:widowControl w:val="0"/>
              <w:numPr>
                <w:ilvl w:val="0"/>
                <w:numId w:val="170"/>
              </w:numPr>
              <w:spacing w:before="60" w:after="60" w:line="240" w:lineRule="auto"/>
              <w:rPr>
                <w:rFonts w:ascii="Arial" w:hAnsi="Arial" w:cs="Arial"/>
                <w:i/>
                <w:sz w:val="15"/>
                <w:szCs w:val="15"/>
                <w:lang w:val="en-GB"/>
              </w:rPr>
            </w:pPr>
            <w:r w:rsidRPr="00292DEB">
              <w:rPr>
                <w:rFonts w:ascii="Arial" w:hAnsi="Arial" w:cs="Arial"/>
                <w:sz w:val="15"/>
                <w:szCs w:val="15"/>
                <w:lang w:val="en-GB"/>
              </w:rPr>
              <w:t xml:space="preserve">Craftsmen: </w:t>
            </w:r>
            <w:r w:rsidRPr="00292DEB">
              <w:rPr>
                <w:rFonts w:ascii="Arial" w:hAnsi="Arial" w:cs="Arial"/>
                <w:color w:val="C00000"/>
                <w:sz w:val="15"/>
                <w:szCs w:val="15"/>
                <w:lang w:val="en-GB"/>
              </w:rPr>
              <w:t xml:space="preserve">4 </w:t>
            </w:r>
            <w:r w:rsidRPr="00292DEB">
              <w:rPr>
                <w:rFonts w:ascii="Arial" w:hAnsi="Arial" w:cs="Arial"/>
                <w:sz w:val="15"/>
                <w:szCs w:val="15"/>
                <w:lang w:val="en-GB"/>
              </w:rPr>
              <w:t>months of contributions</w:t>
            </w:r>
          </w:p>
          <w:p w14:paraId="5E241A8C" w14:textId="77777777" w:rsidR="00CD2271" w:rsidRPr="00292DEB" w:rsidRDefault="00CD2271" w:rsidP="00CD2271">
            <w:pPr>
              <w:pStyle w:val="ListParagraph"/>
              <w:widowControl w:val="0"/>
              <w:numPr>
                <w:ilvl w:val="0"/>
                <w:numId w:val="170"/>
              </w:numPr>
              <w:spacing w:before="60" w:after="60" w:line="240" w:lineRule="auto"/>
              <w:rPr>
                <w:rFonts w:ascii="Arial" w:hAnsi="Arial" w:cs="Arial"/>
                <w:i/>
                <w:iCs/>
                <w:sz w:val="15"/>
                <w:szCs w:val="15"/>
                <w:lang w:val="en-GB"/>
              </w:rPr>
            </w:pPr>
            <w:r w:rsidRPr="00292DEB">
              <w:rPr>
                <w:rFonts w:ascii="Arial" w:hAnsi="Arial" w:cs="Arial"/>
                <w:iCs/>
                <w:sz w:val="15"/>
                <w:szCs w:val="15"/>
                <w:lang w:val="en-GB"/>
              </w:rPr>
              <w:t xml:space="preserve">Ex ETAA (example lawyers): </w:t>
            </w:r>
            <w:r w:rsidRPr="00292DEB">
              <w:rPr>
                <w:rFonts w:ascii="Arial" w:hAnsi="Arial" w:cs="Arial"/>
                <w:iCs/>
                <w:color w:val="C00000"/>
                <w:sz w:val="15"/>
                <w:szCs w:val="15"/>
                <w:lang w:val="en-GB"/>
              </w:rPr>
              <w:t xml:space="preserve">3 </w:t>
            </w:r>
            <w:r w:rsidRPr="00292DEB">
              <w:rPr>
                <w:rFonts w:ascii="Arial" w:hAnsi="Arial" w:cs="Arial"/>
                <w:iCs/>
                <w:sz w:val="15"/>
                <w:szCs w:val="15"/>
                <w:lang w:val="en-GB"/>
              </w:rPr>
              <w:t>months of contributions</w:t>
            </w:r>
          </w:p>
          <w:p w14:paraId="2A1B65B8" w14:textId="77777777" w:rsidR="00CD2271" w:rsidRPr="00292DEB" w:rsidRDefault="00CD2271" w:rsidP="00CD2271">
            <w:pPr>
              <w:pStyle w:val="ListParagraph"/>
              <w:widowControl w:val="0"/>
              <w:numPr>
                <w:ilvl w:val="0"/>
                <w:numId w:val="170"/>
              </w:numPr>
              <w:spacing w:before="60" w:after="60" w:line="240" w:lineRule="auto"/>
              <w:rPr>
                <w:rFonts w:ascii="Arial" w:hAnsi="Arial" w:cs="Arial"/>
                <w:i/>
                <w:iCs/>
                <w:sz w:val="15"/>
                <w:szCs w:val="15"/>
                <w:lang w:val="en-GB"/>
              </w:rPr>
            </w:pPr>
            <w:r w:rsidRPr="00292DEB">
              <w:rPr>
                <w:rFonts w:ascii="Arial" w:hAnsi="Arial" w:cs="Arial"/>
                <w:sz w:val="15"/>
                <w:szCs w:val="15"/>
                <w:lang w:val="en-GB"/>
              </w:rPr>
              <w:t>Self-employed farmers: contributions due from the first day of work.</w:t>
            </w:r>
          </w:p>
          <w:p w14:paraId="36BD5C7D" w14:textId="46638113" w:rsidR="00CD2271" w:rsidRPr="00292DEB" w:rsidRDefault="00CD2271" w:rsidP="00CD2271">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199203E0" w14:textId="446C5B9E" w:rsidR="00CD2271" w:rsidRPr="00292DEB" w:rsidRDefault="00CD2271" w:rsidP="00CD2271">
            <w:pPr>
              <w:spacing w:line="276" w:lineRule="auto"/>
              <w:rPr>
                <w:rFonts w:cs="Arial"/>
                <w:color w:val="0000FF"/>
                <w:lang w:val="fr-FR"/>
              </w:rPr>
            </w:pPr>
            <w:r w:rsidRPr="00292DEB">
              <w:rPr>
                <w:rFonts w:cs="Arial"/>
                <w:color w:val="0000FF"/>
              </w:rPr>
              <w:t>4</w:t>
            </w:r>
          </w:p>
        </w:tc>
        <w:tc>
          <w:tcPr>
            <w:tcW w:w="127" w:type="pct"/>
          </w:tcPr>
          <w:p w14:paraId="11AB6166" w14:textId="7FE11CC0" w:rsidR="00CD2271" w:rsidRPr="00292DEB" w:rsidRDefault="00CD2271" w:rsidP="00CD2271">
            <w:pPr>
              <w:spacing w:line="276" w:lineRule="auto"/>
              <w:rPr>
                <w:rFonts w:cs="Arial"/>
                <w:color w:val="0000FF"/>
                <w:lang w:val="fr-FR"/>
              </w:rPr>
            </w:pPr>
            <w:r w:rsidRPr="00292DEB">
              <w:rPr>
                <w:rFonts w:cs="Arial"/>
                <w:color w:val="0000FF"/>
              </w:rPr>
              <w:t>20</w:t>
            </w:r>
          </w:p>
        </w:tc>
        <w:tc>
          <w:tcPr>
            <w:tcW w:w="402" w:type="pct"/>
          </w:tcPr>
          <w:p w14:paraId="76C4424B" w14:textId="2C5434CD" w:rsidR="00CD2271" w:rsidRPr="00292DEB" w:rsidRDefault="00CD2271" w:rsidP="00CD2271">
            <w:pPr>
              <w:spacing w:line="276" w:lineRule="auto"/>
              <w:rPr>
                <w:rFonts w:cs="Arial"/>
                <w:color w:val="0000FF"/>
                <w:lang w:val="es-ES"/>
              </w:rPr>
            </w:pPr>
            <w:r w:rsidRPr="00292DEB">
              <w:rPr>
                <w:rFonts w:cs="Arial"/>
                <w:color w:val="0000FF"/>
                <w:lang w:val="en-GB"/>
              </w:rPr>
              <w:t>GREECE</w:t>
            </w:r>
          </w:p>
        </w:tc>
      </w:tr>
      <w:tr w:rsidR="00CD2271" w:rsidRPr="00292DEB" w14:paraId="32C2D2E5" w14:textId="77777777" w:rsidTr="005D0FED">
        <w:tc>
          <w:tcPr>
            <w:tcW w:w="193" w:type="pct"/>
          </w:tcPr>
          <w:p w14:paraId="02A9578F" w14:textId="6A8DDB40"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124F0A09" w14:textId="77777777" w:rsidR="00CD2271" w:rsidRPr="00292DEB" w:rsidRDefault="00CD2271" w:rsidP="00CD2271">
            <w:pPr>
              <w:spacing w:line="276" w:lineRule="auto"/>
              <w:rPr>
                <w:rFonts w:cs="Arial"/>
              </w:rPr>
            </w:pPr>
            <w:r w:rsidRPr="00292DEB">
              <w:rPr>
                <w:rFonts w:cs="Arial"/>
              </w:rPr>
              <w:t>Die Leistungshöhe ist für Selbstständige und Arbeitnehmer unterschiedlich.</w:t>
            </w:r>
          </w:p>
          <w:p w14:paraId="7D40BDF4" w14:textId="77777777" w:rsidR="00CD2271" w:rsidRPr="00292DEB" w:rsidRDefault="00CD2271" w:rsidP="00CD2271">
            <w:pPr>
              <w:spacing w:line="276" w:lineRule="auto"/>
              <w:rPr>
                <w:rFonts w:cs="Arial"/>
              </w:rPr>
            </w:pPr>
            <w:r w:rsidRPr="00292DEB">
              <w:rPr>
                <w:rFonts w:cs="Arial"/>
              </w:rPr>
              <w:t xml:space="preserve">Selbstständig tätige Frauen, die über die OAEE versichert sind, erhalten bei der Entbindung eine monatliche </w:t>
            </w:r>
            <w:r w:rsidRPr="00292DEB">
              <w:rPr>
                <w:rFonts w:cs="Arial"/>
                <w:color w:val="008000"/>
              </w:rPr>
              <w:t>Mutterschaftsleistung</w:t>
            </w:r>
            <w:r w:rsidRPr="00292DEB">
              <w:rPr>
                <w:rFonts w:cs="Arial"/>
              </w:rPr>
              <w:t xml:space="preserve"> (</w:t>
            </w:r>
            <w:r w:rsidRPr="00292DEB">
              <w:rPr>
                <w:rFonts w:cs="Arial"/>
                <w:i/>
                <w:color w:val="008080"/>
              </w:rPr>
              <w:t>ΕΠΙΔΟΜΑ ΜΗΤΡΟΤΗΤΑΣ</w:t>
            </w:r>
            <w:r w:rsidRPr="00292DEB">
              <w:rPr>
                <w:rFonts w:cs="Arial"/>
              </w:rPr>
              <w:t xml:space="preserve">) in Höhe von </w:t>
            </w:r>
            <w:r w:rsidRPr="00292DEB">
              <w:rPr>
                <w:rFonts w:cs="Arial"/>
                <w:color w:val="FF00FF"/>
              </w:rPr>
              <w:t xml:space="preserve">€150 </w:t>
            </w:r>
            <w:r w:rsidRPr="00292DEB">
              <w:rPr>
                <w:rFonts w:cs="Arial"/>
              </w:rPr>
              <w:t xml:space="preserve">für </w:t>
            </w:r>
            <w:r w:rsidRPr="00292DEB">
              <w:rPr>
                <w:rFonts w:cs="Arial"/>
                <w:color w:val="C00000"/>
              </w:rPr>
              <w:t>4</w:t>
            </w:r>
            <w:r w:rsidRPr="00292DEB">
              <w:rPr>
                <w:rFonts w:cs="Arial"/>
              </w:rPr>
              <w:t xml:space="preserve"> Monate. Dies gilt auch für selbstständig tätige Frauen, die über die ETAA versichert sind, wobei sich die Mutterschaftsleistung jedoch auf </w:t>
            </w:r>
            <w:r w:rsidRPr="00292DEB">
              <w:rPr>
                <w:rFonts w:cs="Arial"/>
                <w:color w:val="FF00FF"/>
              </w:rPr>
              <w:t xml:space="preserve">€200 </w:t>
            </w:r>
            <w:r w:rsidRPr="00292DEB">
              <w:rPr>
                <w:rFonts w:cs="Arial"/>
              </w:rPr>
              <w:t xml:space="preserve">für </w:t>
            </w:r>
            <w:r w:rsidRPr="00292DEB">
              <w:rPr>
                <w:rFonts w:cs="Arial"/>
                <w:color w:val="C00000"/>
              </w:rPr>
              <w:t>4</w:t>
            </w:r>
            <w:r w:rsidRPr="00292DEB">
              <w:rPr>
                <w:rFonts w:cs="Arial"/>
              </w:rPr>
              <w:t xml:space="preserve"> Monate beläuft.</w:t>
            </w:r>
          </w:p>
          <w:p w14:paraId="37C42CCE" w14:textId="77777777" w:rsidR="00CD2271" w:rsidRPr="00292DEB" w:rsidRDefault="00CD2271" w:rsidP="00CD2271">
            <w:pPr>
              <w:spacing w:line="276" w:lineRule="auto"/>
              <w:rPr>
                <w:rFonts w:cs="Arial"/>
              </w:rPr>
            </w:pPr>
            <w:r w:rsidRPr="00292DEB">
              <w:rPr>
                <w:rFonts w:cs="Arial"/>
              </w:rPr>
              <w:t xml:space="preserve">Für Arbeitnehmer richtet sich die Höhe der </w:t>
            </w:r>
            <w:r w:rsidRPr="00292DEB">
              <w:rPr>
                <w:rFonts w:cs="Arial"/>
                <w:color w:val="008000"/>
              </w:rPr>
              <w:t>Mutterschaftsleistung</w:t>
            </w:r>
            <w:r w:rsidRPr="00292DEB">
              <w:rPr>
                <w:rFonts w:cs="Arial"/>
              </w:rPr>
              <w:t xml:space="preserve"> (</w:t>
            </w:r>
            <w:r w:rsidRPr="00292DEB">
              <w:rPr>
                <w:rFonts w:cs="Arial"/>
                <w:i/>
                <w:color w:val="008080"/>
              </w:rPr>
              <w:t>ΕΠΙΔΟΜΑ ΚΥΟΦΟΡΙΑΣ-ΛΟΧΕΙΑΣ</w:t>
            </w:r>
            <w:r w:rsidRPr="00292DEB">
              <w:rPr>
                <w:rFonts w:cs="Arial"/>
              </w:rPr>
              <w:t xml:space="preserve">) nach dem geschätzten Tagesentgelt der Versicherungsklasse, der sie angehören, basierend auf dem durchschnittlichen Arbeitsentgelt der letzten </w:t>
            </w:r>
            <w:r w:rsidRPr="00292DEB">
              <w:rPr>
                <w:rFonts w:cs="Arial"/>
                <w:color w:val="C00000"/>
              </w:rPr>
              <w:t>30</w:t>
            </w:r>
            <w:r w:rsidRPr="00292DEB">
              <w:rPr>
                <w:rFonts w:cs="Arial"/>
              </w:rPr>
              <w:t xml:space="preserve"> Tage des </w:t>
            </w:r>
            <w:r w:rsidRPr="00292DEB">
              <w:rPr>
                <w:rFonts w:cs="Arial"/>
              </w:rPr>
              <w:lastRenderedPageBreak/>
              <w:t xml:space="preserve">Vorjahres. Sie haben zudem </w:t>
            </w:r>
            <w:r w:rsidRPr="00292DEB">
              <w:rPr>
                <w:rFonts w:cs="Arial"/>
                <w:color w:val="008000"/>
              </w:rPr>
              <w:t>Anspruch auf Kindergeld</w:t>
            </w:r>
            <w:r w:rsidRPr="00292DEB">
              <w:rPr>
                <w:rFonts w:cs="Arial"/>
              </w:rPr>
              <w:t xml:space="preserve"> (</w:t>
            </w:r>
            <w:r w:rsidRPr="00292DEB">
              <w:rPr>
                <w:rFonts w:cs="Arial"/>
                <w:i/>
                <w:color w:val="008080"/>
              </w:rPr>
              <w:t>ΕΠΙΔΟΜΑ ΠΑΙΔΙΟΥ</w:t>
            </w:r>
            <w:r w:rsidRPr="00292DEB">
              <w:rPr>
                <w:rFonts w:cs="Arial"/>
              </w:rPr>
              <w:t>).</w:t>
            </w:r>
          </w:p>
          <w:p w14:paraId="7BF7BBB7" w14:textId="77777777" w:rsidR="00CD2271" w:rsidRPr="00292DEB" w:rsidRDefault="00CD2271" w:rsidP="00CD2271">
            <w:pPr>
              <w:spacing w:before="40" w:after="120" w:line="276" w:lineRule="auto"/>
              <w:rPr>
                <w:rFonts w:cs="Arial"/>
              </w:rPr>
            </w:pPr>
            <w:r w:rsidRPr="00292DEB">
              <w:rPr>
                <w:rFonts w:cs="Arial"/>
              </w:rPr>
              <w:t xml:space="preserve">Im Fall des Entbindungsgelds zur </w:t>
            </w:r>
            <w:r w:rsidRPr="00292DEB">
              <w:rPr>
                <w:rFonts w:cs="Arial"/>
                <w:color w:val="008000"/>
              </w:rPr>
              <w:t xml:space="preserve">Begleichung von Geburtshilfekosten </w:t>
            </w:r>
            <w:r w:rsidRPr="00292DEB">
              <w:rPr>
                <w:rFonts w:cs="Arial"/>
              </w:rPr>
              <w:t>(</w:t>
            </w:r>
            <w:r w:rsidRPr="00292DEB">
              <w:rPr>
                <w:rFonts w:cs="Arial"/>
                <w:i/>
                <w:color w:val="008080"/>
              </w:rPr>
              <w:t>ΒΟΗΘΗΜΑ ΤΟΚΕΤΟΥ</w:t>
            </w:r>
            <w:r w:rsidRPr="00292DEB">
              <w:rPr>
                <w:rFonts w:cs="Arial"/>
              </w:rPr>
              <w:t>) von der EOPYY und der besonderen Mutterschaftsschutzhilfe der DYPA sind die Beträge und die Zahlungsdauer die gleichen wie für Arbeitnehmer.</w:t>
            </w:r>
          </w:p>
          <w:p w14:paraId="69E9565C" w14:textId="77777777" w:rsidR="00CD2271" w:rsidRPr="00292DEB" w:rsidRDefault="00CD2271" w:rsidP="00CD2271">
            <w:pPr>
              <w:spacing w:before="40" w:after="120" w:line="276" w:lineRule="auto"/>
              <w:rPr>
                <w:rFonts w:cs="Arial"/>
              </w:rPr>
            </w:pPr>
            <w:r w:rsidRPr="00292DEB">
              <w:rPr>
                <w:rFonts w:cs="Arial"/>
              </w:rPr>
              <w:t xml:space="preserve">Für die besondere Mutterschaftsschutzhilfe werden, anders als bei Arbeitnehmern, jedoch weder Sozialbeiträge noch Feiertagsgeschenke und Urlaubsbeihilfen von der DYPA gezahlt </w:t>
            </w:r>
          </w:p>
          <w:p w14:paraId="6751F448" w14:textId="5F210F26" w:rsidR="00CD2271" w:rsidRPr="00292DEB" w:rsidRDefault="00CD2271" w:rsidP="00CD2271">
            <w:pPr>
              <w:spacing w:line="276" w:lineRule="auto"/>
              <w:rPr>
                <w:rFonts w:cs="Arial"/>
              </w:rPr>
            </w:pPr>
          </w:p>
        </w:tc>
        <w:tc>
          <w:tcPr>
            <w:tcW w:w="1370" w:type="pct"/>
          </w:tcPr>
          <w:p w14:paraId="03C75E0B" w14:textId="77777777" w:rsidR="00CD2271" w:rsidRPr="00292DEB" w:rsidRDefault="00CD2271" w:rsidP="00CD2271">
            <w:pPr>
              <w:spacing w:line="276" w:lineRule="auto"/>
              <w:rPr>
                <w:rFonts w:cs="Arial"/>
                <w:lang w:val="fr-BE"/>
              </w:rPr>
            </w:pPr>
            <w:r w:rsidRPr="00292DEB">
              <w:rPr>
                <w:rFonts w:cs="Arial"/>
                <w:lang w:val="fr-BE"/>
              </w:rPr>
              <w:lastRenderedPageBreak/>
              <w:t>Le montant de la prestation diffère pour les travailleuses indépendantes et les salariées.</w:t>
            </w:r>
          </w:p>
          <w:p w14:paraId="126F7FA0" w14:textId="77777777" w:rsidR="00CD2271" w:rsidRPr="00292DEB" w:rsidRDefault="00CD2271" w:rsidP="00CD2271">
            <w:pPr>
              <w:spacing w:line="276" w:lineRule="auto"/>
              <w:rPr>
                <w:rFonts w:cs="Arial"/>
                <w:lang w:val="fr-BE"/>
              </w:rPr>
            </w:pPr>
            <w:r w:rsidRPr="00292DEB">
              <w:rPr>
                <w:rFonts w:cs="Arial"/>
                <w:lang w:val="fr-BE"/>
              </w:rPr>
              <w:t xml:space="preserve">En cas de naissance, les travailleuses indépendantes assurées dans le cadre de l'OAEE perçoivent une </w:t>
            </w:r>
            <w:r w:rsidRPr="00292DEB">
              <w:rPr>
                <w:rFonts w:cs="Arial"/>
                <w:color w:val="008000"/>
                <w:lang w:val="fr-BE"/>
              </w:rPr>
              <w:t xml:space="preserve">Allocation de maternité mensuelle </w:t>
            </w:r>
            <w:r w:rsidRPr="00292DEB">
              <w:rPr>
                <w:rFonts w:cs="Arial"/>
                <w:lang w:val="fr-BE"/>
              </w:rPr>
              <w:t>(</w:t>
            </w:r>
            <w:r w:rsidRPr="00292DEB">
              <w:rPr>
                <w:rFonts w:cs="Arial"/>
                <w:i/>
                <w:color w:val="008080"/>
                <w:lang w:val="fr-BE"/>
              </w:rPr>
              <w:t>ΕΠΙΔΟΜΑ ΜΗΤΡΟΤΗΤΑΣ</w:t>
            </w:r>
            <w:r w:rsidRPr="00292DEB">
              <w:rPr>
                <w:rFonts w:cs="Arial"/>
                <w:lang w:val="fr-BE"/>
              </w:rPr>
              <w:t xml:space="preserve">) de </w:t>
            </w:r>
            <w:r w:rsidRPr="00292DEB">
              <w:rPr>
                <w:rFonts w:cs="Arial"/>
                <w:color w:val="FF00FF"/>
                <w:lang w:val="fr-BE"/>
              </w:rPr>
              <w:t xml:space="preserve">€150 </w:t>
            </w:r>
            <w:r w:rsidRPr="00292DEB">
              <w:rPr>
                <w:rFonts w:cs="Arial"/>
                <w:lang w:val="fr-BE"/>
              </w:rPr>
              <w:t xml:space="preserve">pendant </w:t>
            </w:r>
            <w:r w:rsidRPr="00292DEB">
              <w:rPr>
                <w:rFonts w:cs="Arial"/>
                <w:color w:val="C00000"/>
                <w:lang w:val="fr-BE"/>
              </w:rPr>
              <w:t>4</w:t>
            </w:r>
            <w:r w:rsidRPr="00292DEB">
              <w:rPr>
                <w:rFonts w:cs="Arial"/>
                <w:lang w:val="fr-BE"/>
              </w:rPr>
              <w:t xml:space="preserve"> mois. Il en va de même pour les travailleuses indépendantes qui relèvent de l'ETAA, bien que le montant de l'Allocation de maternité soit de </w:t>
            </w:r>
            <w:r w:rsidRPr="00292DEB">
              <w:rPr>
                <w:rFonts w:cs="Arial"/>
                <w:color w:val="FF00FF"/>
                <w:lang w:val="fr-BE"/>
              </w:rPr>
              <w:t>€200 </w:t>
            </w:r>
            <w:r w:rsidRPr="00292DEB">
              <w:rPr>
                <w:rFonts w:cs="Arial"/>
                <w:lang w:val="fr-BE"/>
              </w:rPr>
              <w:t xml:space="preserve">pendant </w:t>
            </w:r>
            <w:r w:rsidRPr="00292DEB">
              <w:rPr>
                <w:rFonts w:cs="Arial"/>
                <w:color w:val="C00000"/>
                <w:lang w:val="fr-BE"/>
              </w:rPr>
              <w:t xml:space="preserve">4 </w:t>
            </w:r>
            <w:r w:rsidRPr="00292DEB">
              <w:rPr>
                <w:rFonts w:cs="Arial"/>
                <w:lang w:val="fr-BE"/>
              </w:rPr>
              <w:t>mois.</w:t>
            </w:r>
          </w:p>
          <w:p w14:paraId="5A7FD65E" w14:textId="77777777" w:rsidR="00CD2271" w:rsidRPr="00292DEB" w:rsidRDefault="00CD2271" w:rsidP="00CD2271">
            <w:pPr>
              <w:spacing w:line="276" w:lineRule="auto"/>
              <w:rPr>
                <w:rFonts w:cs="Arial"/>
                <w:lang w:val="fr-BE"/>
              </w:rPr>
            </w:pPr>
            <w:r w:rsidRPr="00292DEB">
              <w:rPr>
                <w:rFonts w:cs="Arial"/>
                <w:lang w:val="fr-BE"/>
              </w:rPr>
              <w:t xml:space="preserve">Pour les salariées, le montant de </w:t>
            </w:r>
            <w:r w:rsidRPr="00292DEB">
              <w:rPr>
                <w:rFonts w:cs="Arial"/>
                <w:color w:val="008000"/>
                <w:lang w:val="fr-BE"/>
              </w:rPr>
              <w:t>l'Allocation de maternité</w:t>
            </w:r>
            <w:r w:rsidRPr="00292DEB">
              <w:rPr>
                <w:rFonts w:cs="Arial"/>
                <w:lang w:val="fr-BE"/>
              </w:rPr>
              <w:t xml:space="preserve"> (</w:t>
            </w:r>
            <w:r w:rsidRPr="00292DEB">
              <w:rPr>
                <w:rFonts w:cs="Arial"/>
                <w:i/>
                <w:color w:val="008080"/>
                <w:lang w:val="fr-BE"/>
              </w:rPr>
              <w:t>ΕΠΙΔΟΜΑ ΚΥΟΦΟΡΙΑΣ-ΛΟΧΕΙΑΣ</w:t>
            </w:r>
            <w:r w:rsidRPr="00292DEB">
              <w:rPr>
                <w:rFonts w:cs="Arial"/>
                <w:lang w:val="fr-BE"/>
              </w:rPr>
              <w:t xml:space="preserve">) dépend de celui du salaire journalier estimé de la catégorie d'assurance à laquelle elles appartiennent, sur la base du salaire moyen des </w:t>
            </w:r>
            <w:r w:rsidRPr="00292DEB">
              <w:rPr>
                <w:rFonts w:cs="Arial"/>
                <w:color w:val="C00000"/>
                <w:lang w:val="fr-BE"/>
              </w:rPr>
              <w:t xml:space="preserve">30 </w:t>
            </w:r>
            <w:r w:rsidRPr="00292DEB">
              <w:rPr>
                <w:rFonts w:cs="Arial"/>
                <w:lang w:val="fr-BE"/>
              </w:rPr>
              <w:lastRenderedPageBreak/>
              <w:t xml:space="preserve">derniers jours de l'année précédente. En outre, elles perçoivent également les </w:t>
            </w:r>
            <w:r w:rsidRPr="00292DEB">
              <w:rPr>
                <w:rFonts w:cs="Arial"/>
                <w:color w:val="008000"/>
                <w:lang w:val="fr-BE"/>
              </w:rPr>
              <w:t xml:space="preserve">Allocations familiales </w:t>
            </w:r>
            <w:r w:rsidRPr="00292DEB">
              <w:rPr>
                <w:rFonts w:cs="Arial"/>
                <w:lang w:val="fr-BE"/>
              </w:rPr>
              <w:t>(</w:t>
            </w:r>
            <w:r w:rsidRPr="00292DEB">
              <w:rPr>
                <w:rFonts w:cs="Arial"/>
                <w:i/>
                <w:color w:val="008080"/>
                <w:lang w:val="fr-BE"/>
              </w:rPr>
              <w:t>ΕΠΙΔΟΜΑ ΠΑΙΔΙΟΥ</w:t>
            </w:r>
            <w:r w:rsidRPr="00292DEB">
              <w:rPr>
                <w:rFonts w:cs="Arial"/>
                <w:lang w:val="fr-BE"/>
              </w:rPr>
              <w:t>).</w:t>
            </w:r>
          </w:p>
          <w:p w14:paraId="754FCBA8" w14:textId="77777777" w:rsidR="00CD2271" w:rsidRPr="00292DEB" w:rsidRDefault="00CD2271" w:rsidP="00CD2271">
            <w:pPr>
              <w:spacing w:line="276" w:lineRule="auto"/>
              <w:rPr>
                <w:rFonts w:cs="Arial"/>
                <w:lang w:val="fr-FR"/>
              </w:rPr>
            </w:pPr>
            <w:r w:rsidRPr="00292DEB">
              <w:rPr>
                <w:rFonts w:cs="Arial"/>
                <w:lang w:val="fr-BE"/>
              </w:rPr>
              <w:t xml:space="preserve">Pour </w:t>
            </w:r>
            <w:r w:rsidRPr="00292DEB">
              <w:rPr>
                <w:rFonts w:cs="Arial"/>
                <w:color w:val="008000"/>
                <w:lang w:val="fr-BE"/>
              </w:rPr>
              <w:t xml:space="preserve">l'allocation de naissance concernant les frais obstétriques </w:t>
            </w:r>
            <w:r w:rsidRPr="00292DEB">
              <w:rPr>
                <w:rFonts w:cs="Arial"/>
                <w:lang w:val="fr-BE"/>
              </w:rPr>
              <w:t>(</w:t>
            </w:r>
            <w:r w:rsidRPr="00292DEB">
              <w:rPr>
                <w:rFonts w:cs="Arial"/>
                <w:i/>
                <w:color w:val="008080"/>
                <w:lang w:val="fr-BE"/>
              </w:rPr>
              <w:t>ΒΟΗΘΗΜΑ ΤΟΚΕΤΟΥ</w:t>
            </w:r>
            <w:r w:rsidRPr="00292DEB">
              <w:rPr>
                <w:rFonts w:cs="Arial"/>
                <w:lang w:val="fr-BE"/>
              </w:rPr>
              <w:t xml:space="preserve">) versée par l'EOPYY et </w:t>
            </w:r>
            <w:r w:rsidRPr="00292DEB">
              <w:rPr>
                <w:rFonts w:cs="Arial"/>
                <w:color w:val="008000"/>
                <w:lang w:val="fr-BE"/>
              </w:rPr>
              <w:t xml:space="preserve">l’allocation de protection de la maternité spéciale </w:t>
            </w:r>
            <w:r w:rsidRPr="00292DEB">
              <w:rPr>
                <w:rFonts w:cs="Arial"/>
                <w:lang w:val="fr-FR"/>
              </w:rPr>
              <w:t>(</w:t>
            </w:r>
            <w:r w:rsidRPr="00292DEB">
              <w:rPr>
                <w:rFonts w:cs="Arial"/>
                <w:iCs/>
                <w:color w:val="008080"/>
              </w:rPr>
              <w:t>ΕΙΔΙΚΗ</w:t>
            </w:r>
            <w:r w:rsidRPr="00292DEB">
              <w:rPr>
                <w:rFonts w:cs="Arial"/>
                <w:iCs/>
                <w:color w:val="008080"/>
                <w:lang w:val="fr-FR"/>
              </w:rPr>
              <w:t xml:space="preserve"> </w:t>
            </w:r>
            <w:r w:rsidRPr="00292DEB">
              <w:rPr>
                <w:rFonts w:cs="Arial"/>
                <w:iCs/>
                <w:color w:val="008080"/>
              </w:rPr>
              <w:t>ΠΑΡΟΧΗ</w:t>
            </w:r>
            <w:r w:rsidRPr="00292DEB">
              <w:rPr>
                <w:rFonts w:cs="Arial"/>
                <w:iCs/>
                <w:color w:val="008080"/>
                <w:lang w:val="fr-FR"/>
              </w:rPr>
              <w:t xml:space="preserve"> </w:t>
            </w:r>
            <w:r w:rsidRPr="00292DEB">
              <w:rPr>
                <w:rFonts w:cs="Arial"/>
                <w:iCs/>
                <w:color w:val="008080"/>
              </w:rPr>
              <w:t>ΠΡΟΣΤΑΣΙΑΣ</w:t>
            </w:r>
            <w:r w:rsidRPr="00292DEB">
              <w:rPr>
                <w:rFonts w:cs="Arial"/>
                <w:iCs/>
                <w:color w:val="008080"/>
                <w:lang w:val="fr-FR"/>
              </w:rPr>
              <w:t xml:space="preserve"> </w:t>
            </w:r>
            <w:r w:rsidRPr="00292DEB">
              <w:rPr>
                <w:rFonts w:cs="Arial"/>
                <w:iCs/>
                <w:color w:val="008080"/>
              </w:rPr>
              <w:t>ΜΗΤΡΟΤΗΤΑΣ</w:t>
            </w:r>
            <w:r w:rsidRPr="00292DEB">
              <w:rPr>
                <w:rFonts w:cs="Arial"/>
                <w:lang w:val="fr-FR"/>
              </w:rPr>
              <w:t>) fournie par le DYPA, les montants et la durée des paiements sont identiques à ceux des salariées.</w:t>
            </w:r>
          </w:p>
          <w:p w14:paraId="2E32D01B" w14:textId="1144E15F" w:rsidR="00CD2271" w:rsidRPr="00292DEB" w:rsidRDefault="00CD2271" w:rsidP="00CD2271">
            <w:pPr>
              <w:spacing w:line="276" w:lineRule="auto"/>
              <w:rPr>
                <w:rFonts w:cs="Arial"/>
                <w:lang w:val="fr-BE"/>
              </w:rPr>
            </w:pPr>
            <w:r w:rsidRPr="00292DEB">
              <w:rPr>
                <w:rFonts w:cs="Arial"/>
                <w:lang w:val="fr-FR"/>
              </w:rPr>
              <w:t xml:space="preserve">Cependant, pour </w:t>
            </w:r>
            <w:r w:rsidRPr="00292DEB">
              <w:rPr>
                <w:rFonts w:cs="Arial"/>
                <w:color w:val="008000"/>
                <w:lang w:val="fr-FR"/>
              </w:rPr>
              <w:t>l’allocation de protection de la maternité spéciale</w:t>
            </w:r>
            <w:r w:rsidRPr="00292DEB">
              <w:rPr>
                <w:rFonts w:cs="Arial"/>
                <w:lang w:val="fr-FR"/>
              </w:rPr>
              <w:t>, les contribution à la sécurité sociales ne sont pas payées par le DYPA, pas plus que les cadeaux de vacances et les allocations de congés, au contraire des salariées</w:t>
            </w:r>
            <w:r w:rsidRPr="00292DEB">
              <w:rPr>
                <w:rFonts w:cs="Arial"/>
                <w:lang w:val="fr-BE"/>
              </w:rPr>
              <w:t>.</w:t>
            </w:r>
          </w:p>
        </w:tc>
        <w:tc>
          <w:tcPr>
            <w:tcW w:w="1370" w:type="pct"/>
          </w:tcPr>
          <w:p w14:paraId="1CDD7527" w14:textId="77777777" w:rsidR="00CD2271" w:rsidRPr="00292DEB" w:rsidRDefault="00CD2271" w:rsidP="00CD2271">
            <w:pPr>
              <w:rPr>
                <w:rFonts w:cs="Arial"/>
                <w:i/>
                <w:iCs/>
                <w:lang w:val="en-GB"/>
              </w:rPr>
            </w:pPr>
            <w:r w:rsidRPr="00292DEB">
              <w:rPr>
                <w:rFonts w:cs="Arial"/>
                <w:iCs/>
                <w:lang w:val="en-GB"/>
              </w:rPr>
              <w:lastRenderedPageBreak/>
              <w:t>The amount of the benefits is different for self-employed and employees.</w:t>
            </w:r>
          </w:p>
          <w:p w14:paraId="76E4291D" w14:textId="77777777" w:rsidR="00CD2271" w:rsidRPr="00292DEB" w:rsidRDefault="00CD2271" w:rsidP="00CD2271">
            <w:pPr>
              <w:rPr>
                <w:rFonts w:cs="Arial"/>
                <w:i/>
                <w:iCs/>
                <w:lang w:val="en-GB"/>
              </w:rPr>
            </w:pPr>
            <w:r w:rsidRPr="00292DEB">
              <w:rPr>
                <w:rFonts w:cs="Arial"/>
                <w:iCs/>
                <w:lang w:val="en-GB"/>
              </w:rPr>
              <w:t xml:space="preserve">In the case of childbirth, self-employed women insured with </w:t>
            </w:r>
            <w:r w:rsidRPr="00292DEB">
              <w:rPr>
                <w:rFonts w:cs="Arial"/>
                <w:iCs/>
                <w:color w:val="008000"/>
                <w:lang w:val="en-GB"/>
              </w:rPr>
              <w:t xml:space="preserve">OAEE </w:t>
            </w:r>
            <w:r w:rsidRPr="00292DEB">
              <w:rPr>
                <w:rFonts w:cs="Arial"/>
                <w:iCs/>
                <w:lang w:val="en-GB"/>
              </w:rPr>
              <w:t xml:space="preserve">receive a monthly </w:t>
            </w:r>
            <w:r w:rsidRPr="00292DEB">
              <w:rPr>
                <w:rFonts w:cs="Arial"/>
                <w:iCs/>
                <w:color w:val="008000"/>
                <w:lang w:val="en-GB"/>
              </w:rPr>
              <w:t xml:space="preserve">Maternity Benefit </w:t>
            </w:r>
            <w:r w:rsidRPr="00292DEB">
              <w:rPr>
                <w:rFonts w:cs="Arial"/>
                <w:iCs/>
                <w:lang w:val="en-GB"/>
              </w:rPr>
              <w:t>(</w:t>
            </w:r>
            <w:r w:rsidRPr="00292DEB">
              <w:rPr>
                <w:rFonts w:cs="Arial"/>
                <w:color w:val="008080"/>
              </w:rPr>
              <w:t>ΕΠΙΔΟΜΑ</w:t>
            </w:r>
            <w:r w:rsidRPr="00292DEB">
              <w:rPr>
                <w:rFonts w:cs="Arial"/>
                <w:color w:val="008080"/>
                <w:lang w:val="en-GB"/>
              </w:rPr>
              <w:t xml:space="preserve"> </w:t>
            </w:r>
            <w:r w:rsidRPr="00292DEB">
              <w:rPr>
                <w:rFonts w:cs="Arial"/>
                <w:color w:val="008080"/>
              </w:rPr>
              <w:t>ΜΗΤΡΟΤΗΤΑΣ</w:t>
            </w:r>
            <w:r w:rsidRPr="00292DEB">
              <w:rPr>
                <w:rFonts w:cs="Arial"/>
                <w:iCs/>
                <w:lang w:val="en-GB"/>
              </w:rPr>
              <w:t xml:space="preserve">) of </w:t>
            </w:r>
            <w:r w:rsidRPr="00292DEB">
              <w:rPr>
                <w:rFonts w:cs="Arial"/>
                <w:iCs/>
                <w:color w:val="FF00FF"/>
                <w:lang w:val="en-GB"/>
              </w:rPr>
              <w:t xml:space="preserve">€150 </w:t>
            </w:r>
            <w:r w:rsidRPr="00292DEB">
              <w:rPr>
                <w:rFonts w:cs="Arial"/>
                <w:iCs/>
                <w:lang w:val="en-GB"/>
              </w:rPr>
              <w:t xml:space="preserve">for </w:t>
            </w:r>
            <w:r w:rsidRPr="00292DEB">
              <w:rPr>
                <w:rFonts w:cs="Arial"/>
                <w:iCs/>
                <w:color w:val="C00000"/>
                <w:lang w:val="en-GB"/>
              </w:rPr>
              <w:t>4</w:t>
            </w:r>
            <w:r w:rsidRPr="00292DEB">
              <w:rPr>
                <w:rFonts w:cs="Arial"/>
                <w:iCs/>
                <w:lang w:val="en-GB"/>
              </w:rPr>
              <w:t xml:space="preserve"> months. The same applies to independent women professionals insured with </w:t>
            </w:r>
            <w:r w:rsidRPr="00292DEB">
              <w:rPr>
                <w:rFonts w:cs="Arial"/>
                <w:iCs/>
                <w:color w:val="008000"/>
                <w:lang w:val="en-GB"/>
              </w:rPr>
              <w:t>ETAA</w:t>
            </w:r>
            <w:r w:rsidRPr="00292DEB">
              <w:rPr>
                <w:rFonts w:cs="Arial"/>
                <w:iCs/>
                <w:lang w:val="en-GB"/>
              </w:rPr>
              <w:t xml:space="preserve">, though the amount of </w:t>
            </w:r>
            <w:r w:rsidRPr="00292DEB">
              <w:rPr>
                <w:rFonts w:cs="Arial"/>
                <w:iCs/>
                <w:color w:val="008000"/>
                <w:lang w:val="en-GB"/>
              </w:rPr>
              <w:t xml:space="preserve">Maternity Benefit </w:t>
            </w:r>
            <w:r w:rsidRPr="00292DEB">
              <w:rPr>
                <w:rFonts w:cs="Arial"/>
                <w:iCs/>
                <w:lang w:val="en-GB"/>
              </w:rPr>
              <w:t xml:space="preserve">is </w:t>
            </w:r>
            <w:r w:rsidRPr="00292DEB">
              <w:rPr>
                <w:rFonts w:cs="Arial"/>
                <w:iCs/>
                <w:color w:val="FF00FF"/>
                <w:lang w:val="en-GB"/>
              </w:rPr>
              <w:t xml:space="preserve">€200 </w:t>
            </w:r>
            <w:r w:rsidRPr="00292DEB">
              <w:rPr>
                <w:rFonts w:cs="Arial"/>
                <w:iCs/>
                <w:lang w:val="en-GB"/>
              </w:rPr>
              <w:t xml:space="preserve">for </w:t>
            </w:r>
            <w:r w:rsidRPr="00292DEB">
              <w:rPr>
                <w:rFonts w:cs="Arial"/>
                <w:iCs/>
                <w:color w:val="C00000"/>
                <w:lang w:val="en-GB"/>
              </w:rPr>
              <w:t xml:space="preserve">4 </w:t>
            </w:r>
            <w:r w:rsidRPr="00292DEB">
              <w:rPr>
                <w:rFonts w:cs="Arial"/>
                <w:iCs/>
                <w:lang w:val="en-GB"/>
              </w:rPr>
              <w:t>months.</w:t>
            </w:r>
          </w:p>
          <w:p w14:paraId="2A0A3679" w14:textId="77777777" w:rsidR="00CD2271" w:rsidRPr="00292DEB" w:rsidRDefault="00CD2271" w:rsidP="00CD2271">
            <w:pPr>
              <w:rPr>
                <w:rFonts w:cs="Arial"/>
                <w:i/>
                <w:iCs/>
                <w:lang w:val="en-GB"/>
              </w:rPr>
            </w:pPr>
            <w:r w:rsidRPr="00292DEB">
              <w:rPr>
                <w:rFonts w:cs="Arial"/>
                <w:iCs/>
                <w:lang w:val="en-GB"/>
              </w:rPr>
              <w:t xml:space="preserve">For employees, the amount of </w:t>
            </w:r>
            <w:r w:rsidRPr="00292DEB">
              <w:rPr>
                <w:rFonts w:cs="Arial"/>
                <w:iCs/>
                <w:color w:val="008000"/>
                <w:lang w:val="en-GB"/>
              </w:rPr>
              <w:t xml:space="preserve">Maternity benefit </w:t>
            </w:r>
            <w:r w:rsidRPr="00292DEB">
              <w:rPr>
                <w:rFonts w:cs="Arial"/>
                <w:iCs/>
                <w:lang w:val="en-GB"/>
              </w:rPr>
              <w:t>(</w:t>
            </w:r>
            <w:r w:rsidRPr="00292DEB">
              <w:rPr>
                <w:rFonts w:cs="Arial"/>
                <w:color w:val="008080"/>
              </w:rPr>
              <w:t>ΕΠΙΔΟΜΑ</w:t>
            </w:r>
            <w:r w:rsidRPr="00292DEB">
              <w:rPr>
                <w:rFonts w:cs="Arial"/>
                <w:color w:val="008080"/>
                <w:lang w:val="en-GB"/>
              </w:rPr>
              <w:t xml:space="preserve"> </w:t>
            </w:r>
            <w:r w:rsidRPr="00292DEB">
              <w:rPr>
                <w:rFonts w:cs="Arial"/>
                <w:color w:val="008080"/>
              </w:rPr>
              <w:t>ΚΥΟΦΟΡΙΑΣ</w:t>
            </w:r>
            <w:r w:rsidRPr="00292DEB">
              <w:rPr>
                <w:rFonts w:cs="Arial"/>
                <w:color w:val="008080"/>
                <w:lang w:val="en-GB"/>
              </w:rPr>
              <w:t>-</w:t>
            </w:r>
            <w:r w:rsidRPr="00292DEB">
              <w:rPr>
                <w:rFonts w:cs="Arial"/>
                <w:color w:val="008080"/>
              </w:rPr>
              <w:t>ΛΟΧΕΙΑΣ</w:t>
            </w:r>
            <w:r w:rsidRPr="00292DEB">
              <w:rPr>
                <w:rFonts w:cs="Arial"/>
                <w:iCs/>
                <w:lang w:val="en-GB"/>
              </w:rPr>
              <w:t xml:space="preserve">) depends on the estimated day-wage of the insurance class they belong to, based on the average wage of the last </w:t>
            </w:r>
            <w:r w:rsidRPr="00292DEB">
              <w:rPr>
                <w:rFonts w:cs="Arial"/>
                <w:iCs/>
                <w:color w:val="C00000"/>
                <w:lang w:val="en-GB"/>
              </w:rPr>
              <w:t>30</w:t>
            </w:r>
            <w:r w:rsidRPr="00292DEB">
              <w:rPr>
                <w:rFonts w:cs="Arial"/>
                <w:iCs/>
                <w:lang w:val="en-GB"/>
              </w:rPr>
              <w:t xml:space="preserve"> days of the previous year. In addition, they are entitled to the </w:t>
            </w:r>
            <w:r w:rsidRPr="00292DEB">
              <w:rPr>
                <w:rFonts w:cs="Arial"/>
                <w:iCs/>
                <w:color w:val="008000"/>
                <w:lang w:val="en-GB"/>
              </w:rPr>
              <w:t xml:space="preserve">Child benefit </w:t>
            </w:r>
            <w:r w:rsidRPr="00292DEB">
              <w:rPr>
                <w:rFonts w:cs="Arial"/>
                <w:iCs/>
                <w:lang w:val="en-GB"/>
              </w:rPr>
              <w:t>(</w:t>
            </w:r>
            <w:r w:rsidRPr="00292DEB">
              <w:rPr>
                <w:rFonts w:cs="Arial"/>
                <w:color w:val="008080"/>
              </w:rPr>
              <w:t>ΕΠΙΔΟΜΑ</w:t>
            </w:r>
            <w:r w:rsidRPr="00292DEB">
              <w:rPr>
                <w:rFonts w:cs="Arial"/>
                <w:color w:val="008080"/>
                <w:lang w:val="en-GB"/>
              </w:rPr>
              <w:t xml:space="preserve"> </w:t>
            </w:r>
            <w:r w:rsidRPr="00292DEB">
              <w:rPr>
                <w:rFonts w:cs="Arial"/>
                <w:color w:val="008080"/>
              </w:rPr>
              <w:t>ΠΑΙΔΙΟΥ</w:t>
            </w:r>
            <w:r w:rsidRPr="00292DEB">
              <w:rPr>
                <w:rFonts w:cs="Arial"/>
                <w:iCs/>
                <w:lang w:val="en-GB"/>
              </w:rPr>
              <w:t>).</w:t>
            </w:r>
          </w:p>
          <w:p w14:paraId="64D87A06" w14:textId="77777777" w:rsidR="00CD2271" w:rsidRPr="00292DEB" w:rsidRDefault="00CD2271" w:rsidP="00CD2271">
            <w:pPr>
              <w:rPr>
                <w:rFonts w:cs="Arial"/>
                <w:i/>
                <w:lang w:val="en-GB"/>
              </w:rPr>
            </w:pPr>
            <w:r w:rsidRPr="00292DEB">
              <w:rPr>
                <w:rFonts w:cs="Arial"/>
                <w:lang w:val="en-GB"/>
              </w:rPr>
              <w:t xml:space="preserve">For the </w:t>
            </w:r>
            <w:r w:rsidRPr="00292DEB">
              <w:rPr>
                <w:rFonts w:cs="Arial"/>
                <w:color w:val="008000"/>
                <w:lang w:val="en-GB"/>
              </w:rPr>
              <w:t>childbirth benefit</w:t>
            </w:r>
            <w:r w:rsidRPr="00292DEB">
              <w:rPr>
                <w:rFonts w:cs="Arial"/>
                <w:lang w:val="en-GB"/>
              </w:rPr>
              <w:t xml:space="preserve"> </w:t>
            </w:r>
            <w:r w:rsidRPr="00292DEB">
              <w:rPr>
                <w:rFonts w:cs="Arial"/>
                <w:color w:val="008000"/>
                <w:lang w:val="en-GB"/>
              </w:rPr>
              <w:t xml:space="preserve">against the costs of obstetrics </w:t>
            </w:r>
            <w:r w:rsidRPr="00292DEB">
              <w:rPr>
                <w:rFonts w:cs="Arial"/>
                <w:lang w:val="en-GB"/>
              </w:rPr>
              <w:t>(</w:t>
            </w:r>
            <w:r w:rsidRPr="00292DEB">
              <w:rPr>
                <w:rFonts w:cs="Arial"/>
                <w:color w:val="008080"/>
              </w:rPr>
              <w:t>ΒΟΗΘΗΜΑ</w:t>
            </w:r>
            <w:r w:rsidRPr="00292DEB">
              <w:rPr>
                <w:rFonts w:cs="Arial"/>
                <w:color w:val="008080"/>
                <w:lang w:val="en-GB"/>
              </w:rPr>
              <w:t xml:space="preserve"> </w:t>
            </w:r>
            <w:r w:rsidRPr="00292DEB">
              <w:rPr>
                <w:rFonts w:cs="Arial"/>
                <w:color w:val="008080"/>
              </w:rPr>
              <w:t>ΤΟΚΕΤΟΥ</w:t>
            </w:r>
            <w:r w:rsidRPr="00292DEB">
              <w:rPr>
                <w:rFonts w:cs="Arial"/>
                <w:lang w:val="en-GB"/>
              </w:rPr>
              <w:t xml:space="preserve">) provided by </w:t>
            </w:r>
            <w:r w:rsidRPr="00292DEB">
              <w:rPr>
                <w:rFonts w:cs="Arial"/>
                <w:color w:val="008000"/>
                <w:lang w:val="en-GB"/>
              </w:rPr>
              <w:t>EOPYY</w:t>
            </w:r>
            <w:r w:rsidRPr="00292DEB">
              <w:rPr>
                <w:rFonts w:cs="Arial"/>
                <w:lang w:val="en-GB"/>
              </w:rPr>
              <w:t xml:space="preserve"> and the </w:t>
            </w:r>
            <w:r w:rsidRPr="00292DEB">
              <w:rPr>
                <w:rFonts w:cs="Arial"/>
                <w:color w:val="008000"/>
                <w:lang w:val="en-GB"/>
              </w:rPr>
              <w:t xml:space="preserve">Special </w:t>
            </w:r>
            <w:r w:rsidRPr="00292DEB">
              <w:rPr>
                <w:rFonts w:cs="Arial"/>
                <w:color w:val="008000"/>
                <w:lang w:val="en-GB"/>
              </w:rPr>
              <w:lastRenderedPageBreak/>
              <w:t>Maternity Protection Allowance</w:t>
            </w:r>
            <w:r w:rsidRPr="00292DEB">
              <w:rPr>
                <w:rFonts w:cs="Arial"/>
                <w:lang w:val="en-GB"/>
              </w:rPr>
              <w:t xml:space="preserve"> (</w:t>
            </w:r>
            <w:r w:rsidRPr="00292DEB">
              <w:rPr>
                <w:rFonts w:cs="Arial"/>
                <w:iCs/>
                <w:color w:val="008080"/>
              </w:rPr>
              <w:t>ΕΙΔΙΚΗ</w:t>
            </w:r>
            <w:r w:rsidRPr="00292DEB">
              <w:rPr>
                <w:rFonts w:cs="Arial"/>
                <w:iCs/>
                <w:color w:val="008080"/>
                <w:lang w:val="en-GB"/>
              </w:rPr>
              <w:t xml:space="preserve"> </w:t>
            </w:r>
            <w:r w:rsidRPr="00292DEB">
              <w:rPr>
                <w:rFonts w:cs="Arial"/>
                <w:iCs/>
                <w:color w:val="008080"/>
              </w:rPr>
              <w:t>ΠΑΡΟΧΗ</w:t>
            </w:r>
            <w:r w:rsidRPr="00292DEB">
              <w:rPr>
                <w:rFonts w:cs="Arial"/>
                <w:iCs/>
                <w:color w:val="008080"/>
                <w:lang w:val="en-GB"/>
              </w:rPr>
              <w:t xml:space="preserve"> </w:t>
            </w:r>
            <w:r w:rsidRPr="00292DEB">
              <w:rPr>
                <w:rFonts w:cs="Arial"/>
                <w:iCs/>
                <w:color w:val="008080"/>
              </w:rPr>
              <w:t>ΠΡΟΣΤΑΣΙΑΣ</w:t>
            </w:r>
            <w:r w:rsidRPr="00292DEB">
              <w:rPr>
                <w:rFonts w:cs="Arial"/>
                <w:iCs/>
                <w:color w:val="008080"/>
                <w:lang w:val="en-GB"/>
              </w:rPr>
              <w:t xml:space="preserve"> </w:t>
            </w:r>
            <w:r w:rsidRPr="00292DEB">
              <w:rPr>
                <w:rFonts w:cs="Arial"/>
                <w:iCs/>
                <w:color w:val="008080"/>
              </w:rPr>
              <w:t>ΜΗΤΡΟΤΗΤΑΣ</w:t>
            </w:r>
            <w:r w:rsidRPr="00292DEB">
              <w:rPr>
                <w:rFonts w:cs="Arial"/>
                <w:lang w:val="en-GB"/>
              </w:rPr>
              <w:t xml:space="preserve">) provided by </w:t>
            </w:r>
            <w:r w:rsidRPr="00292DEB">
              <w:rPr>
                <w:rFonts w:cs="Arial"/>
                <w:color w:val="008000"/>
                <w:lang w:val="en-GB"/>
              </w:rPr>
              <w:t>DYPA</w:t>
            </w:r>
            <w:r w:rsidRPr="00292DEB">
              <w:rPr>
                <w:rFonts w:cs="Arial"/>
                <w:lang w:val="en-GB"/>
              </w:rPr>
              <w:t>, the amounts and the duration of payments are the same as for employees.</w:t>
            </w:r>
          </w:p>
          <w:p w14:paraId="05067C63" w14:textId="5FCE2F9D"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r w:rsidRPr="00292DEB">
              <w:rPr>
                <w:sz w:val="15"/>
                <w:szCs w:val="15"/>
                <w:lang w:val="en-GB"/>
              </w:rPr>
              <w:t xml:space="preserve">But for the </w:t>
            </w:r>
            <w:r w:rsidRPr="00292DEB">
              <w:rPr>
                <w:color w:val="008000"/>
                <w:sz w:val="15"/>
                <w:szCs w:val="15"/>
                <w:lang w:val="en-GB"/>
              </w:rPr>
              <w:t>Special Maternity Protection Allowance</w:t>
            </w:r>
            <w:r w:rsidRPr="00292DEB">
              <w:rPr>
                <w:sz w:val="15"/>
                <w:szCs w:val="15"/>
                <w:lang w:val="en-GB"/>
              </w:rPr>
              <w:t xml:space="preserve">, social security contributions are not paid by </w:t>
            </w:r>
            <w:r w:rsidRPr="00292DEB">
              <w:rPr>
                <w:color w:val="008000"/>
                <w:sz w:val="15"/>
                <w:szCs w:val="15"/>
                <w:lang w:val="en-GB"/>
              </w:rPr>
              <w:t>DYPA</w:t>
            </w:r>
            <w:r w:rsidRPr="00292DEB">
              <w:rPr>
                <w:sz w:val="15"/>
                <w:szCs w:val="15"/>
                <w:lang w:val="en-GB"/>
              </w:rPr>
              <w:t>, nor holiday gifts and leave allowances, in contrast with employees.</w:t>
            </w:r>
          </w:p>
        </w:tc>
        <w:tc>
          <w:tcPr>
            <w:tcW w:w="167" w:type="pct"/>
          </w:tcPr>
          <w:p w14:paraId="61646747" w14:textId="357A751D" w:rsidR="00CD2271" w:rsidRPr="00292DEB" w:rsidRDefault="00CD2271" w:rsidP="00CD2271">
            <w:pPr>
              <w:spacing w:line="276" w:lineRule="auto"/>
              <w:rPr>
                <w:rFonts w:cs="Arial"/>
                <w:color w:val="0000FF"/>
              </w:rPr>
            </w:pPr>
            <w:r w:rsidRPr="00292DEB">
              <w:rPr>
                <w:rFonts w:cs="Arial"/>
                <w:color w:val="0000FF"/>
              </w:rPr>
              <w:lastRenderedPageBreak/>
              <w:t>4</w:t>
            </w:r>
          </w:p>
        </w:tc>
        <w:tc>
          <w:tcPr>
            <w:tcW w:w="127" w:type="pct"/>
          </w:tcPr>
          <w:p w14:paraId="60ED3715" w14:textId="35EBAECE" w:rsidR="00CD2271" w:rsidRPr="00292DEB" w:rsidRDefault="00CD2271" w:rsidP="00CD2271">
            <w:pPr>
              <w:spacing w:line="276" w:lineRule="auto"/>
              <w:rPr>
                <w:rFonts w:cs="Arial"/>
                <w:color w:val="0000FF"/>
              </w:rPr>
            </w:pPr>
            <w:r w:rsidRPr="00292DEB">
              <w:rPr>
                <w:rFonts w:cs="Arial"/>
                <w:color w:val="0000FF"/>
              </w:rPr>
              <w:t>21</w:t>
            </w:r>
          </w:p>
        </w:tc>
        <w:tc>
          <w:tcPr>
            <w:tcW w:w="402" w:type="pct"/>
          </w:tcPr>
          <w:p w14:paraId="157B3592" w14:textId="2D9DE370" w:rsidR="00CD2271" w:rsidRPr="00292DEB" w:rsidRDefault="00CD2271" w:rsidP="00CD2271">
            <w:pPr>
              <w:spacing w:line="276" w:lineRule="auto"/>
              <w:rPr>
                <w:rFonts w:cs="Arial"/>
                <w:color w:val="0000FF"/>
              </w:rPr>
            </w:pPr>
            <w:r w:rsidRPr="00292DEB">
              <w:rPr>
                <w:rFonts w:cs="Arial"/>
                <w:color w:val="0000FF"/>
                <w:lang w:val="en-GB"/>
              </w:rPr>
              <w:t>GREECE</w:t>
            </w:r>
          </w:p>
        </w:tc>
      </w:tr>
      <w:tr w:rsidR="00CD2271" w:rsidRPr="00292DEB" w14:paraId="08CB53D4" w14:textId="77777777" w:rsidTr="005D0FED">
        <w:tc>
          <w:tcPr>
            <w:tcW w:w="193" w:type="pct"/>
          </w:tcPr>
          <w:p w14:paraId="5FD5094A" w14:textId="0E599137"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243813A0" w14:textId="200829E1" w:rsidR="00CD2271" w:rsidRPr="00292DEB" w:rsidRDefault="00CD2271" w:rsidP="00CD2271">
            <w:pPr>
              <w:spacing w:line="276" w:lineRule="auto"/>
              <w:rPr>
                <w:rFonts w:cs="Arial"/>
              </w:rPr>
            </w:pPr>
            <w:r w:rsidRPr="00292DEB">
              <w:rPr>
                <w:rFonts w:cs="Arial"/>
              </w:rPr>
              <w:t>Dieselben wie für Arbeitnehmer.</w:t>
            </w:r>
          </w:p>
        </w:tc>
        <w:tc>
          <w:tcPr>
            <w:tcW w:w="1370" w:type="pct"/>
          </w:tcPr>
          <w:p w14:paraId="15C74C74" w14:textId="22C33CAE" w:rsidR="00CD2271" w:rsidRPr="00292DEB" w:rsidRDefault="00CD2271" w:rsidP="00CD2271">
            <w:pPr>
              <w:spacing w:line="276" w:lineRule="auto"/>
              <w:rPr>
                <w:rFonts w:cs="Arial"/>
                <w:lang w:val="fr-BE"/>
              </w:rPr>
            </w:pPr>
            <w:r w:rsidRPr="00292DEB">
              <w:rPr>
                <w:rFonts w:cs="Arial"/>
                <w:lang w:val="fr-BE"/>
              </w:rPr>
              <w:t>Mêmes que pour les salariés.</w:t>
            </w:r>
          </w:p>
        </w:tc>
        <w:tc>
          <w:tcPr>
            <w:tcW w:w="1370" w:type="pct"/>
          </w:tcPr>
          <w:p w14:paraId="491840A2" w14:textId="634EC69C"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47DA9640" w14:textId="1D2B07EC" w:rsidR="00CD2271" w:rsidRPr="00292DEB" w:rsidRDefault="00CD2271" w:rsidP="00CD2271">
            <w:pPr>
              <w:spacing w:line="276" w:lineRule="auto"/>
              <w:rPr>
                <w:rFonts w:cs="Arial"/>
                <w:color w:val="0000FF"/>
                <w:lang w:val="en-US"/>
              </w:rPr>
            </w:pPr>
            <w:r w:rsidRPr="00292DEB">
              <w:rPr>
                <w:rFonts w:cs="Arial"/>
                <w:color w:val="0000FF"/>
              </w:rPr>
              <w:t>4</w:t>
            </w:r>
          </w:p>
        </w:tc>
        <w:tc>
          <w:tcPr>
            <w:tcW w:w="127" w:type="pct"/>
          </w:tcPr>
          <w:p w14:paraId="7B75215F" w14:textId="16DBA01C" w:rsidR="00CD2271" w:rsidRPr="00292DEB" w:rsidRDefault="00CD2271" w:rsidP="00CD2271">
            <w:pPr>
              <w:spacing w:line="276" w:lineRule="auto"/>
              <w:rPr>
                <w:rFonts w:cs="Arial"/>
                <w:color w:val="0000FF"/>
                <w:lang w:val="en-US"/>
              </w:rPr>
            </w:pPr>
            <w:r w:rsidRPr="00292DEB">
              <w:rPr>
                <w:rFonts w:cs="Arial"/>
                <w:color w:val="0000FF"/>
              </w:rPr>
              <w:t>22</w:t>
            </w:r>
          </w:p>
        </w:tc>
        <w:tc>
          <w:tcPr>
            <w:tcW w:w="402" w:type="pct"/>
          </w:tcPr>
          <w:p w14:paraId="03E1CEE8" w14:textId="029A0E91" w:rsidR="00CD2271" w:rsidRPr="00292DEB" w:rsidRDefault="00CD2271" w:rsidP="00CD2271">
            <w:pPr>
              <w:spacing w:line="276" w:lineRule="auto"/>
              <w:rPr>
                <w:rFonts w:cs="Arial"/>
                <w:color w:val="0000FF"/>
                <w:lang w:val="en-US"/>
              </w:rPr>
            </w:pPr>
            <w:r w:rsidRPr="00292DEB">
              <w:rPr>
                <w:rFonts w:cs="Arial"/>
                <w:color w:val="0000FF"/>
                <w:lang w:val="en-GB"/>
              </w:rPr>
              <w:t>GREECE</w:t>
            </w:r>
          </w:p>
        </w:tc>
      </w:tr>
      <w:tr w:rsidR="00CD2271" w:rsidRPr="00292DEB" w14:paraId="1B1C8559" w14:textId="77777777" w:rsidTr="005D0FED">
        <w:tc>
          <w:tcPr>
            <w:tcW w:w="193" w:type="pct"/>
          </w:tcPr>
          <w:p w14:paraId="0FD6B1B4" w14:textId="080BEF0D"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700C9D41" w14:textId="4CDE8869" w:rsidR="00CD2271" w:rsidRPr="00292DEB" w:rsidRDefault="00CD2271" w:rsidP="00CD2271">
            <w:pPr>
              <w:spacing w:line="276" w:lineRule="auto"/>
              <w:rPr>
                <w:rFonts w:eastAsia="Arial" w:cs="Arial"/>
                <w:bCs/>
              </w:rPr>
            </w:pPr>
            <w:r w:rsidRPr="00292DEB">
              <w:rPr>
                <w:rFonts w:cs="Arial"/>
              </w:rPr>
              <w:t>Dieselben wie für Arbeitnehmer.</w:t>
            </w:r>
          </w:p>
        </w:tc>
        <w:tc>
          <w:tcPr>
            <w:tcW w:w="1370" w:type="pct"/>
          </w:tcPr>
          <w:p w14:paraId="7D15B187" w14:textId="4DDF54B9" w:rsidR="00CD2271" w:rsidRPr="00292DEB" w:rsidRDefault="00CD2271" w:rsidP="00CD2271">
            <w:pPr>
              <w:spacing w:line="276" w:lineRule="auto"/>
              <w:rPr>
                <w:rFonts w:eastAsia="Arial" w:cs="Arial"/>
                <w:bCs/>
                <w:lang w:val="fr-BE"/>
              </w:rPr>
            </w:pPr>
            <w:r w:rsidRPr="00292DEB">
              <w:rPr>
                <w:rFonts w:cs="Arial"/>
                <w:lang w:val="fr-BE"/>
              </w:rPr>
              <w:t>Mêmes que pour les salariés.</w:t>
            </w:r>
          </w:p>
        </w:tc>
        <w:tc>
          <w:tcPr>
            <w:tcW w:w="1370" w:type="pct"/>
          </w:tcPr>
          <w:p w14:paraId="48A9B330" w14:textId="361D5689"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72A14A14" w14:textId="41D01A60" w:rsidR="00CD2271" w:rsidRPr="00292DEB" w:rsidRDefault="00CD2271" w:rsidP="00CD2271">
            <w:pPr>
              <w:spacing w:line="276" w:lineRule="auto"/>
              <w:rPr>
                <w:rFonts w:cs="Arial"/>
                <w:color w:val="0000FF"/>
                <w:lang w:val="en-US"/>
              </w:rPr>
            </w:pPr>
            <w:r w:rsidRPr="00292DEB">
              <w:rPr>
                <w:rFonts w:cs="Arial"/>
                <w:color w:val="0000FF"/>
              </w:rPr>
              <w:t>4</w:t>
            </w:r>
          </w:p>
        </w:tc>
        <w:tc>
          <w:tcPr>
            <w:tcW w:w="127" w:type="pct"/>
          </w:tcPr>
          <w:p w14:paraId="1A8EE473" w14:textId="1F07B7E3" w:rsidR="00CD2271" w:rsidRPr="00292DEB" w:rsidRDefault="00CD2271" w:rsidP="00CD2271">
            <w:pPr>
              <w:spacing w:line="276" w:lineRule="auto"/>
              <w:rPr>
                <w:rFonts w:cs="Arial"/>
                <w:color w:val="0000FF"/>
                <w:lang w:val="en-US"/>
              </w:rPr>
            </w:pPr>
            <w:r w:rsidRPr="00292DEB">
              <w:rPr>
                <w:rFonts w:cs="Arial"/>
                <w:color w:val="0000FF"/>
              </w:rPr>
              <w:t>2</w:t>
            </w:r>
            <w:r w:rsidRPr="00292DEB">
              <w:rPr>
                <w:rFonts w:cs="Arial"/>
                <w:color w:val="0000FF"/>
              </w:rPr>
              <w:t>3</w:t>
            </w:r>
          </w:p>
        </w:tc>
        <w:tc>
          <w:tcPr>
            <w:tcW w:w="402" w:type="pct"/>
          </w:tcPr>
          <w:p w14:paraId="5BD87C11" w14:textId="335DA1BC" w:rsidR="00CD2271" w:rsidRPr="00292DEB" w:rsidRDefault="00CD2271" w:rsidP="00CD2271">
            <w:pPr>
              <w:spacing w:line="276" w:lineRule="auto"/>
              <w:rPr>
                <w:rFonts w:cs="Arial"/>
                <w:color w:val="0000FF"/>
                <w:lang w:val="en-US"/>
              </w:rPr>
            </w:pPr>
            <w:r w:rsidRPr="00292DEB">
              <w:rPr>
                <w:rFonts w:cs="Arial"/>
                <w:color w:val="0000FF"/>
                <w:lang w:val="en-GB"/>
              </w:rPr>
              <w:t>GREECE</w:t>
            </w:r>
          </w:p>
        </w:tc>
      </w:tr>
      <w:tr w:rsidR="00CD2271" w:rsidRPr="00292DEB" w14:paraId="22D67390" w14:textId="77777777" w:rsidTr="005D0FED">
        <w:tc>
          <w:tcPr>
            <w:tcW w:w="193" w:type="pct"/>
          </w:tcPr>
          <w:p w14:paraId="2514AB3B" w14:textId="77777777" w:rsidR="00CD2271" w:rsidRPr="00292DEB" w:rsidRDefault="00CD2271" w:rsidP="00CD2271">
            <w:pPr>
              <w:spacing w:line="276" w:lineRule="auto"/>
              <w:jc w:val="left"/>
              <w:rPr>
                <w:rFonts w:cs="Arial"/>
                <w:lang w:val="es-ES"/>
              </w:rPr>
            </w:pPr>
            <w:r w:rsidRPr="00292DEB">
              <w:rPr>
                <w:rFonts w:cs="Arial"/>
                <w:lang w:val="es-ES"/>
              </w:rPr>
              <w:t>EL</w:t>
            </w:r>
          </w:p>
          <w:p w14:paraId="24F9AD95" w14:textId="77777777" w:rsidR="00CD2271" w:rsidRPr="00292DEB" w:rsidRDefault="00CD2271" w:rsidP="00CD2271">
            <w:pPr>
              <w:spacing w:line="276" w:lineRule="auto"/>
              <w:jc w:val="left"/>
              <w:rPr>
                <w:rFonts w:cs="Arial"/>
                <w:lang w:val="es-ES"/>
              </w:rPr>
            </w:pPr>
            <w:r w:rsidRPr="00292DEB">
              <w:rPr>
                <w:rFonts w:cs="Arial"/>
                <w:lang w:val="es-ES"/>
              </w:rPr>
              <w:t>EL</w:t>
            </w:r>
          </w:p>
          <w:p w14:paraId="1984FAFB" w14:textId="77777777" w:rsidR="00CD2271" w:rsidRPr="00292DEB" w:rsidRDefault="00CD2271" w:rsidP="00CD2271">
            <w:pPr>
              <w:spacing w:line="276" w:lineRule="auto"/>
              <w:jc w:val="left"/>
              <w:rPr>
                <w:rFonts w:cs="Arial"/>
                <w:lang w:val="es-ES"/>
              </w:rPr>
            </w:pPr>
            <w:r w:rsidRPr="00292DEB">
              <w:rPr>
                <w:rFonts w:cs="Arial"/>
                <w:lang w:val="es-ES"/>
              </w:rPr>
              <w:t>EL</w:t>
            </w:r>
          </w:p>
          <w:p w14:paraId="1D9D3E76" w14:textId="77777777" w:rsidR="00CD2271" w:rsidRPr="00292DEB" w:rsidRDefault="00CD2271" w:rsidP="00CD2271">
            <w:pPr>
              <w:spacing w:line="276" w:lineRule="auto"/>
              <w:jc w:val="left"/>
              <w:rPr>
                <w:rFonts w:cs="Arial"/>
                <w:lang w:val="es-ES"/>
              </w:rPr>
            </w:pPr>
            <w:r w:rsidRPr="00292DEB">
              <w:rPr>
                <w:rFonts w:cs="Arial"/>
                <w:lang w:val="es-ES"/>
              </w:rPr>
              <w:t>EL</w:t>
            </w:r>
          </w:p>
          <w:p w14:paraId="3471EF16" w14:textId="77777777" w:rsidR="00CD2271" w:rsidRPr="00292DEB" w:rsidRDefault="00CD2271" w:rsidP="00CD2271">
            <w:pPr>
              <w:spacing w:line="276" w:lineRule="auto"/>
              <w:jc w:val="left"/>
              <w:rPr>
                <w:rFonts w:cs="Arial"/>
                <w:lang w:val="es-ES"/>
              </w:rPr>
            </w:pPr>
            <w:r w:rsidRPr="00292DEB">
              <w:rPr>
                <w:rFonts w:cs="Arial"/>
                <w:lang w:val="es-ES"/>
              </w:rPr>
              <w:t>EL</w:t>
            </w:r>
          </w:p>
          <w:p w14:paraId="11EDFE01" w14:textId="77777777" w:rsidR="00CD2271" w:rsidRPr="00292DEB" w:rsidRDefault="00CD2271" w:rsidP="00CD2271">
            <w:pPr>
              <w:spacing w:line="276" w:lineRule="auto"/>
              <w:jc w:val="left"/>
              <w:rPr>
                <w:rFonts w:cs="Arial"/>
                <w:lang w:val="es-ES"/>
              </w:rPr>
            </w:pPr>
            <w:r w:rsidRPr="00292DEB">
              <w:rPr>
                <w:rFonts w:cs="Arial"/>
                <w:lang w:val="es-ES"/>
              </w:rPr>
              <w:t>EL</w:t>
            </w:r>
          </w:p>
          <w:p w14:paraId="72362C20" w14:textId="77777777" w:rsidR="00CD2271" w:rsidRPr="00292DEB" w:rsidRDefault="00CD2271" w:rsidP="00CD2271">
            <w:pPr>
              <w:spacing w:line="276" w:lineRule="auto"/>
              <w:jc w:val="left"/>
              <w:rPr>
                <w:rFonts w:cs="Arial"/>
                <w:lang w:val="es-ES"/>
              </w:rPr>
            </w:pPr>
            <w:r w:rsidRPr="00292DEB">
              <w:rPr>
                <w:rFonts w:cs="Arial"/>
                <w:lang w:val="es-ES"/>
              </w:rPr>
              <w:t>EL</w:t>
            </w:r>
          </w:p>
          <w:p w14:paraId="2347B792" w14:textId="77777777" w:rsidR="00CD2271" w:rsidRPr="00292DEB" w:rsidRDefault="00CD2271" w:rsidP="00CD2271">
            <w:pPr>
              <w:spacing w:line="276" w:lineRule="auto"/>
              <w:jc w:val="left"/>
              <w:rPr>
                <w:rFonts w:cs="Arial"/>
                <w:lang w:val="es-ES"/>
              </w:rPr>
            </w:pPr>
            <w:r w:rsidRPr="00292DEB">
              <w:rPr>
                <w:rFonts w:cs="Arial"/>
                <w:lang w:val="es-ES"/>
              </w:rPr>
              <w:t>EL</w:t>
            </w:r>
          </w:p>
          <w:p w14:paraId="115A1DE7" w14:textId="77777777" w:rsidR="00CD2271" w:rsidRPr="00292DEB" w:rsidRDefault="00CD2271" w:rsidP="00CD2271">
            <w:pPr>
              <w:spacing w:line="276" w:lineRule="auto"/>
              <w:jc w:val="left"/>
              <w:rPr>
                <w:rFonts w:cs="Arial"/>
                <w:lang w:val="es-ES"/>
              </w:rPr>
            </w:pPr>
            <w:r w:rsidRPr="00292DEB">
              <w:rPr>
                <w:rFonts w:cs="Arial"/>
                <w:lang w:val="es-ES"/>
              </w:rPr>
              <w:t>EL</w:t>
            </w:r>
          </w:p>
          <w:p w14:paraId="4939F3CB" w14:textId="77777777" w:rsidR="00CD2271" w:rsidRPr="00292DEB" w:rsidRDefault="00CD2271" w:rsidP="00CD2271">
            <w:pPr>
              <w:spacing w:line="276" w:lineRule="auto"/>
              <w:jc w:val="left"/>
              <w:rPr>
                <w:rFonts w:cs="Arial"/>
                <w:lang w:val="es-ES"/>
              </w:rPr>
            </w:pPr>
            <w:r w:rsidRPr="00292DEB">
              <w:rPr>
                <w:rFonts w:cs="Arial"/>
                <w:lang w:val="es-ES"/>
              </w:rPr>
              <w:t>EL</w:t>
            </w:r>
          </w:p>
          <w:p w14:paraId="653B127C" w14:textId="4F4A9A85"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123A9C50"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1846</w:t>
            </w:r>
            <w:r w:rsidRPr="00292DEB">
              <w:rPr>
                <w:rFonts w:cs="Arial"/>
              </w:rPr>
              <w:t>/</w:t>
            </w:r>
            <w:r w:rsidRPr="00292DEB">
              <w:rPr>
                <w:rFonts w:cs="Arial"/>
                <w:color w:val="800000"/>
              </w:rPr>
              <w:t>51</w:t>
            </w:r>
            <w:r w:rsidRPr="00292DEB">
              <w:rPr>
                <w:rFonts w:cs="Arial"/>
              </w:rPr>
              <w:t xml:space="preserve"> vom </w:t>
            </w:r>
            <w:r w:rsidRPr="00292DEB">
              <w:rPr>
                <w:rFonts w:cs="Arial"/>
                <w:color w:val="800000"/>
              </w:rPr>
              <w:t>14.</w:t>
            </w:r>
            <w:r w:rsidRPr="00292DEB">
              <w:rPr>
                <w:rFonts w:cs="Arial"/>
              </w:rPr>
              <w:t xml:space="preserve"> Juni </w:t>
            </w:r>
            <w:r w:rsidRPr="00292DEB">
              <w:rPr>
                <w:rFonts w:cs="Arial"/>
                <w:color w:val="800000"/>
              </w:rPr>
              <w:t>1951</w:t>
            </w:r>
            <w:r w:rsidRPr="00292DEB">
              <w:rPr>
                <w:rFonts w:cs="Arial"/>
              </w:rPr>
              <w:t>.</w:t>
            </w:r>
          </w:p>
          <w:p w14:paraId="6D8B7051"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1902/90</w:t>
            </w:r>
            <w:r w:rsidRPr="00292DEB">
              <w:rPr>
                <w:rFonts w:cs="Arial"/>
              </w:rPr>
              <w:t xml:space="preserve"> vom </w:t>
            </w:r>
            <w:r w:rsidRPr="00292DEB">
              <w:rPr>
                <w:rFonts w:cs="Arial"/>
                <w:color w:val="800000"/>
              </w:rPr>
              <w:t>17.</w:t>
            </w:r>
            <w:r w:rsidRPr="00292DEB">
              <w:rPr>
                <w:rFonts w:cs="Arial"/>
              </w:rPr>
              <w:t xml:space="preserve"> Oktober </w:t>
            </w:r>
            <w:r w:rsidRPr="00292DEB">
              <w:rPr>
                <w:rFonts w:cs="Arial"/>
                <w:color w:val="800000"/>
              </w:rPr>
              <w:t>1990</w:t>
            </w:r>
            <w:r w:rsidRPr="00292DEB">
              <w:rPr>
                <w:rFonts w:cs="Arial"/>
              </w:rPr>
              <w:t>.</w:t>
            </w:r>
          </w:p>
          <w:p w14:paraId="1960C9AA"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1976/91</w:t>
            </w:r>
            <w:r w:rsidRPr="00292DEB">
              <w:rPr>
                <w:rFonts w:cs="Arial"/>
              </w:rPr>
              <w:t xml:space="preserve"> vom </w:t>
            </w:r>
            <w:r w:rsidRPr="00292DEB">
              <w:rPr>
                <w:rFonts w:cs="Arial"/>
                <w:color w:val="800000"/>
              </w:rPr>
              <w:t>4.</w:t>
            </w:r>
            <w:r w:rsidRPr="00292DEB">
              <w:rPr>
                <w:rFonts w:cs="Arial"/>
              </w:rPr>
              <w:t xml:space="preserve"> Dezember </w:t>
            </w:r>
            <w:r w:rsidRPr="00292DEB">
              <w:rPr>
                <w:rFonts w:cs="Arial"/>
                <w:color w:val="800000"/>
              </w:rPr>
              <w:t>1991</w:t>
            </w:r>
            <w:r w:rsidRPr="00292DEB">
              <w:rPr>
                <w:rFonts w:cs="Arial"/>
              </w:rPr>
              <w:t>.</w:t>
            </w:r>
          </w:p>
          <w:p w14:paraId="31254A83"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2084/92</w:t>
            </w:r>
            <w:r w:rsidRPr="00292DEB">
              <w:rPr>
                <w:rFonts w:cs="Arial"/>
              </w:rPr>
              <w:t xml:space="preserve"> vom </w:t>
            </w:r>
            <w:r w:rsidRPr="00292DEB">
              <w:rPr>
                <w:rFonts w:cs="Arial"/>
                <w:color w:val="800000"/>
              </w:rPr>
              <w:t>7.</w:t>
            </w:r>
            <w:r w:rsidRPr="00292DEB">
              <w:rPr>
                <w:rFonts w:cs="Arial"/>
              </w:rPr>
              <w:t xml:space="preserve"> Oktober </w:t>
            </w:r>
            <w:r w:rsidRPr="00292DEB">
              <w:rPr>
                <w:rFonts w:cs="Arial"/>
                <w:color w:val="800000"/>
              </w:rPr>
              <w:t>1992</w:t>
            </w:r>
            <w:r w:rsidRPr="00292DEB">
              <w:rPr>
                <w:rFonts w:cs="Arial"/>
              </w:rPr>
              <w:t>.</w:t>
            </w:r>
          </w:p>
          <w:p w14:paraId="7EA84F90"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3029/02</w:t>
            </w:r>
            <w:r w:rsidRPr="00292DEB">
              <w:rPr>
                <w:rFonts w:cs="Arial"/>
              </w:rPr>
              <w:t xml:space="preserve"> vom </w:t>
            </w:r>
            <w:r w:rsidRPr="00292DEB">
              <w:rPr>
                <w:rFonts w:cs="Arial"/>
                <w:color w:val="800000"/>
              </w:rPr>
              <w:t xml:space="preserve">11. </w:t>
            </w:r>
            <w:r w:rsidRPr="00292DEB">
              <w:rPr>
                <w:rFonts w:cs="Arial"/>
              </w:rPr>
              <w:t xml:space="preserve">Juli </w:t>
            </w:r>
            <w:r w:rsidRPr="00292DEB">
              <w:rPr>
                <w:rFonts w:cs="Arial"/>
                <w:color w:val="800000"/>
              </w:rPr>
              <w:t>2002</w:t>
            </w:r>
            <w:r w:rsidRPr="00292DEB">
              <w:rPr>
                <w:rFonts w:cs="Arial"/>
              </w:rPr>
              <w:t>.</w:t>
            </w:r>
          </w:p>
          <w:p w14:paraId="1A014E90"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3232/04</w:t>
            </w:r>
            <w:r w:rsidRPr="00292DEB">
              <w:rPr>
                <w:rFonts w:cs="Arial"/>
              </w:rPr>
              <w:t xml:space="preserve"> vom </w:t>
            </w:r>
            <w:r w:rsidRPr="00292DEB">
              <w:rPr>
                <w:rFonts w:cs="Arial"/>
                <w:color w:val="800000"/>
              </w:rPr>
              <w:t>12.</w:t>
            </w:r>
            <w:r w:rsidRPr="00292DEB">
              <w:rPr>
                <w:rFonts w:cs="Arial"/>
              </w:rPr>
              <w:t xml:space="preserve"> Februar </w:t>
            </w:r>
            <w:r w:rsidRPr="00292DEB">
              <w:rPr>
                <w:rFonts w:cs="Arial"/>
                <w:color w:val="800000"/>
              </w:rPr>
              <w:t>2004.</w:t>
            </w:r>
          </w:p>
          <w:p w14:paraId="3F2F988B"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3518/06</w:t>
            </w:r>
            <w:r w:rsidRPr="00292DEB">
              <w:rPr>
                <w:rFonts w:cs="Arial"/>
              </w:rPr>
              <w:t xml:space="preserve"> vom </w:t>
            </w:r>
            <w:r w:rsidRPr="00292DEB">
              <w:rPr>
                <w:rFonts w:cs="Arial"/>
                <w:color w:val="800000"/>
              </w:rPr>
              <w:t xml:space="preserve">21. </w:t>
            </w:r>
            <w:r w:rsidRPr="00292DEB">
              <w:rPr>
                <w:rFonts w:cs="Arial"/>
              </w:rPr>
              <w:t xml:space="preserve">Dezember </w:t>
            </w:r>
            <w:r w:rsidRPr="00292DEB">
              <w:rPr>
                <w:rFonts w:cs="Arial"/>
                <w:color w:val="800000"/>
              </w:rPr>
              <w:t>2006</w:t>
            </w:r>
            <w:r w:rsidRPr="00292DEB">
              <w:rPr>
                <w:rFonts w:cs="Arial"/>
              </w:rPr>
              <w:t>.</w:t>
            </w:r>
          </w:p>
          <w:p w14:paraId="1FFBE91C" w14:textId="77777777" w:rsidR="00CD2271" w:rsidRPr="00292DEB" w:rsidRDefault="00CD2271" w:rsidP="00CD2271">
            <w:pPr>
              <w:spacing w:line="276" w:lineRule="auto"/>
              <w:rPr>
                <w:rFonts w:eastAsia="Arial" w:cs="Arial"/>
              </w:rPr>
            </w:pPr>
            <w:r w:rsidRPr="00292DEB">
              <w:rPr>
                <w:rFonts w:cs="Arial"/>
              </w:rPr>
              <w:t xml:space="preserve">Gesetz Nr. </w:t>
            </w:r>
            <w:r w:rsidRPr="00292DEB">
              <w:rPr>
                <w:rFonts w:cs="Arial"/>
                <w:color w:val="800000"/>
              </w:rPr>
              <w:t>3863/10</w:t>
            </w:r>
            <w:r w:rsidRPr="00292DEB">
              <w:rPr>
                <w:rFonts w:cs="Arial"/>
              </w:rPr>
              <w:t xml:space="preserve"> vom </w:t>
            </w:r>
            <w:r w:rsidRPr="00292DEB">
              <w:rPr>
                <w:rFonts w:cs="Arial"/>
                <w:color w:val="800000"/>
              </w:rPr>
              <w:t xml:space="preserve">15. </w:t>
            </w:r>
            <w:r w:rsidRPr="00292DEB">
              <w:rPr>
                <w:rFonts w:cs="Arial"/>
              </w:rPr>
              <w:t xml:space="preserve">Juli </w:t>
            </w:r>
            <w:r w:rsidRPr="00292DEB">
              <w:rPr>
                <w:rFonts w:cs="Arial"/>
                <w:color w:val="800000"/>
              </w:rPr>
              <w:t>2010</w:t>
            </w:r>
            <w:r w:rsidRPr="00292DEB">
              <w:rPr>
                <w:rFonts w:cs="Arial"/>
              </w:rPr>
              <w:t>.</w:t>
            </w:r>
          </w:p>
          <w:p w14:paraId="1E2A9E22" w14:textId="77777777" w:rsidR="00CD2271" w:rsidRPr="00292DEB" w:rsidRDefault="00CD2271" w:rsidP="00CD2271">
            <w:pPr>
              <w:spacing w:line="276" w:lineRule="auto"/>
              <w:rPr>
                <w:rFonts w:eastAsia="Arial" w:cs="Arial"/>
              </w:rPr>
            </w:pPr>
            <w:r w:rsidRPr="00292DEB">
              <w:rPr>
                <w:rFonts w:cs="Arial"/>
              </w:rPr>
              <w:t xml:space="preserve">Gesetz Nr. </w:t>
            </w:r>
            <w:r w:rsidRPr="00292DEB">
              <w:rPr>
                <w:rFonts w:cs="Arial"/>
                <w:color w:val="800000"/>
              </w:rPr>
              <w:t xml:space="preserve">4051/2012 </w:t>
            </w:r>
            <w:r w:rsidRPr="00292DEB">
              <w:rPr>
                <w:rFonts w:cs="Arial"/>
              </w:rPr>
              <w:t>vom</w:t>
            </w:r>
            <w:r w:rsidRPr="00292DEB">
              <w:rPr>
                <w:rFonts w:cs="Arial"/>
                <w:color w:val="800000"/>
              </w:rPr>
              <w:t xml:space="preserve"> 29. </w:t>
            </w:r>
            <w:r w:rsidRPr="00292DEB">
              <w:rPr>
                <w:rFonts w:cs="Arial"/>
              </w:rPr>
              <w:t>Februar</w:t>
            </w:r>
            <w:r w:rsidRPr="00292DEB">
              <w:rPr>
                <w:rFonts w:cs="Arial"/>
                <w:color w:val="800000"/>
              </w:rPr>
              <w:t xml:space="preserve"> 2012.</w:t>
            </w:r>
          </w:p>
          <w:p w14:paraId="6401325A" w14:textId="77777777" w:rsidR="00CD2271" w:rsidRPr="00292DEB" w:rsidRDefault="00CD2271" w:rsidP="00CD2271">
            <w:pPr>
              <w:spacing w:line="276" w:lineRule="auto"/>
              <w:rPr>
                <w:rFonts w:eastAsia="Arial" w:cs="Arial"/>
              </w:rPr>
            </w:pPr>
            <w:r w:rsidRPr="00292DEB">
              <w:rPr>
                <w:rFonts w:cs="Arial"/>
              </w:rPr>
              <w:t xml:space="preserve">Gesetz Nr. </w:t>
            </w:r>
            <w:r w:rsidRPr="00292DEB">
              <w:rPr>
                <w:rFonts w:cs="Arial"/>
                <w:color w:val="800000"/>
              </w:rPr>
              <w:t xml:space="preserve">4093/2012 </w:t>
            </w:r>
            <w:r w:rsidRPr="00292DEB">
              <w:rPr>
                <w:rFonts w:cs="Arial"/>
              </w:rPr>
              <w:t>vom</w:t>
            </w:r>
            <w:r w:rsidRPr="00292DEB">
              <w:rPr>
                <w:rFonts w:cs="Arial"/>
                <w:color w:val="800000"/>
              </w:rPr>
              <w:t xml:space="preserve"> 12. </w:t>
            </w:r>
            <w:r w:rsidRPr="00292DEB">
              <w:rPr>
                <w:rFonts w:cs="Arial"/>
              </w:rPr>
              <w:t xml:space="preserve">November </w:t>
            </w:r>
            <w:r w:rsidRPr="00292DEB">
              <w:rPr>
                <w:rFonts w:cs="Arial"/>
                <w:color w:val="800000"/>
              </w:rPr>
              <w:t>2012</w:t>
            </w:r>
            <w:r w:rsidRPr="00292DEB">
              <w:rPr>
                <w:rFonts w:cs="Arial"/>
              </w:rPr>
              <w:t>.</w:t>
            </w:r>
          </w:p>
          <w:p w14:paraId="1CF582C9" w14:textId="77777777" w:rsidR="00CD2271" w:rsidRPr="00292DEB" w:rsidRDefault="00CD2271" w:rsidP="00CD2271">
            <w:pPr>
              <w:spacing w:line="276" w:lineRule="auto"/>
              <w:rPr>
                <w:rFonts w:cs="Arial"/>
              </w:rPr>
            </w:pPr>
            <w:r w:rsidRPr="00292DEB">
              <w:rPr>
                <w:rFonts w:cs="Arial"/>
              </w:rPr>
              <w:t xml:space="preserve">Gesetzliche Verordnung vom </w:t>
            </w:r>
            <w:r w:rsidRPr="00292DEB">
              <w:rPr>
                <w:rFonts w:cs="Arial"/>
                <w:color w:val="800000"/>
              </w:rPr>
              <w:t>31.</w:t>
            </w:r>
            <w:r w:rsidRPr="00292DEB">
              <w:rPr>
                <w:rFonts w:cs="Arial"/>
              </w:rPr>
              <w:t xml:space="preserve"> Dezember </w:t>
            </w:r>
            <w:r w:rsidRPr="00292DEB">
              <w:rPr>
                <w:rFonts w:cs="Arial"/>
                <w:color w:val="800000"/>
              </w:rPr>
              <w:t>2012</w:t>
            </w:r>
            <w:r w:rsidRPr="00292DEB">
              <w:rPr>
                <w:rFonts w:cs="Arial"/>
              </w:rPr>
              <w:t>.</w:t>
            </w:r>
          </w:p>
          <w:p w14:paraId="11A71591"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800000"/>
              </w:rPr>
              <w:t>4147/13</w:t>
            </w:r>
            <w:r w:rsidRPr="00292DEB">
              <w:rPr>
                <w:rFonts w:cs="Arial"/>
              </w:rPr>
              <w:t xml:space="preserve"> vom </w:t>
            </w:r>
            <w:r w:rsidRPr="00292DEB">
              <w:rPr>
                <w:rFonts w:cs="Arial"/>
                <w:color w:val="800000"/>
              </w:rPr>
              <w:t>26.</w:t>
            </w:r>
            <w:r w:rsidRPr="00292DEB">
              <w:rPr>
                <w:rFonts w:cs="Arial"/>
              </w:rPr>
              <w:t xml:space="preserve"> April </w:t>
            </w:r>
            <w:r w:rsidRPr="00292DEB">
              <w:rPr>
                <w:rFonts w:cs="Arial"/>
                <w:color w:val="800000"/>
              </w:rPr>
              <w:t>2013</w:t>
            </w:r>
            <w:r w:rsidRPr="00292DEB">
              <w:rPr>
                <w:rFonts w:cs="Arial"/>
              </w:rPr>
              <w:t>.</w:t>
            </w:r>
          </w:p>
          <w:p w14:paraId="51F30629"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760000"/>
              </w:rPr>
              <w:t>4237/2014</w:t>
            </w:r>
            <w:r w:rsidRPr="00292DEB">
              <w:rPr>
                <w:rFonts w:cs="Arial"/>
              </w:rPr>
              <w:t xml:space="preserve"> vom </w:t>
            </w:r>
            <w:r w:rsidRPr="00292DEB">
              <w:rPr>
                <w:rFonts w:cs="Arial"/>
                <w:color w:val="760000"/>
              </w:rPr>
              <w:t>12.</w:t>
            </w:r>
            <w:r w:rsidRPr="00292DEB">
              <w:rPr>
                <w:rFonts w:cs="Arial"/>
              </w:rPr>
              <w:t xml:space="preserve"> Dezember </w:t>
            </w:r>
            <w:r w:rsidRPr="00292DEB">
              <w:rPr>
                <w:rFonts w:cs="Arial"/>
                <w:color w:val="760000"/>
              </w:rPr>
              <w:t>2014</w:t>
            </w:r>
            <w:r w:rsidRPr="00292DEB">
              <w:rPr>
                <w:rFonts w:cs="Arial"/>
              </w:rPr>
              <w:t>.</w:t>
            </w:r>
          </w:p>
          <w:p w14:paraId="73402C5B"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760000"/>
              </w:rPr>
              <w:t>4387/2016</w:t>
            </w:r>
            <w:r w:rsidRPr="00292DEB">
              <w:rPr>
                <w:rFonts w:cs="Arial"/>
              </w:rPr>
              <w:t xml:space="preserve"> vom </w:t>
            </w:r>
            <w:r w:rsidRPr="00292DEB">
              <w:rPr>
                <w:rFonts w:cs="Arial"/>
                <w:color w:val="760000"/>
              </w:rPr>
              <w:t>12.</w:t>
            </w:r>
            <w:r w:rsidRPr="00292DEB">
              <w:rPr>
                <w:rFonts w:cs="Arial"/>
              </w:rPr>
              <w:t xml:space="preserve"> Mai </w:t>
            </w:r>
            <w:r w:rsidRPr="00292DEB">
              <w:rPr>
                <w:rFonts w:cs="Arial"/>
                <w:color w:val="760000"/>
              </w:rPr>
              <w:t>2016.</w:t>
            </w:r>
          </w:p>
          <w:p w14:paraId="7FF29A9D" w14:textId="77777777" w:rsidR="00CD2271" w:rsidRPr="00292DEB" w:rsidRDefault="00CD2271" w:rsidP="00CD2271">
            <w:pPr>
              <w:spacing w:line="276" w:lineRule="auto"/>
              <w:rPr>
                <w:rFonts w:cs="Arial"/>
              </w:rPr>
            </w:pPr>
            <w:r w:rsidRPr="00292DEB">
              <w:rPr>
                <w:rFonts w:cs="Arial"/>
              </w:rPr>
              <w:t>Gesetz Nr.</w:t>
            </w:r>
            <w:r w:rsidRPr="00292DEB">
              <w:rPr>
                <w:rFonts w:cs="Arial"/>
                <w:b/>
              </w:rPr>
              <w:t xml:space="preserve"> </w:t>
            </w:r>
            <w:r w:rsidRPr="00292DEB">
              <w:rPr>
                <w:rFonts w:cs="Arial"/>
                <w:color w:val="C00000"/>
              </w:rPr>
              <w:t xml:space="preserve">4393/2016 </w:t>
            </w:r>
            <w:r w:rsidRPr="00292DEB">
              <w:rPr>
                <w:rFonts w:cs="Arial"/>
              </w:rPr>
              <w:t xml:space="preserve">vom </w:t>
            </w:r>
            <w:r w:rsidRPr="00292DEB">
              <w:rPr>
                <w:rFonts w:cs="Arial"/>
                <w:color w:val="C00000"/>
              </w:rPr>
              <w:t xml:space="preserve">6. </w:t>
            </w:r>
            <w:r w:rsidRPr="00292DEB">
              <w:rPr>
                <w:rFonts w:cs="Arial"/>
              </w:rPr>
              <w:t xml:space="preserve">Juni </w:t>
            </w:r>
            <w:r w:rsidRPr="00292DEB">
              <w:rPr>
                <w:rFonts w:cs="Arial"/>
                <w:color w:val="C00000"/>
              </w:rPr>
              <w:t>2016.</w:t>
            </w:r>
            <w:r w:rsidRPr="00292DEB">
              <w:rPr>
                <w:rFonts w:cs="Arial"/>
                <w:color w:val="00B0F0"/>
              </w:rPr>
              <w:t xml:space="preserve"> </w:t>
            </w:r>
          </w:p>
          <w:p w14:paraId="1922671C" w14:textId="77777777" w:rsidR="00CD2271" w:rsidRPr="00292DEB" w:rsidRDefault="00CD2271" w:rsidP="00CD2271">
            <w:pPr>
              <w:spacing w:line="276" w:lineRule="auto"/>
              <w:rPr>
                <w:rFonts w:cs="Arial"/>
                <w:color w:val="C00000"/>
              </w:rPr>
            </w:pPr>
            <w:r w:rsidRPr="00292DEB">
              <w:rPr>
                <w:rFonts w:cs="Arial"/>
              </w:rPr>
              <w:t xml:space="preserve">Gesetz Nr. </w:t>
            </w:r>
            <w:r w:rsidRPr="00292DEB">
              <w:rPr>
                <w:rFonts w:cs="Arial"/>
                <w:color w:val="C00000"/>
              </w:rPr>
              <w:t>4472/2017</w:t>
            </w:r>
            <w:r w:rsidRPr="00292DEB">
              <w:rPr>
                <w:rFonts w:cs="Arial"/>
              </w:rPr>
              <w:t xml:space="preserve"> vom </w:t>
            </w:r>
            <w:r w:rsidRPr="00292DEB">
              <w:rPr>
                <w:rFonts w:cs="Arial"/>
                <w:color w:val="C00000"/>
              </w:rPr>
              <w:t>19.</w:t>
            </w:r>
            <w:r w:rsidRPr="00292DEB">
              <w:rPr>
                <w:rFonts w:cs="Arial"/>
              </w:rPr>
              <w:t xml:space="preserve"> Mai </w:t>
            </w:r>
            <w:r w:rsidRPr="00292DEB">
              <w:rPr>
                <w:rFonts w:cs="Arial"/>
                <w:color w:val="C00000"/>
              </w:rPr>
              <w:t>2017.</w:t>
            </w:r>
          </w:p>
          <w:p w14:paraId="57DA4A34" w14:textId="77777777" w:rsidR="00CD2271" w:rsidRPr="00292DEB" w:rsidRDefault="00CD2271" w:rsidP="00CD2271">
            <w:pPr>
              <w:spacing w:line="276" w:lineRule="auto"/>
              <w:rPr>
                <w:rFonts w:cs="Arial"/>
                <w:color w:val="C00000"/>
              </w:rPr>
            </w:pPr>
            <w:r w:rsidRPr="00292DEB">
              <w:rPr>
                <w:rFonts w:cs="Arial"/>
              </w:rPr>
              <w:t>Gesetz Nr</w:t>
            </w:r>
            <w:r w:rsidRPr="00292DEB">
              <w:rPr>
                <w:rFonts w:cs="Arial"/>
                <w:color w:val="C00000"/>
              </w:rPr>
              <w:t xml:space="preserve">. 4475/2017 </w:t>
            </w:r>
            <w:r w:rsidRPr="00292DEB">
              <w:rPr>
                <w:rFonts w:cs="Arial"/>
              </w:rPr>
              <w:t>vom</w:t>
            </w:r>
            <w:r w:rsidRPr="00292DEB">
              <w:rPr>
                <w:rFonts w:cs="Arial"/>
                <w:color w:val="C00000"/>
              </w:rPr>
              <w:t xml:space="preserve"> 12. Juni 2017.</w:t>
            </w:r>
          </w:p>
          <w:p w14:paraId="6C5D8D19"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C00000"/>
              </w:rPr>
              <w:t>4554/2018</w:t>
            </w:r>
            <w:r w:rsidRPr="00292DEB">
              <w:rPr>
                <w:rFonts w:cs="Arial"/>
              </w:rPr>
              <w:t xml:space="preserve"> vom </w:t>
            </w:r>
            <w:r w:rsidRPr="00292DEB">
              <w:rPr>
                <w:rFonts w:cs="Arial"/>
                <w:color w:val="C00000"/>
              </w:rPr>
              <w:t>18. Juni</w:t>
            </w:r>
            <w:r w:rsidRPr="00292DEB">
              <w:rPr>
                <w:rFonts w:cs="Arial"/>
              </w:rPr>
              <w:t xml:space="preserve"> </w:t>
            </w:r>
            <w:r w:rsidRPr="00292DEB">
              <w:rPr>
                <w:rFonts w:cs="Arial"/>
                <w:color w:val="C00000"/>
              </w:rPr>
              <w:t>2018</w:t>
            </w:r>
            <w:r w:rsidRPr="00292DEB">
              <w:rPr>
                <w:rFonts w:cs="Arial"/>
              </w:rPr>
              <w:t>.</w:t>
            </w:r>
          </w:p>
          <w:p w14:paraId="5BFADA9D" w14:textId="77777777" w:rsidR="00CD2271" w:rsidRPr="00292DEB" w:rsidRDefault="00CD2271" w:rsidP="00CD2271">
            <w:pPr>
              <w:spacing w:line="276" w:lineRule="auto"/>
              <w:rPr>
                <w:rFonts w:cs="Arial"/>
              </w:rPr>
            </w:pPr>
            <w:r w:rsidRPr="00292DEB">
              <w:rPr>
                <w:rFonts w:cs="Arial"/>
              </w:rPr>
              <w:t xml:space="preserve">Gesetz Nr. </w:t>
            </w:r>
            <w:r w:rsidRPr="00292DEB">
              <w:rPr>
                <w:rFonts w:cs="Arial"/>
                <w:color w:val="C00000"/>
              </w:rPr>
              <w:t>4611/2019</w:t>
            </w:r>
            <w:r w:rsidRPr="00292DEB">
              <w:rPr>
                <w:rFonts w:cs="Arial"/>
              </w:rPr>
              <w:t xml:space="preserve"> vom </w:t>
            </w:r>
            <w:r w:rsidRPr="00292DEB">
              <w:rPr>
                <w:rFonts w:cs="Arial"/>
                <w:color w:val="C00000"/>
              </w:rPr>
              <w:t>17. Mai</w:t>
            </w:r>
            <w:r w:rsidRPr="00292DEB">
              <w:rPr>
                <w:rFonts w:cs="Arial"/>
              </w:rPr>
              <w:t xml:space="preserve"> </w:t>
            </w:r>
            <w:r w:rsidRPr="00292DEB">
              <w:rPr>
                <w:rFonts w:cs="Arial"/>
                <w:color w:val="C00000"/>
              </w:rPr>
              <w:t>2019</w:t>
            </w:r>
            <w:r w:rsidRPr="00292DEB">
              <w:rPr>
                <w:rFonts w:cs="Arial"/>
              </w:rPr>
              <w:t>.</w:t>
            </w:r>
          </w:p>
          <w:p w14:paraId="41A18D7B" w14:textId="77777777" w:rsidR="00CD2271" w:rsidRPr="00292DEB" w:rsidRDefault="00CD2271" w:rsidP="00CD2271">
            <w:pPr>
              <w:spacing w:line="276" w:lineRule="auto"/>
              <w:jc w:val="left"/>
              <w:rPr>
                <w:rFonts w:cs="Arial"/>
                <w:color w:val="C00000"/>
                <w:lang w:eastAsia="el-GR"/>
              </w:rPr>
            </w:pPr>
            <w:r w:rsidRPr="00292DEB">
              <w:rPr>
                <w:rFonts w:cs="Arial"/>
              </w:rPr>
              <w:t xml:space="preserve">Gesetz Nr. </w:t>
            </w:r>
            <w:r w:rsidRPr="00292DEB">
              <w:rPr>
                <w:rFonts w:cs="Arial"/>
                <w:color w:val="C00000"/>
                <w:lang w:eastAsia="el-GR"/>
              </w:rPr>
              <w:t>4623/2019</w:t>
            </w:r>
            <w:r w:rsidRPr="00292DEB">
              <w:rPr>
                <w:rFonts w:cs="Arial"/>
                <w:lang w:eastAsia="el-GR"/>
              </w:rPr>
              <w:t xml:space="preserve"> vom 09. August </w:t>
            </w:r>
            <w:r w:rsidRPr="00292DEB">
              <w:rPr>
                <w:rFonts w:cs="Arial"/>
                <w:color w:val="C00000"/>
                <w:lang w:eastAsia="el-GR"/>
              </w:rPr>
              <w:t>2019</w:t>
            </w:r>
          </w:p>
          <w:p w14:paraId="6DBD765B"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rPr>
              <w:t>4670/2020</w:t>
            </w:r>
            <w:r w:rsidRPr="00292DEB">
              <w:rPr>
                <w:rFonts w:cs="Arial"/>
              </w:rPr>
              <w:t xml:space="preserve"> </w:t>
            </w:r>
            <w:r w:rsidRPr="00292DEB">
              <w:rPr>
                <w:rFonts w:cs="Arial"/>
                <w:lang w:eastAsia="el-GR"/>
              </w:rPr>
              <w:t xml:space="preserve">vom </w:t>
            </w:r>
            <w:r w:rsidRPr="00292DEB">
              <w:rPr>
                <w:rFonts w:cs="Arial"/>
              </w:rPr>
              <w:t>28. Februar 2020</w:t>
            </w:r>
          </w:p>
          <w:p w14:paraId="187276A0"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4690/2020</w:t>
            </w:r>
            <w:r w:rsidRPr="00292DEB">
              <w:rPr>
                <w:rFonts w:cs="Arial"/>
                <w:lang w:eastAsia="el-GR"/>
              </w:rPr>
              <w:t xml:space="preserve"> vom 30. Mai 2020</w:t>
            </w:r>
          </w:p>
          <w:p w14:paraId="7A3D8B73"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4714/2020</w:t>
            </w:r>
            <w:r w:rsidRPr="00292DEB">
              <w:rPr>
                <w:rFonts w:cs="Arial"/>
                <w:lang w:eastAsia="el-GR"/>
              </w:rPr>
              <w:t xml:space="preserve"> vom 31. Juli 2020</w:t>
            </w:r>
          </w:p>
          <w:p w14:paraId="261BA4E1"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4756/2020</w:t>
            </w:r>
            <w:r w:rsidRPr="00292DEB">
              <w:rPr>
                <w:rFonts w:cs="Arial"/>
                <w:lang w:eastAsia="el-GR"/>
              </w:rPr>
              <w:t xml:space="preserve"> vom 26. November 2020</w:t>
            </w:r>
          </w:p>
          <w:p w14:paraId="0D910703"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4778/2021</w:t>
            </w:r>
            <w:r w:rsidRPr="00292DEB">
              <w:rPr>
                <w:rFonts w:cs="Arial"/>
                <w:lang w:eastAsia="el-GR"/>
              </w:rPr>
              <w:t xml:space="preserve"> vom 19. Februar 2021</w:t>
            </w:r>
          </w:p>
          <w:p w14:paraId="0FC6A535"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4784/2021</w:t>
            </w:r>
            <w:r w:rsidRPr="00292DEB">
              <w:rPr>
                <w:rFonts w:cs="Arial"/>
                <w:lang w:eastAsia="el-GR"/>
              </w:rPr>
              <w:t xml:space="preserve"> vom 16. März 2021</w:t>
            </w:r>
          </w:p>
          <w:p w14:paraId="52BC8EB0"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4798/2021</w:t>
            </w:r>
            <w:r w:rsidRPr="00292DEB">
              <w:rPr>
                <w:rFonts w:cs="Arial"/>
                <w:lang w:eastAsia="el-GR"/>
              </w:rPr>
              <w:t xml:space="preserve"> vom 24. April 2021</w:t>
            </w:r>
          </w:p>
          <w:p w14:paraId="26BAC4C4" w14:textId="77777777" w:rsidR="00CD2271" w:rsidRPr="00292DEB" w:rsidRDefault="00CD2271" w:rsidP="00CD2271">
            <w:pPr>
              <w:spacing w:line="276" w:lineRule="auto"/>
              <w:jc w:val="left"/>
              <w:rPr>
                <w:rFonts w:cs="Arial"/>
                <w:lang w:eastAsia="el-GR"/>
              </w:rPr>
            </w:pPr>
            <w:r w:rsidRPr="00292DEB">
              <w:rPr>
                <w:rFonts w:cs="Arial"/>
              </w:rPr>
              <w:t>Gesetz Nr</w:t>
            </w:r>
            <w:r w:rsidRPr="00292DEB">
              <w:rPr>
                <w:rFonts w:cs="Arial"/>
                <w:lang w:eastAsia="el-GR"/>
              </w:rPr>
              <w:t xml:space="preserve">. </w:t>
            </w:r>
            <w:r w:rsidRPr="00292DEB">
              <w:rPr>
                <w:rFonts w:cs="Arial"/>
                <w:color w:val="C00000"/>
                <w:lang w:eastAsia="el-GR"/>
              </w:rPr>
              <w:t>4892/2022</w:t>
            </w:r>
            <w:r w:rsidRPr="00292DEB">
              <w:rPr>
                <w:rFonts w:cs="Arial"/>
                <w:lang w:eastAsia="el-GR"/>
              </w:rPr>
              <w:t xml:space="preserve"> vom 22. Februar 2022</w:t>
            </w:r>
          </w:p>
          <w:p w14:paraId="661B49F9" w14:textId="77777777" w:rsidR="00CD2271" w:rsidRPr="00292DEB" w:rsidRDefault="00CD2271" w:rsidP="00CD2271">
            <w:pPr>
              <w:spacing w:line="276" w:lineRule="auto"/>
              <w:jc w:val="left"/>
              <w:rPr>
                <w:rFonts w:cs="Arial"/>
                <w:lang w:eastAsia="el-GR"/>
              </w:rPr>
            </w:pPr>
            <w:r w:rsidRPr="00292DEB">
              <w:rPr>
                <w:rFonts w:cs="Arial"/>
              </w:rPr>
              <w:t>Gesetz Nr</w:t>
            </w:r>
            <w:r w:rsidRPr="00292DEB">
              <w:rPr>
                <w:rFonts w:cs="Arial"/>
                <w:lang w:eastAsia="el-GR"/>
              </w:rPr>
              <w:t xml:space="preserve">. </w:t>
            </w:r>
            <w:r w:rsidRPr="00292DEB">
              <w:rPr>
                <w:rFonts w:cs="Arial"/>
                <w:color w:val="C00000"/>
                <w:lang w:eastAsia="el-GR"/>
              </w:rPr>
              <w:t>4961/2022</w:t>
            </w:r>
            <w:r w:rsidRPr="00292DEB">
              <w:rPr>
                <w:rFonts w:cs="Arial"/>
                <w:lang w:eastAsia="el-GR"/>
              </w:rPr>
              <w:t xml:space="preserve"> vom 27. Juli 2022</w:t>
            </w:r>
          </w:p>
          <w:p w14:paraId="3FF1CD31" w14:textId="77777777" w:rsidR="00CD2271" w:rsidRPr="00292DEB" w:rsidRDefault="00CD2271" w:rsidP="00CD2271">
            <w:pPr>
              <w:spacing w:line="276" w:lineRule="auto"/>
              <w:jc w:val="left"/>
              <w:rPr>
                <w:rFonts w:cs="Arial"/>
                <w:lang w:eastAsia="el-GR"/>
              </w:rPr>
            </w:pPr>
            <w:r w:rsidRPr="00292DEB">
              <w:rPr>
                <w:rFonts w:cs="Arial"/>
              </w:rPr>
              <w:t xml:space="preserve">Gesetz Nr. </w:t>
            </w:r>
            <w:r w:rsidRPr="00292DEB">
              <w:rPr>
                <w:rFonts w:cs="Arial"/>
                <w:color w:val="C00000"/>
                <w:lang w:eastAsia="el-GR"/>
              </w:rPr>
              <w:t>4997/2022</w:t>
            </w:r>
            <w:r w:rsidRPr="00292DEB">
              <w:rPr>
                <w:rFonts w:cs="Arial"/>
                <w:lang w:eastAsia="el-GR"/>
              </w:rPr>
              <w:t xml:space="preserve"> vom 25. November 2022</w:t>
            </w:r>
          </w:p>
          <w:p w14:paraId="3A59B4AE" w14:textId="77777777" w:rsidR="00CD2271" w:rsidRPr="00292DEB" w:rsidRDefault="00CD2271" w:rsidP="00CD2271">
            <w:pPr>
              <w:spacing w:line="276" w:lineRule="auto"/>
              <w:jc w:val="left"/>
              <w:rPr>
                <w:rFonts w:cs="Arial"/>
                <w:lang w:eastAsia="el-GR"/>
              </w:rPr>
            </w:pPr>
            <w:r w:rsidRPr="00292DEB">
              <w:rPr>
                <w:rFonts w:cs="Arial"/>
                <w:lang w:eastAsia="el-GR"/>
              </w:rPr>
              <w:t>Gesetz Nr. 5036/2023 vom 28. März 2023</w:t>
            </w:r>
          </w:p>
          <w:p w14:paraId="1E7555EC" w14:textId="77777777" w:rsidR="00CD2271" w:rsidRPr="00292DEB" w:rsidRDefault="00CD2271" w:rsidP="00CD2271">
            <w:pPr>
              <w:spacing w:line="276" w:lineRule="auto"/>
              <w:jc w:val="left"/>
              <w:rPr>
                <w:rFonts w:cs="Arial"/>
                <w:lang w:eastAsia="el-GR"/>
              </w:rPr>
            </w:pPr>
            <w:r w:rsidRPr="00292DEB">
              <w:rPr>
                <w:rFonts w:cs="Arial"/>
                <w:lang w:eastAsia="el-GR"/>
              </w:rPr>
              <w:t>Gesetz Nr. 5043/2023 vom 13. April 2023</w:t>
            </w:r>
          </w:p>
          <w:p w14:paraId="166E08FE" w14:textId="77777777" w:rsidR="00CD2271" w:rsidRPr="00292DEB" w:rsidRDefault="00CD2271" w:rsidP="00CD2271">
            <w:pPr>
              <w:spacing w:line="276" w:lineRule="auto"/>
              <w:jc w:val="left"/>
              <w:rPr>
                <w:rFonts w:cs="Arial"/>
                <w:lang w:eastAsia="el-GR"/>
              </w:rPr>
            </w:pPr>
            <w:r w:rsidRPr="00292DEB">
              <w:rPr>
                <w:rFonts w:cs="Arial"/>
                <w:lang w:eastAsia="el-GR"/>
              </w:rPr>
              <w:t>Gesetz Nr. 5078/2023 vom 20. Dezember 2023</w:t>
            </w:r>
          </w:p>
          <w:p w14:paraId="165BABFA" w14:textId="77777777" w:rsidR="00CD2271" w:rsidRPr="00292DEB" w:rsidRDefault="00CD2271" w:rsidP="00CD2271">
            <w:pPr>
              <w:spacing w:line="276" w:lineRule="auto"/>
              <w:jc w:val="left"/>
              <w:rPr>
                <w:rFonts w:cs="Arial"/>
                <w:lang w:eastAsia="el-GR"/>
              </w:rPr>
            </w:pPr>
            <w:r w:rsidRPr="00292DEB">
              <w:rPr>
                <w:rFonts w:cs="Arial"/>
                <w:lang w:eastAsia="el-GR"/>
              </w:rPr>
              <w:t>Gesetz Nr. 5157/2024 vom 15. November 2024</w:t>
            </w:r>
          </w:p>
          <w:p w14:paraId="55E15608" w14:textId="77777777" w:rsidR="00CD2271" w:rsidRPr="00292DEB" w:rsidRDefault="00CD2271" w:rsidP="00CD2271">
            <w:pPr>
              <w:spacing w:line="276" w:lineRule="auto"/>
              <w:jc w:val="left"/>
              <w:rPr>
                <w:rFonts w:cs="Arial"/>
                <w:lang w:eastAsia="el-GR"/>
              </w:rPr>
            </w:pPr>
            <w:r w:rsidRPr="00292DEB">
              <w:rPr>
                <w:rFonts w:cs="Arial"/>
                <w:lang w:eastAsia="el-GR"/>
              </w:rPr>
              <w:t>Gesetz Nr. 5167/2024 vom 20. Dezember 2024</w:t>
            </w:r>
          </w:p>
          <w:p w14:paraId="40AE644C" w14:textId="77777777" w:rsidR="00CD2271" w:rsidRPr="00292DEB" w:rsidRDefault="00CD2271" w:rsidP="00CD2271">
            <w:pPr>
              <w:spacing w:line="276" w:lineRule="auto"/>
              <w:rPr>
                <w:rFonts w:cs="Arial"/>
              </w:rPr>
            </w:pPr>
            <w:r w:rsidRPr="00292DEB">
              <w:rPr>
                <w:rFonts w:cs="Arial"/>
              </w:rPr>
              <w:t xml:space="preserve">Gemeinsame Ministerialentscheidung </w:t>
            </w:r>
            <w:r w:rsidRPr="00292DEB">
              <w:rPr>
                <w:rFonts w:cs="Arial"/>
                <w:lang w:val="en-GB"/>
              </w:rPr>
              <w:t>Δ</w:t>
            </w:r>
            <w:r w:rsidRPr="00292DEB">
              <w:rPr>
                <w:rFonts w:cs="Arial"/>
              </w:rPr>
              <w:t>12</w:t>
            </w:r>
            <w:r w:rsidRPr="00292DEB">
              <w:rPr>
                <w:rFonts w:cs="Arial"/>
                <w:lang w:val="en-GB"/>
              </w:rPr>
              <w:t>α</w:t>
            </w:r>
            <w:r w:rsidRPr="00292DEB">
              <w:rPr>
                <w:rFonts w:cs="Arial"/>
              </w:rPr>
              <w:t>/</w:t>
            </w:r>
            <w:r w:rsidRPr="00292DEB">
              <w:rPr>
                <w:rFonts w:cs="Arial"/>
                <w:lang w:val="en-GB"/>
              </w:rPr>
              <w:t>Φ</w:t>
            </w:r>
            <w:r w:rsidRPr="00292DEB">
              <w:rPr>
                <w:rFonts w:cs="Arial"/>
              </w:rPr>
              <w:t>.29/</w:t>
            </w:r>
            <w:r w:rsidRPr="00292DEB">
              <w:rPr>
                <w:rFonts w:cs="Arial"/>
                <w:lang w:val="en-GB"/>
              </w:rPr>
              <w:t>Γ</w:t>
            </w:r>
            <w:r w:rsidRPr="00292DEB">
              <w:rPr>
                <w:rFonts w:cs="Arial"/>
              </w:rPr>
              <w:t>.</w:t>
            </w:r>
            <w:r w:rsidRPr="00292DEB">
              <w:rPr>
                <w:rFonts w:cs="Arial"/>
                <w:lang w:val="en-GB"/>
              </w:rPr>
              <w:t>Π</w:t>
            </w:r>
            <w:r w:rsidRPr="00292DEB">
              <w:rPr>
                <w:rFonts w:cs="Arial"/>
              </w:rPr>
              <w:t>.7032/142/13-06-2019 (Regierungsamtsblatt Nr. 2553/B/2019).</w:t>
            </w:r>
          </w:p>
          <w:p w14:paraId="7D4A86F4" w14:textId="77777777" w:rsidR="00CD2271" w:rsidRPr="00292DEB" w:rsidRDefault="00CD2271" w:rsidP="00CD2271">
            <w:pPr>
              <w:spacing w:line="276" w:lineRule="auto"/>
              <w:rPr>
                <w:rFonts w:cs="Arial"/>
              </w:rPr>
            </w:pPr>
            <w:r w:rsidRPr="00292DEB">
              <w:rPr>
                <w:rFonts w:cs="Arial"/>
              </w:rPr>
              <w:lastRenderedPageBreak/>
              <w:t xml:space="preserve">Gesetz </w:t>
            </w:r>
            <w:r w:rsidRPr="00292DEB">
              <w:rPr>
                <w:rFonts w:cs="Arial"/>
                <w:color w:val="C00000"/>
              </w:rPr>
              <w:t xml:space="preserve">4512/2018 </w:t>
            </w:r>
            <w:r w:rsidRPr="00292DEB">
              <w:rPr>
                <w:rFonts w:cs="Arial"/>
              </w:rPr>
              <w:t xml:space="preserve">Art 215 und Ministerialentscheidung </w:t>
            </w:r>
            <w:r w:rsidRPr="00292DEB">
              <w:rPr>
                <w:rFonts w:cs="Arial"/>
                <w:lang w:val="en-GB"/>
              </w:rPr>
              <w:t>Δ</w:t>
            </w:r>
            <w:r w:rsidRPr="00292DEB">
              <w:rPr>
                <w:rFonts w:cs="Arial"/>
              </w:rPr>
              <w:t>12/</w:t>
            </w:r>
            <w:r w:rsidRPr="00292DEB">
              <w:rPr>
                <w:rFonts w:cs="Arial"/>
                <w:lang w:val="en-GB"/>
              </w:rPr>
              <w:t>Γ</w:t>
            </w:r>
            <w:r w:rsidRPr="00292DEB">
              <w:rPr>
                <w:rFonts w:cs="Arial"/>
              </w:rPr>
              <w:t>.</w:t>
            </w:r>
            <w:r w:rsidRPr="00292DEB">
              <w:rPr>
                <w:rFonts w:cs="Arial"/>
                <w:lang w:val="en-GB"/>
              </w:rPr>
              <w:t>Π</w:t>
            </w:r>
            <w:r w:rsidRPr="00292DEB">
              <w:rPr>
                <w:rFonts w:cs="Arial"/>
              </w:rPr>
              <w:t>.</w:t>
            </w:r>
            <w:proofErr w:type="spellStart"/>
            <w:r w:rsidRPr="00292DEB">
              <w:rPr>
                <w:rFonts w:cs="Arial"/>
                <w:lang w:val="en-GB"/>
              </w:rPr>
              <w:t>οικ</w:t>
            </w:r>
            <w:proofErr w:type="spellEnd"/>
            <w:r w:rsidRPr="00292DEB">
              <w:rPr>
                <w:rFonts w:cs="Arial"/>
              </w:rPr>
              <w:t>/2738/36/17.01.2018 (Regierungsamtsblatt Nr. 57/B/2018)</w:t>
            </w:r>
          </w:p>
          <w:p w14:paraId="2F284C8E" w14:textId="77777777" w:rsidR="00CD2271" w:rsidRPr="00292DEB" w:rsidRDefault="00CD2271" w:rsidP="00CD2271">
            <w:pPr>
              <w:spacing w:line="276" w:lineRule="auto"/>
              <w:rPr>
                <w:rFonts w:cs="Arial"/>
                <w:shd w:val="clear" w:color="auto" w:fill="FFFFFF"/>
              </w:rPr>
            </w:pPr>
            <w:r w:rsidRPr="00292DEB">
              <w:rPr>
                <w:rFonts w:cs="Arial"/>
              </w:rPr>
              <w:t xml:space="preserve">Gemeinsame Ministerialentscheidung </w:t>
            </w:r>
            <w:r w:rsidRPr="00292DEB">
              <w:rPr>
                <w:rFonts w:cs="Arial"/>
                <w:bCs/>
                <w:shd w:val="clear" w:color="auto" w:fill="FFFFFF"/>
              </w:rPr>
              <w:t>Δ12γ/ΓΠοικ.</w:t>
            </w:r>
            <w:r w:rsidRPr="00292DEB">
              <w:rPr>
                <w:rFonts w:cs="Arial"/>
                <w:bCs/>
                <w:color w:val="C00000"/>
                <w:shd w:val="clear" w:color="auto" w:fill="FFFFFF"/>
              </w:rPr>
              <w:t>21836/644/2020</w:t>
            </w:r>
            <w:r w:rsidRPr="00292DEB">
              <w:rPr>
                <w:rFonts w:cs="Arial"/>
                <w:bCs/>
                <w:shd w:val="clear" w:color="auto" w:fill="FFFFFF"/>
              </w:rPr>
              <w:t xml:space="preserve"> (</w:t>
            </w:r>
            <w:r w:rsidRPr="00292DEB">
              <w:rPr>
                <w:rFonts w:cs="Arial"/>
              </w:rPr>
              <w:t>Regierungsamtsblatt Nr.</w:t>
            </w:r>
            <w:r w:rsidRPr="00292DEB">
              <w:rPr>
                <w:rFonts w:cs="Arial"/>
                <w:shd w:val="clear" w:color="auto" w:fill="FFFFFF"/>
              </w:rPr>
              <w:t xml:space="preserve"> 2363 B/16-06-2020).</w:t>
            </w:r>
          </w:p>
          <w:p w14:paraId="380DBEA0" w14:textId="77777777" w:rsidR="00CD2271" w:rsidRPr="00292DEB" w:rsidRDefault="00CD2271" w:rsidP="00CD2271">
            <w:pPr>
              <w:spacing w:line="276" w:lineRule="auto"/>
              <w:rPr>
                <w:rFonts w:cs="Arial"/>
              </w:rPr>
            </w:pPr>
          </w:p>
          <w:p w14:paraId="0256CE34" w14:textId="77777777" w:rsidR="00CD2271" w:rsidRPr="00292DEB" w:rsidRDefault="00CD2271" w:rsidP="00CD2271">
            <w:pPr>
              <w:spacing w:line="276" w:lineRule="auto"/>
              <w:rPr>
                <w:rFonts w:cs="Arial"/>
              </w:rPr>
            </w:pPr>
            <w:r w:rsidRPr="00292DEB">
              <w:rPr>
                <w:rFonts w:eastAsia="Times New Roman" w:cs="Arial"/>
                <w:lang w:eastAsia="de-DE"/>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401EE828" w14:textId="7C16D01B" w:rsidR="00CD2271" w:rsidRPr="00292DEB" w:rsidRDefault="00CD2271" w:rsidP="00CD2271">
            <w:pPr>
              <w:spacing w:line="276" w:lineRule="auto"/>
              <w:rPr>
                <w:rFonts w:eastAsia="Arial" w:cs="Arial"/>
              </w:rPr>
            </w:pPr>
          </w:p>
        </w:tc>
        <w:tc>
          <w:tcPr>
            <w:tcW w:w="1370" w:type="pct"/>
          </w:tcPr>
          <w:p w14:paraId="1C0B19FA" w14:textId="77777777" w:rsidR="00CD2271" w:rsidRPr="00292DEB" w:rsidRDefault="00CD2271" w:rsidP="00CD2271">
            <w:pPr>
              <w:spacing w:line="276" w:lineRule="auto"/>
              <w:rPr>
                <w:rFonts w:cs="Arial"/>
                <w:lang w:val="fr-BE"/>
              </w:rPr>
            </w:pPr>
            <w:r w:rsidRPr="00292DEB">
              <w:rPr>
                <w:rFonts w:cs="Arial"/>
                <w:lang w:val="fr-BE"/>
              </w:rPr>
              <w:lastRenderedPageBreak/>
              <w:t>Loi nº </w:t>
            </w:r>
            <w:r w:rsidRPr="00292DEB">
              <w:rPr>
                <w:rFonts w:cs="Arial"/>
                <w:color w:val="800000"/>
                <w:lang w:val="fr-BE"/>
              </w:rPr>
              <w:t>1846/51</w:t>
            </w:r>
            <w:r w:rsidRPr="00292DEB">
              <w:rPr>
                <w:rFonts w:cs="Arial"/>
                <w:lang w:val="fr-BE"/>
              </w:rPr>
              <w:t xml:space="preserve"> du </w:t>
            </w:r>
            <w:r w:rsidRPr="00292DEB">
              <w:rPr>
                <w:rFonts w:cs="Arial"/>
                <w:color w:val="800000"/>
                <w:lang w:val="fr-BE"/>
              </w:rPr>
              <w:t>14</w:t>
            </w:r>
            <w:r w:rsidRPr="00292DEB">
              <w:rPr>
                <w:rFonts w:cs="Arial"/>
                <w:lang w:val="fr-BE"/>
              </w:rPr>
              <w:t xml:space="preserve"> juin </w:t>
            </w:r>
            <w:r w:rsidRPr="00292DEB">
              <w:rPr>
                <w:rFonts w:cs="Arial"/>
                <w:color w:val="800000"/>
                <w:lang w:val="fr-BE"/>
              </w:rPr>
              <w:t>1951</w:t>
            </w:r>
            <w:r w:rsidRPr="00292DEB">
              <w:rPr>
                <w:rFonts w:cs="Arial"/>
                <w:lang w:val="fr-BE"/>
              </w:rPr>
              <w:t>.</w:t>
            </w:r>
          </w:p>
          <w:p w14:paraId="70F05C97"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1902/90</w:t>
            </w:r>
            <w:r w:rsidRPr="00292DEB">
              <w:rPr>
                <w:rFonts w:cs="Arial"/>
                <w:lang w:val="fr-BE"/>
              </w:rPr>
              <w:t xml:space="preserve"> du </w:t>
            </w:r>
            <w:r w:rsidRPr="00292DEB">
              <w:rPr>
                <w:rFonts w:cs="Arial"/>
                <w:color w:val="800000"/>
                <w:lang w:val="fr-BE"/>
              </w:rPr>
              <w:t>17</w:t>
            </w:r>
            <w:r w:rsidRPr="00292DEB">
              <w:rPr>
                <w:rFonts w:cs="Arial"/>
                <w:lang w:val="fr-BE"/>
              </w:rPr>
              <w:t xml:space="preserve"> octobre </w:t>
            </w:r>
            <w:r w:rsidRPr="00292DEB">
              <w:rPr>
                <w:rFonts w:cs="Arial"/>
                <w:color w:val="800000"/>
                <w:lang w:val="fr-BE"/>
              </w:rPr>
              <w:t>1990</w:t>
            </w:r>
            <w:r w:rsidRPr="00292DEB">
              <w:rPr>
                <w:rFonts w:cs="Arial"/>
                <w:lang w:val="fr-BE"/>
              </w:rPr>
              <w:t>.</w:t>
            </w:r>
          </w:p>
          <w:p w14:paraId="501D05B7"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1976/91</w:t>
            </w:r>
            <w:r w:rsidRPr="00292DEB">
              <w:rPr>
                <w:rFonts w:cs="Arial"/>
                <w:lang w:val="fr-BE"/>
              </w:rPr>
              <w:t xml:space="preserve"> du </w:t>
            </w:r>
            <w:r w:rsidRPr="00292DEB">
              <w:rPr>
                <w:rFonts w:cs="Arial"/>
                <w:color w:val="800000"/>
                <w:lang w:val="fr-BE"/>
              </w:rPr>
              <w:t>4</w:t>
            </w:r>
            <w:r w:rsidRPr="00292DEB">
              <w:rPr>
                <w:rFonts w:cs="Arial"/>
                <w:lang w:val="fr-BE"/>
              </w:rPr>
              <w:t xml:space="preserve"> décembre </w:t>
            </w:r>
            <w:r w:rsidRPr="00292DEB">
              <w:rPr>
                <w:rFonts w:cs="Arial"/>
                <w:color w:val="800000"/>
                <w:lang w:val="fr-BE"/>
              </w:rPr>
              <w:t>1991</w:t>
            </w:r>
            <w:r w:rsidRPr="00292DEB">
              <w:rPr>
                <w:rFonts w:cs="Arial"/>
                <w:lang w:val="fr-BE"/>
              </w:rPr>
              <w:t>.</w:t>
            </w:r>
          </w:p>
          <w:p w14:paraId="047116E0"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2084/92</w:t>
            </w:r>
            <w:r w:rsidRPr="00292DEB">
              <w:rPr>
                <w:rFonts w:cs="Arial"/>
                <w:lang w:val="fr-BE"/>
              </w:rPr>
              <w:t xml:space="preserve"> du </w:t>
            </w:r>
            <w:r w:rsidRPr="00292DEB">
              <w:rPr>
                <w:rFonts w:cs="Arial"/>
                <w:color w:val="800000"/>
                <w:lang w:val="fr-BE"/>
              </w:rPr>
              <w:t>7</w:t>
            </w:r>
            <w:r w:rsidRPr="00292DEB">
              <w:rPr>
                <w:rFonts w:cs="Arial"/>
                <w:lang w:val="fr-BE"/>
              </w:rPr>
              <w:t xml:space="preserve"> octobre </w:t>
            </w:r>
            <w:r w:rsidRPr="00292DEB">
              <w:rPr>
                <w:rFonts w:cs="Arial"/>
                <w:color w:val="800000"/>
                <w:lang w:val="fr-BE"/>
              </w:rPr>
              <w:t>1992</w:t>
            </w:r>
            <w:r w:rsidRPr="00292DEB">
              <w:rPr>
                <w:rFonts w:cs="Arial"/>
                <w:lang w:val="fr-BE"/>
              </w:rPr>
              <w:t>.</w:t>
            </w:r>
          </w:p>
          <w:p w14:paraId="0187373E"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3029/02</w:t>
            </w:r>
            <w:r w:rsidRPr="00292DEB">
              <w:rPr>
                <w:rFonts w:cs="Arial"/>
                <w:lang w:val="fr-BE"/>
              </w:rPr>
              <w:t xml:space="preserve"> du </w:t>
            </w:r>
            <w:r w:rsidRPr="00292DEB">
              <w:rPr>
                <w:rFonts w:cs="Arial"/>
                <w:color w:val="800000"/>
                <w:lang w:val="fr-BE"/>
              </w:rPr>
              <w:t>11</w:t>
            </w:r>
            <w:r w:rsidRPr="00292DEB">
              <w:rPr>
                <w:rFonts w:cs="Arial"/>
                <w:lang w:val="fr-BE"/>
              </w:rPr>
              <w:t xml:space="preserve"> juillet </w:t>
            </w:r>
            <w:r w:rsidRPr="00292DEB">
              <w:rPr>
                <w:rFonts w:cs="Arial"/>
                <w:color w:val="800000"/>
                <w:lang w:val="fr-BE"/>
              </w:rPr>
              <w:t>2002</w:t>
            </w:r>
            <w:r w:rsidRPr="00292DEB">
              <w:rPr>
                <w:rFonts w:cs="Arial"/>
                <w:lang w:val="fr-BE"/>
              </w:rPr>
              <w:t>.</w:t>
            </w:r>
          </w:p>
          <w:p w14:paraId="3B5EEAEA"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3232/04</w:t>
            </w:r>
            <w:r w:rsidRPr="00292DEB">
              <w:rPr>
                <w:rFonts w:cs="Arial"/>
                <w:lang w:val="fr-BE"/>
              </w:rPr>
              <w:t xml:space="preserve"> du </w:t>
            </w:r>
            <w:r w:rsidRPr="00292DEB">
              <w:rPr>
                <w:rFonts w:cs="Arial"/>
                <w:color w:val="800000"/>
                <w:lang w:val="fr-BE"/>
              </w:rPr>
              <w:t>12</w:t>
            </w:r>
            <w:r w:rsidRPr="00292DEB">
              <w:rPr>
                <w:rFonts w:cs="Arial"/>
                <w:lang w:val="fr-BE"/>
              </w:rPr>
              <w:t xml:space="preserve"> février </w:t>
            </w:r>
            <w:r w:rsidRPr="00292DEB">
              <w:rPr>
                <w:rFonts w:cs="Arial"/>
                <w:color w:val="800000"/>
                <w:lang w:val="fr-BE"/>
              </w:rPr>
              <w:t>2004</w:t>
            </w:r>
            <w:r w:rsidRPr="00292DEB">
              <w:rPr>
                <w:rFonts w:cs="Arial"/>
                <w:lang w:val="fr-BE"/>
              </w:rPr>
              <w:t>.</w:t>
            </w:r>
          </w:p>
          <w:p w14:paraId="4366DEFD"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3518/06</w:t>
            </w:r>
            <w:r w:rsidRPr="00292DEB">
              <w:rPr>
                <w:rFonts w:cs="Arial"/>
                <w:lang w:val="fr-BE"/>
              </w:rPr>
              <w:t xml:space="preserve"> du </w:t>
            </w:r>
            <w:r w:rsidRPr="00292DEB">
              <w:rPr>
                <w:rFonts w:cs="Arial"/>
                <w:color w:val="800000"/>
                <w:lang w:val="fr-BE"/>
              </w:rPr>
              <w:t>21</w:t>
            </w:r>
            <w:r w:rsidRPr="00292DEB">
              <w:rPr>
                <w:rFonts w:cs="Arial"/>
                <w:lang w:val="fr-BE"/>
              </w:rPr>
              <w:t xml:space="preserve"> décembre </w:t>
            </w:r>
            <w:r w:rsidRPr="00292DEB">
              <w:rPr>
                <w:rFonts w:cs="Arial"/>
                <w:color w:val="800000"/>
                <w:lang w:val="fr-BE"/>
              </w:rPr>
              <w:t>2006</w:t>
            </w:r>
            <w:r w:rsidRPr="00292DEB">
              <w:rPr>
                <w:rFonts w:cs="Arial"/>
                <w:lang w:val="fr-BE"/>
              </w:rPr>
              <w:t>.</w:t>
            </w:r>
          </w:p>
          <w:p w14:paraId="5C8555E4" w14:textId="77777777" w:rsidR="00CD2271" w:rsidRPr="00292DEB" w:rsidRDefault="00CD2271" w:rsidP="00CD2271">
            <w:pPr>
              <w:spacing w:line="276" w:lineRule="auto"/>
              <w:rPr>
                <w:rFonts w:eastAsia="Arial" w:cs="Arial"/>
                <w:lang w:val="fr-BE"/>
              </w:rPr>
            </w:pPr>
            <w:r w:rsidRPr="00292DEB">
              <w:rPr>
                <w:rFonts w:cs="Arial"/>
                <w:lang w:val="fr-BE"/>
              </w:rPr>
              <w:t>Loi nº </w:t>
            </w:r>
            <w:r w:rsidRPr="00292DEB">
              <w:rPr>
                <w:rFonts w:cs="Arial"/>
                <w:color w:val="800000"/>
                <w:lang w:val="fr-BE"/>
              </w:rPr>
              <w:t>3863/10</w:t>
            </w:r>
            <w:r w:rsidRPr="00292DEB">
              <w:rPr>
                <w:rFonts w:cs="Arial"/>
                <w:lang w:val="fr-BE"/>
              </w:rPr>
              <w:t xml:space="preserve"> du </w:t>
            </w:r>
            <w:r w:rsidRPr="00292DEB">
              <w:rPr>
                <w:rFonts w:cs="Arial"/>
                <w:color w:val="800000"/>
                <w:lang w:val="fr-BE"/>
              </w:rPr>
              <w:t>15</w:t>
            </w:r>
            <w:r w:rsidRPr="00292DEB">
              <w:rPr>
                <w:rFonts w:cs="Arial"/>
                <w:lang w:val="fr-BE"/>
              </w:rPr>
              <w:t xml:space="preserve"> juillet </w:t>
            </w:r>
            <w:r w:rsidRPr="00292DEB">
              <w:rPr>
                <w:rFonts w:cs="Arial"/>
                <w:color w:val="800000"/>
                <w:lang w:val="fr-BE"/>
              </w:rPr>
              <w:t>2010</w:t>
            </w:r>
            <w:r w:rsidRPr="00292DEB">
              <w:rPr>
                <w:rFonts w:cs="Arial"/>
                <w:lang w:val="fr-BE"/>
              </w:rPr>
              <w:t>.</w:t>
            </w:r>
          </w:p>
          <w:p w14:paraId="023CFEB3" w14:textId="77777777" w:rsidR="00CD2271" w:rsidRPr="00292DEB" w:rsidRDefault="00CD2271" w:rsidP="00CD2271">
            <w:pPr>
              <w:spacing w:line="276" w:lineRule="auto"/>
              <w:rPr>
                <w:rFonts w:eastAsia="Arial" w:cs="Arial"/>
                <w:lang w:val="fr-BE"/>
              </w:rPr>
            </w:pPr>
            <w:r w:rsidRPr="00292DEB">
              <w:rPr>
                <w:rFonts w:cs="Arial"/>
                <w:lang w:val="fr-BE"/>
              </w:rPr>
              <w:t xml:space="preserve">Loi nº </w:t>
            </w:r>
            <w:r w:rsidRPr="00292DEB">
              <w:rPr>
                <w:rFonts w:cs="Arial"/>
                <w:color w:val="800000"/>
                <w:lang w:val="fr-BE"/>
              </w:rPr>
              <w:t>4051/2012</w:t>
            </w:r>
            <w:r w:rsidRPr="00292DEB">
              <w:rPr>
                <w:rFonts w:cs="Arial"/>
                <w:lang w:val="fr-BE"/>
              </w:rPr>
              <w:t xml:space="preserve"> du </w:t>
            </w:r>
            <w:r w:rsidRPr="00292DEB">
              <w:rPr>
                <w:rFonts w:cs="Arial"/>
                <w:color w:val="800000"/>
                <w:lang w:val="fr-BE"/>
              </w:rPr>
              <w:t>29</w:t>
            </w:r>
            <w:r w:rsidRPr="00292DEB">
              <w:rPr>
                <w:rFonts w:cs="Arial"/>
                <w:lang w:val="fr-BE"/>
              </w:rPr>
              <w:t xml:space="preserve"> février </w:t>
            </w:r>
            <w:r w:rsidRPr="00292DEB">
              <w:rPr>
                <w:rFonts w:cs="Arial"/>
                <w:color w:val="800000"/>
                <w:lang w:val="fr-BE"/>
              </w:rPr>
              <w:t>2012</w:t>
            </w:r>
            <w:r w:rsidRPr="00292DEB">
              <w:rPr>
                <w:rFonts w:cs="Arial"/>
                <w:lang w:val="fr-BE"/>
              </w:rPr>
              <w:t>.</w:t>
            </w:r>
          </w:p>
          <w:p w14:paraId="7903B798" w14:textId="77777777" w:rsidR="00CD2271" w:rsidRPr="00292DEB" w:rsidRDefault="00CD2271" w:rsidP="00CD2271">
            <w:pPr>
              <w:spacing w:line="276" w:lineRule="auto"/>
              <w:rPr>
                <w:rFonts w:eastAsia="Arial" w:cs="Arial"/>
                <w:lang w:val="fr-BE"/>
              </w:rPr>
            </w:pPr>
            <w:r w:rsidRPr="00292DEB">
              <w:rPr>
                <w:rFonts w:cs="Arial"/>
                <w:lang w:val="fr-BE"/>
              </w:rPr>
              <w:t xml:space="preserve">Loi nº </w:t>
            </w:r>
            <w:r w:rsidRPr="00292DEB">
              <w:rPr>
                <w:rFonts w:cs="Arial"/>
                <w:color w:val="800000"/>
                <w:lang w:val="fr-BE"/>
              </w:rPr>
              <w:t>4093/2012</w:t>
            </w:r>
            <w:r w:rsidRPr="00292DEB">
              <w:rPr>
                <w:rFonts w:cs="Arial"/>
                <w:lang w:val="fr-BE"/>
              </w:rPr>
              <w:t xml:space="preserve"> du </w:t>
            </w:r>
            <w:r w:rsidRPr="00292DEB">
              <w:rPr>
                <w:rFonts w:cs="Arial"/>
                <w:color w:val="800000"/>
                <w:lang w:val="fr-BE"/>
              </w:rPr>
              <w:t xml:space="preserve">12 </w:t>
            </w:r>
            <w:r w:rsidRPr="00292DEB">
              <w:rPr>
                <w:rFonts w:cs="Arial"/>
                <w:lang w:val="fr-BE"/>
              </w:rPr>
              <w:t xml:space="preserve">novembre </w:t>
            </w:r>
            <w:r w:rsidRPr="00292DEB">
              <w:rPr>
                <w:rFonts w:cs="Arial"/>
                <w:color w:val="800000"/>
                <w:lang w:val="fr-BE"/>
              </w:rPr>
              <w:t>2012</w:t>
            </w:r>
            <w:r w:rsidRPr="00292DEB">
              <w:rPr>
                <w:rFonts w:cs="Arial"/>
                <w:lang w:val="fr-BE"/>
              </w:rPr>
              <w:t>.</w:t>
            </w:r>
          </w:p>
          <w:p w14:paraId="1EA7469F" w14:textId="77777777" w:rsidR="00CD2271" w:rsidRPr="00292DEB" w:rsidRDefault="00CD2271" w:rsidP="00CD2271">
            <w:pPr>
              <w:spacing w:line="276" w:lineRule="auto"/>
              <w:rPr>
                <w:rFonts w:cs="Arial"/>
                <w:lang w:val="fr-BE"/>
              </w:rPr>
            </w:pPr>
            <w:r w:rsidRPr="00292DEB">
              <w:rPr>
                <w:rFonts w:cs="Arial"/>
                <w:lang w:val="fr-BE"/>
              </w:rPr>
              <w:t xml:space="preserve">Acte législatif du </w:t>
            </w:r>
            <w:r w:rsidRPr="00292DEB">
              <w:rPr>
                <w:rFonts w:cs="Arial"/>
                <w:color w:val="800000"/>
                <w:lang w:val="fr-BE"/>
              </w:rPr>
              <w:t>31</w:t>
            </w:r>
            <w:r w:rsidRPr="00292DEB">
              <w:rPr>
                <w:rFonts w:cs="Arial"/>
                <w:lang w:val="fr-BE"/>
              </w:rPr>
              <w:t xml:space="preserve"> décembre </w:t>
            </w:r>
            <w:r w:rsidRPr="00292DEB">
              <w:rPr>
                <w:rFonts w:cs="Arial"/>
                <w:color w:val="800000"/>
                <w:lang w:val="fr-BE"/>
              </w:rPr>
              <w:t>2012</w:t>
            </w:r>
            <w:r w:rsidRPr="00292DEB">
              <w:rPr>
                <w:rFonts w:cs="Arial"/>
                <w:lang w:val="fr-BE"/>
              </w:rPr>
              <w:t>.</w:t>
            </w:r>
          </w:p>
          <w:p w14:paraId="124D0AAC"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4147/13</w:t>
            </w:r>
            <w:r w:rsidRPr="00292DEB">
              <w:rPr>
                <w:rFonts w:cs="Arial"/>
                <w:lang w:val="fr-BE"/>
              </w:rPr>
              <w:t xml:space="preserve"> du </w:t>
            </w:r>
            <w:r w:rsidRPr="00292DEB">
              <w:rPr>
                <w:rFonts w:cs="Arial"/>
                <w:color w:val="800000"/>
                <w:lang w:val="fr-BE"/>
              </w:rPr>
              <w:t>26</w:t>
            </w:r>
            <w:r w:rsidRPr="00292DEB">
              <w:rPr>
                <w:rFonts w:cs="Arial"/>
                <w:lang w:val="fr-BE"/>
              </w:rPr>
              <w:t xml:space="preserve"> avril </w:t>
            </w:r>
            <w:r w:rsidRPr="00292DEB">
              <w:rPr>
                <w:rFonts w:cs="Arial"/>
                <w:color w:val="800000"/>
                <w:lang w:val="fr-BE"/>
              </w:rPr>
              <w:t>2013</w:t>
            </w:r>
            <w:r w:rsidRPr="00292DEB">
              <w:rPr>
                <w:rFonts w:cs="Arial"/>
                <w:lang w:val="fr-BE"/>
              </w:rPr>
              <w:t>.</w:t>
            </w:r>
          </w:p>
          <w:p w14:paraId="309F11D9"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760000"/>
                <w:lang w:val="fr-BE"/>
              </w:rPr>
              <w:t>4237/2014</w:t>
            </w:r>
            <w:r w:rsidRPr="00292DEB">
              <w:rPr>
                <w:rFonts w:cs="Arial"/>
                <w:lang w:val="fr-BE"/>
              </w:rPr>
              <w:t xml:space="preserve"> du </w:t>
            </w:r>
            <w:r w:rsidRPr="00292DEB">
              <w:rPr>
                <w:rFonts w:cs="Arial"/>
                <w:color w:val="760000"/>
                <w:lang w:val="fr-BE"/>
              </w:rPr>
              <w:t>12</w:t>
            </w:r>
            <w:r w:rsidRPr="00292DEB">
              <w:rPr>
                <w:rFonts w:cs="Arial"/>
                <w:lang w:val="fr-BE"/>
              </w:rPr>
              <w:t xml:space="preserve"> décembre </w:t>
            </w:r>
            <w:r w:rsidRPr="00292DEB">
              <w:rPr>
                <w:rFonts w:cs="Arial"/>
                <w:color w:val="760000"/>
                <w:lang w:val="fr-BE"/>
              </w:rPr>
              <w:t>2014</w:t>
            </w:r>
            <w:r w:rsidRPr="00292DEB">
              <w:rPr>
                <w:rFonts w:cs="Arial"/>
                <w:lang w:val="fr-BE"/>
              </w:rPr>
              <w:t>.</w:t>
            </w:r>
          </w:p>
          <w:p w14:paraId="617C6F7F"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800000"/>
                <w:lang w:val="fr-BE"/>
              </w:rPr>
              <w:t xml:space="preserve">4387/2016 </w:t>
            </w:r>
            <w:r w:rsidRPr="00292DEB">
              <w:rPr>
                <w:rFonts w:cs="Arial"/>
                <w:lang w:val="fr-BE"/>
              </w:rPr>
              <w:t xml:space="preserve">du </w:t>
            </w:r>
            <w:r w:rsidRPr="00292DEB">
              <w:rPr>
                <w:rFonts w:cs="Arial"/>
                <w:color w:val="800000"/>
                <w:lang w:val="fr-BE"/>
              </w:rPr>
              <w:t>12</w:t>
            </w:r>
            <w:r w:rsidRPr="00292DEB">
              <w:rPr>
                <w:rFonts w:cs="Arial"/>
                <w:lang w:val="fr-BE"/>
              </w:rPr>
              <w:t xml:space="preserve"> mai </w:t>
            </w:r>
            <w:r w:rsidRPr="00292DEB">
              <w:rPr>
                <w:rFonts w:cs="Arial"/>
                <w:color w:val="800000"/>
                <w:lang w:val="fr-BE"/>
              </w:rPr>
              <w:t>2016</w:t>
            </w:r>
            <w:r w:rsidRPr="00292DEB">
              <w:rPr>
                <w:rFonts w:cs="Arial"/>
                <w:lang w:val="fr-BE"/>
              </w:rPr>
              <w:t>.</w:t>
            </w:r>
          </w:p>
          <w:p w14:paraId="7DCE47C7" w14:textId="77777777" w:rsidR="00CD2271" w:rsidRPr="00292DEB" w:rsidRDefault="00CD2271" w:rsidP="00CD2271">
            <w:pPr>
              <w:spacing w:line="276" w:lineRule="auto"/>
              <w:rPr>
                <w:rFonts w:cs="Arial"/>
                <w:color w:val="C00000"/>
                <w:lang w:val="fr-BE"/>
              </w:rPr>
            </w:pPr>
            <w:r w:rsidRPr="00292DEB">
              <w:rPr>
                <w:rFonts w:cs="Arial"/>
                <w:lang w:val="fr-BE"/>
              </w:rPr>
              <w:t>Loi nº </w:t>
            </w:r>
            <w:r w:rsidRPr="00292DEB">
              <w:rPr>
                <w:rFonts w:cs="Arial"/>
                <w:color w:val="C00000"/>
                <w:lang w:val="fr-BE"/>
              </w:rPr>
              <w:t>4393/2016</w:t>
            </w:r>
            <w:r w:rsidRPr="00292DEB">
              <w:rPr>
                <w:rFonts w:cs="Arial"/>
                <w:lang w:val="fr-BE"/>
              </w:rPr>
              <w:t xml:space="preserve"> du </w:t>
            </w:r>
            <w:r w:rsidRPr="00292DEB">
              <w:rPr>
                <w:rFonts w:cs="Arial"/>
                <w:color w:val="C00000"/>
                <w:lang w:val="fr-BE"/>
              </w:rPr>
              <w:t xml:space="preserve">6 </w:t>
            </w:r>
            <w:r w:rsidRPr="00292DEB">
              <w:rPr>
                <w:rFonts w:cs="Arial"/>
                <w:lang w:val="fr-BE"/>
              </w:rPr>
              <w:t xml:space="preserve">juin </w:t>
            </w:r>
            <w:r w:rsidRPr="00292DEB">
              <w:rPr>
                <w:rFonts w:cs="Arial"/>
                <w:color w:val="C00000"/>
                <w:lang w:val="fr-BE"/>
              </w:rPr>
              <w:t>2016.</w:t>
            </w:r>
          </w:p>
          <w:p w14:paraId="6DA4AC07" w14:textId="77777777" w:rsidR="00CD2271" w:rsidRPr="00292DEB" w:rsidRDefault="00CD2271" w:rsidP="00CD2271">
            <w:pPr>
              <w:spacing w:line="276" w:lineRule="auto"/>
              <w:rPr>
                <w:rFonts w:cs="Arial"/>
                <w:lang w:val="fr-BE"/>
              </w:rPr>
            </w:pPr>
            <w:r w:rsidRPr="00292DEB">
              <w:rPr>
                <w:rFonts w:cs="Arial"/>
                <w:lang w:val="fr-BE"/>
              </w:rPr>
              <w:t>Loi nº </w:t>
            </w:r>
            <w:r w:rsidRPr="00292DEB">
              <w:rPr>
                <w:rFonts w:cs="Arial"/>
                <w:color w:val="C00000"/>
                <w:lang w:val="fr-BE"/>
              </w:rPr>
              <w:t>4472/2017</w:t>
            </w:r>
            <w:r w:rsidRPr="00292DEB">
              <w:rPr>
                <w:rFonts w:cs="Arial"/>
                <w:lang w:val="fr-BE"/>
              </w:rPr>
              <w:t xml:space="preserve"> du </w:t>
            </w:r>
            <w:r w:rsidRPr="00292DEB">
              <w:rPr>
                <w:rFonts w:cs="Arial"/>
                <w:color w:val="C00000"/>
                <w:lang w:val="fr-BE"/>
              </w:rPr>
              <w:t>19</w:t>
            </w:r>
            <w:r w:rsidRPr="00292DEB">
              <w:rPr>
                <w:rFonts w:cs="Arial"/>
                <w:lang w:val="fr-BE"/>
              </w:rPr>
              <w:t xml:space="preserve"> mai </w:t>
            </w:r>
            <w:r w:rsidRPr="00292DEB">
              <w:rPr>
                <w:rFonts w:cs="Arial"/>
                <w:color w:val="C00000"/>
                <w:lang w:val="fr-BE"/>
              </w:rPr>
              <w:t>2017.</w:t>
            </w:r>
          </w:p>
          <w:p w14:paraId="616889CB" w14:textId="77777777" w:rsidR="00CD2271" w:rsidRPr="00292DEB" w:rsidRDefault="00CD2271" w:rsidP="00CD2271">
            <w:pPr>
              <w:spacing w:line="276" w:lineRule="auto"/>
              <w:rPr>
                <w:rFonts w:cs="Arial"/>
                <w:lang w:val="fr-BE"/>
              </w:rPr>
            </w:pPr>
            <w:r w:rsidRPr="00292DEB">
              <w:rPr>
                <w:rFonts w:cs="Arial"/>
                <w:lang w:val="fr-BE"/>
              </w:rPr>
              <w:t>Loi n° </w:t>
            </w:r>
            <w:r w:rsidRPr="00292DEB">
              <w:rPr>
                <w:rFonts w:cs="Arial"/>
                <w:color w:val="C00000"/>
                <w:lang w:val="fr-BE"/>
              </w:rPr>
              <w:t xml:space="preserve">4475/2017 </w:t>
            </w:r>
            <w:r w:rsidRPr="00292DEB">
              <w:rPr>
                <w:rFonts w:cs="Arial"/>
                <w:lang w:val="fr-BE"/>
              </w:rPr>
              <w:t xml:space="preserve">du 12 juin </w:t>
            </w:r>
            <w:r w:rsidRPr="00292DEB">
              <w:rPr>
                <w:rFonts w:cs="Arial"/>
                <w:color w:val="C00000"/>
                <w:lang w:val="fr-BE"/>
              </w:rPr>
              <w:t>2017.</w:t>
            </w:r>
          </w:p>
          <w:p w14:paraId="027B1754" w14:textId="77777777" w:rsidR="00CD2271" w:rsidRPr="00292DEB" w:rsidRDefault="00CD2271" w:rsidP="00CD2271">
            <w:pPr>
              <w:spacing w:line="276" w:lineRule="auto"/>
              <w:rPr>
                <w:rFonts w:cs="Arial"/>
                <w:lang w:val="fr-BE"/>
              </w:rPr>
            </w:pPr>
            <w:r w:rsidRPr="00292DEB">
              <w:rPr>
                <w:rFonts w:cs="Arial"/>
                <w:lang w:val="fr-BE"/>
              </w:rPr>
              <w:t>Loi n° 4454/208 du 18 juin 2018.</w:t>
            </w:r>
          </w:p>
          <w:p w14:paraId="473A982E" w14:textId="77777777" w:rsidR="00CD2271" w:rsidRPr="00292DEB" w:rsidRDefault="00CD2271" w:rsidP="00CD2271">
            <w:pPr>
              <w:spacing w:line="276" w:lineRule="auto"/>
              <w:rPr>
                <w:rFonts w:cs="Arial"/>
                <w:lang w:val="fr-BE"/>
              </w:rPr>
            </w:pPr>
            <w:r w:rsidRPr="00292DEB">
              <w:rPr>
                <w:rFonts w:cs="Arial"/>
                <w:lang w:val="fr-BE"/>
              </w:rPr>
              <w:t>Loi n° </w:t>
            </w:r>
            <w:r w:rsidRPr="00292DEB">
              <w:rPr>
                <w:rFonts w:cs="Arial"/>
                <w:color w:val="C00000"/>
                <w:lang w:val="fr-BE"/>
              </w:rPr>
              <w:t>4611/2019</w:t>
            </w:r>
            <w:r w:rsidRPr="00292DEB">
              <w:rPr>
                <w:rFonts w:cs="Arial"/>
                <w:lang w:val="fr-BE"/>
              </w:rPr>
              <w:t xml:space="preserve"> du </w:t>
            </w:r>
            <w:r w:rsidRPr="00292DEB">
              <w:rPr>
                <w:rFonts w:cs="Arial"/>
                <w:color w:val="C00000"/>
                <w:lang w:val="fr-BE"/>
              </w:rPr>
              <w:t>17 mai</w:t>
            </w:r>
            <w:r w:rsidRPr="00292DEB">
              <w:rPr>
                <w:rFonts w:cs="Arial"/>
                <w:lang w:val="fr-BE"/>
              </w:rPr>
              <w:t xml:space="preserve"> </w:t>
            </w:r>
            <w:r w:rsidRPr="00292DEB">
              <w:rPr>
                <w:rFonts w:cs="Arial"/>
                <w:color w:val="C00000"/>
                <w:lang w:val="fr-BE"/>
              </w:rPr>
              <w:t>2019</w:t>
            </w:r>
            <w:r w:rsidRPr="00292DEB">
              <w:rPr>
                <w:rFonts w:cs="Arial"/>
                <w:lang w:val="fr-BE"/>
              </w:rPr>
              <w:t>.</w:t>
            </w:r>
          </w:p>
          <w:p w14:paraId="2DECEC10" w14:textId="77777777" w:rsidR="00CD2271" w:rsidRPr="00292DEB" w:rsidRDefault="00CD2271" w:rsidP="00CD2271">
            <w:pPr>
              <w:spacing w:line="276" w:lineRule="auto"/>
              <w:rPr>
                <w:rFonts w:cs="Arial"/>
                <w:lang w:val="fr-BE"/>
              </w:rPr>
            </w:pPr>
            <w:r w:rsidRPr="00292DEB">
              <w:rPr>
                <w:rFonts w:cs="Arial"/>
                <w:lang w:val="fr-BE"/>
              </w:rPr>
              <w:t>Loi n° 4623/2019 du 9 août 2019.</w:t>
            </w:r>
          </w:p>
          <w:p w14:paraId="7528FA00" w14:textId="77777777" w:rsidR="00CD2271" w:rsidRPr="00292DEB" w:rsidRDefault="00CD2271" w:rsidP="00CD2271">
            <w:pPr>
              <w:spacing w:line="276" w:lineRule="auto"/>
              <w:rPr>
                <w:rFonts w:cs="Arial"/>
                <w:lang w:val="fr-BE"/>
              </w:rPr>
            </w:pPr>
            <w:r w:rsidRPr="00292DEB">
              <w:rPr>
                <w:rFonts w:cs="Arial"/>
                <w:lang w:val="fr-BE"/>
              </w:rPr>
              <w:t>Loi n° 4670/2020 du 28 février 2020.</w:t>
            </w:r>
          </w:p>
          <w:p w14:paraId="400BCA2F" w14:textId="77777777" w:rsidR="00CD2271" w:rsidRPr="00292DEB" w:rsidRDefault="00CD2271" w:rsidP="00CD2271">
            <w:pPr>
              <w:spacing w:line="276" w:lineRule="auto"/>
              <w:rPr>
                <w:rFonts w:cs="Arial"/>
                <w:lang w:val="fr-BE"/>
              </w:rPr>
            </w:pPr>
            <w:r w:rsidRPr="00292DEB">
              <w:rPr>
                <w:rFonts w:cs="Arial"/>
                <w:lang w:val="fr-BE"/>
              </w:rPr>
              <w:t>Loi n° 4690/2020 du 30 mai 2020.</w:t>
            </w:r>
          </w:p>
          <w:p w14:paraId="1F585467" w14:textId="77777777" w:rsidR="00CD2271" w:rsidRPr="00292DEB" w:rsidRDefault="00CD2271" w:rsidP="00CD2271">
            <w:pPr>
              <w:spacing w:line="276" w:lineRule="auto"/>
              <w:rPr>
                <w:rFonts w:cs="Arial"/>
                <w:lang w:val="fr-BE"/>
              </w:rPr>
            </w:pPr>
            <w:r w:rsidRPr="00292DEB">
              <w:rPr>
                <w:rFonts w:cs="Arial"/>
                <w:lang w:val="fr-BE"/>
              </w:rPr>
              <w:t>Loi n° 4714/2020 du 31 juillet 2020.</w:t>
            </w:r>
          </w:p>
          <w:p w14:paraId="1AAAB967" w14:textId="77777777" w:rsidR="00CD2271" w:rsidRPr="00292DEB" w:rsidRDefault="00CD2271" w:rsidP="00CD2271">
            <w:pPr>
              <w:spacing w:line="276" w:lineRule="auto"/>
              <w:rPr>
                <w:rFonts w:cs="Arial"/>
                <w:lang w:val="fr-BE"/>
              </w:rPr>
            </w:pPr>
            <w:r w:rsidRPr="00292DEB">
              <w:rPr>
                <w:rFonts w:cs="Arial"/>
                <w:lang w:val="fr-BE"/>
              </w:rPr>
              <w:t>Loi n° 4756/2020 du 26 novembre 2020.</w:t>
            </w:r>
          </w:p>
          <w:p w14:paraId="229770EC" w14:textId="77777777" w:rsidR="00CD2271" w:rsidRPr="00292DEB" w:rsidRDefault="00CD2271" w:rsidP="00CD2271">
            <w:pPr>
              <w:spacing w:line="276" w:lineRule="auto"/>
              <w:rPr>
                <w:rFonts w:cs="Arial"/>
                <w:lang w:val="fr-BE"/>
              </w:rPr>
            </w:pPr>
            <w:r w:rsidRPr="00292DEB">
              <w:rPr>
                <w:rFonts w:cs="Arial"/>
                <w:lang w:val="fr-BE"/>
              </w:rPr>
              <w:t>Loi n° 4778/2021 du 19 février 2021.</w:t>
            </w:r>
          </w:p>
          <w:p w14:paraId="26D3D2AC" w14:textId="77777777" w:rsidR="00CD2271" w:rsidRPr="00292DEB" w:rsidRDefault="00CD2271" w:rsidP="00CD2271">
            <w:pPr>
              <w:spacing w:line="276" w:lineRule="auto"/>
              <w:rPr>
                <w:rFonts w:cs="Arial"/>
                <w:lang w:val="fr-BE"/>
              </w:rPr>
            </w:pPr>
            <w:r w:rsidRPr="00292DEB">
              <w:rPr>
                <w:rFonts w:cs="Arial"/>
                <w:lang w:val="fr-BE"/>
              </w:rPr>
              <w:t>Loi n° 4784/2021 du 16 mars 2021.</w:t>
            </w:r>
          </w:p>
          <w:p w14:paraId="2745C828" w14:textId="77777777" w:rsidR="00CD2271" w:rsidRPr="00292DEB" w:rsidRDefault="00CD2271" w:rsidP="00CD2271">
            <w:pPr>
              <w:spacing w:line="276" w:lineRule="auto"/>
              <w:rPr>
                <w:rFonts w:cs="Arial"/>
                <w:lang w:val="fr-BE"/>
              </w:rPr>
            </w:pPr>
            <w:r w:rsidRPr="00292DEB">
              <w:rPr>
                <w:rFonts w:cs="Arial"/>
                <w:lang w:val="fr-BE"/>
              </w:rPr>
              <w:t>Loi n° 4798/2021 du 24 avril 2021.</w:t>
            </w:r>
          </w:p>
          <w:p w14:paraId="3B1C7ECC" w14:textId="77777777" w:rsidR="00CD2271" w:rsidRPr="00292DEB" w:rsidRDefault="00CD2271" w:rsidP="00CD2271">
            <w:pPr>
              <w:spacing w:line="276" w:lineRule="auto"/>
              <w:rPr>
                <w:rFonts w:cs="Arial"/>
                <w:lang w:val="fr-BE"/>
              </w:rPr>
            </w:pPr>
            <w:r w:rsidRPr="00292DEB">
              <w:rPr>
                <w:rFonts w:cs="Arial"/>
                <w:lang w:val="fr-BE"/>
              </w:rPr>
              <w:t>Loi n° 4892/2022 du 22 février 2022.</w:t>
            </w:r>
          </w:p>
          <w:p w14:paraId="4F3930E6" w14:textId="77777777" w:rsidR="00CD2271" w:rsidRPr="00292DEB" w:rsidRDefault="00CD2271" w:rsidP="00CD2271">
            <w:pPr>
              <w:spacing w:line="276" w:lineRule="auto"/>
              <w:rPr>
                <w:rFonts w:cs="Arial"/>
                <w:lang w:val="fr-BE"/>
              </w:rPr>
            </w:pPr>
            <w:r w:rsidRPr="00292DEB">
              <w:rPr>
                <w:rFonts w:cs="Arial"/>
                <w:lang w:val="fr-BE"/>
              </w:rPr>
              <w:t>Loi n° 4961/2022 du 27 juillet 2022.</w:t>
            </w:r>
          </w:p>
          <w:p w14:paraId="6015CAC2" w14:textId="77777777" w:rsidR="00CD2271" w:rsidRPr="00292DEB" w:rsidRDefault="00CD2271" w:rsidP="00CD2271">
            <w:pPr>
              <w:spacing w:line="276" w:lineRule="auto"/>
              <w:rPr>
                <w:rFonts w:cs="Arial"/>
                <w:lang w:val="fr-BE"/>
              </w:rPr>
            </w:pPr>
            <w:r w:rsidRPr="00292DEB">
              <w:rPr>
                <w:rFonts w:cs="Arial"/>
                <w:lang w:val="fr-BE"/>
              </w:rPr>
              <w:t>Loi n° 4997/2022 du 25 novembre 2022.</w:t>
            </w:r>
          </w:p>
          <w:p w14:paraId="3F106133" w14:textId="77777777" w:rsidR="00CD2271" w:rsidRPr="00292DEB" w:rsidRDefault="00CD2271" w:rsidP="00CD2271">
            <w:pPr>
              <w:spacing w:line="276" w:lineRule="auto"/>
              <w:rPr>
                <w:rFonts w:cs="Arial"/>
                <w:lang w:val="fr-BE"/>
              </w:rPr>
            </w:pPr>
            <w:r w:rsidRPr="00292DEB">
              <w:rPr>
                <w:rFonts w:cs="Arial"/>
                <w:lang w:val="fr-BE"/>
              </w:rPr>
              <w:t>Loi n° 5036/2023 du 28 mars 2023.</w:t>
            </w:r>
          </w:p>
          <w:p w14:paraId="726DAA81" w14:textId="77777777" w:rsidR="00CD2271" w:rsidRPr="00292DEB" w:rsidRDefault="00CD2271" w:rsidP="00CD2271">
            <w:pPr>
              <w:spacing w:line="276" w:lineRule="auto"/>
              <w:rPr>
                <w:rFonts w:cs="Arial"/>
                <w:lang w:val="fr-BE"/>
              </w:rPr>
            </w:pPr>
            <w:r w:rsidRPr="00292DEB">
              <w:rPr>
                <w:rFonts w:cs="Arial"/>
                <w:lang w:val="fr-BE"/>
              </w:rPr>
              <w:t>Loi n° 5043/2023 du 13 avril 2023.</w:t>
            </w:r>
          </w:p>
          <w:p w14:paraId="743313EA" w14:textId="77777777" w:rsidR="00CD2271" w:rsidRPr="00292DEB" w:rsidRDefault="00CD2271" w:rsidP="00CD2271">
            <w:pPr>
              <w:pStyle w:val="Normal0"/>
              <w:spacing w:before="0" w:after="0" w:line="276" w:lineRule="auto"/>
              <w:rPr>
                <w:color w:val="000000" w:themeColor="text1"/>
                <w:sz w:val="15"/>
                <w:szCs w:val="15"/>
                <w:lang w:val="fr-BE"/>
              </w:rPr>
            </w:pPr>
            <w:r w:rsidRPr="00292DEB">
              <w:rPr>
                <w:color w:val="000000" w:themeColor="text1"/>
                <w:sz w:val="15"/>
                <w:szCs w:val="15"/>
                <w:lang w:val="fr-BE"/>
              </w:rPr>
              <w:t>Loi n° 5078/2023 du 20 décembre 2023.</w:t>
            </w:r>
          </w:p>
          <w:p w14:paraId="668FFE5A" w14:textId="77777777" w:rsidR="00CD2271" w:rsidRPr="00292DEB" w:rsidRDefault="00CD2271" w:rsidP="00CD2271">
            <w:pPr>
              <w:spacing w:line="276" w:lineRule="auto"/>
              <w:rPr>
                <w:rFonts w:cs="Arial"/>
                <w:lang w:val="fr-BE"/>
              </w:rPr>
            </w:pPr>
            <w:r w:rsidRPr="00292DEB">
              <w:rPr>
                <w:rFonts w:cs="Arial"/>
                <w:lang w:val="fr-BE"/>
              </w:rPr>
              <w:t>Loi n° 5157/2024 du 15 novembre 2024.</w:t>
            </w:r>
          </w:p>
          <w:p w14:paraId="3D1DB6C2" w14:textId="77777777" w:rsidR="00CD2271" w:rsidRPr="00292DEB" w:rsidRDefault="00CD2271" w:rsidP="00CD2271">
            <w:pPr>
              <w:pStyle w:val="Normal0"/>
              <w:spacing w:before="0" w:after="0" w:line="276" w:lineRule="auto"/>
              <w:rPr>
                <w:color w:val="000000" w:themeColor="text1"/>
                <w:sz w:val="15"/>
                <w:szCs w:val="15"/>
                <w:lang w:val="fr-BE"/>
              </w:rPr>
            </w:pPr>
            <w:r w:rsidRPr="00292DEB">
              <w:rPr>
                <w:color w:val="000000" w:themeColor="text1"/>
                <w:sz w:val="15"/>
                <w:szCs w:val="15"/>
                <w:lang w:val="fr-BE"/>
              </w:rPr>
              <w:t>Loi n° 5167/2024 du 20 décembre 2024.</w:t>
            </w:r>
          </w:p>
          <w:p w14:paraId="37F9182E" w14:textId="77777777" w:rsidR="00CD2271" w:rsidRPr="00292DEB" w:rsidRDefault="00CD2271" w:rsidP="00CD2271">
            <w:pPr>
              <w:spacing w:line="276" w:lineRule="auto"/>
              <w:jc w:val="left"/>
              <w:rPr>
                <w:rFonts w:cs="Arial"/>
                <w:lang w:val="fr-BE"/>
              </w:rPr>
            </w:pPr>
            <w:r w:rsidRPr="00292DEB">
              <w:rPr>
                <w:rFonts w:cs="Arial"/>
                <w:lang w:val="fr-BE"/>
              </w:rPr>
              <w:t>Arrêté interministériel n° Δ12α/Γ.Π.7032/142/13-06-2019 (Journal officiel n° 2553/B΄/2019).</w:t>
            </w:r>
          </w:p>
          <w:p w14:paraId="6A215F2C" w14:textId="77777777" w:rsidR="00CD2271" w:rsidRPr="00292DEB" w:rsidRDefault="00CD2271" w:rsidP="00CD2271">
            <w:pPr>
              <w:spacing w:line="276" w:lineRule="auto"/>
              <w:rPr>
                <w:rFonts w:cs="Arial"/>
                <w:lang w:val="fr-BE"/>
              </w:rPr>
            </w:pPr>
            <w:r w:rsidRPr="00292DEB">
              <w:rPr>
                <w:rFonts w:cs="Arial"/>
                <w:lang w:val="fr-BE"/>
              </w:rPr>
              <w:t>Loi n° </w:t>
            </w:r>
            <w:r w:rsidRPr="00292DEB">
              <w:rPr>
                <w:rFonts w:cs="Arial"/>
                <w:color w:val="C00000"/>
                <w:lang w:val="fr-BE"/>
              </w:rPr>
              <w:t xml:space="preserve">4512/2018, article </w:t>
            </w:r>
            <w:r w:rsidRPr="00292DEB">
              <w:rPr>
                <w:rFonts w:cs="Arial"/>
                <w:lang w:val="fr-BE"/>
              </w:rPr>
              <w:t>215, et arrêté ministériel Δ12/</w:t>
            </w:r>
            <w:proofErr w:type="spellStart"/>
            <w:r w:rsidRPr="00292DEB">
              <w:rPr>
                <w:rFonts w:cs="Arial"/>
                <w:lang w:val="fr-BE"/>
              </w:rPr>
              <w:t>Γ.Π.οικ</w:t>
            </w:r>
            <w:proofErr w:type="spellEnd"/>
            <w:r w:rsidRPr="00292DEB">
              <w:rPr>
                <w:rFonts w:cs="Arial"/>
                <w:lang w:val="fr-BE"/>
              </w:rPr>
              <w:t>/2738/36/17.01.2018 (Journal officiel n° 57/B/2018)</w:t>
            </w:r>
          </w:p>
          <w:p w14:paraId="1D4CF93F" w14:textId="77777777" w:rsidR="00CD2271" w:rsidRPr="00292DEB" w:rsidRDefault="00CD2271" w:rsidP="00CD2271">
            <w:pPr>
              <w:spacing w:line="276" w:lineRule="auto"/>
              <w:jc w:val="left"/>
              <w:rPr>
                <w:rFonts w:cs="Arial"/>
                <w:shd w:val="clear" w:color="auto" w:fill="FFFFFF"/>
                <w:lang w:val="fr-BE"/>
              </w:rPr>
            </w:pPr>
            <w:r w:rsidRPr="00292DEB">
              <w:rPr>
                <w:rFonts w:cs="Arial"/>
                <w:bCs/>
                <w:shd w:val="clear" w:color="auto" w:fill="FFFFFF"/>
                <w:lang w:val="fr-BE"/>
              </w:rPr>
              <w:t>Arrêté interministériel Δ12γ/ΓΠοικ.</w:t>
            </w:r>
            <w:r w:rsidRPr="00292DEB">
              <w:rPr>
                <w:rFonts w:cs="Arial"/>
                <w:bCs/>
                <w:color w:val="C00000"/>
                <w:shd w:val="clear" w:color="auto" w:fill="FFFFFF"/>
                <w:lang w:val="fr-BE"/>
              </w:rPr>
              <w:t>21836/644/2020</w:t>
            </w:r>
            <w:r w:rsidRPr="00292DEB">
              <w:rPr>
                <w:rFonts w:cs="Arial"/>
                <w:bCs/>
                <w:shd w:val="clear" w:color="auto" w:fill="FFFFFF"/>
                <w:lang w:val="fr-BE"/>
              </w:rPr>
              <w:t xml:space="preserve"> (Journal officiel n° </w:t>
            </w:r>
            <w:r w:rsidRPr="00292DEB">
              <w:rPr>
                <w:rFonts w:cs="Arial"/>
                <w:shd w:val="clear" w:color="auto" w:fill="FFFFFF"/>
                <w:lang w:val="fr-BE"/>
              </w:rPr>
              <w:t>2363 B/16-06-2020).</w:t>
            </w:r>
          </w:p>
          <w:p w14:paraId="2D02ACB2" w14:textId="77777777" w:rsidR="00CD2271" w:rsidRPr="00292DEB" w:rsidRDefault="00CD2271" w:rsidP="00CD2271">
            <w:pPr>
              <w:spacing w:line="276" w:lineRule="auto"/>
              <w:rPr>
                <w:rFonts w:cs="Arial"/>
                <w:lang w:val="fr-BE"/>
              </w:rPr>
            </w:pPr>
            <w:r w:rsidRPr="00292DEB">
              <w:rPr>
                <w:rFonts w:cs="Arial"/>
                <w:lang w:val="fr-BE"/>
              </w:rPr>
              <w:t> </w:t>
            </w:r>
          </w:p>
          <w:p w14:paraId="2D3786EA" w14:textId="5AA7F517" w:rsidR="00CD2271" w:rsidRPr="00292DEB" w:rsidRDefault="00CD2271" w:rsidP="00CD2271">
            <w:pPr>
              <w:spacing w:line="276" w:lineRule="auto"/>
              <w:rPr>
                <w:rFonts w:cs="Arial"/>
                <w:lang w:val="fr-BE"/>
              </w:rPr>
            </w:pPr>
            <w:r w:rsidRPr="00292DEB">
              <w:rPr>
                <w:rFonts w:cs="Arial"/>
                <w:lang w:val="fr-BE"/>
              </w:rPr>
              <w:t xml:space="preserve">Répertoire des actes juridiques: </w:t>
            </w:r>
            <w:hyperlink r:id="rId19" w:history="1">
              <w:r w:rsidRPr="00292DEB">
                <w:rPr>
                  <w:rStyle w:val="Hyperlink"/>
                  <w:rFonts w:cs="Arial"/>
                  <w:lang w:val="fr-BE"/>
                </w:rPr>
                <w:t>https://search.et.gr/el/</w:t>
              </w:r>
            </w:hyperlink>
            <w:r w:rsidRPr="00292DEB">
              <w:rPr>
                <w:rFonts w:cs="Arial"/>
                <w:lang w:val="fr-BE"/>
              </w:rPr>
              <w:t xml:space="preserve"> </w:t>
            </w:r>
          </w:p>
        </w:tc>
        <w:tc>
          <w:tcPr>
            <w:tcW w:w="1370" w:type="pct"/>
          </w:tcPr>
          <w:p w14:paraId="79F73FF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E-V-01-EL</w:t>
            </w:r>
          </w:p>
          <w:p w14:paraId="1D5D1091" w14:textId="77777777" w:rsidR="00CD2271" w:rsidRPr="00292DEB" w:rsidRDefault="00CD2271" w:rsidP="00CD2271">
            <w:pPr>
              <w:pStyle w:val="Normal0"/>
              <w:spacing w:after="0"/>
              <w:rPr>
                <w:b/>
                <w:color w:val="0000FF"/>
                <w:sz w:val="15"/>
                <w:szCs w:val="15"/>
                <w:lang w:val="en-GB"/>
              </w:rPr>
            </w:pPr>
            <w:r w:rsidRPr="00292DEB">
              <w:rPr>
                <w:color w:val="000000"/>
                <w:sz w:val="15"/>
                <w:szCs w:val="15"/>
                <w:lang w:val="en-GB"/>
              </w:rPr>
              <w:t xml:space="preserve">Law No. </w:t>
            </w:r>
            <w:r w:rsidRPr="00292DEB">
              <w:rPr>
                <w:color w:val="800000"/>
                <w:sz w:val="15"/>
                <w:szCs w:val="15"/>
                <w:lang w:val="en-GB"/>
              </w:rPr>
              <w:t>1846</w:t>
            </w:r>
            <w:r w:rsidRPr="00292DEB">
              <w:rPr>
                <w:color w:val="000000"/>
                <w:sz w:val="15"/>
                <w:szCs w:val="15"/>
                <w:lang w:val="en-GB"/>
              </w:rPr>
              <w:t>/</w:t>
            </w:r>
            <w:r w:rsidRPr="00292DEB">
              <w:rPr>
                <w:color w:val="800000"/>
                <w:sz w:val="15"/>
                <w:szCs w:val="15"/>
                <w:lang w:val="en-GB"/>
              </w:rPr>
              <w:t>51</w:t>
            </w:r>
            <w:r w:rsidRPr="00292DEB">
              <w:rPr>
                <w:color w:val="000000"/>
                <w:sz w:val="15"/>
                <w:szCs w:val="15"/>
                <w:lang w:val="en-GB"/>
              </w:rPr>
              <w:t xml:space="preserve"> of </w:t>
            </w:r>
            <w:r w:rsidRPr="00292DEB">
              <w:rPr>
                <w:color w:val="800000"/>
                <w:sz w:val="15"/>
                <w:szCs w:val="15"/>
                <w:lang w:val="en-GB"/>
              </w:rPr>
              <w:t>14</w:t>
            </w:r>
            <w:r w:rsidRPr="00292DEB">
              <w:rPr>
                <w:color w:val="000000"/>
                <w:sz w:val="15"/>
                <w:szCs w:val="15"/>
                <w:lang w:val="en-GB"/>
              </w:rPr>
              <w:t xml:space="preserve"> June </w:t>
            </w:r>
            <w:r w:rsidRPr="00292DEB">
              <w:rPr>
                <w:color w:val="800000"/>
                <w:sz w:val="15"/>
                <w:szCs w:val="15"/>
                <w:lang w:val="en-GB"/>
              </w:rPr>
              <w:t>1951</w:t>
            </w:r>
            <w:r w:rsidRPr="00292DEB">
              <w:rPr>
                <w:color w:val="000000"/>
                <w:sz w:val="15"/>
                <w:szCs w:val="15"/>
                <w:lang w:val="en-GB"/>
              </w:rPr>
              <w:t>.</w:t>
            </w:r>
          </w:p>
          <w:p w14:paraId="165142A6"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1902/90</w:t>
            </w:r>
            <w:r w:rsidRPr="00292DEB">
              <w:rPr>
                <w:color w:val="000000"/>
                <w:sz w:val="15"/>
                <w:szCs w:val="15"/>
                <w:lang w:val="en-GB"/>
              </w:rPr>
              <w:t xml:space="preserve"> of </w:t>
            </w:r>
            <w:r w:rsidRPr="00292DEB">
              <w:rPr>
                <w:color w:val="800000"/>
                <w:sz w:val="15"/>
                <w:szCs w:val="15"/>
                <w:lang w:val="en-GB"/>
              </w:rPr>
              <w:t>17</w:t>
            </w:r>
            <w:r w:rsidRPr="00292DEB">
              <w:rPr>
                <w:color w:val="000000"/>
                <w:sz w:val="15"/>
                <w:szCs w:val="15"/>
                <w:lang w:val="en-GB"/>
              </w:rPr>
              <w:t xml:space="preserve"> October </w:t>
            </w:r>
            <w:r w:rsidRPr="00292DEB">
              <w:rPr>
                <w:color w:val="800000"/>
                <w:sz w:val="15"/>
                <w:szCs w:val="15"/>
                <w:lang w:val="en-GB"/>
              </w:rPr>
              <w:t>1990</w:t>
            </w:r>
            <w:r w:rsidRPr="00292DEB">
              <w:rPr>
                <w:color w:val="000000"/>
                <w:sz w:val="15"/>
                <w:szCs w:val="15"/>
                <w:lang w:val="en-GB"/>
              </w:rPr>
              <w:t>.</w:t>
            </w:r>
          </w:p>
          <w:p w14:paraId="4676A815"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1976/91</w:t>
            </w:r>
            <w:r w:rsidRPr="00292DEB">
              <w:rPr>
                <w:color w:val="000000"/>
                <w:sz w:val="15"/>
                <w:szCs w:val="15"/>
                <w:lang w:val="en-GB"/>
              </w:rPr>
              <w:t xml:space="preserve"> of </w:t>
            </w:r>
            <w:r w:rsidRPr="00292DEB">
              <w:rPr>
                <w:color w:val="800000"/>
                <w:sz w:val="15"/>
                <w:szCs w:val="15"/>
                <w:lang w:val="en-GB"/>
              </w:rPr>
              <w:t>4</w:t>
            </w:r>
            <w:r w:rsidRPr="00292DEB">
              <w:rPr>
                <w:color w:val="000000"/>
                <w:sz w:val="15"/>
                <w:szCs w:val="15"/>
                <w:lang w:val="en-GB"/>
              </w:rPr>
              <w:t xml:space="preserve"> December </w:t>
            </w:r>
            <w:r w:rsidRPr="00292DEB">
              <w:rPr>
                <w:color w:val="800000"/>
                <w:sz w:val="15"/>
                <w:szCs w:val="15"/>
                <w:lang w:val="en-GB"/>
              </w:rPr>
              <w:t>1991</w:t>
            </w:r>
            <w:r w:rsidRPr="00292DEB">
              <w:rPr>
                <w:color w:val="000000"/>
                <w:sz w:val="15"/>
                <w:szCs w:val="15"/>
                <w:lang w:val="en-GB"/>
              </w:rPr>
              <w:t>.</w:t>
            </w:r>
          </w:p>
          <w:p w14:paraId="511AF5EF"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2084/92</w:t>
            </w:r>
            <w:r w:rsidRPr="00292DEB">
              <w:rPr>
                <w:color w:val="000000"/>
                <w:sz w:val="15"/>
                <w:szCs w:val="15"/>
                <w:lang w:val="en-GB"/>
              </w:rPr>
              <w:t xml:space="preserve"> of </w:t>
            </w:r>
            <w:r w:rsidRPr="00292DEB">
              <w:rPr>
                <w:color w:val="800000"/>
                <w:sz w:val="15"/>
                <w:szCs w:val="15"/>
                <w:lang w:val="en-GB"/>
              </w:rPr>
              <w:t>7</w:t>
            </w:r>
            <w:r w:rsidRPr="00292DEB">
              <w:rPr>
                <w:color w:val="000000"/>
                <w:sz w:val="15"/>
                <w:szCs w:val="15"/>
                <w:lang w:val="en-GB"/>
              </w:rPr>
              <w:t xml:space="preserve"> October </w:t>
            </w:r>
            <w:r w:rsidRPr="00292DEB">
              <w:rPr>
                <w:color w:val="800000"/>
                <w:sz w:val="15"/>
                <w:szCs w:val="15"/>
                <w:lang w:val="en-GB"/>
              </w:rPr>
              <w:t>1992</w:t>
            </w:r>
            <w:r w:rsidRPr="00292DEB">
              <w:rPr>
                <w:color w:val="000000"/>
                <w:sz w:val="15"/>
                <w:szCs w:val="15"/>
                <w:lang w:val="en-GB"/>
              </w:rPr>
              <w:t>.</w:t>
            </w:r>
          </w:p>
          <w:p w14:paraId="1259B688" w14:textId="77777777" w:rsidR="00CD2271" w:rsidRPr="00292DEB" w:rsidRDefault="00CD2271" w:rsidP="00CD2271">
            <w:pPr>
              <w:pStyle w:val="Normal0"/>
              <w:spacing w:after="0"/>
              <w:rPr>
                <w:b/>
                <w:color w:val="0000FF"/>
                <w:sz w:val="15"/>
                <w:szCs w:val="15"/>
                <w:lang w:val="en-GB"/>
              </w:rPr>
            </w:pPr>
            <w:r w:rsidRPr="00292DEB">
              <w:rPr>
                <w:color w:val="000000"/>
                <w:sz w:val="15"/>
                <w:szCs w:val="15"/>
                <w:lang w:val="en-GB"/>
              </w:rPr>
              <w:t xml:space="preserve">Law No. </w:t>
            </w:r>
            <w:r w:rsidRPr="00292DEB">
              <w:rPr>
                <w:color w:val="800000"/>
                <w:sz w:val="15"/>
                <w:szCs w:val="15"/>
                <w:lang w:val="en-GB"/>
              </w:rPr>
              <w:t>3029/02</w:t>
            </w:r>
            <w:r w:rsidRPr="00292DEB">
              <w:rPr>
                <w:color w:val="000000"/>
                <w:sz w:val="15"/>
                <w:szCs w:val="15"/>
                <w:lang w:val="en-GB"/>
              </w:rPr>
              <w:t xml:space="preserve"> of </w:t>
            </w:r>
            <w:r w:rsidRPr="00292DEB">
              <w:rPr>
                <w:color w:val="800000"/>
                <w:sz w:val="15"/>
                <w:szCs w:val="15"/>
                <w:lang w:val="en-GB"/>
              </w:rPr>
              <w:t xml:space="preserve">11 </w:t>
            </w:r>
            <w:r w:rsidRPr="00292DEB">
              <w:rPr>
                <w:color w:val="000000"/>
                <w:sz w:val="15"/>
                <w:szCs w:val="15"/>
                <w:lang w:val="en-GB"/>
              </w:rPr>
              <w:t xml:space="preserve">July </w:t>
            </w:r>
            <w:r w:rsidRPr="00292DEB">
              <w:rPr>
                <w:color w:val="800000"/>
                <w:sz w:val="15"/>
                <w:szCs w:val="15"/>
                <w:lang w:val="en-GB"/>
              </w:rPr>
              <w:t>2002</w:t>
            </w:r>
            <w:r w:rsidRPr="00292DEB">
              <w:rPr>
                <w:color w:val="000000"/>
                <w:sz w:val="15"/>
                <w:szCs w:val="15"/>
                <w:lang w:val="en-GB"/>
              </w:rPr>
              <w:t>.</w:t>
            </w:r>
          </w:p>
          <w:p w14:paraId="16BC37AE"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3232/04</w:t>
            </w:r>
            <w:r w:rsidRPr="00292DEB">
              <w:rPr>
                <w:color w:val="000000"/>
                <w:sz w:val="15"/>
                <w:szCs w:val="15"/>
                <w:lang w:val="en-GB"/>
              </w:rPr>
              <w:t xml:space="preserve"> of </w:t>
            </w:r>
            <w:r w:rsidRPr="00292DEB">
              <w:rPr>
                <w:color w:val="800000"/>
                <w:sz w:val="15"/>
                <w:szCs w:val="15"/>
                <w:lang w:val="en-GB"/>
              </w:rPr>
              <w:t>12</w:t>
            </w:r>
            <w:r w:rsidRPr="00292DEB">
              <w:rPr>
                <w:color w:val="000000"/>
                <w:sz w:val="15"/>
                <w:szCs w:val="15"/>
                <w:lang w:val="en-GB"/>
              </w:rPr>
              <w:t xml:space="preserve"> February </w:t>
            </w:r>
            <w:r w:rsidRPr="00292DEB">
              <w:rPr>
                <w:color w:val="800000"/>
                <w:sz w:val="15"/>
                <w:szCs w:val="15"/>
                <w:lang w:val="en-GB"/>
              </w:rPr>
              <w:t>2004.</w:t>
            </w:r>
          </w:p>
          <w:p w14:paraId="4DB0D17F"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3518/06</w:t>
            </w:r>
            <w:r w:rsidRPr="00292DEB">
              <w:rPr>
                <w:color w:val="000000"/>
                <w:sz w:val="15"/>
                <w:szCs w:val="15"/>
                <w:lang w:val="en-GB"/>
              </w:rPr>
              <w:t xml:space="preserve"> of </w:t>
            </w:r>
            <w:r w:rsidRPr="00292DEB">
              <w:rPr>
                <w:color w:val="800000"/>
                <w:sz w:val="15"/>
                <w:szCs w:val="15"/>
                <w:lang w:val="en-GB"/>
              </w:rPr>
              <w:t xml:space="preserve">21 </w:t>
            </w:r>
            <w:r w:rsidRPr="00292DEB">
              <w:rPr>
                <w:color w:val="000000"/>
                <w:sz w:val="15"/>
                <w:szCs w:val="15"/>
                <w:lang w:val="en-GB"/>
              </w:rPr>
              <w:t xml:space="preserve">December </w:t>
            </w:r>
            <w:r w:rsidRPr="00292DEB">
              <w:rPr>
                <w:color w:val="800000"/>
                <w:sz w:val="15"/>
                <w:szCs w:val="15"/>
                <w:lang w:val="en-GB"/>
              </w:rPr>
              <w:t>2006</w:t>
            </w:r>
            <w:r w:rsidRPr="00292DEB">
              <w:rPr>
                <w:color w:val="000000"/>
                <w:sz w:val="15"/>
                <w:szCs w:val="15"/>
                <w:lang w:val="en-GB"/>
              </w:rPr>
              <w:t>.</w:t>
            </w:r>
          </w:p>
          <w:p w14:paraId="1361D353"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3863/10</w:t>
            </w:r>
            <w:r w:rsidRPr="00292DEB">
              <w:rPr>
                <w:color w:val="000000"/>
                <w:sz w:val="15"/>
                <w:szCs w:val="15"/>
                <w:lang w:val="en-GB"/>
              </w:rPr>
              <w:t xml:space="preserve"> of </w:t>
            </w:r>
            <w:r w:rsidRPr="00292DEB">
              <w:rPr>
                <w:color w:val="800000"/>
                <w:sz w:val="15"/>
                <w:szCs w:val="15"/>
                <w:lang w:val="en-GB"/>
              </w:rPr>
              <w:t xml:space="preserve">15 </w:t>
            </w:r>
            <w:r w:rsidRPr="00292DEB">
              <w:rPr>
                <w:color w:val="000000"/>
                <w:sz w:val="15"/>
                <w:szCs w:val="15"/>
                <w:lang w:val="en-GB"/>
              </w:rPr>
              <w:t xml:space="preserve">July </w:t>
            </w:r>
            <w:r w:rsidRPr="00292DEB">
              <w:rPr>
                <w:color w:val="800000"/>
                <w:sz w:val="15"/>
                <w:szCs w:val="15"/>
                <w:lang w:val="en-GB"/>
              </w:rPr>
              <w:t>2010</w:t>
            </w:r>
            <w:r w:rsidRPr="00292DEB">
              <w:rPr>
                <w:color w:val="000000"/>
                <w:sz w:val="15"/>
                <w:szCs w:val="15"/>
                <w:lang w:val="en-GB"/>
              </w:rPr>
              <w:t>.</w:t>
            </w:r>
          </w:p>
          <w:p w14:paraId="2AF4D6FE"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Law No. 4051/2012 of 29 February 2012.</w:t>
            </w:r>
          </w:p>
          <w:p w14:paraId="0DE89ED3"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Law No. 4093/2012 of 12 November 2012.</w:t>
            </w:r>
          </w:p>
          <w:p w14:paraId="3021C23F"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Legislative Act of </w:t>
            </w:r>
            <w:r w:rsidRPr="00292DEB">
              <w:rPr>
                <w:color w:val="800000"/>
                <w:sz w:val="15"/>
                <w:szCs w:val="15"/>
                <w:lang w:val="en-GB"/>
              </w:rPr>
              <w:t>31</w:t>
            </w:r>
            <w:r w:rsidRPr="00292DEB">
              <w:rPr>
                <w:color w:val="000000"/>
                <w:sz w:val="15"/>
                <w:szCs w:val="15"/>
                <w:lang w:val="en-GB"/>
              </w:rPr>
              <w:t xml:space="preserve"> December </w:t>
            </w:r>
            <w:r w:rsidRPr="00292DEB">
              <w:rPr>
                <w:color w:val="800000"/>
                <w:sz w:val="15"/>
                <w:szCs w:val="15"/>
                <w:lang w:val="en-GB"/>
              </w:rPr>
              <w:t>2012</w:t>
            </w:r>
            <w:r w:rsidRPr="00292DEB">
              <w:rPr>
                <w:color w:val="000000"/>
                <w:sz w:val="15"/>
                <w:szCs w:val="15"/>
                <w:lang w:val="en-GB"/>
              </w:rPr>
              <w:t>.</w:t>
            </w:r>
          </w:p>
          <w:p w14:paraId="1A25AA34" w14:textId="77777777" w:rsidR="00CD2271" w:rsidRPr="00292DEB" w:rsidRDefault="00CD2271" w:rsidP="00CD2271">
            <w:pPr>
              <w:pStyle w:val="Normal0"/>
              <w:spacing w:after="0"/>
              <w:rPr>
                <w:color w:val="FF0000"/>
                <w:sz w:val="15"/>
                <w:szCs w:val="15"/>
                <w:lang w:val="en-GB"/>
              </w:rPr>
            </w:pPr>
            <w:r w:rsidRPr="00292DEB">
              <w:rPr>
                <w:color w:val="000000"/>
                <w:sz w:val="15"/>
                <w:szCs w:val="15"/>
                <w:lang w:val="en-GB"/>
              </w:rPr>
              <w:t xml:space="preserve">Law No. </w:t>
            </w:r>
            <w:r w:rsidRPr="00292DEB">
              <w:rPr>
                <w:color w:val="800000"/>
                <w:sz w:val="15"/>
                <w:szCs w:val="15"/>
                <w:lang w:val="en-GB"/>
              </w:rPr>
              <w:t>4147/13</w:t>
            </w:r>
            <w:r w:rsidRPr="00292DEB">
              <w:rPr>
                <w:color w:val="000000"/>
                <w:sz w:val="15"/>
                <w:szCs w:val="15"/>
                <w:lang w:val="en-GB"/>
              </w:rPr>
              <w:t xml:space="preserve"> of </w:t>
            </w:r>
            <w:r w:rsidRPr="00292DEB">
              <w:rPr>
                <w:color w:val="800000"/>
                <w:sz w:val="15"/>
                <w:szCs w:val="15"/>
                <w:lang w:val="en-GB"/>
              </w:rPr>
              <w:t>26</w:t>
            </w:r>
            <w:r w:rsidRPr="00292DEB">
              <w:rPr>
                <w:color w:val="000000"/>
                <w:sz w:val="15"/>
                <w:szCs w:val="15"/>
                <w:lang w:val="en-GB"/>
              </w:rPr>
              <w:t xml:space="preserve"> April </w:t>
            </w:r>
            <w:r w:rsidRPr="00292DEB">
              <w:rPr>
                <w:color w:val="800000"/>
                <w:sz w:val="15"/>
                <w:szCs w:val="15"/>
                <w:lang w:val="en-GB"/>
              </w:rPr>
              <w:t>2013</w:t>
            </w:r>
            <w:r w:rsidRPr="00292DEB">
              <w:rPr>
                <w:color w:val="000000"/>
                <w:sz w:val="15"/>
                <w:szCs w:val="15"/>
                <w:lang w:val="en-GB"/>
              </w:rPr>
              <w:t>.</w:t>
            </w:r>
          </w:p>
          <w:p w14:paraId="31FF5306"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Law No.</w:t>
            </w:r>
            <w:r w:rsidRPr="00292DEB">
              <w:rPr>
                <w:color w:val="760000"/>
                <w:sz w:val="15"/>
                <w:szCs w:val="15"/>
                <w:lang w:val="en-GB"/>
              </w:rPr>
              <w:t>4237/2014</w:t>
            </w:r>
            <w:r w:rsidRPr="00292DEB">
              <w:rPr>
                <w:color w:val="000000"/>
                <w:sz w:val="15"/>
                <w:szCs w:val="15"/>
                <w:lang w:val="en-GB"/>
              </w:rPr>
              <w:t xml:space="preserve"> of </w:t>
            </w:r>
            <w:r w:rsidRPr="00292DEB">
              <w:rPr>
                <w:color w:val="760000"/>
                <w:sz w:val="15"/>
                <w:szCs w:val="15"/>
                <w:lang w:val="en-GB"/>
              </w:rPr>
              <w:t>12</w:t>
            </w:r>
            <w:r w:rsidRPr="00292DEB">
              <w:rPr>
                <w:color w:val="000000"/>
                <w:sz w:val="15"/>
                <w:szCs w:val="15"/>
                <w:lang w:val="en-GB"/>
              </w:rPr>
              <w:t xml:space="preserve"> December </w:t>
            </w:r>
            <w:r w:rsidRPr="00292DEB">
              <w:rPr>
                <w:color w:val="760000"/>
                <w:sz w:val="15"/>
                <w:szCs w:val="15"/>
                <w:lang w:val="en-GB"/>
              </w:rPr>
              <w:t>2014</w:t>
            </w:r>
            <w:r w:rsidRPr="00292DEB">
              <w:rPr>
                <w:color w:val="000000"/>
                <w:sz w:val="15"/>
                <w:szCs w:val="15"/>
                <w:lang w:val="en-GB"/>
              </w:rPr>
              <w:t>.</w:t>
            </w:r>
          </w:p>
          <w:p w14:paraId="2B20E79F"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4387/2016</w:t>
            </w:r>
            <w:r w:rsidRPr="00292DEB">
              <w:rPr>
                <w:color w:val="000000"/>
                <w:sz w:val="15"/>
                <w:szCs w:val="15"/>
                <w:lang w:val="en-GB"/>
              </w:rPr>
              <w:t xml:space="preserve"> of </w:t>
            </w:r>
            <w:r w:rsidRPr="00292DEB">
              <w:rPr>
                <w:color w:val="C00000"/>
                <w:sz w:val="15"/>
                <w:szCs w:val="15"/>
                <w:lang w:val="en-GB"/>
              </w:rPr>
              <w:t>12</w:t>
            </w:r>
            <w:r w:rsidRPr="00292DEB">
              <w:rPr>
                <w:color w:val="000000"/>
                <w:sz w:val="15"/>
                <w:szCs w:val="15"/>
                <w:lang w:val="en-GB"/>
              </w:rPr>
              <w:t xml:space="preserve"> May </w:t>
            </w:r>
            <w:r w:rsidRPr="00292DEB">
              <w:rPr>
                <w:color w:val="C00000"/>
                <w:sz w:val="15"/>
                <w:szCs w:val="15"/>
                <w:lang w:val="en-GB"/>
              </w:rPr>
              <w:t>2016.</w:t>
            </w:r>
          </w:p>
          <w:p w14:paraId="28627B75" w14:textId="77777777" w:rsidR="00CD2271" w:rsidRPr="00292DEB" w:rsidRDefault="00CD2271" w:rsidP="00CD2271">
            <w:pPr>
              <w:pStyle w:val="Normal0"/>
              <w:spacing w:after="0"/>
              <w:rPr>
                <w:b/>
                <w:color w:val="FF0000"/>
                <w:sz w:val="15"/>
                <w:szCs w:val="15"/>
                <w:lang w:val="en-GB"/>
              </w:rPr>
            </w:pPr>
            <w:r w:rsidRPr="00292DEB">
              <w:rPr>
                <w:color w:val="000000"/>
                <w:sz w:val="15"/>
                <w:szCs w:val="15"/>
                <w:lang w:val="en-GB"/>
              </w:rPr>
              <w:t xml:space="preserve">Law No. </w:t>
            </w:r>
            <w:r w:rsidRPr="00292DEB">
              <w:rPr>
                <w:color w:val="C00000"/>
                <w:sz w:val="15"/>
                <w:szCs w:val="15"/>
                <w:lang w:val="en-GB"/>
              </w:rPr>
              <w:t>4393/2016</w:t>
            </w:r>
            <w:r w:rsidRPr="00292DEB">
              <w:rPr>
                <w:color w:val="000000"/>
                <w:sz w:val="15"/>
                <w:szCs w:val="15"/>
                <w:lang w:val="en-GB"/>
              </w:rPr>
              <w:t xml:space="preserve"> of </w:t>
            </w:r>
            <w:r w:rsidRPr="00292DEB">
              <w:rPr>
                <w:color w:val="C00000"/>
                <w:sz w:val="15"/>
                <w:szCs w:val="15"/>
                <w:lang w:val="en-GB"/>
              </w:rPr>
              <w:t xml:space="preserve">6 </w:t>
            </w:r>
            <w:r w:rsidRPr="00292DEB">
              <w:rPr>
                <w:color w:val="000000"/>
                <w:sz w:val="15"/>
                <w:szCs w:val="15"/>
                <w:lang w:val="en-GB"/>
              </w:rPr>
              <w:t xml:space="preserve">June </w:t>
            </w:r>
            <w:r w:rsidRPr="00292DEB">
              <w:rPr>
                <w:color w:val="C00000"/>
                <w:sz w:val="15"/>
                <w:szCs w:val="15"/>
                <w:lang w:val="en-GB"/>
              </w:rPr>
              <w:t>2016.</w:t>
            </w:r>
          </w:p>
          <w:p w14:paraId="6526EFEC" w14:textId="77777777" w:rsidR="00CD2271" w:rsidRPr="00292DEB" w:rsidRDefault="00CD2271" w:rsidP="00CD2271">
            <w:pPr>
              <w:pStyle w:val="Normal0"/>
              <w:spacing w:after="0"/>
              <w:rPr>
                <w:color w:val="C00000"/>
                <w:sz w:val="15"/>
                <w:szCs w:val="15"/>
                <w:lang w:val="en-GB"/>
              </w:rPr>
            </w:pPr>
            <w:r w:rsidRPr="00292DEB">
              <w:rPr>
                <w:color w:val="000000"/>
                <w:sz w:val="15"/>
                <w:szCs w:val="15"/>
                <w:lang w:val="en-GB"/>
              </w:rPr>
              <w:t xml:space="preserve">Law No. </w:t>
            </w:r>
            <w:r w:rsidRPr="00292DEB">
              <w:rPr>
                <w:color w:val="C00000"/>
                <w:sz w:val="15"/>
                <w:szCs w:val="15"/>
                <w:lang w:val="en-GB"/>
              </w:rPr>
              <w:t>4472/2017</w:t>
            </w:r>
            <w:r w:rsidRPr="00292DEB">
              <w:rPr>
                <w:color w:val="000000"/>
                <w:sz w:val="15"/>
                <w:szCs w:val="15"/>
                <w:lang w:val="en-GB"/>
              </w:rPr>
              <w:t xml:space="preserve"> of </w:t>
            </w:r>
            <w:r w:rsidRPr="00292DEB">
              <w:rPr>
                <w:color w:val="C00000"/>
                <w:sz w:val="15"/>
                <w:szCs w:val="15"/>
                <w:lang w:val="en-GB"/>
              </w:rPr>
              <w:t>19</w:t>
            </w:r>
            <w:r w:rsidRPr="00292DEB">
              <w:rPr>
                <w:color w:val="000000"/>
                <w:sz w:val="15"/>
                <w:szCs w:val="15"/>
                <w:lang w:val="en-GB"/>
              </w:rPr>
              <w:t xml:space="preserve"> May </w:t>
            </w:r>
            <w:r w:rsidRPr="00292DEB">
              <w:rPr>
                <w:color w:val="C00000"/>
                <w:sz w:val="15"/>
                <w:szCs w:val="15"/>
                <w:lang w:val="en-GB"/>
              </w:rPr>
              <w:t>2017.</w:t>
            </w:r>
          </w:p>
          <w:p w14:paraId="21CF2852" w14:textId="77777777" w:rsidR="00CD2271" w:rsidRPr="00292DEB" w:rsidRDefault="00CD2271" w:rsidP="00CD2271">
            <w:pPr>
              <w:pStyle w:val="Normal0"/>
              <w:spacing w:after="0"/>
              <w:rPr>
                <w:color w:val="C00000"/>
                <w:sz w:val="15"/>
                <w:szCs w:val="15"/>
                <w:lang w:val="en-GB"/>
              </w:rPr>
            </w:pPr>
            <w:r w:rsidRPr="00292DEB">
              <w:rPr>
                <w:color w:val="000000"/>
                <w:sz w:val="15"/>
                <w:szCs w:val="15"/>
                <w:lang w:val="en-GB"/>
              </w:rPr>
              <w:t>Law No.</w:t>
            </w:r>
            <w:r w:rsidRPr="00292DEB">
              <w:rPr>
                <w:color w:val="C00000"/>
                <w:sz w:val="15"/>
                <w:szCs w:val="15"/>
                <w:lang w:val="en-GB"/>
              </w:rPr>
              <w:t xml:space="preserve"> 4475/2017 </w:t>
            </w:r>
            <w:r w:rsidRPr="00292DEB">
              <w:rPr>
                <w:color w:val="000000"/>
                <w:sz w:val="15"/>
                <w:szCs w:val="15"/>
                <w:lang w:val="en-GB"/>
              </w:rPr>
              <w:t xml:space="preserve">of </w:t>
            </w:r>
            <w:r w:rsidRPr="00292DEB">
              <w:rPr>
                <w:color w:val="C00000"/>
                <w:sz w:val="15"/>
                <w:szCs w:val="15"/>
                <w:lang w:val="en-GB"/>
              </w:rPr>
              <w:t xml:space="preserve">12 </w:t>
            </w:r>
            <w:r w:rsidRPr="00292DEB">
              <w:rPr>
                <w:color w:val="000000"/>
                <w:sz w:val="15"/>
                <w:szCs w:val="15"/>
                <w:lang w:val="en-GB"/>
              </w:rPr>
              <w:t>June</w:t>
            </w:r>
            <w:r w:rsidRPr="00292DEB">
              <w:rPr>
                <w:color w:val="C00000"/>
                <w:sz w:val="15"/>
                <w:szCs w:val="15"/>
                <w:lang w:val="en-GB"/>
              </w:rPr>
              <w:t xml:space="preserve"> 2017.</w:t>
            </w:r>
          </w:p>
          <w:p w14:paraId="234AA7BC"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4554/2018</w:t>
            </w:r>
            <w:r w:rsidRPr="00292DEB">
              <w:rPr>
                <w:color w:val="000000"/>
                <w:sz w:val="15"/>
                <w:szCs w:val="15"/>
                <w:lang w:val="en-GB"/>
              </w:rPr>
              <w:t xml:space="preserve"> of </w:t>
            </w:r>
            <w:r w:rsidRPr="00292DEB">
              <w:rPr>
                <w:color w:val="C00000"/>
                <w:sz w:val="15"/>
                <w:szCs w:val="15"/>
                <w:lang w:val="en-GB"/>
              </w:rPr>
              <w:t xml:space="preserve">18 </w:t>
            </w:r>
            <w:r w:rsidRPr="00292DEB">
              <w:rPr>
                <w:color w:val="000000"/>
                <w:sz w:val="15"/>
                <w:szCs w:val="15"/>
                <w:lang w:val="en-GB"/>
              </w:rPr>
              <w:t xml:space="preserve">June </w:t>
            </w:r>
            <w:r w:rsidRPr="00292DEB">
              <w:rPr>
                <w:color w:val="C00000"/>
                <w:sz w:val="15"/>
                <w:szCs w:val="15"/>
                <w:lang w:val="en-GB"/>
              </w:rPr>
              <w:t>2018</w:t>
            </w:r>
            <w:r w:rsidRPr="00292DEB">
              <w:rPr>
                <w:color w:val="000000"/>
                <w:sz w:val="15"/>
                <w:szCs w:val="15"/>
                <w:lang w:val="en-GB"/>
              </w:rPr>
              <w:t>.</w:t>
            </w:r>
          </w:p>
          <w:p w14:paraId="021197E4"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4611/2019</w:t>
            </w:r>
            <w:r w:rsidRPr="00292DEB">
              <w:rPr>
                <w:color w:val="000000"/>
                <w:sz w:val="15"/>
                <w:szCs w:val="15"/>
                <w:lang w:val="en-GB"/>
              </w:rPr>
              <w:t xml:space="preserve"> of </w:t>
            </w:r>
            <w:r w:rsidRPr="00292DEB">
              <w:rPr>
                <w:color w:val="C00000"/>
                <w:sz w:val="15"/>
                <w:szCs w:val="15"/>
                <w:lang w:val="en-GB"/>
              </w:rPr>
              <w:t xml:space="preserve">17 </w:t>
            </w:r>
            <w:r w:rsidRPr="00292DEB">
              <w:rPr>
                <w:color w:val="000000"/>
                <w:sz w:val="15"/>
                <w:szCs w:val="15"/>
                <w:lang w:val="en-GB"/>
              </w:rPr>
              <w:t xml:space="preserve">May </w:t>
            </w:r>
            <w:r w:rsidRPr="00292DEB">
              <w:rPr>
                <w:color w:val="C00000"/>
                <w:sz w:val="15"/>
                <w:szCs w:val="15"/>
                <w:lang w:val="en-GB"/>
              </w:rPr>
              <w:t>2019</w:t>
            </w:r>
            <w:r w:rsidRPr="00292DEB">
              <w:rPr>
                <w:color w:val="000000"/>
                <w:sz w:val="15"/>
                <w:szCs w:val="15"/>
                <w:lang w:val="en-GB"/>
              </w:rPr>
              <w:t>.</w:t>
            </w:r>
          </w:p>
          <w:p w14:paraId="77FCA8F7" w14:textId="77777777" w:rsidR="00CD2271" w:rsidRPr="00292DEB" w:rsidRDefault="00CD2271" w:rsidP="00CD2271">
            <w:pPr>
              <w:pStyle w:val="Normal0"/>
              <w:spacing w:after="0"/>
              <w:rPr>
                <w:color w:val="C00000"/>
                <w:sz w:val="15"/>
                <w:szCs w:val="15"/>
                <w:lang w:val="en-GB"/>
              </w:rPr>
            </w:pPr>
            <w:r w:rsidRPr="00292DEB">
              <w:rPr>
                <w:sz w:val="15"/>
                <w:szCs w:val="15"/>
                <w:lang w:val="en-GB"/>
              </w:rPr>
              <w:t xml:space="preserve">Law No. </w:t>
            </w:r>
            <w:r w:rsidRPr="00292DEB">
              <w:rPr>
                <w:color w:val="C00000"/>
                <w:sz w:val="15"/>
                <w:szCs w:val="15"/>
                <w:lang w:val="en-GB"/>
              </w:rPr>
              <w:t>4623/2019</w:t>
            </w:r>
            <w:r w:rsidRPr="00292DEB">
              <w:rPr>
                <w:sz w:val="15"/>
                <w:szCs w:val="15"/>
                <w:lang w:val="en-GB"/>
              </w:rPr>
              <w:t xml:space="preserve"> of 09 August </w:t>
            </w:r>
            <w:r w:rsidRPr="00292DEB">
              <w:rPr>
                <w:color w:val="C00000"/>
                <w:sz w:val="15"/>
                <w:szCs w:val="15"/>
                <w:lang w:val="en-GB"/>
              </w:rPr>
              <w:t>2019</w:t>
            </w:r>
          </w:p>
          <w:p w14:paraId="32EB1334"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4670/2020</w:t>
            </w:r>
            <w:r w:rsidRPr="00292DEB">
              <w:rPr>
                <w:color w:val="000000"/>
                <w:sz w:val="15"/>
                <w:szCs w:val="15"/>
                <w:lang w:val="en-GB"/>
              </w:rPr>
              <w:t xml:space="preserve"> of 28 February 2020</w:t>
            </w:r>
          </w:p>
          <w:p w14:paraId="7F4C8C07"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4690/2020</w:t>
            </w:r>
            <w:r w:rsidRPr="00292DEB">
              <w:rPr>
                <w:color w:val="000000"/>
                <w:sz w:val="15"/>
                <w:szCs w:val="15"/>
                <w:lang w:val="en-GB"/>
              </w:rPr>
              <w:t xml:space="preserve"> of 30 May 2020</w:t>
            </w:r>
          </w:p>
          <w:p w14:paraId="36A4D617"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4714/2020</w:t>
            </w:r>
            <w:r w:rsidRPr="00292DEB">
              <w:rPr>
                <w:color w:val="000000"/>
                <w:sz w:val="15"/>
                <w:szCs w:val="15"/>
                <w:lang w:val="en-GB"/>
              </w:rPr>
              <w:t xml:space="preserve"> of 31 July 2020</w:t>
            </w:r>
          </w:p>
          <w:p w14:paraId="6CB5F968"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4756/2020</w:t>
            </w:r>
            <w:r w:rsidRPr="00292DEB">
              <w:rPr>
                <w:color w:val="000000"/>
                <w:sz w:val="15"/>
                <w:szCs w:val="15"/>
                <w:lang w:val="en-GB"/>
              </w:rPr>
              <w:t xml:space="preserve"> of 26 November 2020</w:t>
            </w:r>
          </w:p>
          <w:p w14:paraId="1C2E0ECF"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4778/2021</w:t>
            </w:r>
            <w:r w:rsidRPr="00292DEB">
              <w:rPr>
                <w:color w:val="000000"/>
                <w:sz w:val="15"/>
                <w:szCs w:val="15"/>
                <w:lang w:val="en-GB"/>
              </w:rPr>
              <w:t xml:space="preserve"> of 19 February 2021</w:t>
            </w:r>
          </w:p>
          <w:p w14:paraId="2DFAD0C6"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4784/2021</w:t>
            </w:r>
            <w:r w:rsidRPr="00292DEB">
              <w:rPr>
                <w:color w:val="000000"/>
                <w:sz w:val="15"/>
                <w:szCs w:val="15"/>
                <w:lang w:val="en-GB"/>
              </w:rPr>
              <w:t xml:space="preserve"> of 16 March 2021</w:t>
            </w:r>
          </w:p>
          <w:p w14:paraId="0A2810E7" w14:textId="77777777" w:rsidR="00CD2271" w:rsidRPr="00292DEB" w:rsidRDefault="00CD2271" w:rsidP="00CD2271">
            <w:pPr>
              <w:pStyle w:val="Normal0"/>
              <w:spacing w:after="0"/>
              <w:rPr>
                <w:color w:val="000000"/>
                <w:sz w:val="15"/>
                <w:szCs w:val="15"/>
                <w:lang w:val="en-GB"/>
              </w:rPr>
            </w:pPr>
            <w:r w:rsidRPr="00292DEB">
              <w:rPr>
                <w:color w:val="000000" w:themeColor="text1"/>
                <w:sz w:val="15"/>
                <w:szCs w:val="15"/>
                <w:lang w:val="en-GB"/>
              </w:rPr>
              <w:t xml:space="preserve">Law No. </w:t>
            </w:r>
            <w:r w:rsidRPr="00292DEB">
              <w:rPr>
                <w:color w:val="C00000"/>
                <w:sz w:val="15"/>
                <w:szCs w:val="15"/>
                <w:lang w:val="en-GB"/>
              </w:rPr>
              <w:t>4798/2021</w:t>
            </w:r>
            <w:r w:rsidRPr="00292DEB">
              <w:rPr>
                <w:color w:val="000000" w:themeColor="text1"/>
                <w:sz w:val="15"/>
                <w:szCs w:val="15"/>
                <w:lang w:val="en-GB"/>
              </w:rPr>
              <w:t xml:space="preserve"> of 24 April 2021</w:t>
            </w:r>
          </w:p>
          <w:p w14:paraId="3E1D20A5"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4892/2022</w:t>
            </w:r>
            <w:r w:rsidRPr="00292DEB">
              <w:rPr>
                <w:color w:val="000000" w:themeColor="text1"/>
                <w:sz w:val="15"/>
                <w:szCs w:val="15"/>
                <w:lang w:val="en-GB"/>
              </w:rPr>
              <w:t xml:space="preserve"> of 22 February 2022</w:t>
            </w:r>
          </w:p>
          <w:p w14:paraId="7E7A32A7"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4961/2022</w:t>
            </w:r>
            <w:r w:rsidRPr="00292DEB">
              <w:rPr>
                <w:color w:val="000000" w:themeColor="text1"/>
                <w:sz w:val="15"/>
                <w:szCs w:val="15"/>
                <w:lang w:val="en-GB"/>
              </w:rPr>
              <w:t xml:space="preserve"> of 27 July 2022</w:t>
            </w:r>
          </w:p>
          <w:p w14:paraId="30F63345"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 xml:space="preserve">4997/2022 </w:t>
            </w:r>
            <w:r w:rsidRPr="00292DEB">
              <w:rPr>
                <w:color w:val="000000" w:themeColor="text1"/>
                <w:sz w:val="15"/>
                <w:szCs w:val="15"/>
                <w:lang w:val="en-GB"/>
              </w:rPr>
              <w:t>of 25 November 2022</w:t>
            </w:r>
          </w:p>
          <w:p w14:paraId="7019A89E"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 xml:space="preserve">5036/2023 </w:t>
            </w:r>
            <w:r w:rsidRPr="00292DEB">
              <w:rPr>
                <w:color w:val="000000" w:themeColor="text1"/>
                <w:sz w:val="15"/>
                <w:szCs w:val="15"/>
                <w:lang w:val="en-GB"/>
              </w:rPr>
              <w:t>of 28 March 2023</w:t>
            </w:r>
          </w:p>
          <w:p w14:paraId="2366AB56"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 xml:space="preserve">5043/2023 </w:t>
            </w:r>
            <w:r w:rsidRPr="00292DEB">
              <w:rPr>
                <w:color w:val="000000" w:themeColor="text1"/>
                <w:sz w:val="15"/>
                <w:szCs w:val="15"/>
                <w:lang w:val="en-GB"/>
              </w:rPr>
              <w:t>of 13 April 2023</w:t>
            </w:r>
          </w:p>
          <w:p w14:paraId="34C7D87C"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Law No. 5078/2023 of 20 December 2023</w:t>
            </w:r>
          </w:p>
          <w:p w14:paraId="71C8E981"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Law No 5157/2024 of 15 November 2024</w:t>
            </w:r>
          </w:p>
          <w:p w14:paraId="43B2FF9C" w14:textId="77777777" w:rsidR="00CD2271" w:rsidRPr="00292DEB" w:rsidRDefault="00CD2271" w:rsidP="00CD2271">
            <w:pPr>
              <w:pStyle w:val="Normal0"/>
              <w:spacing w:after="0"/>
              <w:rPr>
                <w:color w:val="000000" w:themeColor="text1"/>
                <w:sz w:val="15"/>
                <w:szCs w:val="15"/>
                <w:lang w:val="en-GB"/>
              </w:rPr>
            </w:pPr>
            <w:r w:rsidRPr="00292DEB">
              <w:rPr>
                <w:color w:val="000000" w:themeColor="text1"/>
                <w:sz w:val="15"/>
                <w:szCs w:val="15"/>
                <w:lang w:val="en-GB"/>
              </w:rPr>
              <w:t>Law No 5167/2024 of 20 December 2024</w:t>
            </w:r>
          </w:p>
          <w:p w14:paraId="4504E65A" w14:textId="77777777" w:rsidR="00CD2271" w:rsidRPr="00292DEB" w:rsidRDefault="00CD2271" w:rsidP="00CD2271">
            <w:pPr>
              <w:pStyle w:val="Normal0"/>
              <w:spacing w:after="0"/>
              <w:rPr>
                <w:ins w:id="179" w:author="Author"/>
                <w:color w:val="000000" w:themeColor="text1"/>
                <w:sz w:val="15"/>
                <w:szCs w:val="15"/>
                <w:lang w:val="en-GB"/>
              </w:rPr>
            </w:pPr>
            <w:ins w:id="180" w:author="Author">
              <w:r w:rsidRPr="00292DEB">
                <w:rPr>
                  <w:color w:val="000000" w:themeColor="text1"/>
                  <w:sz w:val="15"/>
                  <w:szCs w:val="15"/>
                  <w:lang w:val="en-GB"/>
                </w:rPr>
                <w:t>Law No 5239/2025 of 17 October 2025</w:t>
              </w:r>
            </w:ins>
          </w:p>
          <w:p w14:paraId="6805ED00"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Joint Ministerial Decision no </w:t>
            </w:r>
            <w:r w:rsidRPr="00292DEB">
              <w:rPr>
                <w:color w:val="000000"/>
                <w:sz w:val="15"/>
                <w:szCs w:val="15"/>
              </w:rPr>
              <w:t>Δ</w:t>
            </w:r>
            <w:r w:rsidRPr="00292DEB">
              <w:rPr>
                <w:color w:val="000000"/>
                <w:sz w:val="15"/>
                <w:szCs w:val="15"/>
                <w:lang w:val="en-GB"/>
              </w:rPr>
              <w:t>12</w:t>
            </w:r>
            <w:r w:rsidRPr="00292DEB">
              <w:rPr>
                <w:color w:val="000000"/>
                <w:sz w:val="15"/>
                <w:szCs w:val="15"/>
              </w:rPr>
              <w:t>α</w:t>
            </w:r>
            <w:r w:rsidRPr="00292DEB">
              <w:rPr>
                <w:color w:val="000000"/>
                <w:sz w:val="15"/>
                <w:szCs w:val="15"/>
                <w:lang w:val="en-GB"/>
              </w:rPr>
              <w:t>/</w:t>
            </w:r>
            <w:r w:rsidRPr="00292DEB">
              <w:rPr>
                <w:color w:val="000000"/>
                <w:sz w:val="15"/>
                <w:szCs w:val="15"/>
              </w:rPr>
              <w:t>Φ</w:t>
            </w:r>
            <w:r w:rsidRPr="00292DEB">
              <w:rPr>
                <w:color w:val="000000"/>
                <w:sz w:val="15"/>
                <w:szCs w:val="15"/>
                <w:lang w:val="en-GB"/>
              </w:rPr>
              <w:t>.29/</w:t>
            </w:r>
            <w:r w:rsidRPr="00292DEB">
              <w:rPr>
                <w:color w:val="000000"/>
                <w:sz w:val="15"/>
                <w:szCs w:val="15"/>
              </w:rPr>
              <w:t>Γ</w:t>
            </w:r>
            <w:r w:rsidRPr="00292DEB">
              <w:rPr>
                <w:color w:val="000000"/>
                <w:sz w:val="15"/>
                <w:szCs w:val="15"/>
                <w:lang w:val="en-GB"/>
              </w:rPr>
              <w:t>.</w:t>
            </w:r>
            <w:r w:rsidRPr="00292DEB">
              <w:rPr>
                <w:color w:val="000000"/>
                <w:sz w:val="15"/>
                <w:szCs w:val="15"/>
              </w:rPr>
              <w:t>Π</w:t>
            </w:r>
            <w:r w:rsidRPr="00292DEB">
              <w:rPr>
                <w:color w:val="000000"/>
                <w:sz w:val="15"/>
                <w:szCs w:val="15"/>
                <w:lang w:val="en-GB"/>
              </w:rPr>
              <w:t>.</w:t>
            </w:r>
            <w:r w:rsidRPr="00292DEB">
              <w:rPr>
                <w:color w:val="C00000"/>
                <w:sz w:val="15"/>
                <w:szCs w:val="15"/>
                <w:lang w:val="en-GB"/>
              </w:rPr>
              <w:t>7032/142/13-06-2019</w:t>
            </w:r>
            <w:r w:rsidRPr="00292DEB">
              <w:rPr>
                <w:color w:val="000000"/>
                <w:sz w:val="15"/>
                <w:szCs w:val="15"/>
                <w:lang w:val="en-GB"/>
              </w:rPr>
              <w:t xml:space="preserve"> (Off. Gazette no 2553/B</w:t>
            </w:r>
            <w:r w:rsidRPr="00292DEB">
              <w:rPr>
                <w:color w:val="000000"/>
                <w:sz w:val="15"/>
                <w:szCs w:val="15"/>
              </w:rPr>
              <w:t>΄</w:t>
            </w:r>
            <w:r w:rsidRPr="00292DEB">
              <w:rPr>
                <w:color w:val="000000"/>
                <w:sz w:val="15"/>
                <w:szCs w:val="15"/>
                <w:lang w:val="en-GB"/>
              </w:rPr>
              <w:t>/2019).</w:t>
            </w:r>
          </w:p>
          <w:p w14:paraId="4661FED4"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Law </w:t>
            </w:r>
            <w:r w:rsidRPr="00292DEB">
              <w:rPr>
                <w:color w:val="C00000"/>
                <w:sz w:val="15"/>
                <w:szCs w:val="15"/>
                <w:lang w:val="en-GB"/>
              </w:rPr>
              <w:t xml:space="preserve">4512/2018 </w:t>
            </w:r>
            <w:r w:rsidRPr="00292DEB">
              <w:rPr>
                <w:color w:val="000000"/>
                <w:sz w:val="15"/>
                <w:szCs w:val="15"/>
                <w:lang w:val="en-GB"/>
              </w:rPr>
              <w:t xml:space="preserve">Art 215 and Ministerial Decision </w:t>
            </w:r>
            <w:r w:rsidRPr="00292DEB">
              <w:rPr>
                <w:color w:val="000000"/>
                <w:sz w:val="15"/>
                <w:szCs w:val="15"/>
              </w:rPr>
              <w:t>Δ</w:t>
            </w:r>
            <w:r w:rsidRPr="00292DEB">
              <w:rPr>
                <w:color w:val="000000"/>
                <w:sz w:val="15"/>
                <w:szCs w:val="15"/>
                <w:lang w:val="en-GB"/>
              </w:rPr>
              <w:t>12/</w:t>
            </w:r>
            <w:r w:rsidRPr="00292DEB">
              <w:rPr>
                <w:color w:val="000000"/>
                <w:sz w:val="15"/>
                <w:szCs w:val="15"/>
              </w:rPr>
              <w:t>Γ</w:t>
            </w:r>
            <w:r w:rsidRPr="00292DEB">
              <w:rPr>
                <w:color w:val="000000"/>
                <w:sz w:val="15"/>
                <w:szCs w:val="15"/>
                <w:lang w:val="en-GB"/>
              </w:rPr>
              <w:t>.</w:t>
            </w:r>
            <w:r w:rsidRPr="00292DEB">
              <w:rPr>
                <w:color w:val="000000"/>
                <w:sz w:val="15"/>
                <w:szCs w:val="15"/>
              </w:rPr>
              <w:t>Π</w:t>
            </w:r>
            <w:r w:rsidRPr="00292DEB">
              <w:rPr>
                <w:color w:val="000000"/>
                <w:sz w:val="15"/>
                <w:szCs w:val="15"/>
                <w:lang w:val="en-GB"/>
              </w:rPr>
              <w:t>.</w:t>
            </w:r>
            <w:proofErr w:type="spellStart"/>
            <w:r w:rsidRPr="00292DEB">
              <w:rPr>
                <w:color w:val="000000"/>
                <w:sz w:val="15"/>
                <w:szCs w:val="15"/>
              </w:rPr>
              <w:t>οικ</w:t>
            </w:r>
            <w:proofErr w:type="spellEnd"/>
            <w:r w:rsidRPr="00292DEB">
              <w:rPr>
                <w:color w:val="000000"/>
                <w:sz w:val="15"/>
                <w:szCs w:val="15"/>
                <w:lang w:val="en-GB"/>
              </w:rPr>
              <w:t>/2738/36/17.01.2018 (Off. Gazette no 57/B/2018)</w:t>
            </w:r>
          </w:p>
          <w:p w14:paraId="3879DF16" w14:textId="77777777" w:rsidR="00CD2271" w:rsidRPr="00292DEB" w:rsidRDefault="00CD2271" w:rsidP="00CD2271">
            <w:pPr>
              <w:pStyle w:val="Normal0"/>
              <w:spacing w:after="0"/>
              <w:rPr>
                <w:color w:val="000000"/>
                <w:sz w:val="15"/>
                <w:szCs w:val="15"/>
                <w:lang w:val="en-GB"/>
              </w:rPr>
            </w:pPr>
            <w:r w:rsidRPr="00292DEB">
              <w:rPr>
                <w:color w:val="000000"/>
                <w:sz w:val="15"/>
                <w:szCs w:val="15"/>
                <w:highlight w:val="white"/>
                <w:lang w:val="en-GB"/>
              </w:rPr>
              <w:t xml:space="preserve">Joint Ministerial Decision. </w:t>
            </w:r>
            <w:r w:rsidRPr="00292DEB">
              <w:rPr>
                <w:color w:val="000000"/>
                <w:sz w:val="15"/>
                <w:szCs w:val="15"/>
                <w:highlight w:val="white"/>
              </w:rPr>
              <w:t>Δ</w:t>
            </w:r>
            <w:r w:rsidRPr="00292DEB">
              <w:rPr>
                <w:color w:val="000000"/>
                <w:sz w:val="15"/>
                <w:szCs w:val="15"/>
                <w:highlight w:val="white"/>
                <w:lang w:val="en-GB"/>
              </w:rPr>
              <w:t>12</w:t>
            </w:r>
            <w:r w:rsidRPr="00292DEB">
              <w:rPr>
                <w:color w:val="000000"/>
                <w:sz w:val="15"/>
                <w:szCs w:val="15"/>
                <w:highlight w:val="white"/>
              </w:rPr>
              <w:t>γ</w:t>
            </w:r>
            <w:r w:rsidRPr="00292DEB">
              <w:rPr>
                <w:color w:val="000000"/>
                <w:sz w:val="15"/>
                <w:szCs w:val="15"/>
                <w:highlight w:val="white"/>
                <w:lang w:val="en-GB"/>
              </w:rPr>
              <w:t>/</w:t>
            </w:r>
            <w:proofErr w:type="spellStart"/>
            <w:r w:rsidRPr="00292DEB">
              <w:rPr>
                <w:color w:val="000000"/>
                <w:sz w:val="15"/>
                <w:szCs w:val="15"/>
                <w:highlight w:val="white"/>
              </w:rPr>
              <w:t>ΓΠοικ</w:t>
            </w:r>
            <w:proofErr w:type="spellEnd"/>
            <w:r w:rsidRPr="00292DEB">
              <w:rPr>
                <w:color w:val="000000"/>
                <w:sz w:val="15"/>
                <w:szCs w:val="15"/>
                <w:highlight w:val="white"/>
                <w:lang w:val="en-GB"/>
              </w:rPr>
              <w:t>.</w:t>
            </w:r>
            <w:r w:rsidRPr="00292DEB">
              <w:rPr>
                <w:color w:val="C00000"/>
                <w:sz w:val="15"/>
                <w:szCs w:val="15"/>
                <w:highlight w:val="white"/>
                <w:lang w:val="en-GB"/>
              </w:rPr>
              <w:t>21836/644/2020</w:t>
            </w:r>
            <w:r w:rsidRPr="00292DEB">
              <w:rPr>
                <w:color w:val="000000"/>
                <w:sz w:val="15"/>
                <w:szCs w:val="15"/>
                <w:highlight w:val="white"/>
                <w:lang w:val="en-GB"/>
              </w:rPr>
              <w:t xml:space="preserve"> (Off. Gazette no 2363 B/16-06-2020).</w:t>
            </w:r>
          </w:p>
          <w:p w14:paraId="36702130" w14:textId="77777777" w:rsidR="00CD2271" w:rsidRPr="00292DEB" w:rsidRDefault="00CD2271" w:rsidP="00CD2271">
            <w:pPr>
              <w:rPr>
                <w:rFonts w:cs="Arial"/>
                <w:color w:val="000000"/>
                <w:lang w:val="en-GB"/>
              </w:rPr>
            </w:pPr>
          </w:p>
          <w:p w14:paraId="06B6123F" w14:textId="77777777" w:rsidR="00CD2271" w:rsidRPr="00292DEB" w:rsidRDefault="00CD2271" w:rsidP="00CD2271">
            <w:pPr>
              <w:rPr>
                <w:rFonts w:cs="Arial"/>
                <w:color w:val="000000"/>
                <w:lang w:val="en-GB"/>
              </w:rPr>
            </w:pPr>
            <w:r w:rsidRPr="00292DEB">
              <w:rPr>
                <w:rFonts w:cs="Arial"/>
                <w:color w:val="000000"/>
                <w:lang w:val="en-GB"/>
              </w:rPr>
              <w:t xml:space="preserve">Directory of legal acts: </w:t>
            </w:r>
            <w:hyperlink r:id="rId20" w:history="1">
              <w:r w:rsidRPr="00292DEB">
                <w:rPr>
                  <w:rStyle w:val="Hyperlink"/>
                  <w:rFonts w:cs="Arial"/>
                  <w:lang w:val="en-GB"/>
                </w:rPr>
                <w:t>https://search.et.gr/el/</w:t>
              </w:r>
            </w:hyperlink>
          </w:p>
          <w:p w14:paraId="2CD28876" w14:textId="787257AE"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0BC8B51"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5</w:t>
            </w:r>
          </w:p>
          <w:p w14:paraId="1C25A46C" w14:textId="77777777" w:rsidR="00CD2271" w:rsidRPr="00292DEB" w:rsidRDefault="00CD2271" w:rsidP="00CD2271">
            <w:pPr>
              <w:spacing w:line="276" w:lineRule="auto"/>
              <w:rPr>
                <w:rFonts w:cs="Arial"/>
                <w:color w:val="0000FF"/>
                <w:lang w:val="en-US"/>
              </w:rPr>
            </w:pPr>
          </w:p>
        </w:tc>
        <w:tc>
          <w:tcPr>
            <w:tcW w:w="127" w:type="pct"/>
          </w:tcPr>
          <w:p w14:paraId="6C397825" w14:textId="77777777" w:rsidR="00CD2271" w:rsidRPr="00292DEB" w:rsidRDefault="00CD2271" w:rsidP="00CD2271">
            <w:pPr>
              <w:spacing w:line="276" w:lineRule="auto"/>
              <w:rPr>
                <w:rFonts w:cs="Arial"/>
                <w:color w:val="0000FF"/>
                <w:lang w:val="fr-FR"/>
              </w:rPr>
            </w:pPr>
            <w:r w:rsidRPr="00292DEB">
              <w:rPr>
                <w:rFonts w:cs="Arial"/>
                <w:color w:val="0000FF"/>
                <w:lang w:val="fr-FR"/>
              </w:rPr>
              <w:t>1</w:t>
            </w:r>
          </w:p>
          <w:p w14:paraId="7D893926" w14:textId="77777777" w:rsidR="00CD2271" w:rsidRPr="00292DEB" w:rsidRDefault="00CD2271" w:rsidP="00CD2271">
            <w:pPr>
              <w:spacing w:line="276" w:lineRule="auto"/>
              <w:rPr>
                <w:rFonts w:cs="Arial"/>
                <w:color w:val="0000FF"/>
                <w:lang w:val="en-US"/>
              </w:rPr>
            </w:pPr>
          </w:p>
        </w:tc>
        <w:tc>
          <w:tcPr>
            <w:tcW w:w="402" w:type="pct"/>
          </w:tcPr>
          <w:p w14:paraId="73C30C7D"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1CD497F6" w14:textId="77777777" w:rsidR="00CD2271" w:rsidRPr="00292DEB" w:rsidRDefault="00CD2271" w:rsidP="00CD2271">
            <w:pPr>
              <w:spacing w:line="276" w:lineRule="auto"/>
              <w:rPr>
                <w:rFonts w:cs="Arial"/>
                <w:color w:val="0000FF"/>
                <w:lang w:val="en-US"/>
              </w:rPr>
            </w:pPr>
          </w:p>
        </w:tc>
      </w:tr>
      <w:tr w:rsidR="00CD2271" w:rsidRPr="00292DEB" w14:paraId="0F59F4F3" w14:textId="77777777" w:rsidTr="005D0FED">
        <w:tc>
          <w:tcPr>
            <w:tcW w:w="193" w:type="pct"/>
          </w:tcPr>
          <w:p w14:paraId="5CCED5AA" w14:textId="77777777" w:rsidR="00CD2271" w:rsidRPr="00292DEB" w:rsidRDefault="00CD2271" w:rsidP="00CD2271">
            <w:pPr>
              <w:spacing w:line="276" w:lineRule="auto"/>
              <w:jc w:val="left"/>
              <w:rPr>
                <w:rFonts w:cs="Arial"/>
                <w:lang w:val="es-ES"/>
              </w:rPr>
            </w:pPr>
            <w:r w:rsidRPr="00292DEB">
              <w:rPr>
                <w:rFonts w:cs="Arial"/>
                <w:lang w:val="es-ES"/>
              </w:rPr>
              <w:t>EL</w:t>
            </w:r>
          </w:p>
          <w:p w14:paraId="05E7C78F" w14:textId="77777777" w:rsidR="00CD2271" w:rsidRPr="00292DEB" w:rsidRDefault="00CD2271" w:rsidP="00CD2271">
            <w:pPr>
              <w:spacing w:line="276" w:lineRule="auto"/>
              <w:jc w:val="left"/>
              <w:rPr>
                <w:rFonts w:cs="Arial"/>
                <w:lang w:val="es-ES"/>
              </w:rPr>
            </w:pPr>
            <w:r w:rsidRPr="00292DEB">
              <w:rPr>
                <w:rFonts w:cs="Arial"/>
                <w:lang w:val="es-ES"/>
              </w:rPr>
              <w:t>EL</w:t>
            </w:r>
          </w:p>
          <w:p w14:paraId="27DF6289" w14:textId="77777777" w:rsidR="00CD2271" w:rsidRPr="00292DEB" w:rsidRDefault="00CD2271" w:rsidP="00CD2271">
            <w:pPr>
              <w:spacing w:line="276" w:lineRule="auto"/>
              <w:jc w:val="left"/>
              <w:rPr>
                <w:rFonts w:cs="Arial"/>
                <w:lang w:val="es-ES"/>
              </w:rPr>
            </w:pPr>
            <w:r w:rsidRPr="00292DEB">
              <w:rPr>
                <w:rFonts w:cs="Arial"/>
                <w:lang w:val="es-ES"/>
              </w:rPr>
              <w:t>EL</w:t>
            </w:r>
          </w:p>
          <w:p w14:paraId="3FD3F457" w14:textId="77777777" w:rsidR="00CD2271" w:rsidRPr="00292DEB" w:rsidRDefault="00CD2271" w:rsidP="00CD2271">
            <w:pPr>
              <w:spacing w:line="276" w:lineRule="auto"/>
              <w:jc w:val="left"/>
              <w:rPr>
                <w:rFonts w:cs="Arial"/>
                <w:lang w:val="es-ES"/>
              </w:rPr>
            </w:pPr>
            <w:r w:rsidRPr="00292DEB">
              <w:rPr>
                <w:rFonts w:cs="Arial"/>
                <w:lang w:val="es-ES"/>
              </w:rPr>
              <w:t>EL</w:t>
            </w:r>
          </w:p>
          <w:p w14:paraId="41518DE3" w14:textId="77777777" w:rsidR="00CD2271" w:rsidRPr="00292DEB" w:rsidRDefault="00CD2271" w:rsidP="00CD2271">
            <w:pPr>
              <w:spacing w:line="276" w:lineRule="auto"/>
              <w:jc w:val="left"/>
              <w:rPr>
                <w:rFonts w:cs="Arial"/>
                <w:lang w:val="es-ES"/>
              </w:rPr>
            </w:pPr>
            <w:r w:rsidRPr="00292DEB">
              <w:rPr>
                <w:rFonts w:cs="Arial"/>
                <w:lang w:val="es-ES"/>
              </w:rPr>
              <w:t>EL</w:t>
            </w:r>
          </w:p>
          <w:p w14:paraId="70BD26F6" w14:textId="77777777" w:rsidR="00CD2271" w:rsidRPr="00292DEB" w:rsidRDefault="00CD2271" w:rsidP="00CD2271">
            <w:pPr>
              <w:spacing w:line="276" w:lineRule="auto"/>
              <w:jc w:val="left"/>
              <w:rPr>
                <w:rFonts w:cs="Arial"/>
                <w:lang w:val="es-ES"/>
              </w:rPr>
            </w:pPr>
            <w:r w:rsidRPr="00292DEB">
              <w:rPr>
                <w:rFonts w:cs="Arial"/>
                <w:lang w:val="es-ES"/>
              </w:rPr>
              <w:t>EL</w:t>
            </w:r>
          </w:p>
          <w:p w14:paraId="238CA1FB" w14:textId="77777777" w:rsidR="00CD2271" w:rsidRPr="00292DEB" w:rsidRDefault="00CD2271" w:rsidP="00CD2271">
            <w:pPr>
              <w:spacing w:line="276" w:lineRule="auto"/>
              <w:jc w:val="left"/>
              <w:rPr>
                <w:rFonts w:cs="Arial"/>
                <w:lang w:val="es-ES"/>
              </w:rPr>
            </w:pPr>
            <w:r w:rsidRPr="00292DEB">
              <w:rPr>
                <w:rFonts w:cs="Arial"/>
                <w:lang w:val="es-ES"/>
              </w:rPr>
              <w:t>EL</w:t>
            </w:r>
          </w:p>
          <w:p w14:paraId="652EE256" w14:textId="77777777" w:rsidR="00CD2271" w:rsidRPr="00292DEB" w:rsidRDefault="00CD2271" w:rsidP="00CD2271">
            <w:pPr>
              <w:spacing w:line="276" w:lineRule="auto"/>
              <w:jc w:val="left"/>
              <w:rPr>
                <w:rFonts w:cs="Arial"/>
                <w:lang w:val="es-ES"/>
              </w:rPr>
            </w:pPr>
            <w:r w:rsidRPr="00292DEB">
              <w:rPr>
                <w:rFonts w:cs="Arial"/>
                <w:lang w:val="es-ES"/>
              </w:rPr>
              <w:t>EL</w:t>
            </w:r>
          </w:p>
          <w:p w14:paraId="52ADFA5F" w14:textId="77777777" w:rsidR="00CD2271" w:rsidRPr="00292DEB" w:rsidRDefault="00CD2271" w:rsidP="00CD2271">
            <w:pPr>
              <w:spacing w:line="276" w:lineRule="auto"/>
              <w:jc w:val="left"/>
              <w:rPr>
                <w:rFonts w:cs="Arial"/>
                <w:lang w:val="es-ES"/>
              </w:rPr>
            </w:pPr>
            <w:r w:rsidRPr="00292DEB">
              <w:rPr>
                <w:rFonts w:cs="Arial"/>
                <w:lang w:val="es-ES"/>
              </w:rPr>
              <w:t>EL</w:t>
            </w:r>
          </w:p>
          <w:p w14:paraId="776AF563" w14:textId="77777777" w:rsidR="00CD2271" w:rsidRPr="00292DEB" w:rsidRDefault="00CD2271" w:rsidP="00CD2271">
            <w:pPr>
              <w:spacing w:line="276" w:lineRule="auto"/>
              <w:jc w:val="left"/>
              <w:rPr>
                <w:rFonts w:cs="Arial"/>
                <w:lang w:val="es-ES"/>
              </w:rPr>
            </w:pPr>
            <w:r w:rsidRPr="00292DEB">
              <w:rPr>
                <w:rFonts w:cs="Arial"/>
                <w:lang w:val="es-ES"/>
              </w:rPr>
              <w:t>EL</w:t>
            </w:r>
          </w:p>
          <w:p w14:paraId="5D54BFDD" w14:textId="77777777" w:rsidR="00CD2271" w:rsidRPr="00292DEB" w:rsidRDefault="00CD2271" w:rsidP="00CD2271">
            <w:pPr>
              <w:spacing w:line="276" w:lineRule="auto"/>
              <w:jc w:val="left"/>
              <w:rPr>
                <w:rFonts w:cs="Arial"/>
                <w:lang w:val="es-ES"/>
              </w:rPr>
            </w:pPr>
            <w:r w:rsidRPr="00292DEB">
              <w:rPr>
                <w:rFonts w:cs="Arial"/>
                <w:lang w:val="es-ES"/>
              </w:rPr>
              <w:t>EL</w:t>
            </w:r>
          </w:p>
          <w:p w14:paraId="17516684" w14:textId="77777777" w:rsidR="00CD2271" w:rsidRPr="00292DEB" w:rsidRDefault="00CD2271" w:rsidP="00CD2271">
            <w:pPr>
              <w:spacing w:line="276" w:lineRule="auto"/>
              <w:jc w:val="left"/>
              <w:rPr>
                <w:rFonts w:cs="Arial"/>
                <w:lang w:val="es-ES"/>
              </w:rPr>
            </w:pPr>
            <w:r w:rsidRPr="00292DEB">
              <w:rPr>
                <w:rFonts w:cs="Arial"/>
                <w:lang w:val="es-ES"/>
              </w:rPr>
              <w:t>EL</w:t>
            </w:r>
          </w:p>
          <w:p w14:paraId="28D698A4" w14:textId="77777777" w:rsidR="00CD2271" w:rsidRPr="00292DEB" w:rsidRDefault="00CD2271" w:rsidP="00CD2271">
            <w:pPr>
              <w:spacing w:line="276" w:lineRule="auto"/>
              <w:jc w:val="left"/>
              <w:rPr>
                <w:rFonts w:cs="Arial"/>
                <w:lang w:val="en-GB"/>
              </w:rPr>
            </w:pPr>
            <w:r w:rsidRPr="00292DEB">
              <w:rPr>
                <w:rFonts w:cs="Arial"/>
                <w:lang w:val="en-GB"/>
              </w:rPr>
              <w:t>EL</w:t>
            </w:r>
          </w:p>
          <w:p w14:paraId="5B055756" w14:textId="4BAA9861"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6AA4A20B" w14:textId="77777777" w:rsidR="00CD2271" w:rsidRPr="00292DEB" w:rsidRDefault="00CD2271" w:rsidP="00CD2271">
            <w:pPr>
              <w:spacing w:line="276" w:lineRule="auto"/>
              <w:rPr>
                <w:rFonts w:cs="Arial"/>
              </w:rPr>
            </w:pPr>
            <w:r w:rsidRPr="00292DEB">
              <w:rPr>
                <w:rFonts w:cs="Arial"/>
              </w:rPr>
              <w:t xml:space="preserve">Beitragsfinanziertes obligatorisches Sozialversicherungssystem für </w:t>
            </w:r>
            <w:r w:rsidRPr="00292DEB">
              <w:rPr>
                <w:rFonts w:eastAsia="Arial" w:cs="Arial"/>
                <w:color w:val="008000"/>
              </w:rPr>
              <w:t xml:space="preserve">Zusatzrente </w:t>
            </w:r>
            <w:r w:rsidRPr="00292DEB">
              <w:rPr>
                <w:rFonts w:eastAsia="Arial" w:cs="Arial"/>
              </w:rPr>
              <w:t>(</w:t>
            </w:r>
            <w:r w:rsidRPr="00292DEB">
              <w:rPr>
                <w:rFonts w:eastAsia="Arial" w:cs="Arial"/>
                <w:i/>
                <w:color w:val="008080"/>
              </w:rPr>
              <w:t>ΑΝΤΑΠΟΔΟΤΙΚΗ ΣΥΝΤΑΞΗ</w:t>
            </w:r>
            <w:r w:rsidRPr="00292DEB">
              <w:rPr>
                <w:rFonts w:eastAsia="Arial" w:cs="Arial"/>
              </w:rPr>
              <w:t xml:space="preserve">) und staatliche </w:t>
            </w:r>
            <w:r w:rsidRPr="00292DEB">
              <w:rPr>
                <w:rFonts w:eastAsia="Arial" w:cs="Arial"/>
                <w:color w:val="008000"/>
              </w:rPr>
              <w:t>Rente finanziert durch den Staat</w:t>
            </w:r>
            <w:r w:rsidRPr="00292DEB">
              <w:rPr>
                <w:rFonts w:eastAsia="Arial" w:cs="Arial"/>
              </w:rPr>
              <w:t xml:space="preserve"> (</w:t>
            </w:r>
            <w:r w:rsidRPr="00292DEB">
              <w:rPr>
                <w:rFonts w:eastAsia="Arial" w:cs="Arial"/>
                <w:i/>
                <w:color w:val="008080"/>
              </w:rPr>
              <w:t>ΕΘΝΙΚΗ ΣΥΝΤΑΞΗ</w:t>
            </w:r>
            <w:r w:rsidRPr="00292DEB">
              <w:rPr>
                <w:rFonts w:eastAsia="Arial" w:cs="Arial"/>
              </w:rPr>
              <w:t xml:space="preserve">) </w:t>
            </w:r>
            <w:r w:rsidRPr="00292DEB">
              <w:rPr>
                <w:rFonts w:cs="Arial"/>
              </w:rPr>
              <w:t>mit entgeltbezogenen Invalidenrenten, die von dem Grad der Invalidität und der Versicherungsdauer abhängen.</w:t>
            </w:r>
          </w:p>
          <w:p w14:paraId="48E973E9" w14:textId="77777777" w:rsidR="00CD2271" w:rsidRPr="00292DEB" w:rsidRDefault="00CD2271" w:rsidP="00CD2271">
            <w:pPr>
              <w:spacing w:line="276" w:lineRule="auto"/>
              <w:rPr>
                <w:rFonts w:cs="Arial"/>
                <w:color w:val="0000FF"/>
              </w:rPr>
            </w:pPr>
          </w:p>
          <w:p w14:paraId="3F108B69" w14:textId="77777777" w:rsidR="00CD2271" w:rsidRPr="00292DEB" w:rsidRDefault="00CD2271" w:rsidP="00CD2271">
            <w:pPr>
              <w:spacing w:line="276" w:lineRule="auto"/>
              <w:rPr>
                <w:rFonts w:cs="Arial"/>
              </w:rPr>
            </w:pPr>
            <w:r w:rsidRPr="00292DEB">
              <w:rPr>
                <w:rFonts w:cs="Arial"/>
              </w:rPr>
              <w:t>Invalidenrenten sind Teil der nationalen Rentenversicherung.</w:t>
            </w:r>
          </w:p>
          <w:p w14:paraId="78C105D8" w14:textId="77777777" w:rsidR="00CD2271" w:rsidRPr="00292DEB" w:rsidRDefault="00CD2271" w:rsidP="00CD2271">
            <w:pPr>
              <w:spacing w:line="276" w:lineRule="auto"/>
              <w:rPr>
                <w:rFonts w:cs="Arial"/>
              </w:rPr>
            </w:pPr>
          </w:p>
          <w:p w14:paraId="7F67447B" w14:textId="200A3358" w:rsidR="00CD2271" w:rsidRPr="00292DEB" w:rsidRDefault="00CD2271" w:rsidP="00CD2271">
            <w:pPr>
              <w:spacing w:line="276" w:lineRule="auto"/>
              <w:rPr>
                <w:rFonts w:cs="Arial"/>
              </w:rPr>
            </w:pPr>
            <w:r w:rsidRPr="00292DEB">
              <w:rPr>
                <w:rFonts w:cs="Arial"/>
              </w:rPr>
              <w:t>Es gibt keine spezifische Sozialhilfe für Invalidität.</w:t>
            </w:r>
          </w:p>
        </w:tc>
        <w:tc>
          <w:tcPr>
            <w:tcW w:w="1370" w:type="pct"/>
          </w:tcPr>
          <w:p w14:paraId="0BD43B91" w14:textId="77777777" w:rsidR="00CD2271" w:rsidRPr="00292DEB" w:rsidRDefault="00CD2271" w:rsidP="00CD2271">
            <w:pPr>
              <w:spacing w:line="276" w:lineRule="auto"/>
              <w:rPr>
                <w:rFonts w:cs="Arial"/>
                <w:lang w:val="fr-BE"/>
              </w:rPr>
            </w:pPr>
            <w:r w:rsidRPr="00292DEB">
              <w:rPr>
                <w:rFonts w:cs="Arial"/>
                <w:lang w:val="fr-BE"/>
              </w:rPr>
              <w:t xml:space="preserve">Système d'assurance sociale obligatoire financé par les cotisations pour ce qui concerne la </w:t>
            </w:r>
            <w:r w:rsidRPr="00292DEB">
              <w:rPr>
                <w:rFonts w:cs="Arial"/>
                <w:color w:val="008000"/>
                <w:lang w:val="fr-BE"/>
              </w:rPr>
              <w:t>pension contributive</w:t>
            </w:r>
            <w:r w:rsidRPr="00292DEB">
              <w:rPr>
                <w:rFonts w:cs="Arial"/>
                <w:lang w:val="fr-BE"/>
              </w:rPr>
              <w:t xml:space="preserve"> </w:t>
            </w:r>
            <w:r w:rsidRPr="00292DEB">
              <w:rPr>
                <w:rFonts w:eastAsia="Arial" w:cs="Arial"/>
                <w:lang w:val="fr-BE"/>
              </w:rPr>
              <w:t>(</w:t>
            </w:r>
            <w:r w:rsidRPr="00292DEB">
              <w:rPr>
                <w:rFonts w:eastAsia="Arial" w:cs="Arial"/>
                <w:i/>
                <w:color w:val="008080"/>
                <w:lang w:val="fr-BE"/>
              </w:rPr>
              <w:t>ΑΝΤΑΠΟΔΟΤΙΚΗ ΣΥΝΤΑΞΗ</w:t>
            </w:r>
            <w:r w:rsidRPr="00292DEB">
              <w:rPr>
                <w:rFonts w:eastAsia="Arial" w:cs="Arial"/>
                <w:lang w:val="fr-BE"/>
              </w:rPr>
              <w:t xml:space="preserve">) </w:t>
            </w:r>
            <w:r w:rsidRPr="00292DEB">
              <w:rPr>
                <w:rFonts w:cs="Arial"/>
                <w:lang w:val="fr-BE"/>
              </w:rPr>
              <w:t xml:space="preserve">et par l’État pour ce qui concerne la </w:t>
            </w:r>
            <w:r w:rsidRPr="00292DEB">
              <w:rPr>
                <w:rFonts w:cs="Arial"/>
                <w:color w:val="008000"/>
                <w:lang w:val="fr-BE"/>
              </w:rPr>
              <w:t>pension nationale</w:t>
            </w:r>
            <w:r w:rsidRPr="00292DEB">
              <w:rPr>
                <w:rFonts w:cs="Arial"/>
                <w:lang w:val="fr-BE"/>
              </w:rPr>
              <w:t xml:space="preserve"> </w:t>
            </w:r>
            <w:r w:rsidRPr="00292DEB">
              <w:rPr>
                <w:rFonts w:eastAsia="Arial" w:cs="Arial"/>
                <w:lang w:val="fr-BE"/>
              </w:rPr>
              <w:t>(</w:t>
            </w:r>
            <w:r w:rsidRPr="00292DEB">
              <w:rPr>
                <w:rFonts w:eastAsia="Arial" w:cs="Arial"/>
                <w:i/>
                <w:color w:val="008080"/>
                <w:lang w:val="fr-BE"/>
              </w:rPr>
              <w:t>ΕΘΝΙΚΗ ΣΥΝΤΑΞΗ</w:t>
            </w:r>
            <w:r w:rsidRPr="00292DEB">
              <w:rPr>
                <w:rFonts w:eastAsia="Arial" w:cs="Arial"/>
                <w:lang w:val="fr-BE"/>
              </w:rPr>
              <w:t>),</w:t>
            </w:r>
            <w:r w:rsidRPr="00292DEB">
              <w:rPr>
                <w:rFonts w:cs="Arial"/>
                <w:lang w:val="fr-BE"/>
              </w:rPr>
              <w:t xml:space="preserve"> donnant droit à des pensions d’invalidité liées à la rémunération qui dépendent du degré d’invalidité et de la durée de l'affiliation.</w:t>
            </w:r>
          </w:p>
          <w:p w14:paraId="67FDE3E5" w14:textId="77777777" w:rsidR="00CD2271" w:rsidRPr="00292DEB" w:rsidRDefault="00CD2271" w:rsidP="00CD2271">
            <w:pPr>
              <w:keepNext/>
              <w:spacing w:line="276" w:lineRule="auto"/>
              <w:outlineLvl w:val="2"/>
              <w:rPr>
                <w:rFonts w:cs="Arial"/>
                <w:color w:val="0000FF"/>
                <w:lang w:val="fr-BE"/>
              </w:rPr>
            </w:pPr>
          </w:p>
          <w:p w14:paraId="121CA734" w14:textId="77777777" w:rsidR="00CD2271" w:rsidRPr="00292DEB" w:rsidRDefault="00CD2271" w:rsidP="00CD2271">
            <w:pPr>
              <w:keepNext/>
              <w:spacing w:line="276" w:lineRule="auto"/>
              <w:outlineLvl w:val="2"/>
              <w:rPr>
                <w:rFonts w:cs="Arial"/>
                <w:lang w:val="fr-BE"/>
              </w:rPr>
            </w:pPr>
            <w:r w:rsidRPr="00292DEB">
              <w:rPr>
                <w:rFonts w:cs="Arial"/>
                <w:lang w:val="fr-BE"/>
              </w:rPr>
              <w:t>Les pensions d’invalidité font partie du système national de pension.</w:t>
            </w:r>
          </w:p>
          <w:p w14:paraId="704735A7" w14:textId="77777777" w:rsidR="00CD2271" w:rsidRPr="00292DEB" w:rsidRDefault="00CD2271" w:rsidP="00CD2271">
            <w:pPr>
              <w:keepNext/>
              <w:spacing w:line="276" w:lineRule="auto"/>
              <w:outlineLvl w:val="2"/>
              <w:rPr>
                <w:rFonts w:cs="Arial"/>
                <w:lang w:val="fr-BE"/>
              </w:rPr>
            </w:pPr>
          </w:p>
          <w:p w14:paraId="37FB7AF4" w14:textId="76E2379C" w:rsidR="00CD2271" w:rsidRPr="00292DEB" w:rsidRDefault="00CD2271" w:rsidP="00CD2271">
            <w:pPr>
              <w:spacing w:line="276" w:lineRule="auto"/>
              <w:rPr>
                <w:rFonts w:cs="Arial"/>
                <w:lang w:val="fr-BE"/>
              </w:rPr>
            </w:pPr>
            <w:r w:rsidRPr="00292DEB">
              <w:rPr>
                <w:rFonts w:cs="Arial"/>
                <w:lang w:val="fr-BE"/>
              </w:rPr>
              <w:t>Il n’existe pas de régime particulier d’assistance sociale pour l’invalidité.</w:t>
            </w:r>
          </w:p>
        </w:tc>
        <w:tc>
          <w:tcPr>
            <w:tcW w:w="1370" w:type="pct"/>
          </w:tcPr>
          <w:p w14:paraId="596B7B1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E-V-02-EL</w:t>
            </w:r>
          </w:p>
          <w:p w14:paraId="0B5D87F5"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financed by contributions for </w:t>
            </w:r>
            <w:r w:rsidRPr="00292DEB">
              <w:rPr>
                <w:color w:val="008000"/>
                <w:sz w:val="15"/>
                <w:szCs w:val="15"/>
                <w:lang w:val="en-GB"/>
              </w:rPr>
              <w:t xml:space="preserve">contributory pension </w:t>
            </w:r>
            <w:r w:rsidRPr="00292DEB">
              <w:rPr>
                <w:color w:val="000000"/>
                <w:sz w:val="15"/>
                <w:szCs w:val="15"/>
                <w:lang w:val="en-GB"/>
              </w:rPr>
              <w:t>(</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and by the State for </w:t>
            </w:r>
            <w:r w:rsidRPr="00292DEB">
              <w:rPr>
                <w:color w:val="008000"/>
                <w:sz w:val="15"/>
                <w:szCs w:val="15"/>
                <w:lang w:val="en-GB"/>
              </w:rPr>
              <w:t xml:space="preserve">national pension </w:t>
            </w:r>
            <w:r w:rsidRPr="00292DEB">
              <w:rPr>
                <w:color w:val="000000"/>
                <w:sz w:val="15"/>
                <w:szCs w:val="15"/>
                <w:lang w:val="en-GB"/>
              </w:rPr>
              <w:t>(</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providing earnings-related invalidity pensions depending on the </w:t>
            </w:r>
            <w:proofErr w:type="spellStart"/>
            <w:r w:rsidRPr="00292DEB">
              <w:rPr>
                <w:color w:val="000000"/>
                <w:sz w:val="15"/>
                <w:szCs w:val="15"/>
                <w:lang w:val="en-GB"/>
              </w:rPr>
              <w:t>degree</w:t>
            </w:r>
            <w:proofErr w:type="spellEnd"/>
            <w:r w:rsidRPr="00292DEB">
              <w:rPr>
                <w:color w:val="000000"/>
                <w:sz w:val="15"/>
                <w:szCs w:val="15"/>
                <w:lang w:val="en-GB"/>
              </w:rPr>
              <w:t xml:space="preserve"> of invalidity and on the duration of affiliation.</w:t>
            </w:r>
          </w:p>
          <w:p w14:paraId="1E3585BE"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0658854C"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Invalidity pensions are part of the national pension scheme.</w:t>
            </w:r>
          </w:p>
          <w:p w14:paraId="0CFE5BBA"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2BAF3ED8" w14:textId="15119B01"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No social assistance scheme specifically for invalidity.</w:t>
            </w:r>
          </w:p>
        </w:tc>
        <w:tc>
          <w:tcPr>
            <w:tcW w:w="167" w:type="pct"/>
          </w:tcPr>
          <w:p w14:paraId="1CC30ABA"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3879526C" w14:textId="77777777" w:rsidR="00CD2271" w:rsidRPr="00292DEB" w:rsidRDefault="00CD2271" w:rsidP="00CD2271">
            <w:pPr>
              <w:spacing w:line="276" w:lineRule="auto"/>
              <w:rPr>
                <w:rFonts w:cs="Arial"/>
                <w:color w:val="0000FF"/>
                <w:lang w:val="en-US"/>
              </w:rPr>
            </w:pPr>
          </w:p>
        </w:tc>
        <w:tc>
          <w:tcPr>
            <w:tcW w:w="127" w:type="pct"/>
          </w:tcPr>
          <w:p w14:paraId="017F4A08" w14:textId="77777777" w:rsidR="00CD2271" w:rsidRPr="00292DEB" w:rsidRDefault="00CD2271" w:rsidP="00CD2271">
            <w:pPr>
              <w:spacing w:line="276" w:lineRule="auto"/>
              <w:rPr>
                <w:rFonts w:cs="Arial"/>
                <w:color w:val="0000FF"/>
                <w:lang w:val="fr-FR"/>
              </w:rPr>
            </w:pPr>
            <w:r w:rsidRPr="00292DEB">
              <w:rPr>
                <w:rFonts w:cs="Arial"/>
                <w:color w:val="0000FF"/>
                <w:lang w:val="fr-FR"/>
              </w:rPr>
              <w:t>2</w:t>
            </w:r>
          </w:p>
          <w:p w14:paraId="5AC31150" w14:textId="77777777" w:rsidR="00CD2271" w:rsidRPr="00292DEB" w:rsidRDefault="00CD2271" w:rsidP="00CD2271">
            <w:pPr>
              <w:spacing w:line="276" w:lineRule="auto"/>
              <w:rPr>
                <w:rFonts w:cs="Arial"/>
                <w:color w:val="0000FF"/>
                <w:lang w:val="en-US"/>
              </w:rPr>
            </w:pPr>
          </w:p>
        </w:tc>
        <w:tc>
          <w:tcPr>
            <w:tcW w:w="402" w:type="pct"/>
          </w:tcPr>
          <w:p w14:paraId="0B47BAD3"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1D20D361" w14:textId="77777777" w:rsidR="00CD2271" w:rsidRPr="00292DEB" w:rsidRDefault="00CD2271" w:rsidP="00CD2271">
            <w:pPr>
              <w:spacing w:line="276" w:lineRule="auto"/>
              <w:rPr>
                <w:rFonts w:cs="Arial"/>
                <w:color w:val="0000FF"/>
                <w:lang w:val="en-US"/>
              </w:rPr>
            </w:pPr>
          </w:p>
        </w:tc>
      </w:tr>
      <w:tr w:rsidR="00CD2271" w:rsidRPr="00292DEB" w14:paraId="5FA664B9" w14:textId="77777777" w:rsidTr="005D0FED">
        <w:tc>
          <w:tcPr>
            <w:tcW w:w="193" w:type="pct"/>
          </w:tcPr>
          <w:p w14:paraId="3374129A" w14:textId="77777777" w:rsidR="00CD2271" w:rsidRPr="00292DEB" w:rsidRDefault="00CD2271" w:rsidP="00CD2271">
            <w:pPr>
              <w:spacing w:line="276" w:lineRule="auto"/>
              <w:jc w:val="left"/>
              <w:rPr>
                <w:rFonts w:cs="Arial"/>
                <w:lang w:val="es-ES"/>
              </w:rPr>
            </w:pPr>
            <w:r w:rsidRPr="00292DEB">
              <w:rPr>
                <w:rFonts w:cs="Arial"/>
                <w:lang w:val="es-ES"/>
              </w:rPr>
              <w:t>EL</w:t>
            </w:r>
          </w:p>
          <w:p w14:paraId="06FA6FB2" w14:textId="77777777" w:rsidR="00CD2271" w:rsidRPr="00292DEB" w:rsidRDefault="00CD2271" w:rsidP="00CD2271">
            <w:pPr>
              <w:spacing w:line="276" w:lineRule="auto"/>
              <w:jc w:val="left"/>
              <w:rPr>
                <w:rFonts w:cs="Arial"/>
                <w:lang w:val="es-ES"/>
              </w:rPr>
            </w:pPr>
            <w:r w:rsidRPr="00292DEB">
              <w:rPr>
                <w:rFonts w:cs="Arial"/>
                <w:lang w:val="es-ES"/>
              </w:rPr>
              <w:t>EL</w:t>
            </w:r>
          </w:p>
          <w:p w14:paraId="509BB9A8" w14:textId="77777777" w:rsidR="00CD2271" w:rsidRPr="00292DEB" w:rsidRDefault="00CD2271" w:rsidP="00CD2271">
            <w:pPr>
              <w:spacing w:line="276" w:lineRule="auto"/>
              <w:jc w:val="left"/>
              <w:rPr>
                <w:rFonts w:cs="Arial"/>
                <w:lang w:val="es-ES"/>
              </w:rPr>
            </w:pPr>
            <w:r w:rsidRPr="00292DEB">
              <w:rPr>
                <w:rFonts w:cs="Arial"/>
                <w:lang w:val="es-ES"/>
              </w:rPr>
              <w:t>EL</w:t>
            </w:r>
          </w:p>
          <w:p w14:paraId="012E5281" w14:textId="77777777" w:rsidR="00CD2271" w:rsidRPr="00292DEB" w:rsidRDefault="00CD2271" w:rsidP="00CD2271">
            <w:pPr>
              <w:spacing w:line="276" w:lineRule="auto"/>
              <w:jc w:val="left"/>
              <w:rPr>
                <w:rFonts w:cs="Arial"/>
                <w:lang w:val="es-ES"/>
              </w:rPr>
            </w:pPr>
            <w:r w:rsidRPr="00292DEB">
              <w:rPr>
                <w:rFonts w:cs="Arial"/>
                <w:lang w:val="es-ES"/>
              </w:rPr>
              <w:t>EL</w:t>
            </w:r>
          </w:p>
          <w:p w14:paraId="423756F8" w14:textId="691FC4A0"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2BAE47A8" w14:textId="77777777" w:rsidR="00CD2271" w:rsidRPr="00292DEB" w:rsidRDefault="00CD2271" w:rsidP="00CD2271">
            <w:pPr>
              <w:spacing w:line="276" w:lineRule="auto"/>
              <w:rPr>
                <w:rFonts w:eastAsia="Arial" w:cs="Arial"/>
                <w:bCs/>
              </w:rPr>
            </w:pPr>
            <w:r w:rsidRPr="00292DEB">
              <w:rPr>
                <w:rFonts w:eastAsia="Arial" w:cs="Arial"/>
                <w:bCs/>
              </w:rPr>
              <w:t>Gemäß der nationalen Gesetzgebung ist der Begriff der Invalidität komplex (unter Berücksichtigung der anatomischen physiologischen Schäden und der Arbeitsunfähigkeit), und die Kategorie der Invalidität ist an die Erwerbsfähigkeit gebunden.</w:t>
            </w:r>
          </w:p>
          <w:p w14:paraId="57FFC668" w14:textId="77777777" w:rsidR="00CD2271" w:rsidRPr="00292DEB" w:rsidRDefault="00CD2271" w:rsidP="00CD2271">
            <w:pPr>
              <w:spacing w:line="276" w:lineRule="auto"/>
              <w:rPr>
                <w:rFonts w:eastAsia="Arial" w:cs="Arial"/>
              </w:rPr>
            </w:pPr>
            <w:r w:rsidRPr="00292DEB">
              <w:rPr>
                <w:rFonts w:eastAsia="Arial" w:cs="Arial"/>
                <w:bCs/>
              </w:rPr>
              <w:t>Die Invalidität kann schwer, normal oder teilweise sein.</w:t>
            </w:r>
          </w:p>
          <w:p w14:paraId="20D4749C" w14:textId="02C71CF3" w:rsidR="00CD2271" w:rsidRPr="00292DEB" w:rsidRDefault="00CD2271" w:rsidP="00CD2271">
            <w:pPr>
              <w:spacing w:line="276" w:lineRule="auto"/>
              <w:rPr>
                <w:rFonts w:cs="Arial"/>
                <w:color w:val="800000"/>
              </w:rPr>
            </w:pPr>
          </w:p>
        </w:tc>
        <w:tc>
          <w:tcPr>
            <w:tcW w:w="1370" w:type="pct"/>
          </w:tcPr>
          <w:p w14:paraId="576026FD" w14:textId="77777777" w:rsidR="00CD2271" w:rsidRPr="00292DEB" w:rsidRDefault="00CD2271" w:rsidP="00CD2271">
            <w:pPr>
              <w:spacing w:line="276" w:lineRule="auto"/>
              <w:rPr>
                <w:rFonts w:eastAsia="Arial" w:cs="Arial"/>
                <w:bCs/>
                <w:lang w:val="fr-BE"/>
              </w:rPr>
            </w:pPr>
            <w:r w:rsidRPr="00292DEB">
              <w:rPr>
                <w:rFonts w:eastAsia="Arial" w:cs="Arial"/>
                <w:bCs/>
                <w:lang w:val="fr-BE"/>
              </w:rPr>
              <w:t xml:space="preserve">Conformément à la législation </w:t>
            </w:r>
            <w:proofErr w:type="spellStart"/>
            <w:r w:rsidRPr="00292DEB">
              <w:rPr>
                <w:rFonts w:eastAsia="Arial" w:cs="Arial"/>
                <w:bCs/>
                <w:lang w:val="fr-BE"/>
              </w:rPr>
              <w:t>nationale,le</w:t>
            </w:r>
            <w:proofErr w:type="spellEnd"/>
            <w:r w:rsidRPr="00292DEB">
              <w:rPr>
                <w:rFonts w:eastAsia="Arial" w:cs="Arial"/>
                <w:bCs/>
                <w:lang w:val="fr-BE"/>
              </w:rPr>
              <w:t xml:space="preserve"> concept d’invalidité est complexe (prenant en compte le préjudice physiologique et l’inaptitude au travail) et la catégorie d’invalidité dépend de la capacité de gain. </w:t>
            </w:r>
          </w:p>
          <w:p w14:paraId="37841B47" w14:textId="1EC49A5E" w:rsidR="00CD2271" w:rsidRPr="00292DEB" w:rsidRDefault="00CD2271" w:rsidP="00CD2271">
            <w:pPr>
              <w:spacing w:line="276" w:lineRule="auto"/>
              <w:rPr>
                <w:rFonts w:cs="Arial"/>
                <w:color w:val="800000"/>
                <w:lang w:val="fr-BE"/>
              </w:rPr>
            </w:pPr>
            <w:r w:rsidRPr="00292DEB">
              <w:rPr>
                <w:rFonts w:eastAsia="Arial" w:cs="Arial"/>
                <w:bCs/>
                <w:lang w:val="fr-BE"/>
              </w:rPr>
              <w:t xml:space="preserve">L’invalidité peut être grave, normale ou partielle. </w:t>
            </w:r>
          </w:p>
        </w:tc>
        <w:tc>
          <w:tcPr>
            <w:tcW w:w="1370" w:type="pct"/>
          </w:tcPr>
          <w:p w14:paraId="5F744430" w14:textId="77777777" w:rsidR="00CD2271" w:rsidRPr="00292DEB" w:rsidRDefault="00CD2271"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E-V-03-EL</w:t>
            </w:r>
          </w:p>
          <w:p w14:paraId="0A68C294"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According to national legislation, the concept of invalidity is complex (</w:t>
            </w:r>
            <w:proofErr w:type="gramStart"/>
            <w:r w:rsidRPr="00292DEB">
              <w:rPr>
                <w:color w:val="000000"/>
                <w:sz w:val="15"/>
                <w:szCs w:val="15"/>
                <w:lang w:val="en-GB"/>
              </w:rPr>
              <w:t>taking into account</w:t>
            </w:r>
            <w:proofErr w:type="gramEnd"/>
            <w:r w:rsidRPr="00292DEB">
              <w:rPr>
                <w:color w:val="000000"/>
                <w:sz w:val="15"/>
                <w:szCs w:val="15"/>
                <w:lang w:val="en-GB"/>
              </w:rPr>
              <w:t xml:space="preserve"> the anatomical physiological damage and inability to work) and the category of invalidity is linked to the ability to earn.</w:t>
            </w:r>
          </w:p>
          <w:p w14:paraId="6FFD52C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Invalidity can be severe, normal or partial.</w:t>
            </w:r>
          </w:p>
          <w:p w14:paraId="645D59C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169C7256"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9D6E0AE"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1361AF53" w14:textId="77777777" w:rsidR="00CD2271" w:rsidRPr="00292DEB" w:rsidRDefault="00CD2271" w:rsidP="00CD2271">
            <w:pPr>
              <w:spacing w:line="276" w:lineRule="auto"/>
              <w:rPr>
                <w:rFonts w:cs="Arial"/>
                <w:color w:val="0000FF"/>
                <w:lang w:val="en-US"/>
              </w:rPr>
            </w:pPr>
          </w:p>
        </w:tc>
        <w:tc>
          <w:tcPr>
            <w:tcW w:w="127" w:type="pct"/>
          </w:tcPr>
          <w:p w14:paraId="2376691D" w14:textId="77777777" w:rsidR="00CD2271" w:rsidRPr="00292DEB" w:rsidRDefault="00CD2271" w:rsidP="00CD2271">
            <w:pPr>
              <w:spacing w:line="276" w:lineRule="auto"/>
              <w:rPr>
                <w:rFonts w:cs="Arial"/>
                <w:color w:val="0000FF"/>
                <w:lang w:val="fr-FR"/>
              </w:rPr>
            </w:pPr>
            <w:r w:rsidRPr="00292DEB">
              <w:rPr>
                <w:rFonts w:cs="Arial"/>
                <w:color w:val="0000FF"/>
                <w:lang w:val="fr-FR"/>
              </w:rPr>
              <w:t>3</w:t>
            </w:r>
          </w:p>
          <w:p w14:paraId="178BB713" w14:textId="77777777" w:rsidR="00CD2271" w:rsidRPr="00292DEB" w:rsidRDefault="00CD2271" w:rsidP="00CD2271">
            <w:pPr>
              <w:spacing w:line="276" w:lineRule="auto"/>
              <w:rPr>
                <w:rFonts w:cs="Arial"/>
                <w:color w:val="0000FF"/>
                <w:lang w:val="en-US"/>
              </w:rPr>
            </w:pPr>
          </w:p>
        </w:tc>
        <w:tc>
          <w:tcPr>
            <w:tcW w:w="402" w:type="pct"/>
          </w:tcPr>
          <w:p w14:paraId="10AB3CED"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6B315C14" w14:textId="77777777" w:rsidR="00CD2271" w:rsidRPr="00292DEB" w:rsidRDefault="00CD2271" w:rsidP="00CD2271">
            <w:pPr>
              <w:spacing w:line="276" w:lineRule="auto"/>
              <w:rPr>
                <w:rFonts w:cs="Arial"/>
                <w:color w:val="0000FF"/>
                <w:lang w:val="en-US"/>
              </w:rPr>
            </w:pPr>
          </w:p>
        </w:tc>
      </w:tr>
      <w:tr w:rsidR="00CD2271" w:rsidRPr="00292DEB" w14:paraId="4B0F7EDF" w14:textId="77777777" w:rsidTr="005D0FED">
        <w:tc>
          <w:tcPr>
            <w:tcW w:w="193" w:type="pct"/>
          </w:tcPr>
          <w:p w14:paraId="67B44BE1" w14:textId="77777777" w:rsidR="00CD2271" w:rsidRPr="00292DEB" w:rsidRDefault="00CD2271" w:rsidP="00CD2271">
            <w:pPr>
              <w:spacing w:line="276" w:lineRule="auto"/>
              <w:jc w:val="left"/>
              <w:rPr>
                <w:rFonts w:cs="Arial"/>
                <w:lang w:val="es-ES"/>
              </w:rPr>
            </w:pPr>
            <w:r w:rsidRPr="00292DEB">
              <w:rPr>
                <w:rFonts w:cs="Arial"/>
                <w:lang w:val="es-ES"/>
              </w:rPr>
              <w:t>EL</w:t>
            </w:r>
          </w:p>
          <w:p w14:paraId="0ACFF200" w14:textId="77777777" w:rsidR="00CD2271" w:rsidRPr="00292DEB" w:rsidRDefault="00CD2271" w:rsidP="00CD2271">
            <w:pPr>
              <w:spacing w:line="276" w:lineRule="auto"/>
              <w:jc w:val="left"/>
              <w:rPr>
                <w:rFonts w:cs="Arial"/>
                <w:lang w:val="es-ES"/>
              </w:rPr>
            </w:pPr>
            <w:r w:rsidRPr="00292DEB">
              <w:rPr>
                <w:rFonts w:cs="Arial"/>
                <w:lang w:val="es-ES"/>
              </w:rPr>
              <w:t>EL</w:t>
            </w:r>
          </w:p>
          <w:p w14:paraId="668395C2" w14:textId="77777777" w:rsidR="00CD2271" w:rsidRPr="00292DEB" w:rsidRDefault="00CD2271" w:rsidP="00CD2271">
            <w:pPr>
              <w:spacing w:line="276" w:lineRule="auto"/>
              <w:jc w:val="left"/>
              <w:rPr>
                <w:rFonts w:cs="Arial"/>
                <w:lang w:val="es-ES"/>
              </w:rPr>
            </w:pPr>
            <w:r w:rsidRPr="00292DEB">
              <w:rPr>
                <w:rFonts w:cs="Arial"/>
                <w:lang w:val="es-ES"/>
              </w:rPr>
              <w:t>EL</w:t>
            </w:r>
          </w:p>
          <w:p w14:paraId="61151050" w14:textId="77777777" w:rsidR="00CD2271" w:rsidRPr="00292DEB" w:rsidRDefault="00CD2271" w:rsidP="00CD2271">
            <w:pPr>
              <w:spacing w:line="276" w:lineRule="auto"/>
              <w:jc w:val="left"/>
              <w:rPr>
                <w:rFonts w:cs="Arial"/>
                <w:lang w:val="es-ES"/>
              </w:rPr>
            </w:pPr>
            <w:r w:rsidRPr="00292DEB">
              <w:rPr>
                <w:rFonts w:cs="Arial"/>
                <w:lang w:val="es-ES"/>
              </w:rPr>
              <w:t>EL</w:t>
            </w:r>
          </w:p>
          <w:p w14:paraId="462FECA9" w14:textId="001FA8EE"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77AD4E4B" w14:textId="77777777" w:rsidR="00CD2271" w:rsidRPr="00292DEB" w:rsidRDefault="00CD2271" w:rsidP="00CD2271">
            <w:pPr>
              <w:spacing w:line="276" w:lineRule="auto"/>
              <w:rPr>
                <w:rFonts w:eastAsia="Arial" w:cs="Arial"/>
              </w:rPr>
            </w:pPr>
            <w:r w:rsidRPr="00292DEB">
              <w:rPr>
                <w:rFonts w:eastAsia="Arial" w:cs="Arial"/>
              </w:rPr>
              <w:t>Alle Beschäftigten.</w:t>
            </w:r>
          </w:p>
          <w:p w14:paraId="2BA94D1C" w14:textId="77777777" w:rsidR="00CD2271" w:rsidRPr="00292DEB" w:rsidRDefault="00CD2271" w:rsidP="00CD2271">
            <w:pPr>
              <w:spacing w:line="276" w:lineRule="auto"/>
              <w:rPr>
                <w:rFonts w:eastAsia="Arial" w:cs="Arial"/>
              </w:rPr>
            </w:pPr>
            <w:r w:rsidRPr="00292DEB">
              <w:rPr>
                <w:rFonts w:eastAsia="Arial" w:cs="Arial"/>
              </w:rPr>
              <w:t>Der Anspruch auf Invalidenrente ist nicht abhängig vom Wohnsitz und/oder der Staatsbürgerschaft.</w:t>
            </w:r>
          </w:p>
          <w:p w14:paraId="2BB4107A" w14:textId="77777777" w:rsidR="00CD2271" w:rsidRPr="00292DEB" w:rsidRDefault="00CD2271" w:rsidP="00CD2271">
            <w:pPr>
              <w:spacing w:line="276" w:lineRule="auto"/>
              <w:rPr>
                <w:rFonts w:eastAsia="Arial" w:cs="Arial"/>
              </w:rPr>
            </w:pPr>
          </w:p>
          <w:p w14:paraId="03530509" w14:textId="46435329" w:rsidR="00CD2271" w:rsidRPr="00292DEB" w:rsidRDefault="00CD2271" w:rsidP="00CD2271">
            <w:pPr>
              <w:spacing w:line="276" w:lineRule="auto"/>
              <w:rPr>
                <w:rFonts w:eastAsia="Arial" w:cs="Arial"/>
              </w:rPr>
            </w:pPr>
            <w:r w:rsidRPr="00292DEB">
              <w:rPr>
                <w:rFonts w:cs="Arial"/>
              </w:rPr>
              <w:t>Keine Ausnahmen.</w:t>
            </w:r>
          </w:p>
        </w:tc>
        <w:tc>
          <w:tcPr>
            <w:tcW w:w="1370" w:type="pct"/>
          </w:tcPr>
          <w:p w14:paraId="28D87637" w14:textId="77777777" w:rsidR="00CD2271" w:rsidRPr="00292DEB" w:rsidRDefault="00CD2271" w:rsidP="00CD2271">
            <w:pPr>
              <w:spacing w:line="276" w:lineRule="auto"/>
              <w:rPr>
                <w:rFonts w:cs="Arial"/>
                <w:lang w:val="fr-BE"/>
              </w:rPr>
            </w:pPr>
            <w:r w:rsidRPr="00292DEB">
              <w:rPr>
                <w:rFonts w:cs="Arial"/>
                <w:lang w:val="fr-BE"/>
              </w:rPr>
              <w:t>Toutes les personnes occupant un emploi.</w:t>
            </w:r>
          </w:p>
          <w:p w14:paraId="635BA373" w14:textId="77777777" w:rsidR="00CD2271" w:rsidRPr="00292DEB" w:rsidRDefault="00CD2271" w:rsidP="00CD2271">
            <w:pPr>
              <w:spacing w:line="276" w:lineRule="auto"/>
              <w:rPr>
                <w:rFonts w:cs="Arial"/>
                <w:lang w:val="fr-BE"/>
              </w:rPr>
            </w:pPr>
            <w:r w:rsidRPr="00292DEB">
              <w:rPr>
                <w:rFonts w:cs="Arial"/>
                <w:lang w:val="fr-BE"/>
              </w:rPr>
              <w:t>L’éligibilité au bénéfice d’une pension d’invalidité ne dépend ni de la résidence, ni de la citoyenneté.</w:t>
            </w:r>
          </w:p>
          <w:p w14:paraId="34C4AC33" w14:textId="77777777" w:rsidR="00CD2271" w:rsidRPr="00292DEB" w:rsidRDefault="00CD2271" w:rsidP="00CD2271">
            <w:pPr>
              <w:spacing w:line="276" w:lineRule="auto"/>
              <w:rPr>
                <w:rFonts w:cs="Arial"/>
                <w:lang w:val="fr-BE"/>
              </w:rPr>
            </w:pPr>
          </w:p>
          <w:p w14:paraId="5274ACC6" w14:textId="6097F343" w:rsidR="00CD2271" w:rsidRPr="00292DEB" w:rsidRDefault="00CD2271" w:rsidP="00CD2271">
            <w:pPr>
              <w:spacing w:line="276" w:lineRule="auto"/>
              <w:rPr>
                <w:rFonts w:cs="Arial"/>
                <w:lang w:val="fr-BE"/>
              </w:rPr>
            </w:pPr>
            <w:r w:rsidRPr="00292DEB">
              <w:rPr>
                <w:rFonts w:cs="Arial"/>
                <w:lang w:val="fr-BE"/>
              </w:rPr>
              <w:t>Pas d'exemptions.</w:t>
            </w:r>
          </w:p>
        </w:tc>
        <w:tc>
          <w:tcPr>
            <w:tcW w:w="1370" w:type="pct"/>
          </w:tcPr>
          <w:p w14:paraId="6C4B38F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E-V-04-EL</w:t>
            </w:r>
          </w:p>
          <w:p w14:paraId="1CD5ECC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All those in employment.</w:t>
            </w:r>
          </w:p>
          <w:p w14:paraId="55E91782"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Eligibility for invalidity pension does not depend on residence and/or citizenship.</w:t>
            </w:r>
          </w:p>
          <w:p w14:paraId="6A37BD2D"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77615736" w14:textId="77777777" w:rsidR="00CD2271" w:rsidRPr="00292DEB" w:rsidRDefault="00CD2271" w:rsidP="00CD2271">
            <w:pPr>
              <w:pStyle w:val="Normal0"/>
              <w:pBdr>
                <w:top w:val="nil"/>
                <w:left w:val="nil"/>
                <w:bottom w:val="nil"/>
                <w:right w:val="nil"/>
                <w:between w:val="nil"/>
              </w:pBdr>
              <w:spacing w:after="0"/>
              <w:rPr>
                <w:b/>
                <w:color w:val="000000"/>
                <w:sz w:val="15"/>
                <w:szCs w:val="15"/>
                <w:lang w:val="en-GB"/>
              </w:rPr>
            </w:pPr>
            <w:r w:rsidRPr="00292DEB">
              <w:rPr>
                <w:color w:val="000000"/>
                <w:sz w:val="15"/>
                <w:szCs w:val="15"/>
                <w:lang w:val="en-GB"/>
              </w:rPr>
              <w:t>No exemptions</w:t>
            </w:r>
            <w:ins w:id="181" w:author="Author">
              <w:r w:rsidRPr="00292DEB">
                <w:rPr>
                  <w:color w:val="000000"/>
                  <w:sz w:val="15"/>
                  <w:szCs w:val="15"/>
                  <w:lang w:val="en-GB"/>
                </w:rPr>
                <w:t xml:space="preserve"> from paying contributions</w:t>
              </w:r>
            </w:ins>
            <w:r w:rsidRPr="00292DEB">
              <w:rPr>
                <w:color w:val="000000"/>
                <w:sz w:val="15"/>
                <w:szCs w:val="15"/>
                <w:lang w:val="en-GB"/>
              </w:rPr>
              <w:t>.</w:t>
            </w:r>
          </w:p>
          <w:p w14:paraId="4E3A4E91" w14:textId="77777777"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144D1D34"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50890625" w14:textId="77777777" w:rsidR="00CD2271" w:rsidRPr="00292DEB" w:rsidRDefault="00CD2271" w:rsidP="00CD2271">
            <w:pPr>
              <w:spacing w:line="276" w:lineRule="auto"/>
              <w:rPr>
                <w:rFonts w:cs="Arial"/>
                <w:color w:val="0000FF"/>
                <w:lang w:val="en-US"/>
              </w:rPr>
            </w:pPr>
          </w:p>
        </w:tc>
        <w:tc>
          <w:tcPr>
            <w:tcW w:w="127" w:type="pct"/>
          </w:tcPr>
          <w:p w14:paraId="6D6603D8" w14:textId="77777777" w:rsidR="00CD2271" w:rsidRPr="00292DEB" w:rsidRDefault="00CD2271" w:rsidP="00CD2271">
            <w:pPr>
              <w:spacing w:line="276" w:lineRule="auto"/>
              <w:rPr>
                <w:rFonts w:cs="Arial"/>
                <w:color w:val="0000FF"/>
                <w:lang w:val="fr-FR"/>
              </w:rPr>
            </w:pPr>
            <w:r w:rsidRPr="00292DEB">
              <w:rPr>
                <w:rFonts w:cs="Arial"/>
                <w:color w:val="0000FF"/>
                <w:lang w:val="fr-FR"/>
              </w:rPr>
              <w:t>4</w:t>
            </w:r>
          </w:p>
          <w:p w14:paraId="0D8E19E4" w14:textId="77777777" w:rsidR="00CD2271" w:rsidRPr="00292DEB" w:rsidRDefault="00CD2271" w:rsidP="00CD2271">
            <w:pPr>
              <w:spacing w:line="276" w:lineRule="auto"/>
              <w:rPr>
                <w:rFonts w:cs="Arial"/>
                <w:color w:val="0000FF"/>
                <w:lang w:val="en-US"/>
              </w:rPr>
            </w:pPr>
          </w:p>
        </w:tc>
        <w:tc>
          <w:tcPr>
            <w:tcW w:w="402" w:type="pct"/>
          </w:tcPr>
          <w:p w14:paraId="7DAE58E5" w14:textId="77777777" w:rsidR="00CD2271" w:rsidRPr="00292DEB" w:rsidRDefault="00CD2271" w:rsidP="00CD2271">
            <w:pPr>
              <w:spacing w:line="276" w:lineRule="auto"/>
              <w:rPr>
                <w:rFonts w:cs="Arial"/>
                <w:color w:val="0000FF"/>
                <w:lang w:val="es-ES"/>
              </w:rPr>
            </w:pPr>
            <w:r w:rsidRPr="00292DEB">
              <w:rPr>
                <w:rFonts w:cs="Arial"/>
                <w:color w:val="0000FF"/>
                <w:lang w:val="es-ES"/>
              </w:rPr>
              <w:t>GREECE</w:t>
            </w:r>
          </w:p>
          <w:p w14:paraId="255BBA86" w14:textId="77777777" w:rsidR="00CD2271" w:rsidRPr="00292DEB" w:rsidRDefault="00CD2271" w:rsidP="00CD2271">
            <w:pPr>
              <w:spacing w:line="276" w:lineRule="auto"/>
              <w:rPr>
                <w:rFonts w:cs="Arial"/>
                <w:color w:val="0000FF"/>
                <w:lang w:val="en-US"/>
              </w:rPr>
            </w:pPr>
          </w:p>
        </w:tc>
      </w:tr>
      <w:tr w:rsidR="00CD2271" w:rsidRPr="00292DEB" w14:paraId="7BF0841B" w14:textId="77777777" w:rsidTr="005D0FED">
        <w:tc>
          <w:tcPr>
            <w:tcW w:w="193" w:type="pct"/>
          </w:tcPr>
          <w:p w14:paraId="30FDECF1" w14:textId="77777777" w:rsidR="00CD2271" w:rsidRPr="00292DEB" w:rsidRDefault="00CD2271" w:rsidP="00CD2271">
            <w:pPr>
              <w:spacing w:line="276" w:lineRule="auto"/>
              <w:jc w:val="left"/>
              <w:rPr>
                <w:rFonts w:cs="Arial"/>
                <w:lang w:val="es-ES"/>
              </w:rPr>
            </w:pPr>
            <w:r w:rsidRPr="00292DEB">
              <w:rPr>
                <w:rFonts w:cs="Arial"/>
                <w:lang w:val="es-ES"/>
              </w:rPr>
              <w:t>EL</w:t>
            </w:r>
          </w:p>
          <w:p w14:paraId="1877B903" w14:textId="77777777" w:rsidR="00CD2271" w:rsidRPr="00292DEB" w:rsidRDefault="00CD2271" w:rsidP="00CD2271">
            <w:pPr>
              <w:spacing w:line="276" w:lineRule="auto"/>
              <w:jc w:val="left"/>
              <w:rPr>
                <w:rFonts w:cs="Arial"/>
                <w:lang w:val="es-ES"/>
              </w:rPr>
            </w:pPr>
            <w:r w:rsidRPr="00292DEB">
              <w:rPr>
                <w:rFonts w:cs="Arial"/>
                <w:lang w:val="es-ES"/>
              </w:rPr>
              <w:t>EL</w:t>
            </w:r>
          </w:p>
          <w:p w14:paraId="461321D6" w14:textId="44016B4D" w:rsidR="00CD2271" w:rsidRPr="00292DEB" w:rsidRDefault="00CD2271" w:rsidP="00CD2271">
            <w:pPr>
              <w:spacing w:line="276" w:lineRule="auto"/>
              <w:jc w:val="left"/>
              <w:rPr>
                <w:rFonts w:cs="Arial"/>
                <w:b/>
                <w:lang w:val="es-ES"/>
              </w:rPr>
            </w:pPr>
            <w:r w:rsidRPr="00292DEB">
              <w:rPr>
                <w:rFonts w:cs="Arial"/>
                <w:lang w:val="es-ES"/>
              </w:rPr>
              <w:t>EL</w:t>
            </w:r>
          </w:p>
        </w:tc>
        <w:tc>
          <w:tcPr>
            <w:tcW w:w="1371" w:type="pct"/>
          </w:tcPr>
          <w:p w14:paraId="258FE9B6" w14:textId="7CBBA8B0" w:rsidR="00CD2271" w:rsidRPr="00292DEB" w:rsidRDefault="00CD2271" w:rsidP="00CD2271">
            <w:pPr>
              <w:spacing w:line="276" w:lineRule="auto"/>
              <w:rPr>
                <w:rFonts w:cs="Arial"/>
              </w:rPr>
            </w:pPr>
          </w:p>
        </w:tc>
        <w:tc>
          <w:tcPr>
            <w:tcW w:w="1370" w:type="pct"/>
          </w:tcPr>
          <w:p w14:paraId="1E45D901" w14:textId="7C017FFC" w:rsidR="00CD2271" w:rsidRPr="00292DEB" w:rsidRDefault="00CD2271" w:rsidP="00CD2271">
            <w:pPr>
              <w:spacing w:line="276" w:lineRule="auto"/>
              <w:rPr>
                <w:rFonts w:cs="Arial"/>
                <w:lang w:val="fr-BE"/>
              </w:rPr>
            </w:pPr>
          </w:p>
        </w:tc>
        <w:tc>
          <w:tcPr>
            <w:tcW w:w="1370" w:type="pct"/>
          </w:tcPr>
          <w:p w14:paraId="6C5BBA16"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E-V-05-EL</w:t>
            </w:r>
          </w:p>
          <w:p w14:paraId="1C1AA0CF" w14:textId="3BF13E4F"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ins w:id="182" w:author="Author">
              <w:r w:rsidRPr="00292DEB">
                <w:rPr>
                  <w:bCs/>
                  <w:sz w:val="15"/>
                  <w:szCs w:val="15"/>
                  <w:lang w:val="en-GB"/>
                </w:rPr>
                <w:t>All types of employees, self-employed or other</w:t>
              </w:r>
              <w:r w:rsidRPr="00292DEB">
                <w:rPr>
                  <w:sz w:val="15"/>
                  <w:szCs w:val="15"/>
                  <w:lang w:val="en-GB"/>
                </w:rPr>
                <w:t xml:space="preserve"> groups legally active on the labour market are covered.</w:t>
              </w:r>
            </w:ins>
          </w:p>
        </w:tc>
        <w:tc>
          <w:tcPr>
            <w:tcW w:w="167" w:type="pct"/>
          </w:tcPr>
          <w:p w14:paraId="24954AE5"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0EB1E38A" w14:textId="77777777" w:rsidR="00CD2271" w:rsidRPr="00292DEB" w:rsidRDefault="00CD2271" w:rsidP="00CD2271">
            <w:pPr>
              <w:spacing w:line="276" w:lineRule="auto"/>
              <w:rPr>
                <w:rFonts w:cs="Arial"/>
                <w:color w:val="0000FF"/>
                <w:lang w:val="en-US"/>
              </w:rPr>
            </w:pPr>
          </w:p>
        </w:tc>
        <w:tc>
          <w:tcPr>
            <w:tcW w:w="127" w:type="pct"/>
          </w:tcPr>
          <w:p w14:paraId="0E66F6DB"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24E4363E" w14:textId="77777777" w:rsidR="00CD2271" w:rsidRPr="00292DEB" w:rsidRDefault="00CD2271" w:rsidP="00CD2271">
            <w:pPr>
              <w:spacing w:line="276" w:lineRule="auto"/>
              <w:rPr>
                <w:rFonts w:cs="Arial"/>
                <w:color w:val="0000FF"/>
                <w:lang w:val="en-US"/>
              </w:rPr>
            </w:pPr>
          </w:p>
        </w:tc>
        <w:tc>
          <w:tcPr>
            <w:tcW w:w="402" w:type="pct"/>
          </w:tcPr>
          <w:p w14:paraId="1F18E3DC" w14:textId="77777777" w:rsidR="00CD2271" w:rsidRPr="00292DEB" w:rsidRDefault="00CD2271" w:rsidP="00CD2271">
            <w:pPr>
              <w:spacing w:line="276" w:lineRule="auto"/>
              <w:rPr>
                <w:rFonts w:cs="Arial"/>
                <w:color w:val="0000FF"/>
              </w:rPr>
            </w:pPr>
            <w:r w:rsidRPr="00292DEB">
              <w:rPr>
                <w:rFonts w:cs="Arial"/>
                <w:color w:val="0000FF"/>
              </w:rPr>
              <w:t>GREECE</w:t>
            </w:r>
          </w:p>
          <w:p w14:paraId="77CC83FD" w14:textId="77777777" w:rsidR="00CD2271" w:rsidRPr="00292DEB" w:rsidRDefault="00CD2271" w:rsidP="00CD2271">
            <w:pPr>
              <w:spacing w:line="276" w:lineRule="auto"/>
              <w:rPr>
                <w:rFonts w:cs="Arial"/>
                <w:color w:val="0000FF"/>
                <w:lang w:val="en-US"/>
              </w:rPr>
            </w:pPr>
          </w:p>
        </w:tc>
      </w:tr>
      <w:tr w:rsidR="00CD2271" w:rsidRPr="00292DEB" w14:paraId="66161592" w14:textId="77777777" w:rsidTr="005D0FED">
        <w:tc>
          <w:tcPr>
            <w:tcW w:w="193" w:type="pct"/>
          </w:tcPr>
          <w:p w14:paraId="355E1BAD" w14:textId="4B3C4FBB" w:rsidR="00CD2271" w:rsidRPr="00292DEB" w:rsidRDefault="00CD2271" w:rsidP="00CD2271">
            <w:pPr>
              <w:spacing w:line="276" w:lineRule="auto"/>
              <w:jc w:val="left"/>
              <w:rPr>
                <w:rFonts w:cs="Arial"/>
                <w:bCs/>
                <w:lang w:val="es-ES"/>
              </w:rPr>
            </w:pPr>
            <w:r w:rsidRPr="00292DEB">
              <w:rPr>
                <w:rFonts w:cs="Arial"/>
                <w:bCs/>
                <w:lang w:val="es-ES"/>
              </w:rPr>
              <w:t>EL</w:t>
            </w:r>
          </w:p>
        </w:tc>
        <w:tc>
          <w:tcPr>
            <w:tcW w:w="1371" w:type="pct"/>
          </w:tcPr>
          <w:p w14:paraId="7F005817" w14:textId="40EDC157" w:rsidR="00CD2271" w:rsidRPr="00292DEB" w:rsidRDefault="00CD2271" w:rsidP="00CD2271">
            <w:pPr>
              <w:spacing w:line="276" w:lineRule="auto"/>
              <w:rPr>
                <w:rFonts w:cs="Arial"/>
              </w:rPr>
            </w:pPr>
          </w:p>
        </w:tc>
        <w:tc>
          <w:tcPr>
            <w:tcW w:w="1370" w:type="pct"/>
          </w:tcPr>
          <w:p w14:paraId="3FAD81BF" w14:textId="7854B04C" w:rsidR="00CD2271" w:rsidRPr="00292DEB" w:rsidRDefault="00CD2271" w:rsidP="00CD2271">
            <w:pPr>
              <w:spacing w:line="276" w:lineRule="auto"/>
              <w:rPr>
                <w:rFonts w:cs="Arial"/>
                <w:lang w:val="fr-BE"/>
              </w:rPr>
            </w:pPr>
          </w:p>
        </w:tc>
        <w:tc>
          <w:tcPr>
            <w:tcW w:w="1370" w:type="pct"/>
          </w:tcPr>
          <w:p w14:paraId="6A351D39" w14:textId="77777777" w:rsidR="00CD2271" w:rsidRPr="00292DEB" w:rsidRDefault="00CD2271"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E-V-06-EL</w:t>
            </w:r>
          </w:p>
          <w:p w14:paraId="12AF0D3E" w14:textId="77777777" w:rsidR="00CD2271" w:rsidRPr="00292DEB" w:rsidRDefault="00CD2271" w:rsidP="00CD2271">
            <w:pPr>
              <w:pStyle w:val="Normal0"/>
              <w:pBdr>
                <w:top w:val="nil"/>
                <w:left w:val="nil"/>
                <w:bottom w:val="nil"/>
                <w:right w:val="nil"/>
                <w:between w:val="nil"/>
              </w:pBdr>
              <w:spacing w:after="0"/>
              <w:rPr>
                <w:ins w:id="183" w:author="Author"/>
                <w:bCs/>
                <w:sz w:val="15"/>
                <w:szCs w:val="15"/>
                <w:lang w:val="en-GB"/>
              </w:rPr>
            </w:pPr>
            <w:ins w:id="184" w:author="Author">
              <w:r w:rsidRPr="00292DEB">
                <w:rPr>
                  <w:bCs/>
                  <w:sz w:val="15"/>
                  <w:szCs w:val="15"/>
                  <w:lang w:val="en-GB"/>
                </w:rPr>
                <w:t>Possible for certain categories of self-employed and freelancers under the supplementary insurance branch of e-EFKA as well as the supplementary insurance scheme of TEKA (opt-in).</w:t>
              </w:r>
            </w:ins>
          </w:p>
          <w:p w14:paraId="331B89EE" w14:textId="3CEEEDF0"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8EA4086"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40F5EB55" w14:textId="77777777" w:rsidR="00CD2271" w:rsidRPr="00292DEB" w:rsidRDefault="00CD2271" w:rsidP="00CD2271">
            <w:pPr>
              <w:spacing w:line="276" w:lineRule="auto"/>
              <w:rPr>
                <w:rFonts w:cs="Arial"/>
                <w:color w:val="0000FF"/>
                <w:lang w:val="en-US"/>
              </w:rPr>
            </w:pPr>
          </w:p>
        </w:tc>
        <w:tc>
          <w:tcPr>
            <w:tcW w:w="127" w:type="pct"/>
          </w:tcPr>
          <w:p w14:paraId="6DBA00BC" w14:textId="77777777" w:rsidR="00CD2271" w:rsidRPr="00292DEB" w:rsidRDefault="00CD2271" w:rsidP="00CD2271">
            <w:pPr>
              <w:spacing w:line="276" w:lineRule="auto"/>
              <w:rPr>
                <w:rFonts w:cs="Arial"/>
                <w:color w:val="0000FF"/>
                <w:lang w:val="fr-FR"/>
              </w:rPr>
            </w:pPr>
            <w:r w:rsidRPr="00292DEB">
              <w:rPr>
                <w:rFonts w:cs="Arial"/>
                <w:color w:val="0000FF"/>
                <w:lang w:val="fr-FR"/>
              </w:rPr>
              <w:t>6</w:t>
            </w:r>
          </w:p>
          <w:p w14:paraId="21ABC3C8" w14:textId="77777777" w:rsidR="00CD2271" w:rsidRPr="00292DEB" w:rsidRDefault="00CD2271" w:rsidP="00CD2271">
            <w:pPr>
              <w:spacing w:line="276" w:lineRule="auto"/>
              <w:rPr>
                <w:rFonts w:cs="Arial"/>
                <w:color w:val="0000FF"/>
                <w:lang w:val="en-US"/>
              </w:rPr>
            </w:pPr>
          </w:p>
        </w:tc>
        <w:tc>
          <w:tcPr>
            <w:tcW w:w="402" w:type="pct"/>
          </w:tcPr>
          <w:p w14:paraId="13BB2502"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0BA578C0" w14:textId="77777777" w:rsidR="00CD2271" w:rsidRPr="00292DEB" w:rsidRDefault="00CD2271" w:rsidP="00CD2271">
            <w:pPr>
              <w:spacing w:line="276" w:lineRule="auto"/>
              <w:rPr>
                <w:rFonts w:cs="Arial"/>
                <w:color w:val="0000FF"/>
                <w:lang w:val="en-US"/>
              </w:rPr>
            </w:pPr>
          </w:p>
        </w:tc>
      </w:tr>
      <w:tr w:rsidR="00CD2271" w:rsidRPr="00292DEB" w14:paraId="37611BC2" w14:textId="77777777" w:rsidTr="005D0FED">
        <w:tc>
          <w:tcPr>
            <w:tcW w:w="193" w:type="pct"/>
          </w:tcPr>
          <w:p w14:paraId="3A5A3E06" w14:textId="77777777" w:rsidR="00CD2271" w:rsidRPr="00292DEB" w:rsidRDefault="00CD2271" w:rsidP="00CD2271">
            <w:pPr>
              <w:spacing w:line="276" w:lineRule="auto"/>
              <w:jc w:val="left"/>
              <w:rPr>
                <w:rFonts w:cs="Arial"/>
                <w:lang w:val="es-ES"/>
              </w:rPr>
            </w:pPr>
            <w:r w:rsidRPr="00292DEB">
              <w:rPr>
                <w:rFonts w:cs="Arial"/>
                <w:lang w:val="es-ES"/>
              </w:rPr>
              <w:t>EL</w:t>
            </w:r>
          </w:p>
          <w:p w14:paraId="330A44AC" w14:textId="77777777" w:rsidR="00CD2271" w:rsidRPr="00292DEB" w:rsidRDefault="00CD2271" w:rsidP="00CD2271">
            <w:pPr>
              <w:spacing w:line="276" w:lineRule="auto"/>
              <w:jc w:val="left"/>
              <w:rPr>
                <w:rFonts w:cs="Arial"/>
                <w:lang w:val="es-ES"/>
              </w:rPr>
            </w:pPr>
            <w:r w:rsidRPr="00292DEB">
              <w:rPr>
                <w:rFonts w:cs="Arial"/>
                <w:lang w:val="es-ES"/>
              </w:rPr>
              <w:t>EL</w:t>
            </w:r>
          </w:p>
          <w:p w14:paraId="2BF941D1" w14:textId="77777777" w:rsidR="00CD2271" w:rsidRPr="00292DEB" w:rsidRDefault="00CD2271" w:rsidP="00CD2271">
            <w:pPr>
              <w:spacing w:line="276" w:lineRule="auto"/>
              <w:jc w:val="left"/>
              <w:rPr>
                <w:rFonts w:cs="Arial"/>
                <w:lang w:val="es-ES"/>
              </w:rPr>
            </w:pPr>
            <w:r w:rsidRPr="00292DEB">
              <w:rPr>
                <w:rFonts w:cs="Arial"/>
                <w:lang w:val="es-ES"/>
              </w:rPr>
              <w:t>EL</w:t>
            </w:r>
          </w:p>
          <w:p w14:paraId="145EC5C5" w14:textId="77777777" w:rsidR="00CD2271" w:rsidRPr="00292DEB" w:rsidRDefault="00CD2271" w:rsidP="00CD2271">
            <w:pPr>
              <w:spacing w:line="276" w:lineRule="auto"/>
              <w:jc w:val="left"/>
              <w:rPr>
                <w:rFonts w:cs="Arial"/>
                <w:lang w:val="es-ES"/>
              </w:rPr>
            </w:pPr>
            <w:r w:rsidRPr="00292DEB">
              <w:rPr>
                <w:rFonts w:cs="Arial"/>
                <w:lang w:val="es-ES"/>
              </w:rPr>
              <w:t>EL</w:t>
            </w:r>
          </w:p>
          <w:p w14:paraId="12D5DE0D" w14:textId="77777777" w:rsidR="00CD2271" w:rsidRPr="00292DEB" w:rsidRDefault="00CD2271" w:rsidP="00CD2271">
            <w:pPr>
              <w:spacing w:line="276" w:lineRule="auto"/>
              <w:jc w:val="left"/>
              <w:rPr>
                <w:rFonts w:cs="Arial"/>
                <w:lang w:val="es-ES"/>
              </w:rPr>
            </w:pPr>
            <w:r w:rsidRPr="00292DEB">
              <w:rPr>
                <w:rFonts w:cs="Arial"/>
                <w:lang w:val="es-ES"/>
              </w:rPr>
              <w:t>EL</w:t>
            </w:r>
          </w:p>
          <w:p w14:paraId="31B45724" w14:textId="77777777" w:rsidR="00CD2271" w:rsidRPr="00292DEB" w:rsidRDefault="00CD2271" w:rsidP="00CD2271">
            <w:pPr>
              <w:spacing w:line="276" w:lineRule="auto"/>
              <w:jc w:val="left"/>
              <w:rPr>
                <w:rFonts w:cs="Arial"/>
                <w:lang w:val="es-ES"/>
              </w:rPr>
            </w:pPr>
            <w:r w:rsidRPr="00292DEB">
              <w:rPr>
                <w:rFonts w:cs="Arial"/>
                <w:lang w:val="es-ES"/>
              </w:rPr>
              <w:t>EL</w:t>
            </w:r>
          </w:p>
          <w:p w14:paraId="6E7FBF51" w14:textId="77777777" w:rsidR="00CD2271" w:rsidRPr="00292DEB" w:rsidRDefault="00CD2271" w:rsidP="00CD2271">
            <w:pPr>
              <w:spacing w:line="276" w:lineRule="auto"/>
              <w:jc w:val="left"/>
              <w:rPr>
                <w:rFonts w:cs="Arial"/>
                <w:lang w:val="es-ES"/>
              </w:rPr>
            </w:pPr>
            <w:r w:rsidRPr="00292DEB">
              <w:rPr>
                <w:rFonts w:cs="Arial"/>
                <w:lang w:val="es-ES"/>
              </w:rPr>
              <w:t>EL</w:t>
            </w:r>
          </w:p>
          <w:p w14:paraId="35DB6BF4" w14:textId="77777777" w:rsidR="00CD2271" w:rsidRPr="00292DEB" w:rsidRDefault="00CD2271" w:rsidP="00CD2271">
            <w:pPr>
              <w:spacing w:line="276" w:lineRule="auto"/>
              <w:jc w:val="left"/>
              <w:rPr>
                <w:rFonts w:cs="Arial"/>
                <w:lang w:val="es-ES"/>
              </w:rPr>
            </w:pPr>
            <w:r w:rsidRPr="00292DEB">
              <w:rPr>
                <w:rFonts w:cs="Arial"/>
                <w:lang w:val="es-ES"/>
              </w:rPr>
              <w:t>EL</w:t>
            </w:r>
          </w:p>
          <w:p w14:paraId="3DC94E47" w14:textId="77777777" w:rsidR="00CD2271" w:rsidRPr="00292DEB" w:rsidRDefault="00CD2271" w:rsidP="00CD2271">
            <w:pPr>
              <w:spacing w:line="276" w:lineRule="auto"/>
              <w:jc w:val="left"/>
              <w:rPr>
                <w:rFonts w:cs="Arial"/>
                <w:lang w:val="es-ES"/>
              </w:rPr>
            </w:pPr>
            <w:r w:rsidRPr="00292DEB">
              <w:rPr>
                <w:rFonts w:cs="Arial"/>
                <w:lang w:val="es-ES"/>
              </w:rPr>
              <w:t>EL</w:t>
            </w:r>
          </w:p>
          <w:p w14:paraId="6ECCBD13" w14:textId="77777777" w:rsidR="00CD2271" w:rsidRPr="00292DEB" w:rsidRDefault="00CD2271" w:rsidP="00CD2271">
            <w:pPr>
              <w:spacing w:line="276" w:lineRule="auto"/>
              <w:jc w:val="left"/>
              <w:rPr>
                <w:rFonts w:cs="Arial"/>
                <w:lang w:val="es-ES"/>
              </w:rPr>
            </w:pPr>
            <w:r w:rsidRPr="00292DEB">
              <w:rPr>
                <w:rFonts w:cs="Arial"/>
                <w:lang w:val="es-ES"/>
              </w:rPr>
              <w:t>EL</w:t>
            </w:r>
          </w:p>
          <w:p w14:paraId="3F7E8673" w14:textId="77777777" w:rsidR="00CD2271" w:rsidRPr="00292DEB" w:rsidRDefault="00CD2271" w:rsidP="00CD2271">
            <w:pPr>
              <w:spacing w:line="276" w:lineRule="auto"/>
              <w:jc w:val="left"/>
              <w:rPr>
                <w:rFonts w:cs="Arial"/>
                <w:lang w:val="es-ES"/>
              </w:rPr>
            </w:pPr>
            <w:r w:rsidRPr="00292DEB">
              <w:rPr>
                <w:rFonts w:cs="Arial"/>
                <w:lang w:val="es-ES"/>
              </w:rPr>
              <w:t>EL</w:t>
            </w:r>
          </w:p>
          <w:p w14:paraId="73F8D00D" w14:textId="77777777" w:rsidR="00CD2271" w:rsidRPr="00292DEB" w:rsidRDefault="00CD2271" w:rsidP="00CD2271">
            <w:pPr>
              <w:spacing w:line="276" w:lineRule="auto"/>
              <w:jc w:val="left"/>
              <w:rPr>
                <w:rFonts w:cs="Arial"/>
                <w:lang w:val="es-ES"/>
              </w:rPr>
            </w:pPr>
            <w:r w:rsidRPr="00292DEB">
              <w:rPr>
                <w:rFonts w:cs="Arial"/>
                <w:lang w:val="es-ES"/>
              </w:rPr>
              <w:t>EL</w:t>
            </w:r>
          </w:p>
          <w:p w14:paraId="2B52809B" w14:textId="77777777" w:rsidR="00CD2271" w:rsidRPr="00292DEB" w:rsidRDefault="00CD2271" w:rsidP="00CD2271">
            <w:pPr>
              <w:spacing w:line="276" w:lineRule="auto"/>
              <w:jc w:val="left"/>
              <w:rPr>
                <w:rFonts w:cs="Arial"/>
                <w:lang w:val="es-ES"/>
              </w:rPr>
            </w:pPr>
            <w:r w:rsidRPr="00292DEB">
              <w:rPr>
                <w:rFonts w:cs="Arial"/>
                <w:lang w:val="es-ES"/>
              </w:rPr>
              <w:t>EL</w:t>
            </w:r>
          </w:p>
          <w:p w14:paraId="171C73C8" w14:textId="77777777" w:rsidR="00CD2271" w:rsidRPr="00292DEB" w:rsidRDefault="00CD2271" w:rsidP="00CD2271">
            <w:pPr>
              <w:spacing w:line="276" w:lineRule="auto"/>
              <w:jc w:val="left"/>
              <w:rPr>
                <w:rFonts w:cs="Arial"/>
                <w:lang w:val="es-ES"/>
              </w:rPr>
            </w:pPr>
            <w:r w:rsidRPr="00292DEB">
              <w:rPr>
                <w:rFonts w:cs="Arial"/>
                <w:lang w:val="es-ES"/>
              </w:rPr>
              <w:t>EL</w:t>
            </w:r>
          </w:p>
          <w:p w14:paraId="39927F59" w14:textId="77777777" w:rsidR="00CD2271" w:rsidRPr="00292DEB" w:rsidRDefault="00CD2271" w:rsidP="00CD2271">
            <w:pPr>
              <w:spacing w:line="276" w:lineRule="auto"/>
              <w:jc w:val="left"/>
              <w:rPr>
                <w:rFonts w:cs="Arial"/>
                <w:lang w:val="es-ES"/>
              </w:rPr>
            </w:pPr>
            <w:r w:rsidRPr="00292DEB">
              <w:rPr>
                <w:rFonts w:cs="Arial"/>
                <w:lang w:val="es-ES"/>
              </w:rPr>
              <w:t>EL</w:t>
            </w:r>
          </w:p>
          <w:p w14:paraId="594E122A" w14:textId="0EC518EF" w:rsidR="00CD2271" w:rsidRPr="00292DEB" w:rsidRDefault="00CD2271" w:rsidP="00CD2271">
            <w:pPr>
              <w:spacing w:line="276" w:lineRule="auto"/>
              <w:jc w:val="left"/>
              <w:rPr>
                <w:rFonts w:cs="Arial"/>
                <w:b/>
                <w:lang w:val="es-ES"/>
              </w:rPr>
            </w:pPr>
          </w:p>
        </w:tc>
        <w:tc>
          <w:tcPr>
            <w:tcW w:w="1371" w:type="pct"/>
          </w:tcPr>
          <w:p w14:paraId="442C3BF1" w14:textId="77777777" w:rsidR="00CD2271" w:rsidRPr="00292DEB" w:rsidRDefault="00CD2271" w:rsidP="00CD2271">
            <w:pPr>
              <w:spacing w:line="276" w:lineRule="auto"/>
              <w:rPr>
                <w:rFonts w:cs="Arial"/>
              </w:rPr>
            </w:pPr>
            <w:r w:rsidRPr="00292DEB">
              <w:rPr>
                <w:rFonts w:cs="Arial"/>
                <w:color w:val="800000"/>
              </w:rPr>
              <w:t>4.500</w:t>
            </w:r>
            <w:r w:rsidRPr="00292DEB">
              <w:rPr>
                <w:rFonts w:cs="Arial"/>
              </w:rPr>
              <w:t xml:space="preserve"> versicherte Arbeitstage während des gesamten beruflichen Lebens.</w:t>
            </w:r>
          </w:p>
          <w:p w14:paraId="700478BF" w14:textId="77777777" w:rsidR="00CD2271" w:rsidRPr="00292DEB" w:rsidRDefault="00CD2271" w:rsidP="00CD2271">
            <w:pPr>
              <w:spacing w:line="276" w:lineRule="auto"/>
              <w:rPr>
                <w:rFonts w:cs="Arial"/>
              </w:rPr>
            </w:pPr>
            <w:r w:rsidRPr="00292DEB">
              <w:rPr>
                <w:rFonts w:cs="Arial"/>
              </w:rPr>
              <w:t xml:space="preserve">Bis zum Alter von </w:t>
            </w:r>
            <w:r w:rsidRPr="00292DEB">
              <w:rPr>
                <w:rFonts w:cs="Arial"/>
                <w:color w:val="800000"/>
              </w:rPr>
              <w:t>21</w:t>
            </w:r>
            <w:r w:rsidRPr="00292DEB">
              <w:rPr>
                <w:rFonts w:cs="Arial"/>
              </w:rPr>
              <w:t xml:space="preserve"> Jahren: </w:t>
            </w:r>
            <w:r w:rsidRPr="00292DEB">
              <w:rPr>
                <w:rFonts w:cs="Arial"/>
                <w:color w:val="800000"/>
              </w:rPr>
              <w:t>300</w:t>
            </w:r>
            <w:r w:rsidRPr="00292DEB">
              <w:rPr>
                <w:rFonts w:cs="Arial"/>
              </w:rPr>
              <w:t xml:space="preserve"> Arbeits-tage (oder </w:t>
            </w:r>
            <w:r w:rsidRPr="00292DEB">
              <w:rPr>
                <w:rFonts w:cs="Arial"/>
                <w:color w:val="800000"/>
              </w:rPr>
              <w:t>ein</w:t>
            </w:r>
            <w:r w:rsidRPr="00292DEB">
              <w:rPr>
                <w:rFonts w:cs="Arial"/>
              </w:rPr>
              <w:t xml:space="preserve"> Versicherungsjahr). Dieser Zeitraum erhöht sich schrittweise um </w:t>
            </w:r>
            <w:r w:rsidRPr="00292DEB">
              <w:rPr>
                <w:rFonts w:cs="Arial"/>
                <w:color w:val="800000"/>
              </w:rPr>
              <w:t>120</w:t>
            </w:r>
            <w:r w:rsidRPr="00292DEB">
              <w:rPr>
                <w:rFonts w:cs="Arial"/>
              </w:rPr>
              <w:t xml:space="preserve"> beitragspflichtige Arbeitstage pro Jahr, bis </w:t>
            </w:r>
            <w:r w:rsidRPr="00292DEB">
              <w:rPr>
                <w:rFonts w:cs="Arial"/>
                <w:color w:val="800000"/>
              </w:rPr>
              <w:t>1.500</w:t>
            </w:r>
            <w:r w:rsidRPr="00292DEB">
              <w:rPr>
                <w:rFonts w:cs="Arial"/>
              </w:rPr>
              <w:t xml:space="preserve"> Tage oder ein Alter von </w:t>
            </w:r>
            <w:r w:rsidRPr="00292DEB">
              <w:rPr>
                <w:rFonts w:cs="Arial"/>
                <w:color w:val="800000"/>
              </w:rPr>
              <w:t>31</w:t>
            </w:r>
            <w:r w:rsidRPr="00292DEB">
              <w:rPr>
                <w:rFonts w:cs="Arial"/>
              </w:rPr>
              <w:t xml:space="preserve"> Jahren erreicht sind.</w:t>
            </w:r>
          </w:p>
          <w:p w14:paraId="76991C50" w14:textId="77777777" w:rsidR="00CD2271" w:rsidRPr="00292DEB" w:rsidRDefault="00CD2271" w:rsidP="00CD2271">
            <w:pPr>
              <w:spacing w:line="276" w:lineRule="auto"/>
              <w:rPr>
                <w:rFonts w:cs="Arial"/>
              </w:rPr>
            </w:pPr>
            <w:r w:rsidRPr="00292DEB">
              <w:rPr>
                <w:rFonts w:cs="Arial"/>
              </w:rPr>
              <w:t xml:space="preserve">Sind diese Bedingungen nicht erfüllt, so sind mindestens </w:t>
            </w:r>
            <w:r w:rsidRPr="00292DEB">
              <w:rPr>
                <w:rFonts w:cs="Arial"/>
                <w:color w:val="800000"/>
              </w:rPr>
              <w:t>1.500</w:t>
            </w:r>
            <w:r w:rsidRPr="00292DEB">
              <w:rPr>
                <w:rFonts w:cs="Arial"/>
              </w:rPr>
              <w:t xml:space="preserve"> Arbeitstage erforderlich, davon </w:t>
            </w:r>
            <w:r w:rsidRPr="00292DEB">
              <w:rPr>
                <w:rFonts w:cs="Arial"/>
                <w:color w:val="800000"/>
              </w:rPr>
              <w:t>600</w:t>
            </w:r>
            <w:r w:rsidRPr="00292DEB">
              <w:rPr>
                <w:rFonts w:cs="Arial"/>
              </w:rPr>
              <w:t xml:space="preserve"> während der </w:t>
            </w:r>
            <w:r w:rsidRPr="00292DEB">
              <w:rPr>
                <w:rFonts w:cs="Arial"/>
                <w:color w:val="800000"/>
              </w:rPr>
              <w:t>5</w:t>
            </w:r>
            <w:r w:rsidRPr="00292DEB">
              <w:rPr>
                <w:rFonts w:cs="Arial"/>
              </w:rPr>
              <w:t xml:space="preserve"> Jahre vor der Invalidität.</w:t>
            </w:r>
          </w:p>
          <w:p w14:paraId="6AE01CAD" w14:textId="77777777" w:rsidR="00CD2271" w:rsidRPr="00292DEB" w:rsidRDefault="00CD2271" w:rsidP="00CD2271">
            <w:pPr>
              <w:spacing w:line="276" w:lineRule="auto"/>
              <w:rPr>
                <w:rFonts w:cs="Arial"/>
              </w:rPr>
            </w:pPr>
            <w:r w:rsidRPr="00292DEB">
              <w:rPr>
                <w:rFonts w:cs="Arial"/>
              </w:rPr>
              <w:t>Bei Arbeitsunfall oder Berufskrankheit: voller Anspruch ab dem ersten Versicherungstag.</w:t>
            </w:r>
          </w:p>
          <w:p w14:paraId="32B8FD2E" w14:textId="77777777" w:rsidR="00CD2271" w:rsidRPr="00292DEB" w:rsidRDefault="00CD2271" w:rsidP="00CD2271">
            <w:pPr>
              <w:spacing w:line="276" w:lineRule="auto"/>
              <w:rPr>
                <w:rFonts w:cs="Arial"/>
              </w:rPr>
            </w:pPr>
            <w:r w:rsidRPr="00292DEB">
              <w:rPr>
                <w:rFonts w:cs="Arial"/>
              </w:rPr>
              <w:t xml:space="preserve">Hat sich der Unfall außerhalb des Arbeitsortes ereignet, gelten folgende Bedingungen: </w:t>
            </w:r>
            <w:r w:rsidRPr="00292DEB">
              <w:rPr>
                <w:rFonts w:cs="Arial"/>
                <w:color w:val="800000"/>
              </w:rPr>
              <w:t>2.250</w:t>
            </w:r>
            <w:r w:rsidRPr="00292DEB">
              <w:rPr>
                <w:rFonts w:cs="Arial"/>
              </w:rPr>
              <w:t xml:space="preserve"> oder </w:t>
            </w:r>
            <w:r w:rsidRPr="00292DEB">
              <w:rPr>
                <w:rFonts w:cs="Arial"/>
                <w:color w:val="800000"/>
              </w:rPr>
              <w:t>750</w:t>
            </w:r>
            <w:r w:rsidRPr="00292DEB">
              <w:rPr>
                <w:rFonts w:cs="Arial"/>
              </w:rPr>
              <w:t xml:space="preserve"> Arbeitstage </w:t>
            </w:r>
            <w:r w:rsidRPr="00292DEB">
              <w:rPr>
                <w:rFonts w:cs="Arial"/>
              </w:rPr>
              <w:lastRenderedPageBreak/>
              <w:t xml:space="preserve">(davon </w:t>
            </w:r>
            <w:r w:rsidRPr="00292DEB">
              <w:rPr>
                <w:rFonts w:cs="Arial"/>
                <w:color w:val="800000"/>
              </w:rPr>
              <w:t>300</w:t>
            </w:r>
            <w:r w:rsidRPr="00292DEB">
              <w:rPr>
                <w:rFonts w:cs="Arial"/>
              </w:rPr>
              <w:t xml:space="preserve"> in den letzten </w:t>
            </w:r>
            <w:r w:rsidRPr="00292DEB">
              <w:rPr>
                <w:rFonts w:cs="Arial"/>
                <w:color w:val="800000"/>
              </w:rPr>
              <w:t>5</w:t>
            </w:r>
            <w:r w:rsidRPr="00292DEB">
              <w:rPr>
                <w:rFonts w:cs="Arial"/>
              </w:rPr>
              <w:t xml:space="preserve"> Jahren vor der Invalidität).</w:t>
            </w:r>
          </w:p>
          <w:p w14:paraId="7FE61178" w14:textId="21D7B822" w:rsidR="00CD2271" w:rsidRPr="00292DEB" w:rsidRDefault="00CD2271" w:rsidP="00CD2271">
            <w:pPr>
              <w:spacing w:line="276" w:lineRule="auto"/>
              <w:rPr>
                <w:rFonts w:cs="Arial"/>
              </w:rPr>
            </w:pPr>
          </w:p>
        </w:tc>
        <w:tc>
          <w:tcPr>
            <w:tcW w:w="1370" w:type="pct"/>
          </w:tcPr>
          <w:p w14:paraId="040BD1A1" w14:textId="77777777" w:rsidR="00CD2271" w:rsidRPr="00292DEB" w:rsidRDefault="00CD2271" w:rsidP="00CD2271">
            <w:pPr>
              <w:spacing w:line="276" w:lineRule="auto"/>
              <w:rPr>
                <w:rFonts w:cs="Arial"/>
                <w:lang w:val="fr-BE"/>
              </w:rPr>
            </w:pPr>
            <w:r w:rsidRPr="00292DEB">
              <w:rPr>
                <w:rFonts w:cs="Arial"/>
                <w:color w:val="800000"/>
                <w:lang w:val="fr-BE"/>
              </w:rPr>
              <w:lastRenderedPageBreak/>
              <w:t>4.500</w:t>
            </w:r>
            <w:r w:rsidRPr="00292DEB">
              <w:rPr>
                <w:rFonts w:cs="Arial"/>
                <w:lang w:val="fr-BE"/>
              </w:rPr>
              <w:t xml:space="preserve"> jours de travail pendant toute la vie professionnelle sont requis.</w:t>
            </w:r>
          </w:p>
          <w:p w14:paraId="5475BF77" w14:textId="77777777" w:rsidR="00CD2271" w:rsidRPr="00292DEB" w:rsidRDefault="00CD2271" w:rsidP="00CD2271">
            <w:pPr>
              <w:spacing w:line="276" w:lineRule="auto"/>
              <w:rPr>
                <w:rFonts w:cs="Arial"/>
                <w:lang w:val="fr-BE"/>
              </w:rPr>
            </w:pPr>
            <w:r w:rsidRPr="00292DEB">
              <w:rPr>
                <w:rFonts w:cs="Arial"/>
                <w:lang w:val="fr-BE"/>
              </w:rPr>
              <w:t xml:space="preserve">Jusqu'à l'âge de </w:t>
            </w:r>
            <w:r w:rsidRPr="00292DEB">
              <w:rPr>
                <w:rFonts w:cs="Arial"/>
                <w:color w:val="800000"/>
                <w:lang w:val="fr-BE"/>
              </w:rPr>
              <w:t>21</w:t>
            </w:r>
            <w:r w:rsidRPr="00292DEB">
              <w:rPr>
                <w:rFonts w:cs="Arial"/>
                <w:lang w:val="fr-BE"/>
              </w:rPr>
              <w:t xml:space="preserve"> ans: </w:t>
            </w:r>
            <w:r w:rsidRPr="00292DEB">
              <w:rPr>
                <w:rFonts w:cs="Arial"/>
                <w:color w:val="800000"/>
                <w:lang w:val="fr-BE"/>
              </w:rPr>
              <w:t>300</w:t>
            </w:r>
            <w:r w:rsidRPr="00292DEB">
              <w:rPr>
                <w:rFonts w:cs="Arial"/>
                <w:lang w:val="fr-BE"/>
              </w:rPr>
              <w:t xml:space="preserve"> jours de travail (ou </w:t>
            </w:r>
            <w:r w:rsidRPr="00292DEB">
              <w:rPr>
                <w:rFonts w:cs="Arial"/>
                <w:color w:val="800000"/>
                <w:lang w:val="fr-BE"/>
              </w:rPr>
              <w:t>une</w:t>
            </w:r>
            <w:r w:rsidRPr="00292DEB">
              <w:rPr>
                <w:rFonts w:cs="Arial"/>
                <w:lang w:val="fr-BE"/>
              </w:rPr>
              <w:t xml:space="preserve"> année d'assurance). Cette période augmente progressivement de </w:t>
            </w:r>
            <w:r w:rsidRPr="00292DEB">
              <w:rPr>
                <w:rFonts w:cs="Arial"/>
                <w:color w:val="800000"/>
                <w:lang w:val="fr-BE"/>
              </w:rPr>
              <w:t>120</w:t>
            </w:r>
            <w:r w:rsidRPr="00292DEB">
              <w:rPr>
                <w:rFonts w:cs="Arial"/>
                <w:lang w:val="fr-BE"/>
              </w:rPr>
              <w:t xml:space="preserve"> jours de travail de cotisation par an pour atteindre </w:t>
            </w:r>
            <w:r w:rsidRPr="00292DEB">
              <w:rPr>
                <w:rFonts w:cs="Arial"/>
                <w:color w:val="800000"/>
                <w:lang w:val="fr-BE"/>
              </w:rPr>
              <w:t>1.500</w:t>
            </w:r>
            <w:r w:rsidRPr="00292DEB">
              <w:rPr>
                <w:rFonts w:cs="Arial"/>
                <w:lang w:val="fr-BE"/>
              </w:rPr>
              <w:t xml:space="preserve"> jours à l'âge de </w:t>
            </w:r>
            <w:r w:rsidRPr="00292DEB">
              <w:rPr>
                <w:rFonts w:cs="Arial"/>
                <w:color w:val="C00000"/>
                <w:lang w:val="fr-BE"/>
              </w:rPr>
              <w:t>31</w:t>
            </w:r>
            <w:r w:rsidRPr="00292DEB">
              <w:rPr>
                <w:rFonts w:cs="Arial"/>
                <w:lang w:val="fr-BE"/>
              </w:rPr>
              <w:t xml:space="preserve"> ans.</w:t>
            </w:r>
          </w:p>
          <w:p w14:paraId="443F17FD" w14:textId="77777777" w:rsidR="00CD2271" w:rsidRPr="00292DEB" w:rsidRDefault="00CD2271" w:rsidP="00CD2271">
            <w:pPr>
              <w:spacing w:line="276" w:lineRule="auto"/>
              <w:rPr>
                <w:rFonts w:cs="Arial"/>
                <w:lang w:val="fr-BE"/>
              </w:rPr>
            </w:pPr>
            <w:r w:rsidRPr="00292DEB">
              <w:rPr>
                <w:rFonts w:cs="Arial"/>
                <w:lang w:val="fr-BE"/>
              </w:rPr>
              <w:t xml:space="preserve">Si l'assuré ne remplit aucune de ces conditions: </w:t>
            </w:r>
            <w:r w:rsidRPr="00292DEB">
              <w:rPr>
                <w:rFonts w:cs="Arial"/>
                <w:color w:val="800000"/>
                <w:lang w:val="fr-BE"/>
              </w:rPr>
              <w:t>1.500</w:t>
            </w:r>
            <w:r w:rsidRPr="00292DEB">
              <w:rPr>
                <w:rFonts w:cs="Arial"/>
                <w:lang w:val="fr-BE"/>
              </w:rPr>
              <w:t xml:space="preserve"> jours de travail sont requis, dont </w:t>
            </w:r>
            <w:r w:rsidRPr="00292DEB">
              <w:rPr>
                <w:rFonts w:cs="Arial"/>
                <w:color w:val="800000"/>
                <w:lang w:val="fr-BE"/>
              </w:rPr>
              <w:t>600</w:t>
            </w:r>
            <w:r w:rsidRPr="00292DEB">
              <w:rPr>
                <w:rFonts w:cs="Arial"/>
                <w:lang w:val="fr-BE"/>
              </w:rPr>
              <w:t xml:space="preserve"> jours durant les </w:t>
            </w:r>
            <w:r w:rsidRPr="00292DEB">
              <w:rPr>
                <w:rFonts w:cs="Arial"/>
                <w:color w:val="800000"/>
                <w:lang w:val="fr-BE"/>
              </w:rPr>
              <w:t>5</w:t>
            </w:r>
            <w:r w:rsidRPr="00292DEB">
              <w:rPr>
                <w:rFonts w:cs="Arial"/>
                <w:lang w:val="fr-BE"/>
              </w:rPr>
              <w:t xml:space="preserve"> années précédant l'invalidité.</w:t>
            </w:r>
          </w:p>
          <w:p w14:paraId="438823FF" w14:textId="77777777" w:rsidR="00CD2271" w:rsidRPr="00292DEB" w:rsidRDefault="00CD2271" w:rsidP="00CD2271">
            <w:pPr>
              <w:spacing w:line="276" w:lineRule="auto"/>
              <w:rPr>
                <w:rFonts w:cs="Arial"/>
                <w:lang w:val="fr-BE"/>
              </w:rPr>
            </w:pPr>
            <w:r w:rsidRPr="00292DEB">
              <w:rPr>
                <w:rFonts w:cs="Arial"/>
                <w:lang w:val="fr-BE"/>
              </w:rPr>
              <w:t xml:space="preserve">Accident du travail ou maladie professionnelle: le droit existe dès le premier jour d’assurance. </w:t>
            </w:r>
          </w:p>
          <w:p w14:paraId="58D9B45E" w14:textId="77777777" w:rsidR="00CD2271" w:rsidRPr="00292DEB" w:rsidRDefault="00CD2271" w:rsidP="00CD2271">
            <w:pPr>
              <w:spacing w:line="276" w:lineRule="auto"/>
              <w:rPr>
                <w:rFonts w:cs="Arial"/>
                <w:lang w:val="fr-BE"/>
              </w:rPr>
            </w:pPr>
            <w:r w:rsidRPr="00292DEB">
              <w:rPr>
                <w:rFonts w:cs="Arial"/>
                <w:lang w:val="fr-BE"/>
              </w:rPr>
              <w:t xml:space="preserve">Si l'accident est survenu en dehors du lieu de travail: </w:t>
            </w:r>
            <w:r w:rsidRPr="00292DEB">
              <w:rPr>
                <w:rFonts w:cs="Arial"/>
                <w:color w:val="800000"/>
                <w:lang w:val="fr-BE"/>
              </w:rPr>
              <w:t xml:space="preserve">2.250 </w:t>
            </w:r>
            <w:r w:rsidRPr="00292DEB">
              <w:rPr>
                <w:rFonts w:cs="Arial"/>
                <w:lang w:val="fr-BE"/>
              </w:rPr>
              <w:t xml:space="preserve">ou </w:t>
            </w:r>
            <w:r w:rsidRPr="00292DEB">
              <w:rPr>
                <w:rFonts w:cs="Arial"/>
                <w:color w:val="800000"/>
                <w:lang w:val="fr-BE"/>
              </w:rPr>
              <w:t>750</w:t>
            </w:r>
            <w:r w:rsidRPr="00292DEB">
              <w:rPr>
                <w:rFonts w:cs="Arial"/>
                <w:lang w:val="fr-BE"/>
              </w:rPr>
              <w:t xml:space="preserve"> jours de travail (dont </w:t>
            </w:r>
            <w:r w:rsidRPr="00292DEB">
              <w:rPr>
                <w:rFonts w:cs="Arial"/>
                <w:color w:val="800000"/>
                <w:lang w:val="fr-BE"/>
              </w:rPr>
              <w:t>300</w:t>
            </w:r>
            <w:r w:rsidRPr="00292DEB">
              <w:rPr>
                <w:rFonts w:cs="Arial"/>
                <w:lang w:val="fr-BE"/>
              </w:rPr>
              <w:t xml:space="preserve"> jours dans les </w:t>
            </w:r>
            <w:r w:rsidRPr="00292DEB">
              <w:rPr>
                <w:rFonts w:cs="Arial"/>
                <w:color w:val="800000"/>
                <w:lang w:val="fr-BE"/>
              </w:rPr>
              <w:t>5</w:t>
            </w:r>
            <w:r w:rsidRPr="00292DEB">
              <w:rPr>
                <w:rFonts w:cs="Arial"/>
                <w:lang w:val="fr-BE"/>
              </w:rPr>
              <w:t xml:space="preserve"> années précédant l'invalidité).</w:t>
            </w:r>
          </w:p>
          <w:p w14:paraId="1D38C028" w14:textId="7DD58993" w:rsidR="00CD2271" w:rsidRPr="00292DEB" w:rsidRDefault="00CD2271" w:rsidP="00CD2271">
            <w:pPr>
              <w:spacing w:line="276" w:lineRule="auto"/>
              <w:rPr>
                <w:rFonts w:cs="Arial"/>
                <w:lang w:val="fr-BE"/>
              </w:rPr>
            </w:pPr>
          </w:p>
        </w:tc>
        <w:tc>
          <w:tcPr>
            <w:tcW w:w="1370" w:type="pct"/>
          </w:tcPr>
          <w:p w14:paraId="609BCED3" w14:textId="77777777" w:rsidR="00CD2271" w:rsidRPr="00292DEB" w:rsidRDefault="00CD2271" w:rsidP="00CD2271">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E-V-07-EL</w:t>
            </w:r>
          </w:p>
          <w:p w14:paraId="545A638C" w14:textId="77777777" w:rsidR="00CD2271" w:rsidRPr="00292DEB" w:rsidRDefault="00CD2271" w:rsidP="00CD2271">
            <w:pPr>
              <w:pStyle w:val="Normal0"/>
              <w:spacing w:after="0"/>
              <w:rPr>
                <w:color w:val="000000"/>
                <w:sz w:val="15"/>
                <w:szCs w:val="15"/>
                <w:lang w:val="en-GB"/>
              </w:rPr>
            </w:pPr>
            <w:r w:rsidRPr="00292DEB">
              <w:rPr>
                <w:color w:val="C00000"/>
                <w:sz w:val="15"/>
                <w:szCs w:val="15"/>
                <w:lang w:val="en-GB"/>
              </w:rPr>
              <w:t>4,500</w:t>
            </w:r>
            <w:r w:rsidRPr="00292DEB">
              <w:rPr>
                <w:color w:val="000000"/>
                <w:sz w:val="15"/>
                <w:szCs w:val="15"/>
                <w:lang w:val="en-GB"/>
              </w:rPr>
              <w:t xml:space="preserve"> working days during the whole active life is required.</w:t>
            </w:r>
          </w:p>
          <w:p w14:paraId="2AA9C51B"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Up to the age of </w:t>
            </w:r>
            <w:r w:rsidRPr="00292DEB">
              <w:rPr>
                <w:color w:val="C00000"/>
                <w:sz w:val="15"/>
                <w:szCs w:val="15"/>
                <w:lang w:val="en-GB"/>
              </w:rPr>
              <w:t>21</w:t>
            </w:r>
            <w:r w:rsidRPr="00292DEB">
              <w:rPr>
                <w:color w:val="000000"/>
                <w:sz w:val="15"/>
                <w:szCs w:val="15"/>
                <w:lang w:val="en-GB"/>
              </w:rPr>
              <w:t xml:space="preserve">: </w:t>
            </w:r>
            <w:r w:rsidRPr="00292DEB">
              <w:rPr>
                <w:color w:val="800000"/>
                <w:sz w:val="15"/>
                <w:szCs w:val="15"/>
                <w:lang w:val="en-GB"/>
              </w:rPr>
              <w:t>300</w:t>
            </w:r>
            <w:r w:rsidRPr="00292DEB">
              <w:rPr>
                <w:color w:val="000000"/>
                <w:sz w:val="15"/>
                <w:szCs w:val="15"/>
                <w:lang w:val="en-GB"/>
              </w:rPr>
              <w:t xml:space="preserve"> working days (or </w:t>
            </w:r>
            <w:r w:rsidRPr="00292DEB">
              <w:rPr>
                <w:color w:val="800000"/>
                <w:sz w:val="15"/>
                <w:szCs w:val="15"/>
                <w:lang w:val="en-GB"/>
              </w:rPr>
              <w:t>1</w:t>
            </w:r>
            <w:r w:rsidRPr="00292DEB">
              <w:rPr>
                <w:color w:val="000000"/>
                <w:sz w:val="15"/>
                <w:szCs w:val="15"/>
                <w:lang w:val="en-GB"/>
              </w:rPr>
              <w:t xml:space="preserve"> year of insurance). This period increases progressively by </w:t>
            </w:r>
            <w:r w:rsidRPr="00292DEB">
              <w:rPr>
                <w:color w:val="800000"/>
                <w:sz w:val="15"/>
                <w:szCs w:val="15"/>
                <w:lang w:val="en-GB"/>
              </w:rPr>
              <w:t>120</w:t>
            </w:r>
            <w:r w:rsidRPr="00292DEB">
              <w:rPr>
                <w:color w:val="000000"/>
                <w:sz w:val="15"/>
                <w:szCs w:val="15"/>
                <w:lang w:val="en-GB"/>
              </w:rPr>
              <w:t xml:space="preserve"> contribution working days per year up to </w:t>
            </w:r>
            <w:r w:rsidRPr="00292DEB">
              <w:rPr>
                <w:color w:val="800000"/>
                <w:sz w:val="15"/>
                <w:szCs w:val="15"/>
                <w:lang w:val="en-GB"/>
              </w:rPr>
              <w:t>1,500</w:t>
            </w:r>
            <w:r w:rsidRPr="00292DEB">
              <w:rPr>
                <w:color w:val="000000"/>
                <w:sz w:val="15"/>
                <w:szCs w:val="15"/>
                <w:lang w:val="en-GB"/>
              </w:rPr>
              <w:t xml:space="preserve"> days until the age of </w:t>
            </w:r>
            <w:r w:rsidRPr="00292DEB">
              <w:rPr>
                <w:color w:val="C00000"/>
                <w:sz w:val="15"/>
                <w:szCs w:val="15"/>
                <w:lang w:val="en-GB"/>
              </w:rPr>
              <w:t>31</w:t>
            </w:r>
            <w:r w:rsidRPr="00292DEB">
              <w:rPr>
                <w:color w:val="000000"/>
                <w:sz w:val="15"/>
                <w:szCs w:val="15"/>
                <w:lang w:val="en-GB"/>
              </w:rPr>
              <w:t>.</w:t>
            </w:r>
          </w:p>
          <w:p w14:paraId="4DFB6F14"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 xml:space="preserve">If none of these conditions are fulfilled, </w:t>
            </w:r>
            <w:r w:rsidRPr="00292DEB">
              <w:rPr>
                <w:color w:val="800000"/>
                <w:sz w:val="15"/>
                <w:szCs w:val="15"/>
                <w:lang w:val="en-GB"/>
              </w:rPr>
              <w:t>1,500</w:t>
            </w:r>
            <w:r w:rsidRPr="00292DEB">
              <w:rPr>
                <w:color w:val="000000"/>
                <w:sz w:val="15"/>
                <w:szCs w:val="15"/>
                <w:lang w:val="en-GB"/>
              </w:rPr>
              <w:t xml:space="preserve"> working days are required, of which </w:t>
            </w:r>
            <w:r w:rsidRPr="00292DEB">
              <w:rPr>
                <w:color w:val="800000"/>
                <w:sz w:val="15"/>
                <w:szCs w:val="15"/>
                <w:lang w:val="en-GB"/>
              </w:rPr>
              <w:t>600</w:t>
            </w:r>
            <w:r w:rsidRPr="00292DEB">
              <w:rPr>
                <w:color w:val="000000"/>
                <w:sz w:val="15"/>
                <w:szCs w:val="15"/>
                <w:lang w:val="en-GB"/>
              </w:rPr>
              <w:t xml:space="preserve"> during the </w:t>
            </w:r>
            <w:r w:rsidRPr="00292DEB">
              <w:rPr>
                <w:color w:val="800000"/>
                <w:sz w:val="15"/>
                <w:szCs w:val="15"/>
                <w:lang w:val="en-GB"/>
              </w:rPr>
              <w:t>5</w:t>
            </w:r>
            <w:r w:rsidRPr="00292DEB">
              <w:rPr>
                <w:color w:val="000000"/>
                <w:sz w:val="15"/>
                <w:szCs w:val="15"/>
                <w:lang w:val="en-GB"/>
              </w:rPr>
              <w:t xml:space="preserve"> years preceding invalidity.</w:t>
            </w:r>
          </w:p>
          <w:p w14:paraId="41E13D0A" w14:textId="77777777" w:rsidR="00CD2271" w:rsidRPr="00292DEB" w:rsidRDefault="00CD2271" w:rsidP="00CD2271">
            <w:pPr>
              <w:pStyle w:val="Normal0"/>
              <w:spacing w:after="0"/>
              <w:rPr>
                <w:color w:val="000000"/>
                <w:sz w:val="15"/>
                <w:szCs w:val="15"/>
                <w:lang w:val="en-GB"/>
              </w:rPr>
            </w:pPr>
            <w:r w:rsidRPr="00292DEB">
              <w:rPr>
                <w:color w:val="000000"/>
                <w:sz w:val="15"/>
                <w:szCs w:val="15"/>
                <w:lang w:val="en-GB"/>
              </w:rPr>
              <w:t>In case of accident at work and occupational disease: full eligibility as of the first day of insurance.</w:t>
            </w:r>
          </w:p>
          <w:p w14:paraId="78EF7C40" w14:textId="77777777" w:rsidR="00CD2271" w:rsidRPr="00292DEB" w:rsidRDefault="00CD2271" w:rsidP="00CD2271">
            <w:pPr>
              <w:pStyle w:val="Normal0"/>
              <w:spacing w:after="0"/>
              <w:rPr>
                <w:b/>
                <w:color w:val="FF0000"/>
                <w:sz w:val="15"/>
                <w:szCs w:val="15"/>
                <w:lang w:val="en-GB"/>
              </w:rPr>
            </w:pPr>
            <w:r w:rsidRPr="00292DEB">
              <w:rPr>
                <w:color w:val="000000"/>
                <w:sz w:val="15"/>
                <w:szCs w:val="15"/>
                <w:lang w:val="en-GB"/>
              </w:rPr>
              <w:t xml:space="preserve">If case of injury occurred outside the workplace, </w:t>
            </w:r>
            <w:r w:rsidRPr="00292DEB">
              <w:rPr>
                <w:color w:val="800000"/>
                <w:sz w:val="15"/>
                <w:szCs w:val="15"/>
                <w:lang w:val="en-GB"/>
              </w:rPr>
              <w:t>2,250</w:t>
            </w:r>
            <w:r w:rsidRPr="00292DEB">
              <w:rPr>
                <w:color w:val="000000"/>
                <w:sz w:val="15"/>
                <w:szCs w:val="15"/>
                <w:lang w:val="en-GB"/>
              </w:rPr>
              <w:t xml:space="preserve"> or </w:t>
            </w:r>
            <w:r w:rsidRPr="00292DEB">
              <w:rPr>
                <w:color w:val="800000"/>
                <w:sz w:val="15"/>
                <w:szCs w:val="15"/>
                <w:lang w:val="en-GB"/>
              </w:rPr>
              <w:t>750</w:t>
            </w:r>
            <w:r w:rsidRPr="00292DEB">
              <w:rPr>
                <w:color w:val="000000"/>
                <w:sz w:val="15"/>
                <w:szCs w:val="15"/>
                <w:lang w:val="en-GB"/>
              </w:rPr>
              <w:t xml:space="preserve"> working days (of which </w:t>
            </w:r>
            <w:r w:rsidRPr="00292DEB">
              <w:rPr>
                <w:color w:val="800000"/>
                <w:sz w:val="15"/>
                <w:szCs w:val="15"/>
                <w:lang w:val="en-GB"/>
              </w:rPr>
              <w:t>300</w:t>
            </w:r>
            <w:r w:rsidRPr="00292DEB">
              <w:rPr>
                <w:color w:val="000000"/>
                <w:sz w:val="15"/>
                <w:szCs w:val="15"/>
                <w:lang w:val="en-GB"/>
              </w:rPr>
              <w:t xml:space="preserve"> in the last </w:t>
            </w:r>
            <w:r w:rsidRPr="00292DEB">
              <w:rPr>
                <w:color w:val="800000"/>
                <w:sz w:val="15"/>
                <w:szCs w:val="15"/>
                <w:lang w:val="en-GB"/>
              </w:rPr>
              <w:t>5</w:t>
            </w:r>
            <w:r w:rsidRPr="00292DEB">
              <w:rPr>
                <w:color w:val="000000"/>
                <w:sz w:val="15"/>
                <w:szCs w:val="15"/>
                <w:lang w:val="en-GB"/>
              </w:rPr>
              <w:t xml:space="preserve"> years preceding invalidity) are required.</w:t>
            </w:r>
          </w:p>
          <w:p w14:paraId="167E985E" w14:textId="77777777" w:rsidR="00CD2271" w:rsidRPr="00292DEB" w:rsidRDefault="00CD2271" w:rsidP="00CD2271">
            <w:pPr>
              <w:pStyle w:val="Normal0"/>
              <w:pBdr>
                <w:top w:val="nil"/>
                <w:left w:val="nil"/>
                <w:bottom w:val="nil"/>
                <w:right w:val="nil"/>
                <w:between w:val="nil"/>
              </w:pBdr>
              <w:spacing w:after="0"/>
              <w:rPr>
                <w:b/>
                <w:color w:val="FF0000"/>
                <w:sz w:val="15"/>
                <w:szCs w:val="15"/>
                <w:lang w:val="en-GB"/>
              </w:rPr>
            </w:pPr>
          </w:p>
          <w:p w14:paraId="3710D072" w14:textId="5BEFDCE3" w:rsidR="00CD2271" w:rsidRPr="00292DEB" w:rsidRDefault="00CD2271"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D87892F" w14:textId="77777777" w:rsidR="00CD2271" w:rsidRPr="00292DEB" w:rsidRDefault="00CD2271" w:rsidP="00CD2271">
            <w:pPr>
              <w:spacing w:line="276" w:lineRule="auto"/>
              <w:rPr>
                <w:rFonts w:cs="Arial"/>
                <w:color w:val="0000FF"/>
                <w:lang w:val="fr-FR"/>
              </w:rPr>
            </w:pPr>
            <w:r w:rsidRPr="00292DEB">
              <w:rPr>
                <w:rFonts w:cs="Arial"/>
                <w:color w:val="0000FF"/>
                <w:lang w:val="fr-FR"/>
              </w:rPr>
              <w:lastRenderedPageBreak/>
              <w:t>5</w:t>
            </w:r>
          </w:p>
          <w:p w14:paraId="73C5B603" w14:textId="77777777" w:rsidR="00CD2271" w:rsidRPr="00292DEB" w:rsidRDefault="00CD2271" w:rsidP="00CD2271">
            <w:pPr>
              <w:spacing w:line="276" w:lineRule="auto"/>
              <w:rPr>
                <w:rFonts w:cs="Arial"/>
                <w:color w:val="0000FF"/>
              </w:rPr>
            </w:pPr>
          </w:p>
        </w:tc>
        <w:tc>
          <w:tcPr>
            <w:tcW w:w="127" w:type="pct"/>
          </w:tcPr>
          <w:p w14:paraId="23A6802E" w14:textId="77777777" w:rsidR="00CD2271" w:rsidRPr="00292DEB" w:rsidRDefault="00CD2271" w:rsidP="00CD2271">
            <w:pPr>
              <w:spacing w:line="276" w:lineRule="auto"/>
              <w:rPr>
                <w:rFonts w:cs="Arial"/>
                <w:color w:val="0000FF"/>
                <w:lang w:val="fr-FR"/>
              </w:rPr>
            </w:pPr>
            <w:r w:rsidRPr="00292DEB">
              <w:rPr>
                <w:rFonts w:cs="Arial"/>
                <w:color w:val="0000FF"/>
                <w:lang w:val="fr-FR"/>
              </w:rPr>
              <w:t>7</w:t>
            </w:r>
          </w:p>
          <w:p w14:paraId="16E8AD83" w14:textId="77777777" w:rsidR="00CD2271" w:rsidRPr="00292DEB" w:rsidRDefault="00CD2271" w:rsidP="00CD2271">
            <w:pPr>
              <w:spacing w:line="276" w:lineRule="auto"/>
              <w:rPr>
                <w:rFonts w:cs="Arial"/>
                <w:color w:val="0000FF"/>
              </w:rPr>
            </w:pPr>
          </w:p>
        </w:tc>
        <w:tc>
          <w:tcPr>
            <w:tcW w:w="402" w:type="pct"/>
          </w:tcPr>
          <w:p w14:paraId="45902FB7" w14:textId="77777777" w:rsidR="00CD2271" w:rsidRPr="00292DEB" w:rsidRDefault="00CD2271" w:rsidP="00CD2271">
            <w:pPr>
              <w:spacing w:line="276" w:lineRule="auto"/>
              <w:rPr>
                <w:rFonts w:cs="Arial"/>
                <w:color w:val="0000FF"/>
                <w:lang w:val="en-US"/>
              </w:rPr>
            </w:pPr>
            <w:r w:rsidRPr="00292DEB">
              <w:rPr>
                <w:rFonts w:cs="Arial"/>
                <w:color w:val="0000FF"/>
                <w:lang w:val="en-US"/>
              </w:rPr>
              <w:t>GREECE</w:t>
            </w:r>
          </w:p>
          <w:p w14:paraId="1AA141AC" w14:textId="77777777" w:rsidR="00CD2271" w:rsidRPr="00292DEB" w:rsidRDefault="00CD2271" w:rsidP="00CD2271">
            <w:pPr>
              <w:spacing w:line="276" w:lineRule="auto"/>
              <w:rPr>
                <w:rFonts w:cs="Arial"/>
                <w:color w:val="0000FF"/>
              </w:rPr>
            </w:pPr>
          </w:p>
        </w:tc>
      </w:tr>
      <w:tr w:rsidR="00CD2271" w:rsidRPr="00292DEB" w14:paraId="2B96BA20" w14:textId="77777777" w:rsidTr="005D0FED">
        <w:tc>
          <w:tcPr>
            <w:tcW w:w="193" w:type="pct"/>
          </w:tcPr>
          <w:p w14:paraId="5ABEF12C" w14:textId="77777777" w:rsidR="00CD2271" w:rsidRPr="00292DEB" w:rsidRDefault="00CD2271" w:rsidP="00CD2271">
            <w:pPr>
              <w:spacing w:line="276" w:lineRule="auto"/>
              <w:jc w:val="left"/>
              <w:rPr>
                <w:rFonts w:cs="Arial"/>
                <w:lang w:val="en-GB"/>
              </w:rPr>
            </w:pPr>
            <w:r w:rsidRPr="00292DEB">
              <w:rPr>
                <w:rFonts w:cs="Arial"/>
                <w:lang w:val="en-GB"/>
              </w:rPr>
              <w:t>EL</w:t>
            </w:r>
          </w:p>
          <w:p w14:paraId="6A370172" w14:textId="77777777" w:rsidR="00CD2271" w:rsidRPr="00292DEB" w:rsidRDefault="00CD2271" w:rsidP="00CD2271">
            <w:pPr>
              <w:spacing w:line="276" w:lineRule="auto"/>
              <w:jc w:val="left"/>
              <w:rPr>
                <w:rFonts w:cs="Arial"/>
                <w:lang w:val="en-GB"/>
              </w:rPr>
            </w:pPr>
            <w:r w:rsidRPr="00292DEB">
              <w:rPr>
                <w:rFonts w:cs="Arial"/>
                <w:lang w:val="en-GB"/>
              </w:rPr>
              <w:t>EL</w:t>
            </w:r>
          </w:p>
          <w:p w14:paraId="5B3F51CC" w14:textId="77777777" w:rsidR="00CD2271" w:rsidRPr="00292DEB" w:rsidRDefault="00CD2271" w:rsidP="00CD2271">
            <w:pPr>
              <w:spacing w:line="276" w:lineRule="auto"/>
              <w:jc w:val="left"/>
              <w:rPr>
                <w:rFonts w:cs="Arial"/>
                <w:lang w:val="en-GB"/>
              </w:rPr>
            </w:pPr>
            <w:r w:rsidRPr="00292DEB">
              <w:rPr>
                <w:rFonts w:cs="Arial"/>
                <w:lang w:val="en-GB"/>
              </w:rPr>
              <w:t>EL</w:t>
            </w:r>
          </w:p>
          <w:p w14:paraId="6088BEA3" w14:textId="2731E1B8" w:rsidR="00CD2271" w:rsidRPr="00292DEB" w:rsidRDefault="00CD2271" w:rsidP="00CD2271">
            <w:pPr>
              <w:spacing w:line="276" w:lineRule="auto"/>
              <w:jc w:val="left"/>
              <w:rPr>
                <w:rFonts w:cs="Arial"/>
                <w:b/>
                <w:lang w:val="es-ES"/>
              </w:rPr>
            </w:pPr>
            <w:r w:rsidRPr="00292DEB">
              <w:rPr>
                <w:rFonts w:cs="Arial"/>
                <w:lang w:val="en-GB"/>
              </w:rPr>
              <w:t>EL</w:t>
            </w:r>
          </w:p>
        </w:tc>
        <w:tc>
          <w:tcPr>
            <w:tcW w:w="1371" w:type="pct"/>
          </w:tcPr>
          <w:p w14:paraId="3FAD04D2" w14:textId="77777777" w:rsidR="00CD2271" w:rsidRPr="00292DEB" w:rsidRDefault="00CD2271" w:rsidP="00CD2271">
            <w:pPr>
              <w:spacing w:line="276" w:lineRule="auto"/>
              <w:rPr>
                <w:rFonts w:eastAsia="Arial" w:cs="Arial"/>
              </w:rPr>
            </w:pPr>
            <w:r w:rsidRPr="00292DEB">
              <w:rPr>
                <w:rFonts w:eastAsia="Arial" w:cs="Arial"/>
              </w:rPr>
              <w:t>Bewertungskriterien:</w:t>
            </w:r>
          </w:p>
          <w:p w14:paraId="6B9EAFDF" w14:textId="77777777" w:rsidR="00CD2271" w:rsidRPr="00292DEB" w:rsidRDefault="00CD2271" w:rsidP="00CD2271">
            <w:pPr>
              <w:spacing w:line="276" w:lineRule="auto"/>
              <w:rPr>
                <w:rFonts w:eastAsia="Arial" w:cs="Arial"/>
              </w:rPr>
            </w:pPr>
            <w:r w:rsidRPr="00292DEB">
              <w:rPr>
                <w:rFonts w:eastAsia="Arial" w:cs="Arial"/>
              </w:rPr>
              <w:t xml:space="preserve">Als </w:t>
            </w:r>
            <w:r w:rsidRPr="00292DEB">
              <w:rPr>
                <w:rFonts w:eastAsia="Arial" w:cs="Arial"/>
                <w:color w:val="008000"/>
              </w:rPr>
              <w:t>normale Invalidität</w:t>
            </w:r>
            <w:r w:rsidRPr="00292DEB">
              <w:rPr>
                <w:rFonts w:eastAsia="Arial" w:cs="Arial"/>
              </w:rPr>
              <w:t xml:space="preserve"> gilt</w:t>
            </w:r>
            <w:r w:rsidRPr="00292DEB">
              <w:rPr>
                <w:rFonts w:eastAsia="Arial" w:cs="Arial"/>
                <w:color w:val="008000"/>
              </w:rPr>
              <w:t xml:space="preserve"> </w:t>
            </w:r>
            <w:r w:rsidRPr="00292DEB">
              <w:rPr>
                <w:rFonts w:eastAsia="Arial" w:cs="Arial"/>
              </w:rPr>
              <w:t>(</w:t>
            </w:r>
            <w:r w:rsidRPr="00292DEB">
              <w:rPr>
                <w:rFonts w:eastAsia="Arial" w:cs="Arial"/>
                <w:i/>
                <w:color w:val="008080"/>
              </w:rPr>
              <w:t>ΣΥΝΗΘΗ ΑΝΑΠΗΡΙΑ</w:t>
            </w:r>
            <w:r w:rsidRPr="00292DEB">
              <w:rPr>
                <w:rFonts w:eastAsia="Arial" w:cs="Arial"/>
              </w:rPr>
              <w:t xml:space="preserve">), wenn eine Person infolge einer Krankheit oder einer körperlichen oder geistigen Behinderung, </w:t>
            </w:r>
            <w:r w:rsidRPr="00292DEB">
              <w:rPr>
                <w:rFonts w:cs="Arial"/>
              </w:rPr>
              <w:t>die während der Versicherungsmitgliedschaft aufgetreten ist oder sich verschlimmert hat</w:t>
            </w:r>
            <w:r w:rsidRPr="00292DEB">
              <w:rPr>
                <w:rFonts w:eastAsia="Arial" w:cs="Arial"/>
              </w:rPr>
              <w:t xml:space="preserve">, </w:t>
            </w:r>
            <w:r w:rsidRPr="00292DEB">
              <w:rPr>
                <w:rFonts w:cs="Arial"/>
              </w:rPr>
              <w:t xml:space="preserve">mindestens </w:t>
            </w:r>
            <w:r w:rsidRPr="00292DEB">
              <w:rPr>
                <w:rFonts w:cs="Arial"/>
                <w:color w:val="800000"/>
              </w:rPr>
              <w:t>ein</w:t>
            </w:r>
            <w:r w:rsidRPr="00292DEB">
              <w:rPr>
                <w:rFonts w:cs="Arial"/>
              </w:rPr>
              <w:t xml:space="preserve"> Jahr lang nicht mehr als ein Drittel der normalen Bruttoeinkünfte </w:t>
            </w:r>
            <w:r w:rsidRPr="00292DEB">
              <w:rPr>
                <w:rFonts w:eastAsia="Arial" w:cs="Arial"/>
              </w:rPr>
              <w:t xml:space="preserve">einer psychisch und körperlich gesunden Person </w:t>
            </w:r>
            <w:r w:rsidRPr="00292DEB">
              <w:rPr>
                <w:rFonts w:cs="Arial"/>
              </w:rPr>
              <w:t>derselben Berufskategorie und desselben Ausbildungsstandes aus einer Arbeit erzielen kann, die den Stärken, Fähigkeiten und der Ausbildung und üblichen beruflichen Tätigkeit dieser Person entspricht</w:t>
            </w:r>
            <w:r w:rsidRPr="00292DEB">
              <w:rPr>
                <w:rFonts w:eastAsia="Arial" w:cs="Arial"/>
              </w:rPr>
              <w:t>.</w:t>
            </w:r>
          </w:p>
          <w:p w14:paraId="41CDF812" w14:textId="77777777" w:rsidR="00CD2271" w:rsidRPr="00292DEB" w:rsidRDefault="00CD2271" w:rsidP="00CD2271">
            <w:pPr>
              <w:spacing w:line="276" w:lineRule="auto"/>
              <w:rPr>
                <w:rFonts w:eastAsia="Arial" w:cs="Arial"/>
              </w:rPr>
            </w:pPr>
            <w:r w:rsidRPr="00292DEB">
              <w:rPr>
                <w:rFonts w:eastAsia="Arial" w:cs="Arial"/>
              </w:rPr>
              <w:t xml:space="preserve">Als </w:t>
            </w:r>
            <w:r w:rsidRPr="00292DEB">
              <w:rPr>
                <w:rFonts w:eastAsia="Arial" w:cs="Arial"/>
                <w:color w:val="008000"/>
              </w:rPr>
              <w:t>Teilinvalidität</w:t>
            </w:r>
            <w:r w:rsidRPr="00292DEB">
              <w:rPr>
                <w:rFonts w:eastAsia="Arial" w:cs="Arial"/>
              </w:rPr>
              <w:t xml:space="preserve"> gilt</w:t>
            </w:r>
            <w:r w:rsidRPr="00292DEB">
              <w:rPr>
                <w:rFonts w:eastAsia="Arial" w:cs="Arial"/>
                <w:color w:val="008000"/>
              </w:rPr>
              <w:t xml:space="preserve"> </w:t>
            </w:r>
            <w:r w:rsidRPr="00292DEB">
              <w:rPr>
                <w:rFonts w:eastAsia="Arial" w:cs="Arial"/>
              </w:rPr>
              <w:t>(</w:t>
            </w:r>
            <w:r w:rsidRPr="00292DEB">
              <w:rPr>
                <w:rFonts w:eastAsia="Arial" w:cs="Arial"/>
                <w:i/>
                <w:color w:val="008080"/>
              </w:rPr>
              <w:t>ΜΕΡΙΚΗ ΑΝΑΠΗΡΙΑ</w:t>
            </w:r>
            <w:r w:rsidRPr="00292DEB">
              <w:rPr>
                <w:rFonts w:eastAsia="Arial" w:cs="Arial"/>
              </w:rPr>
              <w:t xml:space="preserve">), wenn eine Person infolge einer Krankheit oder einer körperlichen oder geistigen Behinderung, </w:t>
            </w:r>
            <w:r w:rsidRPr="00292DEB">
              <w:rPr>
                <w:rFonts w:cs="Arial"/>
              </w:rPr>
              <w:t>die während der Versicherungsmitgliedschaft aufgetreten ist oder sich verschlimmert hat</w:t>
            </w:r>
            <w:r w:rsidRPr="00292DEB">
              <w:rPr>
                <w:rFonts w:eastAsia="Arial" w:cs="Arial"/>
              </w:rPr>
              <w:t xml:space="preserve">, </w:t>
            </w:r>
            <w:r w:rsidRPr="00292DEB">
              <w:rPr>
                <w:rFonts w:cs="Arial"/>
              </w:rPr>
              <w:t xml:space="preserve">mindestens </w:t>
            </w:r>
            <w:r w:rsidRPr="00292DEB">
              <w:rPr>
                <w:rFonts w:cs="Arial"/>
                <w:color w:val="800000"/>
              </w:rPr>
              <w:t>sechs Monate</w:t>
            </w:r>
            <w:r w:rsidRPr="00292DEB">
              <w:rPr>
                <w:rFonts w:cs="Arial"/>
              </w:rPr>
              <w:t xml:space="preserve"> lang nicht mehr als die Hälfte der normalen Bruttoeinkünfte </w:t>
            </w:r>
            <w:r w:rsidRPr="00292DEB">
              <w:rPr>
                <w:rFonts w:eastAsia="Arial" w:cs="Arial"/>
              </w:rPr>
              <w:t xml:space="preserve">einer psychisch und körperlich gesunden Person </w:t>
            </w:r>
            <w:r w:rsidRPr="00292DEB">
              <w:rPr>
                <w:rFonts w:cs="Arial"/>
              </w:rPr>
              <w:t xml:space="preserve">derselben Berufskategorie und des Ausbildungsstandes in derselben </w:t>
            </w:r>
            <w:r w:rsidRPr="00292DEB">
              <w:rPr>
                <w:rStyle w:val="longtext"/>
                <w:rFonts w:ascii="Arial" w:hAnsi="Arial" w:cs="Arial"/>
                <w:shd w:val="clear" w:color="auto" w:fill="FFFFFF"/>
                <w:lang w:val="de-DE"/>
              </w:rPr>
              <w:t>Präfektur</w:t>
            </w:r>
            <w:r w:rsidRPr="00292DEB">
              <w:rPr>
                <w:rFonts w:cs="Arial"/>
              </w:rPr>
              <w:t xml:space="preserve"> aus einer Arbeit erzielen kann, die den Stärken, Fähigkeiten und der Ausbildung und üblichen beruflichen Tätigkeit dieser Person entspricht</w:t>
            </w:r>
            <w:r w:rsidRPr="00292DEB">
              <w:rPr>
                <w:rFonts w:eastAsia="Arial" w:cs="Arial"/>
              </w:rPr>
              <w:t>.</w:t>
            </w:r>
          </w:p>
          <w:p w14:paraId="15B2A056" w14:textId="77777777" w:rsidR="00CD2271" w:rsidRPr="00292DEB" w:rsidRDefault="00CD2271" w:rsidP="00CD2271">
            <w:pPr>
              <w:spacing w:line="276" w:lineRule="auto"/>
              <w:rPr>
                <w:rFonts w:eastAsia="Arial" w:cs="Arial"/>
              </w:rPr>
            </w:pPr>
            <w:r w:rsidRPr="00292DEB">
              <w:rPr>
                <w:rFonts w:cs="Arial"/>
              </w:rPr>
              <w:t xml:space="preserve">Als </w:t>
            </w:r>
            <w:r w:rsidRPr="00292DEB">
              <w:rPr>
                <w:rFonts w:cs="Arial"/>
                <w:color w:val="008000"/>
              </w:rPr>
              <w:t>schwere Invalidität</w:t>
            </w:r>
            <w:r w:rsidRPr="00292DEB">
              <w:rPr>
                <w:rFonts w:cs="Arial"/>
              </w:rPr>
              <w:t xml:space="preserve"> gilt</w:t>
            </w:r>
            <w:r w:rsidRPr="00292DEB">
              <w:rPr>
                <w:rFonts w:eastAsia="Arial" w:cs="Arial"/>
              </w:rPr>
              <w:t xml:space="preserve"> (</w:t>
            </w:r>
            <w:r w:rsidRPr="00292DEB">
              <w:rPr>
                <w:rFonts w:eastAsia="Arial" w:cs="Arial"/>
                <w:i/>
                <w:color w:val="008080"/>
              </w:rPr>
              <w:t>ΒΑΡΙΑ ΑΝΑΠΗΡΙΑ</w:t>
            </w:r>
            <w:r w:rsidRPr="00292DEB">
              <w:rPr>
                <w:rFonts w:eastAsia="Arial" w:cs="Arial"/>
              </w:rPr>
              <w:t>)</w:t>
            </w:r>
            <w:r w:rsidRPr="00292DEB">
              <w:rPr>
                <w:rFonts w:cs="Arial"/>
              </w:rPr>
              <w:t xml:space="preserve">, wenn </w:t>
            </w:r>
            <w:r w:rsidRPr="00292DEB">
              <w:rPr>
                <w:rFonts w:eastAsia="Arial" w:cs="Arial"/>
              </w:rPr>
              <w:t>eine Person</w:t>
            </w:r>
            <w:r w:rsidRPr="00292DEB">
              <w:rPr>
                <w:rFonts w:cs="Arial"/>
              </w:rPr>
              <w:t xml:space="preserve"> </w:t>
            </w:r>
            <w:r w:rsidRPr="00292DEB">
              <w:rPr>
                <w:rFonts w:eastAsia="Arial" w:cs="Arial"/>
              </w:rPr>
              <w:t>infolge einer Krankheit oder einer körperlichen oder geistigen Behinderung</w:t>
            </w:r>
            <w:r w:rsidRPr="00292DEB">
              <w:rPr>
                <w:rFonts w:cs="Arial"/>
              </w:rPr>
              <w:t xml:space="preserve">, die während der Versicherungsmitgliedschaft aufgetreten ist oder sich verschlimmert hat, mindestens </w:t>
            </w:r>
            <w:r w:rsidRPr="00292DEB">
              <w:rPr>
                <w:rFonts w:cs="Arial"/>
                <w:color w:val="800000"/>
              </w:rPr>
              <w:t>ein</w:t>
            </w:r>
            <w:r w:rsidRPr="00292DEB">
              <w:rPr>
                <w:rFonts w:cs="Arial"/>
              </w:rPr>
              <w:t xml:space="preserve"> Jahr lang nicht mehr als ein Fünftel der normalen Bruttoeinkünfte einer </w:t>
            </w:r>
            <w:r w:rsidRPr="00292DEB">
              <w:rPr>
                <w:rFonts w:eastAsia="Arial" w:cs="Arial"/>
              </w:rPr>
              <w:t>Person</w:t>
            </w:r>
            <w:r w:rsidRPr="00292DEB">
              <w:rPr>
                <w:rFonts w:cs="Arial"/>
              </w:rPr>
              <w:t xml:space="preserve"> desselben Ausbildungsstandes erzielen kann</w:t>
            </w:r>
            <w:r w:rsidRPr="00292DEB">
              <w:rPr>
                <w:rFonts w:eastAsia="Arial" w:cs="Arial"/>
              </w:rPr>
              <w:t>.</w:t>
            </w:r>
          </w:p>
          <w:p w14:paraId="00BDB5E6" w14:textId="77777777" w:rsidR="00CD2271" w:rsidRPr="00292DEB" w:rsidRDefault="00CD2271" w:rsidP="00CD2271">
            <w:pPr>
              <w:spacing w:line="276" w:lineRule="auto"/>
              <w:rPr>
                <w:rFonts w:eastAsia="Arial" w:cs="Arial"/>
              </w:rPr>
            </w:pPr>
          </w:p>
          <w:p w14:paraId="08F7E3F1" w14:textId="77777777" w:rsidR="00CD2271" w:rsidRPr="00292DEB" w:rsidRDefault="00CD2271" w:rsidP="00CD2271">
            <w:pPr>
              <w:spacing w:line="276" w:lineRule="auto"/>
              <w:rPr>
                <w:rFonts w:eastAsia="Arial" w:cs="Arial"/>
              </w:rPr>
            </w:pPr>
            <w:r w:rsidRPr="00292DEB">
              <w:rPr>
                <w:rFonts w:eastAsia="Arial" w:cs="Arial"/>
              </w:rPr>
              <w:t>Die Ergebnisse der Anwendung dieser Kriterien werden in Prozent ausgedrückt:</w:t>
            </w:r>
          </w:p>
          <w:p w14:paraId="28F04E8C" w14:textId="77777777" w:rsidR="00CD2271" w:rsidRPr="00292DEB" w:rsidRDefault="00CD2271" w:rsidP="00CD2271">
            <w:pPr>
              <w:pStyle w:val="1"/>
              <w:numPr>
                <w:ilvl w:val="0"/>
                <w:numId w:val="19"/>
              </w:numPr>
              <w:tabs>
                <w:tab w:val="left" w:pos="502"/>
              </w:tabs>
              <w:spacing w:after="0" w:line="276" w:lineRule="auto"/>
              <w:rPr>
                <w:rFonts w:eastAsia="Arial"/>
                <w:color w:val="008000"/>
              </w:rPr>
            </w:pPr>
            <w:r w:rsidRPr="00292DEB">
              <w:rPr>
                <w:color w:val="008000"/>
              </w:rPr>
              <w:t>schwere Invalidität</w:t>
            </w:r>
            <w:r w:rsidRPr="00292DEB">
              <w:rPr>
                <w:rFonts w:eastAsia="Arial"/>
              </w:rPr>
              <w:t xml:space="preserve">: </w:t>
            </w:r>
            <w:r w:rsidRPr="00292DEB">
              <w:t>Invalidität</w:t>
            </w:r>
            <w:r w:rsidRPr="00292DEB">
              <w:rPr>
                <w:rFonts w:eastAsia="Arial"/>
              </w:rPr>
              <w:t xml:space="preserve"> von mehr als </w:t>
            </w:r>
            <w:r w:rsidRPr="00292DEB">
              <w:rPr>
                <w:rFonts w:eastAsia="Arial"/>
                <w:color w:val="800000"/>
              </w:rPr>
              <w:t>80%</w:t>
            </w:r>
            <w:r w:rsidRPr="00292DEB">
              <w:rPr>
                <w:rFonts w:eastAsia="Arial"/>
              </w:rPr>
              <w:t>;</w:t>
            </w:r>
          </w:p>
          <w:p w14:paraId="26022678" w14:textId="77777777" w:rsidR="00CD2271" w:rsidRPr="00292DEB" w:rsidRDefault="00CD2271" w:rsidP="00CD2271">
            <w:pPr>
              <w:pStyle w:val="1"/>
              <w:numPr>
                <w:ilvl w:val="0"/>
                <w:numId w:val="19"/>
              </w:numPr>
              <w:tabs>
                <w:tab w:val="left" w:pos="502"/>
              </w:tabs>
              <w:spacing w:after="0" w:line="276" w:lineRule="auto"/>
              <w:rPr>
                <w:rFonts w:eastAsia="Arial"/>
                <w:color w:val="008000"/>
              </w:rPr>
            </w:pPr>
            <w:r w:rsidRPr="00292DEB">
              <w:rPr>
                <w:rFonts w:eastAsia="Arial"/>
                <w:color w:val="008000"/>
              </w:rPr>
              <w:t xml:space="preserve">normale </w:t>
            </w:r>
            <w:r w:rsidRPr="00292DEB">
              <w:t>Invalidität</w:t>
            </w:r>
            <w:r w:rsidRPr="00292DEB">
              <w:rPr>
                <w:rFonts w:eastAsia="Arial"/>
              </w:rPr>
              <w:t xml:space="preserve">: </w:t>
            </w:r>
            <w:r w:rsidRPr="00292DEB">
              <w:t>Invalidität</w:t>
            </w:r>
            <w:r w:rsidRPr="00292DEB">
              <w:rPr>
                <w:rFonts w:eastAsia="Arial"/>
              </w:rPr>
              <w:t xml:space="preserve"> zwischen </w:t>
            </w:r>
            <w:r w:rsidRPr="00292DEB">
              <w:rPr>
                <w:rFonts w:eastAsia="Arial"/>
                <w:color w:val="800000"/>
              </w:rPr>
              <w:t>67</w:t>
            </w:r>
            <w:r w:rsidRPr="00292DEB">
              <w:rPr>
                <w:rFonts w:eastAsia="Arial"/>
              </w:rPr>
              <w:t xml:space="preserve">% und </w:t>
            </w:r>
            <w:r w:rsidRPr="00292DEB">
              <w:rPr>
                <w:rFonts w:eastAsia="Arial"/>
                <w:color w:val="C00000"/>
              </w:rPr>
              <w:t>79,99</w:t>
            </w:r>
            <w:r w:rsidRPr="00292DEB">
              <w:rPr>
                <w:rFonts w:eastAsia="Arial"/>
              </w:rPr>
              <w:t>%;</w:t>
            </w:r>
          </w:p>
          <w:p w14:paraId="3B8A7E02" w14:textId="77777777" w:rsidR="00CD2271" w:rsidRPr="00292DEB" w:rsidRDefault="00CD2271" w:rsidP="00CD2271">
            <w:pPr>
              <w:pStyle w:val="1"/>
              <w:numPr>
                <w:ilvl w:val="0"/>
                <w:numId w:val="19"/>
              </w:numPr>
              <w:tabs>
                <w:tab w:val="left" w:pos="502"/>
              </w:tabs>
              <w:spacing w:after="0" w:line="276" w:lineRule="auto"/>
            </w:pPr>
            <w:r w:rsidRPr="00292DEB">
              <w:rPr>
                <w:rFonts w:eastAsia="Arial"/>
                <w:color w:val="008000"/>
              </w:rPr>
              <w:t>Teilinvalidität</w:t>
            </w:r>
            <w:r w:rsidRPr="00292DEB">
              <w:rPr>
                <w:rFonts w:eastAsia="Arial"/>
              </w:rPr>
              <w:t xml:space="preserve">: </w:t>
            </w:r>
            <w:r w:rsidRPr="00292DEB">
              <w:t>Invalidität</w:t>
            </w:r>
            <w:r w:rsidRPr="00292DEB">
              <w:rPr>
                <w:rFonts w:eastAsia="Arial"/>
              </w:rPr>
              <w:t xml:space="preserve"> zwischen </w:t>
            </w:r>
            <w:r w:rsidRPr="00292DEB">
              <w:rPr>
                <w:rFonts w:eastAsia="Arial"/>
                <w:color w:val="800000"/>
              </w:rPr>
              <w:t>50</w:t>
            </w:r>
            <w:r w:rsidRPr="00292DEB">
              <w:rPr>
                <w:rFonts w:eastAsia="Arial"/>
              </w:rPr>
              <w:t xml:space="preserve">% und </w:t>
            </w:r>
            <w:r w:rsidRPr="00292DEB">
              <w:rPr>
                <w:rFonts w:eastAsia="Arial"/>
                <w:color w:val="800000"/>
              </w:rPr>
              <w:t>66,99</w:t>
            </w:r>
            <w:r w:rsidRPr="00292DEB">
              <w:rPr>
                <w:rFonts w:eastAsia="Arial"/>
              </w:rPr>
              <w:t>%.</w:t>
            </w:r>
          </w:p>
          <w:p w14:paraId="4B10DB98" w14:textId="77777777" w:rsidR="00CD2271" w:rsidRPr="00292DEB" w:rsidRDefault="00CD2271" w:rsidP="00CD2271">
            <w:pPr>
              <w:spacing w:line="276" w:lineRule="auto"/>
              <w:rPr>
                <w:rFonts w:eastAsia="Arial" w:cs="Arial"/>
              </w:rPr>
            </w:pPr>
            <w:r w:rsidRPr="00292DEB">
              <w:rPr>
                <w:rFonts w:cs="Arial"/>
              </w:rPr>
              <w:t xml:space="preserve">Mindestgrad </w:t>
            </w:r>
            <w:r w:rsidRPr="00292DEB">
              <w:rPr>
                <w:rFonts w:eastAsia="Arial" w:cs="Arial"/>
              </w:rPr>
              <w:t xml:space="preserve">für den Anspruch auf Invalidenrente: </w:t>
            </w:r>
            <w:r w:rsidRPr="00292DEB">
              <w:rPr>
                <w:rFonts w:eastAsia="Arial" w:cs="Arial"/>
                <w:color w:val="800000"/>
              </w:rPr>
              <w:t>50%</w:t>
            </w:r>
            <w:r w:rsidRPr="00292DEB">
              <w:rPr>
                <w:rFonts w:eastAsia="Arial" w:cs="Arial"/>
              </w:rPr>
              <w:t>.</w:t>
            </w:r>
          </w:p>
          <w:p w14:paraId="60C535AD" w14:textId="77777777" w:rsidR="00CD2271" w:rsidRPr="00292DEB" w:rsidRDefault="00CD2271" w:rsidP="00CD2271">
            <w:pPr>
              <w:spacing w:line="276" w:lineRule="auto"/>
              <w:rPr>
                <w:rFonts w:eastAsia="Arial" w:cs="Arial"/>
              </w:rPr>
            </w:pPr>
          </w:p>
          <w:p w14:paraId="08A9176D" w14:textId="77777777" w:rsidR="00CD2271" w:rsidRPr="00292DEB" w:rsidRDefault="00CD2271" w:rsidP="00CD2271">
            <w:pPr>
              <w:spacing w:line="276" w:lineRule="auto"/>
              <w:rPr>
                <w:rFonts w:eastAsia="Arial" w:cs="Arial"/>
              </w:rPr>
            </w:pPr>
            <w:r w:rsidRPr="00292DEB">
              <w:rPr>
                <w:rFonts w:eastAsia="Arial" w:cs="Arial"/>
              </w:rPr>
              <w:t xml:space="preserve">Für Beamte hängen die Kriterien für die Beurteilung des Anspruchs auf Invalidenrente von der Fähigkeit ab, ihre Tätigkeit im öffentlichen Dienst wahrzunehmen. Die Ergebnisse werden nicht in Prozent ausgedrückt. </w:t>
            </w:r>
          </w:p>
          <w:p w14:paraId="0574398D" w14:textId="7A4659A3" w:rsidR="00CD2271" w:rsidRPr="00292DEB" w:rsidRDefault="00CD2271" w:rsidP="00CD2271">
            <w:pPr>
              <w:spacing w:line="276" w:lineRule="auto"/>
              <w:rPr>
                <w:rFonts w:eastAsia="Arial" w:cs="Arial"/>
                <w:iCs/>
                <w:color w:val="008000"/>
              </w:rPr>
            </w:pPr>
          </w:p>
        </w:tc>
        <w:tc>
          <w:tcPr>
            <w:tcW w:w="1370" w:type="pct"/>
          </w:tcPr>
          <w:p w14:paraId="0F4B631B" w14:textId="77777777" w:rsidR="00CD2271" w:rsidRPr="00292DEB" w:rsidRDefault="00CD2271" w:rsidP="00CD2271">
            <w:pPr>
              <w:spacing w:line="276" w:lineRule="auto"/>
              <w:rPr>
                <w:rFonts w:cs="Arial"/>
                <w:lang w:val="fr-BE"/>
              </w:rPr>
            </w:pPr>
            <w:r w:rsidRPr="00292DEB">
              <w:rPr>
                <w:rFonts w:cs="Arial"/>
                <w:lang w:val="fr-BE"/>
              </w:rPr>
              <w:t>Critères d’évaluation:</w:t>
            </w:r>
          </w:p>
          <w:p w14:paraId="5A25AC9E" w14:textId="77777777" w:rsidR="00CD2271" w:rsidRPr="00292DEB" w:rsidRDefault="00CD2271" w:rsidP="00CD2271">
            <w:pPr>
              <w:spacing w:line="276" w:lineRule="auto"/>
              <w:rPr>
                <w:rFonts w:eastAsia="Arial" w:cs="Arial"/>
                <w:lang w:val="fr-BE"/>
              </w:rPr>
            </w:pPr>
            <w:r w:rsidRPr="00292DEB">
              <w:rPr>
                <w:rFonts w:eastAsia="Arial" w:cs="Arial"/>
                <w:lang w:val="fr-BE"/>
              </w:rPr>
              <w:t>Une personne est considérée comme ayant une</w:t>
            </w:r>
            <w:r w:rsidRPr="00292DEB">
              <w:rPr>
                <w:rFonts w:eastAsia="Arial" w:cs="Arial"/>
                <w:color w:val="008000"/>
                <w:lang w:val="fr-BE"/>
              </w:rPr>
              <w:t xml:space="preserve"> invalidité normale </w:t>
            </w:r>
            <w:r w:rsidRPr="00292DEB">
              <w:rPr>
                <w:rFonts w:eastAsia="Arial" w:cs="Arial"/>
                <w:lang w:val="fr-BE"/>
              </w:rPr>
              <w:t>(</w:t>
            </w:r>
            <w:r w:rsidRPr="00292DEB">
              <w:rPr>
                <w:rFonts w:eastAsia="Arial" w:cs="Arial"/>
                <w:i/>
                <w:color w:val="008080"/>
                <w:lang w:val="fr-BE"/>
              </w:rPr>
              <w:t>ΣΥΝΗΘΗ ΑΝΑΠΗΡΙΑ</w:t>
            </w:r>
            <w:r w:rsidRPr="00292DEB">
              <w:rPr>
                <w:rFonts w:eastAsia="Arial" w:cs="Arial"/>
                <w:lang w:val="fr-BE"/>
              </w:rPr>
              <w:t>) lorsque, par suite d’une maladie ou d’une déficience physique ou mentale apparue après l’affiliation, elle ne peut plus gagner en exerçant un travail correspondant à ses compétences, sa formation et son occupation professionnelle habituelle plus d’un tiers des gains bruts normaux d’une personne mentalement et physiquement saine appartenant à la même catégorie professionnelle et ayant le même niveau de formation pendant au moins un an.</w:t>
            </w:r>
          </w:p>
          <w:p w14:paraId="725C10DF" w14:textId="77777777" w:rsidR="00CD2271" w:rsidRPr="00292DEB" w:rsidRDefault="00CD2271" w:rsidP="00CD2271">
            <w:pPr>
              <w:spacing w:line="276" w:lineRule="auto"/>
              <w:rPr>
                <w:rFonts w:eastAsia="Arial" w:cs="Arial"/>
                <w:lang w:val="fr-BE"/>
              </w:rPr>
            </w:pPr>
            <w:r w:rsidRPr="00292DEB">
              <w:rPr>
                <w:rFonts w:eastAsia="Arial" w:cs="Arial"/>
                <w:lang w:val="fr-BE"/>
              </w:rPr>
              <w:t xml:space="preserve">Une personne est considérée comme ayant une </w:t>
            </w:r>
            <w:r w:rsidRPr="00292DEB">
              <w:rPr>
                <w:rFonts w:eastAsia="Arial" w:cs="Arial"/>
                <w:color w:val="008000"/>
                <w:lang w:val="fr-BE"/>
              </w:rPr>
              <w:t>invalidité partielle</w:t>
            </w:r>
            <w:r w:rsidRPr="00292DEB">
              <w:rPr>
                <w:rFonts w:eastAsia="Arial" w:cs="Arial"/>
                <w:lang w:val="fr-BE"/>
              </w:rPr>
              <w:t xml:space="preserve"> (</w:t>
            </w:r>
            <w:r w:rsidRPr="00292DEB">
              <w:rPr>
                <w:rFonts w:eastAsia="Arial" w:cs="Arial"/>
                <w:i/>
                <w:color w:val="008080"/>
                <w:lang w:val="fr-BE"/>
              </w:rPr>
              <w:t>ΜΕΡΙΚΗ ΑΝΑΠΗΡΙΑ</w:t>
            </w:r>
            <w:r w:rsidRPr="00292DEB">
              <w:rPr>
                <w:rFonts w:eastAsia="Arial" w:cs="Arial"/>
                <w:lang w:val="fr-BE"/>
              </w:rPr>
              <w:t xml:space="preserve">) lorsque, par suite d’une maladie ou d’une déficience physique ou mentale apparue après l’affiliation, elle ne peut plus gagner en exerçant un travail correspondant à ses compétences, sa formation et son occupation professionnelle habituelle, plus de la moitié des gains bruts normaux d’une personne mentalement et physiquement saine appartenant à la même catégorie professionnelle et ayant le même niveau de formation dans la même préfecture pendant au moins </w:t>
            </w:r>
            <w:r w:rsidRPr="00292DEB">
              <w:rPr>
                <w:rFonts w:eastAsia="Arial" w:cs="Arial"/>
                <w:color w:val="C00000"/>
                <w:lang w:val="fr-BE"/>
              </w:rPr>
              <w:t>six mois</w:t>
            </w:r>
            <w:r w:rsidRPr="00292DEB">
              <w:rPr>
                <w:rFonts w:eastAsia="Arial" w:cs="Arial"/>
                <w:lang w:val="fr-BE"/>
              </w:rPr>
              <w:t>.</w:t>
            </w:r>
          </w:p>
          <w:p w14:paraId="5100354B" w14:textId="77777777" w:rsidR="00CD2271" w:rsidRPr="00292DEB" w:rsidRDefault="00CD2271" w:rsidP="00CD2271">
            <w:pPr>
              <w:spacing w:line="276" w:lineRule="auto"/>
              <w:rPr>
                <w:rFonts w:eastAsia="Arial" w:cs="Arial"/>
                <w:lang w:val="fr-BE"/>
              </w:rPr>
            </w:pPr>
            <w:r w:rsidRPr="00292DEB">
              <w:rPr>
                <w:rFonts w:eastAsia="Arial" w:cs="Arial"/>
                <w:lang w:val="fr-BE"/>
              </w:rPr>
              <w:t xml:space="preserve">Une personne est considérée comme ayant une </w:t>
            </w:r>
            <w:r w:rsidRPr="00292DEB">
              <w:rPr>
                <w:rFonts w:eastAsia="Arial" w:cs="Arial"/>
                <w:color w:val="008000"/>
                <w:lang w:val="fr-BE"/>
              </w:rPr>
              <w:t>invalidité grave</w:t>
            </w:r>
            <w:r w:rsidRPr="00292DEB">
              <w:rPr>
                <w:rFonts w:eastAsia="Arial" w:cs="Arial"/>
                <w:lang w:val="fr-BE"/>
              </w:rPr>
              <w:t xml:space="preserve"> (</w:t>
            </w:r>
            <w:r w:rsidRPr="00292DEB">
              <w:rPr>
                <w:rFonts w:eastAsia="Arial" w:cs="Arial"/>
                <w:i/>
                <w:color w:val="008080"/>
                <w:lang w:val="fr-BE"/>
              </w:rPr>
              <w:t>ΒΑΡΙΑ ΑΝΑΠΗΡΙΑ</w:t>
            </w:r>
            <w:r w:rsidRPr="00292DEB">
              <w:rPr>
                <w:rFonts w:eastAsia="Arial" w:cs="Arial"/>
                <w:lang w:val="fr-BE"/>
              </w:rPr>
              <w:t>) lorsque, par suite d’une maladie ou d’une déficience physique ou mentale qui est apparue ou s’est aggravée après l’affiliation, elle ne peut gagner plus d’un cinquième des gains bruts normaux d’une personne ayant le même niveau de formation pendant au moins un an.</w:t>
            </w:r>
          </w:p>
          <w:p w14:paraId="100968DF" w14:textId="77777777" w:rsidR="00CD2271" w:rsidRPr="00292DEB" w:rsidRDefault="00CD2271" w:rsidP="00CD2271">
            <w:pPr>
              <w:spacing w:line="276" w:lineRule="auto"/>
              <w:rPr>
                <w:rFonts w:eastAsia="Arial" w:cs="Arial"/>
                <w:lang w:val="fr-BE"/>
              </w:rPr>
            </w:pPr>
          </w:p>
          <w:p w14:paraId="5408F8B2" w14:textId="77777777" w:rsidR="00CD2271" w:rsidRPr="00292DEB" w:rsidRDefault="00CD2271" w:rsidP="00CD2271">
            <w:pPr>
              <w:spacing w:line="276" w:lineRule="auto"/>
              <w:rPr>
                <w:rFonts w:eastAsia="Arial" w:cs="Arial"/>
                <w:lang w:val="fr-BE"/>
              </w:rPr>
            </w:pPr>
            <w:r w:rsidRPr="00292DEB">
              <w:rPr>
                <w:rFonts w:eastAsia="Arial" w:cs="Arial"/>
                <w:lang w:val="fr-BE"/>
              </w:rPr>
              <w:t>Les résultats de l’application de ces critères sont exprimés en pourcentage:</w:t>
            </w:r>
          </w:p>
          <w:p w14:paraId="77399BA7" w14:textId="77777777" w:rsidR="00CD2271" w:rsidRPr="00292DEB" w:rsidRDefault="00CD2271" w:rsidP="00CD2271">
            <w:pPr>
              <w:pStyle w:val="1"/>
              <w:numPr>
                <w:ilvl w:val="0"/>
                <w:numId w:val="19"/>
              </w:numPr>
              <w:tabs>
                <w:tab w:val="left" w:pos="502"/>
              </w:tabs>
              <w:spacing w:after="0" w:line="276" w:lineRule="auto"/>
              <w:rPr>
                <w:rFonts w:eastAsia="Arial"/>
                <w:lang w:val="fr-BE"/>
              </w:rPr>
            </w:pPr>
            <w:r w:rsidRPr="00292DEB">
              <w:rPr>
                <w:rFonts w:eastAsia="Arial"/>
                <w:color w:val="008000"/>
                <w:lang w:val="fr-BE"/>
              </w:rPr>
              <w:t>invalidité grave</w:t>
            </w:r>
            <w:r w:rsidRPr="00292DEB">
              <w:rPr>
                <w:rFonts w:eastAsia="Arial"/>
                <w:lang w:val="fr-BE"/>
              </w:rPr>
              <w:t xml:space="preserve">: invalidité supérieure à </w:t>
            </w:r>
            <w:r w:rsidRPr="00292DEB">
              <w:rPr>
                <w:rFonts w:eastAsia="Arial"/>
                <w:color w:val="800000"/>
                <w:lang w:val="fr-BE"/>
              </w:rPr>
              <w:t>80%;</w:t>
            </w:r>
          </w:p>
          <w:p w14:paraId="78155172" w14:textId="77777777" w:rsidR="00CD2271" w:rsidRPr="00292DEB" w:rsidRDefault="00CD2271" w:rsidP="00CD2271">
            <w:pPr>
              <w:pStyle w:val="1"/>
              <w:numPr>
                <w:ilvl w:val="0"/>
                <w:numId w:val="19"/>
              </w:numPr>
              <w:tabs>
                <w:tab w:val="left" w:pos="502"/>
              </w:tabs>
              <w:spacing w:after="0" w:line="276" w:lineRule="auto"/>
              <w:rPr>
                <w:rFonts w:eastAsia="Arial"/>
                <w:color w:val="008000"/>
                <w:lang w:val="fr-BE"/>
              </w:rPr>
            </w:pPr>
            <w:r w:rsidRPr="00292DEB">
              <w:rPr>
                <w:rFonts w:eastAsia="Arial"/>
                <w:color w:val="008000"/>
                <w:lang w:val="fr-BE"/>
              </w:rPr>
              <w:t>invalidité normale</w:t>
            </w:r>
            <w:r w:rsidRPr="00292DEB">
              <w:rPr>
                <w:rFonts w:eastAsia="Arial"/>
                <w:lang w:val="fr-BE"/>
              </w:rPr>
              <w:t xml:space="preserve">: invalidité de </w:t>
            </w:r>
            <w:r w:rsidRPr="00292DEB">
              <w:rPr>
                <w:rFonts w:eastAsia="Arial"/>
                <w:color w:val="800000"/>
                <w:lang w:val="fr-BE"/>
              </w:rPr>
              <w:t xml:space="preserve">67 à </w:t>
            </w:r>
            <w:r w:rsidRPr="00292DEB">
              <w:rPr>
                <w:rFonts w:eastAsia="Arial"/>
                <w:color w:val="C00000"/>
                <w:lang w:val="fr-BE"/>
              </w:rPr>
              <w:t>79,99%</w:t>
            </w:r>
            <w:r w:rsidRPr="00292DEB">
              <w:rPr>
                <w:rFonts w:eastAsia="Arial"/>
                <w:lang w:val="fr-BE"/>
              </w:rPr>
              <w:t>;</w:t>
            </w:r>
          </w:p>
          <w:p w14:paraId="64E28550" w14:textId="77777777" w:rsidR="00CD2271" w:rsidRPr="00292DEB" w:rsidRDefault="00CD2271" w:rsidP="00CD2271">
            <w:pPr>
              <w:pStyle w:val="1"/>
              <w:numPr>
                <w:ilvl w:val="0"/>
                <w:numId w:val="19"/>
              </w:numPr>
              <w:tabs>
                <w:tab w:val="left" w:pos="502"/>
              </w:tabs>
              <w:spacing w:after="0" w:line="276" w:lineRule="auto"/>
              <w:rPr>
                <w:lang w:val="fr-BE"/>
              </w:rPr>
            </w:pPr>
            <w:r w:rsidRPr="00292DEB">
              <w:rPr>
                <w:rFonts w:eastAsia="Arial"/>
                <w:color w:val="008000"/>
                <w:lang w:val="fr-BE"/>
              </w:rPr>
              <w:t>invalidité partielle</w:t>
            </w:r>
            <w:r w:rsidRPr="00292DEB">
              <w:rPr>
                <w:rFonts w:eastAsia="Arial"/>
                <w:lang w:val="fr-BE"/>
              </w:rPr>
              <w:t xml:space="preserve">: invalidité de </w:t>
            </w:r>
            <w:r w:rsidRPr="00292DEB">
              <w:rPr>
                <w:rFonts w:eastAsia="Arial"/>
                <w:color w:val="800000"/>
                <w:lang w:val="fr-BE"/>
              </w:rPr>
              <w:t>50 à 66,99</w:t>
            </w:r>
            <w:r w:rsidRPr="00292DEB">
              <w:rPr>
                <w:rFonts w:eastAsia="Arial"/>
                <w:lang w:val="fr-BE"/>
              </w:rPr>
              <w:t>%.</w:t>
            </w:r>
          </w:p>
          <w:p w14:paraId="6121347D" w14:textId="77777777" w:rsidR="00CD2271" w:rsidRPr="00292DEB" w:rsidRDefault="00CD2271" w:rsidP="00CD2271">
            <w:pPr>
              <w:spacing w:line="276" w:lineRule="auto"/>
              <w:rPr>
                <w:rFonts w:eastAsia="Arial" w:cs="Arial"/>
                <w:lang w:val="fr-BE"/>
              </w:rPr>
            </w:pPr>
            <w:r w:rsidRPr="00292DEB">
              <w:rPr>
                <w:rFonts w:eastAsia="Arial" w:cs="Arial"/>
                <w:lang w:val="fr-BE"/>
              </w:rPr>
              <w:t xml:space="preserve">Degré minimum donnant droit à une pension d’invalidité: </w:t>
            </w:r>
            <w:r w:rsidRPr="00292DEB">
              <w:rPr>
                <w:rFonts w:eastAsia="Arial" w:cs="Arial"/>
                <w:color w:val="800000"/>
                <w:lang w:val="fr-BE"/>
              </w:rPr>
              <w:t>50%</w:t>
            </w:r>
            <w:r w:rsidRPr="00292DEB">
              <w:rPr>
                <w:rFonts w:eastAsia="Arial" w:cs="Arial"/>
                <w:lang w:val="fr-BE"/>
              </w:rPr>
              <w:t>.</w:t>
            </w:r>
          </w:p>
          <w:p w14:paraId="51E784DD" w14:textId="77777777" w:rsidR="00CD2271" w:rsidRPr="00292DEB" w:rsidRDefault="00CD2271" w:rsidP="00CD2271">
            <w:pPr>
              <w:spacing w:line="276" w:lineRule="auto"/>
              <w:rPr>
                <w:rFonts w:cs="Arial"/>
                <w:b/>
                <w:color w:val="FF0000"/>
                <w:lang w:val="fr-BE"/>
              </w:rPr>
            </w:pPr>
          </w:p>
          <w:p w14:paraId="3ACD49B2" w14:textId="39E0E9E1" w:rsidR="00CD2271" w:rsidRPr="00292DEB" w:rsidRDefault="00CD2271" w:rsidP="00CD2271">
            <w:pPr>
              <w:spacing w:line="276" w:lineRule="auto"/>
              <w:ind w:right="141"/>
              <w:rPr>
                <w:rFonts w:cs="Arial"/>
                <w:lang w:val="fr-BE"/>
              </w:rPr>
            </w:pPr>
            <w:r w:rsidRPr="00292DEB">
              <w:rPr>
                <w:rFonts w:cs="Arial"/>
                <w:lang w:val="fr-BE"/>
              </w:rPr>
              <w:t>Pour les fonctionnaires, les critères utilisés pour évaluer le droit à la pension d’invalidité dépendent de la capacité à effectuer leurs tâches dans le service public. Les résultats ne sont pas exprimés en pourcentage.</w:t>
            </w:r>
          </w:p>
        </w:tc>
        <w:tc>
          <w:tcPr>
            <w:tcW w:w="1370" w:type="pct"/>
          </w:tcPr>
          <w:p w14:paraId="11A7FE08" w14:textId="77777777" w:rsidR="00CD2271" w:rsidRPr="00292DEB" w:rsidRDefault="00CD2271" w:rsidP="00CD2271">
            <w:pPr>
              <w:pStyle w:val="Normal0"/>
              <w:pBdr>
                <w:top w:val="nil"/>
                <w:left w:val="nil"/>
                <w:bottom w:val="nil"/>
                <w:right w:val="nil"/>
                <w:between w:val="nil"/>
              </w:pBdr>
              <w:spacing w:after="0"/>
              <w:rPr>
                <w:color w:val="000000"/>
                <w:sz w:val="15"/>
                <w:szCs w:val="15"/>
                <w:lang w:val="it-IT"/>
              </w:rPr>
            </w:pPr>
            <w:r w:rsidRPr="00292DEB">
              <w:rPr>
                <w:b/>
                <w:color w:val="FF0000"/>
                <w:sz w:val="15"/>
                <w:szCs w:val="15"/>
                <w:lang w:val="it-IT"/>
              </w:rPr>
              <w:t>E-V-08-EL</w:t>
            </w:r>
          </w:p>
          <w:p w14:paraId="74C92F00" w14:textId="77777777" w:rsidR="00CD2271" w:rsidRPr="00292DEB" w:rsidRDefault="00CD2271" w:rsidP="00CD2271">
            <w:pPr>
              <w:pStyle w:val="Normal0"/>
              <w:pBdr>
                <w:top w:val="nil"/>
                <w:left w:val="nil"/>
                <w:bottom w:val="nil"/>
                <w:right w:val="nil"/>
                <w:between w:val="nil"/>
              </w:pBdr>
              <w:spacing w:after="0"/>
              <w:rPr>
                <w:color w:val="000000"/>
                <w:sz w:val="15"/>
                <w:szCs w:val="15"/>
                <w:lang w:val="it-IT"/>
              </w:rPr>
            </w:pPr>
            <w:r w:rsidRPr="00292DEB">
              <w:rPr>
                <w:color w:val="000000"/>
                <w:sz w:val="15"/>
                <w:szCs w:val="15"/>
                <w:lang w:val="it-IT"/>
              </w:rPr>
              <w:t>Assessment criteria:</w:t>
            </w:r>
          </w:p>
          <w:p w14:paraId="651D18BF"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 person is considered to have </w:t>
            </w:r>
            <w:r w:rsidRPr="00292DEB">
              <w:rPr>
                <w:color w:val="008000"/>
                <w:sz w:val="15"/>
                <w:szCs w:val="15"/>
                <w:lang w:val="en-GB"/>
              </w:rPr>
              <w:t xml:space="preserve">normal invalidity </w:t>
            </w:r>
            <w:r w:rsidRPr="00292DEB">
              <w:rPr>
                <w:color w:val="000000"/>
                <w:sz w:val="15"/>
                <w:szCs w:val="15"/>
                <w:lang w:val="en-GB"/>
              </w:rPr>
              <w:t>(</w:t>
            </w:r>
            <w:r w:rsidRPr="00292DEB">
              <w:rPr>
                <w:i/>
                <w:color w:val="008080"/>
                <w:sz w:val="15"/>
                <w:szCs w:val="15"/>
              </w:rPr>
              <w:t>ΣΥΝΗΘΗ</w:t>
            </w:r>
            <w:r w:rsidRPr="00292DEB">
              <w:rPr>
                <w:i/>
                <w:color w:val="008080"/>
                <w:sz w:val="15"/>
                <w:szCs w:val="15"/>
                <w:lang w:val="en-GB"/>
              </w:rPr>
              <w:t xml:space="preserve"> </w:t>
            </w:r>
            <w:r w:rsidRPr="00292DEB">
              <w:rPr>
                <w:i/>
                <w:color w:val="008080"/>
                <w:sz w:val="15"/>
                <w:szCs w:val="15"/>
              </w:rPr>
              <w:t>ΑΝΑΠΗΡΙΑ</w:t>
            </w:r>
            <w:r w:rsidRPr="00292DEB">
              <w:rPr>
                <w:color w:val="000000"/>
                <w:sz w:val="15"/>
                <w:szCs w:val="15"/>
                <w:lang w:val="en-GB"/>
              </w:rPr>
              <w:t xml:space="preserve">) when, as a result of illness or physical or mental disability which appeared or worsened after affiliation, he/she cannot earn from work that responds to his/her strengths, skills and education and his/her usual professional employment, more than a third of the normal gross earnings of a mentally and physically healthy person in the same occupational category and educational level during at least </w:t>
            </w:r>
            <w:r w:rsidRPr="00292DEB">
              <w:rPr>
                <w:color w:val="800000"/>
                <w:sz w:val="15"/>
                <w:szCs w:val="15"/>
                <w:lang w:val="en-GB"/>
              </w:rPr>
              <w:t>1</w:t>
            </w:r>
            <w:r w:rsidRPr="00292DEB">
              <w:rPr>
                <w:color w:val="000000"/>
                <w:sz w:val="15"/>
                <w:szCs w:val="15"/>
                <w:lang w:val="en-GB"/>
              </w:rPr>
              <w:t xml:space="preserve"> year.</w:t>
            </w:r>
          </w:p>
          <w:p w14:paraId="284B3A12"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A person is considered to have </w:t>
            </w:r>
            <w:r w:rsidRPr="00292DEB">
              <w:rPr>
                <w:color w:val="008000"/>
                <w:sz w:val="15"/>
                <w:szCs w:val="15"/>
                <w:lang w:val="en-GB"/>
              </w:rPr>
              <w:t xml:space="preserve">partial invalidity </w:t>
            </w:r>
            <w:r w:rsidRPr="00292DEB">
              <w:rPr>
                <w:color w:val="000000" w:themeColor="text1"/>
                <w:sz w:val="15"/>
                <w:szCs w:val="15"/>
                <w:lang w:val="en-GB"/>
              </w:rPr>
              <w:t>(</w:t>
            </w:r>
            <w:r w:rsidRPr="00292DEB">
              <w:rPr>
                <w:i/>
                <w:iCs/>
                <w:color w:val="008080"/>
                <w:sz w:val="15"/>
                <w:szCs w:val="15"/>
              </w:rPr>
              <w:t>ΜΕΡΙΚΗ</w:t>
            </w:r>
            <w:r w:rsidRPr="00292DEB">
              <w:rPr>
                <w:i/>
                <w:iCs/>
                <w:color w:val="008080"/>
                <w:sz w:val="15"/>
                <w:szCs w:val="15"/>
                <w:lang w:val="en-GB"/>
              </w:rPr>
              <w:t xml:space="preserve"> </w:t>
            </w:r>
            <w:r w:rsidRPr="00292DEB">
              <w:rPr>
                <w:i/>
                <w:iCs/>
                <w:color w:val="008080"/>
                <w:sz w:val="15"/>
                <w:szCs w:val="15"/>
              </w:rPr>
              <w:t>ΑΝΑΠΗΡΙΑ</w:t>
            </w:r>
            <w:r w:rsidRPr="00292DEB">
              <w:rPr>
                <w:color w:val="000000" w:themeColor="text1"/>
                <w:sz w:val="15"/>
                <w:szCs w:val="15"/>
                <w:lang w:val="en-GB"/>
              </w:rPr>
              <w:t xml:space="preserve">) when, as a result of illness or physical or mental disability which appeared or worsened after affiliation, he/she cannot earn from work that responds to his/her strengths, skills and education and his/her usual professional employment more than half of the normal gross earnings of a mentally and physically healthy person in the same occupational category and educational level in the same prefecture during at least </w:t>
            </w:r>
            <w:r w:rsidRPr="00292DEB">
              <w:rPr>
                <w:color w:val="C00000"/>
                <w:sz w:val="15"/>
                <w:szCs w:val="15"/>
                <w:lang w:val="en-GB"/>
              </w:rPr>
              <w:t xml:space="preserve">six </w:t>
            </w:r>
            <w:r w:rsidRPr="00292DEB">
              <w:rPr>
                <w:color w:val="000000" w:themeColor="text1"/>
                <w:sz w:val="15"/>
                <w:szCs w:val="15"/>
                <w:lang w:val="en-GB"/>
              </w:rPr>
              <w:t>months.</w:t>
            </w:r>
          </w:p>
          <w:p w14:paraId="68FF807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 person is considered to have </w:t>
            </w:r>
            <w:r w:rsidRPr="00292DEB">
              <w:rPr>
                <w:color w:val="008000"/>
                <w:sz w:val="15"/>
                <w:szCs w:val="15"/>
                <w:lang w:val="en-GB"/>
              </w:rPr>
              <w:t xml:space="preserve">severe invalidity </w:t>
            </w:r>
            <w:r w:rsidRPr="00292DEB">
              <w:rPr>
                <w:color w:val="000000"/>
                <w:sz w:val="15"/>
                <w:szCs w:val="15"/>
                <w:lang w:val="en-GB"/>
              </w:rPr>
              <w:t>(</w:t>
            </w:r>
            <w:r w:rsidRPr="00292DEB">
              <w:rPr>
                <w:i/>
                <w:color w:val="008080"/>
                <w:sz w:val="15"/>
                <w:szCs w:val="15"/>
              </w:rPr>
              <w:t>ΒΑΡΙΑ</w:t>
            </w:r>
            <w:r w:rsidRPr="00292DEB">
              <w:rPr>
                <w:i/>
                <w:color w:val="008080"/>
                <w:sz w:val="15"/>
                <w:szCs w:val="15"/>
                <w:lang w:val="en-GB"/>
              </w:rPr>
              <w:t xml:space="preserve"> </w:t>
            </w:r>
            <w:r w:rsidRPr="00292DEB">
              <w:rPr>
                <w:i/>
                <w:color w:val="008080"/>
                <w:sz w:val="15"/>
                <w:szCs w:val="15"/>
              </w:rPr>
              <w:t>ΑΝΑΠΗΡΙΑ</w:t>
            </w:r>
            <w:r w:rsidRPr="00292DEB">
              <w:rPr>
                <w:color w:val="000000"/>
                <w:sz w:val="15"/>
                <w:szCs w:val="15"/>
                <w:lang w:val="en-GB"/>
              </w:rPr>
              <w:t xml:space="preserve">) when, </w:t>
            </w:r>
            <w:proofErr w:type="gramStart"/>
            <w:r w:rsidRPr="00292DEB">
              <w:rPr>
                <w:color w:val="000000"/>
                <w:sz w:val="15"/>
                <w:szCs w:val="15"/>
                <w:lang w:val="en-GB"/>
              </w:rPr>
              <w:t>as a result of</w:t>
            </w:r>
            <w:proofErr w:type="gramEnd"/>
            <w:r w:rsidRPr="00292DEB">
              <w:rPr>
                <w:color w:val="000000"/>
                <w:sz w:val="15"/>
                <w:szCs w:val="15"/>
                <w:lang w:val="en-GB"/>
              </w:rPr>
              <w:t xml:space="preserve"> illness or physical or mental disability which appeared or worsened after affiliation, he/she cannot earn more than a fifth of the normal gross earnings of a person of the same educational level during at least </w:t>
            </w:r>
            <w:r w:rsidRPr="00292DEB">
              <w:rPr>
                <w:color w:val="800000"/>
                <w:sz w:val="15"/>
                <w:szCs w:val="15"/>
                <w:lang w:val="en-GB"/>
              </w:rPr>
              <w:t>1</w:t>
            </w:r>
            <w:r w:rsidRPr="00292DEB">
              <w:rPr>
                <w:color w:val="000000"/>
                <w:sz w:val="15"/>
                <w:szCs w:val="15"/>
                <w:lang w:val="en-GB"/>
              </w:rPr>
              <w:t xml:space="preserve"> year.</w:t>
            </w:r>
          </w:p>
          <w:p w14:paraId="2CF0D483"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p>
          <w:p w14:paraId="2E1579A9" w14:textId="77777777" w:rsidR="00CD2271" w:rsidRPr="00292DEB" w:rsidRDefault="00CD2271"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results of applying these criteria are expressed in percentage:</w:t>
            </w:r>
          </w:p>
          <w:p w14:paraId="08E91A98" w14:textId="77777777" w:rsidR="00CD2271" w:rsidRPr="00292DEB" w:rsidRDefault="00CD2271" w:rsidP="00CD2271">
            <w:pPr>
              <w:pStyle w:val="Normal0"/>
              <w:numPr>
                <w:ilvl w:val="0"/>
                <w:numId w:val="121"/>
              </w:numPr>
              <w:pBdr>
                <w:top w:val="nil"/>
                <w:left w:val="nil"/>
                <w:bottom w:val="nil"/>
                <w:right w:val="nil"/>
                <w:between w:val="nil"/>
              </w:pBdr>
              <w:tabs>
                <w:tab w:val="left" w:pos="113"/>
                <w:tab w:val="left" w:pos="502"/>
              </w:tabs>
              <w:spacing w:before="0" w:after="0"/>
              <w:rPr>
                <w:color w:val="008000"/>
                <w:sz w:val="15"/>
                <w:szCs w:val="15"/>
                <w:lang w:val="en-GB"/>
              </w:rPr>
            </w:pPr>
            <w:r w:rsidRPr="00292DEB">
              <w:rPr>
                <w:color w:val="008000"/>
                <w:sz w:val="15"/>
                <w:szCs w:val="15"/>
                <w:lang w:val="en-GB"/>
              </w:rPr>
              <w:t>severe invalidity</w:t>
            </w:r>
            <w:r w:rsidRPr="00292DEB">
              <w:rPr>
                <w:color w:val="000000"/>
                <w:sz w:val="15"/>
                <w:szCs w:val="15"/>
                <w:lang w:val="en-GB"/>
              </w:rPr>
              <w:t xml:space="preserve">: invalidity of more than </w:t>
            </w:r>
            <w:r w:rsidRPr="00292DEB">
              <w:rPr>
                <w:color w:val="800000"/>
                <w:sz w:val="15"/>
                <w:szCs w:val="15"/>
                <w:lang w:val="en-GB"/>
              </w:rPr>
              <w:t>80%</w:t>
            </w:r>
            <w:r w:rsidRPr="00292DEB">
              <w:rPr>
                <w:color w:val="000000"/>
                <w:sz w:val="15"/>
                <w:szCs w:val="15"/>
                <w:lang w:val="en-GB"/>
              </w:rPr>
              <w:t>;</w:t>
            </w:r>
          </w:p>
          <w:p w14:paraId="71ADF6A8" w14:textId="77777777" w:rsidR="00CD2271" w:rsidRPr="00292DEB" w:rsidRDefault="00CD2271" w:rsidP="00CD2271">
            <w:pPr>
              <w:pStyle w:val="Normal0"/>
              <w:numPr>
                <w:ilvl w:val="0"/>
                <w:numId w:val="121"/>
              </w:numPr>
              <w:pBdr>
                <w:top w:val="nil"/>
                <w:left w:val="nil"/>
                <w:bottom w:val="nil"/>
                <w:right w:val="nil"/>
                <w:between w:val="nil"/>
              </w:pBdr>
              <w:tabs>
                <w:tab w:val="left" w:pos="113"/>
                <w:tab w:val="left" w:pos="502"/>
              </w:tabs>
              <w:spacing w:before="0" w:after="0"/>
              <w:rPr>
                <w:color w:val="008000"/>
                <w:sz w:val="15"/>
                <w:szCs w:val="15"/>
                <w:lang w:val="en-GB"/>
              </w:rPr>
            </w:pPr>
            <w:r w:rsidRPr="00292DEB">
              <w:rPr>
                <w:color w:val="008000"/>
                <w:sz w:val="15"/>
                <w:szCs w:val="15"/>
                <w:lang w:val="en-GB"/>
              </w:rPr>
              <w:t>normal invalidity</w:t>
            </w:r>
            <w:r w:rsidRPr="00292DEB">
              <w:rPr>
                <w:color w:val="000000"/>
                <w:sz w:val="15"/>
                <w:szCs w:val="15"/>
                <w:lang w:val="en-GB"/>
              </w:rPr>
              <w:t xml:space="preserve">: invalidity between </w:t>
            </w:r>
            <w:r w:rsidRPr="00292DEB">
              <w:rPr>
                <w:color w:val="800000"/>
                <w:sz w:val="15"/>
                <w:szCs w:val="15"/>
                <w:lang w:val="en-GB"/>
              </w:rPr>
              <w:t>67</w:t>
            </w:r>
            <w:r w:rsidRPr="00292DEB">
              <w:rPr>
                <w:color w:val="000000"/>
                <w:sz w:val="15"/>
                <w:szCs w:val="15"/>
                <w:lang w:val="en-GB"/>
              </w:rPr>
              <w:t xml:space="preserve">% and </w:t>
            </w:r>
            <w:r w:rsidRPr="00292DEB">
              <w:rPr>
                <w:color w:val="C00000"/>
                <w:sz w:val="15"/>
                <w:szCs w:val="15"/>
                <w:lang w:val="en-GB"/>
              </w:rPr>
              <w:t>79.99</w:t>
            </w:r>
            <w:r w:rsidRPr="00292DEB">
              <w:rPr>
                <w:color w:val="000000"/>
                <w:sz w:val="15"/>
                <w:szCs w:val="15"/>
                <w:lang w:val="en-GB"/>
              </w:rPr>
              <w:t>%;</w:t>
            </w:r>
          </w:p>
          <w:p w14:paraId="39DC8923" w14:textId="77777777" w:rsidR="00CD2271" w:rsidRPr="00292DEB" w:rsidRDefault="00CD2271" w:rsidP="00CD2271">
            <w:pPr>
              <w:pStyle w:val="Normal0"/>
              <w:numPr>
                <w:ilvl w:val="0"/>
                <w:numId w:val="121"/>
              </w:numPr>
              <w:pBdr>
                <w:top w:val="nil"/>
                <w:left w:val="nil"/>
                <w:bottom w:val="nil"/>
                <w:right w:val="nil"/>
                <w:between w:val="nil"/>
              </w:pBdr>
              <w:tabs>
                <w:tab w:val="left" w:pos="113"/>
                <w:tab w:val="left" w:pos="502"/>
              </w:tabs>
              <w:spacing w:before="0" w:after="0"/>
              <w:rPr>
                <w:color w:val="000000"/>
                <w:sz w:val="15"/>
                <w:szCs w:val="15"/>
                <w:lang w:val="en-GB"/>
              </w:rPr>
            </w:pPr>
            <w:r w:rsidRPr="00292DEB">
              <w:rPr>
                <w:color w:val="008000"/>
                <w:sz w:val="15"/>
                <w:szCs w:val="15"/>
                <w:lang w:val="en-GB"/>
              </w:rPr>
              <w:t>partial invalidity</w:t>
            </w:r>
            <w:r w:rsidRPr="00292DEB">
              <w:rPr>
                <w:color w:val="000000"/>
                <w:sz w:val="15"/>
                <w:szCs w:val="15"/>
                <w:lang w:val="en-GB"/>
              </w:rPr>
              <w:t xml:space="preserve">: invalidity between </w:t>
            </w:r>
            <w:r w:rsidRPr="00292DEB">
              <w:rPr>
                <w:color w:val="800000"/>
                <w:sz w:val="15"/>
                <w:szCs w:val="15"/>
                <w:lang w:val="en-GB"/>
              </w:rPr>
              <w:t>50</w:t>
            </w:r>
            <w:r w:rsidRPr="00292DEB">
              <w:rPr>
                <w:color w:val="000000"/>
                <w:sz w:val="15"/>
                <w:szCs w:val="15"/>
                <w:lang w:val="en-GB"/>
              </w:rPr>
              <w:t xml:space="preserve">% and </w:t>
            </w:r>
            <w:r w:rsidRPr="00292DEB">
              <w:rPr>
                <w:color w:val="800000"/>
                <w:sz w:val="15"/>
                <w:szCs w:val="15"/>
                <w:lang w:val="en-GB"/>
              </w:rPr>
              <w:t>66.99</w:t>
            </w:r>
            <w:r w:rsidRPr="00292DEB">
              <w:rPr>
                <w:color w:val="000000"/>
                <w:sz w:val="15"/>
                <w:szCs w:val="15"/>
                <w:lang w:val="en-GB"/>
              </w:rPr>
              <w:t>%.</w:t>
            </w:r>
          </w:p>
          <w:p w14:paraId="5C85D22A"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Minimum level to be eligible to invalidity pension: </w:t>
            </w:r>
            <w:r w:rsidRPr="00292DEB">
              <w:rPr>
                <w:color w:val="800000"/>
                <w:sz w:val="15"/>
                <w:szCs w:val="15"/>
                <w:lang w:val="en-GB"/>
              </w:rPr>
              <w:t>50%</w:t>
            </w:r>
            <w:r w:rsidRPr="00292DEB">
              <w:rPr>
                <w:color w:val="000000"/>
                <w:sz w:val="15"/>
                <w:szCs w:val="15"/>
                <w:lang w:val="en-GB"/>
              </w:rPr>
              <w:t>.</w:t>
            </w:r>
          </w:p>
          <w:p w14:paraId="14DC75EB" w14:textId="77777777" w:rsidR="00CD2271" w:rsidRPr="00292DEB" w:rsidRDefault="00CD2271" w:rsidP="00CD2271">
            <w:pPr>
              <w:pStyle w:val="Normal0"/>
              <w:pBdr>
                <w:top w:val="nil"/>
                <w:left w:val="nil"/>
                <w:bottom w:val="nil"/>
                <w:right w:val="nil"/>
                <w:between w:val="nil"/>
              </w:pBdr>
              <w:spacing w:after="0"/>
              <w:rPr>
                <w:color w:val="000000"/>
                <w:sz w:val="15"/>
                <w:szCs w:val="15"/>
                <w:lang w:val="en-GB"/>
              </w:rPr>
            </w:pPr>
          </w:p>
          <w:p w14:paraId="68A477FC" w14:textId="77777777" w:rsidR="00CD2271" w:rsidRPr="00292DEB" w:rsidRDefault="00CD2271" w:rsidP="00CD2271">
            <w:pPr>
              <w:pStyle w:val="Normal0"/>
              <w:pBdr>
                <w:top w:val="nil"/>
                <w:left w:val="nil"/>
                <w:bottom w:val="nil"/>
                <w:right w:val="nil"/>
                <w:between w:val="nil"/>
              </w:pBdr>
              <w:spacing w:before="0" w:after="0"/>
              <w:rPr>
                <w:color w:val="000000"/>
                <w:sz w:val="15"/>
                <w:szCs w:val="15"/>
              </w:rPr>
            </w:pPr>
            <w:r w:rsidRPr="00292DEB">
              <w:rPr>
                <w:color w:val="000000"/>
                <w:sz w:val="15"/>
                <w:szCs w:val="15"/>
                <w:lang w:val="en-GB"/>
              </w:rPr>
              <w:t xml:space="preserve">For civil servants the criteria used to assess eligibility for invalidity pension depend on the capacity to perform their duties in the civil service. </w:t>
            </w:r>
            <w:r w:rsidRPr="00292DEB">
              <w:rPr>
                <w:color w:val="000000"/>
                <w:sz w:val="15"/>
                <w:szCs w:val="15"/>
              </w:rPr>
              <w:t xml:space="preserve">The </w:t>
            </w:r>
            <w:proofErr w:type="spellStart"/>
            <w:r w:rsidRPr="00292DEB">
              <w:rPr>
                <w:color w:val="000000"/>
                <w:sz w:val="15"/>
                <w:szCs w:val="15"/>
              </w:rPr>
              <w:t>results</w:t>
            </w:r>
            <w:proofErr w:type="spellEnd"/>
            <w:r w:rsidRPr="00292DEB">
              <w:rPr>
                <w:color w:val="000000"/>
                <w:sz w:val="15"/>
                <w:szCs w:val="15"/>
              </w:rPr>
              <w:t xml:space="preserve"> are not </w:t>
            </w:r>
            <w:proofErr w:type="spellStart"/>
            <w:r w:rsidRPr="00292DEB">
              <w:rPr>
                <w:color w:val="000000"/>
                <w:sz w:val="15"/>
                <w:szCs w:val="15"/>
              </w:rPr>
              <w:t>expressed</w:t>
            </w:r>
            <w:proofErr w:type="spellEnd"/>
            <w:r w:rsidRPr="00292DEB">
              <w:rPr>
                <w:color w:val="000000"/>
                <w:sz w:val="15"/>
                <w:szCs w:val="15"/>
              </w:rPr>
              <w:t xml:space="preserve"> in percentage. </w:t>
            </w:r>
          </w:p>
          <w:p w14:paraId="5DFDD27C" w14:textId="5339DB12" w:rsidR="00CD2271" w:rsidRPr="00292DEB" w:rsidRDefault="00CD2271" w:rsidP="00CD2271">
            <w:pPr>
              <w:pStyle w:val="Normal0"/>
              <w:spacing w:after="0" w:line="276" w:lineRule="auto"/>
              <w:rPr>
                <w:b/>
                <w:color w:val="FF0000"/>
                <w:sz w:val="15"/>
                <w:szCs w:val="15"/>
                <w:lang w:val="en-US"/>
              </w:rPr>
            </w:pPr>
          </w:p>
        </w:tc>
        <w:tc>
          <w:tcPr>
            <w:tcW w:w="167" w:type="pct"/>
          </w:tcPr>
          <w:p w14:paraId="47835280" w14:textId="77777777" w:rsidR="00CD2271" w:rsidRPr="00292DEB" w:rsidRDefault="00CD2271" w:rsidP="00CD2271">
            <w:pPr>
              <w:spacing w:line="276" w:lineRule="auto"/>
              <w:rPr>
                <w:rFonts w:cs="Arial"/>
                <w:color w:val="0000FF"/>
                <w:lang w:val="fr-FR"/>
              </w:rPr>
            </w:pPr>
            <w:r w:rsidRPr="00292DEB">
              <w:rPr>
                <w:rFonts w:cs="Arial"/>
                <w:color w:val="0000FF"/>
                <w:lang w:val="fr-FR"/>
              </w:rPr>
              <w:t>5</w:t>
            </w:r>
          </w:p>
          <w:p w14:paraId="3728A9C8" w14:textId="77777777" w:rsidR="00CD2271" w:rsidRPr="00292DEB" w:rsidRDefault="00CD2271" w:rsidP="00CD2271">
            <w:pPr>
              <w:spacing w:line="276" w:lineRule="auto"/>
              <w:rPr>
                <w:rFonts w:cs="Arial"/>
                <w:color w:val="0000FF"/>
                <w:lang w:val="en-US"/>
              </w:rPr>
            </w:pPr>
          </w:p>
        </w:tc>
        <w:tc>
          <w:tcPr>
            <w:tcW w:w="127" w:type="pct"/>
          </w:tcPr>
          <w:p w14:paraId="1400DC3C" w14:textId="77777777" w:rsidR="00CD2271" w:rsidRPr="00292DEB" w:rsidRDefault="00CD2271" w:rsidP="00CD2271">
            <w:pPr>
              <w:spacing w:line="276" w:lineRule="auto"/>
              <w:rPr>
                <w:rFonts w:cs="Arial"/>
                <w:color w:val="0000FF"/>
                <w:lang w:val="fr-FR"/>
              </w:rPr>
            </w:pPr>
            <w:r w:rsidRPr="00292DEB">
              <w:rPr>
                <w:rFonts w:cs="Arial"/>
                <w:color w:val="0000FF"/>
                <w:lang w:val="fr-FR"/>
              </w:rPr>
              <w:t>8</w:t>
            </w:r>
          </w:p>
          <w:p w14:paraId="3EA01F6A" w14:textId="77777777" w:rsidR="00CD2271" w:rsidRPr="00292DEB" w:rsidRDefault="00CD2271" w:rsidP="00CD2271">
            <w:pPr>
              <w:spacing w:line="276" w:lineRule="auto"/>
              <w:rPr>
                <w:rFonts w:cs="Arial"/>
                <w:color w:val="0000FF"/>
                <w:lang w:val="en-US"/>
              </w:rPr>
            </w:pPr>
          </w:p>
        </w:tc>
        <w:tc>
          <w:tcPr>
            <w:tcW w:w="402" w:type="pct"/>
          </w:tcPr>
          <w:p w14:paraId="000D9436" w14:textId="77777777" w:rsidR="00CD2271" w:rsidRPr="00292DEB" w:rsidRDefault="00CD2271" w:rsidP="00CD2271">
            <w:pPr>
              <w:spacing w:line="276" w:lineRule="auto"/>
              <w:rPr>
                <w:rFonts w:cs="Arial"/>
                <w:color w:val="0000FF"/>
                <w:lang w:val="en-GB"/>
              </w:rPr>
            </w:pPr>
            <w:r w:rsidRPr="00292DEB">
              <w:rPr>
                <w:rFonts w:cs="Arial"/>
                <w:color w:val="0000FF"/>
                <w:lang w:val="en-GB"/>
              </w:rPr>
              <w:t>GREECE</w:t>
            </w:r>
          </w:p>
          <w:p w14:paraId="3AE2D874" w14:textId="77777777" w:rsidR="00CD2271" w:rsidRPr="00292DEB" w:rsidRDefault="00CD2271" w:rsidP="00CD2271">
            <w:pPr>
              <w:spacing w:line="276" w:lineRule="auto"/>
              <w:rPr>
                <w:rFonts w:cs="Arial"/>
                <w:color w:val="0000FF"/>
                <w:lang w:val="en-US"/>
              </w:rPr>
            </w:pPr>
          </w:p>
        </w:tc>
      </w:tr>
      <w:tr w:rsidR="005D0FED" w:rsidRPr="00292DEB" w14:paraId="64260DD4" w14:textId="77777777" w:rsidTr="005D0FED">
        <w:tc>
          <w:tcPr>
            <w:tcW w:w="193" w:type="pct"/>
          </w:tcPr>
          <w:p w14:paraId="4FD647EA" w14:textId="77777777" w:rsidR="005D0FED" w:rsidRPr="00292DEB" w:rsidRDefault="005D0FED" w:rsidP="00CD2271">
            <w:pPr>
              <w:spacing w:line="276" w:lineRule="auto"/>
              <w:jc w:val="left"/>
              <w:rPr>
                <w:rFonts w:cs="Arial"/>
                <w:lang w:val="es-ES"/>
              </w:rPr>
            </w:pPr>
            <w:r w:rsidRPr="00292DEB">
              <w:rPr>
                <w:rFonts w:cs="Arial"/>
                <w:lang w:val="es-ES"/>
              </w:rPr>
              <w:t>EL</w:t>
            </w:r>
          </w:p>
          <w:p w14:paraId="6A91BC23" w14:textId="77777777" w:rsidR="005D0FED" w:rsidRPr="00292DEB" w:rsidRDefault="005D0FED" w:rsidP="00CD2271">
            <w:pPr>
              <w:spacing w:line="276" w:lineRule="auto"/>
              <w:jc w:val="left"/>
              <w:rPr>
                <w:rFonts w:cs="Arial"/>
                <w:lang w:val="es-ES"/>
              </w:rPr>
            </w:pPr>
            <w:r w:rsidRPr="00292DEB">
              <w:rPr>
                <w:rFonts w:cs="Arial"/>
                <w:lang w:val="es-ES"/>
              </w:rPr>
              <w:t>EL</w:t>
            </w:r>
          </w:p>
          <w:p w14:paraId="73EB8CA3" w14:textId="77777777" w:rsidR="005D0FED" w:rsidRPr="00292DEB" w:rsidRDefault="005D0FED" w:rsidP="00CD2271">
            <w:pPr>
              <w:spacing w:line="276" w:lineRule="auto"/>
              <w:jc w:val="left"/>
              <w:rPr>
                <w:rFonts w:cs="Arial"/>
                <w:lang w:val="es-ES"/>
              </w:rPr>
            </w:pPr>
            <w:r w:rsidRPr="00292DEB">
              <w:rPr>
                <w:rFonts w:cs="Arial"/>
                <w:lang w:val="es-ES"/>
              </w:rPr>
              <w:t>EL</w:t>
            </w:r>
          </w:p>
          <w:p w14:paraId="2E7F4812" w14:textId="77777777" w:rsidR="005D0FED" w:rsidRPr="00292DEB" w:rsidRDefault="005D0FED" w:rsidP="00CD2271">
            <w:pPr>
              <w:spacing w:line="276" w:lineRule="auto"/>
              <w:jc w:val="left"/>
              <w:rPr>
                <w:rFonts w:cs="Arial"/>
                <w:lang w:val="es-ES"/>
              </w:rPr>
            </w:pPr>
            <w:r w:rsidRPr="00292DEB">
              <w:rPr>
                <w:rFonts w:cs="Arial"/>
                <w:lang w:val="es-ES"/>
              </w:rPr>
              <w:t>EL</w:t>
            </w:r>
          </w:p>
          <w:p w14:paraId="170D8822" w14:textId="63FCA1F2"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48D55F50" w14:textId="77777777" w:rsidR="005D0FED" w:rsidRPr="00292DEB" w:rsidRDefault="005D0FED" w:rsidP="00CD2271">
            <w:pPr>
              <w:spacing w:line="276" w:lineRule="auto"/>
              <w:rPr>
                <w:rFonts w:eastAsia="Arial" w:cs="Arial"/>
                <w:i/>
                <w:iCs/>
                <w:color w:val="008080"/>
              </w:rPr>
            </w:pPr>
            <w:r w:rsidRPr="00292DEB">
              <w:rPr>
                <w:rFonts w:cs="Arial"/>
              </w:rPr>
              <w:t xml:space="preserve">Der Anspruch wird von dem Zentrum zur Bestätigung der Erwerbsunfähigkeit </w:t>
            </w:r>
            <w:r w:rsidRPr="00292DEB">
              <w:rPr>
                <w:rFonts w:eastAsia="Arial" w:cs="Arial"/>
                <w:color w:val="008000"/>
              </w:rPr>
              <w:t xml:space="preserve">(KEPA) </w:t>
            </w:r>
            <w:r w:rsidRPr="00292DEB">
              <w:rPr>
                <w:rFonts w:eastAsia="Arial" w:cs="Arial"/>
                <w:i/>
                <w:iCs/>
                <w:color w:val="008080"/>
              </w:rPr>
              <w:t xml:space="preserve">(ΚΕΝΤΡΑ ΠΙΣΤΟΠΟΙΗΣΗΣ ΑΝΑΠΗΡΙΑΣ – ΚΕΠΑ) </w:t>
            </w:r>
            <w:r w:rsidRPr="00292DEB">
              <w:rPr>
                <w:rFonts w:cs="Arial"/>
              </w:rPr>
              <w:t>beurteilt</w:t>
            </w:r>
            <w:r w:rsidRPr="00292DEB">
              <w:rPr>
                <w:rFonts w:eastAsia="Arial" w:cs="Arial"/>
                <w:i/>
                <w:iCs/>
                <w:color w:val="008080"/>
              </w:rPr>
              <w:t>.</w:t>
            </w:r>
          </w:p>
          <w:p w14:paraId="3CB65C99" w14:textId="77777777" w:rsidR="005D0FED" w:rsidRPr="00292DEB" w:rsidRDefault="005D0FED" w:rsidP="00CD2271">
            <w:pPr>
              <w:spacing w:line="276" w:lineRule="auto"/>
              <w:rPr>
                <w:rFonts w:cs="Arial"/>
                <w:b/>
                <w:color w:val="FF0000"/>
              </w:rPr>
            </w:pPr>
          </w:p>
          <w:p w14:paraId="3B0B3FEF" w14:textId="77777777" w:rsidR="005D0FED" w:rsidRPr="00292DEB" w:rsidRDefault="005D0FED" w:rsidP="00CD2271">
            <w:pPr>
              <w:spacing w:line="276" w:lineRule="auto"/>
              <w:rPr>
                <w:rFonts w:cs="Arial"/>
              </w:rPr>
            </w:pPr>
            <w:r w:rsidRPr="00292DEB">
              <w:rPr>
                <w:rFonts w:cs="Arial"/>
              </w:rPr>
              <w:t>Die Bewertungsverfahren und -kriterien sind im ganzen Land gleich.</w:t>
            </w:r>
          </w:p>
          <w:p w14:paraId="39A0924F" w14:textId="77777777" w:rsidR="005D0FED" w:rsidRPr="00292DEB" w:rsidRDefault="005D0FED" w:rsidP="00CD2271">
            <w:pPr>
              <w:spacing w:line="276" w:lineRule="auto"/>
              <w:rPr>
                <w:rFonts w:cs="Arial"/>
              </w:rPr>
            </w:pPr>
          </w:p>
          <w:p w14:paraId="1856942D" w14:textId="6019BC69" w:rsidR="005D0FED" w:rsidRPr="00292DEB" w:rsidRDefault="005D0FED" w:rsidP="005D0FED">
            <w:pPr>
              <w:spacing w:line="276" w:lineRule="auto"/>
              <w:rPr>
                <w:rFonts w:cs="Arial"/>
                <w:highlight w:val="yellow"/>
              </w:rPr>
            </w:pPr>
            <w:r w:rsidRPr="00292DEB">
              <w:rPr>
                <w:rFonts w:cs="Arial"/>
              </w:rPr>
              <w:t>Möglichkeit der Berufung gegen die Entscheidung/Zertifizierung von KEPA bei Ausschüssen zweiten Grades von KEPA.</w:t>
            </w:r>
          </w:p>
        </w:tc>
        <w:tc>
          <w:tcPr>
            <w:tcW w:w="1370" w:type="pct"/>
          </w:tcPr>
          <w:p w14:paraId="565DEE92" w14:textId="77777777" w:rsidR="005D0FED" w:rsidRPr="00292DEB" w:rsidRDefault="005D0FED" w:rsidP="00CD2271">
            <w:pPr>
              <w:spacing w:line="276" w:lineRule="auto"/>
              <w:rPr>
                <w:rFonts w:cs="Arial"/>
                <w:lang w:val="fr-BE"/>
              </w:rPr>
            </w:pPr>
            <w:r w:rsidRPr="00292DEB">
              <w:rPr>
                <w:rFonts w:cs="Arial"/>
                <w:lang w:val="fr-BE"/>
              </w:rPr>
              <w:t xml:space="preserve">La demande est examinée par les médecins des </w:t>
            </w:r>
            <w:r w:rsidRPr="00292DEB">
              <w:rPr>
                <w:rFonts w:cs="Arial"/>
                <w:color w:val="008000"/>
                <w:lang w:val="fr-BE"/>
              </w:rPr>
              <w:t xml:space="preserve">Centres pour la certification de l’incapacité (KEPA) </w:t>
            </w:r>
            <w:r w:rsidRPr="00292DEB">
              <w:rPr>
                <w:rFonts w:cs="Arial"/>
                <w:i/>
                <w:color w:val="008080"/>
                <w:lang w:val="fr-BE"/>
              </w:rPr>
              <w:t>(KENTPA ΠΙΣΤΟΠΟΙΗΣΗΣ ΑΝΑΠΗΡΙΑΣ – ΚΕΠΑ)</w:t>
            </w:r>
            <w:r w:rsidRPr="00292DEB">
              <w:rPr>
                <w:rFonts w:cs="Arial"/>
                <w:lang w:val="fr-BE"/>
              </w:rPr>
              <w:t xml:space="preserve">. </w:t>
            </w:r>
          </w:p>
          <w:p w14:paraId="6C963C7D" w14:textId="77777777" w:rsidR="005D0FED" w:rsidRPr="00292DEB" w:rsidRDefault="005D0FED" w:rsidP="00CD2271">
            <w:pPr>
              <w:spacing w:line="276" w:lineRule="auto"/>
              <w:rPr>
                <w:rFonts w:cs="Arial"/>
                <w:lang w:val="fr-BE"/>
              </w:rPr>
            </w:pPr>
          </w:p>
          <w:p w14:paraId="5A9B855D" w14:textId="77777777" w:rsidR="005D0FED" w:rsidRPr="00292DEB" w:rsidRDefault="005D0FED" w:rsidP="00CD2271">
            <w:pPr>
              <w:spacing w:line="276" w:lineRule="auto"/>
              <w:rPr>
                <w:rFonts w:cs="Arial"/>
                <w:lang w:val="fr-BE"/>
              </w:rPr>
            </w:pPr>
            <w:r w:rsidRPr="00292DEB">
              <w:rPr>
                <w:rFonts w:cs="Arial"/>
                <w:lang w:val="fr-BE"/>
              </w:rPr>
              <w:t>Les procédures et critères d’évaluation sont les mêmes partout dans le pays.</w:t>
            </w:r>
          </w:p>
          <w:p w14:paraId="1B5827AA" w14:textId="77777777" w:rsidR="005D0FED" w:rsidRPr="00292DEB" w:rsidRDefault="005D0FED" w:rsidP="00CD2271">
            <w:pPr>
              <w:spacing w:line="276" w:lineRule="auto"/>
              <w:rPr>
                <w:rFonts w:cs="Arial"/>
                <w:lang w:val="fr-BE"/>
              </w:rPr>
            </w:pPr>
          </w:p>
          <w:p w14:paraId="1FF6674C" w14:textId="77777777" w:rsidR="005D0FED" w:rsidRPr="00292DEB" w:rsidRDefault="005D0FED" w:rsidP="00CD2271">
            <w:pPr>
              <w:spacing w:line="276" w:lineRule="auto"/>
              <w:rPr>
                <w:rFonts w:cs="Arial"/>
                <w:lang w:val="fr-BE"/>
              </w:rPr>
            </w:pPr>
            <w:r w:rsidRPr="00292DEB">
              <w:rPr>
                <w:rFonts w:cs="Arial"/>
                <w:lang w:val="fr-BE"/>
              </w:rPr>
              <w:t>Un appel de la décision du KEPA est possible auprès des comités de second niveau du KEPA.</w:t>
            </w:r>
          </w:p>
          <w:p w14:paraId="0A5767C7" w14:textId="260915AC" w:rsidR="005D0FED" w:rsidRPr="00292DEB" w:rsidRDefault="005D0FED" w:rsidP="00CD2271">
            <w:pPr>
              <w:spacing w:line="276" w:lineRule="auto"/>
              <w:rPr>
                <w:rFonts w:cs="Arial"/>
                <w:highlight w:val="yellow"/>
                <w:lang w:val="fr-BE"/>
              </w:rPr>
            </w:pPr>
          </w:p>
        </w:tc>
        <w:tc>
          <w:tcPr>
            <w:tcW w:w="1370" w:type="pct"/>
          </w:tcPr>
          <w:p w14:paraId="089BE08F"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E-V-09-EL</w:t>
            </w:r>
          </w:p>
          <w:p w14:paraId="5F02718A" w14:textId="77777777" w:rsidR="005D0FED" w:rsidRPr="00292DEB" w:rsidRDefault="005D0FED" w:rsidP="00CD2271">
            <w:pPr>
              <w:pStyle w:val="Normal0"/>
              <w:pBdr>
                <w:top w:val="nil"/>
                <w:left w:val="nil"/>
                <w:bottom w:val="nil"/>
                <w:right w:val="nil"/>
                <w:between w:val="nil"/>
              </w:pBdr>
              <w:spacing w:after="0"/>
              <w:rPr>
                <w:i/>
                <w:color w:val="008080"/>
                <w:sz w:val="15"/>
                <w:szCs w:val="15"/>
                <w:lang w:val="en-GB"/>
              </w:rPr>
            </w:pPr>
            <w:r w:rsidRPr="00292DEB">
              <w:rPr>
                <w:color w:val="000000"/>
                <w:sz w:val="15"/>
                <w:szCs w:val="15"/>
                <w:lang w:val="en-GB"/>
              </w:rPr>
              <w:t xml:space="preserve">The claim is assessed by the doctors of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w:t>
            </w:r>
          </w:p>
          <w:p w14:paraId="7BCA9FAF" w14:textId="77777777" w:rsidR="005D0FED" w:rsidRPr="00292DEB" w:rsidRDefault="005D0FED" w:rsidP="00CD2271">
            <w:pPr>
              <w:pStyle w:val="Normal0"/>
              <w:pBdr>
                <w:top w:val="nil"/>
                <w:left w:val="nil"/>
                <w:bottom w:val="nil"/>
                <w:right w:val="nil"/>
                <w:between w:val="nil"/>
              </w:pBdr>
              <w:spacing w:before="0" w:after="0"/>
              <w:rPr>
                <w:b/>
                <w:color w:val="FF0000"/>
                <w:sz w:val="15"/>
                <w:szCs w:val="15"/>
                <w:lang w:val="en-GB"/>
              </w:rPr>
            </w:pPr>
          </w:p>
          <w:p w14:paraId="275CF3A3"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assessment procedures and criteria are the same across the country.</w:t>
            </w:r>
          </w:p>
          <w:p w14:paraId="33FB7FD2"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20C217D1" w14:textId="52635954" w:rsidR="005D0FED" w:rsidRPr="00292DEB" w:rsidRDefault="005D0FED" w:rsidP="00CD2271">
            <w:pPr>
              <w:pStyle w:val="Normal0"/>
              <w:pBdr>
                <w:top w:val="nil"/>
                <w:left w:val="nil"/>
                <w:bottom w:val="nil"/>
                <w:right w:val="nil"/>
                <w:between w:val="nil"/>
              </w:pBdr>
              <w:spacing w:after="0" w:line="276" w:lineRule="auto"/>
              <w:rPr>
                <w:b/>
                <w:color w:val="FF0000"/>
                <w:sz w:val="15"/>
                <w:szCs w:val="15"/>
                <w:highlight w:val="yellow"/>
                <w:lang w:val="en-US"/>
              </w:rPr>
            </w:pPr>
            <w:r w:rsidRPr="00292DEB">
              <w:rPr>
                <w:color w:val="000000"/>
                <w:sz w:val="15"/>
                <w:szCs w:val="15"/>
                <w:lang w:val="en-GB"/>
              </w:rPr>
              <w:t>Possibility of appeal on the decision/certification of KEPA to Committees of Second Degree of KEPA.</w:t>
            </w:r>
          </w:p>
        </w:tc>
        <w:tc>
          <w:tcPr>
            <w:tcW w:w="167" w:type="pct"/>
          </w:tcPr>
          <w:p w14:paraId="23FB87C1"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75DD53A4" w14:textId="77777777" w:rsidR="005D0FED" w:rsidRPr="00292DEB" w:rsidRDefault="005D0FED" w:rsidP="00CD2271">
            <w:pPr>
              <w:spacing w:line="276" w:lineRule="auto"/>
              <w:rPr>
                <w:rFonts w:cs="Arial"/>
                <w:color w:val="0000FF"/>
                <w:lang w:val="en-US"/>
              </w:rPr>
            </w:pPr>
          </w:p>
        </w:tc>
        <w:tc>
          <w:tcPr>
            <w:tcW w:w="127" w:type="pct"/>
          </w:tcPr>
          <w:p w14:paraId="0393AA12" w14:textId="77777777" w:rsidR="005D0FED" w:rsidRPr="00292DEB" w:rsidRDefault="005D0FED" w:rsidP="00CD2271">
            <w:pPr>
              <w:spacing w:line="276" w:lineRule="auto"/>
              <w:rPr>
                <w:rFonts w:cs="Arial"/>
                <w:color w:val="0000FF"/>
                <w:lang w:val="fr-FR"/>
              </w:rPr>
            </w:pPr>
            <w:r w:rsidRPr="00292DEB">
              <w:rPr>
                <w:rFonts w:cs="Arial"/>
                <w:color w:val="0000FF"/>
                <w:lang w:val="fr-FR"/>
              </w:rPr>
              <w:t>9</w:t>
            </w:r>
          </w:p>
          <w:p w14:paraId="68F2A4F0" w14:textId="77777777" w:rsidR="005D0FED" w:rsidRPr="00292DEB" w:rsidRDefault="005D0FED" w:rsidP="00CD2271">
            <w:pPr>
              <w:spacing w:line="276" w:lineRule="auto"/>
              <w:rPr>
                <w:rFonts w:cs="Arial"/>
                <w:color w:val="0000FF"/>
                <w:lang w:val="en-US"/>
              </w:rPr>
            </w:pPr>
          </w:p>
        </w:tc>
        <w:tc>
          <w:tcPr>
            <w:tcW w:w="402" w:type="pct"/>
          </w:tcPr>
          <w:p w14:paraId="52F02312"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21E4DE04" w14:textId="77777777" w:rsidR="005D0FED" w:rsidRPr="00292DEB" w:rsidRDefault="005D0FED" w:rsidP="00CD2271">
            <w:pPr>
              <w:spacing w:line="276" w:lineRule="auto"/>
              <w:rPr>
                <w:rFonts w:cs="Arial"/>
                <w:color w:val="0000FF"/>
                <w:lang w:val="en-US"/>
              </w:rPr>
            </w:pPr>
          </w:p>
        </w:tc>
      </w:tr>
      <w:tr w:rsidR="005D0FED" w:rsidRPr="00292DEB" w14:paraId="2A22FA6C" w14:textId="77777777" w:rsidTr="005D0FED">
        <w:tc>
          <w:tcPr>
            <w:tcW w:w="193" w:type="pct"/>
          </w:tcPr>
          <w:p w14:paraId="697A0D06" w14:textId="77777777" w:rsidR="005D0FED" w:rsidRPr="00292DEB" w:rsidRDefault="005D0FED" w:rsidP="00CD2271">
            <w:pPr>
              <w:spacing w:line="276" w:lineRule="auto"/>
              <w:jc w:val="left"/>
              <w:rPr>
                <w:rFonts w:cs="Arial"/>
                <w:lang w:val="es-ES"/>
              </w:rPr>
            </w:pPr>
            <w:r w:rsidRPr="00292DEB">
              <w:rPr>
                <w:rFonts w:cs="Arial"/>
                <w:lang w:val="es-ES"/>
              </w:rPr>
              <w:lastRenderedPageBreak/>
              <w:t>EL</w:t>
            </w:r>
          </w:p>
          <w:p w14:paraId="0A527F51" w14:textId="77777777" w:rsidR="005D0FED" w:rsidRPr="00292DEB" w:rsidRDefault="005D0FED" w:rsidP="00CD2271">
            <w:pPr>
              <w:spacing w:line="276" w:lineRule="auto"/>
              <w:jc w:val="left"/>
              <w:rPr>
                <w:rFonts w:cs="Arial"/>
                <w:lang w:val="es-ES"/>
              </w:rPr>
            </w:pPr>
            <w:r w:rsidRPr="00292DEB">
              <w:rPr>
                <w:rFonts w:cs="Arial"/>
                <w:lang w:val="es-ES"/>
              </w:rPr>
              <w:t>EL</w:t>
            </w:r>
          </w:p>
          <w:p w14:paraId="19EAFBA1" w14:textId="77777777" w:rsidR="005D0FED" w:rsidRPr="00292DEB" w:rsidRDefault="005D0FED" w:rsidP="00CD2271">
            <w:pPr>
              <w:spacing w:line="276" w:lineRule="auto"/>
              <w:jc w:val="left"/>
              <w:rPr>
                <w:rFonts w:cs="Arial"/>
                <w:lang w:val="es-ES"/>
              </w:rPr>
            </w:pPr>
            <w:r w:rsidRPr="00292DEB">
              <w:rPr>
                <w:rFonts w:cs="Arial"/>
                <w:lang w:val="es-ES"/>
              </w:rPr>
              <w:t>EL</w:t>
            </w:r>
          </w:p>
          <w:p w14:paraId="66C4019D" w14:textId="77777777" w:rsidR="005D0FED" w:rsidRPr="00292DEB" w:rsidRDefault="005D0FED" w:rsidP="00CD2271">
            <w:pPr>
              <w:spacing w:line="276" w:lineRule="auto"/>
              <w:jc w:val="left"/>
              <w:rPr>
                <w:rFonts w:cs="Arial"/>
                <w:lang w:val="es-ES"/>
              </w:rPr>
            </w:pPr>
            <w:r w:rsidRPr="00292DEB">
              <w:rPr>
                <w:rFonts w:cs="Arial"/>
                <w:lang w:val="es-ES"/>
              </w:rPr>
              <w:t>EL</w:t>
            </w:r>
          </w:p>
          <w:p w14:paraId="087ED1BC" w14:textId="77777777" w:rsidR="005D0FED" w:rsidRPr="00292DEB" w:rsidRDefault="005D0FED" w:rsidP="00CD2271">
            <w:pPr>
              <w:spacing w:line="276" w:lineRule="auto"/>
              <w:jc w:val="left"/>
              <w:rPr>
                <w:rFonts w:cs="Arial"/>
                <w:lang w:val="es-ES"/>
              </w:rPr>
            </w:pPr>
            <w:r w:rsidRPr="00292DEB">
              <w:rPr>
                <w:rFonts w:cs="Arial"/>
                <w:lang w:val="es-ES"/>
              </w:rPr>
              <w:t>EL</w:t>
            </w:r>
          </w:p>
          <w:p w14:paraId="0440C9C8" w14:textId="77777777" w:rsidR="005D0FED" w:rsidRPr="00292DEB" w:rsidRDefault="005D0FED" w:rsidP="00CD2271">
            <w:pPr>
              <w:spacing w:line="276" w:lineRule="auto"/>
              <w:jc w:val="left"/>
              <w:rPr>
                <w:rFonts w:cs="Arial"/>
                <w:lang w:val="es-ES"/>
              </w:rPr>
            </w:pPr>
            <w:r w:rsidRPr="00292DEB">
              <w:rPr>
                <w:rFonts w:cs="Arial"/>
                <w:lang w:val="es-ES"/>
              </w:rPr>
              <w:t>EL</w:t>
            </w:r>
          </w:p>
          <w:p w14:paraId="44899EC6" w14:textId="77777777" w:rsidR="005D0FED" w:rsidRPr="00292DEB" w:rsidRDefault="005D0FED" w:rsidP="00CD2271">
            <w:pPr>
              <w:spacing w:line="276" w:lineRule="auto"/>
              <w:jc w:val="left"/>
              <w:rPr>
                <w:rFonts w:cs="Arial"/>
                <w:lang w:val="en-GB"/>
              </w:rPr>
            </w:pPr>
            <w:r w:rsidRPr="00292DEB">
              <w:rPr>
                <w:rFonts w:cs="Arial"/>
                <w:lang w:val="en-GB"/>
              </w:rPr>
              <w:t>EL</w:t>
            </w:r>
          </w:p>
          <w:p w14:paraId="6E9CF6B5" w14:textId="77777777" w:rsidR="005D0FED" w:rsidRPr="00292DEB" w:rsidRDefault="005D0FED" w:rsidP="00CD2271">
            <w:pPr>
              <w:spacing w:line="276" w:lineRule="auto"/>
              <w:jc w:val="left"/>
              <w:rPr>
                <w:rFonts w:cs="Arial"/>
                <w:lang w:val="en-GB"/>
              </w:rPr>
            </w:pPr>
            <w:r w:rsidRPr="00292DEB">
              <w:rPr>
                <w:rFonts w:cs="Arial"/>
                <w:lang w:val="en-GB"/>
              </w:rPr>
              <w:t>EL</w:t>
            </w:r>
          </w:p>
          <w:p w14:paraId="718E2CA5" w14:textId="16B1635C"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63714401" w14:textId="77777777" w:rsidR="005D0FED" w:rsidRPr="00292DEB" w:rsidRDefault="005D0FED" w:rsidP="00CD2271">
            <w:pPr>
              <w:spacing w:line="276" w:lineRule="auto"/>
              <w:rPr>
                <w:rFonts w:cs="Arial"/>
              </w:rPr>
            </w:pPr>
            <w:r w:rsidRPr="00292DEB">
              <w:rPr>
                <w:rFonts w:cs="Arial"/>
              </w:rPr>
              <w:t xml:space="preserve">Möglichkeit der Revision des Grads der Erwerbsminderung nach Ablaufen des von dem </w:t>
            </w:r>
            <w:r w:rsidRPr="00292DEB">
              <w:rPr>
                <w:rFonts w:cs="Arial"/>
                <w:color w:val="008000"/>
              </w:rPr>
              <w:t>Zentrum zur Bestätigung der Erwerbsunfähigkeit (KEPA)</w:t>
            </w:r>
            <w:r w:rsidRPr="00292DEB">
              <w:rPr>
                <w:rFonts w:cs="Arial"/>
              </w:rPr>
              <w:t xml:space="preserve"> </w:t>
            </w:r>
            <w:r w:rsidRPr="00292DEB">
              <w:rPr>
                <w:rFonts w:cs="Arial"/>
                <w:i/>
                <w:color w:val="008080"/>
              </w:rPr>
              <w:t xml:space="preserve">(ΚΕΝΤΡΑ ΠΙΣΤΟΠΟΙΗΣΗΣ ΑΝΑΠΗΡΙΑΣ– ΚΕΠΑ) </w:t>
            </w:r>
            <w:r w:rsidRPr="00292DEB">
              <w:rPr>
                <w:rFonts w:cs="Arial"/>
              </w:rPr>
              <w:t>gewährten Zeitraums von Invalidität und bei bedeutenden Veränderungen im Gesundheitszustand. Wurde die oben genannte Nachuntersuchung dreimalig durchgeführt, ist es möglich, eine lebenslange Rente gewährt zu bekommen, sofern besondere Bedingungen erfüllt sind.</w:t>
            </w:r>
          </w:p>
          <w:p w14:paraId="0B4ACD88" w14:textId="77777777" w:rsidR="005D0FED" w:rsidRPr="00292DEB" w:rsidRDefault="005D0FED" w:rsidP="00CD2271">
            <w:pPr>
              <w:spacing w:line="276" w:lineRule="auto"/>
              <w:rPr>
                <w:rFonts w:cs="Arial"/>
              </w:rPr>
            </w:pPr>
            <w:r w:rsidRPr="00292DEB">
              <w:rPr>
                <w:rFonts w:cs="Arial"/>
              </w:rPr>
              <w:t>Die Neubewertung hängt von dem von der KEPA gewährten Zeitraum ab und nicht vom Grad der Invalidität oder Beeinträchtigung oder dem Ausmaß der Arbeitsfähigkeit/ Arbeitsunfähigkeit.</w:t>
            </w:r>
          </w:p>
          <w:p w14:paraId="4FBB94DA" w14:textId="77777777" w:rsidR="005D0FED" w:rsidRPr="00292DEB" w:rsidRDefault="005D0FED" w:rsidP="00CD2271">
            <w:pPr>
              <w:spacing w:line="276" w:lineRule="auto"/>
              <w:rPr>
                <w:rFonts w:cs="Arial"/>
              </w:rPr>
            </w:pPr>
            <w:r w:rsidRPr="00292DEB">
              <w:rPr>
                <w:rFonts w:cs="Arial"/>
              </w:rPr>
              <w:t>KEPA ist für die Durchführung der Neubewertung zuständig.</w:t>
            </w:r>
          </w:p>
          <w:p w14:paraId="4B3763AC" w14:textId="4AE58D79" w:rsidR="005D0FED" w:rsidRPr="00292DEB" w:rsidRDefault="005D0FED" w:rsidP="00CD2271">
            <w:pPr>
              <w:spacing w:line="276" w:lineRule="auto"/>
              <w:rPr>
                <w:rFonts w:cs="Arial"/>
              </w:rPr>
            </w:pPr>
          </w:p>
        </w:tc>
        <w:tc>
          <w:tcPr>
            <w:tcW w:w="1370" w:type="pct"/>
          </w:tcPr>
          <w:p w14:paraId="6A4A3CBE" w14:textId="77777777" w:rsidR="005D0FED" w:rsidRPr="00292DEB" w:rsidRDefault="005D0FED" w:rsidP="00CD2271">
            <w:pPr>
              <w:spacing w:line="276" w:lineRule="auto"/>
              <w:rPr>
                <w:rFonts w:cs="Arial"/>
                <w:lang w:val="fr-BE"/>
              </w:rPr>
            </w:pPr>
            <w:r w:rsidRPr="00292DEB">
              <w:rPr>
                <w:rFonts w:cs="Arial"/>
                <w:lang w:val="fr-BE"/>
              </w:rPr>
              <w:t xml:space="preserve">Révision possible lorsque la période d’invalidité octroyée par les </w:t>
            </w:r>
            <w:r w:rsidRPr="00292DEB">
              <w:rPr>
                <w:rFonts w:cs="Arial"/>
                <w:color w:val="008000"/>
                <w:lang w:val="fr-BE"/>
              </w:rPr>
              <w:t xml:space="preserve">Centres pour la certification de l’incapacité (KEPA) </w:t>
            </w:r>
            <w:r w:rsidRPr="00292DEB">
              <w:rPr>
                <w:rFonts w:cs="Arial"/>
                <w:i/>
                <w:color w:val="008080"/>
                <w:lang w:val="fr-BE"/>
              </w:rPr>
              <w:t>(ΚΕΝΤΡΑ ΠΙΣΤΟΠΟΙΗΣΗΣ ΑΝΑΠΗΡΙΑΣ – ΚΕΠΑ)</w:t>
            </w:r>
            <w:r w:rsidRPr="00292DEB">
              <w:rPr>
                <w:rFonts w:cs="Arial"/>
                <w:lang w:val="fr-BE"/>
              </w:rPr>
              <w:t xml:space="preserve"> est échue et en cas de changement important de l’état de santé. Après trois procédures de révision, possibilité d’octroi de la pension à vie si des conditions spécifiques sont remplies.</w:t>
            </w:r>
          </w:p>
          <w:p w14:paraId="3D094527" w14:textId="77777777" w:rsidR="005D0FED" w:rsidRPr="00292DEB" w:rsidRDefault="005D0FED" w:rsidP="00CD2271">
            <w:pPr>
              <w:spacing w:line="276" w:lineRule="auto"/>
              <w:rPr>
                <w:rFonts w:cs="Arial"/>
                <w:lang w:val="fr-BE"/>
              </w:rPr>
            </w:pPr>
            <w:r w:rsidRPr="00292DEB">
              <w:rPr>
                <w:rFonts w:cs="Arial"/>
                <w:lang w:val="fr-BE"/>
              </w:rPr>
              <w:t xml:space="preserve">La réévaluation dépend de la période accordée par le KEPA et non du degré d’invalidité ou de déficience ni du taux de capacité/d’incapacité de travail. </w:t>
            </w:r>
          </w:p>
          <w:p w14:paraId="545133CC" w14:textId="27AEB3E0" w:rsidR="005D0FED" w:rsidRPr="00292DEB" w:rsidRDefault="005D0FED" w:rsidP="00CD2271">
            <w:pPr>
              <w:spacing w:line="276" w:lineRule="auto"/>
              <w:rPr>
                <w:rFonts w:cs="Arial"/>
                <w:lang w:val="fr-BE"/>
              </w:rPr>
            </w:pPr>
            <w:r w:rsidRPr="00292DEB">
              <w:rPr>
                <w:rFonts w:cs="Arial"/>
                <w:lang w:val="fr-BE"/>
              </w:rPr>
              <w:t>La réévaluation incombe au KEPA.</w:t>
            </w:r>
          </w:p>
        </w:tc>
        <w:tc>
          <w:tcPr>
            <w:tcW w:w="1370" w:type="pct"/>
          </w:tcPr>
          <w:p w14:paraId="2BF86B5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E-V-10-EL</w:t>
            </w:r>
          </w:p>
          <w:p w14:paraId="743B120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Review possible when period of invalidity granted by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w:t>
            </w:r>
            <w:r w:rsidRPr="00292DEB">
              <w:rPr>
                <w:color w:val="000000"/>
                <w:sz w:val="15"/>
                <w:szCs w:val="15"/>
                <w:lang w:val="en-GB"/>
              </w:rPr>
              <w:t xml:space="preserve"> has elapsed and in case of significant change of the health situation. After the above re-examination procedure takes place three times, possibility of pension to be granted for life if specific conditions are fulfilled. </w:t>
            </w:r>
          </w:p>
          <w:p w14:paraId="192F17B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reassessment depends on the period granted by </w:t>
            </w:r>
            <w:r w:rsidRPr="00292DEB">
              <w:rPr>
                <w:color w:val="008000"/>
                <w:sz w:val="15"/>
                <w:szCs w:val="15"/>
                <w:lang w:val="en-GB"/>
              </w:rPr>
              <w:t>KEPA</w:t>
            </w:r>
            <w:r w:rsidRPr="00292DEB">
              <w:rPr>
                <w:color w:val="000000"/>
                <w:sz w:val="15"/>
                <w:szCs w:val="15"/>
                <w:lang w:val="en-GB"/>
              </w:rPr>
              <w:t xml:space="preserve"> and not on the </w:t>
            </w:r>
            <w:proofErr w:type="spellStart"/>
            <w:r w:rsidRPr="00292DEB">
              <w:rPr>
                <w:color w:val="000000"/>
                <w:sz w:val="15"/>
                <w:szCs w:val="15"/>
                <w:lang w:val="en-GB"/>
              </w:rPr>
              <w:t>degree</w:t>
            </w:r>
            <w:proofErr w:type="spellEnd"/>
            <w:r w:rsidRPr="00292DEB">
              <w:rPr>
                <w:color w:val="000000"/>
                <w:sz w:val="15"/>
                <w:szCs w:val="15"/>
                <w:lang w:val="en-GB"/>
              </w:rPr>
              <w:t xml:space="preserve"> of invalidity or impairment or the extent of capacity/incapacity for work.</w:t>
            </w:r>
          </w:p>
          <w:p w14:paraId="3EAEAA4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KEPA</w:t>
            </w:r>
            <w:r w:rsidRPr="00292DEB">
              <w:rPr>
                <w:color w:val="000000"/>
                <w:sz w:val="15"/>
                <w:szCs w:val="15"/>
                <w:lang w:val="en-GB"/>
              </w:rPr>
              <w:t xml:space="preserve"> is responsible for carrying out the reassessment.</w:t>
            </w:r>
          </w:p>
          <w:p w14:paraId="1B3EB20F" w14:textId="4866D4A4" w:rsidR="005D0FED" w:rsidRPr="00292DEB" w:rsidRDefault="005D0FED" w:rsidP="00CD2271">
            <w:pPr>
              <w:pStyle w:val="Normal0"/>
              <w:spacing w:after="0" w:line="276" w:lineRule="auto"/>
              <w:rPr>
                <w:b/>
                <w:color w:val="FF0000"/>
                <w:sz w:val="15"/>
                <w:szCs w:val="15"/>
                <w:lang w:val="en-US"/>
              </w:rPr>
            </w:pPr>
          </w:p>
        </w:tc>
        <w:tc>
          <w:tcPr>
            <w:tcW w:w="167" w:type="pct"/>
          </w:tcPr>
          <w:p w14:paraId="617E3BA9"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6DFB91E1" w14:textId="77777777" w:rsidR="005D0FED" w:rsidRPr="00292DEB" w:rsidRDefault="005D0FED" w:rsidP="00CD2271">
            <w:pPr>
              <w:spacing w:line="276" w:lineRule="auto"/>
              <w:rPr>
                <w:rFonts w:cs="Arial"/>
                <w:color w:val="0000FF"/>
                <w:lang w:val="en-US"/>
              </w:rPr>
            </w:pPr>
          </w:p>
        </w:tc>
        <w:tc>
          <w:tcPr>
            <w:tcW w:w="127" w:type="pct"/>
          </w:tcPr>
          <w:p w14:paraId="42C39F3B" w14:textId="77777777" w:rsidR="005D0FED" w:rsidRPr="00292DEB" w:rsidRDefault="005D0FED" w:rsidP="00CD2271">
            <w:pPr>
              <w:spacing w:line="276" w:lineRule="auto"/>
              <w:rPr>
                <w:rFonts w:cs="Arial"/>
                <w:color w:val="0000FF"/>
                <w:lang w:val="fr-FR"/>
              </w:rPr>
            </w:pPr>
            <w:r w:rsidRPr="00292DEB">
              <w:rPr>
                <w:rFonts w:cs="Arial"/>
                <w:color w:val="0000FF"/>
                <w:lang w:val="fr-FR"/>
              </w:rPr>
              <w:t>10</w:t>
            </w:r>
          </w:p>
          <w:p w14:paraId="2D66C8FD" w14:textId="77777777" w:rsidR="005D0FED" w:rsidRPr="00292DEB" w:rsidRDefault="005D0FED" w:rsidP="00CD2271">
            <w:pPr>
              <w:spacing w:line="276" w:lineRule="auto"/>
              <w:rPr>
                <w:rFonts w:cs="Arial"/>
                <w:color w:val="0000FF"/>
                <w:lang w:val="en-US"/>
              </w:rPr>
            </w:pPr>
          </w:p>
        </w:tc>
        <w:tc>
          <w:tcPr>
            <w:tcW w:w="402" w:type="pct"/>
          </w:tcPr>
          <w:p w14:paraId="65C0764B"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444F1D47" w14:textId="77777777" w:rsidR="005D0FED" w:rsidRPr="00292DEB" w:rsidRDefault="005D0FED" w:rsidP="00CD2271">
            <w:pPr>
              <w:spacing w:line="276" w:lineRule="auto"/>
              <w:rPr>
                <w:rFonts w:cs="Arial"/>
                <w:color w:val="0000FF"/>
                <w:lang w:val="en-US"/>
              </w:rPr>
            </w:pPr>
          </w:p>
        </w:tc>
      </w:tr>
      <w:tr w:rsidR="005D0FED" w:rsidRPr="00292DEB" w14:paraId="3F716A4E" w14:textId="77777777" w:rsidTr="005D0FED">
        <w:tc>
          <w:tcPr>
            <w:tcW w:w="193" w:type="pct"/>
          </w:tcPr>
          <w:p w14:paraId="7272B9F7" w14:textId="77777777" w:rsidR="005D0FED" w:rsidRPr="00292DEB" w:rsidRDefault="005D0FED" w:rsidP="00CD2271">
            <w:pPr>
              <w:spacing w:line="276" w:lineRule="auto"/>
              <w:jc w:val="left"/>
              <w:rPr>
                <w:rFonts w:cs="Arial"/>
                <w:lang w:val="es-ES"/>
              </w:rPr>
            </w:pPr>
            <w:r w:rsidRPr="00292DEB">
              <w:rPr>
                <w:rFonts w:cs="Arial"/>
                <w:lang w:val="es-ES"/>
              </w:rPr>
              <w:t>EL</w:t>
            </w:r>
          </w:p>
          <w:p w14:paraId="36553078" w14:textId="77777777" w:rsidR="005D0FED" w:rsidRPr="00292DEB" w:rsidRDefault="005D0FED" w:rsidP="00CD2271">
            <w:pPr>
              <w:spacing w:line="276" w:lineRule="auto"/>
              <w:jc w:val="left"/>
              <w:rPr>
                <w:rFonts w:cs="Arial"/>
                <w:lang w:val="es-ES"/>
              </w:rPr>
            </w:pPr>
            <w:r w:rsidRPr="00292DEB">
              <w:rPr>
                <w:rFonts w:cs="Arial"/>
                <w:lang w:val="es-ES"/>
              </w:rPr>
              <w:t>EL</w:t>
            </w:r>
          </w:p>
          <w:p w14:paraId="7D312942" w14:textId="77777777" w:rsidR="005D0FED" w:rsidRPr="00292DEB" w:rsidRDefault="005D0FED" w:rsidP="00CD2271">
            <w:pPr>
              <w:spacing w:line="276" w:lineRule="auto"/>
              <w:jc w:val="left"/>
              <w:rPr>
                <w:rFonts w:cs="Arial"/>
                <w:lang w:val="es-ES"/>
              </w:rPr>
            </w:pPr>
            <w:r w:rsidRPr="00292DEB">
              <w:rPr>
                <w:rFonts w:cs="Arial"/>
                <w:lang w:val="es-ES"/>
              </w:rPr>
              <w:t>EL</w:t>
            </w:r>
          </w:p>
          <w:p w14:paraId="6208B59F" w14:textId="77777777" w:rsidR="005D0FED" w:rsidRPr="00292DEB" w:rsidRDefault="005D0FED" w:rsidP="00CD2271">
            <w:pPr>
              <w:spacing w:line="276" w:lineRule="auto"/>
              <w:jc w:val="left"/>
              <w:rPr>
                <w:rFonts w:cs="Arial"/>
                <w:lang w:val="es-ES"/>
              </w:rPr>
            </w:pPr>
            <w:r w:rsidRPr="00292DEB">
              <w:rPr>
                <w:rFonts w:cs="Arial"/>
                <w:lang w:val="es-ES"/>
              </w:rPr>
              <w:t>EL</w:t>
            </w:r>
          </w:p>
          <w:p w14:paraId="032C7D4A" w14:textId="77777777" w:rsidR="005D0FED" w:rsidRPr="00292DEB" w:rsidRDefault="005D0FED" w:rsidP="00CD2271">
            <w:pPr>
              <w:spacing w:line="276" w:lineRule="auto"/>
              <w:jc w:val="left"/>
              <w:rPr>
                <w:rFonts w:cs="Arial"/>
                <w:lang w:val="es-ES"/>
              </w:rPr>
            </w:pPr>
            <w:r w:rsidRPr="00292DEB">
              <w:rPr>
                <w:rFonts w:cs="Arial"/>
                <w:lang w:val="es-ES"/>
              </w:rPr>
              <w:t>EL</w:t>
            </w:r>
          </w:p>
          <w:p w14:paraId="5CCF4245" w14:textId="77777777" w:rsidR="005D0FED" w:rsidRPr="00292DEB" w:rsidRDefault="005D0FED" w:rsidP="00CD2271">
            <w:pPr>
              <w:spacing w:line="276" w:lineRule="auto"/>
              <w:jc w:val="left"/>
              <w:rPr>
                <w:rFonts w:cs="Arial"/>
                <w:lang w:val="es-ES"/>
              </w:rPr>
            </w:pPr>
            <w:r w:rsidRPr="00292DEB">
              <w:rPr>
                <w:rFonts w:cs="Arial"/>
                <w:lang w:val="es-ES"/>
              </w:rPr>
              <w:t>EL</w:t>
            </w:r>
          </w:p>
          <w:p w14:paraId="162E285D" w14:textId="77777777" w:rsidR="005D0FED" w:rsidRPr="00292DEB" w:rsidRDefault="005D0FED" w:rsidP="00CD2271">
            <w:pPr>
              <w:spacing w:line="276" w:lineRule="auto"/>
              <w:jc w:val="left"/>
              <w:rPr>
                <w:rFonts w:cs="Arial"/>
                <w:lang w:val="en-GB"/>
              </w:rPr>
            </w:pPr>
            <w:r w:rsidRPr="00292DEB">
              <w:rPr>
                <w:rFonts w:cs="Arial"/>
                <w:lang w:val="en-GB"/>
              </w:rPr>
              <w:t>EL</w:t>
            </w:r>
          </w:p>
          <w:p w14:paraId="03CF335B" w14:textId="77777777" w:rsidR="005D0FED" w:rsidRPr="00292DEB" w:rsidRDefault="005D0FED" w:rsidP="00CD2271">
            <w:pPr>
              <w:spacing w:line="276" w:lineRule="auto"/>
              <w:jc w:val="left"/>
              <w:rPr>
                <w:rFonts w:cs="Arial"/>
                <w:lang w:val="en-GB"/>
              </w:rPr>
            </w:pPr>
            <w:r w:rsidRPr="00292DEB">
              <w:rPr>
                <w:rFonts w:cs="Arial"/>
                <w:lang w:val="en-GB"/>
              </w:rPr>
              <w:t>EL</w:t>
            </w:r>
          </w:p>
          <w:p w14:paraId="3EF1ED0B" w14:textId="77777777" w:rsidR="005D0FED" w:rsidRPr="00292DEB" w:rsidRDefault="005D0FED" w:rsidP="00CD2271">
            <w:pPr>
              <w:spacing w:line="276" w:lineRule="auto"/>
              <w:jc w:val="left"/>
              <w:rPr>
                <w:rFonts w:cs="Arial"/>
                <w:lang w:val="en-GB"/>
              </w:rPr>
            </w:pPr>
            <w:r w:rsidRPr="00292DEB">
              <w:rPr>
                <w:rFonts w:cs="Arial"/>
                <w:lang w:val="en-GB"/>
              </w:rPr>
              <w:t>EL</w:t>
            </w:r>
          </w:p>
          <w:p w14:paraId="72077152" w14:textId="621FA7AB"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74374F85" w14:textId="77777777" w:rsidR="005D0FED" w:rsidRPr="00292DEB" w:rsidRDefault="005D0FED" w:rsidP="00CD2271">
            <w:pPr>
              <w:spacing w:line="276" w:lineRule="auto"/>
              <w:rPr>
                <w:rFonts w:cs="Arial"/>
                <w:lang w:eastAsia="de-DE"/>
              </w:rPr>
            </w:pPr>
            <w:r w:rsidRPr="00292DEB">
              <w:rPr>
                <w:rFonts w:eastAsia="Arial" w:cs="Arial"/>
                <w:iCs/>
                <w:color w:val="008000"/>
              </w:rPr>
              <w:t>Invaliditätsrente setzt sich zusammen aus</w:t>
            </w:r>
            <w:r w:rsidRPr="00292DEB">
              <w:rPr>
                <w:rFonts w:cs="Arial"/>
                <w:lang w:eastAsia="de-DE"/>
              </w:rPr>
              <w:t>:</w:t>
            </w:r>
          </w:p>
          <w:p w14:paraId="08F29589" w14:textId="77777777" w:rsidR="005D0FED" w:rsidRPr="00292DEB" w:rsidRDefault="005D0FED" w:rsidP="00CD2271">
            <w:pPr>
              <w:spacing w:line="276" w:lineRule="auto"/>
              <w:ind w:right="141"/>
              <w:rPr>
                <w:rFonts w:cs="Arial"/>
                <w:i/>
              </w:rPr>
            </w:pPr>
            <w:r w:rsidRPr="00292DEB">
              <w:rPr>
                <w:rFonts w:cs="Arial"/>
                <w:lang w:eastAsia="de-DE"/>
              </w:rPr>
              <w:t>(a) der staatlichen Rente</w:t>
            </w:r>
            <w:r w:rsidRPr="00292DEB">
              <w:rPr>
                <w:rFonts w:cs="Arial"/>
              </w:rPr>
              <w:t xml:space="preserve"> </w:t>
            </w:r>
            <w:r w:rsidRPr="00292DEB">
              <w:rPr>
                <w:rFonts w:cs="Arial"/>
                <w:i/>
              </w:rPr>
              <w:t>(</w:t>
            </w:r>
            <w:r w:rsidRPr="00292DEB">
              <w:rPr>
                <w:rFonts w:cs="Arial"/>
                <w:i/>
                <w:color w:val="008080"/>
              </w:rPr>
              <w:t>ΕΘΝΙΚΗ ΣΥΝΤΑΞΗ</w:t>
            </w:r>
            <w:r w:rsidRPr="00292DEB">
              <w:rPr>
                <w:rFonts w:cs="Arial"/>
                <w:i/>
              </w:rPr>
              <w:t xml:space="preserve">), </w:t>
            </w:r>
            <w:r w:rsidRPr="00292DEB">
              <w:rPr>
                <w:rFonts w:cs="Arial"/>
              </w:rPr>
              <w:t xml:space="preserve">die nicht beitragsfinanziert ist, sondern direkt aus dem Staats-haushalt gezahlt wird. Die Höhe ist auf </w:t>
            </w:r>
            <w:r w:rsidRPr="00292DEB">
              <w:rPr>
                <w:rFonts w:cs="Arial"/>
                <w:color w:val="FF00FF"/>
              </w:rPr>
              <w:t>€436,40</w:t>
            </w:r>
            <w:r w:rsidRPr="00292DEB">
              <w:rPr>
                <w:rFonts w:cs="Arial"/>
              </w:rPr>
              <w:t xml:space="preserve"> pro Monat für mindestens 20 Versicherungsjahre festgelegt. Diese Höhe reduziert sich um </w:t>
            </w:r>
            <w:r w:rsidRPr="00292DEB">
              <w:rPr>
                <w:rFonts w:cs="Arial"/>
                <w:color w:val="C00000"/>
              </w:rPr>
              <w:t>2</w:t>
            </w:r>
            <w:r w:rsidRPr="00292DEB">
              <w:rPr>
                <w:rFonts w:cs="Arial"/>
              </w:rPr>
              <w:t xml:space="preserve">% für jedes Jahr, das zwischen 20 und 15 Versicherungsjahren fehlt (d.h. die Höhe der staatlichen Rente für 15 Versicherungsjahre ist </w:t>
            </w:r>
            <w:r w:rsidRPr="00292DEB">
              <w:rPr>
                <w:rFonts w:cs="Arial"/>
                <w:color w:val="FF00FF"/>
              </w:rPr>
              <w:t xml:space="preserve">€392,76 </w:t>
            </w:r>
            <w:r w:rsidRPr="00292DEB">
              <w:rPr>
                <w:rFonts w:cs="Arial"/>
              </w:rPr>
              <w:t>pro Monat).</w:t>
            </w:r>
            <w:r w:rsidRPr="00292DEB">
              <w:rPr>
                <w:rFonts w:cs="Arial"/>
                <w:i/>
              </w:rPr>
              <w:t xml:space="preserve"> </w:t>
            </w:r>
          </w:p>
          <w:p w14:paraId="5D5F51C1" w14:textId="77777777" w:rsidR="005D0FED" w:rsidRPr="00292DEB" w:rsidRDefault="005D0FED" w:rsidP="00CD2271">
            <w:pPr>
              <w:spacing w:line="276" w:lineRule="auto"/>
              <w:rPr>
                <w:rFonts w:cs="Arial"/>
              </w:rPr>
            </w:pPr>
            <w:r w:rsidRPr="00292DEB">
              <w:rPr>
                <w:rFonts w:cs="Arial"/>
              </w:rPr>
              <w:t>Die oben genannte Höhe der staatlichen Rente reduziert sich weiter entsprechend dem Grad der Behinderung:</w:t>
            </w:r>
          </w:p>
          <w:p w14:paraId="2CD040AA"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008000"/>
              </w:rPr>
              <w:t xml:space="preserve">schwere Invalidität </w:t>
            </w:r>
            <w:r w:rsidRPr="00292DEB">
              <w:rPr>
                <w:i/>
                <w:color w:val="008080"/>
              </w:rPr>
              <w:t>(ΒΑΡΙΑ ΑΝΑΠΗΡΙΑ)</w:t>
            </w:r>
            <w:r w:rsidRPr="00292DEB">
              <w:t xml:space="preserve">: Grad der Erwerbsunfähigkeit von mindestens </w:t>
            </w:r>
            <w:r w:rsidRPr="00292DEB">
              <w:rPr>
                <w:color w:val="800000"/>
              </w:rPr>
              <w:t xml:space="preserve">80%: </w:t>
            </w:r>
            <w:r w:rsidRPr="00292DEB">
              <w:t>volle staatliche Rente;</w:t>
            </w:r>
          </w:p>
          <w:p w14:paraId="4C4D94A5"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008000"/>
              </w:rPr>
              <w:t xml:space="preserve">normale Invalidität </w:t>
            </w:r>
            <w:r w:rsidRPr="00292DEB">
              <w:rPr>
                <w:i/>
                <w:color w:val="008080"/>
              </w:rPr>
              <w:t>(</w:t>
            </w:r>
            <w:r w:rsidRPr="00292DEB">
              <w:rPr>
                <w:rFonts w:eastAsia="Arial"/>
                <w:i/>
                <w:iCs/>
                <w:color w:val="008080"/>
              </w:rPr>
              <w:t>ΣΥΝΗΘΗΣ</w:t>
            </w:r>
            <w:r w:rsidRPr="00292DEB">
              <w:rPr>
                <w:i/>
                <w:color w:val="008080"/>
              </w:rPr>
              <w:t xml:space="preserve"> ΑΝΑΠΗΡΙΑ)</w:t>
            </w:r>
            <w:r w:rsidRPr="00292DEB">
              <w:t xml:space="preserve">: Grad der Erwerbsunfähigkeit von mindestens </w:t>
            </w:r>
            <w:r w:rsidRPr="00292DEB">
              <w:rPr>
                <w:color w:val="800000"/>
              </w:rPr>
              <w:t>67</w:t>
            </w:r>
            <w:r w:rsidRPr="00292DEB">
              <w:t xml:space="preserve">% bis </w:t>
            </w:r>
            <w:r w:rsidRPr="00292DEB">
              <w:rPr>
                <w:color w:val="800000"/>
              </w:rPr>
              <w:t>79,99</w:t>
            </w:r>
            <w:r w:rsidRPr="00292DEB">
              <w:t xml:space="preserve">%: </w:t>
            </w:r>
            <w:r w:rsidRPr="00292DEB">
              <w:rPr>
                <w:color w:val="800000"/>
              </w:rPr>
              <w:t>75%</w:t>
            </w:r>
            <w:r w:rsidRPr="00292DEB">
              <w:t xml:space="preserve"> der staatlichen Rente;</w:t>
            </w:r>
          </w:p>
          <w:p w14:paraId="574C6471"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008000"/>
              </w:rPr>
              <w:t xml:space="preserve">Teilinvalidität </w:t>
            </w:r>
            <w:r w:rsidRPr="00292DEB">
              <w:rPr>
                <w:i/>
                <w:color w:val="008080"/>
              </w:rPr>
              <w:t>(ΜΕΡΙΚΗ ΑΝΑΠΗΡΙΑ)</w:t>
            </w:r>
            <w:r w:rsidRPr="00292DEB">
              <w:t xml:space="preserve">: Grad der Erwerbsunfähigkeit von </w:t>
            </w:r>
            <w:r w:rsidRPr="00292DEB">
              <w:rPr>
                <w:color w:val="800000"/>
              </w:rPr>
              <w:t>50</w:t>
            </w:r>
            <w:r w:rsidRPr="00292DEB">
              <w:t xml:space="preserve">% bis </w:t>
            </w:r>
            <w:r w:rsidRPr="00292DEB">
              <w:rPr>
                <w:color w:val="800000"/>
              </w:rPr>
              <w:t>66,99</w:t>
            </w:r>
            <w:r w:rsidRPr="00292DEB">
              <w:t xml:space="preserve">%: </w:t>
            </w:r>
            <w:r w:rsidRPr="00292DEB">
              <w:rPr>
                <w:color w:val="800000"/>
              </w:rPr>
              <w:t>50%</w:t>
            </w:r>
            <w:r w:rsidRPr="00292DEB">
              <w:t xml:space="preserve"> der staatlichen Rente.</w:t>
            </w:r>
          </w:p>
          <w:p w14:paraId="28B62F79" w14:textId="77777777" w:rsidR="005D0FED" w:rsidRPr="00292DEB" w:rsidRDefault="005D0FED" w:rsidP="00CD2271">
            <w:pPr>
              <w:spacing w:line="276" w:lineRule="auto"/>
              <w:rPr>
                <w:rFonts w:cs="Arial"/>
              </w:rPr>
            </w:pPr>
          </w:p>
          <w:p w14:paraId="7048086D" w14:textId="77777777" w:rsidR="005D0FED" w:rsidRPr="00292DEB" w:rsidRDefault="005D0FED" w:rsidP="00CD2271">
            <w:pPr>
              <w:spacing w:line="276" w:lineRule="auto"/>
              <w:rPr>
                <w:rFonts w:cs="Arial"/>
              </w:rPr>
            </w:pPr>
            <w:r w:rsidRPr="00292DEB">
              <w:rPr>
                <w:rFonts w:cs="Arial"/>
              </w:rPr>
              <w:t xml:space="preserve">(b) </w:t>
            </w:r>
            <w:r w:rsidRPr="00292DEB">
              <w:rPr>
                <w:rFonts w:cs="Arial"/>
                <w:lang w:eastAsia="de-DE"/>
              </w:rPr>
              <w:t xml:space="preserve">die </w:t>
            </w:r>
            <w:r w:rsidRPr="00292DEB">
              <w:rPr>
                <w:rFonts w:cs="Arial"/>
                <w:color w:val="008000"/>
                <w:lang w:eastAsia="de-DE"/>
              </w:rPr>
              <w:t>Zusatzrente</w:t>
            </w:r>
            <w:r w:rsidRPr="00292DEB">
              <w:rPr>
                <w:rFonts w:cs="Arial"/>
                <w:lang w:eastAsia="de-DE"/>
              </w:rPr>
              <w:t xml:space="preserve"> </w:t>
            </w:r>
            <w:r w:rsidRPr="00292DEB">
              <w:rPr>
                <w:rFonts w:cs="Arial"/>
                <w:i/>
              </w:rPr>
              <w:t>(</w:t>
            </w:r>
            <w:r w:rsidRPr="00292DEB">
              <w:rPr>
                <w:rFonts w:cs="Arial"/>
                <w:i/>
                <w:color w:val="008080"/>
              </w:rPr>
              <w:t>ΑΝΤΑΠΟΔΟΤΙΚΗ ΣΥΝΤΑΞΗ</w:t>
            </w:r>
            <w:r w:rsidRPr="00292DEB">
              <w:rPr>
                <w:rFonts w:cs="Arial"/>
                <w:i/>
              </w:rPr>
              <w:t xml:space="preserve">), </w:t>
            </w:r>
            <w:r w:rsidRPr="00292DEB">
              <w:rPr>
                <w:rFonts w:cs="Arial"/>
              </w:rPr>
              <w:t>welche berechnet wird</w:t>
            </w:r>
            <w:r w:rsidRPr="00292DEB">
              <w:rPr>
                <w:rFonts w:cs="Arial"/>
                <w:i/>
              </w:rPr>
              <w:t xml:space="preserve"> </w:t>
            </w:r>
            <w:r w:rsidRPr="00292DEB">
              <w:rPr>
                <w:rFonts w:cs="Arial"/>
              </w:rPr>
              <w:t>entsprechend</w:t>
            </w:r>
          </w:p>
          <w:p w14:paraId="167824C7" w14:textId="77777777" w:rsidR="005D0FED" w:rsidRPr="00292DEB" w:rsidRDefault="005D0FED" w:rsidP="00CD2271">
            <w:pPr>
              <w:numPr>
                <w:ilvl w:val="0"/>
                <w:numId w:val="20"/>
              </w:numPr>
              <w:spacing w:line="276" w:lineRule="auto"/>
              <w:ind w:right="141"/>
              <w:rPr>
                <w:rFonts w:cs="Arial"/>
              </w:rPr>
            </w:pPr>
            <w:r w:rsidRPr="00292DEB">
              <w:rPr>
                <w:rFonts w:cs="Arial"/>
              </w:rPr>
              <w:t>den Versicherungsjahren, die bei der Anwendung von Ersatzraten pro Jahr (</w:t>
            </w:r>
            <w:r w:rsidRPr="00292DEB">
              <w:rPr>
                <w:rFonts w:cs="Arial"/>
                <w:i/>
                <w:color w:val="008080"/>
              </w:rPr>
              <w:t>ποσοστά αναπλήρωσης</w:t>
            </w:r>
            <w:r w:rsidRPr="00292DEB">
              <w:rPr>
                <w:rFonts w:cs="Arial"/>
              </w:rPr>
              <w:t xml:space="preserve">) berücksichtigt werden und die bei </w:t>
            </w:r>
            <w:r w:rsidRPr="00292DEB">
              <w:rPr>
                <w:rFonts w:cs="Arial"/>
                <w:color w:val="C00000"/>
              </w:rPr>
              <w:t>0,77</w:t>
            </w:r>
            <w:r w:rsidRPr="00292DEB">
              <w:rPr>
                <w:rFonts w:cs="Arial"/>
              </w:rPr>
              <w:t xml:space="preserve">% beginnen für </w:t>
            </w:r>
            <w:r w:rsidRPr="00292DEB">
              <w:rPr>
                <w:rFonts w:cs="Arial"/>
                <w:color w:val="C00000"/>
              </w:rPr>
              <w:t>15</w:t>
            </w:r>
            <w:r w:rsidRPr="00292DEB">
              <w:rPr>
                <w:rFonts w:cs="Arial"/>
              </w:rPr>
              <w:t xml:space="preserve"> Versiche-rungsjahre und schrittweise angehoben werden auf </w:t>
            </w:r>
            <w:r w:rsidRPr="00292DEB">
              <w:rPr>
                <w:rFonts w:cs="Arial"/>
                <w:color w:val="C00000"/>
              </w:rPr>
              <w:t>2,55</w:t>
            </w:r>
            <w:r w:rsidRPr="00292DEB">
              <w:rPr>
                <w:rFonts w:cs="Arial"/>
              </w:rPr>
              <w:t xml:space="preserve">% für </w:t>
            </w:r>
            <w:r w:rsidRPr="00292DEB">
              <w:rPr>
                <w:rFonts w:cs="Arial"/>
                <w:color w:val="C00000"/>
              </w:rPr>
              <w:t>36-40</w:t>
            </w:r>
            <w:r w:rsidRPr="00292DEB">
              <w:rPr>
                <w:rFonts w:cs="Arial"/>
              </w:rPr>
              <w:t xml:space="preserve"> Versicherungsjahre und auf </w:t>
            </w:r>
            <w:r w:rsidRPr="00292DEB">
              <w:rPr>
                <w:rFonts w:cs="Arial"/>
                <w:color w:val="C00000"/>
              </w:rPr>
              <w:t>0,5%</w:t>
            </w:r>
            <w:r w:rsidRPr="00292DEB">
              <w:rPr>
                <w:rFonts w:cs="Arial"/>
              </w:rPr>
              <w:t xml:space="preserve"> fallen bei mehr als </w:t>
            </w:r>
            <w:r w:rsidRPr="00292DEB">
              <w:rPr>
                <w:rFonts w:cs="Arial"/>
                <w:color w:val="C00000"/>
              </w:rPr>
              <w:t>40</w:t>
            </w:r>
            <w:r w:rsidRPr="00292DEB">
              <w:rPr>
                <w:rFonts w:cs="Arial"/>
              </w:rPr>
              <w:t xml:space="preserve"> Versicherungsjahren; und </w:t>
            </w:r>
          </w:p>
          <w:p w14:paraId="1A279E6B" w14:textId="77777777" w:rsidR="005D0FED" w:rsidRPr="00292DEB" w:rsidRDefault="005D0FED" w:rsidP="00CD2271">
            <w:pPr>
              <w:numPr>
                <w:ilvl w:val="0"/>
                <w:numId w:val="20"/>
              </w:numPr>
              <w:spacing w:line="276" w:lineRule="auto"/>
              <w:ind w:right="141"/>
              <w:rPr>
                <w:rFonts w:cs="Arial"/>
              </w:rPr>
            </w:pPr>
            <w:r w:rsidRPr="00292DEB">
              <w:rPr>
                <w:rFonts w:cs="Arial"/>
              </w:rPr>
              <w:t xml:space="preserve">den durchschnittlichen rentenberechtigten Einkommen des Versicherten ab dem Versicherungsjahr </w:t>
            </w:r>
            <w:r w:rsidRPr="00292DEB">
              <w:rPr>
                <w:rFonts w:cs="Arial"/>
                <w:color w:val="C00000"/>
              </w:rPr>
              <w:t>2002</w:t>
            </w:r>
            <w:r w:rsidRPr="00292DEB">
              <w:rPr>
                <w:rFonts w:cs="Arial"/>
              </w:rPr>
              <w:t xml:space="preserve"> bis zum Tag des Rentenantrags. </w:t>
            </w:r>
          </w:p>
          <w:p w14:paraId="7CF52437" w14:textId="77777777" w:rsidR="005D0FED" w:rsidRPr="00292DEB" w:rsidRDefault="005D0FED" w:rsidP="00CD2271">
            <w:pPr>
              <w:spacing w:line="276" w:lineRule="auto"/>
              <w:rPr>
                <w:rFonts w:eastAsia="Arial" w:cs="Arial"/>
                <w:bCs/>
              </w:rPr>
            </w:pPr>
            <w:r w:rsidRPr="00292DEB">
              <w:rPr>
                <w:rFonts w:eastAsia="Arial" w:cs="Arial"/>
                <w:bCs/>
              </w:rPr>
              <w:t>Der beitragspflichtige Teil der Invalidenrente variiert je nach dem bisherigen Bruttoeinkommen während der Erwerbstätigkeit.</w:t>
            </w:r>
          </w:p>
          <w:p w14:paraId="637B5EC5" w14:textId="77777777" w:rsidR="005D0FED" w:rsidRPr="00292DEB" w:rsidRDefault="005D0FED" w:rsidP="00CD2271">
            <w:pPr>
              <w:spacing w:line="276" w:lineRule="auto"/>
              <w:ind w:left="113" w:right="141"/>
              <w:rPr>
                <w:rFonts w:cs="Arial"/>
                <w:noProof/>
              </w:rPr>
            </w:pPr>
          </w:p>
          <w:p w14:paraId="0EEF9119" w14:textId="77777777" w:rsidR="005D0FED" w:rsidRPr="00292DEB" w:rsidRDefault="005D0FED" w:rsidP="00CD2271">
            <w:pPr>
              <w:spacing w:line="276" w:lineRule="auto"/>
              <w:rPr>
                <w:rFonts w:eastAsia="Arial" w:cs="Arial"/>
                <w:bCs/>
              </w:rPr>
            </w:pPr>
            <w:r w:rsidRPr="00292DEB">
              <w:rPr>
                <w:rFonts w:cs="Arial"/>
              </w:rPr>
              <w:t>Sie wird monatlich gewährt</w:t>
            </w:r>
            <w:r w:rsidRPr="00292DEB">
              <w:rPr>
                <w:rFonts w:eastAsia="Arial" w:cs="Arial"/>
                <w:bCs/>
              </w:rPr>
              <w:t xml:space="preserve"> und </w:t>
            </w:r>
            <w:r w:rsidRPr="00292DEB">
              <w:rPr>
                <w:rFonts w:eastAsia="Arial" w:cs="Arial"/>
                <w:bCs/>
                <w:color w:val="C00000"/>
              </w:rPr>
              <w:t>12</w:t>
            </w:r>
            <w:r w:rsidRPr="00292DEB">
              <w:rPr>
                <w:rFonts w:eastAsia="Arial" w:cs="Arial"/>
                <w:bCs/>
              </w:rPr>
              <w:t xml:space="preserve"> Mal im Jahr ausgezahlt.</w:t>
            </w:r>
          </w:p>
          <w:p w14:paraId="179E2448" w14:textId="77777777" w:rsidR="005D0FED" w:rsidRPr="00292DEB" w:rsidRDefault="005D0FED" w:rsidP="00CD2271">
            <w:pPr>
              <w:spacing w:line="276" w:lineRule="auto"/>
              <w:rPr>
                <w:rFonts w:eastAsia="Arial" w:cs="Arial"/>
                <w:bCs/>
              </w:rPr>
            </w:pPr>
            <w:r w:rsidRPr="00292DEB">
              <w:rPr>
                <w:rFonts w:eastAsia="Arial" w:cs="Arial"/>
                <w:bCs/>
              </w:rPr>
              <w:t>Der Anspruch auf Invalidenrente unterliegt nicht einer Bedürftigkeitsprüfung.</w:t>
            </w:r>
          </w:p>
          <w:p w14:paraId="28E29A7A" w14:textId="77777777" w:rsidR="005D0FED" w:rsidRPr="00292DEB" w:rsidRDefault="005D0FED" w:rsidP="00CD2271">
            <w:pPr>
              <w:spacing w:line="276" w:lineRule="auto"/>
              <w:rPr>
                <w:rFonts w:cs="Arial"/>
              </w:rPr>
            </w:pPr>
          </w:p>
          <w:p w14:paraId="184CF644" w14:textId="77777777" w:rsidR="005D0FED" w:rsidRPr="00292DEB" w:rsidRDefault="005D0FED" w:rsidP="00CD2271">
            <w:pPr>
              <w:spacing w:line="276" w:lineRule="auto"/>
              <w:rPr>
                <w:rFonts w:cs="Arial"/>
              </w:rPr>
            </w:pPr>
            <w:r w:rsidRPr="00292DEB">
              <w:rPr>
                <w:rFonts w:cs="Arial"/>
              </w:rPr>
              <w:t xml:space="preserve">Der Bezug von </w:t>
            </w:r>
            <w:r w:rsidRPr="00292DEB">
              <w:rPr>
                <w:rFonts w:cs="Arial"/>
                <w:color w:val="008000"/>
              </w:rPr>
              <w:t xml:space="preserve">nicht-stationärer Pflege </w:t>
            </w:r>
            <w:r w:rsidRPr="00292DEB">
              <w:rPr>
                <w:rFonts w:cs="Arial"/>
              </w:rPr>
              <w:t>(</w:t>
            </w:r>
            <w:r w:rsidRPr="00292DEB">
              <w:rPr>
                <w:rFonts w:cs="Arial"/>
                <w:i/>
                <w:color w:val="008080"/>
              </w:rPr>
              <w:t>ΕΞΩΙΔΡΥΜΑΤΙΚΟ ΕΠΙΔΟΜΑ</w:t>
            </w:r>
            <w:r w:rsidRPr="00292DEB">
              <w:rPr>
                <w:rFonts w:cs="Arial"/>
              </w:rPr>
              <w:t xml:space="preserve">), </w:t>
            </w:r>
            <w:r w:rsidRPr="00292DEB">
              <w:rPr>
                <w:rFonts w:cs="Arial"/>
                <w:color w:val="008000"/>
              </w:rPr>
              <w:t xml:space="preserve">Leistung bei Vollinvalidität </w:t>
            </w:r>
            <w:r w:rsidRPr="00292DEB">
              <w:rPr>
                <w:rFonts w:cs="Arial"/>
              </w:rPr>
              <w:t>(</w:t>
            </w:r>
            <w:r w:rsidRPr="00292DEB">
              <w:rPr>
                <w:rFonts w:cs="Arial"/>
                <w:i/>
                <w:color w:val="008080"/>
              </w:rPr>
              <w:t xml:space="preserve">ΕΠΙΔΟΜΑ ΑΠΟΛΥΤΟΥ </w:t>
            </w:r>
            <w:r w:rsidRPr="00292DEB">
              <w:rPr>
                <w:rFonts w:cs="Arial"/>
                <w:i/>
                <w:color w:val="008080"/>
              </w:rPr>
              <w:lastRenderedPageBreak/>
              <w:t>ΑΝΑΠΗΡΙΑΣ</w:t>
            </w:r>
            <w:r w:rsidRPr="00292DEB">
              <w:rPr>
                <w:rFonts w:cs="Arial"/>
              </w:rPr>
              <w:t xml:space="preserve">) oder sonstigen Sozialleistungen hat keinen Einfluss auf die Höhe der Invalidenrente. </w:t>
            </w:r>
          </w:p>
          <w:p w14:paraId="5B904E2B" w14:textId="77777777" w:rsidR="005D0FED" w:rsidRPr="00292DEB" w:rsidRDefault="005D0FED" w:rsidP="00CD2271">
            <w:pPr>
              <w:spacing w:line="276" w:lineRule="auto"/>
              <w:rPr>
                <w:rFonts w:cs="Arial"/>
              </w:rPr>
            </w:pPr>
          </w:p>
          <w:p w14:paraId="4A139BB1" w14:textId="77777777" w:rsidR="005D0FED" w:rsidRPr="00292DEB" w:rsidRDefault="005D0FED" w:rsidP="00CD2271">
            <w:pPr>
              <w:spacing w:line="276" w:lineRule="auto"/>
              <w:rPr>
                <w:rFonts w:cs="Arial"/>
              </w:rPr>
            </w:pPr>
            <w:r w:rsidRPr="00292DEB">
              <w:rPr>
                <w:rFonts w:cs="Arial"/>
              </w:rPr>
              <w:t xml:space="preserve">Der Anspruch auf zusätzliche Invalidenrente aus der ersten Säule (Zweig für Zusatzversicherung innerhalb der </w:t>
            </w:r>
            <w:r w:rsidRPr="00292DEB">
              <w:rPr>
                <w:rFonts w:cs="Arial"/>
                <w:color w:val="008000"/>
              </w:rPr>
              <w:t>e-EFKA</w:t>
            </w:r>
            <w:r w:rsidRPr="00292DEB">
              <w:rPr>
                <w:rFonts w:cs="Arial"/>
              </w:rPr>
              <w:t>) oder der zweiten Säule (Berufsfonds) beginnt, sobald der Leistungsempfänger die Hauptinvalidenrente aus der ersten Säule erhält (</w:t>
            </w:r>
            <w:r w:rsidRPr="00292DEB">
              <w:rPr>
                <w:rFonts w:cs="Arial"/>
                <w:color w:val="008000"/>
              </w:rPr>
              <w:t>e-EFKA</w:t>
            </w:r>
            <w:r w:rsidRPr="00292DEB">
              <w:rPr>
                <w:rFonts w:cs="Arial"/>
              </w:rPr>
              <w:t>).</w:t>
            </w:r>
          </w:p>
          <w:p w14:paraId="03D9B84D" w14:textId="77777777" w:rsidR="005D0FED" w:rsidRPr="00292DEB" w:rsidRDefault="005D0FED" w:rsidP="00CD2271">
            <w:pPr>
              <w:spacing w:line="276" w:lineRule="auto"/>
              <w:rPr>
                <w:rFonts w:cs="Arial"/>
              </w:rPr>
            </w:pPr>
          </w:p>
        </w:tc>
        <w:tc>
          <w:tcPr>
            <w:tcW w:w="1370" w:type="pct"/>
          </w:tcPr>
          <w:p w14:paraId="174E96F2" w14:textId="77777777" w:rsidR="005D0FED" w:rsidRPr="00292DEB" w:rsidRDefault="005D0FED" w:rsidP="00CD2271">
            <w:pPr>
              <w:spacing w:line="276" w:lineRule="auto"/>
              <w:ind w:right="141"/>
              <w:rPr>
                <w:rFonts w:cs="Arial"/>
                <w:lang w:val="fr-BE"/>
              </w:rPr>
            </w:pPr>
            <w:r w:rsidRPr="00292DEB">
              <w:rPr>
                <w:rFonts w:cs="Arial"/>
                <w:lang w:val="fr-BE"/>
              </w:rPr>
              <w:lastRenderedPageBreak/>
              <w:t xml:space="preserve">La pension d’invalidité se compose des éléments suivants: </w:t>
            </w:r>
          </w:p>
          <w:p w14:paraId="3D01734B" w14:textId="77777777" w:rsidR="005D0FED" w:rsidRPr="00292DEB" w:rsidRDefault="005D0FED" w:rsidP="00CD2271">
            <w:pPr>
              <w:spacing w:line="276" w:lineRule="auto"/>
              <w:ind w:right="141"/>
              <w:rPr>
                <w:rFonts w:cs="Arial"/>
                <w:lang w:val="fr-BE"/>
              </w:rPr>
            </w:pPr>
            <w:r w:rsidRPr="00292DEB">
              <w:rPr>
                <w:rFonts w:cs="Arial"/>
                <w:lang w:val="fr-BE"/>
              </w:rPr>
              <w:t xml:space="preserve">a) la </w:t>
            </w:r>
            <w:r w:rsidRPr="00292DEB">
              <w:rPr>
                <w:rFonts w:cs="Arial"/>
                <w:color w:val="008000"/>
                <w:lang w:val="fr-BE"/>
              </w:rPr>
              <w:t xml:space="preserve">pension nationale </w:t>
            </w:r>
            <w:r w:rsidRPr="00292DEB">
              <w:rPr>
                <w:rFonts w:cs="Arial"/>
                <w:i/>
                <w:lang w:val="fr-BE"/>
              </w:rPr>
              <w:t>(</w:t>
            </w:r>
            <w:r w:rsidRPr="00292DEB">
              <w:rPr>
                <w:rFonts w:cs="Arial"/>
                <w:i/>
                <w:color w:val="008080"/>
                <w:lang w:val="fr-BE"/>
              </w:rPr>
              <w:t>ΕΘΝΙΚΗ ΣΥΝΤΑΞΗ</w:t>
            </w:r>
            <w:r w:rsidRPr="00292DEB">
              <w:rPr>
                <w:rFonts w:cs="Arial"/>
                <w:i/>
                <w:lang w:val="fr-BE"/>
              </w:rPr>
              <w:t>)</w:t>
            </w:r>
            <w:r w:rsidRPr="00292DEB">
              <w:rPr>
                <w:rFonts w:cs="Arial"/>
                <w:lang w:val="fr-BE"/>
              </w:rPr>
              <w:t>, qui n’est pas financée par des cotisations, mais directement à partir des fonds publics</w:t>
            </w:r>
            <w:r w:rsidRPr="00292DEB">
              <w:rPr>
                <w:rFonts w:cs="Arial"/>
                <w:lang w:val="fr-BE" w:eastAsia="de-DE"/>
              </w:rPr>
              <w:t xml:space="preserve">. Le montant est fixé à </w:t>
            </w:r>
            <w:r w:rsidRPr="00292DEB">
              <w:rPr>
                <w:rFonts w:cs="Arial"/>
                <w:color w:val="FF00FF"/>
                <w:lang w:val="fr-BE"/>
              </w:rPr>
              <w:t>€436,40</w:t>
            </w:r>
            <w:r w:rsidRPr="00292DEB">
              <w:rPr>
                <w:rFonts w:cs="Arial"/>
                <w:lang w:val="fr-BE"/>
              </w:rPr>
              <w:t xml:space="preserve"> par mois si la couverture d’assurance est d’au moins </w:t>
            </w:r>
            <w:r w:rsidRPr="00292DEB">
              <w:rPr>
                <w:rFonts w:cs="Arial"/>
                <w:color w:val="C00000"/>
                <w:lang w:val="fr-BE"/>
              </w:rPr>
              <w:t>20</w:t>
            </w:r>
            <w:r w:rsidRPr="00292DEB">
              <w:rPr>
                <w:rFonts w:cs="Arial"/>
                <w:lang w:val="fr-BE"/>
              </w:rPr>
              <w:t xml:space="preserve"> ans. Ce montant est réduit de </w:t>
            </w:r>
            <w:r w:rsidRPr="00292DEB">
              <w:rPr>
                <w:rFonts w:cs="Arial"/>
                <w:color w:val="C00000"/>
                <w:lang w:val="fr-BE"/>
              </w:rPr>
              <w:t>2</w:t>
            </w:r>
            <w:r w:rsidRPr="00292DEB">
              <w:rPr>
                <w:rFonts w:cs="Arial"/>
                <w:lang w:val="fr-BE"/>
              </w:rPr>
              <w:t xml:space="preserve">% par année de moins dans la tranche de </w:t>
            </w:r>
            <w:r w:rsidRPr="00292DEB">
              <w:rPr>
                <w:rFonts w:cs="Arial"/>
                <w:color w:val="C00000"/>
                <w:lang w:val="fr-BE"/>
              </w:rPr>
              <w:t>20</w:t>
            </w:r>
            <w:r w:rsidRPr="00292DEB">
              <w:rPr>
                <w:rFonts w:cs="Arial"/>
                <w:lang w:val="fr-BE"/>
              </w:rPr>
              <w:t xml:space="preserve"> à </w:t>
            </w:r>
            <w:r w:rsidRPr="00292DEB">
              <w:rPr>
                <w:rFonts w:cs="Arial"/>
                <w:color w:val="C00000"/>
                <w:lang w:val="fr-BE"/>
              </w:rPr>
              <w:t>15</w:t>
            </w:r>
            <w:r w:rsidRPr="00292DEB">
              <w:rPr>
                <w:rFonts w:cs="Arial"/>
                <w:lang w:val="fr-BE"/>
              </w:rPr>
              <w:t xml:space="preserve"> ans de couverture (autrement dit, le montant de la pension nationale pour une couverture d’assurance de </w:t>
            </w:r>
            <w:r w:rsidRPr="00292DEB">
              <w:rPr>
                <w:rFonts w:cs="Arial"/>
                <w:color w:val="C00000"/>
                <w:lang w:val="fr-BE"/>
              </w:rPr>
              <w:t xml:space="preserve">15 </w:t>
            </w:r>
            <w:r w:rsidRPr="00292DEB">
              <w:rPr>
                <w:rFonts w:cs="Arial"/>
                <w:lang w:val="fr-BE"/>
              </w:rPr>
              <w:t xml:space="preserve">ans est de </w:t>
            </w:r>
            <w:r w:rsidRPr="00292DEB">
              <w:rPr>
                <w:rFonts w:cs="Arial"/>
                <w:color w:val="FF00FF"/>
                <w:lang w:val="fr-BE"/>
              </w:rPr>
              <w:t xml:space="preserve">€392,76 </w:t>
            </w:r>
            <w:r w:rsidRPr="00292DEB">
              <w:rPr>
                <w:rFonts w:cs="Arial"/>
                <w:lang w:val="fr-BE"/>
              </w:rPr>
              <w:t>par mois).</w:t>
            </w:r>
          </w:p>
          <w:p w14:paraId="7BB0D29E" w14:textId="77777777" w:rsidR="005D0FED" w:rsidRPr="00292DEB" w:rsidRDefault="005D0FED" w:rsidP="00CD2271">
            <w:pPr>
              <w:spacing w:line="276" w:lineRule="auto"/>
              <w:rPr>
                <w:rFonts w:cs="Arial"/>
                <w:lang w:val="fr-BE"/>
              </w:rPr>
            </w:pPr>
            <w:r w:rsidRPr="00292DEB">
              <w:rPr>
                <w:rFonts w:eastAsia="Arial" w:cs="Arial"/>
                <w:iCs/>
                <w:lang w:val="fr-BE"/>
              </w:rPr>
              <w:t>Le montant de pension nationale ci-dessus est en outre réduit en fonction du degré d’invalidité</w:t>
            </w:r>
            <w:r w:rsidRPr="00292DEB">
              <w:rPr>
                <w:rFonts w:cs="Arial"/>
                <w:lang w:val="fr-BE"/>
              </w:rPr>
              <w:t>:</w:t>
            </w:r>
          </w:p>
          <w:p w14:paraId="498CF773"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color w:val="008000"/>
                <w:lang w:val="fr-BE"/>
              </w:rPr>
              <w:t xml:space="preserve">invalidité grave </w:t>
            </w:r>
            <w:r w:rsidRPr="00292DEB">
              <w:rPr>
                <w:i/>
                <w:color w:val="008080"/>
                <w:lang w:val="fr-BE"/>
              </w:rPr>
              <w:t>(ΒΑΡΙΑ ΑΝΑΠΗΡΙΑ)</w:t>
            </w:r>
            <w:r w:rsidRPr="00292DEB">
              <w:rPr>
                <w:lang w:val="fr-BE"/>
              </w:rPr>
              <w:t xml:space="preserve">: invalidité de plus de </w:t>
            </w:r>
            <w:r w:rsidRPr="00292DEB">
              <w:rPr>
                <w:color w:val="800000"/>
                <w:lang w:val="fr-BE"/>
              </w:rPr>
              <w:t xml:space="preserve">80%: </w:t>
            </w:r>
            <w:r w:rsidRPr="00292DEB">
              <w:rPr>
                <w:lang w:val="fr-BE"/>
              </w:rPr>
              <w:t>pension complète;</w:t>
            </w:r>
          </w:p>
          <w:p w14:paraId="3FFDE0F3"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color w:val="008000"/>
                <w:lang w:val="fr-BE"/>
              </w:rPr>
              <w:t xml:space="preserve">invalidité normale </w:t>
            </w:r>
            <w:r w:rsidRPr="00292DEB">
              <w:rPr>
                <w:i/>
                <w:color w:val="008080"/>
                <w:lang w:val="fr-BE"/>
              </w:rPr>
              <w:t>(ΣΥΝΗΘΗΣ ΑΝΑΠΗΡΙΑ)</w:t>
            </w:r>
            <w:r w:rsidRPr="00292DEB">
              <w:rPr>
                <w:lang w:val="fr-BE"/>
              </w:rPr>
              <w:t xml:space="preserve">: invalidité comprise entre </w:t>
            </w:r>
            <w:r w:rsidRPr="00292DEB">
              <w:rPr>
                <w:color w:val="800000"/>
                <w:lang w:val="fr-BE"/>
              </w:rPr>
              <w:t>67</w:t>
            </w:r>
            <w:r w:rsidRPr="00292DEB">
              <w:rPr>
                <w:lang w:val="fr-BE"/>
              </w:rPr>
              <w:t xml:space="preserve">% et </w:t>
            </w:r>
            <w:r w:rsidRPr="00292DEB">
              <w:rPr>
                <w:color w:val="800000"/>
                <w:lang w:val="fr-BE"/>
              </w:rPr>
              <w:t>79,99</w:t>
            </w:r>
            <w:r w:rsidRPr="00292DEB">
              <w:rPr>
                <w:lang w:val="fr-BE"/>
              </w:rPr>
              <w:t xml:space="preserve">%: </w:t>
            </w:r>
            <w:r w:rsidRPr="00292DEB">
              <w:rPr>
                <w:color w:val="800000"/>
                <w:lang w:val="fr-BE"/>
              </w:rPr>
              <w:t>75%</w:t>
            </w:r>
            <w:r w:rsidRPr="00292DEB">
              <w:rPr>
                <w:lang w:val="fr-BE"/>
              </w:rPr>
              <w:t xml:space="preserve"> de la pension nationale;</w:t>
            </w:r>
          </w:p>
          <w:p w14:paraId="09ABB2E2" w14:textId="77777777" w:rsidR="005D0FED" w:rsidRPr="00292DEB" w:rsidRDefault="005D0FED" w:rsidP="00CD2271">
            <w:pPr>
              <w:pStyle w:val="ListBullet"/>
              <w:tabs>
                <w:tab w:val="num" w:pos="360"/>
              </w:tabs>
              <w:spacing w:line="276" w:lineRule="auto"/>
              <w:rPr>
                <w:lang w:val="fr-BE"/>
              </w:rPr>
            </w:pPr>
            <w:r w:rsidRPr="00292DEB">
              <w:rPr>
                <w:color w:val="008000"/>
                <w:lang w:val="fr-BE"/>
              </w:rPr>
              <w:t xml:space="preserve">invalidité partielle </w:t>
            </w:r>
            <w:r w:rsidRPr="00292DEB">
              <w:rPr>
                <w:i/>
                <w:color w:val="008080"/>
                <w:lang w:val="fr-BE"/>
              </w:rPr>
              <w:t>(ΜΕΡΙΚΗ ΑΝΑΠΗΡΙΑ)</w:t>
            </w:r>
            <w:r w:rsidRPr="00292DEB">
              <w:rPr>
                <w:lang w:val="fr-BE"/>
              </w:rPr>
              <w:t xml:space="preserve">: invalidité comprise entre </w:t>
            </w:r>
            <w:r w:rsidRPr="00292DEB">
              <w:rPr>
                <w:color w:val="800000"/>
                <w:lang w:val="fr-BE"/>
              </w:rPr>
              <w:t>50</w:t>
            </w:r>
            <w:r w:rsidRPr="00292DEB">
              <w:rPr>
                <w:lang w:val="fr-BE"/>
              </w:rPr>
              <w:t xml:space="preserve">% et </w:t>
            </w:r>
            <w:r w:rsidRPr="00292DEB">
              <w:rPr>
                <w:color w:val="800000"/>
                <w:lang w:val="fr-BE"/>
              </w:rPr>
              <w:t>66,99</w:t>
            </w:r>
            <w:r w:rsidRPr="00292DEB">
              <w:rPr>
                <w:lang w:val="fr-BE"/>
              </w:rPr>
              <w:t xml:space="preserve">%: </w:t>
            </w:r>
            <w:r w:rsidRPr="00292DEB">
              <w:rPr>
                <w:color w:val="800000"/>
                <w:lang w:val="fr-BE"/>
              </w:rPr>
              <w:t>50%</w:t>
            </w:r>
            <w:r w:rsidRPr="00292DEB">
              <w:rPr>
                <w:lang w:val="fr-BE"/>
              </w:rPr>
              <w:t xml:space="preserve"> de la pension nationale. </w:t>
            </w:r>
          </w:p>
          <w:p w14:paraId="1AFA2B18" w14:textId="77777777" w:rsidR="005D0FED" w:rsidRPr="00292DEB" w:rsidRDefault="005D0FED" w:rsidP="00CD2271">
            <w:pPr>
              <w:spacing w:line="276" w:lineRule="auto"/>
              <w:rPr>
                <w:rFonts w:cs="Arial"/>
                <w:lang w:val="fr-BE" w:eastAsia="de-DE"/>
              </w:rPr>
            </w:pPr>
          </w:p>
          <w:p w14:paraId="0A540AE5" w14:textId="77777777" w:rsidR="005D0FED" w:rsidRPr="00292DEB" w:rsidRDefault="005D0FED" w:rsidP="00CD2271">
            <w:pPr>
              <w:pStyle w:val="ListBullet"/>
              <w:numPr>
                <w:ilvl w:val="0"/>
                <w:numId w:val="0"/>
              </w:numPr>
              <w:spacing w:line="276" w:lineRule="auto"/>
              <w:rPr>
                <w:lang w:val="fr-BE"/>
              </w:rPr>
            </w:pPr>
            <w:r w:rsidRPr="00292DEB">
              <w:rPr>
                <w:lang w:val="fr-BE"/>
              </w:rPr>
              <w:t xml:space="preserve">b) la </w:t>
            </w:r>
            <w:r w:rsidRPr="00292DEB">
              <w:rPr>
                <w:color w:val="008000"/>
                <w:lang w:val="fr-BE"/>
              </w:rPr>
              <w:t xml:space="preserve">pension contributive </w:t>
            </w:r>
            <w:r w:rsidRPr="00292DEB">
              <w:rPr>
                <w:i/>
                <w:lang w:val="fr-BE"/>
              </w:rPr>
              <w:t>(</w:t>
            </w:r>
            <w:r w:rsidRPr="00292DEB">
              <w:rPr>
                <w:i/>
                <w:color w:val="008080"/>
                <w:lang w:val="fr-BE"/>
              </w:rPr>
              <w:t>ΑΝΤΑΠΟΔΟΤΙΚΗ ΣΥΝΤΑΞΗ</w:t>
            </w:r>
            <w:r w:rsidRPr="00292DEB">
              <w:rPr>
                <w:i/>
                <w:lang w:val="fr-BE"/>
              </w:rPr>
              <w:t>)</w:t>
            </w:r>
            <w:r w:rsidRPr="00292DEB">
              <w:rPr>
                <w:lang w:val="fr-BE"/>
              </w:rPr>
              <w:t xml:space="preserve"> qui est calculée en fonction:</w:t>
            </w:r>
          </w:p>
          <w:p w14:paraId="55329821" w14:textId="77777777" w:rsidR="005D0FED" w:rsidRPr="00292DEB" w:rsidRDefault="005D0FED" w:rsidP="00CD2271">
            <w:pPr>
              <w:pStyle w:val="ListBullet"/>
              <w:tabs>
                <w:tab w:val="num" w:pos="502"/>
              </w:tabs>
              <w:spacing w:after="0" w:line="276" w:lineRule="auto"/>
              <w:ind w:left="115" w:hanging="115"/>
              <w:rPr>
                <w:lang w:val="fr-BE"/>
              </w:rPr>
            </w:pPr>
            <w:r w:rsidRPr="00292DEB">
              <w:rPr>
                <w:lang w:val="fr-BE"/>
              </w:rPr>
              <w:t>du nombre d’années d’assurance prises en compte en appliquant des coefficients de remplacement par année (</w:t>
            </w:r>
            <w:r w:rsidRPr="00292DEB">
              <w:rPr>
                <w:i/>
                <w:color w:val="008080"/>
                <w:lang w:val="fr-BE"/>
              </w:rPr>
              <w:t>π</w:t>
            </w:r>
            <w:proofErr w:type="spellStart"/>
            <w:r w:rsidRPr="00292DEB">
              <w:rPr>
                <w:i/>
                <w:color w:val="008080"/>
                <w:lang w:val="fr-BE"/>
              </w:rPr>
              <w:t>οσοστά</w:t>
            </w:r>
            <w:proofErr w:type="spellEnd"/>
            <w:r w:rsidRPr="00292DEB">
              <w:rPr>
                <w:i/>
                <w:color w:val="008080"/>
                <w:lang w:val="fr-BE"/>
              </w:rPr>
              <w:t xml:space="preserve"> αναπ</w:t>
            </w:r>
            <w:proofErr w:type="spellStart"/>
            <w:r w:rsidRPr="00292DEB">
              <w:rPr>
                <w:i/>
                <w:color w:val="008080"/>
                <w:lang w:val="fr-BE"/>
              </w:rPr>
              <w:t>λήρωσης</w:t>
            </w:r>
            <w:proofErr w:type="spellEnd"/>
            <w:r w:rsidRPr="00292DEB">
              <w:rPr>
                <w:lang w:val="fr-BE"/>
              </w:rPr>
              <w:t xml:space="preserve">) qui démarrent à </w:t>
            </w:r>
            <w:r w:rsidRPr="00292DEB">
              <w:rPr>
                <w:color w:val="C00000"/>
                <w:lang w:val="fr-BE"/>
              </w:rPr>
              <w:t>0,77</w:t>
            </w:r>
            <w:r w:rsidRPr="00292DEB">
              <w:rPr>
                <w:lang w:val="fr-BE"/>
              </w:rPr>
              <w:t xml:space="preserve">% pour une couverture de </w:t>
            </w:r>
            <w:r w:rsidRPr="00292DEB">
              <w:rPr>
                <w:color w:val="C00000"/>
                <w:lang w:val="fr-BE"/>
              </w:rPr>
              <w:t>15</w:t>
            </w:r>
            <w:r w:rsidRPr="00292DEB">
              <w:rPr>
                <w:lang w:val="fr-BE"/>
              </w:rPr>
              <w:t xml:space="preserve"> ans et augmentent progressivement pour atteindre </w:t>
            </w:r>
            <w:r w:rsidRPr="00292DEB">
              <w:rPr>
                <w:color w:val="C00000"/>
                <w:lang w:val="fr-BE"/>
              </w:rPr>
              <w:t>2,55</w:t>
            </w:r>
            <w:r w:rsidRPr="00292DEB">
              <w:rPr>
                <w:lang w:val="fr-BE"/>
              </w:rPr>
              <w:t xml:space="preserve">% pour </w:t>
            </w:r>
            <w:r w:rsidRPr="00292DEB">
              <w:rPr>
                <w:color w:val="C00000"/>
                <w:lang w:val="fr-BE"/>
              </w:rPr>
              <w:t>36</w:t>
            </w:r>
            <w:r w:rsidRPr="00292DEB">
              <w:rPr>
                <w:lang w:val="fr-BE"/>
              </w:rPr>
              <w:t xml:space="preserve"> à </w:t>
            </w:r>
            <w:r w:rsidRPr="00292DEB">
              <w:rPr>
                <w:color w:val="C00000"/>
                <w:lang w:val="fr-BE"/>
              </w:rPr>
              <w:t>40</w:t>
            </w:r>
            <w:r w:rsidRPr="00292DEB">
              <w:rPr>
                <w:lang w:val="fr-BE"/>
              </w:rPr>
              <w:t xml:space="preserve"> années de couverture d’assurance et retombent à </w:t>
            </w:r>
            <w:r w:rsidRPr="00292DEB">
              <w:rPr>
                <w:color w:val="C00000"/>
                <w:lang w:val="fr-BE"/>
              </w:rPr>
              <w:t>0,5%</w:t>
            </w:r>
            <w:r w:rsidRPr="00292DEB">
              <w:rPr>
                <w:lang w:val="fr-BE"/>
              </w:rPr>
              <w:t xml:space="preserve"> pour plus de </w:t>
            </w:r>
            <w:r w:rsidRPr="00292DEB">
              <w:rPr>
                <w:color w:val="C00000"/>
                <w:lang w:val="fr-BE"/>
              </w:rPr>
              <w:t>40</w:t>
            </w:r>
            <w:r w:rsidRPr="00292DEB">
              <w:rPr>
                <w:lang w:val="fr-BE"/>
              </w:rPr>
              <w:t xml:space="preserve"> années; </w:t>
            </w:r>
          </w:p>
          <w:p w14:paraId="110318E3" w14:textId="77777777" w:rsidR="005D0FED" w:rsidRPr="00292DEB" w:rsidRDefault="005D0FED" w:rsidP="00CD2271">
            <w:pPr>
              <w:pStyle w:val="ListBullet"/>
              <w:tabs>
                <w:tab w:val="num" w:pos="502"/>
              </w:tabs>
              <w:spacing w:after="0" w:line="276" w:lineRule="auto"/>
              <w:ind w:left="115" w:hanging="115"/>
              <w:rPr>
                <w:lang w:val="fr-BE"/>
              </w:rPr>
            </w:pPr>
            <w:r w:rsidRPr="00292DEB">
              <w:rPr>
                <w:lang w:val="fr-BE"/>
              </w:rPr>
              <w:t xml:space="preserve">et des revenus moyens ouvrant droit à la pension de la personne assurée à partir de l’année d’assurance </w:t>
            </w:r>
            <w:r w:rsidRPr="00292DEB">
              <w:rPr>
                <w:color w:val="C00000"/>
                <w:lang w:val="fr-BE"/>
              </w:rPr>
              <w:t>2002</w:t>
            </w:r>
            <w:r w:rsidRPr="00292DEB">
              <w:rPr>
                <w:lang w:val="fr-BE"/>
              </w:rPr>
              <w:t xml:space="preserve"> jusqu’au jour où l’intéressé demande sa pension.</w:t>
            </w:r>
          </w:p>
          <w:p w14:paraId="3EDE6959" w14:textId="77777777" w:rsidR="005D0FED" w:rsidRPr="00292DEB" w:rsidRDefault="005D0FED" w:rsidP="00CD2271">
            <w:pPr>
              <w:keepNext/>
              <w:spacing w:line="276" w:lineRule="auto"/>
              <w:outlineLvl w:val="2"/>
              <w:rPr>
                <w:rFonts w:cs="Arial"/>
                <w:lang w:val="fr-BE"/>
              </w:rPr>
            </w:pPr>
            <w:r w:rsidRPr="00292DEB">
              <w:rPr>
                <w:rFonts w:cs="Arial"/>
                <w:lang w:val="fr-BE"/>
              </w:rPr>
              <w:t>La partie contributive de la pension d’invalidité varie selon le revenu brut de l’emploi précédent.</w:t>
            </w:r>
          </w:p>
          <w:p w14:paraId="757C4D9A" w14:textId="77777777" w:rsidR="005D0FED" w:rsidRPr="00292DEB" w:rsidRDefault="005D0FED" w:rsidP="00CD2271">
            <w:pPr>
              <w:keepNext/>
              <w:spacing w:line="276" w:lineRule="auto"/>
              <w:outlineLvl w:val="2"/>
              <w:rPr>
                <w:rFonts w:cs="Arial"/>
                <w:b/>
                <w:color w:val="0000FF"/>
                <w:lang w:val="fr-BE"/>
              </w:rPr>
            </w:pPr>
          </w:p>
          <w:p w14:paraId="3CB9F7B8" w14:textId="77777777" w:rsidR="005D0FED" w:rsidRPr="00292DEB" w:rsidRDefault="005D0FED" w:rsidP="00CD2271">
            <w:pPr>
              <w:spacing w:after="40" w:line="276" w:lineRule="auto"/>
              <w:rPr>
                <w:rFonts w:cs="Arial"/>
                <w:lang w:val="fr-BE"/>
              </w:rPr>
            </w:pPr>
            <w:r w:rsidRPr="00292DEB">
              <w:rPr>
                <w:rFonts w:cs="Arial"/>
                <w:lang w:val="fr-BE"/>
              </w:rPr>
              <w:t xml:space="preserve">La pension est accordée sur une base mensuelle et versée </w:t>
            </w:r>
            <w:r w:rsidRPr="00292DEB">
              <w:rPr>
                <w:rFonts w:cs="Arial"/>
                <w:color w:val="C00000"/>
                <w:lang w:val="fr-BE"/>
              </w:rPr>
              <w:t>12 </w:t>
            </w:r>
            <w:r w:rsidRPr="00292DEB">
              <w:rPr>
                <w:rFonts w:cs="Arial"/>
                <w:lang w:val="fr-BE"/>
              </w:rPr>
              <w:t>fois par an.</w:t>
            </w:r>
          </w:p>
          <w:p w14:paraId="4561218A" w14:textId="77777777" w:rsidR="005D0FED" w:rsidRPr="00292DEB" w:rsidRDefault="005D0FED" w:rsidP="00CD2271">
            <w:pPr>
              <w:spacing w:after="40" w:line="276" w:lineRule="auto"/>
              <w:rPr>
                <w:rFonts w:cs="Arial"/>
                <w:lang w:val="fr-BE"/>
              </w:rPr>
            </w:pPr>
            <w:r w:rsidRPr="00292DEB">
              <w:rPr>
                <w:rFonts w:cs="Arial"/>
                <w:lang w:val="fr-BE"/>
              </w:rPr>
              <w:t>Le droit à la pension d’invalidité ne dépend pas de conditions de ressources.</w:t>
            </w:r>
          </w:p>
          <w:p w14:paraId="3A5080DA" w14:textId="77777777" w:rsidR="005D0FED" w:rsidRPr="00292DEB" w:rsidRDefault="005D0FED" w:rsidP="00CD2271">
            <w:pPr>
              <w:spacing w:after="40" w:line="276" w:lineRule="auto"/>
              <w:rPr>
                <w:rFonts w:cs="Arial"/>
                <w:lang w:val="fr-BE"/>
              </w:rPr>
            </w:pPr>
          </w:p>
          <w:p w14:paraId="3D6BFD3E" w14:textId="77777777" w:rsidR="005D0FED" w:rsidRPr="00292DEB" w:rsidRDefault="005D0FED" w:rsidP="00CD2271">
            <w:pPr>
              <w:spacing w:after="40" w:line="276" w:lineRule="auto"/>
              <w:rPr>
                <w:rFonts w:cs="Arial"/>
                <w:lang w:val="fr-BE"/>
              </w:rPr>
            </w:pPr>
            <w:r w:rsidRPr="00292DEB">
              <w:rPr>
                <w:rFonts w:cs="Arial"/>
                <w:lang w:val="fr-BE"/>
              </w:rPr>
              <w:t xml:space="preserve">La perception d’une </w:t>
            </w:r>
            <w:r w:rsidRPr="00292DEB">
              <w:rPr>
                <w:rFonts w:cs="Arial"/>
                <w:color w:val="008000"/>
                <w:lang w:val="fr-BE"/>
              </w:rPr>
              <w:t>prestation pour soins non résidentiels</w:t>
            </w:r>
            <w:r w:rsidRPr="00292DEB">
              <w:rPr>
                <w:rFonts w:cs="Arial"/>
                <w:lang w:val="fr-BE"/>
              </w:rPr>
              <w:t xml:space="preserve"> (</w:t>
            </w:r>
            <w:r w:rsidRPr="00292DEB">
              <w:rPr>
                <w:rFonts w:cs="Arial"/>
                <w:i/>
                <w:color w:val="008080"/>
                <w:lang w:val="fr-BE"/>
              </w:rPr>
              <w:t xml:space="preserve">ΕΞΩΙΔΡΥΜΑΤΙΚΟ </w:t>
            </w:r>
            <w:r w:rsidRPr="00292DEB">
              <w:rPr>
                <w:rFonts w:cs="Arial"/>
                <w:i/>
                <w:color w:val="008080"/>
                <w:lang w:val="fr-BE"/>
              </w:rPr>
              <w:lastRenderedPageBreak/>
              <w:t>ΕΠΙΔΟΜΑ</w:t>
            </w:r>
            <w:r w:rsidRPr="00292DEB">
              <w:rPr>
                <w:rFonts w:cs="Arial"/>
                <w:lang w:val="fr-BE"/>
              </w:rPr>
              <w:t xml:space="preserve">), d’une </w:t>
            </w:r>
            <w:r w:rsidRPr="00292DEB">
              <w:rPr>
                <w:rFonts w:cs="Arial"/>
                <w:color w:val="008000"/>
                <w:lang w:val="fr-BE"/>
              </w:rPr>
              <w:t xml:space="preserve">prestation d’invalidité totale </w:t>
            </w:r>
            <w:r w:rsidRPr="00292DEB">
              <w:rPr>
                <w:rFonts w:cs="Arial"/>
                <w:lang w:val="fr-BE"/>
              </w:rPr>
              <w:t>(</w:t>
            </w:r>
            <w:r w:rsidRPr="00292DEB">
              <w:rPr>
                <w:rFonts w:cs="Arial"/>
                <w:i/>
                <w:color w:val="008080"/>
                <w:lang w:val="fr-BE"/>
              </w:rPr>
              <w:t>ΕΠΙΔΟΜΑ ΑΠΟΛΥΤΟΥ ΑΝΑΠΗΡΙΑΣ</w:t>
            </w:r>
            <w:r w:rsidRPr="00292DEB">
              <w:rPr>
                <w:rFonts w:cs="Arial"/>
                <w:lang w:val="fr-BE"/>
              </w:rPr>
              <w:t>) ou d’autres prestations n’affecte le montant de la pension d’invalidité.</w:t>
            </w:r>
          </w:p>
          <w:p w14:paraId="72DF0963" w14:textId="77777777" w:rsidR="005D0FED" w:rsidRPr="00292DEB" w:rsidRDefault="005D0FED" w:rsidP="00CD2271">
            <w:pPr>
              <w:spacing w:after="40" w:line="276" w:lineRule="auto"/>
              <w:rPr>
                <w:rFonts w:cs="Arial"/>
                <w:lang w:val="fr-BE"/>
              </w:rPr>
            </w:pPr>
          </w:p>
          <w:p w14:paraId="6AFA8FF3" w14:textId="7178214F" w:rsidR="005D0FED" w:rsidRPr="00292DEB" w:rsidRDefault="005D0FED" w:rsidP="00CD2271">
            <w:pPr>
              <w:spacing w:line="276" w:lineRule="auto"/>
              <w:rPr>
                <w:rFonts w:cs="Arial"/>
                <w:lang w:val="fr-BE"/>
              </w:rPr>
            </w:pPr>
            <w:r w:rsidRPr="00292DEB">
              <w:rPr>
                <w:rFonts w:cs="Arial"/>
                <w:lang w:val="fr-BE"/>
              </w:rPr>
              <w:t xml:space="preserve">Le droit à la pension d’invalidité supplémentaire du premier pilier (branche de l’assurance complémentaire au sein de </w:t>
            </w:r>
            <w:r w:rsidRPr="00292DEB">
              <w:rPr>
                <w:rFonts w:cs="Arial"/>
                <w:color w:val="008000"/>
                <w:lang w:val="fr-BE"/>
              </w:rPr>
              <w:t>l’e-EFKA</w:t>
            </w:r>
            <w:r w:rsidRPr="00292DEB">
              <w:rPr>
                <w:rFonts w:cs="Arial"/>
                <w:lang w:val="fr-BE"/>
              </w:rPr>
              <w:t>) ou du deuxième pilier (Fonds professionnels) prend effet lorsque le bénéficiaire perçoit la pension d’invalidité principale du premier pilier (</w:t>
            </w:r>
            <w:r w:rsidRPr="00292DEB">
              <w:rPr>
                <w:rFonts w:cs="Arial"/>
                <w:color w:val="008000"/>
                <w:lang w:val="fr-BE"/>
              </w:rPr>
              <w:t>e-EFKA</w:t>
            </w:r>
            <w:r w:rsidRPr="00292DEB">
              <w:rPr>
                <w:rFonts w:cs="Arial"/>
                <w:lang w:val="fr-BE"/>
              </w:rPr>
              <w:t>).</w:t>
            </w:r>
          </w:p>
        </w:tc>
        <w:tc>
          <w:tcPr>
            <w:tcW w:w="1370" w:type="pct"/>
          </w:tcPr>
          <w:p w14:paraId="4DC6CF2A" w14:textId="77777777" w:rsidR="005D0FED" w:rsidRPr="00292DEB" w:rsidRDefault="005D0FED" w:rsidP="00CD2271">
            <w:pPr>
              <w:pStyle w:val="Normal0"/>
              <w:spacing w:after="0"/>
              <w:rPr>
                <w:b/>
                <w:color w:val="FF0000"/>
                <w:sz w:val="15"/>
                <w:szCs w:val="15"/>
                <w:lang w:val="en-GB"/>
              </w:rPr>
            </w:pPr>
            <w:r w:rsidRPr="00292DEB">
              <w:rPr>
                <w:b/>
                <w:color w:val="FF0000"/>
                <w:sz w:val="15"/>
                <w:szCs w:val="15"/>
                <w:lang w:val="en-GB"/>
              </w:rPr>
              <w:lastRenderedPageBreak/>
              <w:t xml:space="preserve">E-V-11-EL </w:t>
            </w:r>
          </w:p>
          <w:p w14:paraId="5F065DA4" w14:textId="77777777" w:rsidR="005D0FED" w:rsidRPr="00292DEB" w:rsidRDefault="005D0FED" w:rsidP="00CD2271">
            <w:pPr>
              <w:pStyle w:val="Normal0"/>
              <w:spacing w:after="0"/>
              <w:ind w:right="141"/>
              <w:rPr>
                <w:color w:val="000000"/>
                <w:sz w:val="15"/>
                <w:szCs w:val="15"/>
                <w:lang w:val="en-GB"/>
              </w:rPr>
            </w:pPr>
            <w:r w:rsidRPr="00292DEB">
              <w:rPr>
                <w:color w:val="008000"/>
                <w:sz w:val="15"/>
                <w:szCs w:val="15"/>
                <w:lang w:val="en-GB"/>
              </w:rPr>
              <w:t xml:space="preserve">Invalidity pension </w:t>
            </w:r>
            <w:r w:rsidRPr="00292DEB">
              <w:rPr>
                <w:color w:val="000000"/>
                <w:sz w:val="15"/>
                <w:szCs w:val="15"/>
                <w:lang w:val="en-GB"/>
              </w:rPr>
              <w:t xml:space="preserve">is composed of: </w:t>
            </w:r>
          </w:p>
          <w:p w14:paraId="12433F30" w14:textId="77777777" w:rsidR="005D0FED" w:rsidRPr="00292DEB" w:rsidRDefault="005D0FED" w:rsidP="00CD2271">
            <w:pPr>
              <w:pStyle w:val="Normal0"/>
              <w:spacing w:after="0"/>
              <w:ind w:right="141"/>
              <w:rPr>
                <w:color w:val="000000"/>
                <w:sz w:val="15"/>
                <w:szCs w:val="15"/>
                <w:lang w:val="en-GB"/>
              </w:rPr>
            </w:pPr>
            <w:r w:rsidRPr="00292DEB">
              <w:rPr>
                <w:color w:val="000000" w:themeColor="text1"/>
                <w:sz w:val="15"/>
                <w:szCs w:val="15"/>
                <w:lang w:val="en-GB"/>
              </w:rPr>
              <w:t xml:space="preserve">(a) the </w:t>
            </w:r>
            <w:r w:rsidRPr="00292DEB">
              <w:rPr>
                <w:color w:val="008000"/>
                <w:sz w:val="15"/>
                <w:szCs w:val="15"/>
                <w:lang w:val="en-GB"/>
              </w:rPr>
              <w:t xml:space="preserve">national pension </w:t>
            </w:r>
            <w:r w:rsidRPr="00292DEB">
              <w:rPr>
                <w:i/>
                <w:iCs/>
                <w:color w:val="008080"/>
                <w:sz w:val="15"/>
                <w:szCs w:val="15"/>
                <w:lang w:val="en-GB"/>
              </w:rPr>
              <w:t>(</w:t>
            </w:r>
            <w:r w:rsidRPr="00292DEB">
              <w:rPr>
                <w:i/>
                <w:iCs/>
                <w:color w:val="008080"/>
                <w:sz w:val="15"/>
                <w:szCs w:val="15"/>
              </w:rPr>
              <w:t>ΕΘΝΙΚΗ</w:t>
            </w:r>
            <w:r w:rsidRPr="00292DEB">
              <w:rPr>
                <w:i/>
                <w:iCs/>
                <w:color w:val="008080"/>
                <w:sz w:val="15"/>
                <w:szCs w:val="15"/>
                <w:lang w:val="en-GB"/>
              </w:rPr>
              <w:t xml:space="preserve"> </w:t>
            </w:r>
            <w:r w:rsidRPr="00292DEB">
              <w:rPr>
                <w:i/>
                <w:iCs/>
                <w:color w:val="008080"/>
                <w:sz w:val="15"/>
                <w:szCs w:val="15"/>
              </w:rPr>
              <w:t>ΣΥΝΤΑΞΗ</w:t>
            </w:r>
            <w:r w:rsidRPr="00292DEB">
              <w:rPr>
                <w:i/>
                <w:iCs/>
                <w:color w:val="008080"/>
                <w:sz w:val="15"/>
                <w:szCs w:val="15"/>
                <w:lang w:val="en-GB"/>
              </w:rPr>
              <w:t>)</w:t>
            </w:r>
            <w:r w:rsidRPr="00292DEB">
              <w:rPr>
                <w:color w:val="008080"/>
                <w:sz w:val="15"/>
                <w:szCs w:val="15"/>
                <w:lang w:val="en-GB"/>
              </w:rPr>
              <w:t xml:space="preserve"> </w:t>
            </w:r>
            <w:r w:rsidRPr="00292DEB">
              <w:rPr>
                <w:color w:val="000000" w:themeColor="text1"/>
                <w:sz w:val="15"/>
                <w:szCs w:val="15"/>
                <w:lang w:val="en-GB"/>
              </w:rPr>
              <w:t xml:space="preserve">which is not financed by contributions, but directly from the State budget. The amount is set to </w:t>
            </w:r>
            <w:r w:rsidRPr="00292DEB">
              <w:rPr>
                <w:color w:val="FF00FF"/>
                <w:sz w:val="15"/>
                <w:szCs w:val="15"/>
                <w:lang w:val="en-GB"/>
              </w:rPr>
              <w:t>€</w:t>
            </w:r>
            <w:del w:id="185" w:author="Author">
              <w:r w:rsidRPr="00292DEB">
                <w:rPr>
                  <w:color w:val="FF00FF"/>
                  <w:sz w:val="15"/>
                  <w:szCs w:val="15"/>
                  <w:lang w:val="en-GB"/>
                </w:rPr>
                <w:delText>436.40</w:delText>
              </w:r>
            </w:del>
            <w:ins w:id="186" w:author="Author">
              <w:r w:rsidRPr="00292DEB">
                <w:rPr>
                  <w:color w:val="FF00FF"/>
                  <w:sz w:val="15"/>
                  <w:szCs w:val="15"/>
                  <w:lang w:val="en-GB"/>
                </w:rPr>
                <w:t>446.87</w:t>
              </w:r>
            </w:ins>
            <w:r w:rsidRPr="00292DEB">
              <w:rPr>
                <w:color w:val="FF00FF"/>
                <w:sz w:val="15"/>
                <w:szCs w:val="15"/>
                <w:lang w:val="en-GB"/>
              </w:rPr>
              <w:t xml:space="preserve"> </w:t>
            </w:r>
            <w:r w:rsidRPr="00292DEB">
              <w:rPr>
                <w:color w:val="000000" w:themeColor="text1"/>
                <w:sz w:val="15"/>
                <w:szCs w:val="15"/>
                <w:lang w:val="en-GB"/>
              </w:rPr>
              <w:t xml:space="preserve">per month for at least </w:t>
            </w:r>
            <w:r w:rsidRPr="00292DEB">
              <w:rPr>
                <w:color w:val="C00000"/>
                <w:sz w:val="15"/>
                <w:szCs w:val="15"/>
                <w:lang w:val="en-GB"/>
              </w:rPr>
              <w:t>20</w:t>
            </w:r>
            <w:r w:rsidRPr="00292DEB">
              <w:rPr>
                <w:color w:val="000000" w:themeColor="text1"/>
                <w:sz w:val="15"/>
                <w:szCs w:val="15"/>
                <w:lang w:val="en-GB"/>
              </w:rPr>
              <w:t xml:space="preserve"> years of insurance. This amount is reduced by </w:t>
            </w:r>
            <w:r w:rsidRPr="00292DEB">
              <w:rPr>
                <w:color w:val="C00000"/>
                <w:sz w:val="15"/>
                <w:szCs w:val="15"/>
                <w:lang w:val="en-GB"/>
              </w:rPr>
              <w:t>2%</w:t>
            </w:r>
            <w:r w:rsidRPr="00292DEB">
              <w:rPr>
                <w:color w:val="000000" w:themeColor="text1"/>
                <w:sz w:val="15"/>
                <w:szCs w:val="15"/>
                <w:lang w:val="en-GB"/>
              </w:rPr>
              <w:t xml:space="preserve"> for every year which falls short from </w:t>
            </w:r>
            <w:r w:rsidRPr="00292DEB">
              <w:rPr>
                <w:color w:val="C00000"/>
                <w:sz w:val="15"/>
                <w:szCs w:val="15"/>
                <w:lang w:val="en-GB"/>
              </w:rPr>
              <w:t>20</w:t>
            </w:r>
            <w:r w:rsidRPr="00292DEB">
              <w:rPr>
                <w:color w:val="000000" w:themeColor="text1"/>
                <w:sz w:val="15"/>
                <w:szCs w:val="15"/>
                <w:lang w:val="en-GB"/>
              </w:rPr>
              <w:t xml:space="preserve"> to </w:t>
            </w:r>
            <w:r w:rsidRPr="00292DEB">
              <w:rPr>
                <w:color w:val="C00000"/>
                <w:sz w:val="15"/>
                <w:szCs w:val="15"/>
                <w:lang w:val="en-GB"/>
              </w:rPr>
              <w:t>15</w:t>
            </w:r>
            <w:r w:rsidRPr="00292DEB">
              <w:rPr>
                <w:color w:val="000000" w:themeColor="text1"/>
                <w:sz w:val="15"/>
                <w:szCs w:val="15"/>
                <w:lang w:val="en-GB"/>
              </w:rPr>
              <w:t xml:space="preserve"> years of insurance (i.e. the amount of national pension for </w:t>
            </w:r>
            <w:r w:rsidRPr="00292DEB">
              <w:rPr>
                <w:color w:val="C00000"/>
                <w:sz w:val="15"/>
                <w:szCs w:val="15"/>
                <w:lang w:val="en-GB"/>
              </w:rPr>
              <w:t>15</w:t>
            </w:r>
            <w:r w:rsidRPr="00292DEB">
              <w:rPr>
                <w:color w:val="000000" w:themeColor="text1"/>
                <w:sz w:val="15"/>
                <w:szCs w:val="15"/>
                <w:lang w:val="en-GB"/>
              </w:rPr>
              <w:t xml:space="preserve"> years of insurance is </w:t>
            </w:r>
            <w:r w:rsidRPr="00292DEB">
              <w:rPr>
                <w:color w:val="FF00FF"/>
                <w:sz w:val="15"/>
                <w:szCs w:val="15"/>
                <w:lang w:val="en-GB"/>
              </w:rPr>
              <w:t>€</w:t>
            </w:r>
            <w:del w:id="187" w:author="Author">
              <w:r w:rsidRPr="00292DEB">
                <w:rPr>
                  <w:color w:val="FF00FF"/>
                  <w:sz w:val="15"/>
                  <w:szCs w:val="15"/>
                  <w:lang w:val="en-GB"/>
                </w:rPr>
                <w:delText>392.76</w:delText>
              </w:r>
            </w:del>
            <w:ins w:id="188" w:author="Author">
              <w:r w:rsidRPr="00292DEB">
                <w:rPr>
                  <w:color w:val="FF00FF"/>
                  <w:sz w:val="15"/>
                  <w:szCs w:val="15"/>
                  <w:lang w:val="en-GB"/>
                </w:rPr>
                <w:t>402.19</w:t>
              </w:r>
            </w:ins>
            <w:r w:rsidRPr="00292DEB">
              <w:rPr>
                <w:color w:val="FF00FF"/>
                <w:sz w:val="15"/>
                <w:szCs w:val="15"/>
                <w:lang w:val="en-GB"/>
              </w:rPr>
              <w:t xml:space="preserve"> </w:t>
            </w:r>
            <w:r w:rsidRPr="00292DEB">
              <w:rPr>
                <w:color w:val="000000" w:themeColor="text1"/>
                <w:sz w:val="15"/>
                <w:szCs w:val="15"/>
                <w:lang w:val="en-GB"/>
              </w:rPr>
              <w:t xml:space="preserve">per month). </w:t>
            </w:r>
          </w:p>
          <w:p w14:paraId="38DBC96A" w14:textId="77777777" w:rsidR="005D0FED" w:rsidRPr="00292DEB" w:rsidRDefault="005D0FED" w:rsidP="00CD2271">
            <w:pPr>
              <w:pStyle w:val="Normal0"/>
              <w:spacing w:after="0"/>
              <w:ind w:right="141"/>
              <w:rPr>
                <w:color w:val="000000"/>
                <w:sz w:val="15"/>
                <w:szCs w:val="15"/>
                <w:lang w:val="en-GB"/>
              </w:rPr>
            </w:pPr>
            <w:r w:rsidRPr="00292DEB">
              <w:rPr>
                <w:color w:val="000000"/>
                <w:sz w:val="15"/>
                <w:szCs w:val="15"/>
                <w:lang w:val="en-GB"/>
              </w:rPr>
              <w:t xml:space="preserve">The above amount of the national pension is reduced further according to the degree of disability: </w:t>
            </w:r>
          </w:p>
          <w:p w14:paraId="62CAAB17" w14:textId="77777777" w:rsidR="005D0FED" w:rsidRPr="00292DEB" w:rsidRDefault="005D0FED" w:rsidP="00CD2271">
            <w:pPr>
              <w:pStyle w:val="Normal0"/>
              <w:numPr>
                <w:ilvl w:val="0"/>
                <w:numId w:val="123"/>
              </w:numPr>
              <w:pBdr>
                <w:top w:val="nil"/>
                <w:left w:val="nil"/>
                <w:bottom w:val="nil"/>
                <w:right w:val="nil"/>
                <w:between w:val="nil"/>
              </w:pBdr>
              <w:spacing w:after="0"/>
              <w:ind w:right="141"/>
              <w:rPr>
                <w:color w:val="000000"/>
                <w:sz w:val="15"/>
                <w:szCs w:val="15"/>
                <w:lang w:val="en-GB"/>
              </w:rPr>
            </w:pPr>
            <w:r w:rsidRPr="00292DEB">
              <w:rPr>
                <w:color w:val="008000"/>
                <w:sz w:val="15"/>
                <w:szCs w:val="15"/>
                <w:lang w:val="en-GB"/>
              </w:rPr>
              <w:t xml:space="preserve">severe invalidity </w:t>
            </w:r>
            <w:r w:rsidRPr="00292DEB">
              <w:rPr>
                <w:i/>
                <w:color w:val="008080"/>
                <w:sz w:val="15"/>
                <w:szCs w:val="15"/>
                <w:lang w:val="en-GB"/>
              </w:rPr>
              <w:t>(</w:t>
            </w:r>
            <w:r w:rsidRPr="00292DEB">
              <w:rPr>
                <w:i/>
                <w:color w:val="008080"/>
                <w:sz w:val="15"/>
                <w:szCs w:val="15"/>
              </w:rPr>
              <w:t>ΒΑΡΙΑ</w:t>
            </w:r>
            <w:r w:rsidRPr="00292DEB">
              <w:rPr>
                <w:i/>
                <w:color w:val="008080"/>
                <w:sz w:val="15"/>
                <w:szCs w:val="15"/>
                <w:lang w:val="en-GB"/>
              </w:rPr>
              <w:t xml:space="preserve"> </w:t>
            </w:r>
            <w:r w:rsidRPr="00292DEB">
              <w:rPr>
                <w:i/>
                <w:color w:val="008080"/>
                <w:sz w:val="15"/>
                <w:szCs w:val="15"/>
              </w:rPr>
              <w:t>ΑΝΑΠΗΡΙΑ</w:t>
            </w:r>
            <w:r w:rsidRPr="00292DEB">
              <w:rPr>
                <w:i/>
                <w:color w:val="008080"/>
                <w:sz w:val="15"/>
                <w:szCs w:val="15"/>
                <w:lang w:val="en-GB"/>
              </w:rPr>
              <w:t>)</w:t>
            </w:r>
            <w:r w:rsidRPr="00292DEB">
              <w:rPr>
                <w:color w:val="000000"/>
                <w:sz w:val="15"/>
                <w:szCs w:val="15"/>
                <w:lang w:val="en-GB"/>
              </w:rPr>
              <w:t xml:space="preserve">: invalidity of more than </w:t>
            </w:r>
            <w:r w:rsidRPr="00292DEB">
              <w:rPr>
                <w:color w:val="C00000"/>
                <w:sz w:val="15"/>
                <w:szCs w:val="15"/>
                <w:lang w:val="en-GB"/>
              </w:rPr>
              <w:t>80%</w:t>
            </w:r>
            <w:r w:rsidRPr="00292DEB">
              <w:rPr>
                <w:color w:val="000000"/>
                <w:sz w:val="15"/>
                <w:szCs w:val="15"/>
                <w:lang w:val="en-GB"/>
              </w:rPr>
              <w:t xml:space="preserve">: full national pension; </w:t>
            </w:r>
          </w:p>
          <w:p w14:paraId="14128B6B" w14:textId="77777777" w:rsidR="005D0FED" w:rsidRPr="00292DEB" w:rsidRDefault="005D0FED" w:rsidP="00CD2271">
            <w:pPr>
              <w:pStyle w:val="Normal0"/>
              <w:numPr>
                <w:ilvl w:val="0"/>
                <w:numId w:val="123"/>
              </w:numPr>
              <w:pBdr>
                <w:top w:val="nil"/>
                <w:left w:val="nil"/>
                <w:bottom w:val="nil"/>
                <w:right w:val="nil"/>
                <w:between w:val="nil"/>
              </w:pBdr>
              <w:spacing w:before="0" w:after="0"/>
              <w:ind w:right="141"/>
              <w:rPr>
                <w:color w:val="000000"/>
                <w:sz w:val="15"/>
                <w:szCs w:val="15"/>
                <w:lang w:val="en-GB"/>
              </w:rPr>
            </w:pPr>
            <w:r w:rsidRPr="00292DEB">
              <w:rPr>
                <w:color w:val="008000"/>
                <w:sz w:val="15"/>
                <w:szCs w:val="15"/>
                <w:lang w:val="en-GB"/>
              </w:rPr>
              <w:t xml:space="preserve">normal invalidity </w:t>
            </w:r>
            <w:r w:rsidRPr="00292DEB">
              <w:rPr>
                <w:i/>
                <w:color w:val="008080"/>
                <w:sz w:val="15"/>
                <w:szCs w:val="15"/>
                <w:lang w:val="en-GB"/>
              </w:rPr>
              <w:t>(</w:t>
            </w:r>
            <w:r w:rsidRPr="00292DEB">
              <w:rPr>
                <w:i/>
                <w:color w:val="008080"/>
                <w:sz w:val="15"/>
                <w:szCs w:val="15"/>
              </w:rPr>
              <w:t>ΣΥΝΗΘΗΣ</w:t>
            </w:r>
            <w:r w:rsidRPr="00292DEB">
              <w:rPr>
                <w:i/>
                <w:color w:val="008080"/>
                <w:sz w:val="15"/>
                <w:szCs w:val="15"/>
                <w:lang w:val="en-GB"/>
              </w:rPr>
              <w:t xml:space="preserve"> </w:t>
            </w:r>
            <w:r w:rsidRPr="00292DEB">
              <w:rPr>
                <w:i/>
                <w:color w:val="008080"/>
                <w:sz w:val="15"/>
                <w:szCs w:val="15"/>
              </w:rPr>
              <w:t>ΑΝΑΠΗΡΙΑ</w:t>
            </w:r>
            <w:r w:rsidRPr="00292DEB">
              <w:rPr>
                <w:i/>
                <w:color w:val="008080"/>
                <w:sz w:val="15"/>
                <w:szCs w:val="15"/>
                <w:lang w:val="en-GB"/>
              </w:rPr>
              <w:t>)</w:t>
            </w:r>
            <w:r w:rsidRPr="00292DEB">
              <w:rPr>
                <w:color w:val="000000"/>
                <w:sz w:val="15"/>
                <w:szCs w:val="15"/>
                <w:lang w:val="en-GB"/>
              </w:rPr>
              <w:t xml:space="preserve">: invalidity of more than </w:t>
            </w:r>
            <w:r w:rsidRPr="00292DEB">
              <w:rPr>
                <w:color w:val="C00000"/>
                <w:sz w:val="15"/>
                <w:szCs w:val="15"/>
                <w:lang w:val="en-GB"/>
              </w:rPr>
              <w:t>67% - 79.99%</w:t>
            </w:r>
            <w:r w:rsidRPr="00292DEB">
              <w:rPr>
                <w:color w:val="000000"/>
                <w:sz w:val="15"/>
                <w:szCs w:val="15"/>
                <w:lang w:val="en-GB"/>
              </w:rPr>
              <w:t xml:space="preserve">: </w:t>
            </w:r>
            <w:r w:rsidRPr="00292DEB">
              <w:rPr>
                <w:color w:val="C00000"/>
                <w:sz w:val="15"/>
                <w:szCs w:val="15"/>
                <w:lang w:val="en-GB"/>
              </w:rPr>
              <w:t>75%</w:t>
            </w:r>
            <w:r w:rsidRPr="00292DEB">
              <w:rPr>
                <w:color w:val="000000"/>
                <w:sz w:val="15"/>
                <w:szCs w:val="15"/>
                <w:lang w:val="en-GB"/>
              </w:rPr>
              <w:t xml:space="preserve"> of the national pension; </w:t>
            </w:r>
          </w:p>
          <w:p w14:paraId="267B373A" w14:textId="77777777" w:rsidR="005D0FED" w:rsidRPr="00292DEB" w:rsidRDefault="005D0FED" w:rsidP="00CD2271">
            <w:pPr>
              <w:pStyle w:val="Normal0"/>
              <w:numPr>
                <w:ilvl w:val="0"/>
                <w:numId w:val="123"/>
              </w:numPr>
              <w:pBdr>
                <w:top w:val="nil"/>
                <w:left w:val="nil"/>
                <w:bottom w:val="nil"/>
                <w:right w:val="nil"/>
                <w:between w:val="nil"/>
              </w:pBdr>
              <w:spacing w:before="0" w:after="0"/>
              <w:ind w:right="141"/>
              <w:rPr>
                <w:color w:val="000000"/>
                <w:sz w:val="15"/>
                <w:szCs w:val="15"/>
                <w:lang w:val="en-GB"/>
              </w:rPr>
            </w:pPr>
            <w:r w:rsidRPr="00292DEB">
              <w:rPr>
                <w:color w:val="008000"/>
                <w:sz w:val="15"/>
                <w:szCs w:val="15"/>
                <w:lang w:val="en-GB"/>
              </w:rPr>
              <w:t xml:space="preserve">partial invalidity </w:t>
            </w:r>
            <w:r w:rsidRPr="00292DEB">
              <w:rPr>
                <w:i/>
                <w:color w:val="008080"/>
                <w:sz w:val="15"/>
                <w:szCs w:val="15"/>
                <w:lang w:val="en-GB"/>
              </w:rPr>
              <w:t>(</w:t>
            </w:r>
            <w:r w:rsidRPr="00292DEB">
              <w:rPr>
                <w:i/>
                <w:color w:val="008080"/>
                <w:sz w:val="15"/>
                <w:szCs w:val="15"/>
              </w:rPr>
              <w:t>ΜΕΡΙΚΗ</w:t>
            </w:r>
            <w:r w:rsidRPr="00292DEB">
              <w:rPr>
                <w:i/>
                <w:color w:val="008080"/>
                <w:sz w:val="15"/>
                <w:szCs w:val="15"/>
                <w:lang w:val="en-GB"/>
              </w:rPr>
              <w:t xml:space="preserve"> </w:t>
            </w:r>
            <w:r w:rsidRPr="00292DEB">
              <w:rPr>
                <w:i/>
                <w:color w:val="008080"/>
                <w:sz w:val="15"/>
                <w:szCs w:val="15"/>
              </w:rPr>
              <w:t>ΑΝΑΠΗΡΙΑ</w:t>
            </w:r>
            <w:r w:rsidRPr="00292DEB">
              <w:rPr>
                <w:i/>
                <w:color w:val="008080"/>
                <w:sz w:val="15"/>
                <w:szCs w:val="15"/>
                <w:lang w:val="en-GB"/>
              </w:rPr>
              <w:t>)</w:t>
            </w:r>
            <w:r w:rsidRPr="00292DEB">
              <w:rPr>
                <w:color w:val="000000"/>
                <w:sz w:val="15"/>
                <w:szCs w:val="15"/>
                <w:lang w:val="en-GB"/>
              </w:rPr>
              <w:t xml:space="preserve">: invalidity </w:t>
            </w:r>
            <w:r w:rsidRPr="00292DEB">
              <w:rPr>
                <w:color w:val="C00000"/>
                <w:sz w:val="15"/>
                <w:szCs w:val="15"/>
                <w:lang w:val="en-GB"/>
              </w:rPr>
              <w:t>50% - 66.99%</w:t>
            </w:r>
            <w:r w:rsidRPr="00292DEB">
              <w:rPr>
                <w:color w:val="000000"/>
                <w:sz w:val="15"/>
                <w:szCs w:val="15"/>
                <w:lang w:val="en-GB"/>
              </w:rPr>
              <w:t xml:space="preserve">: </w:t>
            </w:r>
            <w:r w:rsidRPr="00292DEB">
              <w:rPr>
                <w:color w:val="C00000"/>
                <w:sz w:val="15"/>
                <w:szCs w:val="15"/>
                <w:lang w:val="en-GB"/>
              </w:rPr>
              <w:t xml:space="preserve">50% </w:t>
            </w:r>
            <w:r w:rsidRPr="00292DEB">
              <w:rPr>
                <w:color w:val="000000"/>
                <w:sz w:val="15"/>
                <w:szCs w:val="15"/>
                <w:lang w:val="en-GB"/>
              </w:rPr>
              <w:t xml:space="preserve">of the national pension. </w:t>
            </w:r>
          </w:p>
          <w:p w14:paraId="60027E1D" w14:textId="77777777" w:rsidR="005D0FED" w:rsidRPr="00292DEB" w:rsidRDefault="005D0FED" w:rsidP="00CD2271">
            <w:pPr>
              <w:pStyle w:val="Normal0"/>
              <w:spacing w:after="0"/>
              <w:ind w:right="141"/>
              <w:rPr>
                <w:color w:val="000000"/>
                <w:sz w:val="15"/>
                <w:szCs w:val="15"/>
                <w:lang w:val="en-GB"/>
              </w:rPr>
            </w:pPr>
            <w:r w:rsidRPr="00292DEB">
              <w:rPr>
                <w:color w:val="000000"/>
                <w:sz w:val="15"/>
                <w:szCs w:val="15"/>
                <w:lang w:val="en-GB"/>
              </w:rPr>
              <w:t xml:space="preserve">(b) the </w:t>
            </w:r>
            <w:r w:rsidRPr="00292DEB">
              <w:rPr>
                <w:color w:val="008000"/>
                <w:sz w:val="15"/>
                <w:szCs w:val="15"/>
                <w:lang w:val="en-GB"/>
              </w:rPr>
              <w:t xml:space="preserve">contributory pension </w:t>
            </w:r>
            <w:r w:rsidRPr="00292DEB">
              <w:rPr>
                <w:i/>
                <w:color w:val="008080"/>
                <w:sz w:val="15"/>
                <w:szCs w:val="15"/>
                <w:lang w:val="en-GB"/>
              </w:rPr>
              <w:t>(</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i/>
                <w:color w:val="008080"/>
                <w:sz w:val="15"/>
                <w:szCs w:val="15"/>
                <w:lang w:val="en-GB"/>
              </w:rPr>
              <w:t>)</w:t>
            </w:r>
            <w:r w:rsidRPr="00292DEB">
              <w:rPr>
                <w:color w:val="000000"/>
                <w:sz w:val="15"/>
                <w:szCs w:val="15"/>
                <w:lang w:val="en-GB"/>
              </w:rPr>
              <w:t xml:space="preserve"> which is calculated depending:</w:t>
            </w:r>
          </w:p>
          <w:p w14:paraId="5AAD1AC4" w14:textId="77777777" w:rsidR="005D0FED" w:rsidRPr="00292DEB" w:rsidRDefault="005D0FED" w:rsidP="00CD2271">
            <w:pPr>
              <w:pStyle w:val="Normal0"/>
              <w:numPr>
                <w:ilvl w:val="0"/>
                <w:numId w:val="122"/>
              </w:numPr>
              <w:pBdr>
                <w:top w:val="nil"/>
                <w:left w:val="nil"/>
                <w:bottom w:val="nil"/>
                <w:right w:val="nil"/>
                <w:between w:val="nil"/>
              </w:pBdr>
              <w:spacing w:after="0"/>
              <w:ind w:right="141"/>
              <w:rPr>
                <w:color w:val="000000"/>
                <w:sz w:val="15"/>
                <w:szCs w:val="15"/>
                <w:lang w:val="en-GB"/>
              </w:rPr>
            </w:pPr>
            <w:r w:rsidRPr="00292DEB">
              <w:rPr>
                <w:color w:val="000000"/>
                <w:sz w:val="15"/>
                <w:szCs w:val="15"/>
                <w:lang w:val="en-GB"/>
              </w:rPr>
              <w:t xml:space="preserve">on the years of insurance </w:t>
            </w:r>
            <w:proofErr w:type="gramStart"/>
            <w:r w:rsidRPr="00292DEB">
              <w:rPr>
                <w:color w:val="000000"/>
                <w:sz w:val="15"/>
                <w:szCs w:val="15"/>
                <w:lang w:val="en-GB"/>
              </w:rPr>
              <w:t>taken into account</w:t>
            </w:r>
            <w:proofErr w:type="gramEnd"/>
            <w:r w:rsidRPr="00292DEB">
              <w:rPr>
                <w:color w:val="000000"/>
                <w:sz w:val="15"/>
                <w:szCs w:val="15"/>
                <w:lang w:val="en-GB"/>
              </w:rPr>
              <w:t xml:space="preserve"> by applying coefficients of replacement per year </w:t>
            </w:r>
            <w:r w:rsidRPr="00292DEB">
              <w:rPr>
                <w:i/>
                <w:color w:val="008080"/>
                <w:sz w:val="15"/>
                <w:szCs w:val="15"/>
                <w:lang w:val="en-GB"/>
              </w:rPr>
              <w:t>(</w:t>
            </w:r>
            <w:r w:rsidRPr="00292DEB">
              <w:rPr>
                <w:i/>
                <w:color w:val="008080"/>
                <w:sz w:val="15"/>
                <w:szCs w:val="15"/>
              </w:rPr>
              <w:t>π</w:t>
            </w:r>
            <w:proofErr w:type="spellStart"/>
            <w:r w:rsidRPr="00292DEB">
              <w:rPr>
                <w:i/>
                <w:color w:val="008080"/>
                <w:sz w:val="15"/>
                <w:szCs w:val="15"/>
              </w:rPr>
              <w:t>οσοστά</w:t>
            </w:r>
            <w:proofErr w:type="spellEnd"/>
            <w:r w:rsidRPr="00292DEB">
              <w:rPr>
                <w:i/>
                <w:color w:val="008080"/>
                <w:sz w:val="15"/>
                <w:szCs w:val="15"/>
                <w:lang w:val="en-GB"/>
              </w:rPr>
              <w:t xml:space="preserve"> </w:t>
            </w:r>
            <w:r w:rsidRPr="00292DEB">
              <w:rPr>
                <w:i/>
                <w:color w:val="008080"/>
                <w:sz w:val="15"/>
                <w:szCs w:val="15"/>
              </w:rPr>
              <w:t>αναπ</w:t>
            </w:r>
            <w:proofErr w:type="spellStart"/>
            <w:r w:rsidRPr="00292DEB">
              <w:rPr>
                <w:i/>
                <w:color w:val="008080"/>
                <w:sz w:val="15"/>
                <w:szCs w:val="15"/>
              </w:rPr>
              <w:t>λήρωσης</w:t>
            </w:r>
            <w:proofErr w:type="spellEnd"/>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 xml:space="preserve">which start from </w:t>
            </w:r>
            <w:r w:rsidRPr="00292DEB">
              <w:rPr>
                <w:color w:val="C00000"/>
                <w:sz w:val="15"/>
                <w:szCs w:val="15"/>
                <w:lang w:val="en-GB"/>
              </w:rPr>
              <w:t xml:space="preserve">0.77% </w:t>
            </w:r>
            <w:r w:rsidRPr="00292DEB">
              <w:rPr>
                <w:color w:val="000000"/>
                <w:sz w:val="15"/>
                <w:szCs w:val="15"/>
                <w:lang w:val="en-GB"/>
              </w:rPr>
              <w:t xml:space="preserve">for </w:t>
            </w:r>
            <w:r w:rsidRPr="00292DEB">
              <w:rPr>
                <w:color w:val="C00000"/>
                <w:sz w:val="15"/>
                <w:szCs w:val="15"/>
                <w:lang w:val="en-GB"/>
              </w:rPr>
              <w:t>15</w:t>
            </w:r>
            <w:r w:rsidRPr="00292DEB">
              <w:rPr>
                <w:color w:val="000000"/>
                <w:sz w:val="15"/>
                <w:szCs w:val="15"/>
                <w:lang w:val="en-GB"/>
              </w:rPr>
              <w:t xml:space="preserve"> years of insurance and gradually increase to</w:t>
            </w:r>
            <w:r w:rsidRPr="00292DEB">
              <w:rPr>
                <w:color w:val="C00000"/>
                <w:sz w:val="15"/>
                <w:szCs w:val="15"/>
                <w:lang w:val="en-GB"/>
              </w:rPr>
              <w:t xml:space="preserve"> 2.55</w:t>
            </w:r>
            <w:r w:rsidRPr="00292DEB">
              <w:rPr>
                <w:color w:val="000000"/>
                <w:sz w:val="15"/>
                <w:szCs w:val="15"/>
                <w:lang w:val="en-GB"/>
              </w:rPr>
              <w:t xml:space="preserve">% for </w:t>
            </w:r>
            <w:r w:rsidRPr="00292DEB">
              <w:rPr>
                <w:color w:val="C00000"/>
                <w:sz w:val="15"/>
                <w:szCs w:val="15"/>
                <w:lang w:val="en-GB"/>
              </w:rPr>
              <w:t>36-40</w:t>
            </w:r>
            <w:r w:rsidRPr="00292DEB">
              <w:rPr>
                <w:color w:val="000000"/>
                <w:sz w:val="15"/>
                <w:szCs w:val="15"/>
                <w:lang w:val="en-GB"/>
              </w:rPr>
              <w:t xml:space="preserve"> years of insurance and falls to </w:t>
            </w:r>
            <w:r w:rsidRPr="00292DEB">
              <w:rPr>
                <w:color w:val="C00000"/>
                <w:sz w:val="15"/>
                <w:szCs w:val="15"/>
                <w:lang w:val="en-GB"/>
              </w:rPr>
              <w:t xml:space="preserve">0.5% </w:t>
            </w:r>
            <w:r w:rsidRPr="00292DEB">
              <w:rPr>
                <w:color w:val="000000"/>
                <w:sz w:val="15"/>
                <w:szCs w:val="15"/>
                <w:lang w:val="en-GB"/>
              </w:rPr>
              <w:t xml:space="preserve">for more than </w:t>
            </w:r>
            <w:r w:rsidRPr="00292DEB">
              <w:rPr>
                <w:color w:val="C00000"/>
                <w:sz w:val="15"/>
                <w:szCs w:val="15"/>
                <w:lang w:val="en-GB"/>
              </w:rPr>
              <w:t>40</w:t>
            </w:r>
            <w:r w:rsidRPr="00292DEB">
              <w:rPr>
                <w:color w:val="000000"/>
                <w:sz w:val="15"/>
                <w:szCs w:val="15"/>
                <w:lang w:val="en-GB"/>
              </w:rPr>
              <w:t xml:space="preserve"> years; and </w:t>
            </w:r>
          </w:p>
          <w:p w14:paraId="3DE8B130" w14:textId="77777777" w:rsidR="005D0FED" w:rsidRPr="00292DEB" w:rsidRDefault="005D0FED" w:rsidP="00CD2271">
            <w:pPr>
              <w:pStyle w:val="Normal0"/>
              <w:numPr>
                <w:ilvl w:val="0"/>
                <w:numId w:val="122"/>
              </w:numPr>
              <w:pBdr>
                <w:top w:val="nil"/>
                <w:left w:val="nil"/>
                <w:bottom w:val="nil"/>
                <w:right w:val="nil"/>
                <w:between w:val="nil"/>
              </w:pBdr>
              <w:spacing w:before="0" w:after="0"/>
              <w:ind w:right="141"/>
              <w:rPr>
                <w:color w:val="000000"/>
                <w:sz w:val="15"/>
                <w:szCs w:val="15"/>
                <w:lang w:val="en-GB"/>
              </w:rPr>
            </w:pPr>
            <w:r w:rsidRPr="00292DEB">
              <w:rPr>
                <w:color w:val="000000"/>
                <w:sz w:val="15"/>
                <w:szCs w:val="15"/>
                <w:lang w:val="en-GB"/>
              </w:rPr>
              <w:t xml:space="preserve">on the average pensionable earnings of the insured from the insurance year </w:t>
            </w:r>
            <w:r w:rsidRPr="00292DEB">
              <w:rPr>
                <w:color w:val="C00000"/>
                <w:sz w:val="15"/>
                <w:szCs w:val="15"/>
                <w:lang w:val="en-GB"/>
              </w:rPr>
              <w:t>2002</w:t>
            </w:r>
            <w:r w:rsidRPr="00292DEB">
              <w:rPr>
                <w:color w:val="000000"/>
                <w:sz w:val="15"/>
                <w:szCs w:val="15"/>
                <w:lang w:val="en-GB"/>
              </w:rPr>
              <w:t xml:space="preserve"> until the day the person applies for pension. </w:t>
            </w:r>
          </w:p>
          <w:p w14:paraId="22E24C11" w14:textId="77777777" w:rsidR="005D0FED" w:rsidRPr="00292DEB" w:rsidRDefault="005D0FED" w:rsidP="00CD2271">
            <w:pPr>
              <w:pStyle w:val="Normal0"/>
              <w:spacing w:after="0"/>
              <w:ind w:right="141"/>
              <w:rPr>
                <w:color w:val="000000"/>
                <w:sz w:val="15"/>
                <w:szCs w:val="15"/>
                <w:lang w:val="en-GB"/>
              </w:rPr>
            </w:pPr>
            <w:r w:rsidRPr="00292DEB">
              <w:rPr>
                <w:color w:val="000000" w:themeColor="text1"/>
                <w:sz w:val="15"/>
                <w:szCs w:val="15"/>
                <w:lang w:val="en-GB"/>
              </w:rPr>
              <w:t xml:space="preserve">The contributory part of the invalidity pension varies according to previous gross earnings in employment. </w:t>
            </w:r>
          </w:p>
          <w:p w14:paraId="5E8CE28B" w14:textId="77777777" w:rsidR="005D0FED" w:rsidRPr="00292DEB" w:rsidRDefault="005D0FED" w:rsidP="00CD2271">
            <w:pPr>
              <w:pStyle w:val="Normal0"/>
              <w:spacing w:before="0" w:after="0"/>
              <w:ind w:right="141"/>
              <w:rPr>
                <w:color w:val="000000"/>
                <w:sz w:val="15"/>
                <w:szCs w:val="15"/>
                <w:lang w:val="en-GB"/>
              </w:rPr>
            </w:pPr>
            <w:r w:rsidRPr="00292DEB">
              <w:rPr>
                <w:color w:val="000000"/>
                <w:sz w:val="15"/>
                <w:szCs w:val="15"/>
                <w:lang w:val="en-GB"/>
              </w:rPr>
              <w:t xml:space="preserve">It is granted </w:t>
            </w:r>
            <w:proofErr w:type="gramStart"/>
            <w:r w:rsidRPr="00292DEB">
              <w:rPr>
                <w:color w:val="000000"/>
                <w:sz w:val="15"/>
                <w:szCs w:val="15"/>
                <w:lang w:val="en-GB"/>
              </w:rPr>
              <w:t>on a monthly basis</w:t>
            </w:r>
            <w:proofErr w:type="gramEnd"/>
            <w:r w:rsidRPr="00292DEB">
              <w:rPr>
                <w:color w:val="000000"/>
                <w:sz w:val="15"/>
                <w:szCs w:val="15"/>
                <w:lang w:val="en-GB"/>
              </w:rPr>
              <w:t xml:space="preserve"> and paid </w:t>
            </w:r>
            <w:r w:rsidRPr="00292DEB">
              <w:rPr>
                <w:color w:val="C00000"/>
                <w:sz w:val="15"/>
                <w:szCs w:val="15"/>
                <w:lang w:val="en-GB"/>
              </w:rPr>
              <w:t>12</w:t>
            </w:r>
            <w:r w:rsidRPr="00292DEB">
              <w:rPr>
                <w:color w:val="000000"/>
                <w:sz w:val="15"/>
                <w:szCs w:val="15"/>
                <w:lang w:val="en-GB"/>
              </w:rPr>
              <w:t xml:space="preserve"> times a year. </w:t>
            </w:r>
          </w:p>
          <w:p w14:paraId="5DDBDB71" w14:textId="77777777" w:rsidR="005D0FED" w:rsidRPr="00292DEB" w:rsidRDefault="005D0FED" w:rsidP="00CD2271">
            <w:pPr>
              <w:pStyle w:val="Normal0"/>
              <w:spacing w:before="0" w:after="0"/>
              <w:ind w:right="141"/>
              <w:rPr>
                <w:color w:val="000000"/>
                <w:sz w:val="15"/>
                <w:szCs w:val="15"/>
                <w:lang w:val="en-GB"/>
              </w:rPr>
            </w:pPr>
            <w:r w:rsidRPr="00292DEB">
              <w:rPr>
                <w:color w:val="000000"/>
                <w:sz w:val="15"/>
                <w:szCs w:val="15"/>
                <w:lang w:val="en-GB"/>
              </w:rPr>
              <w:t xml:space="preserve">The entitlement to invalidity pension is not subject to a means-test. </w:t>
            </w:r>
          </w:p>
          <w:p w14:paraId="567E5BEF" w14:textId="77777777" w:rsidR="005D0FED" w:rsidRPr="00292DEB" w:rsidRDefault="005D0FED" w:rsidP="00CD2271">
            <w:pPr>
              <w:pStyle w:val="Normal0"/>
              <w:spacing w:before="0" w:after="0"/>
              <w:ind w:right="141"/>
              <w:rPr>
                <w:color w:val="000000"/>
                <w:sz w:val="15"/>
                <w:szCs w:val="15"/>
                <w:lang w:val="en-GB"/>
              </w:rPr>
            </w:pPr>
          </w:p>
          <w:p w14:paraId="4899D084" w14:textId="77777777" w:rsidR="005D0FED" w:rsidRPr="00292DEB" w:rsidRDefault="005D0FED" w:rsidP="00CD2271">
            <w:pPr>
              <w:pStyle w:val="Normal0"/>
              <w:spacing w:before="0" w:after="0"/>
              <w:ind w:right="141"/>
              <w:rPr>
                <w:color w:val="000000"/>
                <w:sz w:val="15"/>
                <w:szCs w:val="15"/>
                <w:lang w:val="en-GB"/>
              </w:rPr>
            </w:pPr>
            <w:r w:rsidRPr="00292DEB">
              <w:rPr>
                <w:color w:val="000000"/>
                <w:sz w:val="15"/>
                <w:szCs w:val="15"/>
                <w:lang w:val="en-GB"/>
              </w:rPr>
              <w:t xml:space="preserve">Receipt of </w:t>
            </w:r>
            <w:r w:rsidRPr="00292DEB">
              <w:rPr>
                <w:color w:val="008000"/>
                <w:sz w:val="15"/>
                <w:szCs w:val="15"/>
                <w:lang w:val="en-GB"/>
              </w:rPr>
              <w:t xml:space="preserve">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i/>
                <w:color w:val="000000"/>
                <w:sz w:val="15"/>
                <w:szCs w:val="15"/>
                <w:lang w:val="en-GB"/>
              </w:rPr>
              <w:t xml:space="preserve"> </w:t>
            </w:r>
            <w:r w:rsidRPr="00292DEB">
              <w:rPr>
                <w:color w:val="000000"/>
                <w:sz w:val="15"/>
                <w:szCs w:val="15"/>
                <w:lang w:val="en-GB"/>
              </w:rPr>
              <w:t xml:space="preserve">total </w:t>
            </w:r>
            <w:r w:rsidRPr="00292DEB">
              <w:rPr>
                <w:color w:val="008000"/>
                <w:sz w:val="15"/>
                <w:szCs w:val="15"/>
                <w:lang w:val="en-GB"/>
              </w:rPr>
              <w:t xml:space="preserve">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w:t>
            </w:r>
            <w:r w:rsidRPr="00292DEB">
              <w:rPr>
                <w:color w:val="000000"/>
                <w:sz w:val="15"/>
                <w:szCs w:val="15"/>
                <w:lang w:val="en-GB"/>
              </w:rPr>
              <w:t xml:space="preserve"> or other benefits does not affect the amount of invalidity pension.</w:t>
            </w:r>
          </w:p>
          <w:p w14:paraId="4FE138FC" w14:textId="77777777" w:rsidR="005D0FED" w:rsidRPr="00292DEB" w:rsidRDefault="005D0FED" w:rsidP="00CD2271">
            <w:pPr>
              <w:pStyle w:val="Normal0"/>
              <w:spacing w:before="0" w:after="0"/>
              <w:ind w:right="141"/>
              <w:rPr>
                <w:color w:val="000000"/>
                <w:sz w:val="15"/>
                <w:szCs w:val="15"/>
                <w:lang w:val="en-GB"/>
              </w:rPr>
            </w:pPr>
          </w:p>
          <w:p w14:paraId="0E53FE02" w14:textId="77777777" w:rsidR="005D0FED" w:rsidRPr="00292DEB" w:rsidRDefault="005D0FED" w:rsidP="00CD2271">
            <w:pPr>
              <w:pStyle w:val="Normal0"/>
              <w:spacing w:before="0" w:after="0"/>
              <w:ind w:right="141"/>
              <w:rPr>
                <w:color w:val="000000"/>
                <w:sz w:val="15"/>
                <w:szCs w:val="15"/>
                <w:lang w:val="en-GB"/>
              </w:rPr>
            </w:pPr>
            <w:r w:rsidRPr="00292DEB">
              <w:rPr>
                <w:color w:val="000000" w:themeColor="text1"/>
                <w:sz w:val="15"/>
                <w:szCs w:val="15"/>
                <w:lang w:val="en-GB"/>
              </w:rPr>
              <w:t xml:space="preserve">Entitlement to invalidity supplementary pension from the first pillar (branch for supplementary insurance within </w:t>
            </w:r>
            <w:r w:rsidRPr="00292DEB">
              <w:rPr>
                <w:color w:val="008000"/>
                <w:sz w:val="15"/>
                <w:szCs w:val="15"/>
                <w:lang w:val="en-GB"/>
              </w:rPr>
              <w:t>e-EFKA</w:t>
            </w:r>
            <w:r w:rsidRPr="00292DEB">
              <w:rPr>
                <w:color w:val="000000" w:themeColor="text1"/>
                <w:sz w:val="15"/>
                <w:szCs w:val="15"/>
                <w:lang w:val="en-GB"/>
              </w:rPr>
              <w:t>) or second pillar (Occupational Funds) starts once the beneficiary receives the main invalidity pension from the first pillar (</w:t>
            </w:r>
            <w:r w:rsidRPr="00292DEB">
              <w:rPr>
                <w:color w:val="008000"/>
                <w:sz w:val="15"/>
                <w:szCs w:val="15"/>
                <w:lang w:val="en-GB"/>
              </w:rPr>
              <w:t>e-EFKA</w:t>
            </w:r>
            <w:r w:rsidRPr="00292DEB">
              <w:rPr>
                <w:color w:val="000000" w:themeColor="text1"/>
                <w:sz w:val="15"/>
                <w:szCs w:val="15"/>
                <w:lang w:val="en-GB"/>
              </w:rPr>
              <w:t>).</w:t>
            </w:r>
          </w:p>
          <w:p w14:paraId="434586DD"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3870F9D"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5</w:t>
            </w:r>
          </w:p>
          <w:p w14:paraId="6802B494" w14:textId="77777777" w:rsidR="005D0FED" w:rsidRPr="00292DEB" w:rsidRDefault="005D0FED" w:rsidP="00CD2271">
            <w:pPr>
              <w:spacing w:line="276" w:lineRule="auto"/>
              <w:rPr>
                <w:rFonts w:cs="Arial"/>
                <w:color w:val="0000FF"/>
                <w:lang w:val="en-US"/>
              </w:rPr>
            </w:pPr>
          </w:p>
        </w:tc>
        <w:tc>
          <w:tcPr>
            <w:tcW w:w="127" w:type="pct"/>
          </w:tcPr>
          <w:p w14:paraId="0F6EB0E3" w14:textId="77777777" w:rsidR="005D0FED" w:rsidRPr="00292DEB" w:rsidRDefault="005D0FED" w:rsidP="00CD2271">
            <w:pPr>
              <w:spacing w:line="276" w:lineRule="auto"/>
              <w:rPr>
                <w:rFonts w:cs="Arial"/>
                <w:color w:val="0000FF"/>
                <w:lang w:val="fr-FR"/>
              </w:rPr>
            </w:pPr>
            <w:r w:rsidRPr="00292DEB">
              <w:rPr>
                <w:rFonts w:cs="Arial"/>
                <w:color w:val="0000FF"/>
                <w:lang w:val="fr-FR"/>
              </w:rPr>
              <w:t>11</w:t>
            </w:r>
          </w:p>
          <w:p w14:paraId="233D9931" w14:textId="77777777" w:rsidR="005D0FED" w:rsidRPr="00292DEB" w:rsidRDefault="005D0FED" w:rsidP="00CD2271">
            <w:pPr>
              <w:spacing w:line="276" w:lineRule="auto"/>
              <w:rPr>
                <w:rFonts w:cs="Arial"/>
                <w:color w:val="0000FF"/>
                <w:lang w:val="en-US"/>
              </w:rPr>
            </w:pPr>
          </w:p>
        </w:tc>
        <w:tc>
          <w:tcPr>
            <w:tcW w:w="402" w:type="pct"/>
          </w:tcPr>
          <w:p w14:paraId="2484A672"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3AF40BB1" w14:textId="77777777" w:rsidR="005D0FED" w:rsidRPr="00292DEB" w:rsidRDefault="005D0FED" w:rsidP="00CD2271">
            <w:pPr>
              <w:spacing w:line="276" w:lineRule="auto"/>
              <w:rPr>
                <w:rFonts w:cs="Arial"/>
                <w:color w:val="0000FF"/>
                <w:lang w:val="en-US"/>
              </w:rPr>
            </w:pPr>
          </w:p>
        </w:tc>
      </w:tr>
      <w:tr w:rsidR="005D0FED" w:rsidRPr="00292DEB" w14:paraId="6FA1033F" w14:textId="77777777" w:rsidTr="005D0FED">
        <w:tc>
          <w:tcPr>
            <w:tcW w:w="193" w:type="pct"/>
          </w:tcPr>
          <w:p w14:paraId="77874597" w14:textId="77777777" w:rsidR="005D0FED" w:rsidRPr="00292DEB" w:rsidRDefault="005D0FED" w:rsidP="00CD2271">
            <w:pPr>
              <w:spacing w:line="276" w:lineRule="auto"/>
              <w:jc w:val="left"/>
              <w:rPr>
                <w:rFonts w:cs="Arial"/>
                <w:lang w:val="es-ES"/>
              </w:rPr>
            </w:pPr>
            <w:r w:rsidRPr="00292DEB">
              <w:rPr>
                <w:rFonts w:cs="Arial"/>
                <w:lang w:val="es-ES"/>
              </w:rPr>
              <w:t>EL</w:t>
            </w:r>
          </w:p>
          <w:p w14:paraId="1B85A58C" w14:textId="77777777" w:rsidR="005D0FED" w:rsidRPr="00292DEB" w:rsidRDefault="005D0FED" w:rsidP="00CD2271">
            <w:pPr>
              <w:spacing w:line="276" w:lineRule="auto"/>
              <w:jc w:val="left"/>
              <w:rPr>
                <w:rFonts w:cs="Arial"/>
                <w:lang w:val="es-ES"/>
              </w:rPr>
            </w:pPr>
            <w:r w:rsidRPr="00292DEB">
              <w:rPr>
                <w:rFonts w:cs="Arial"/>
                <w:lang w:val="es-ES"/>
              </w:rPr>
              <w:t>EL</w:t>
            </w:r>
          </w:p>
          <w:p w14:paraId="712CBF1A" w14:textId="77777777" w:rsidR="005D0FED" w:rsidRPr="00292DEB" w:rsidRDefault="005D0FED" w:rsidP="00CD2271">
            <w:pPr>
              <w:spacing w:line="276" w:lineRule="auto"/>
              <w:jc w:val="left"/>
              <w:rPr>
                <w:rFonts w:cs="Arial"/>
                <w:lang w:val="es-ES"/>
              </w:rPr>
            </w:pPr>
            <w:r w:rsidRPr="00292DEB">
              <w:rPr>
                <w:rFonts w:cs="Arial"/>
                <w:lang w:val="es-ES"/>
              </w:rPr>
              <w:t>EL</w:t>
            </w:r>
          </w:p>
          <w:p w14:paraId="5CAC4114" w14:textId="77777777" w:rsidR="005D0FED" w:rsidRPr="00292DEB" w:rsidRDefault="005D0FED" w:rsidP="00CD2271">
            <w:pPr>
              <w:spacing w:line="276" w:lineRule="auto"/>
              <w:jc w:val="left"/>
              <w:rPr>
                <w:rFonts w:cs="Arial"/>
                <w:lang w:val="es-ES"/>
              </w:rPr>
            </w:pPr>
            <w:r w:rsidRPr="00292DEB">
              <w:rPr>
                <w:rFonts w:cs="Arial"/>
                <w:lang w:val="es-ES"/>
              </w:rPr>
              <w:t>EL</w:t>
            </w:r>
          </w:p>
          <w:p w14:paraId="57498730" w14:textId="77777777" w:rsidR="005D0FED" w:rsidRPr="00292DEB" w:rsidRDefault="005D0FED" w:rsidP="00CD2271">
            <w:pPr>
              <w:spacing w:line="276" w:lineRule="auto"/>
              <w:jc w:val="left"/>
              <w:rPr>
                <w:rFonts w:cs="Arial"/>
                <w:lang w:val="es-ES"/>
              </w:rPr>
            </w:pPr>
            <w:r w:rsidRPr="00292DEB">
              <w:rPr>
                <w:rFonts w:cs="Arial"/>
                <w:lang w:val="es-ES"/>
              </w:rPr>
              <w:t>EL</w:t>
            </w:r>
          </w:p>
          <w:p w14:paraId="3AD41DFF" w14:textId="77777777" w:rsidR="005D0FED" w:rsidRPr="00292DEB" w:rsidRDefault="005D0FED" w:rsidP="00CD2271">
            <w:pPr>
              <w:spacing w:line="276" w:lineRule="auto"/>
              <w:jc w:val="left"/>
              <w:rPr>
                <w:rFonts w:cs="Arial"/>
                <w:lang w:val="es-ES"/>
              </w:rPr>
            </w:pPr>
            <w:r w:rsidRPr="00292DEB">
              <w:rPr>
                <w:rFonts w:cs="Arial"/>
                <w:lang w:val="es-ES"/>
              </w:rPr>
              <w:t>EL</w:t>
            </w:r>
          </w:p>
          <w:p w14:paraId="768F8624" w14:textId="77777777" w:rsidR="005D0FED" w:rsidRPr="00292DEB" w:rsidRDefault="005D0FED" w:rsidP="00CD2271">
            <w:pPr>
              <w:spacing w:line="276" w:lineRule="auto"/>
              <w:jc w:val="left"/>
              <w:rPr>
                <w:rFonts w:cs="Arial"/>
                <w:lang w:val="es-ES"/>
              </w:rPr>
            </w:pPr>
            <w:r w:rsidRPr="00292DEB">
              <w:rPr>
                <w:rFonts w:cs="Arial"/>
                <w:lang w:val="es-ES"/>
              </w:rPr>
              <w:t>EL</w:t>
            </w:r>
          </w:p>
          <w:p w14:paraId="7B1A105B" w14:textId="77777777" w:rsidR="005D0FED" w:rsidRPr="00292DEB" w:rsidRDefault="005D0FED" w:rsidP="00CD2271">
            <w:pPr>
              <w:spacing w:line="276" w:lineRule="auto"/>
              <w:jc w:val="left"/>
              <w:rPr>
                <w:rFonts w:cs="Arial"/>
                <w:lang w:val="es-ES"/>
              </w:rPr>
            </w:pPr>
            <w:r w:rsidRPr="00292DEB">
              <w:rPr>
                <w:rFonts w:cs="Arial"/>
                <w:lang w:val="es-ES"/>
              </w:rPr>
              <w:t>EL</w:t>
            </w:r>
          </w:p>
          <w:p w14:paraId="31F267DF" w14:textId="77777777" w:rsidR="005D0FED" w:rsidRPr="00292DEB" w:rsidRDefault="005D0FED" w:rsidP="00CD2271">
            <w:pPr>
              <w:spacing w:line="276" w:lineRule="auto"/>
              <w:jc w:val="left"/>
              <w:rPr>
                <w:rFonts w:cs="Arial"/>
                <w:lang w:val="es-ES"/>
              </w:rPr>
            </w:pPr>
            <w:r w:rsidRPr="00292DEB">
              <w:rPr>
                <w:rFonts w:cs="Arial"/>
                <w:lang w:val="es-ES"/>
              </w:rPr>
              <w:t>EL</w:t>
            </w:r>
          </w:p>
          <w:p w14:paraId="3B87B6BF" w14:textId="77777777" w:rsidR="005D0FED" w:rsidRPr="00292DEB" w:rsidRDefault="005D0FED" w:rsidP="00CD2271">
            <w:pPr>
              <w:spacing w:line="276" w:lineRule="auto"/>
              <w:jc w:val="left"/>
              <w:rPr>
                <w:rFonts w:cs="Arial"/>
                <w:lang w:val="es-ES"/>
              </w:rPr>
            </w:pPr>
            <w:r w:rsidRPr="00292DEB">
              <w:rPr>
                <w:rFonts w:cs="Arial"/>
                <w:lang w:val="es-ES"/>
              </w:rPr>
              <w:t>EL</w:t>
            </w:r>
          </w:p>
          <w:p w14:paraId="607A83F8" w14:textId="77777777" w:rsidR="005D0FED" w:rsidRPr="00292DEB" w:rsidRDefault="005D0FED" w:rsidP="00CD2271">
            <w:pPr>
              <w:spacing w:line="276" w:lineRule="auto"/>
              <w:jc w:val="left"/>
              <w:rPr>
                <w:rFonts w:cs="Arial"/>
                <w:lang w:val="es-ES"/>
              </w:rPr>
            </w:pPr>
            <w:r w:rsidRPr="00292DEB">
              <w:rPr>
                <w:rFonts w:cs="Arial"/>
                <w:lang w:val="es-ES"/>
              </w:rPr>
              <w:t>EL</w:t>
            </w:r>
          </w:p>
          <w:p w14:paraId="57259EFA" w14:textId="77777777" w:rsidR="005D0FED" w:rsidRPr="00292DEB" w:rsidRDefault="005D0FED" w:rsidP="00CD2271">
            <w:pPr>
              <w:spacing w:line="276" w:lineRule="auto"/>
              <w:jc w:val="left"/>
              <w:rPr>
                <w:rFonts w:cs="Arial"/>
                <w:lang w:val="es-ES"/>
              </w:rPr>
            </w:pPr>
            <w:r w:rsidRPr="00292DEB">
              <w:rPr>
                <w:rFonts w:cs="Arial"/>
                <w:lang w:val="es-ES"/>
              </w:rPr>
              <w:t>EL</w:t>
            </w:r>
          </w:p>
          <w:p w14:paraId="5950CD83" w14:textId="77777777" w:rsidR="005D0FED" w:rsidRPr="00292DEB" w:rsidRDefault="005D0FED" w:rsidP="00CD2271">
            <w:pPr>
              <w:spacing w:line="276" w:lineRule="auto"/>
              <w:jc w:val="left"/>
              <w:rPr>
                <w:rFonts w:cs="Arial"/>
                <w:lang w:val="es-ES"/>
              </w:rPr>
            </w:pPr>
            <w:r w:rsidRPr="00292DEB">
              <w:rPr>
                <w:rFonts w:cs="Arial"/>
                <w:lang w:val="es-ES"/>
              </w:rPr>
              <w:t>EL</w:t>
            </w:r>
          </w:p>
          <w:p w14:paraId="0BE8FBA0" w14:textId="77777777" w:rsidR="005D0FED" w:rsidRPr="00292DEB" w:rsidRDefault="005D0FED" w:rsidP="00CD2271">
            <w:pPr>
              <w:spacing w:line="276" w:lineRule="auto"/>
              <w:jc w:val="left"/>
              <w:rPr>
                <w:rFonts w:cs="Arial"/>
                <w:lang w:val="es-ES"/>
              </w:rPr>
            </w:pPr>
            <w:r w:rsidRPr="00292DEB">
              <w:rPr>
                <w:rFonts w:cs="Arial"/>
                <w:lang w:val="es-ES"/>
              </w:rPr>
              <w:t>EL</w:t>
            </w:r>
          </w:p>
          <w:p w14:paraId="0409E539" w14:textId="77777777" w:rsidR="005D0FED" w:rsidRPr="00292DEB" w:rsidRDefault="005D0FED" w:rsidP="00CD2271">
            <w:pPr>
              <w:spacing w:line="276" w:lineRule="auto"/>
              <w:jc w:val="left"/>
              <w:rPr>
                <w:rFonts w:cs="Arial"/>
                <w:lang w:val="es-ES"/>
              </w:rPr>
            </w:pPr>
            <w:r w:rsidRPr="00292DEB">
              <w:rPr>
                <w:rFonts w:cs="Arial"/>
                <w:lang w:val="es-ES"/>
              </w:rPr>
              <w:t>EL</w:t>
            </w:r>
          </w:p>
          <w:p w14:paraId="0AAB62C0" w14:textId="77777777" w:rsidR="005D0FED" w:rsidRPr="00292DEB" w:rsidRDefault="005D0FED" w:rsidP="00CD2271">
            <w:pPr>
              <w:spacing w:line="276" w:lineRule="auto"/>
              <w:jc w:val="left"/>
              <w:rPr>
                <w:rFonts w:cs="Arial"/>
                <w:lang w:val="es-ES"/>
              </w:rPr>
            </w:pPr>
            <w:r w:rsidRPr="00292DEB">
              <w:rPr>
                <w:rFonts w:cs="Arial"/>
                <w:lang w:val="es-ES"/>
              </w:rPr>
              <w:t>EL</w:t>
            </w:r>
          </w:p>
          <w:p w14:paraId="6BF80536" w14:textId="77777777" w:rsidR="005D0FED" w:rsidRPr="00292DEB" w:rsidRDefault="005D0FED" w:rsidP="00CD2271">
            <w:pPr>
              <w:spacing w:line="276" w:lineRule="auto"/>
              <w:jc w:val="left"/>
              <w:rPr>
                <w:rFonts w:cs="Arial"/>
                <w:lang w:val="es-ES"/>
              </w:rPr>
            </w:pPr>
            <w:r w:rsidRPr="00292DEB">
              <w:rPr>
                <w:rFonts w:cs="Arial"/>
                <w:lang w:val="es-ES"/>
              </w:rPr>
              <w:t>EL</w:t>
            </w:r>
          </w:p>
          <w:p w14:paraId="2A9467E3" w14:textId="03FE646B" w:rsidR="005D0FED" w:rsidRPr="00292DEB" w:rsidRDefault="005D0FED" w:rsidP="005D0FED">
            <w:pPr>
              <w:spacing w:line="276" w:lineRule="auto"/>
              <w:jc w:val="left"/>
              <w:rPr>
                <w:rFonts w:cs="Arial"/>
                <w:b/>
                <w:lang w:val="en-US"/>
              </w:rPr>
            </w:pPr>
          </w:p>
        </w:tc>
        <w:tc>
          <w:tcPr>
            <w:tcW w:w="1371" w:type="pct"/>
          </w:tcPr>
          <w:p w14:paraId="28A2C7C4" w14:textId="77777777" w:rsidR="005D0FED" w:rsidRPr="00292DEB" w:rsidRDefault="005D0FED" w:rsidP="00CD2271">
            <w:pPr>
              <w:spacing w:line="276" w:lineRule="auto"/>
              <w:rPr>
                <w:rFonts w:cs="Arial"/>
              </w:rPr>
            </w:pPr>
            <w:r w:rsidRPr="00292DEB">
              <w:rPr>
                <w:rFonts w:cs="Arial"/>
              </w:rPr>
              <w:t xml:space="preserve">Die </w:t>
            </w:r>
            <w:r w:rsidRPr="00292DEB">
              <w:rPr>
                <w:rFonts w:cs="Arial"/>
                <w:color w:val="008000"/>
              </w:rPr>
              <w:t xml:space="preserve">beitragspflichtige Rente </w:t>
            </w:r>
            <w:r w:rsidRPr="00292DEB">
              <w:rPr>
                <w:rFonts w:cs="Arial"/>
              </w:rPr>
              <w:t>(</w:t>
            </w:r>
            <w:r w:rsidRPr="00292DEB">
              <w:rPr>
                <w:rFonts w:cs="Arial"/>
                <w:i/>
                <w:color w:val="008080"/>
              </w:rPr>
              <w:t>ΑΝΤΑΠΟΔΟΤΙΚΗ ΣΥΝΤΑΞΗ</w:t>
            </w:r>
            <w:r w:rsidRPr="00292DEB">
              <w:rPr>
                <w:rFonts w:cs="Arial"/>
              </w:rPr>
              <w:t xml:space="preserve">) hängt von den durchschnittlichen rentenberechtigten Einkommen des Versicherten ab dem Jahr </w:t>
            </w:r>
            <w:r w:rsidRPr="00292DEB">
              <w:rPr>
                <w:rFonts w:cs="Arial"/>
                <w:color w:val="C00000"/>
              </w:rPr>
              <w:t>2002</w:t>
            </w:r>
            <w:r w:rsidRPr="00292DEB">
              <w:rPr>
                <w:rFonts w:cs="Arial"/>
              </w:rPr>
              <w:t xml:space="preserve"> bis zum Tag der Beantragung der Rente ab. Der Durchschnitt wird als der Quotient der Division der gesamten monatlichen Vergütung des Versicherten durch die Gesamtversicherungszeit berechnet. Die Summe der vom Versicherten erhaltenen Einkommen ist die Summe der monatlichen Vergütung, die während der ganzen Versicherungszeit der Beitragspflicht unterliegen. Die Berechnung der rentenberechtigten Einkünfte berücksichtigt die Bruttoeinkommen des Versicherten in jedem Steuerjahr, erhöht durch die jährlichen Gehaltsänderungen. </w:t>
            </w:r>
          </w:p>
          <w:p w14:paraId="07D66B9F" w14:textId="77777777" w:rsidR="005D0FED" w:rsidRPr="00292DEB" w:rsidRDefault="005D0FED" w:rsidP="00CD2271">
            <w:pPr>
              <w:spacing w:line="276" w:lineRule="auto"/>
              <w:rPr>
                <w:rFonts w:eastAsia="Arial" w:cs="Arial"/>
              </w:rPr>
            </w:pPr>
            <w:r w:rsidRPr="00292DEB">
              <w:rPr>
                <w:rFonts w:eastAsia="Arial" w:cs="Arial"/>
              </w:rPr>
              <w:t xml:space="preserve">Obergrenze für rentenfähiges Einkommen: </w:t>
            </w:r>
            <w:r w:rsidRPr="00292DEB">
              <w:rPr>
                <w:rFonts w:eastAsia="Arial" w:cs="Arial"/>
                <w:color w:val="FF00FF"/>
              </w:rPr>
              <w:t>€7.572,62</w:t>
            </w:r>
            <w:r w:rsidRPr="00292DEB">
              <w:rPr>
                <w:rFonts w:eastAsia="Arial" w:cs="Arial"/>
              </w:rPr>
              <w:t xml:space="preserve"> pro Monat, wofür Beiträge gezahlt wurden. </w:t>
            </w:r>
          </w:p>
          <w:p w14:paraId="1813FF52" w14:textId="77777777" w:rsidR="005D0FED" w:rsidRPr="00292DEB" w:rsidRDefault="005D0FED" w:rsidP="00CD2271">
            <w:pPr>
              <w:snapToGrid w:val="0"/>
              <w:spacing w:line="276" w:lineRule="auto"/>
              <w:rPr>
                <w:rFonts w:cs="Arial"/>
                <w:i/>
              </w:rPr>
            </w:pPr>
          </w:p>
        </w:tc>
        <w:tc>
          <w:tcPr>
            <w:tcW w:w="1370" w:type="pct"/>
          </w:tcPr>
          <w:p w14:paraId="2A488028" w14:textId="77777777" w:rsidR="005D0FED" w:rsidRPr="00292DEB" w:rsidRDefault="005D0FED" w:rsidP="00CD2271">
            <w:pPr>
              <w:spacing w:line="276" w:lineRule="auto"/>
              <w:rPr>
                <w:rFonts w:cs="Arial"/>
                <w:lang w:val="fr-BE"/>
              </w:rPr>
            </w:pPr>
            <w:r w:rsidRPr="00292DEB">
              <w:rPr>
                <w:rFonts w:cs="Arial"/>
                <w:lang w:val="fr-BE"/>
              </w:rPr>
              <w:t xml:space="preserve">La </w:t>
            </w:r>
            <w:r w:rsidRPr="00292DEB">
              <w:rPr>
                <w:rFonts w:cs="Arial"/>
                <w:color w:val="008000"/>
                <w:lang w:val="fr-BE"/>
              </w:rPr>
              <w:t>pension contributive</w:t>
            </w:r>
            <w:r w:rsidRPr="00292DEB">
              <w:rPr>
                <w:rFonts w:cs="Arial"/>
                <w:lang w:val="fr-BE"/>
              </w:rPr>
              <w:t xml:space="preserve"> (</w:t>
            </w:r>
            <w:r w:rsidRPr="00292DEB">
              <w:rPr>
                <w:rFonts w:cs="Arial"/>
                <w:i/>
                <w:color w:val="008080"/>
                <w:lang w:val="fr-BE"/>
              </w:rPr>
              <w:t>ΑΝΤΑΠΟΔΟΤΙΚΗ ΣΥΝΤΑΞΗ</w:t>
            </w:r>
            <w:r w:rsidRPr="00292DEB">
              <w:rPr>
                <w:rFonts w:cs="Arial"/>
                <w:lang w:val="fr-BE"/>
              </w:rPr>
              <w:t xml:space="preserve">) est basée sur les revenus moyens ouvrant droit à la pension de la personne assurée à partir de l’année d’assurance </w:t>
            </w:r>
            <w:r w:rsidRPr="00292DEB">
              <w:rPr>
                <w:rFonts w:cs="Arial"/>
                <w:color w:val="C00000"/>
                <w:lang w:val="fr-BE"/>
              </w:rPr>
              <w:t>2002</w:t>
            </w:r>
            <w:r w:rsidRPr="00292DEB">
              <w:rPr>
                <w:rFonts w:cs="Arial"/>
                <w:lang w:val="fr-BE"/>
              </w:rPr>
              <w:t xml:space="preserve"> jusqu’au jour de demande de la pension. La moyenne est calculée en divisant la rémunération mensuelle totale de la personne assurée par la période d’assurance totale. La somme des salaires mensuels reçus par l’assurée est la somme de la rémunération mensuelle soumise à cotisation pendant toute la durée de la période d’assurabilité. Pour le calcul des revenus ouvrant droit à la pension, les revenus bruts de la personne assurée au cours de chaque année fiscale sont pris en compte, majorés de l’indexation annuelle des salaires.</w:t>
            </w:r>
          </w:p>
          <w:p w14:paraId="3A6945B7" w14:textId="77777777" w:rsidR="005D0FED" w:rsidRPr="00292DEB" w:rsidRDefault="005D0FED" w:rsidP="00CD2271">
            <w:pPr>
              <w:spacing w:line="276" w:lineRule="auto"/>
              <w:rPr>
                <w:rFonts w:cs="Arial"/>
                <w:lang w:val="fr-BE"/>
              </w:rPr>
            </w:pPr>
            <w:r w:rsidRPr="00292DEB">
              <w:rPr>
                <w:rFonts w:cs="Arial"/>
                <w:lang w:val="fr-BE"/>
              </w:rPr>
              <w:t xml:space="preserve">Plafond pour les revenus ouvrant droit à la pension: </w:t>
            </w:r>
            <w:r w:rsidRPr="00292DEB">
              <w:rPr>
                <w:rFonts w:cs="Arial"/>
                <w:color w:val="FF00FF"/>
                <w:lang w:val="fr-BE"/>
              </w:rPr>
              <w:t>€7.572,62 </w:t>
            </w:r>
            <w:r w:rsidRPr="00292DEB">
              <w:rPr>
                <w:rFonts w:cs="Arial"/>
                <w:lang w:val="fr-BE"/>
              </w:rPr>
              <w:t>par mois durant lesquels des cotisations ont été payées.</w:t>
            </w:r>
          </w:p>
          <w:p w14:paraId="61A02100" w14:textId="47EB55D4" w:rsidR="005D0FED" w:rsidRPr="00292DEB" w:rsidRDefault="005D0FED" w:rsidP="00CD2271">
            <w:pPr>
              <w:snapToGrid w:val="0"/>
              <w:spacing w:line="276" w:lineRule="auto"/>
              <w:rPr>
                <w:rFonts w:cs="Arial"/>
                <w:i/>
                <w:lang w:val="fr-BE"/>
              </w:rPr>
            </w:pPr>
          </w:p>
        </w:tc>
        <w:tc>
          <w:tcPr>
            <w:tcW w:w="1370" w:type="pct"/>
          </w:tcPr>
          <w:p w14:paraId="474439C4"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E-V-12-EL</w:t>
            </w:r>
          </w:p>
          <w:p w14:paraId="1F68E00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The </w:t>
            </w:r>
            <w:r w:rsidRPr="00292DEB">
              <w:rPr>
                <w:color w:val="008000"/>
                <w:sz w:val="15"/>
                <w:szCs w:val="15"/>
                <w:lang w:val="en-GB"/>
              </w:rPr>
              <w:t>contributory pension</w:t>
            </w:r>
            <w:r w:rsidRPr="00292DEB">
              <w:rPr>
                <w:color w:val="000000" w:themeColor="text1"/>
                <w:sz w:val="15"/>
                <w:szCs w:val="15"/>
                <w:lang w:val="en-GB"/>
              </w:rPr>
              <w:t xml:space="preserve"> (</w:t>
            </w:r>
            <w:r w:rsidRPr="00292DEB">
              <w:rPr>
                <w:i/>
                <w:iCs/>
                <w:color w:val="008080"/>
                <w:sz w:val="15"/>
                <w:szCs w:val="15"/>
              </w:rPr>
              <w:t>ΑΝΤΑΠΟΔΟΤΙΚΗ</w:t>
            </w:r>
            <w:r w:rsidRPr="00292DEB">
              <w:rPr>
                <w:i/>
                <w:iCs/>
                <w:color w:val="008080"/>
                <w:sz w:val="15"/>
                <w:szCs w:val="15"/>
                <w:lang w:val="en-GB"/>
              </w:rPr>
              <w:t xml:space="preserve"> </w:t>
            </w:r>
            <w:r w:rsidRPr="00292DEB">
              <w:rPr>
                <w:i/>
                <w:iCs/>
                <w:color w:val="008080"/>
                <w:sz w:val="15"/>
                <w:szCs w:val="15"/>
              </w:rPr>
              <w:t>ΣΥΝΤΑΞΗ</w:t>
            </w:r>
            <w:r w:rsidRPr="00292DEB">
              <w:rPr>
                <w:color w:val="000000" w:themeColor="text1"/>
                <w:sz w:val="15"/>
                <w:szCs w:val="15"/>
                <w:lang w:val="en-GB"/>
              </w:rPr>
              <w:t xml:space="preserve">) is based on the average pensionable earnings of the insured person from year </w:t>
            </w:r>
            <w:r w:rsidRPr="00292DEB">
              <w:rPr>
                <w:color w:val="C00000"/>
                <w:sz w:val="15"/>
                <w:szCs w:val="15"/>
                <w:lang w:val="en-GB"/>
              </w:rPr>
              <w:t>2002</w:t>
            </w:r>
            <w:r w:rsidRPr="00292DEB">
              <w:rPr>
                <w:color w:val="000000" w:themeColor="text1"/>
                <w:sz w:val="15"/>
                <w:szCs w:val="15"/>
                <w:lang w:val="en-GB"/>
              </w:rPr>
              <w:t xml:space="preserve"> until the day of application for pension. The average is calculated as the quotient of dividing the total monthly remuneration of the insured by the total insurance period. The sum of monthly salaries received by the insured is the sum of the monthly remuneration subject to contributions throughout the insurance life. For the calculation of pensionable earnings, the insured’s gross earnings for each tax year are </w:t>
            </w:r>
            <w:proofErr w:type="gramStart"/>
            <w:r w:rsidRPr="00292DEB">
              <w:rPr>
                <w:color w:val="000000" w:themeColor="text1"/>
                <w:sz w:val="15"/>
                <w:szCs w:val="15"/>
                <w:lang w:val="en-GB"/>
              </w:rPr>
              <w:t>taken into account</w:t>
            </w:r>
            <w:proofErr w:type="gramEnd"/>
            <w:r w:rsidRPr="00292DEB">
              <w:rPr>
                <w:color w:val="000000" w:themeColor="text1"/>
                <w:sz w:val="15"/>
                <w:szCs w:val="15"/>
                <w:lang w:val="en-GB"/>
              </w:rPr>
              <w:t>, increased by the annual change in wages.</w:t>
            </w:r>
          </w:p>
          <w:p w14:paraId="156765DB" w14:textId="77777777" w:rsidR="005D0FED" w:rsidRPr="00292DEB" w:rsidRDefault="005D0FED" w:rsidP="00CD2271">
            <w:pPr>
              <w:pStyle w:val="Normal0"/>
              <w:spacing w:after="0"/>
              <w:rPr>
                <w:color w:val="000000"/>
                <w:sz w:val="15"/>
                <w:szCs w:val="15"/>
                <w:lang w:val="en-GB"/>
              </w:rPr>
            </w:pPr>
            <w:r w:rsidRPr="00292DEB">
              <w:rPr>
                <w:color w:val="000000" w:themeColor="text1"/>
                <w:sz w:val="15"/>
                <w:szCs w:val="15"/>
                <w:lang w:val="en-GB"/>
              </w:rPr>
              <w:t xml:space="preserve">Ceiling on pensionable earnings: </w:t>
            </w:r>
            <w:r w:rsidRPr="00292DEB">
              <w:rPr>
                <w:color w:val="FF00FF"/>
                <w:sz w:val="15"/>
                <w:szCs w:val="15"/>
                <w:lang w:val="en-GB"/>
              </w:rPr>
              <w:t>€</w:t>
            </w:r>
            <w:del w:id="189" w:author="Author">
              <w:r w:rsidRPr="00292DEB">
                <w:rPr>
                  <w:color w:val="FF00FF"/>
                  <w:sz w:val="15"/>
                  <w:szCs w:val="15"/>
                  <w:lang w:val="en-GB"/>
                </w:rPr>
                <w:delText xml:space="preserve"> </w:delText>
              </w:r>
            </w:del>
            <w:r w:rsidRPr="00292DEB">
              <w:rPr>
                <w:color w:val="FF00FF"/>
                <w:sz w:val="15"/>
                <w:szCs w:val="15"/>
                <w:lang w:val="en-GB"/>
              </w:rPr>
              <w:t>7,</w:t>
            </w:r>
            <w:del w:id="190" w:author="Author">
              <w:r w:rsidRPr="00292DEB">
                <w:rPr>
                  <w:color w:val="FF00FF"/>
                  <w:sz w:val="15"/>
                  <w:szCs w:val="15"/>
                  <w:lang w:val="en-GB"/>
                </w:rPr>
                <w:delText>572.62</w:delText>
              </w:r>
            </w:del>
            <w:ins w:id="191" w:author="Author">
              <w:r w:rsidRPr="00292DEB">
                <w:rPr>
                  <w:color w:val="FF00FF"/>
                  <w:sz w:val="15"/>
                  <w:szCs w:val="15"/>
                  <w:lang w:val="en-GB"/>
                </w:rPr>
                <w:t>761.94</w:t>
              </w:r>
            </w:ins>
            <w:r w:rsidRPr="00292DEB">
              <w:rPr>
                <w:color w:val="000000" w:themeColor="text1"/>
                <w:sz w:val="15"/>
                <w:szCs w:val="15"/>
                <w:lang w:val="en-GB"/>
              </w:rPr>
              <w:t xml:space="preserve"> per month on which contributions have been paid.</w:t>
            </w:r>
          </w:p>
          <w:p w14:paraId="550AF7FF" w14:textId="5D3DD1DC"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FF21CD0"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2F9B0886" w14:textId="77777777" w:rsidR="005D0FED" w:rsidRPr="00292DEB" w:rsidRDefault="005D0FED" w:rsidP="00CD2271">
            <w:pPr>
              <w:spacing w:line="276" w:lineRule="auto"/>
              <w:rPr>
                <w:rFonts w:cs="Arial"/>
                <w:color w:val="0000FF"/>
                <w:lang w:val="en-US"/>
              </w:rPr>
            </w:pPr>
          </w:p>
        </w:tc>
        <w:tc>
          <w:tcPr>
            <w:tcW w:w="127" w:type="pct"/>
          </w:tcPr>
          <w:p w14:paraId="56481048" w14:textId="77777777" w:rsidR="005D0FED" w:rsidRPr="00292DEB" w:rsidRDefault="005D0FED" w:rsidP="00CD2271">
            <w:pPr>
              <w:spacing w:line="276" w:lineRule="auto"/>
              <w:rPr>
                <w:rFonts w:cs="Arial"/>
                <w:color w:val="0000FF"/>
                <w:lang w:val="fr-FR"/>
              </w:rPr>
            </w:pPr>
            <w:r w:rsidRPr="00292DEB">
              <w:rPr>
                <w:rFonts w:cs="Arial"/>
                <w:color w:val="0000FF"/>
                <w:lang w:val="fr-FR"/>
              </w:rPr>
              <w:t>12</w:t>
            </w:r>
          </w:p>
          <w:p w14:paraId="235DA869" w14:textId="77777777" w:rsidR="005D0FED" w:rsidRPr="00292DEB" w:rsidRDefault="005D0FED" w:rsidP="00CD2271">
            <w:pPr>
              <w:spacing w:line="276" w:lineRule="auto"/>
              <w:rPr>
                <w:rFonts w:cs="Arial"/>
                <w:color w:val="0000FF"/>
                <w:lang w:val="en-US"/>
              </w:rPr>
            </w:pPr>
          </w:p>
        </w:tc>
        <w:tc>
          <w:tcPr>
            <w:tcW w:w="402" w:type="pct"/>
          </w:tcPr>
          <w:p w14:paraId="25A58741"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FCB91B0" w14:textId="77777777" w:rsidR="005D0FED" w:rsidRPr="00292DEB" w:rsidRDefault="005D0FED" w:rsidP="00CD2271">
            <w:pPr>
              <w:spacing w:line="276" w:lineRule="auto"/>
              <w:rPr>
                <w:rFonts w:cs="Arial"/>
                <w:color w:val="0000FF"/>
                <w:lang w:val="en-US"/>
              </w:rPr>
            </w:pPr>
          </w:p>
        </w:tc>
      </w:tr>
      <w:tr w:rsidR="005D0FED" w:rsidRPr="00292DEB" w14:paraId="29CE86BF" w14:textId="77777777" w:rsidTr="005D0FED">
        <w:tc>
          <w:tcPr>
            <w:tcW w:w="193" w:type="pct"/>
          </w:tcPr>
          <w:p w14:paraId="4BCB4858" w14:textId="77777777" w:rsidR="005D0FED" w:rsidRPr="00292DEB" w:rsidRDefault="005D0FED" w:rsidP="00CD2271">
            <w:pPr>
              <w:spacing w:line="276" w:lineRule="auto"/>
              <w:jc w:val="left"/>
              <w:rPr>
                <w:rFonts w:cs="Arial"/>
                <w:lang w:val="es-ES"/>
              </w:rPr>
            </w:pPr>
            <w:bookmarkStart w:id="192" w:name="_Hlk88229660"/>
            <w:r w:rsidRPr="00292DEB">
              <w:rPr>
                <w:rFonts w:cs="Arial"/>
                <w:lang w:val="es-ES"/>
              </w:rPr>
              <w:t>EL</w:t>
            </w:r>
          </w:p>
          <w:p w14:paraId="50A328D1" w14:textId="77777777" w:rsidR="005D0FED" w:rsidRPr="00292DEB" w:rsidRDefault="005D0FED" w:rsidP="00CD2271">
            <w:pPr>
              <w:spacing w:line="276" w:lineRule="auto"/>
              <w:jc w:val="left"/>
              <w:rPr>
                <w:rFonts w:cs="Arial"/>
                <w:lang w:val="es-ES"/>
              </w:rPr>
            </w:pPr>
            <w:r w:rsidRPr="00292DEB">
              <w:rPr>
                <w:rFonts w:cs="Arial"/>
                <w:lang w:val="es-ES"/>
              </w:rPr>
              <w:t>EL</w:t>
            </w:r>
          </w:p>
          <w:p w14:paraId="1E61B364" w14:textId="77777777" w:rsidR="005D0FED" w:rsidRPr="00292DEB" w:rsidRDefault="005D0FED" w:rsidP="00CD2271">
            <w:pPr>
              <w:spacing w:line="276" w:lineRule="auto"/>
              <w:jc w:val="left"/>
              <w:rPr>
                <w:rFonts w:cs="Arial"/>
                <w:lang w:val="es-ES"/>
              </w:rPr>
            </w:pPr>
            <w:r w:rsidRPr="00292DEB">
              <w:rPr>
                <w:rFonts w:cs="Arial"/>
                <w:lang w:val="es-ES"/>
              </w:rPr>
              <w:t>EL</w:t>
            </w:r>
          </w:p>
          <w:p w14:paraId="252BD886" w14:textId="77777777" w:rsidR="005D0FED" w:rsidRPr="00292DEB" w:rsidRDefault="005D0FED" w:rsidP="00CD2271">
            <w:pPr>
              <w:spacing w:line="276" w:lineRule="auto"/>
              <w:jc w:val="left"/>
              <w:rPr>
                <w:rFonts w:cs="Arial"/>
                <w:lang w:val="es-ES"/>
              </w:rPr>
            </w:pPr>
            <w:r w:rsidRPr="00292DEB">
              <w:rPr>
                <w:rFonts w:cs="Arial"/>
                <w:lang w:val="es-ES"/>
              </w:rPr>
              <w:t>EL</w:t>
            </w:r>
          </w:p>
          <w:p w14:paraId="1E1E5450" w14:textId="77777777" w:rsidR="005D0FED" w:rsidRPr="00292DEB" w:rsidRDefault="005D0FED" w:rsidP="00CD2271">
            <w:pPr>
              <w:spacing w:line="276" w:lineRule="auto"/>
              <w:jc w:val="left"/>
              <w:rPr>
                <w:rFonts w:cs="Arial"/>
                <w:lang w:val="es-ES"/>
              </w:rPr>
            </w:pPr>
            <w:r w:rsidRPr="00292DEB">
              <w:rPr>
                <w:rFonts w:cs="Arial"/>
                <w:lang w:val="es-ES"/>
              </w:rPr>
              <w:t>EL</w:t>
            </w:r>
          </w:p>
          <w:p w14:paraId="1449A811" w14:textId="7B38C42F" w:rsidR="005D0FED" w:rsidRPr="00292DEB" w:rsidRDefault="005D0FED" w:rsidP="00CD2271">
            <w:pPr>
              <w:spacing w:line="276" w:lineRule="auto"/>
              <w:jc w:val="left"/>
              <w:rPr>
                <w:rFonts w:cs="Arial"/>
                <w:b/>
                <w:lang w:val="en-US"/>
              </w:rPr>
            </w:pPr>
          </w:p>
        </w:tc>
        <w:tc>
          <w:tcPr>
            <w:tcW w:w="1371" w:type="pct"/>
          </w:tcPr>
          <w:p w14:paraId="566CCFBC" w14:textId="77777777" w:rsidR="005D0FED" w:rsidRPr="00292DEB" w:rsidRDefault="005D0FED" w:rsidP="00CD2271">
            <w:pPr>
              <w:spacing w:line="276" w:lineRule="auto"/>
              <w:rPr>
                <w:rFonts w:cs="Arial"/>
              </w:rPr>
            </w:pPr>
            <w:r w:rsidRPr="00292DEB">
              <w:rPr>
                <w:rFonts w:cs="Arial"/>
              </w:rPr>
              <w:t xml:space="preserve">Mindestbetrag: Gesetzliche Mindestrente gibt es nur im Fall von Invaliditätsrente aufgrund eines Arbeitsunfalles oder Berufskrankheit. </w:t>
            </w:r>
          </w:p>
          <w:p w14:paraId="276A43A1" w14:textId="77777777" w:rsidR="005D0FED" w:rsidRPr="00292DEB" w:rsidRDefault="005D0FED" w:rsidP="00CD2271">
            <w:pPr>
              <w:spacing w:line="276" w:lineRule="auto"/>
              <w:rPr>
                <w:rFonts w:cs="Arial"/>
                <w:shd w:val="clear" w:color="auto" w:fill="FFFFFF"/>
              </w:rPr>
            </w:pPr>
            <w:r w:rsidRPr="00292DEB">
              <w:rPr>
                <w:rFonts w:cs="Arial"/>
                <w:shd w:val="clear" w:color="auto" w:fill="FFFFFF"/>
              </w:rPr>
              <w:t xml:space="preserve">In diesem Fall darf die Gesamthöhe (staatliche Rente und Zusatzrente) nicht weniger als das Doppelte der Höhe der entsprechenden staatlichen Rente für 20 Versicherungsjahre betragen (d.h. 2 x </w:t>
            </w:r>
            <w:r w:rsidRPr="00292DEB">
              <w:rPr>
                <w:rFonts w:cs="Arial"/>
                <w:color w:val="FF00FF"/>
              </w:rPr>
              <w:t xml:space="preserve">€436,40 </w:t>
            </w:r>
            <w:r w:rsidRPr="00292DEB">
              <w:rPr>
                <w:rFonts w:cs="Arial"/>
              </w:rPr>
              <w:t>pro Monat)</w:t>
            </w:r>
            <w:r w:rsidRPr="00292DEB">
              <w:rPr>
                <w:rFonts w:cs="Arial"/>
                <w:shd w:val="clear" w:color="auto" w:fill="FFFFFF"/>
              </w:rPr>
              <w:t>.</w:t>
            </w:r>
          </w:p>
          <w:p w14:paraId="32B13348" w14:textId="77777777" w:rsidR="005D0FED" w:rsidRPr="00292DEB" w:rsidRDefault="005D0FED" w:rsidP="00CD2271">
            <w:pPr>
              <w:spacing w:line="276" w:lineRule="auto"/>
              <w:rPr>
                <w:rFonts w:cs="Arial"/>
                <w:shd w:val="clear" w:color="auto" w:fill="FFFFFF"/>
              </w:rPr>
            </w:pPr>
          </w:p>
          <w:p w14:paraId="5309290C" w14:textId="77777777" w:rsidR="005D0FED" w:rsidRPr="00292DEB" w:rsidRDefault="005D0FED" w:rsidP="00CD2271">
            <w:pPr>
              <w:spacing w:line="276" w:lineRule="auto"/>
              <w:rPr>
                <w:rFonts w:cs="Arial"/>
              </w:rPr>
            </w:pPr>
            <w:r w:rsidRPr="00292DEB">
              <w:rPr>
                <w:rFonts w:cs="Arial"/>
              </w:rPr>
              <w:t xml:space="preserve">Höchstbetrag: </w:t>
            </w:r>
            <w:r w:rsidRPr="00292DEB">
              <w:rPr>
                <w:rFonts w:cs="Arial"/>
                <w:color w:val="FF00FF"/>
              </w:rPr>
              <w:t>€5.236,80</w:t>
            </w:r>
            <w:r w:rsidRPr="00292DEB">
              <w:rPr>
                <w:rFonts w:cs="Arial"/>
              </w:rPr>
              <w:t xml:space="preserve"> (entsprechend zwölf Mal die volle staatliche Rente, 12</w:t>
            </w:r>
            <w:r w:rsidRPr="00292DEB">
              <w:rPr>
                <w:rFonts w:cs="Arial"/>
                <w:color w:val="FF00FF"/>
              </w:rPr>
              <w:t xml:space="preserve">*€436,40 </w:t>
            </w:r>
            <w:r w:rsidRPr="00292DEB">
              <w:rPr>
                <w:rFonts w:cs="Arial"/>
              </w:rPr>
              <w:t xml:space="preserve">pro Monat). </w:t>
            </w:r>
          </w:p>
          <w:p w14:paraId="17192693" w14:textId="77777777" w:rsidR="005D0FED" w:rsidRPr="00292DEB" w:rsidRDefault="005D0FED" w:rsidP="00CD2271">
            <w:pPr>
              <w:tabs>
                <w:tab w:val="left" w:pos="4212"/>
              </w:tabs>
              <w:spacing w:line="276" w:lineRule="auto"/>
              <w:rPr>
                <w:rFonts w:cs="Arial"/>
              </w:rPr>
            </w:pPr>
          </w:p>
        </w:tc>
        <w:tc>
          <w:tcPr>
            <w:tcW w:w="1370" w:type="pct"/>
          </w:tcPr>
          <w:p w14:paraId="2C1C44F5" w14:textId="77777777" w:rsidR="005D0FED" w:rsidRPr="00292DEB" w:rsidRDefault="005D0FED" w:rsidP="00CD2271">
            <w:pPr>
              <w:spacing w:line="276" w:lineRule="auto"/>
              <w:rPr>
                <w:rFonts w:cs="Arial"/>
                <w:lang w:val="fr-BE"/>
              </w:rPr>
            </w:pPr>
            <w:r w:rsidRPr="00292DEB">
              <w:rPr>
                <w:rFonts w:cs="Arial"/>
                <w:lang w:val="fr-BE"/>
              </w:rPr>
              <w:t>Minimum: pension légale minimale uniquement si la pension d’invalidité est due à un accident du travail ou une maladie professionnelle</w:t>
            </w:r>
            <w:r w:rsidRPr="00292DEB">
              <w:rPr>
                <w:rFonts w:cs="Arial"/>
                <w:shd w:val="clear" w:color="auto" w:fill="FFFFFF"/>
                <w:lang w:val="fr-BE"/>
              </w:rPr>
              <w:t>.</w:t>
            </w:r>
          </w:p>
          <w:p w14:paraId="538E4657" w14:textId="77777777" w:rsidR="005D0FED" w:rsidRPr="00292DEB" w:rsidRDefault="005D0FED" w:rsidP="00CD2271">
            <w:pPr>
              <w:spacing w:line="276" w:lineRule="auto"/>
              <w:rPr>
                <w:rFonts w:cs="Arial"/>
                <w:shd w:val="clear" w:color="auto" w:fill="FFFFFF"/>
                <w:lang w:val="fr-BE"/>
              </w:rPr>
            </w:pPr>
            <w:r w:rsidRPr="00292DEB">
              <w:rPr>
                <w:rFonts w:cs="Arial"/>
                <w:shd w:val="clear" w:color="auto" w:fill="FFFFFF"/>
                <w:lang w:val="fr-BE"/>
              </w:rPr>
              <w:t xml:space="preserve">Dans ce cas, le montant total (pension nationale et pension contributive) ne peut être inférieur au double du montant de la pension nationale correspondant à 20 ans d’assurance (à savoir 2 x </w:t>
            </w:r>
            <w:r w:rsidRPr="00292DEB">
              <w:rPr>
                <w:rFonts w:cs="Arial"/>
                <w:color w:val="FF00FF"/>
                <w:lang w:val="fr-BE"/>
              </w:rPr>
              <w:t xml:space="preserve">€436,40 </w:t>
            </w:r>
            <w:r w:rsidRPr="00292DEB">
              <w:rPr>
                <w:rFonts w:cs="Arial"/>
                <w:lang w:val="fr-BE"/>
              </w:rPr>
              <w:t>par mois)</w:t>
            </w:r>
            <w:r w:rsidRPr="00292DEB">
              <w:rPr>
                <w:rFonts w:cs="Arial"/>
                <w:shd w:val="clear" w:color="auto" w:fill="FFFFFF"/>
                <w:lang w:val="fr-BE"/>
              </w:rPr>
              <w:t>.</w:t>
            </w:r>
          </w:p>
          <w:p w14:paraId="142D618F" w14:textId="77777777" w:rsidR="005D0FED" w:rsidRPr="00292DEB" w:rsidRDefault="005D0FED" w:rsidP="00CD2271">
            <w:pPr>
              <w:spacing w:line="276" w:lineRule="auto"/>
              <w:rPr>
                <w:rFonts w:cs="Arial"/>
                <w:b/>
                <w:color w:val="FF0000"/>
                <w:lang w:val="fr-BE"/>
              </w:rPr>
            </w:pPr>
          </w:p>
          <w:p w14:paraId="24D6BA27" w14:textId="2C045848" w:rsidR="005D0FED" w:rsidRPr="00292DEB" w:rsidRDefault="005D0FED" w:rsidP="00CD2271">
            <w:pPr>
              <w:tabs>
                <w:tab w:val="left" w:pos="4212"/>
              </w:tabs>
              <w:spacing w:line="276" w:lineRule="auto"/>
              <w:rPr>
                <w:rFonts w:cs="Arial"/>
                <w:lang w:val="fr-BE"/>
              </w:rPr>
            </w:pPr>
            <w:r w:rsidRPr="00292DEB">
              <w:rPr>
                <w:rFonts w:cs="Arial"/>
                <w:lang w:val="fr-BE"/>
              </w:rPr>
              <w:t xml:space="preserve">Maximum: </w:t>
            </w:r>
            <w:r w:rsidRPr="00292DEB">
              <w:rPr>
                <w:rFonts w:cs="Arial"/>
                <w:color w:val="FF00FF"/>
                <w:lang w:val="fr-BE"/>
              </w:rPr>
              <w:t>€5.236,80</w:t>
            </w:r>
            <w:r w:rsidRPr="00292DEB">
              <w:rPr>
                <w:rFonts w:cs="Arial"/>
                <w:lang w:val="fr-BE"/>
              </w:rPr>
              <w:t xml:space="preserve"> (soit douze fois la pension nationale complète – 12x</w:t>
            </w:r>
            <w:r w:rsidRPr="00292DEB">
              <w:rPr>
                <w:rFonts w:cs="Arial"/>
                <w:color w:val="FF00FF"/>
                <w:lang w:val="fr-BE"/>
              </w:rPr>
              <w:t xml:space="preserve">€436,40 </w:t>
            </w:r>
            <w:r w:rsidRPr="00292DEB">
              <w:rPr>
                <w:rFonts w:cs="Arial"/>
                <w:lang w:val="fr-BE"/>
              </w:rPr>
              <w:t>par mois).</w:t>
            </w:r>
          </w:p>
        </w:tc>
        <w:tc>
          <w:tcPr>
            <w:tcW w:w="1370" w:type="pct"/>
          </w:tcPr>
          <w:p w14:paraId="3ABB38F5" w14:textId="77777777" w:rsidR="005D0FED" w:rsidRPr="00292DEB" w:rsidRDefault="005D0FED" w:rsidP="00CD2271">
            <w:pPr>
              <w:pStyle w:val="Normal0"/>
              <w:spacing w:after="0"/>
              <w:rPr>
                <w:color w:val="000000"/>
                <w:sz w:val="15"/>
                <w:szCs w:val="15"/>
                <w:lang w:val="en-GB"/>
              </w:rPr>
            </w:pPr>
            <w:r w:rsidRPr="00292DEB">
              <w:rPr>
                <w:b/>
                <w:color w:val="FF0000"/>
                <w:sz w:val="15"/>
                <w:szCs w:val="15"/>
                <w:lang w:val="en-GB"/>
              </w:rPr>
              <w:t>E-V-13-EL</w:t>
            </w:r>
          </w:p>
          <w:p w14:paraId="3B84E3E6" w14:textId="77777777" w:rsidR="005D0FED" w:rsidRPr="00292DEB" w:rsidRDefault="005D0FED" w:rsidP="00CD2271">
            <w:pPr>
              <w:pStyle w:val="Normal0"/>
              <w:spacing w:after="0"/>
              <w:jc w:val="both"/>
              <w:rPr>
                <w:b/>
                <w:bCs/>
                <w:color w:val="00B050"/>
                <w:sz w:val="15"/>
                <w:szCs w:val="15"/>
                <w:lang w:val="en-GB"/>
              </w:rPr>
            </w:pPr>
            <w:r w:rsidRPr="00292DEB">
              <w:rPr>
                <w:color w:val="000000" w:themeColor="text1"/>
                <w:sz w:val="15"/>
                <w:szCs w:val="15"/>
                <w:lang w:val="en-GB"/>
              </w:rPr>
              <w:t xml:space="preserve">Minimum: statutory minimum pension only in the case of invalidity pension due to </w:t>
            </w:r>
            <w:r w:rsidRPr="00292DEB">
              <w:rPr>
                <w:color w:val="000000" w:themeColor="text1"/>
                <w:sz w:val="15"/>
                <w:szCs w:val="15"/>
                <w:highlight w:val="white"/>
                <w:lang w:val="en-GB"/>
              </w:rPr>
              <w:t>accident at work or occupational disease. In this case the total amount (national and contributory) cannot be less than double the amount of the national pension corresponding for </w:t>
            </w:r>
            <w:r w:rsidRPr="00292DEB">
              <w:rPr>
                <w:color w:val="C00000"/>
                <w:sz w:val="15"/>
                <w:szCs w:val="15"/>
                <w:highlight w:val="white"/>
                <w:lang w:val="en-GB"/>
              </w:rPr>
              <w:t>20</w:t>
            </w:r>
            <w:r w:rsidRPr="00292DEB">
              <w:rPr>
                <w:color w:val="000000" w:themeColor="text1"/>
                <w:sz w:val="15"/>
                <w:szCs w:val="15"/>
                <w:highlight w:val="white"/>
                <w:lang w:val="en-GB"/>
              </w:rPr>
              <w:t xml:space="preserve"> years of insurance (i.e. </w:t>
            </w:r>
            <w:r w:rsidRPr="00292DEB">
              <w:rPr>
                <w:color w:val="C00000"/>
                <w:sz w:val="15"/>
                <w:szCs w:val="15"/>
                <w:highlight w:val="white"/>
                <w:lang w:val="en-GB"/>
              </w:rPr>
              <w:t>2</w:t>
            </w:r>
            <w:r w:rsidRPr="00292DEB">
              <w:rPr>
                <w:color w:val="000000" w:themeColor="text1"/>
                <w:sz w:val="15"/>
                <w:szCs w:val="15"/>
                <w:highlight w:val="white"/>
                <w:lang w:val="en-GB"/>
              </w:rPr>
              <w:t xml:space="preserve"> </w:t>
            </w:r>
            <w:r w:rsidRPr="00292DEB">
              <w:rPr>
                <w:sz w:val="15"/>
                <w:szCs w:val="15"/>
                <w:highlight w:val="white"/>
                <w:lang w:val="en-GB"/>
              </w:rPr>
              <w:t>x</w:t>
            </w:r>
            <w:r w:rsidRPr="00292DEB">
              <w:rPr>
                <w:color w:val="00B050"/>
                <w:sz w:val="15"/>
                <w:szCs w:val="15"/>
                <w:highlight w:val="white"/>
                <w:lang w:val="en-GB"/>
              </w:rPr>
              <w:t xml:space="preserve"> </w:t>
            </w:r>
            <w:r w:rsidRPr="00292DEB">
              <w:rPr>
                <w:color w:val="FF00FF"/>
                <w:sz w:val="15"/>
                <w:szCs w:val="15"/>
                <w:lang w:val="en-GB"/>
              </w:rPr>
              <w:t>€</w:t>
            </w:r>
            <w:del w:id="193" w:author="Author">
              <w:r w:rsidRPr="00292DEB">
                <w:rPr>
                  <w:color w:val="FF00FF"/>
                  <w:sz w:val="15"/>
                  <w:szCs w:val="15"/>
                  <w:lang w:val="en-GB"/>
                </w:rPr>
                <w:delText>436.40</w:delText>
              </w:r>
            </w:del>
            <w:ins w:id="194" w:author="Author">
              <w:r w:rsidRPr="00292DEB">
                <w:rPr>
                  <w:color w:val="FF00FF"/>
                  <w:sz w:val="15"/>
                  <w:szCs w:val="15"/>
                  <w:lang w:val="en-GB"/>
                </w:rPr>
                <w:t>446.87</w:t>
              </w:r>
            </w:ins>
            <w:r w:rsidRPr="00292DEB">
              <w:rPr>
                <w:color w:val="FF00FF"/>
                <w:sz w:val="15"/>
                <w:szCs w:val="15"/>
                <w:lang w:val="en-GB"/>
              </w:rPr>
              <w:t xml:space="preserve"> </w:t>
            </w:r>
            <w:r w:rsidRPr="00292DEB">
              <w:rPr>
                <w:sz w:val="15"/>
                <w:szCs w:val="15"/>
                <w:lang w:val="en-GB"/>
              </w:rPr>
              <w:t>per month).</w:t>
            </w:r>
          </w:p>
          <w:p w14:paraId="7427C0AC" w14:textId="77777777" w:rsidR="005D0FED" w:rsidRPr="00292DEB" w:rsidRDefault="005D0FED" w:rsidP="00CD2271">
            <w:pPr>
              <w:pStyle w:val="Normal0"/>
              <w:spacing w:after="0"/>
              <w:rPr>
                <w:color w:val="000000"/>
                <w:sz w:val="15"/>
                <w:szCs w:val="15"/>
                <w:lang w:val="en-GB"/>
              </w:rPr>
            </w:pPr>
          </w:p>
          <w:p w14:paraId="341789AF" w14:textId="77777777" w:rsidR="005D0FED" w:rsidRPr="00292DEB" w:rsidRDefault="005D0FED" w:rsidP="00CD2271">
            <w:pPr>
              <w:pStyle w:val="Normal0"/>
              <w:spacing w:after="0"/>
              <w:jc w:val="both"/>
              <w:rPr>
                <w:color w:val="00B050"/>
                <w:sz w:val="15"/>
                <w:szCs w:val="15"/>
                <w:lang w:val="en-GB"/>
              </w:rPr>
            </w:pPr>
            <w:r w:rsidRPr="00292DEB">
              <w:rPr>
                <w:sz w:val="15"/>
                <w:szCs w:val="15"/>
                <w:lang w:val="en-GB"/>
              </w:rPr>
              <w:t>Maximum:</w:t>
            </w:r>
            <w:r w:rsidRPr="00292DEB">
              <w:rPr>
                <w:color w:val="00B050"/>
                <w:sz w:val="15"/>
                <w:szCs w:val="15"/>
                <w:lang w:val="en-GB"/>
              </w:rPr>
              <w:t xml:space="preserve"> </w:t>
            </w:r>
            <w:r w:rsidRPr="00292DEB">
              <w:rPr>
                <w:color w:val="FF00FF"/>
                <w:sz w:val="15"/>
                <w:szCs w:val="15"/>
                <w:lang w:val="en-GB"/>
              </w:rPr>
              <w:t>€5,</w:t>
            </w:r>
            <w:del w:id="195" w:author="Author">
              <w:r w:rsidRPr="00292DEB">
                <w:rPr>
                  <w:color w:val="FF00FF"/>
                  <w:sz w:val="15"/>
                  <w:szCs w:val="15"/>
                  <w:lang w:val="en-GB"/>
                </w:rPr>
                <w:delText>236.80</w:delText>
              </w:r>
            </w:del>
            <w:ins w:id="196" w:author="Author">
              <w:r w:rsidRPr="00292DEB">
                <w:rPr>
                  <w:color w:val="FF00FF"/>
                  <w:sz w:val="15"/>
                  <w:szCs w:val="15"/>
                  <w:lang w:val="en-GB"/>
                </w:rPr>
                <w:t>362.44</w:t>
              </w:r>
            </w:ins>
            <w:r w:rsidRPr="00292DEB">
              <w:rPr>
                <w:color w:val="00B050"/>
                <w:sz w:val="15"/>
                <w:szCs w:val="15"/>
                <w:lang w:val="en-GB"/>
              </w:rPr>
              <w:t xml:space="preserve"> </w:t>
            </w:r>
            <w:r w:rsidRPr="00292DEB">
              <w:rPr>
                <w:sz w:val="15"/>
                <w:szCs w:val="15"/>
                <w:lang w:val="en-GB"/>
              </w:rPr>
              <w:t>(corresponding to twelve times the full national pension</w:t>
            </w:r>
            <w:r w:rsidRPr="00292DEB">
              <w:rPr>
                <w:color w:val="00B050"/>
                <w:sz w:val="15"/>
                <w:szCs w:val="15"/>
                <w:lang w:val="en-GB"/>
              </w:rPr>
              <w:t xml:space="preserve"> </w:t>
            </w:r>
            <w:r w:rsidRPr="00292DEB">
              <w:rPr>
                <w:color w:val="C00000"/>
                <w:sz w:val="15"/>
                <w:szCs w:val="15"/>
                <w:lang w:val="en-GB"/>
              </w:rPr>
              <w:t>12*</w:t>
            </w:r>
            <w:r w:rsidRPr="00292DEB">
              <w:rPr>
                <w:color w:val="FF00FF"/>
                <w:sz w:val="15"/>
                <w:szCs w:val="15"/>
                <w:lang w:val="en-GB"/>
              </w:rPr>
              <w:t>€</w:t>
            </w:r>
            <w:del w:id="197" w:author="Author">
              <w:r w:rsidRPr="00292DEB">
                <w:rPr>
                  <w:color w:val="FF00FF"/>
                  <w:sz w:val="15"/>
                  <w:szCs w:val="15"/>
                  <w:lang w:val="en-GB"/>
                </w:rPr>
                <w:delText>436.40</w:delText>
              </w:r>
            </w:del>
            <w:ins w:id="198" w:author="Author">
              <w:r w:rsidRPr="00292DEB">
                <w:rPr>
                  <w:color w:val="FF00FF"/>
                  <w:sz w:val="15"/>
                  <w:szCs w:val="15"/>
                  <w:lang w:val="en-GB"/>
                </w:rPr>
                <w:t>446.87</w:t>
              </w:r>
            </w:ins>
            <w:r w:rsidRPr="00292DEB">
              <w:rPr>
                <w:color w:val="FF00FF"/>
                <w:sz w:val="15"/>
                <w:szCs w:val="15"/>
                <w:lang w:val="en-GB"/>
              </w:rPr>
              <w:t xml:space="preserve"> </w:t>
            </w:r>
            <w:r w:rsidRPr="00292DEB">
              <w:rPr>
                <w:sz w:val="15"/>
                <w:szCs w:val="15"/>
                <w:lang w:val="en-GB"/>
              </w:rPr>
              <w:t>per month).</w:t>
            </w:r>
            <w:r w:rsidRPr="00292DEB">
              <w:rPr>
                <w:color w:val="00B050"/>
                <w:sz w:val="15"/>
                <w:szCs w:val="15"/>
                <w:lang w:val="en-GB"/>
              </w:rPr>
              <w:t xml:space="preserve"> </w:t>
            </w:r>
          </w:p>
          <w:p w14:paraId="08195879" w14:textId="14EC3E23"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A428E12"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50866109" w14:textId="77777777" w:rsidR="005D0FED" w:rsidRPr="00292DEB" w:rsidRDefault="005D0FED" w:rsidP="00CD2271">
            <w:pPr>
              <w:spacing w:line="276" w:lineRule="auto"/>
              <w:rPr>
                <w:rFonts w:cs="Arial"/>
                <w:color w:val="0000FF"/>
                <w:lang w:val="en-US"/>
              </w:rPr>
            </w:pPr>
          </w:p>
        </w:tc>
        <w:tc>
          <w:tcPr>
            <w:tcW w:w="127" w:type="pct"/>
          </w:tcPr>
          <w:p w14:paraId="465130FD" w14:textId="77777777" w:rsidR="005D0FED" w:rsidRPr="00292DEB" w:rsidRDefault="005D0FED" w:rsidP="00CD2271">
            <w:pPr>
              <w:spacing w:line="276" w:lineRule="auto"/>
              <w:rPr>
                <w:rFonts w:cs="Arial"/>
                <w:color w:val="0000FF"/>
                <w:lang w:val="fr-FR"/>
              </w:rPr>
            </w:pPr>
            <w:r w:rsidRPr="00292DEB">
              <w:rPr>
                <w:rFonts w:cs="Arial"/>
                <w:color w:val="0000FF"/>
                <w:lang w:val="fr-FR"/>
              </w:rPr>
              <w:t>13</w:t>
            </w:r>
          </w:p>
          <w:p w14:paraId="5766A54D" w14:textId="77777777" w:rsidR="005D0FED" w:rsidRPr="00292DEB" w:rsidRDefault="005D0FED" w:rsidP="00CD2271">
            <w:pPr>
              <w:spacing w:line="276" w:lineRule="auto"/>
              <w:rPr>
                <w:rFonts w:cs="Arial"/>
                <w:color w:val="0000FF"/>
                <w:lang w:val="en-US"/>
              </w:rPr>
            </w:pPr>
          </w:p>
        </w:tc>
        <w:tc>
          <w:tcPr>
            <w:tcW w:w="402" w:type="pct"/>
          </w:tcPr>
          <w:p w14:paraId="33D13BB1"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16F400C7" w14:textId="77777777" w:rsidR="005D0FED" w:rsidRPr="00292DEB" w:rsidRDefault="005D0FED" w:rsidP="00CD2271">
            <w:pPr>
              <w:spacing w:line="276" w:lineRule="auto"/>
              <w:rPr>
                <w:rFonts w:cs="Arial"/>
                <w:color w:val="0000FF"/>
                <w:lang w:val="en-US"/>
              </w:rPr>
            </w:pPr>
          </w:p>
        </w:tc>
      </w:tr>
      <w:bookmarkEnd w:id="192"/>
      <w:tr w:rsidR="005D0FED" w:rsidRPr="00292DEB" w14:paraId="5BDA6A4F" w14:textId="77777777" w:rsidTr="005D0FED">
        <w:tc>
          <w:tcPr>
            <w:tcW w:w="193" w:type="pct"/>
          </w:tcPr>
          <w:p w14:paraId="24B85533" w14:textId="77777777" w:rsidR="005D0FED" w:rsidRPr="00292DEB" w:rsidRDefault="005D0FED" w:rsidP="00CD2271">
            <w:pPr>
              <w:spacing w:line="276" w:lineRule="auto"/>
              <w:jc w:val="left"/>
              <w:rPr>
                <w:rFonts w:cs="Arial"/>
                <w:lang w:val="es-ES"/>
              </w:rPr>
            </w:pPr>
            <w:r w:rsidRPr="00292DEB">
              <w:rPr>
                <w:rFonts w:cs="Arial"/>
                <w:lang w:val="es-ES"/>
              </w:rPr>
              <w:t>EL</w:t>
            </w:r>
          </w:p>
          <w:p w14:paraId="4EA94418" w14:textId="77777777" w:rsidR="005D0FED" w:rsidRPr="00292DEB" w:rsidRDefault="005D0FED" w:rsidP="00CD2271">
            <w:pPr>
              <w:spacing w:line="276" w:lineRule="auto"/>
              <w:jc w:val="left"/>
              <w:rPr>
                <w:rFonts w:cs="Arial"/>
                <w:lang w:val="es-ES"/>
              </w:rPr>
            </w:pPr>
            <w:r w:rsidRPr="00292DEB">
              <w:rPr>
                <w:rFonts w:cs="Arial"/>
                <w:lang w:val="es-ES"/>
              </w:rPr>
              <w:t>EL</w:t>
            </w:r>
          </w:p>
          <w:p w14:paraId="4EA619E5" w14:textId="77777777" w:rsidR="005D0FED" w:rsidRPr="00292DEB" w:rsidRDefault="005D0FED" w:rsidP="00CD2271">
            <w:pPr>
              <w:spacing w:line="276" w:lineRule="auto"/>
              <w:jc w:val="left"/>
              <w:rPr>
                <w:rFonts w:cs="Arial"/>
                <w:lang w:val="es-ES"/>
              </w:rPr>
            </w:pPr>
            <w:r w:rsidRPr="00292DEB">
              <w:rPr>
                <w:rFonts w:cs="Arial"/>
                <w:lang w:val="es-ES"/>
              </w:rPr>
              <w:t>EL</w:t>
            </w:r>
          </w:p>
          <w:p w14:paraId="553C437A" w14:textId="77777777" w:rsidR="005D0FED" w:rsidRPr="00292DEB" w:rsidRDefault="005D0FED" w:rsidP="00CD2271">
            <w:pPr>
              <w:spacing w:line="276" w:lineRule="auto"/>
              <w:jc w:val="left"/>
              <w:rPr>
                <w:rFonts w:cs="Arial"/>
                <w:lang w:val="es-ES"/>
              </w:rPr>
            </w:pPr>
            <w:r w:rsidRPr="00292DEB">
              <w:rPr>
                <w:rFonts w:cs="Arial"/>
                <w:lang w:val="es-ES"/>
              </w:rPr>
              <w:t>EL</w:t>
            </w:r>
          </w:p>
          <w:p w14:paraId="03F57EA2" w14:textId="77777777" w:rsidR="005D0FED" w:rsidRPr="00292DEB" w:rsidRDefault="005D0FED" w:rsidP="00CD2271">
            <w:pPr>
              <w:spacing w:line="276" w:lineRule="auto"/>
              <w:jc w:val="left"/>
              <w:rPr>
                <w:rFonts w:cs="Arial"/>
                <w:lang w:val="es-ES"/>
              </w:rPr>
            </w:pPr>
            <w:r w:rsidRPr="00292DEB">
              <w:rPr>
                <w:rFonts w:cs="Arial"/>
                <w:lang w:val="es-ES"/>
              </w:rPr>
              <w:t>EL</w:t>
            </w:r>
          </w:p>
          <w:p w14:paraId="7C07C21F" w14:textId="77777777" w:rsidR="005D0FED" w:rsidRPr="00292DEB" w:rsidRDefault="005D0FED" w:rsidP="00CD2271">
            <w:pPr>
              <w:spacing w:line="276" w:lineRule="auto"/>
              <w:jc w:val="left"/>
              <w:rPr>
                <w:rFonts w:cs="Arial"/>
                <w:lang w:val="es-ES"/>
              </w:rPr>
            </w:pPr>
            <w:r w:rsidRPr="00292DEB">
              <w:rPr>
                <w:rFonts w:cs="Arial"/>
                <w:lang w:val="es-ES"/>
              </w:rPr>
              <w:t>EL</w:t>
            </w:r>
          </w:p>
          <w:p w14:paraId="50AF2515" w14:textId="77777777" w:rsidR="005D0FED" w:rsidRPr="00292DEB" w:rsidRDefault="005D0FED" w:rsidP="00CD2271">
            <w:pPr>
              <w:spacing w:line="276" w:lineRule="auto"/>
              <w:jc w:val="left"/>
              <w:rPr>
                <w:rFonts w:cs="Arial"/>
                <w:lang w:val="en-GB"/>
              </w:rPr>
            </w:pPr>
            <w:r w:rsidRPr="00292DEB">
              <w:rPr>
                <w:rFonts w:cs="Arial"/>
                <w:lang w:val="en-GB"/>
              </w:rPr>
              <w:t>EL</w:t>
            </w:r>
          </w:p>
          <w:p w14:paraId="4FAD8AE6" w14:textId="6A2E805A"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07228C2C" w14:textId="77777777" w:rsidR="005D0FED" w:rsidRPr="005D0FED" w:rsidRDefault="005D0FED" w:rsidP="005D0FED">
            <w:pPr>
              <w:spacing w:line="276" w:lineRule="auto"/>
              <w:rPr>
                <w:rFonts w:cs="Arial"/>
              </w:rPr>
            </w:pPr>
            <w:r w:rsidRPr="005D0FED">
              <w:rPr>
                <w:rFonts w:cs="Arial"/>
              </w:rPr>
              <w:t xml:space="preserve">Der Anspruch auf Invalidenrente beginnt nach Ablauf des Anspruchs auf Krankengeld (d. h. nach </w:t>
            </w:r>
            <w:r w:rsidRPr="005D0FED">
              <w:rPr>
                <w:rFonts w:cs="Arial"/>
                <w:color w:val="C00000"/>
              </w:rPr>
              <w:t>182</w:t>
            </w:r>
            <w:r w:rsidRPr="005D0FED">
              <w:rPr>
                <w:rFonts w:cs="Arial"/>
              </w:rPr>
              <w:t xml:space="preserve">, </w:t>
            </w:r>
            <w:r w:rsidRPr="005D0FED">
              <w:rPr>
                <w:rFonts w:cs="Arial"/>
                <w:color w:val="C00000"/>
              </w:rPr>
              <w:t>360</w:t>
            </w:r>
            <w:r w:rsidRPr="005D0FED">
              <w:rPr>
                <w:rFonts w:cs="Arial"/>
              </w:rPr>
              <w:t xml:space="preserve"> oder </w:t>
            </w:r>
            <w:r w:rsidRPr="005D0FED">
              <w:rPr>
                <w:rFonts w:cs="Arial"/>
                <w:color w:val="C00000"/>
              </w:rPr>
              <w:t>720</w:t>
            </w:r>
            <w:r w:rsidRPr="005D0FED">
              <w:rPr>
                <w:rFonts w:cs="Arial"/>
              </w:rPr>
              <w:t xml:space="preserve"> Kalendertagen), oder wenn die Invalidität durch die Entscheidung der </w:t>
            </w:r>
            <w:r w:rsidRPr="005D0FED">
              <w:rPr>
                <w:rFonts w:cs="Arial"/>
                <w:color w:val="008000"/>
              </w:rPr>
              <w:t>Zentren zur Bestätigung der Erwerbsunfähigkeit (KEPA)</w:t>
            </w:r>
            <w:r w:rsidRPr="005D0FED">
              <w:rPr>
                <w:rFonts w:cs="Arial"/>
              </w:rPr>
              <w:t xml:space="preserve"> </w:t>
            </w:r>
            <w:r w:rsidRPr="005D0FED">
              <w:rPr>
                <w:rFonts w:cs="Arial"/>
                <w:i/>
                <w:color w:val="008080"/>
              </w:rPr>
              <w:t xml:space="preserve">(ΚΕΝΤΡΑ ΠΙΣΤΟΠΟΙΗΣΗΣ ΑΝΑΠΗΡΙΑΣ – ΚΕΠΑ) </w:t>
            </w:r>
            <w:r w:rsidRPr="005D0FED">
              <w:rPr>
                <w:rFonts w:cs="Arial"/>
              </w:rPr>
              <w:t xml:space="preserve">anerkannt wird. </w:t>
            </w:r>
          </w:p>
          <w:p w14:paraId="53683818" w14:textId="77777777" w:rsidR="005D0FED" w:rsidRPr="005D0FED" w:rsidRDefault="005D0FED" w:rsidP="005D0FED">
            <w:pPr>
              <w:spacing w:line="276" w:lineRule="auto"/>
              <w:rPr>
                <w:rFonts w:cs="Arial"/>
              </w:rPr>
            </w:pPr>
            <w:r w:rsidRPr="005D0FED">
              <w:rPr>
                <w:rFonts w:cs="Arial"/>
              </w:rPr>
              <w:t>Die Rente kann je nach Wahl des Leistungsempfängers ab Beginn des Anspruchs auf Krankengeld gezahlt werden, jedoch höchstens für sechs Monate.</w:t>
            </w:r>
          </w:p>
          <w:p w14:paraId="603CCED4" w14:textId="77777777" w:rsidR="005D0FED" w:rsidRPr="005D0FED" w:rsidRDefault="005D0FED" w:rsidP="005D0FED">
            <w:pPr>
              <w:spacing w:line="276" w:lineRule="auto"/>
              <w:rPr>
                <w:rFonts w:cs="Arial"/>
              </w:rPr>
            </w:pPr>
            <w:r w:rsidRPr="005D0FED">
              <w:rPr>
                <w:rFonts w:cs="Arial"/>
              </w:rPr>
              <w:t>Für Krankheiten, die als irreversibel gelten, wird der Anspruch dauerhaft gewährt. Andernfalls wird die Anspruchsdauer von der KEPA bestimt.</w:t>
            </w:r>
          </w:p>
          <w:p w14:paraId="17D77A41" w14:textId="77777777" w:rsidR="005D0FED" w:rsidRPr="005D0FED" w:rsidRDefault="005D0FED" w:rsidP="005D0FED">
            <w:pPr>
              <w:spacing w:line="276" w:lineRule="auto"/>
              <w:rPr>
                <w:rFonts w:cs="Arial"/>
              </w:rPr>
            </w:pPr>
          </w:p>
          <w:p w14:paraId="4079BDEB" w14:textId="77777777" w:rsidR="005D0FED" w:rsidRPr="005D0FED" w:rsidRDefault="005D0FED" w:rsidP="005D0FED">
            <w:pPr>
              <w:spacing w:line="276" w:lineRule="auto"/>
              <w:rPr>
                <w:rFonts w:cs="Arial"/>
              </w:rPr>
            </w:pPr>
            <w:r w:rsidRPr="005D0FED">
              <w:rPr>
                <w:rFonts w:cs="Arial"/>
              </w:rPr>
              <w:t>Sind die Bedingungen (</w:t>
            </w:r>
            <w:r w:rsidRPr="005D0FED">
              <w:rPr>
                <w:rFonts w:cs="Arial"/>
                <w:color w:val="800000"/>
              </w:rPr>
              <w:t>4.500</w:t>
            </w:r>
            <w:r w:rsidRPr="005D0FED">
              <w:rPr>
                <w:rFonts w:cs="Arial"/>
              </w:rPr>
              <w:t xml:space="preserve"> beitragspflichtige Arbeitstage und Alter von </w:t>
            </w:r>
            <w:r w:rsidRPr="005D0FED">
              <w:rPr>
                <w:rFonts w:cs="Arial"/>
                <w:color w:val="800000"/>
              </w:rPr>
              <w:t>67</w:t>
            </w:r>
            <w:r w:rsidRPr="005D0FED">
              <w:rPr>
                <w:rFonts w:cs="Arial"/>
              </w:rPr>
              <w:t xml:space="preserve"> Jahren) erfüllt, so ist der Empfänger berechtigt, die Invaliditätsrente in eine Altersrente umzuwandeln.</w:t>
            </w:r>
          </w:p>
          <w:p w14:paraId="1977C3F4" w14:textId="77777777" w:rsidR="005D0FED" w:rsidRPr="005D0FED" w:rsidRDefault="005D0FED" w:rsidP="005D0FED">
            <w:pPr>
              <w:spacing w:line="276" w:lineRule="auto"/>
              <w:rPr>
                <w:rFonts w:cs="Arial"/>
              </w:rPr>
            </w:pPr>
          </w:p>
          <w:p w14:paraId="22A52A7B" w14:textId="77777777" w:rsidR="005D0FED" w:rsidRPr="005D0FED" w:rsidRDefault="005D0FED" w:rsidP="005D0FED">
            <w:pPr>
              <w:spacing w:line="276" w:lineRule="auto"/>
              <w:rPr>
                <w:rFonts w:eastAsia="Arial" w:cs="Arial"/>
              </w:rPr>
            </w:pPr>
            <w:r w:rsidRPr="005D0FED">
              <w:rPr>
                <w:rFonts w:cs="Arial"/>
              </w:rPr>
              <w:lastRenderedPageBreak/>
              <w:t>Völlig Blinde und an spezifischen Krankheiten leidende Versicherte, die</w:t>
            </w:r>
            <w:r w:rsidRPr="005D0FED">
              <w:rPr>
                <w:rFonts w:cs="Arial"/>
                <w:color w:val="FF0000"/>
              </w:rPr>
              <w:t xml:space="preserve"> </w:t>
            </w:r>
            <w:r w:rsidRPr="005D0FED">
              <w:rPr>
                <w:rFonts w:cs="Arial"/>
                <w:color w:val="800000"/>
              </w:rPr>
              <w:t>4.050</w:t>
            </w:r>
            <w:r w:rsidRPr="005D0FED">
              <w:rPr>
                <w:rFonts w:cs="Arial"/>
              </w:rPr>
              <w:t xml:space="preserve"> beitragspflichtige Arbeitstage</w:t>
            </w:r>
            <w:r w:rsidRPr="005D0FED" w:rsidDel="000A7F04">
              <w:rPr>
                <w:rFonts w:cs="Arial"/>
              </w:rPr>
              <w:t xml:space="preserve"> </w:t>
            </w:r>
            <w:r w:rsidRPr="005D0FED">
              <w:rPr>
                <w:rFonts w:cs="Arial"/>
              </w:rPr>
              <w:t>vorweisen können, können früher in den Ruhestand gehen</w:t>
            </w:r>
            <w:r w:rsidRPr="005D0FED">
              <w:rPr>
                <w:rFonts w:eastAsia="Arial" w:cs="Arial"/>
              </w:rPr>
              <w:t>.</w:t>
            </w:r>
          </w:p>
          <w:p w14:paraId="355B650F" w14:textId="77777777" w:rsidR="005D0FED" w:rsidRPr="005D0FED" w:rsidRDefault="005D0FED" w:rsidP="005D0FED">
            <w:pPr>
              <w:spacing w:line="276" w:lineRule="auto"/>
              <w:rPr>
                <w:rFonts w:cs="Arial"/>
                <w:b/>
                <w:color w:val="FF0000"/>
              </w:rPr>
            </w:pPr>
          </w:p>
          <w:p w14:paraId="0E40C905" w14:textId="77777777" w:rsidR="005D0FED" w:rsidRPr="005D0FED" w:rsidRDefault="005D0FED" w:rsidP="005D0FED">
            <w:pPr>
              <w:spacing w:line="276" w:lineRule="auto"/>
              <w:rPr>
                <w:rFonts w:cs="Arial"/>
              </w:rPr>
            </w:pPr>
            <w:r w:rsidRPr="005D0FED">
              <w:rPr>
                <w:rFonts w:cs="Arial"/>
              </w:rPr>
              <w:t xml:space="preserve">Anspruchsberechtigung auf eine Invaliditätsrente ist dauerhaft für Beamte, die aufgrund von Invalidität aus dem Dienst ausgeschieden sind. </w:t>
            </w:r>
          </w:p>
          <w:p w14:paraId="2B96D886" w14:textId="77777777" w:rsidR="005D0FED" w:rsidRPr="005D0FED" w:rsidRDefault="005D0FED" w:rsidP="00CD2271">
            <w:pPr>
              <w:pStyle w:val="Normal0"/>
              <w:spacing w:before="0" w:after="0" w:line="276" w:lineRule="auto"/>
              <w:rPr>
                <w:sz w:val="15"/>
                <w:szCs w:val="15"/>
                <w:lang w:val="de-DE"/>
              </w:rPr>
            </w:pPr>
          </w:p>
        </w:tc>
        <w:tc>
          <w:tcPr>
            <w:tcW w:w="1370" w:type="pct"/>
          </w:tcPr>
          <w:p w14:paraId="49360B5A" w14:textId="77777777" w:rsidR="005D0FED" w:rsidRPr="005D0FED" w:rsidRDefault="005D0FED" w:rsidP="005D0FED">
            <w:pPr>
              <w:spacing w:line="276" w:lineRule="auto"/>
              <w:rPr>
                <w:rFonts w:cs="Arial"/>
                <w:lang w:val="fr-BE"/>
              </w:rPr>
            </w:pPr>
            <w:r w:rsidRPr="005D0FED">
              <w:rPr>
                <w:rFonts w:cs="Arial"/>
                <w:lang w:val="fr-BE"/>
              </w:rPr>
              <w:lastRenderedPageBreak/>
              <w:t xml:space="preserve">Le droit à une pension d’invalidité naît à l’expiration du droit à la prestation de maladie (à savoir après </w:t>
            </w:r>
            <w:r w:rsidRPr="005D0FED">
              <w:rPr>
                <w:rFonts w:cs="Arial"/>
                <w:color w:val="C00000"/>
                <w:lang w:val="fr-BE"/>
              </w:rPr>
              <w:t>182</w:t>
            </w:r>
            <w:r w:rsidRPr="005D0FED">
              <w:rPr>
                <w:rFonts w:cs="Arial"/>
                <w:lang w:val="fr-BE"/>
              </w:rPr>
              <w:t xml:space="preserve">, </w:t>
            </w:r>
            <w:r w:rsidRPr="005D0FED">
              <w:rPr>
                <w:rFonts w:cs="Arial"/>
                <w:color w:val="C00000"/>
                <w:lang w:val="fr-BE"/>
              </w:rPr>
              <w:t>360</w:t>
            </w:r>
            <w:r w:rsidRPr="005D0FED">
              <w:rPr>
                <w:rFonts w:cs="Arial"/>
                <w:lang w:val="fr-BE"/>
              </w:rPr>
              <w:t xml:space="preserve"> ou </w:t>
            </w:r>
            <w:r w:rsidRPr="005D0FED">
              <w:rPr>
                <w:rFonts w:cs="Arial"/>
                <w:color w:val="C00000"/>
                <w:lang w:val="fr-BE"/>
              </w:rPr>
              <w:t>720</w:t>
            </w:r>
            <w:r w:rsidRPr="005D0FED">
              <w:rPr>
                <w:rFonts w:cs="Arial"/>
                <w:lang w:val="fr-BE"/>
              </w:rPr>
              <w:t xml:space="preserve"> jours civils) ou lorsque l’invalidité est reconnue par décision des </w:t>
            </w:r>
            <w:r w:rsidRPr="005D0FED">
              <w:rPr>
                <w:rFonts w:cs="Arial"/>
                <w:color w:val="008000"/>
                <w:lang w:val="fr-BE"/>
              </w:rPr>
              <w:t xml:space="preserve">Centres pour la certification de l’incapacité (KEPA) </w:t>
            </w:r>
            <w:r w:rsidRPr="005D0FED">
              <w:rPr>
                <w:rFonts w:cs="Arial"/>
                <w:i/>
                <w:color w:val="008080"/>
                <w:lang w:val="fr-BE"/>
              </w:rPr>
              <w:t>(KENTPA ΠΙΣΤΟΠΟΙΗΣΗΣ ΑΝΑΠΗΡΙΑΣ – ΚΕΠΑ)</w:t>
            </w:r>
            <w:r w:rsidRPr="005D0FED">
              <w:rPr>
                <w:rFonts w:cs="Arial"/>
                <w:lang w:val="fr-BE"/>
              </w:rPr>
              <w:t xml:space="preserve">. </w:t>
            </w:r>
          </w:p>
          <w:p w14:paraId="395E621F" w14:textId="77777777" w:rsidR="005D0FED" w:rsidRPr="005D0FED" w:rsidRDefault="005D0FED" w:rsidP="005D0FED">
            <w:pPr>
              <w:spacing w:line="276" w:lineRule="auto"/>
              <w:rPr>
                <w:rFonts w:cs="Arial"/>
                <w:lang w:val="fr-BE"/>
              </w:rPr>
            </w:pPr>
            <w:r w:rsidRPr="005D0FED">
              <w:rPr>
                <w:rFonts w:cs="Arial"/>
                <w:lang w:val="fr-BE"/>
              </w:rPr>
              <w:t>La pension peut être versée dès le début de la prestation de maladie, si tel est le choix du bénéficiaire, mais pour une durée de six mois maximum.</w:t>
            </w:r>
          </w:p>
          <w:p w14:paraId="74E724B6" w14:textId="77777777" w:rsidR="005D0FED" w:rsidRPr="005D0FED" w:rsidRDefault="005D0FED" w:rsidP="005D0FED">
            <w:pPr>
              <w:spacing w:line="276" w:lineRule="auto"/>
              <w:rPr>
                <w:rFonts w:cs="Arial"/>
                <w:lang w:val="fr-BE"/>
              </w:rPr>
            </w:pPr>
            <w:r w:rsidRPr="005D0FED">
              <w:rPr>
                <w:rFonts w:cs="Arial"/>
                <w:lang w:val="fr-BE"/>
              </w:rPr>
              <w:t xml:space="preserve">Dans le cas de maladies considérées comme irréversibles, le droit est octroyé à titre permanent. Dans les autres cas, la période de droit est fixée par KEPA. </w:t>
            </w:r>
          </w:p>
          <w:p w14:paraId="62785812" w14:textId="77777777" w:rsidR="005D0FED" w:rsidRPr="005D0FED" w:rsidRDefault="005D0FED" w:rsidP="005D0FED">
            <w:pPr>
              <w:keepNext/>
              <w:spacing w:line="276" w:lineRule="auto"/>
              <w:outlineLvl w:val="2"/>
              <w:rPr>
                <w:rFonts w:cs="Arial"/>
                <w:b/>
                <w:color w:val="0000FF"/>
                <w:lang w:val="fr-BE"/>
              </w:rPr>
            </w:pPr>
          </w:p>
          <w:p w14:paraId="3DD7916B" w14:textId="77777777" w:rsidR="005D0FED" w:rsidRPr="005D0FED" w:rsidRDefault="005D0FED" w:rsidP="005D0FED">
            <w:pPr>
              <w:spacing w:line="276" w:lineRule="auto"/>
              <w:rPr>
                <w:rFonts w:cs="Arial"/>
                <w:lang w:val="fr-BE"/>
              </w:rPr>
            </w:pPr>
            <w:r w:rsidRPr="005D0FED">
              <w:rPr>
                <w:rFonts w:cs="Arial"/>
                <w:lang w:val="fr-BE"/>
              </w:rPr>
              <w:t xml:space="preserve">Le bénéficiaire peut décider de convertir la pension d’invalidité en pension de vieillesse, pourvu qu’il satisfasse les conditions requises, à savoir </w:t>
            </w:r>
            <w:r w:rsidRPr="005D0FED">
              <w:rPr>
                <w:rFonts w:cs="Arial"/>
                <w:color w:val="800000"/>
                <w:lang w:val="fr-BE"/>
              </w:rPr>
              <w:t>4.500</w:t>
            </w:r>
            <w:r w:rsidRPr="005D0FED">
              <w:rPr>
                <w:rFonts w:cs="Arial"/>
                <w:lang w:val="fr-BE"/>
              </w:rPr>
              <w:t xml:space="preserve"> jours de travail soumis aux contributions et </w:t>
            </w:r>
            <w:r w:rsidRPr="005D0FED">
              <w:rPr>
                <w:rFonts w:cs="Arial"/>
                <w:color w:val="C00000"/>
                <w:lang w:val="fr-BE"/>
              </w:rPr>
              <w:t>67</w:t>
            </w:r>
            <w:r w:rsidRPr="005D0FED">
              <w:rPr>
                <w:rFonts w:cs="Arial"/>
                <w:lang w:val="fr-BE"/>
              </w:rPr>
              <w:t xml:space="preserve"> ans d'âge.</w:t>
            </w:r>
          </w:p>
          <w:p w14:paraId="11F27869" w14:textId="77777777" w:rsidR="005D0FED" w:rsidRPr="005D0FED" w:rsidRDefault="005D0FED" w:rsidP="005D0FED">
            <w:pPr>
              <w:spacing w:line="276" w:lineRule="auto"/>
              <w:rPr>
                <w:rFonts w:cs="Arial"/>
                <w:lang w:val="fr-BE"/>
              </w:rPr>
            </w:pPr>
          </w:p>
          <w:p w14:paraId="1E021303" w14:textId="77777777" w:rsidR="005D0FED" w:rsidRPr="005D0FED" w:rsidRDefault="005D0FED" w:rsidP="005D0FED">
            <w:pPr>
              <w:spacing w:line="276" w:lineRule="auto"/>
              <w:rPr>
                <w:rFonts w:cs="Arial"/>
                <w:lang w:val="fr-BE"/>
              </w:rPr>
            </w:pPr>
            <w:r w:rsidRPr="005D0FED">
              <w:rPr>
                <w:rFonts w:cs="Arial"/>
                <w:lang w:val="fr-BE"/>
              </w:rPr>
              <w:lastRenderedPageBreak/>
              <w:t xml:space="preserve">Les personnes totalement aveugles et les personnes assurées atteintes de maladies spécifiques peuvent, lorsqu’elles ont cotisé pendant </w:t>
            </w:r>
            <w:r w:rsidRPr="005D0FED">
              <w:rPr>
                <w:rFonts w:cs="Arial"/>
                <w:color w:val="C00000"/>
                <w:lang w:val="fr-BE"/>
              </w:rPr>
              <w:t>4.050</w:t>
            </w:r>
            <w:r w:rsidRPr="005D0FED">
              <w:rPr>
                <w:rFonts w:cs="Arial"/>
                <w:lang w:val="fr-BE"/>
              </w:rPr>
              <w:t> jours de travail soumis aux contributions, prendre une retraite anticipée.</w:t>
            </w:r>
          </w:p>
          <w:p w14:paraId="50A01CC6" w14:textId="77777777" w:rsidR="005D0FED" w:rsidRPr="005D0FED" w:rsidRDefault="005D0FED" w:rsidP="005D0FED">
            <w:pPr>
              <w:spacing w:line="276" w:lineRule="auto"/>
              <w:rPr>
                <w:rFonts w:cs="Arial"/>
                <w:b/>
                <w:color w:val="FF0000"/>
                <w:lang w:val="fr-BE"/>
              </w:rPr>
            </w:pPr>
          </w:p>
          <w:p w14:paraId="297CCB19" w14:textId="77777777" w:rsidR="005D0FED" w:rsidRPr="005D0FED" w:rsidRDefault="005D0FED" w:rsidP="005D0FED">
            <w:pPr>
              <w:spacing w:line="276" w:lineRule="auto"/>
              <w:rPr>
                <w:rFonts w:cs="Arial"/>
                <w:lang w:val="fr-BE"/>
              </w:rPr>
            </w:pPr>
            <w:r w:rsidRPr="005D0FED">
              <w:rPr>
                <w:rFonts w:cs="Arial"/>
                <w:bCs/>
                <w:lang w:val="fr-BE"/>
              </w:rPr>
              <w:t>Le droit à une pension d’invalidité est permanent pour les fonctionnaires libérés du service pour cause d’invalidité.</w:t>
            </w:r>
          </w:p>
          <w:p w14:paraId="57BD2621" w14:textId="616EF9DF" w:rsidR="005D0FED" w:rsidRPr="005D0FED" w:rsidRDefault="005D0FED" w:rsidP="00CD2271">
            <w:pPr>
              <w:spacing w:line="276" w:lineRule="auto"/>
              <w:rPr>
                <w:rFonts w:cs="Arial"/>
                <w:color w:val="008000"/>
                <w:lang w:val="fr-BE"/>
              </w:rPr>
            </w:pPr>
          </w:p>
        </w:tc>
        <w:tc>
          <w:tcPr>
            <w:tcW w:w="1370" w:type="pct"/>
          </w:tcPr>
          <w:p w14:paraId="0609DA8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E-V-14-EL</w:t>
            </w:r>
          </w:p>
          <w:p w14:paraId="4310A88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Entitlement to invalidity pension starts on expiry of entitlement to sickness benefit (i.e. after </w:t>
            </w:r>
            <w:r w:rsidRPr="00292DEB">
              <w:rPr>
                <w:color w:val="C00000"/>
                <w:sz w:val="15"/>
                <w:szCs w:val="15"/>
                <w:lang w:val="en-GB"/>
              </w:rPr>
              <w:t>182</w:t>
            </w:r>
            <w:r w:rsidRPr="00292DEB">
              <w:rPr>
                <w:color w:val="000000"/>
                <w:sz w:val="15"/>
                <w:szCs w:val="15"/>
                <w:lang w:val="en-GB"/>
              </w:rPr>
              <w:t xml:space="preserve">, </w:t>
            </w:r>
            <w:r w:rsidRPr="00292DEB">
              <w:rPr>
                <w:color w:val="C00000"/>
                <w:sz w:val="15"/>
                <w:szCs w:val="15"/>
                <w:lang w:val="en-GB"/>
              </w:rPr>
              <w:t>360</w:t>
            </w:r>
            <w:r w:rsidRPr="00292DEB">
              <w:rPr>
                <w:color w:val="000000"/>
                <w:sz w:val="15"/>
                <w:szCs w:val="15"/>
                <w:lang w:val="en-GB"/>
              </w:rPr>
              <w:t xml:space="preserve"> or </w:t>
            </w:r>
            <w:r w:rsidRPr="00292DEB">
              <w:rPr>
                <w:color w:val="C00000"/>
                <w:sz w:val="15"/>
                <w:szCs w:val="15"/>
                <w:lang w:val="en-GB"/>
              </w:rPr>
              <w:t xml:space="preserve">720 </w:t>
            </w:r>
            <w:r w:rsidRPr="00292DEB">
              <w:rPr>
                <w:sz w:val="15"/>
                <w:szCs w:val="15"/>
                <w:lang w:val="en-GB"/>
              </w:rPr>
              <w:t>calendar</w:t>
            </w:r>
            <w:r w:rsidRPr="00292DEB">
              <w:rPr>
                <w:color w:val="000000"/>
                <w:sz w:val="15"/>
                <w:szCs w:val="15"/>
                <w:lang w:val="en-GB"/>
              </w:rPr>
              <w:t xml:space="preserve"> days), or when invalidity is recognised by decision of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w:t>
            </w:r>
            <w:r w:rsidRPr="00292DEB">
              <w:rPr>
                <w:color w:val="000000"/>
                <w:sz w:val="15"/>
                <w:szCs w:val="15"/>
                <w:lang w:val="en-GB"/>
              </w:rPr>
              <w:t xml:space="preserve">. </w:t>
            </w:r>
          </w:p>
          <w:p w14:paraId="711F4F0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pension can be paid from the start of sickness benefit, if this is the beneficiary’s choice, but for a maximum of six months.</w:t>
            </w:r>
          </w:p>
          <w:p w14:paraId="59280B5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For illnesses that are considered as irreversible, entitlement is granted permanently. Otherwise, the period of entitlement is decided by KEPA.</w:t>
            </w:r>
          </w:p>
          <w:p w14:paraId="7048319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1CA27885"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beneficiary can decide to convert the invalidity pension into an old-age pension, provided that the conditions of </w:t>
            </w:r>
            <w:r w:rsidRPr="00292DEB">
              <w:rPr>
                <w:color w:val="800000"/>
                <w:sz w:val="15"/>
                <w:szCs w:val="15"/>
                <w:lang w:val="en-GB"/>
              </w:rPr>
              <w:t>4,500</w:t>
            </w:r>
            <w:r w:rsidRPr="00292DEB">
              <w:rPr>
                <w:color w:val="000000"/>
                <w:sz w:val="15"/>
                <w:szCs w:val="15"/>
                <w:lang w:val="en-GB"/>
              </w:rPr>
              <w:t xml:space="preserve"> days of work subject to contributions and of </w:t>
            </w:r>
            <w:r w:rsidRPr="00292DEB">
              <w:rPr>
                <w:color w:val="800000"/>
                <w:sz w:val="15"/>
                <w:szCs w:val="15"/>
                <w:lang w:val="en-GB"/>
              </w:rPr>
              <w:t>67</w:t>
            </w:r>
            <w:r w:rsidRPr="00292DEB">
              <w:rPr>
                <w:color w:val="000000"/>
                <w:sz w:val="15"/>
                <w:szCs w:val="15"/>
                <w:lang w:val="en-GB"/>
              </w:rPr>
              <w:t xml:space="preserve"> years of age are fulfilled.</w:t>
            </w:r>
          </w:p>
          <w:p w14:paraId="1FF64F13"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47444DB0"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Totally blind persons and insured persons suffering from specific diseases, having accomplished </w:t>
            </w:r>
            <w:r w:rsidRPr="00292DEB">
              <w:rPr>
                <w:color w:val="800000"/>
                <w:sz w:val="15"/>
                <w:szCs w:val="15"/>
                <w:lang w:val="en-GB"/>
              </w:rPr>
              <w:t>4,050</w:t>
            </w:r>
            <w:r w:rsidRPr="00292DEB">
              <w:rPr>
                <w:color w:val="000000"/>
                <w:sz w:val="15"/>
                <w:szCs w:val="15"/>
                <w:lang w:val="en-GB"/>
              </w:rPr>
              <w:t xml:space="preserve"> days of work subject to contributions, can retire earlier.</w:t>
            </w:r>
          </w:p>
          <w:p w14:paraId="22654536"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221CEE27"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lastRenderedPageBreak/>
              <w:t>Entitlement to an invalidity pension is permanent for civil servants who are discharged from service because of invalidity.</w:t>
            </w:r>
          </w:p>
          <w:p w14:paraId="093AB9F6" w14:textId="6AC0951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CEBD0B6"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5</w:t>
            </w:r>
          </w:p>
          <w:p w14:paraId="2BF3D713" w14:textId="77777777" w:rsidR="005D0FED" w:rsidRPr="00292DEB" w:rsidRDefault="005D0FED" w:rsidP="00CD2271">
            <w:pPr>
              <w:spacing w:line="276" w:lineRule="auto"/>
              <w:rPr>
                <w:rFonts w:cs="Arial"/>
                <w:color w:val="0000FF"/>
                <w:lang w:val="en-US"/>
              </w:rPr>
            </w:pPr>
          </w:p>
        </w:tc>
        <w:tc>
          <w:tcPr>
            <w:tcW w:w="127" w:type="pct"/>
          </w:tcPr>
          <w:p w14:paraId="7DB2C708" w14:textId="77777777" w:rsidR="005D0FED" w:rsidRPr="00292DEB" w:rsidRDefault="005D0FED" w:rsidP="00CD2271">
            <w:pPr>
              <w:spacing w:line="276" w:lineRule="auto"/>
              <w:rPr>
                <w:rFonts w:cs="Arial"/>
                <w:color w:val="0000FF"/>
                <w:lang w:val="fr-FR"/>
              </w:rPr>
            </w:pPr>
            <w:r w:rsidRPr="00292DEB">
              <w:rPr>
                <w:rFonts w:cs="Arial"/>
                <w:color w:val="0000FF"/>
                <w:lang w:val="fr-FR"/>
              </w:rPr>
              <w:t>14</w:t>
            </w:r>
          </w:p>
          <w:p w14:paraId="31BD6EA2" w14:textId="77777777" w:rsidR="005D0FED" w:rsidRPr="00292DEB" w:rsidRDefault="005D0FED" w:rsidP="00CD2271">
            <w:pPr>
              <w:spacing w:line="276" w:lineRule="auto"/>
              <w:rPr>
                <w:rFonts w:cs="Arial"/>
                <w:color w:val="0000FF"/>
                <w:lang w:val="en-US"/>
              </w:rPr>
            </w:pPr>
          </w:p>
        </w:tc>
        <w:tc>
          <w:tcPr>
            <w:tcW w:w="402" w:type="pct"/>
          </w:tcPr>
          <w:p w14:paraId="4E8A73EB"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7255ACFD" w14:textId="77777777" w:rsidR="005D0FED" w:rsidRPr="00292DEB" w:rsidRDefault="005D0FED" w:rsidP="00CD2271">
            <w:pPr>
              <w:spacing w:line="276" w:lineRule="auto"/>
              <w:rPr>
                <w:rFonts w:cs="Arial"/>
                <w:color w:val="0000FF"/>
                <w:lang w:val="en-US"/>
              </w:rPr>
            </w:pPr>
          </w:p>
        </w:tc>
      </w:tr>
      <w:tr w:rsidR="005D0FED" w:rsidRPr="00292DEB" w14:paraId="08867834" w14:textId="77777777" w:rsidTr="005D0FED">
        <w:tc>
          <w:tcPr>
            <w:tcW w:w="193" w:type="pct"/>
          </w:tcPr>
          <w:p w14:paraId="12AEC90A" w14:textId="77777777" w:rsidR="005D0FED" w:rsidRPr="00292DEB" w:rsidRDefault="005D0FED" w:rsidP="00CD2271">
            <w:pPr>
              <w:spacing w:line="276" w:lineRule="auto"/>
              <w:jc w:val="left"/>
              <w:rPr>
                <w:rFonts w:cs="Arial"/>
                <w:lang w:val="es-ES"/>
              </w:rPr>
            </w:pPr>
            <w:r w:rsidRPr="00292DEB">
              <w:rPr>
                <w:rFonts w:cs="Arial"/>
                <w:lang w:val="es-ES"/>
              </w:rPr>
              <w:t>EL</w:t>
            </w:r>
          </w:p>
          <w:p w14:paraId="5663387B" w14:textId="77777777" w:rsidR="005D0FED" w:rsidRPr="00292DEB" w:rsidRDefault="005D0FED" w:rsidP="00CD2271">
            <w:pPr>
              <w:spacing w:line="276" w:lineRule="auto"/>
              <w:jc w:val="left"/>
              <w:rPr>
                <w:rFonts w:cs="Arial"/>
                <w:lang w:val="es-ES"/>
              </w:rPr>
            </w:pPr>
            <w:r w:rsidRPr="00292DEB">
              <w:rPr>
                <w:rFonts w:cs="Arial"/>
                <w:lang w:val="es-ES"/>
              </w:rPr>
              <w:t>EL</w:t>
            </w:r>
          </w:p>
          <w:p w14:paraId="377ABB33" w14:textId="77777777" w:rsidR="005D0FED" w:rsidRPr="00292DEB" w:rsidRDefault="005D0FED" w:rsidP="00CD2271">
            <w:pPr>
              <w:spacing w:line="276" w:lineRule="auto"/>
              <w:jc w:val="left"/>
              <w:rPr>
                <w:rFonts w:cs="Arial"/>
                <w:lang w:val="es-ES"/>
              </w:rPr>
            </w:pPr>
            <w:r w:rsidRPr="00292DEB">
              <w:rPr>
                <w:rFonts w:cs="Arial"/>
                <w:lang w:val="es-ES"/>
              </w:rPr>
              <w:t>EL</w:t>
            </w:r>
          </w:p>
          <w:p w14:paraId="6B3F43FB" w14:textId="63175F45" w:rsidR="005D0FED" w:rsidRPr="00292DEB" w:rsidRDefault="005D0FED" w:rsidP="00CD2271">
            <w:pPr>
              <w:spacing w:line="276" w:lineRule="auto"/>
              <w:jc w:val="left"/>
              <w:rPr>
                <w:rFonts w:cs="Arial"/>
                <w:b/>
                <w:lang w:val="es-ES"/>
              </w:rPr>
            </w:pPr>
          </w:p>
        </w:tc>
        <w:tc>
          <w:tcPr>
            <w:tcW w:w="1371" w:type="pct"/>
          </w:tcPr>
          <w:p w14:paraId="17BA74D8" w14:textId="4931C0DA" w:rsidR="005D0FED" w:rsidRPr="00292DEB" w:rsidRDefault="005D0FED" w:rsidP="005D0FED">
            <w:pPr>
              <w:spacing w:line="276" w:lineRule="auto"/>
              <w:rPr>
                <w:rFonts w:cs="Arial"/>
              </w:rPr>
            </w:pPr>
            <w:r w:rsidRPr="00292DEB">
              <w:rPr>
                <w:rFonts w:cs="Arial"/>
              </w:rPr>
              <w:t>Es werden keine Zeiträume, in denen keine Beiträge geleistet wurden, gutgeschrieben.</w:t>
            </w:r>
          </w:p>
        </w:tc>
        <w:tc>
          <w:tcPr>
            <w:tcW w:w="1370" w:type="pct"/>
          </w:tcPr>
          <w:p w14:paraId="6D9F60ED" w14:textId="4897462E" w:rsidR="005D0FED" w:rsidRPr="005D0FED" w:rsidRDefault="005D0FED" w:rsidP="005D0FED">
            <w:pPr>
              <w:suppressAutoHyphens/>
              <w:ind w:left="57"/>
              <w:rPr>
                <w:rFonts w:cs="Arial"/>
                <w:lang w:val="fr-BE"/>
              </w:rPr>
            </w:pPr>
            <w:r w:rsidRPr="005D0FED">
              <w:rPr>
                <w:rFonts w:cs="Arial"/>
                <w:lang w:val="fr-BE"/>
              </w:rPr>
              <w:t>Aucune période non-contributive créditée.</w:t>
            </w:r>
          </w:p>
        </w:tc>
        <w:tc>
          <w:tcPr>
            <w:tcW w:w="1370" w:type="pct"/>
          </w:tcPr>
          <w:p w14:paraId="4AE91739" w14:textId="77777777" w:rsidR="005D0FED" w:rsidRPr="00292DEB" w:rsidRDefault="005D0FED" w:rsidP="00CD2271">
            <w:pPr>
              <w:pStyle w:val="Normal0"/>
              <w:pBdr>
                <w:top w:val="nil"/>
                <w:left w:val="nil"/>
                <w:bottom w:val="nil"/>
                <w:right w:val="nil"/>
                <w:between w:val="nil"/>
              </w:pBdr>
              <w:spacing w:after="0"/>
              <w:rPr>
                <w:i/>
                <w:color w:val="000000"/>
                <w:sz w:val="15"/>
                <w:szCs w:val="15"/>
              </w:rPr>
            </w:pPr>
            <w:r w:rsidRPr="00292DEB">
              <w:rPr>
                <w:b/>
                <w:color w:val="FF0000"/>
                <w:sz w:val="15"/>
                <w:szCs w:val="15"/>
              </w:rPr>
              <w:t>E-V-15-EL</w:t>
            </w:r>
          </w:p>
          <w:p w14:paraId="6B2CC35D"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color w:val="000000"/>
                <w:sz w:val="15"/>
                <w:szCs w:val="15"/>
              </w:rPr>
              <w:t>No non-</w:t>
            </w:r>
            <w:proofErr w:type="spellStart"/>
            <w:r w:rsidRPr="00292DEB">
              <w:rPr>
                <w:color w:val="000000"/>
                <w:sz w:val="15"/>
                <w:szCs w:val="15"/>
              </w:rPr>
              <w:t>contributory</w:t>
            </w:r>
            <w:proofErr w:type="spellEnd"/>
            <w:r w:rsidRPr="00292DEB">
              <w:rPr>
                <w:color w:val="000000"/>
                <w:sz w:val="15"/>
                <w:szCs w:val="15"/>
              </w:rPr>
              <w:t xml:space="preserve"> </w:t>
            </w:r>
            <w:proofErr w:type="spellStart"/>
            <w:r w:rsidRPr="00292DEB">
              <w:rPr>
                <w:color w:val="000000"/>
                <w:sz w:val="15"/>
                <w:szCs w:val="15"/>
              </w:rPr>
              <w:t>periods</w:t>
            </w:r>
            <w:proofErr w:type="spellEnd"/>
            <w:r w:rsidRPr="00292DEB">
              <w:rPr>
                <w:color w:val="000000"/>
                <w:sz w:val="15"/>
                <w:szCs w:val="15"/>
              </w:rPr>
              <w:t xml:space="preserve"> </w:t>
            </w:r>
            <w:proofErr w:type="spellStart"/>
            <w:r w:rsidRPr="00292DEB">
              <w:rPr>
                <w:color w:val="000000"/>
                <w:sz w:val="15"/>
                <w:szCs w:val="15"/>
              </w:rPr>
              <w:t>credited</w:t>
            </w:r>
            <w:proofErr w:type="spellEnd"/>
            <w:r w:rsidRPr="00292DEB">
              <w:rPr>
                <w:color w:val="000000"/>
                <w:sz w:val="15"/>
                <w:szCs w:val="15"/>
              </w:rPr>
              <w:t>.</w:t>
            </w:r>
          </w:p>
          <w:p w14:paraId="5B7D0081" w14:textId="658C967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308DDB82"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7C365D29" w14:textId="77777777" w:rsidR="005D0FED" w:rsidRPr="00292DEB" w:rsidRDefault="005D0FED" w:rsidP="00CD2271">
            <w:pPr>
              <w:spacing w:line="276" w:lineRule="auto"/>
              <w:rPr>
                <w:rFonts w:cs="Arial"/>
                <w:color w:val="0000FF"/>
                <w:lang w:val="en-US"/>
              </w:rPr>
            </w:pPr>
          </w:p>
        </w:tc>
        <w:tc>
          <w:tcPr>
            <w:tcW w:w="127" w:type="pct"/>
          </w:tcPr>
          <w:p w14:paraId="4D2ADB99" w14:textId="77777777" w:rsidR="005D0FED" w:rsidRPr="00292DEB" w:rsidRDefault="005D0FED" w:rsidP="00CD2271">
            <w:pPr>
              <w:spacing w:line="276" w:lineRule="auto"/>
              <w:rPr>
                <w:rFonts w:cs="Arial"/>
                <w:color w:val="0000FF"/>
                <w:lang w:val="fr-FR"/>
              </w:rPr>
            </w:pPr>
            <w:r w:rsidRPr="00292DEB">
              <w:rPr>
                <w:rFonts w:cs="Arial"/>
                <w:color w:val="0000FF"/>
                <w:lang w:val="fr-FR"/>
              </w:rPr>
              <w:t>15</w:t>
            </w:r>
          </w:p>
          <w:p w14:paraId="52DE3DCB" w14:textId="77777777" w:rsidR="005D0FED" w:rsidRPr="00292DEB" w:rsidRDefault="005D0FED" w:rsidP="00CD2271">
            <w:pPr>
              <w:spacing w:line="276" w:lineRule="auto"/>
              <w:rPr>
                <w:rFonts w:cs="Arial"/>
                <w:color w:val="0000FF"/>
                <w:lang w:val="en-US"/>
              </w:rPr>
            </w:pPr>
          </w:p>
        </w:tc>
        <w:tc>
          <w:tcPr>
            <w:tcW w:w="402" w:type="pct"/>
          </w:tcPr>
          <w:p w14:paraId="00376077"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0EB9C9FC" w14:textId="77777777" w:rsidR="005D0FED" w:rsidRPr="00292DEB" w:rsidRDefault="005D0FED" w:rsidP="00CD2271">
            <w:pPr>
              <w:spacing w:line="276" w:lineRule="auto"/>
              <w:rPr>
                <w:rFonts w:cs="Arial"/>
                <w:color w:val="0000FF"/>
                <w:lang w:val="en-US"/>
              </w:rPr>
            </w:pPr>
          </w:p>
        </w:tc>
      </w:tr>
      <w:tr w:rsidR="005D0FED" w:rsidRPr="00292DEB" w14:paraId="03212921" w14:textId="77777777" w:rsidTr="005D0FED">
        <w:tc>
          <w:tcPr>
            <w:tcW w:w="193" w:type="pct"/>
          </w:tcPr>
          <w:p w14:paraId="5FF60264" w14:textId="77777777" w:rsidR="005D0FED" w:rsidRPr="00292DEB" w:rsidRDefault="005D0FED" w:rsidP="00CD2271">
            <w:pPr>
              <w:spacing w:line="276" w:lineRule="auto"/>
              <w:jc w:val="left"/>
              <w:rPr>
                <w:rFonts w:cs="Arial"/>
                <w:lang w:val="en-GB"/>
              </w:rPr>
            </w:pPr>
            <w:r w:rsidRPr="00292DEB">
              <w:rPr>
                <w:rFonts w:cs="Arial"/>
                <w:lang w:val="en-GB"/>
              </w:rPr>
              <w:t>EL</w:t>
            </w:r>
          </w:p>
          <w:p w14:paraId="7BC69BA1" w14:textId="77777777" w:rsidR="005D0FED" w:rsidRPr="00292DEB" w:rsidRDefault="005D0FED" w:rsidP="00CD2271">
            <w:pPr>
              <w:spacing w:line="276" w:lineRule="auto"/>
              <w:jc w:val="left"/>
              <w:rPr>
                <w:rFonts w:cs="Arial"/>
                <w:lang w:val="en-GB"/>
              </w:rPr>
            </w:pPr>
            <w:r w:rsidRPr="00292DEB">
              <w:rPr>
                <w:rFonts w:cs="Arial"/>
                <w:lang w:val="en-GB"/>
              </w:rPr>
              <w:t>EL</w:t>
            </w:r>
          </w:p>
          <w:p w14:paraId="5EEBAAE3" w14:textId="0D4D5F82"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6E6C3384" w14:textId="77777777" w:rsidR="005D0FED" w:rsidRPr="00292DEB" w:rsidRDefault="005D0FED" w:rsidP="00CD2271">
            <w:pPr>
              <w:snapToGrid w:val="0"/>
              <w:spacing w:line="276" w:lineRule="auto"/>
              <w:rPr>
                <w:rFonts w:cs="Arial"/>
                <w:iCs/>
              </w:rPr>
            </w:pPr>
            <w:r w:rsidRPr="00292DEB">
              <w:rPr>
                <w:rFonts w:cs="Arial"/>
                <w:iCs/>
              </w:rPr>
              <w:t xml:space="preserve">Personen, die ab dem </w:t>
            </w:r>
            <w:r w:rsidRPr="00292DEB">
              <w:rPr>
                <w:rFonts w:cs="Arial"/>
                <w:iCs/>
                <w:color w:val="C00000"/>
              </w:rPr>
              <w:t>12.05.2016</w:t>
            </w:r>
            <w:r w:rsidRPr="00292DEB">
              <w:rPr>
                <w:rFonts w:cs="Arial"/>
                <w:iCs/>
              </w:rPr>
              <w:t xml:space="preserve"> in Rente gingen:</w:t>
            </w:r>
          </w:p>
          <w:p w14:paraId="480142DE" w14:textId="77777777" w:rsidR="005D0FED" w:rsidRPr="00292DEB" w:rsidRDefault="005D0FED" w:rsidP="00CD2271">
            <w:pPr>
              <w:spacing w:line="276" w:lineRule="auto"/>
              <w:rPr>
                <w:rFonts w:cs="Arial"/>
              </w:rPr>
            </w:pPr>
            <w:r w:rsidRPr="00292DEB">
              <w:rPr>
                <w:rFonts w:cs="Arial"/>
              </w:rPr>
              <w:t xml:space="preserve">Kinder: Keine Zulagen. Invaliditätsrentner können </w:t>
            </w:r>
            <w:r w:rsidRPr="00292DEB">
              <w:rPr>
                <w:rFonts w:cs="Arial"/>
                <w:color w:val="008000"/>
              </w:rPr>
              <w:t>Kindergeld</w:t>
            </w:r>
            <w:r w:rsidRPr="00292DEB">
              <w:rPr>
                <w:rFonts w:cs="Arial"/>
              </w:rPr>
              <w:t xml:space="preserve"> (</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ΠΑΙΔΙΟΥ</w:t>
            </w:r>
            <w:r w:rsidRPr="00292DEB">
              <w:rPr>
                <w:rFonts w:cs="Arial"/>
              </w:rPr>
              <w:t>) entsprechend Tabelle IX „Familienleistungen“ beantragen.</w:t>
            </w:r>
          </w:p>
          <w:p w14:paraId="736F187C" w14:textId="77777777" w:rsidR="005D0FED" w:rsidRPr="00292DEB" w:rsidRDefault="005D0FED" w:rsidP="00CD2271">
            <w:pPr>
              <w:snapToGrid w:val="0"/>
              <w:spacing w:line="276" w:lineRule="auto"/>
              <w:rPr>
                <w:rFonts w:cs="Arial"/>
              </w:rPr>
            </w:pPr>
            <w:r w:rsidRPr="00292DEB">
              <w:rPr>
                <w:rFonts w:cs="Arial"/>
              </w:rPr>
              <w:t>Ehepartner und andere Unterhaltsberechtigte: Keine Zulagen.</w:t>
            </w:r>
          </w:p>
          <w:p w14:paraId="040A8975" w14:textId="2B792441" w:rsidR="005D0FED" w:rsidRPr="00292DEB" w:rsidRDefault="005D0FED" w:rsidP="00CD2271">
            <w:pPr>
              <w:shd w:val="clear" w:color="auto" w:fill="FFFFFF"/>
              <w:spacing w:line="276" w:lineRule="auto"/>
              <w:rPr>
                <w:rFonts w:eastAsia="Arial" w:cs="Arial"/>
              </w:rPr>
            </w:pPr>
          </w:p>
        </w:tc>
        <w:tc>
          <w:tcPr>
            <w:tcW w:w="1370" w:type="pct"/>
          </w:tcPr>
          <w:p w14:paraId="080B4516" w14:textId="77777777" w:rsidR="005D0FED" w:rsidRPr="00292DEB" w:rsidRDefault="005D0FED" w:rsidP="00CD2271">
            <w:pPr>
              <w:snapToGrid w:val="0"/>
              <w:spacing w:line="276" w:lineRule="auto"/>
              <w:rPr>
                <w:rFonts w:cs="Arial"/>
                <w:iCs/>
                <w:lang w:val="fr-BE"/>
              </w:rPr>
            </w:pPr>
            <w:r w:rsidRPr="00292DEB">
              <w:rPr>
                <w:rFonts w:cs="Arial"/>
                <w:iCs/>
                <w:lang w:val="fr-BE"/>
              </w:rPr>
              <w:t xml:space="preserve">Personnes à la retraite à partir du </w:t>
            </w:r>
            <w:r w:rsidRPr="00292DEB">
              <w:rPr>
                <w:rFonts w:cs="Arial"/>
                <w:iCs/>
                <w:color w:val="C00000"/>
                <w:lang w:val="fr-BE"/>
              </w:rPr>
              <w:t>12/05/2016</w:t>
            </w:r>
            <w:r w:rsidRPr="00292DEB">
              <w:rPr>
                <w:rFonts w:cs="Arial"/>
                <w:iCs/>
                <w:lang w:val="fr-BE"/>
              </w:rPr>
              <w:t>:</w:t>
            </w:r>
          </w:p>
          <w:p w14:paraId="3366102B" w14:textId="77777777" w:rsidR="005D0FED" w:rsidRPr="00292DEB" w:rsidRDefault="005D0FED" w:rsidP="00CD2271">
            <w:pPr>
              <w:spacing w:line="276" w:lineRule="auto"/>
              <w:rPr>
                <w:rFonts w:cs="Arial"/>
                <w:lang w:val="fr-BE"/>
              </w:rPr>
            </w:pPr>
            <w:r w:rsidRPr="00292DEB">
              <w:rPr>
                <w:rFonts w:cs="Arial"/>
                <w:lang w:val="fr-BE"/>
              </w:rPr>
              <w:t xml:space="preserve">Enfants: pas de supplément. Les bénéficiaires d’une pension d’invalidité peuvent demander </w:t>
            </w:r>
            <w:r w:rsidRPr="00292DEB">
              <w:rPr>
                <w:rFonts w:cs="Arial"/>
                <w:color w:val="008000"/>
                <w:lang w:val="fr-BE"/>
              </w:rPr>
              <w:t>l’allocation familiale</w:t>
            </w:r>
            <w:r w:rsidRPr="00292DEB">
              <w:rPr>
                <w:rFonts w:cs="Arial"/>
                <w:lang w:val="fr-BE"/>
              </w:rPr>
              <w:t xml:space="preserve"> (</w:t>
            </w:r>
            <w:r w:rsidRPr="00292DEB">
              <w:rPr>
                <w:rFonts w:cs="Arial"/>
                <w:i/>
                <w:color w:val="008080"/>
                <w:lang w:val="fr-BE"/>
              </w:rPr>
              <w:t xml:space="preserve">ΕΠΙΔΟΜΑ </w:t>
            </w:r>
            <w:r w:rsidRPr="00292DEB">
              <w:rPr>
                <w:rFonts w:eastAsia="Arial" w:cs="Arial"/>
                <w:i/>
                <w:iCs/>
                <w:color w:val="008080"/>
                <w:lang w:val="fr-BE"/>
              </w:rPr>
              <w:t>ΠΑΙΔΙΟΥ</w:t>
            </w:r>
            <w:r w:rsidRPr="00292DEB">
              <w:rPr>
                <w:rFonts w:cs="Arial"/>
                <w:lang w:val="fr-BE"/>
              </w:rPr>
              <w:t>) reprise dans le tableau IX « Prestations familiales ».</w:t>
            </w:r>
          </w:p>
          <w:p w14:paraId="6D871DC8" w14:textId="77777777" w:rsidR="005D0FED" w:rsidRPr="00292DEB" w:rsidRDefault="005D0FED" w:rsidP="00CD2271">
            <w:pPr>
              <w:snapToGrid w:val="0"/>
              <w:spacing w:line="276" w:lineRule="auto"/>
              <w:rPr>
                <w:rFonts w:cs="Arial"/>
                <w:lang w:val="fr-BE"/>
              </w:rPr>
            </w:pPr>
            <w:r w:rsidRPr="00292DEB">
              <w:rPr>
                <w:rFonts w:cs="Arial"/>
                <w:lang w:val="fr-BE"/>
              </w:rPr>
              <w:t>Conjoint et autres personnes à charge: pas de supplément.</w:t>
            </w:r>
          </w:p>
          <w:p w14:paraId="0782DFDB" w14:textId="7729F8F2" w:rsidR="005D0FED" w:rsidRPr="00292DEB" w:rsidRDefault="005D0FED" w:rsidP="00CD2271">
            <w:pPr>
              <w:shd w:val="clear" w:color="auto" w:fill="FFFFFF"/>
              <w:spacing w:line="276" w:lineRule="auto"/>
              <w:rPr>
                <w:rFonts w:cs="Arial"/>
                <w:lang w:val="fr-BE"/>
              </w:rPr>
            </w:pPr>
          </w:p>
        </w:tc>
        <w:tc>
          <w:tcPr>
            <w:tcW w:w="1370" w:type="pct"/>
          </w:tcPr>
          <w:p w14:paraId="7C4D338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E-V-16-EL</w:t>
            </w:r>
          </w:p>
          <w:p w14:paraId="38BF55B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 xml:space="preserve">Persons who retired from </w:t>
            </w:r>
            <w:r w:rsidRPr="00292DEB">
              <w:rPr>
                <w:i/>
                <w:color w:val="C00000"/>
                <w:sz w:val="15"/>
                <w:szCs w:val="15"/>
                <w:lang w:val="en-GB"/>
              </w:rPr>
              <w:t>12/05/2016</w:t>
            </w:r>
            <w:r w:rsidRPr="00292DEB">
              <w:rPr>
                <w:color w:val="000000"/>
                <w:sz w:val="15"/>
                <w:szCs w:val="15"/>
                <w:lang w:val="en-GB"/>
              </w:rPr>
              <w:t>:</w:t>
            </w:r>
          </w:p>
          <w:p w14:paraId="1F47BE1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Children: No supplements. Invalidity pensioners may apply for the </w:t>
            </w:r>
            <w:r w:rsidRPr="00292DEB">
              <w:rPr>
                <w:color w:val="008000"/>
                <w:sz w:val="15"/>
                <w:szCs w:val="15"/>
                <w:lang w:val="en-GB"/>
              </w:rPr>
              <w:t xml:space="preserve">Child benefit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ΠΑΙΔΙΟΥ</w:t>
            </w:r>
            <w:r w:rsidRPr="00292DEB">
              <w:rPr>
                <w:color w:val="000000"/>
                <w:sz w:val="15"/>
                <w:szCs w:val="15"/>
                <w:lang w:val="en-GB"/>
              </w:rPr>
              <w:t>) reported in Table IX “Family benefits”.</w:t>
            </w:r>
          </w:p>
          <w:p w14:paraId="0D83AE7C" w14:textId="1E557C09" w:rsidR="005D0FED" w:rsidRPr="00292DEB" w:rsidRDefault="005D0FED" w:rsidP="00CD2271">
            <w:pPr>
              <w:pStyle w:val="Normal0"/>
              <w:spacing w:after="0" w:line="276" w:lineRule="auto"/>
              <w:rPr>
                <w:b/>
                <w:color w:val="FF0000"/>
                <w:sz w:val="15"/>
                <w:szCs w:val="15"/>
                <w:lang w:val="en-US"/>
              </w:rPr>
            </w:pPr>
            <w:r w:rsidRPr="00292DEB">
              <w:rPr>
                <w:color w:val="000000"/>
                <w:sz w:val="15"/>
                <w:szCs w:val="15"/>
                <w:lang w:val="en-GB"/>
              </w:rPr>
              <w:t>Spouse and other dependents: No supplements.</w:t>
            </w:r>
          </w:p>
        </w:tc>
        <w:tc>
          <w:tcPr>
            <w:tcW w:w="167" w:type="pct"/>
          </w:tcPr>
          <w:p w14:paraId="677C6D93"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2E630329" w14:textId="77777777" w:rsidR="005D0FED" w:rsidRPr="00292DEB" w:rsidRDefault="005D0FED" w:rsidP="00CD2271">
            <w:pPr>
              <w:spacing w:line="276" w:lineRule="auto"/>
              <w:rPr>
                <w:rFonts w:cs="Arial"/>
                <w:color w:val="0000FF"/>
                <w:lang w:val="en-US"/>
              </w:rPr>
            </w:pPr>
          </w:p>
        </w:tc>
        <w:tc>
          <w:tcPr>
            <w:tcW w:w="127" w:type="pct"/>
          </w:tcPr>
          <w:p w14:paraId="2B849106" w14:textId="77777777" w:rsidR="005D0FED" w:rsidRPr="00292DEB" w:rsidRDefault="005D0FED" w:rsidP="00CD2271">
            <w:pPr>
              <w:spacing w:line="276" w:lineRule="auto"/>
              <w:rPr>
                <w:rFonts w:cs="Arial"/>
                <w:color w:val="0000FF"/>
                <w:lang w:val="fr-FR"/>
              </w:rPr>
            </w:pPr>
            <w:r w:rsidRPr="00292DEB">
              <w:rPr>
                <w:rFonts w:cs="Arial"/>
                <w:color w:val="0000FF"/>
                <w:lang w:val="fr-FR"/>
              </w:rPr>
              <w:t>16</w:t>
            </w:r>
          </w:p>
          <w:p w14:paraId="011448E0" w14:textId="77777777" w:rsidR="005D0FED" w:rsidRPr="00292DEB" w:rsidRDefault="005D0FED" w:rsidP="00CD2271">
            <w:pPr>
              <w:spacing w:line="276" w:lineRule="auto"/>
              <w:rPr>
                <w:rFonts w:cs="Arial"/>
                <w:color w:val="0000FF"/>
                <w:lang w:val="en-US"/>
              </w:rPr>
            </w:pPr>
          </w:p>
        </w:tc>
        <w:tc>
          <w:tcPr>
            <w:tcW w:w="402" w:type="pct"/>
          </w:tcPr>
          <w:p w14:paraId="17BC5545"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1F80693" w14:textId="77777777" w:rsidR="005D0FED" w:rsidRPr="00292DEB" w:rsidRDefault="005D0FED" w:rsidP="00CD2271">
            <w:pPr>
              <w:spacing w:line="276" w:lineRule="auto"/>
              <w:rPr>
                <w:rFonts w:cs="Arial"/>
                <w:color w:val="0000FF"/>
                <w:lang w:val="en-US"/>
              </w:rPr>
            </w:pPr>
          </w:p>
        </w:tc>
      </w:tr>
      <w:tr w:rsidR="005D0FED" w:rsidRPr="00292DEB" w14:paraId="684EEC2D" w14:textId="77777777" w:rsidTr="005D0FED">
        <w:tc>
          <w:tcPr>
            <w:tcW w:w="193" w:type="pct"/>
          </w:tcPr>
          <w:p w14:paraId="486DD5FC" w14:textId="77777777" w:rsidR="005D0FED" w:rsidRPr="00292DEB" w:rsidRDefault="005D0FED" w:rsidP="00CD2271">
            <w:pPr>
              <w:spacing w:line="276" w:lineRule="auto"/>
              <w:jc w:val="left"/>
              <w:rPr>
                <w:rFonts w:cs="Arial"/>
                <w:lang w:val="en-GB"/>
              </w:rPr>
            </w:pPr>
            <w:r w:rsidRPr="00292DEB">
              <w:rPr>
                <w:rFonts w:cs="Arial"/>
                <w:lang w:val="en-GB"/>
              </w:rPr>
              <w:t>EL</w:t>
            </w:r>
          </w:p>
          <w:p w14:paraId="38B70D72" w14:textId="77777777" w:rsidR="005D0FED" w:rsidRPr="00292DEB" w:rsidRDefault="005D0FED" w:rsidP="00CD2271">
            <w:pPr>
              <w:spacing w:line="276" w:lineRule="auto"/>
              <w:jc w:val="left"/>
              <w:rPr>
                <w:rFonts w:cs="Arial"/>
                <w:lang w:val="en-GB"/>
              </w:rPr>
            </w:pPr>
            <w:r w:rsidRPr="00292DEB">
              <w:rPr>
                <w:rFonts w:cs="Arial"/>
                <w:lang w:val="en-GB"/>
              </w:rPr>
              <w:t>EL</w:t>
            </w:r>
          </w:p>
          <w:p w14:paraId="292F076B" w14:textId="618BB3A4"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738E6B87" w14:textId="77777777" w:rsidR="005D0FED" w:rsidRPr="005D0FED" w:rsidRDefault="005D0FED" w:rsidP="00CD2271">
            <w:pPr>
              <w:tabs>
                <w:tab w:val="left" w:pos="4212"/>
              </w:tabs>
              <w:spacing w:line="276" w:lineRule="auto"/>
              <w:rPr>
                <w:rFonts w:cs="Arial"/>
                <w:i/>
                <w:lang w:val="en-US"/>
              </w:rPr>
            </w:pPr>
            <w:r w:rsidRPr="005D0FED">
              <w:rPr>
                <w:rFonts w:cs="Arial"/>
                <w:lang w:val="en-US"/>
              </w:rPr>
              <w:t>1.</w:t>
            </w:r>
            <w:r w:rsidRPr="005D0FED">
              <w:rPr>
                <w:rFonts w:cs="Arial"/>
                <w:color w:val="008000"/>
                <w:lang w:val="en-US"/>
              </w:rPr>
              <w:t xml:space="preserve"> </w:t>
            </w:r>
            <w:proofErr w:type="spellStart"/>
            <w:r w:rsidRPr="005D0FED">
              <w:rPr>
                <w:rFonts w:cs="Arial"/>
                <w:color w:val="008000"/>
                <w:lang w:val="en-US"/>
              </w:rPr>
              <w:t>Altersrente</w:t>
            </w:r>
            <w:proofErr w:type="spellEnd"/>
            <w:r w:rsidRPr="005D0FED">
              <w:rPr>
                <w:rFonts w:cs="Arial"/>
                <w:color w:val="008000"/>
                <w:lang w:val="en-US"/>
              </w:rPr>
              <w:t xml:space="preserve"> </w:t>
            </w:r>
            <w:proofErr w:type="spellStart"/>
            <w:r w:rsidRPr="005D0FED">
              <w:rPr>
                <w:rFonts w:cs="Arial"/>
                <w:color w:val="008000"/>
                <w:lang w:val="en-US"/>
              </w:rPr>
              <w:t>entsprechend</w:t>
            </w:r>
            <w:proofErr w:type="spellEnd"/>
            <w:r w:rsidRPr="005D0FED">
              <w:rPr>
                <w:rFonts w:cs="Arial"/>
                <w:color w:val="008000"/>
                <w:lang w:val="en-US"/>
              </w:rPr>
              <w:t xml:space="preserve"> </w:t>
            </w:r>
            <w:proofErr w:type="spellStart"/>
            <w:r w:rsidRPr="005D0FED">
              <w:rPr>
                <w:rFonts w:cs="Arial"/>
                <w:color w:val="008000"/>
                <w:lang w:val="en-US"/>
              </w:rPr>
              <w:t>Gesetz</w:t>
            </w:r>
            <w:proofErr w:type="spellEnd"/>
            <w:r w:rsidRPr="005D0FED">
              <w:rPr>
                <w:rFonts w:cs="Arial"/>
                <w:color w:val="008000"/>
                <w:lang w:val="en-US"/>
              </w:rPr>
              <w:t xml:space="preserve"> Nr. 612/77</w:t>
            </w:r>
            <w:r w:rsidRPr="005D0FED">
              <w:rPr>
                <w:rFonts w:cs="Arial"/>
                <w:i/>
                <w:color w:val="008080"/>
                <w:lang w:val="en-US"/>
              </w:rPr>
              <w:t xml:space="preserve"> (</w:t>
            </w:r>
            <w:r w:rsidRPr="00292DEB">
              <w:rPr>
                <w:rFonts w:cs="Arial"/>
                <w:i/>
                <w:color w:val="008080"/>
              </w:rPr>
              <w:t>ΣΥΝΤΑΞΗ</w:t>
            </w:r>
            <w:r w:rsidRPr="005D0FED">
              <w:rPr>
                <w:rFonts w:cs="Arial"/>
                <w:i/>
                <w:color w:val="008080"/>
                <w:lang w:val="en-US"/>
              </w:rPr>
              <w:t xml:space="preserve"> </w:t>
            </w:r>
            <w:r w:rsidRPr="00292DEB">
              <w:rPr>
                <w:rFonts w:cs="Arial"/>
                <w:i/>
                <w:color w:val="008080"/>
              </w:rPr>
              <w:t>ΓΗΡΑΤΟΣ</w:t>
            </w:r>
            <w:r w:rsidRPr="005D0FED">
              <w:rPr>
                <w:rFonts w:cs="Arial"/>
                <w:i/>
                <w:color w:val="008080"/>
                <w:lang w:val="en-US"/>
              </w:rPr>
              <w:t xml:space="preserve"> </w:t>
            </w:r>
            <w:r w:rsidRPr="00292DEB">
              <w:rPr>
                <w:rFonts w:cs="Arial"/>
                <w:i/>
                <w:color w:val="008080"/>
              </w:rPr>
              <w:t>ΤΟΥ</w:t>
            </w:r>
            <w:r w:rsidRPr="005D0FED">
              <w:rPr>
                <w:rFonts w:cs="Arial"/>
                <w:i/>
                <w:color w:val="008080"/>
                <w:lang w:val="en-US"/>
              </w:rPr>
              <w:t xml:space="preserve"> </w:t>
            </w:r>
            <w:r w:rsidRPr="00292DEB">
              <w:rPr>
                <w:rFonts w:cs="Arial"/>
                <w:i/>
                <w:color w:val="008080"/>
              </w:rPr>
              <w:t>ΝΟΜΟΥ</w:t>
            </w:r>
            <w:r w:rsidRPr="005D0FED">
              <w:rPr>
                <w:rFonts w:cs="Arial"/>
                <w:i/>
                <w:color w:val="008080"/>
                <w:lang w:val="en-US"/>
              </w:rPr>
              <w:t xml:space="preserve"> 612/77)</w:t>
            </w:r>
            <w:r w:rsidRPr="005D0FED">
              <w:rPr>
                <w:rFonts w:cs="Arial"/>
                <w:lang w:val="en-US"/>
              </w:rPr>
              <w:t>:</w:t>
            </w:r>
          </w:p>
          <w:p w14:paraId="39C00D35" w14:textId="77777777" w:rsidR="005D0FED" w:rsidRPr="00292DEB" w:rsidRDefault="005D0FED" w:rsidP="00CD2271">
            <w:pPr>
              <w:spacing w:line="276" w:lineRule="auto"/>
              <w:rPr>
                <w:rFonts w:cs="Arial"/>
              </w:rPr>
            </w:pPr>
            <w:r w:rsidRPr="00292DEB">
              <w:rPr>
                <w:rFonts w:cs="Arial"/>
              </w:rPr>
              <w:t>Völlig Blinde und an bestimmten Krankheiten leidende Versicherte (unabhängig vom Versicherungsbeginn), die</w:t>
            </w:r>
            <w:r w:rsidRPr="00292DEB">
              <w:rPr>
                <w:rFonts w:cs="Arial"/>
                <w:color w:val="FF0000"/>
              </w:rPr>
              <w:t xml:space="preserve"> </w:t>
            </w:r>
            <w:r w:rsidRPr="00292DEB">
              <w:rPr>
                <w:rFonts w:cs="Arial"/>
                <w:color w:val="800000"/>
              </w:rPr>
              <w:t>4.050</w:t>
            </w:r>
            <w:r w:rsidRPr="00292DEB">
              <w:rPr>
                <w:rFonts w:cs="Arial"/>
              </w:rPr>
              <w:t xml:space="preserve"> beitragspflichtige Arbeitstage vorweisen können, erhalten ungeachtet ihres Alters eine Rente, die einem Versicherungszeitraum von </w:t>
            </w:r>
            <w:r w:rsidRPr="00292DEB">
              <w:rPr>
                <w:rFonts w:cs="Arial"/>
                <w:color w:val="800000"/>
              </w:rPr>
              <w:t>10.500</w:t>
            </w:r>
            <w:r w:rsidRPr="00292DEB">
              <w:rPr>
                <w:rFonts w:cs="Arial"/>
              </w:rPr>
              <w:t xml:space="preserve"> Arbeitstagen entspricht. </w:t>
            </w:r>
            <w:r w:rsidRPr="00292DEB">
              <w:rPr>
                <w:rFonts w:eastAsia="Arial" w:cs="Arial"/>
              </w:rPr>
              <w:t>Monatliche Zahlung</w:t>
            </w:r>
            <w:r w:rsidRPr="00292DEB">
              <w:rPr>
                <w:rFonts w:cs="Arial"/>
              </w:rPr>
              <w:t>.</w:t>
            </w:r>
          </w:p>
          <w:p w14:paraId="17C78B24" w14:textId="77777777" w:rsidR="005D0FED" w:rsidRPr="00292DEB" w:rsidRDefault="005D0FED" w:rsidP="00CD2271">
            <w:pPr>
              <w:spacing w:line="276" w:lineRule="auto"/>
              <w:rPr>
                <w:rFonts w:cs="Arial"/>
                <w:b/>
                <w:color w:val="0000FF"/>
              </w:rPr>
            </w:pPr>
          </w:p>
          <w:p w14:paraId="5D31923C" w14:textId="77777777" w:rsidR="005D0FED" w:rsidRPr="00292DEB" w:rsidRDefault="005D0FED" w:rsidP="00CD2271">
            <w:pPr>
              <w:pStyle w:val="Lijstalinea"/>
              <w:spacing w:line="276" w:lineRule="auto"/>
              <w:ind w:left="0"/>
              <w:rPr>
                <w:rFonts w:cs="Arial"/>
              </w:rPr>
            </w:pPr>
            <w:r w:rsidRPr="00292DEB">
              <w:rPr>
                <w:rFonts w:cs="Arial"/>
              </w:rPr>
              <w:t>2.</w:t>
            </w:r>
            <w:r w:rsidRPr="00292DEB">
              <w:rPr>
                <w:rFonts w:cs="Arial"/>
                <w:color w:val="008000"/>
              </w:rPr>
              <w:t xml:space="preserve"> Leistungen für nicht-stationäre Pflege</w:t>
            </w:r>
            <w:r w:rsidRPr="00292DEB">
              <w:rPr>
                <w:rFonts w:cs="Arial"/>
              </w:rPr>
              <w:t xml:space="preserve"> </w:t>
            </w:r>
            <w:r w:rsidRPr="00292DEB">
              <w:rPr>
                <w:rFonts w:cs="Arial"/>
                <w:i/>
                <w:color w:val="008080"/>
              </w:rPr>
              <w:t>(ΕΞΩΙΔΡΥΜΑΤΙΚΟ ΕΠΙΔΟΜΑ)</w:t>
            </w:r>
            <w:r w:rsidRPr="00292DEB">
              <w:rPr>
                <w:rFonts w:cs="Arial"/>
              </w:rPr>
              <w:t>:</w:t>
            </w:r>
            <w:r w:rsidRPr="00292DEB">
              <w:rPr>
                <w:rFonts w:cs="Arial"/>
                <w:color w:val="FF00FF"/>
              </w:rPr>
              <w:t xml:space="preserve"> </w:t>
            </w:r>
          </w:p>
          <w:p w14:paraId="51C3DD70" w14:textId="77777777" w:rsidR="005D0FED" w:rsidRPr="00292DEB" w:rsidRDefault="005D0FED" w:rsidP="00CD2271">
            <w:pPr>
              <w:spacing w:line="276" w:lineRule="auto"/>
              <w:rPr>
                <w:rFonts w:cs="Arial"/>
              </w:rPr>
            </w:pPr>
            <w:r w:rsidRPr="00292DEB">
              <w:rPr>
                <w:rFonts w:cs="Arial"/>
              </w:rPr>
              <w:t>Monatliche Leistungen an versicherte Personen, Empfänger von Alters-, Invaliditäts- und Hinterbliebenenrente, wenn diese</w:t>
            </w:r>
            <w:r w:rsidRPr="00292DEB">
              <w:rPr>
                <w:rFonts w:cs="Arial"/>
                <w:color w:val="FF0000"/>
              </w:rPr>
              <w:t xml:space="preserve"> </w:t>
            </w:r>
            <w:r w:rsidRPr="00292DEB">
              <w:rPr>
                <w:rFonts w:cs="Arial"/>
                <w:color w:val="008000"/>
              </w:rPr>
              <w:t>keine Leistung bei Vollinvalidität</w:t>
            </w:r>
            <w:r w:rsidRPr="00292DEB">
              <w:rPr>
                <w:rFonts w:cs="Arial"/>
                <w:color w:val="FF0000"/>
              </w:rPr>
              <w:t xml:space="preserve"> </w:t>
            </w:r>
            <w:r w:rsidRPr="00292DEB">
              <w:rPr>
                <w:rFonts w:cs="Arial"/>
                <w:i/>
                <w:color w:val="008080"/>
              </w:rPr>
              <w:t>(ΕΠΙΔΟΜΑ ΑΠΟΛΥΤΟΥ ΑΝΑΠΗΡΙΑΣ)</w:t>
            </w:r>
            <w:r w:rsidRPr="00292DEB">
              <w:rPr>
                <w:rFonts w:cs="Arial"/>
              </w:rPr>
              <w:t>, beziehen, sowie</w:t>
            </w:r>
            <w:r w:rsidRPr="00292DEB">
              <w:rPr>
                <w:rFonts w:cs="Arial"/>
                <w:color w:val="FF0000"/>
              </w:rPr>
              <w:t xml:space="preserve"> </w:t>
            </w:r>
            <w:r w:rsidRPr="00292DEB">
              <w:rPr>
                <w:rFonts w:cs="Arial"/>
              </w:rPr>
              <w:t>Familienmitglieder der Rentenempfänger und versicherten Personen, wenn diese an besonderen Krankheiten leiden und bestimmte Bedingungen erfüllen.</w:t>
            </w:r>
          </w:p>
          <w:p w14:paraId="62130321" w14:textId="77777777" w:rsidR="005D0FED" w:rsidRPr="00292DEB" w:rsidRDefault="005D0FED" w:rsidP="00CD2271">
            <w:pPr>
              <w:pStyle w:val="Lijstalinea"/>
              <w:spacing w:line="276" w:lineRule="auto"/>
              <w:ind w:left="0"/>
              <w:rPr>
                <w:rFonts w:cs="Arial"/>
              </w:rPr>
            </w:pPr>
            <w:r w:rsidRPr="00292DEB">
              <w:rPr>
                <w:rFonts w:cs="Arial"/>
              </w:rPr>
              <w:t>Die versicherte Person muss Folgendes vervollständigt haben:</w:t>
            </w:r>
          </w:p>
          <w:p w14:paraId="0E6BE2FB" w14:textId="77777777" w:rsidR="005D0FED" w:rsidRPr="00292DEB" w:rsidRDefault="005D0FED" w:rsidP="00CD2271">
            <w:pPr>
              <w:numPr>
                <w:ilvl w:val="0"/>
                <w:numId w:val="21"/>
              </w:numPr>
              <w:spacing w:line="276" w:lineRule="auto"/>
              <w:rPr>
                <w:rFonts w:eastAsia="Arial" w:cs="Arial"/>
              </w:rPr>
            </w:pPr>
            <w:r w:rsidRPr="00292DEB">
              <w:rPr>
                <w:rFonts w:cs="Arial"/>
                <w:color w:val="C00000"/>
              </w:rPr>
              <w:t>50</w:t>
            </w:r>
            <w:r w:rsidRPr="00292DEB">
              <w:rPr>
                <w:rFonts w:cs="Arial"/>
              </w:rPr>
              <w:t xml:space="preserve"> Arbeitstage, die für den Anspruch für Sachleistungen bei Krankheit erforderlich sind, innerhalb des Jahres der Antragstellung und mindestens </w:t>
            </w:r>
            <w:r w:rsidRPr="00292DEB">
              <w:rPr>
                <w:rFonts w:cs="Arial"/>
                <w:color w:val="800000"/>
              </w:rPr>
              <w:t>350</w:t>
            </w:r>
            <w:r w:rsidRPr="00292DEB">
              <w:rPr>
                <w:rFonts w:cs="Arial"/>
              </w:rPr>
              <w:t xml:space="preserve"> versicherungspflichtige Arbeitstage</w:t>
            </w:r>
            <w:r w:rsidRPr="00292DEB" w:rsidDel="00B24901">
              <w:rPr>
                <w:rFonts w:cs="Arial"/>
              </w:rPr>
              <w:t xml:space="preserve"> </w:t>
            </w:r>
            <w:r w:rsidRPr="00292DEB">
              <w:rPr>
                <w:rFonts w:cs="Arial"/>
              </w:rPr>
              <w:t xml:space="preserve">während der letzten </w:t>
            </w:r>
            <w:r w:rsidRPr="00292DEB">
              <w:rPr>
                <w:rFonts w:cs="Arial"/>
                <w:color w:val="800000"/>
              </w:rPr>
              <w:t>4</w:t>
            </w:r>
            <w:r w:rsidRPr="00292DEB">
              <w:rPr>
                <w:rFonts w:cs="Arial"/>
              </w:rPr>
              <w:t xml:space="preserve"> Jahre vor der Invalidität, oder</w:t>
            </w:r>
          </w:p>
          <w:p w14:paraId="5BEF706D" w14:textId="77777777" w:rsidR="005D0FED" w:rsidRPr="00292DEB" w:rsidRDefault="005D0FED" w:rsidP="00CD2271">
            <w:pPr>
              <w:numPr>
                <w:ilvl w:val="0"/>
                <w:numId w:val="21"/>
              </w:numPr>
              <w:spacing w:line="276" w:lineRule="auto"/>
              <w:rPr>
                <w:rFonts w:eastAsia="Arial" w:cs="Arial"/>
              </w:rPr>
            </w:pPr>
            <w:r w:rsidRPr="00292DEB">
              <w:rPr>
                <w:rFonts w:cs="Arial"/>
                <w:color w:val="C00000"/>
              </w:rPr>
              <w:t>1.000</w:t>
            </w:r>
            <w:r w:rsidRPr="00292DEB">
              <w:rPr>
                <w:rFonts w:cs="Arial"/>
              </w:rPr>
              <w:t xml:space="preserve"> versicherungspflichtige Arbeitstage</w:t>
            </w:r>
            <w:r w:rsidRPr="00292DEB" w:rsidDel="00B24901">
              <w:rPr>
                <w:rFonts w:cs="Arial"/>
              </w:rPr>
              <w:t xml:space="preserve"> </w:t>
            </w:r>
            <w:r w:rsidRPr="00292DEB">
              <w:rPr>
                <w:rFonts w:cs="Arial"/>
              </w:rPr>
              <w:t>insgesamt.</w:t>
            </w:r>
          </w:p>
          <w:p w14:paraId="0BB8FD1D" w14:textId="77777777" w:rsidR="005D0FED" w:rsidRPr="00292DEB" w:rsidRDefault="005D0FED" w:rsidP="00CD2271">
            <w:pPr>
              <w:spacing w:line="276" w:lineRule="auto"/>
              <w:rPr>
                <w:rFonts w:cs="Arial"/>
              </w:rPr>
            </w:pPr>
            <w:r w:rsidRPr="00292DEB">
              <w:rPr>
                <w:rFonts w:cs="Arial"/>
              </w:rPr>
              <w:t>Die</w:t>
            </w:r>
            <w:r w:rsidRPr="00292DEB">
              <w:rPr>
                <w:rFonts w:cs="Arial"/>
                <w:color w:val="000000"/>
              </w:rPr>
              <w:t xml:space="preserve"> </w:t>
            </w:r>
            <w:r w:rsidRPr="00292DEB">
              <w:rPr>
                <w:rFonts w:cs="Arial"/>
                <w:color w:val="008000"/>
              </w:rPr>
              <w:t xml:space="preserve">Leistungen für nicht-stationäre Pflege </w:t>
            </w:r>
            <w:r w:rsidRPr="00292DEB">
              <w:rPr>
                <w:rFonts w:cs="Arial"/>
              </w:rPr>
              <w:t>werden nur von einer Anstalt/ Einrichtung gewährt.</w:t>
            </w:r>
          </w:p>
          <w:p w14:paraId="52D2EA25" w14:textId="77777777" w:rsidR="005D0FED" w:rsidRPr="00292DEB" w:rsidRDefault="005D0FED" w:rsidP="00CD2271">
            <w:pPr>
              <w:pStyle w:val="Lijstalinea"/>
              <w:spacing w:line="276" w:lineRule="auto"/>
              <w:ind w:left="0"/>
              <w:rPr>
                <w:rFonts w:cs="Arial"/>
              </w:rPr>
            </w:pPr>
            <w:r w:rsidRPr="00292DEB">
              <w:rPr>
                <w:rFonts w:cs="Arial"/>
              </w:rPr>
              <w:t xml:space="preserve">Der Betrag entspricht dem </w:t>
            </w:r>
            <w:r w:rsidRPr="00292DEB">
              <w:rPr>
                <w:rFonts w:cs="Arial"/>
                <w:color w:val="C00000"/>
              </w:rPr>
              <w:t>20</w:t>
            </w:r>
            <w:r w:rsidRPr="00292DEB">
              <w:rPr>
                <w:rFonts w:cs="Arial"/>
              </w:rPr>
              <w:t>-fachen des Bruttogehalts eines ungelernten Arbeiters, zuzüglich Zulagen für die Weihnachtsferien (</w:t>
            </w:r>
            <w:r w:rsidRPr="00292DEB">
              <w:rPr>
                <w:rFonts w:cs="Arial"/>
                <w:color w:val="800000"/>
              </w:rPr>
              <w:t>100</w:t>
            </w:r>
            <w:r w:rsidRPr="00292DEB">
              <w:rPr>
                <w:rFonts w:cs="Arial"/>
              </w:rPr>
              <w:t xml:space="preserve">% der monatlichen Leistung), Osterferien und Sommerferien (jeweils </w:t>
            </w:r>
            <w:r w:rsidRPr="00292DEB">
              <w:rPr>
                <w:rFonts w:cs="Arial"/>
                <w:color w:val="800000"/>
              </w:rPr>
              <w:t>50</w:t>
            </w:r>
            <w:r w:rsidRPr="00292DEB">
              <w:rPr>
                <w:rFonts w:cs="Arial"/>
              </w:rPr>
              <w:t xml:space="preserve">% der monatlichen Leistung). Daher ist der Betrag </w:t>
            </w:r>
            <w:r w:rsidRPr="00292DEB">
              <w:rPr>
                <w:rFonts w:cs="Arial"/>
                <w:color w:val="FF00FF"/>
              </w:rPr>
              <w:t>€845,96</w:t>
            </w:r>
            <w:r w:rsidRPr="00292DEB">
              <w:rPr>
                <w:rFonts w:cs="Arial"/>
              </w:rPr>
              <w:t xml:space="preserve"> monatlich.</w:t>
            </w:r>
          </w:p>
          <w:p w14:paraId="006D7885" w14:textId="77777777" w:rsidR="005D0FED" w:rsidRPr="00292DEB" w:rsidRDefault="005D0FED" w:rsidP="00CD2271">
            <w:pPr>
              <w:spacing w:line="276" w:lineRule="auto"/>
              <w:rPr>
                <w:rFonts w:cs="Arial"/>
              </w:rPr>
            </w:pPr>
          </w:p>
          <w:p w14:paraId="02B52916" w14:textId="77777777" w:rsidR="005D0FED" w:rsidRPr="00292DEB" w:rsidRDefault="005D0FED" w:rsidP="00CD2271">
            <w:pPr>
              <w:spacing w:line="276" w:lineRule="auto"/>
              <w:rPr>
                <w:rFonts w:cs="Arial"/>
              </w:rPr>
            </w:pPr>
            <w:r w:rsidRPr="00292DEB">
              <w:rPr>
                <w:rFonts w:cs="Arial"/>
              </w:rPr>
              <w:t>3.</w:t>
            </w:r>
            <w:r w:rsidRPr="00292DEB">
              <w:rPr>
                <w:rFonts w:cs="Arial"/>
                <w:color w:val="008000"/>
              </w:rPr>
              <w:t xml:space="preserve"> Leistung bei Vollinvalidität</w:t>
            </w:r>
            <w:r w:rsidRPr="00292DEB">
              <w:rPr>
                <w:rFonts w:cs="Arial"/>
                <w:color w:val="FF0000"/>
              </w:rPr>
              <w:t xml:space="preserve"> </w:t>
            </w:r>
            <w:r w:rsidRPr="00292DEB">
              <w:rPr>
                <w:rFonts w:cs="Arial"/>
                <w:i/>
                <w:color w:val="008080"/>
              </w:rPr>
              <w:t>(ΕΠΙΔΟΜΑ ΑΠΟΛΥΤΟΥ ΑΝΑΠΗΡΙΑΣ)</w:t>
            </w:r>
            <w:r w:rsidRPr="00292DEB">
              <w:rPr>
                <w:rFonts w:cs="Arial"/>
              </w:rPr>
              <w:t>:</w:t>
            </w:r>
          </w:p>
          <w:p w14:paraId="7AF5EF41" w14:textId="77777777" w:rsidR="005D0FED" w:rsidRPr="00292DEB" w:rsidRDefault="005D0FED" w:rsidP="00CD2271">
            <w:pPr>
              <w:spacing w:line="276" w:lineRule="auto"/>
              <w:rPr>
                <w:rFonts w:cs="Arial"/>
                <w:i/>
              </w:rPr>
            </w:pPr>
            <w:r w:rsidRPr="00292DEB">
              <w:rPr>
                <w:rFonts w:cs="Arial"/>
                <w:i/>
              </w:rPr>
              <w:t xml:space="preserve">Versicherungsbeginn vor </w:t>
            </w:r>
            <w:r w:rsidRPr="00292DEB">
              <w:rPr>
                <w:rFonts w:cs="Arial"/>
                <w:i/>
                <w:color w:val="800000"/>
              </w:rPr>
              <w:t>1.1.1993</w:t>
            </w:r>
            <w:r w:rsidRPr="00292DEB">
              <w:rPr>
                <w:rFonts w:cs="Arial"/>
                <w:i/>
              </w:rPr>
              <w:t>:</w:t>
            </w:r>
          </w:p>
          <w:p w14:paraId="47E89A24" w14:textId="77777777" w:rsidR="005D0FED" w:rsidRPr="00292DEB" w:rsidRDefault="005D0FED" w:rsidP="00CD2271">
            <w:pPr>
              <w:pStyle w:val="Lijstalinea"/>
              <w:spacing w:line="276" w:lineRule="auto"/>
              <w:ind w:left="0"/>
              <w:rPr>
                <w:rFonts w:cs="Arial"/>
              </w:rPr>
            </w:pPr>
            <w:r w:rsidRPr="00292DEB">
              <w:rPr>
                <w:rFonts w:cs="Arial"/>
              </w:rPr>
              <w:lastRenderedPageBreak/>
              <w:t xml:space="preserve">Monatliche Zahlung an Empfänger von Invaliditäts- und Hinterbliebenenrenten sowie an völlig erblindete Empfänger einer Altersrente, solange dauerhafte Pflege einer Drittperson erforderlich ist (Vollinvalidität). Der Monatsbetrag entspricht </w:t>
            </w:r>
            <w:r w:rsidRPr="00292DEB">
              <w:rPr>
                <w:rFonts w:cs="Arial"/>
                <w:color w:val="800000"/>
              </w:rPr>
              <w:t>50</w:t>
            </w:r>
            <w:r w:rsidRPr="00292DEB">
              <w:rPr>
                <w:rFonts w:cs="Arial"/>
              </w:rPr>
              <w:t xml:space="preserve">% der gezahlten Rente und darf das </w:t>
            </w:r>
            <w:r w:rsidRPr="00292DEB">
              <w:rPr>
                <w:rFonts w:cs="Arial"/>
                <w:color w:val="800000"/>
              </w:rPr>
              <w:t>20</w:t>
            </w:r>
            <w:r w:rsidRPr="00292DEB">
              <w:rPr>
                <w:rFonts w:cs="Arial"/>
              </w:rPr>
              <w:t>-Fache des Bruttogehalts eines ungelernten Arbeiters nicht übersteigen.</w:t>
            </w:r>
          </w:p>
          <w:p w14:paraId="416E3C9B" w14:textId="77777777" w:rsidR="005D0FED" w:rsidRPr="00292DEB" w:rsidRDefault="005D0FED" w:rsidP="00CD2271">
            <w:pPr>
              <w:spacing w:line="276" w:lineRule="auto"/>
              <w:rPr>
                <w:rFonts w:cs="Arial"/>
                <w:i/>
              </w:rPr>
            </w:pPr>
            <w:r w:rsidRPr="00292DEB">
              <w:rPr>
                <w:rFonts w:cs="Arial"/>
                <w:i/>
              </w:rPr>
              <w:t xml:space="preserve">Versicherungsbeginn ab </w:t>
            </w:r>
            <w:r w:rsidRPr="00292DEB">
              <w:rPr>
                <w:rFonts w:cs="Arial"/>
                <w:i/>
                <w:color w:val="800000"/>
              </w:rPr>
              <w:t>1.1.1993</w:t>
            </w:r>
            <w:r w:rsidRPr="00292DEB">
              <w:rPr>
                <w:rFonts w:cs="Arial"/>
                <w:i/>
              </w:rPr>
              <w:t>:</w:t>
            </w:r>
          </w:p>
          <w:p w14:paraId="3D17E4DE" w14:textId="77777777" w:rsidR="005D0FED" w:rsidRPr="00292DEB" w:rsidRDefault="005D0FED" w:rsidP="00CD2271">
            <w:pPr>
              <w:shd w:val="clear" w:color="auto" w:fill="FFFFFF"/>
              <w:spacing w:line="276" w:lineRule="auto"/>
              <w:rPr>
                <w:rFonts w:cs="Arial"/>
              </w:rPr>
            </w:pPr>
            <w:r w:rsidRPr="00292DEB">
              <w:rPr>
                <w:rFonts w:cs="Arial"/>
              </w:rPr>
              <w:t xml:space="preserve">Zahlung an Empfänger von Invaliditätsrenten sowie an völlig erblindete Empfänger einer Altersrente, solange dauerhafte Pflege einer Drittperson erforderlich ist (Vollinvalidität). Für Empfänger von Invaliditätsrenten entspricht der Monatsbetrag </w:t>
            </w:r>
            <w:r w:rsidRPr="00292DEB">
              <w:rPr>
                <w:rFonts w:cs="Arial"/>
                <w:color w:val="800000"/>
              </w:rPr>
              <w:t>25</w:t>
            </w:r>
            <w:r w:rsidRPr="00292DEB">
              <w:rPr>
                <w:rFonts w:cs="Arial"/>
              </w:rPr>
              <w:t xml:space="preserve">% des monatlichen Durchschnitts des für </w:t>
            </w:r>
            <w:r w:rsidRPr="00292DEB">
              <w:rPr>
                <w:rFonts w:cs="Arial"/>
                <w:color w:val="800000"/>
              </w:rPr>
              <w:t>1991</w:t>
            </w:r>
            <w:r w:rsidRPr="00292DEB">
              <w:rPr>
                <w:rFonts w:cs="Arial"/>
              </w:rPr>
              <w:t xml:space="preserve"> festgestellten Bruttosozialprodukts (BSP) je Einwohner, der jeweils entsprechend der Erhöhung der Beamtenpensionen angepasst wird. Für völlig erblindete Empfänger einer Altersrente entspricht der Monatsbetrag </w:t>
            </w:r>
            <w:r w:rsidRPr="00292DEB">
              <w:rPr>
                <w:rFonts w:cs="Arial"/>
                <w:color w:val="800000"/>
              </w:rPr>
              <w:t>50</w:t>
            </w:r>
            <w:r w:rsidRPr="00292DEB">
              <w:rPr>
                <w:rFonts w:cs="Arial"/>
              </w:rPr>
              <w:t>% der gezahlten Rente.</w:t>
            </w:r>
          </w:p>
          <w:p w14:paraId="58B3FB54" w14:textId="77777777" w:rsidR="005D0FED" w:rsidRPr="00292DEB" w:rsidRDefault="005D0FED" w:rsidP="00CD2271">
            <w:pPr>
              <w:spacing w:line="276" w:lineRule="auto"/>
              <w:rPr>
                <w:rFonts w:cs="Arial"/>
                <w:b/>
                <w:color w:val="FF0000"/>
              </w:rPr>
            </w:pPr>
          </w:p>
          <w:p w14:paraId="0BBDA7D3" w14:textId="77777777" w:rsidR="005D0FED" w:rsidRPr="00292DEB" w:rsidRDefault="005D0FED" w:rsidP="00CD2271">
            <w:pPr>
              <w:spacing w:line="276" w:lineRule="auto"/>
              <w:rPr>
                <w:rFonts w:cs="Arial"/>
              </w:rPr>
            </w:pPr>
            <w:r w:rsidRPr="00292DEB">
              <w:rPr>
                <w:rFonts w:cs="Arial"/>
                <w:bCs/>
              </w:rPr>
              <w:t xml:space="preserve">4. </w:t>
            </w:r>
            <w:r w:rsidRPr="00292DEB">
              <w:rPr>
                <w:rFonts w:cs="Arial"/>
                <w:bCs/>
                <w:color w:val="008000"/>
              </w:rPr>
              <w:t>Sonderbeihilfen bei Invalidität</w:t>
            </w:r>
            <w:r w:rsidRPr="00292DEB">
              <w:rPr>
                <w:rFonts w:cs="Arial"/>
                <w:bCs/>
              </w:rPr>
              <w:t>:</w:t>
            </w:r>
            <w:r w:rsidRPr="00292DEB">
              <w:rPr>
                <w:rFonts w:cs="Arial"/>
                <w:bCs/>
                <w:color w:val="FF0000"/>
              </w:rPr>
              <w:t xml:space="preserve"> </w:t>
            </w:r>
            <w:r w:rsidRPr="00292DEB">
              <w:rPr>
                <w:rFonts w:cs="Arial"/>
              </w:rPr>
              <w:t>Geldleistungen, die unter bestimmten Bedingungen monatlich von der Organisation für Sozialleistungen</w:t>
            </w:r>
            <w:r w:rsidRPr="00292DEB">
              <w:rPr>
                <w:rFonts w:cs="Arial"/>
                <w:color w:val="C00000"/>
              </w:rPr>
              <w:t xml:space="preserve"> (</w:t>
            </w:r>
            <w:r w:rsidRPr="00292DEB">
              <w:rPr>
                <w:rFonts w:cs="Arial"/>
                <w:color w:val="008000"/>
              </w:rPr>
              <w:t>OPEKA)</w:t>
            </w:r>
            <w:r w:rsidRPr="00292DEB">
              <w:rPr>
                <w:rFonts w:cs="Arial"/>
              </w:rPr>
              <w:t xml:space="preserve"> (</w:t>
            </w:r>
            <w:r w:rsidRPr="00292DEB">
              <w:rPr>
                <w:rFonts w:cs="Arial"/>
                <w:i/>
                <w:color w:val="008080"/>
                <w:lang w:val="en-GB"/>
              </w:rPr>
              <w:t>ΟΡΓΑΝΙΣΜΟΣ</w:t>
            </w:r>
            <w:r w:rsidRPr="00292DEB">
              <w:rPr>
                <w:rFonts w:cs="Arial"/>
                <w:i/>
                <w:color w:val="008080"/>
              </w:rPr>
              <w:t xml:space="preserve"> </w:t>
            </w:r>
            <w:r w:rsidRPr="00292DEB">
              <w:rPr>
                <w:rFonts w:cs="Arial"/>
                <w:i/>
                <w:color w:val="008080"/>
                <w:lang w:val="en-GB"/>
              </w:rPr>
              <w:t>ΠΡΟΝΟΙΑΚΩΝ</w:t>
            </w:r>
            <w:r w:rsidRPr="00292DEB">
              <w:rPr>
                <w:rFonts w:cs="Arial"/>
                <w:i/>
                <w:color w:val="008080"/>
              </w:rPr>
              <w:t xml:space="preserve"> </w:t>
            </w:r>
            <w:r w:rsidRPr="00292DEB">
              <w:rPr>
                <w:rFonts w:cs="Arial"/>
                <w:i/>
                <w:color w:val="008080"/>
                <w:lang w:val="en-GB"/>
              </w:rPr>
              <w:t>ΕΠΙΔΟΜΑΤΩΝ</w:t>
            </w:r>
            <w:r w:rsidRPr="00292DEB">
              <w:rPr>
                <w:rFonts w:cs="Arial"/>
                <w:i/>
                <w:color w:val="008080"/>
              </w:rPr>
              <w:t xml:space="preserve"> </w:t>
            </w:r>
            <w:r w:rsidRPr="00292DEB">
              <w:rPr>
                <w:rFonts w:cs="Arial"/>
                <w:i/>
                <w:color w:val="008080"/>
                <w:lang w:val="en-GB"/>
              </w:rPr>
              <w:t>ΚΑΙ</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ΑΛΛΗΛΕΓΓΥΣΗ</w:t>
            </w:r>
            <w:r w:rsidRPr="00292DEB">
              <w:rPr>
                <w:rFonts w:cs="Arial"/>
                <w:i/>
                <w:color w:val="008080"/>
              </w:rPr>
              <w:t xml:space="preserve"> - </w:t>
            </w:r>
            <w:r w:rsidRPr="00292DEB">
              <w:rPr>
                <w:rFonts w:cs="Arial"/>
                <w:i/>
                <w:color w:val="008080"/>
                <w:lang w:val="en-GB"/>
              </w:rPr>
              <w:t>ΟΠΕΚΑ</w:t>
            </w:r>
            <w:r w:rsidRPr="00292DEB">
              <w:rPr>
                <w:rFonts w:cs="Arial"/>
              </w:rPr>
              <w:t>)</w:t>
            </w:r>
            <w:r w:rsidRPr="00292DEB">
              <w:rPr>
                <w:rFonts w:eastAsia="Arial" w:cs="Arial"/>
              </w:rPr>
              <w:t xml:space="preserve"> </w:t>
            </w:r>
            <w:r w:rsidRPr="00292DEB">
              <w:rPr>
                <w:rFonts w:cs="Arial"/>
              </w:rPr>
              <w:t>gezahlt werden, sind in verschiedenen Ministeriellen Entscheidungen festgelegt für:</w:t>
            </w:r>
          </w:p>
          <w:p w14:paraId="05DC091F" w14:textId="77777777" w:rsidR="005D0FED" w:rsidRPr="00292DEB" w:rsidRDefault="005D0FED" w:rsidP="00CD2271">
            <w:pPr>
              <w:numPr>
                <w:ilvl w:val="0"/>
                <w:numId w:val="22"/>
              </w:numPr>
              <w:spacing w:line="276" w:lineRule="auto"/>
              <w:rPr>
                <w:rFonts w:eastAsia="Arial" w:cs="Arial"/>
              </w:rPr>
            </w:pPr>
            <w:r w:rsidRPr="00292DEB">
              <w:rPr>
                <w:rFonts w:cs="Arial"/>
              </w:rPr>
              <w:t xml:space="preserve">blinde Personen: sofern erwerbstätig oder Rentenempfänger: </w:t>
            </w:r>
            <w:r w:rsidRPr="00292DEB">
              <w:rPr>
                <w:rFonts w:cs="Arial"/>
                <w:color w:val="FF00FF"/>
              </w:rPr>
              <w:t>€391</w:t>
            </w:r>
            <w:r w:rsidRPr="00292DEB">
              <w:rPr>
                <w:rFonts w:cs="Arial"/>
              </w:rPr>
              <w:t xml:space="preserve">, sofern arbeitslos: </w:t>
            </w:r>
            <w:r w:rsidRPr="00292DEB">
              <w:rPr>
                <w:rFonts w:cs="Arial"/>
                <w:color w:val="FF00FF"/>
              </w:rPr>
              <w:t>€753</w:t>
            </w:r>
            <w:r w:rsidRPr="00292DEB">
              <w:rPr>
                <w:rFonts w:cs="Arial"/>
              </w:rPr>
              <w:t>;</w:t>
            </w:r>
          </w:p>
          <w:p w14:paraId="655697F7" w14:textId="77777777" w:rsidR="005D0FED" w:rsidRPr="00292DEB" w:rsidRDefault="005D0FED" w:rsidP="00CD2271">
            <w:pPr>
              <w:numPr>
                <w:ilvl w:val="0"/>
                <w:numId w:val="22"/>
              </w:numPr>
              <w:spacing w:line="276" w:lineRule="auto"/>
              <w:rPr>
                <w:rFonts w:eastAsia="Arial" w:cs="Arial"/>
              </w:rPr>
            </w:pPr>
            <w:r w:rsidRPr="00292DEB">
              <w:rPr>
                <w:rFonts w:cs="Arial"/>
              </w:rPr>
              <w:t xml:space="preserve">taube und/oder taubstumme Personen: </w:t>
            </w:r>
            <w:r w:rsidRPr="00292DEB">
              <w:rPr>
                <w:rFonts w:cs="Arial"/>
                <w:color w:val="FF00FF"/>
              </w:rPr>
              <w:t>€391</w:t>
            </w:r>
            <w:r w:rsidRPr="00292DEB">
              <w:rPr>
                <w:rFonts w:cs="Arial"/>
              </w:rPr>
              <w:t>;</w:t>
            </w:r>
          </w:p>
          <w:p w14:paraId="4610D74A"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geistiger Behinderung: </w:t>
            </w:r>
            <w:r w:rsidRPr="00292DEB">
              <w:rPr>
                <w:rFonts w:cs="Arial"/>
                <w:color w:val="FF00FF"/>
              </w:rPr>
              <w:t>€569</w:t>
            </w:r>
            <w:r w:rsidRPr="00292DEB">
              <w:rPr>
                <w:rFonts w:cs="Arial"/>
              </w:rPr>
              <w:t>;</w:t>
            </w:r>
          </w:p>
          <w:p w14:paraId="0F2015B1"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Thalassämie: </w:t>
            </w:r>
            <w:r w:rsidRPr="00292DEB">
              <w:rPr>
                <w:rFonts w:cs="Arial"/>
                <w:color w:val="FF00FF"/>
              </w:rPr>
              <w:t>€391</w:t>
            </w:r>
            <w:r w:rsidRPr="00292DEB">
              <w:rPr>
                <w:rFonts w:cs="Arial"/>
              </w:rPr>
              <w:t>;</w:t>
            </w:r>
          </w:p>
          <w:p w14:paraId="5CECD8AD"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Hämophilie oder AIDS: </w:t>
            </w:r>
            <w:r w:rsidRPr="00292DEB">
              <w:rPr>
                <w:rFonts w:cs="Arial"/>
                <w:color w:val="FF00FF"/>
              </w:rPr>
              <w:t>€753</w:t>
            </w:r>
            <w:r w:rsidRPr="00292DEB">
              <w:rPr>
                <w:rFonts w:cs="Arial"/>
              </w:rPr>
              <w:t>;</w:t>
            </w:r>
          </w:p>
          <w:p w14:paraId="05415997"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einer schweren Behinderung: </w:t>
            </w:r>
            <w:r w:rsidRPr="00292DEB">
              <w:rPr>
                <w:rFonts w:cs="Arial"/>
                <w:color w:val="FF00FF"/>
              </w:rPr>
              <w:t>€338</w:t>
            </w:r>
            <w:r w:rsidRPr="00292DEB">
              <w:rPr>
                <w:rFonts w:cs="Arial"/>
              </w:rPr>
              <w:t>;</w:t>
            </w:r>
          </w:p>
          <w:p w14:paraId="3716A92F"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Zerebralparese: </w:t>
            </w:r>
            <w:r w:rsidRPr="00292DEB">
              <w:rPr>
                <w:rFonts w:cs="Arial"/>
                <w:color w:val="FF00FF"/>
              </w:rPr>
              <w:t>€753</w:t>
            </w:r>
            <w:r w:rsidRPr="00292DEB">
              <w:rPr>
                <w:rFonts w:cs="Arial"/>
              </w:rPr>
              <w:t>;</w:t>
            </w:r>
          </w:p>
          <w:p w14:paraId="7B6533CE" w14:textId="77777777" w:rsidR="005D0FED" w:rsidRPr="00292DEB" w:rsidRDefault="005D0FED" w:rsidP="00CD2271">
            <w:pPr>
              <w:numPr>
                <w:ilvl w:val="0"/>
                <w:numId w:val="22"/>
              </w:numPr>
              <w:spacing w:line="276" w:lineRule="auto"/>
              <w:rPr>
                <w:rFonts w:eastAsia="Arial" w:cs="Arial"/>
              </w:rPr>
            </w:pPr>
            <w:r w:rsidRPr="00292DEB">
              <w:rPr>
                <w:rFonts w:cs="Arial"/>
              </w:rPr>
              <w:t xml:space="preserve">Personen mit Tetraplegie/Querschnittslähmung: </w:t>
            </w:r>
            <w:r w:rsidRPr="00292DEB">
              <w:rPr>
                <w:rFonts w:cs="Arial"/>
                <w:color w:val="FF00FF"/>
              </w:rPr>
              <w:t>€833</w:t>
            </w:r>
            <w:r w:rsidRPr="00292DEB">
              <w:rPr>
                <w:rFonts w:cs="Arial"/>
              </w:rPr>
              <w:t>.</w:t>
            </w:r>
          </w:p>
          <w:p w14:paraId="74816DD4" w14:textId="77777777" w:rsidR="005D0FED" w:rsidRPr="00292DEB" w:rsidRDefault="005D0FED" w:rsidP="00CD2271">
            <w:pPr>
              <w:spacing w:line="276" w:lineRule="auto"/>
              <w:rPr>
                <w:rFonts w:cs="Arial"/>
              </w:rPr>
            </w:pPr>
            <w:r w:rsidRPr="00292DEB">
              <w:rPr>
                <w:rFonts w:cs="Arial"/>
              </w:rPr>
              <w:t xml:space="preserve">Die Leistungen werden erbracht, so lange die Entscheidung des </w:t>
            </w:r>
            <w:r w:rsidRPr="00292DEB">
              <w:rPr>
                <w:rFonts w:cs="Arial"/>
                <w:color w:val="008000"/>
              </w:rPr>
              <w:t>Zentrums zur Invaliditätsbescheinigung (KEPA)</w:t>
            </w:r>
            <w:r w:rsidRPr="00292DEB">
              <w:rPr>
                <w:rFonts w:cs="Arial"/>
              </w:rPr>
              <w:t xml:space="preserve"> </w:t>
            </w:r>
            <w:r w:rsidRPr="00292DEB">
              <w:rPr>
                <w:rFonts w:cs="Arial"/>
                <w:i/>
              </w:rPr>
              <w:t>(</w:t>
            </w:r>
            <w:r w:rsidRPr="00292DEB">
              <w:rPr>
                <w:rFonts w:cs="Arial"/>
                <w:i/>
                <w:color w:val="008080"/>
              </w:rPr>
              <w:t>ΚΕΝΤΡΑ ΠΙΣΤΟΠΟΙΗΣΗΣ ΑΝΑΠΗΡΙΑΣ – ΚΕΠΑ</w:t>
            </w:r>
            <w:r w:rsidRPr="00292DEB">
              <w:rPr>
                <w:rFonts w:cs="Arial"/>
                <w:i/>
              </w:rPr>
              <w:t>)</w:t>
            </w:r>
            <w:r w:rsidRPr="00292DEB">
              <w:rPr>
                <w:rFonts w:cs="Arial"/>
              </w:rPr>
              <w:t xml:space="preserve"> unverändert bleibt.</w:t>
            </w:r>
          </w:p>
          <w:p w14:paraId="245F51EF" w14:textId="77777777" w:rsidR="005D0FED" w:rsidRPr="00292DEB" w:rsidRDefault="005D0FED" w:rsidP="00CD2271">
            <w:pPr>
              <w:spacing w:line="276" w:lineRule="auto"/>
              <w:rPr>
                <w:rFonts w:cs="Arial"/>
              </w:rPr>
            </w:pPr>
          </w:p>
          <w:p w14:paraId="77D6F14C" w14:textId="77777777" w:rsidR="005D0FED" w:rsidRPr="00292DEB" w:rsidRDefault="005D0FED" w:rsidP="00CD2271">
            <w:pPr>
              <w:spacing w:line="276" w:lineRule="auto"/>
              <w:rPr>
                <w:rFonts w:cs="Arial"/>
              </w:rPr>
            </w:pPr>
            <w:r w:rsidRPr="00292DEB">
              <w:rPr>
                <w:rFonts w:cs="Arial"/>
              </w:rPr>
              <w:t xml:space="preserve">5. EOPYY deckt die Unterhaltskosten für mittellose und unversicherte Personen mit Behinderung, die in </w:t>
            </w:r>
            <w:r w:rsidRPr="00292DEB">
              <w:rPr>
                <w:rFonts w:cs="Arial"/>
                <w:color w:val="008000"/>
              </w:rPr>
              <w:t>Einrichtungen des betreuten Wohnens</w:t>
            </w:r>
            <w:r w:rsidRPr="00292DEB">
              <w:rPr>
                <w:rFonts w:cs="Arial"/>
              </w:rPr>
              <w:t xml:space="preserve"> </w:t>
            </w:r>
            <w:r w:rsidRPr="00292DEB">
              <w:rPr>
                <w:rFonts w:cs="Arial"/>
                <w:color w:val="1D2228"/>
                <w:shd w:val="clear" w:color="auto" w:fill="FFFFFF"/>
              </w:rPr>
              <w:t>(</w:t>
            </w:r>
            <w:r w:rsidRPr="00292DEB">
              <w:rPr>
                <w:rFonts w:cs="Arial"/>
                <w:i/>
                <w:color w:val="008080"/>
                <w:shd w:val="clear" w:color="auto" w:fill="FFFFFF"/>
              </w:rPr>
              <w:t>Στέγες Υποστηριζόμενης Διαβίωσης</w:t>
            </w:r>
            <w:r w:rsidRPr="00292DEB">
              <w:rPr>
                <w:rFonts w:cs="Arial"/>
                <w:color w:val="1D2228"/>
                <w:shd w:val="clear" w:color="auto" w:fill="FFFFFF"/>
              </w:rPr>
              <w:t xml:space="preserve">) </w:t>
            </w:r>
            <w:r w:rsidRPr="00292DEB">
              <w:rPr>
                <w:rFonts w:cs="Arial"/>
              </w:rPr>
              <w:t xml:space="preserve">leben. </w:t>
            </w:r>
          </w:p>
          <w:p w14:paraId="0BF3E8A6" w14:textId="77777777" w:rsidR="005D0FED" w:rsidRPr="00292DEB" w:rsidRDefault="005D0FED" w:rsidP="00CD2271">
            <w:pPr>
              <w:spacing w:line="276" w:lineRule="auto"/>
              <w:rPr>
                <w:rFonts w:cs="Arial"/>
                <w:b/>
                <w:color w:val="FF0000"/>
              </w:rPr>
            </w:pPr>
          </w:p>
          <w:p w14:paraId="1977B018" w14:textId="6813B19A" w:rsidR="005D0FED" w:rsidRPr="00292DEB" w:rsidRDefault="005D0FED" w:rsidP="00CD2271">
            <w:pPr>
              <w:spacing w:line="276" w:lineRule="auto"/>
              <w:rPr>
                <w:rFonts w:cs="Arial"/>
              </w:rPr>
            </w:pPr>
          </w:p>
        </w:tc>
        <w:tc>
          <w:tcPr>
            <w:tcW w:w="1370" w:type="pct"/>
          </w:tcPr>
          <w:p w14:paraId="2730DB7C" w14:textId="77777777" w:rsidR="005D0FED" w:rsidRPr="00292DEB" w:rsidRDefault="005D0FED" w:rsidP="00CD2271">
            <w:pPr>
              <w:tabs>
                <w:tab w:val="left" w:pos="4212"/>
              </w:tabs>
              <w:spacing w:line="276" w:lineRule="auto"/>
              <w:rPr>
                <w:rFonts w:cs="Arial"/>
                <w:i/>
                <w:lang w:val="fr-BE"/>
              </w:rPr>
            </w:pPr>
            <w:r w:rsidRPr="00292DEB">
              <w:rPr>
                <w:rFonts w:cs="Arial"/>
                <w:lang w:val="fr-BE"/>
              </w:rPr>
              <w:lastRenderedPageBreak/>
              <w:t>1.</w:t>
            </w:r>
            <w:r w:rsidRPr="00292DEB">
              <w:rPr>
                <w:rFonts w:cs="Arial"/>
                <w:color w:val="008000"/>
                <w:lang w:val="fr-BE"/>
              </w:rPr>
              <w:t xml:space="preserve"> Pension de vieillesse selon la Loi nº 612/77</w:t>
            </w:r>
            <w:r w:rsidRPr="00292DEB">
              <w:rPr>
                <w:rFonts w:cs="Arial"/>
                <w:i/>
                <w:color w:val="008080"/>
                <w:lang w:val="fr-BE"/>
              </w:rPr>
              <w:t xml:space="preserve"> (ΣΥΝΤΑΞΗ ΓΗΡΑΤΟΣ ΤΟΥ ΝΟΜΟΥ 612/77)</w:t>
            </w:r>
            <w:r w:rsidRPr="00292DEB">
              <w:rPr>
                <w:rFonts w:cs="Arial"/>
                <w:lang w:val="fr-BE"/>
              </w:rPr>
              <w:t>:</w:t>
            </w:r>
          </w:p>
          <w:p w14:paraId="1860D9D9" w14:textId="77777777" w:rsidR="005D0FED" w:rsidRPr="00292DEB" w:rsidRDefault="005D0FED" w:rsidP="00CD2271">
            <w:pPr>
              <w:spacing w:line="276" w:lineRule="auto"/>
              <w:rPr>
                <w:rFonts w:cs="Arial"/>
                <w:lang w:val="fr-BE"/>
              </w:rPr>
            </w:pPr>
            <w:r w:rsidRPr="00292DEB">
              <w:rPr>
                <w:rFonts w:cs="Arial"/>
                <w:lang w:val="fr-BE"/>
              </w:rPr>
              <w:t xml:space="preserve">Les assurés aveugles à 100% et les assurés atteints de certaines maladies (quel que soit le moment où ils ont été assurés pour la première fois), ayant cotisé pendant </w:t>
            </w:r>
            <w:r w:rsidRPr="00292DEB">
              <w:rPr>
                <w:rFonts w:cs="Arial"/>
                <w:color w:val="800000"/>
                <w:lang w:val="fr-BE"/>
              </w:rPr>
              <w:t>4.050</w:t>
            </w:r>
            <w:r w:rsidRPr="00292DEB">
              <w:rPr>
                <w:rFonts w:cs="Arial"/>
                <w:lang w:val="fr-BE"/>
              </w:rPr>
              <w:t xml:space="preserve"> jours de travail, bénéficient d’une prestation correspondant à </w:t>
            </w:r>
            <w:r w:rsidRPr="00292DEB">
              <w:rPr>
                <w:rFonts w:cs="Arial"/>
                <w:color w:val="800000"/>
                <w:lang w:val="fr-BE"/>
              </w:rPr>
              <w:t>10.500</w:t>
            </w:r>
            <w:r w:rsidRPr="00292DEB">
              <w:rPr>
                <w:rFonts w:cs="Arial"/>
                <w:lang w:val="fr-BE"/>
              </w:rPr>
              <w:t xml:space="preserve"> jours de travail, quel que soit leur âge. Payée chaque mois</w:t>
            </w:r>
          </w:p>
          <w:p w14:paraId="56921D57" w14:textId="77777777" w:rsidR="005D0FED" w:rsidRPr="00292DEB" w:rsidRDefault="005D0FED" w:rsidP="00CD2271">
            <w:pPr>
              <w:keepNext/>
              <w:spacing w:line="276" w:lineRule="auto"/>
              <w:outlineLvl w:val="2"/>
              <w:rPr>
                <w:rFonts w:cs="Arial"/>
                <w:b/>
                <w:color w:val="0000FF"/>
                <w:lang w:val="fr-BE"/>
              </w:rPr>
            </w:pPr>
          </w:p>
          <w:p w14:paraId="3E7C85B2" w14:textId="77777777" w:rsidR="005D0FED" w:rsidRPr="00292DEB" w:rsidRDefault="005D0FED" w:rsidP="00CD2271">
            <w:pPr>
              <w:pStyle w:val="Lijstalinea"/>
              <w:spacing w:line="276" w:lineRule="auto"/>
              <w:ind w:left="0"/>
              <w:rPr>
                <w:rFonts w:cs="Arial"/>
                <w:lang w:val="fr-BE"/>
              </w:rPr>
            </w:pPr>
            <w:r w:rsidRPr="00292DEB">
              <w:rPr>
                <w:rFonts w:cs="Arial"/>
                <w:lang w:val="fr-BE"/>
              </w:rPr>
              <w:t>2.</w:t>
            </w:r>
            <w:r w:rsidRPr="00292DEB">
              <w:rPr>
                <w:rFonts w:cs="Arial"/>
                <w:color w:val="008000"/>
                <w:lang w:val="fr-BE"/>
              </w:rPr>
              <w:t xml:space="preserve"> Prestation pour soins ambulatoires </w:t>
            </w:r>
            <w:r w:rsidRPr="00292DEB">
              <w:rPr>
                <w:rFonts w:cs="Arial"/>
                <w:i/>
                <w:color w:val="008080"/>
                <w:lang w:val="fr-BE"/>
              </w:rPr>
              <w:t>(ΕΞΩΙΔΡΥΜΑΤΙΚΟ ΕΠΙΔΟΜΑ)</w:t>
            </w:r>
            <w:r w:rsidRPr="00292DEB">
              <w:rPr>
                <w:rFonts w:cs="Arial"/>
                <w:lang w:val="fr-BE"/>
              </w:rPr>
              <w:t>:</w:t>
            </w:r>
          </w:p>
          <w:p w14:paraId="4A21D781" w14:textId="77777777" w:rsidR="005D0FED" w:rsidRPr="00292DEB" w:rsidRDefault="005D0FED" w:rsidP="00CD2271">
            <w:pPr>
              <w:spacing w:line="276" w:lineRule="auto"/>
              <w:rPr>
                <w:rFonts w:cs="Arial"/>
                <w:lang w:val="fr-BE"/>
              </w:rPr>
            </w:pPr>
            <w:r w:rsidRPr="00292DEB">
              <w:rPr>
                <w:rFonts w:cs="Arial"/>
                <w:lang w:val="fr-BE"/>
              </w:rPr>
              <w:t xml:space="preserve">Prestation mensuelle versée aux personnes assurées, bénéficiaires des pensions de vieillesse, d’invalidité et de survivant, à condition qu’elles ne reçoivent pas la </w:t>
            </w:r>
            <w:r w:rsidRPr="00292DEB">
              <w:rPr>
                <w:rFonts w:cs="Arial"/>
                <w:color w:val="008000"/>
                <w:lang w:val="fr-BE"/>
              </w:rPr>
              <w:t xml:space="preserve">Prestation pour invalidité totale </w:t>
            </w:r>
            <w:r w:rsidRPr="00292DEB">
              <w:rPr>
                <w:rFonts w:cs="Arial"/>
                <w:i/>
                <w:color w:val="008080"/>
                <w:lang w:val="fr-BE"/>
              </w:rPr>
              <w:t>(ΕΠΙΔΟΜΑ ΑΠΟΛΥΤΟΥ ΑΝΑΠΗΡΙΑΣ)</w:t>
            </w:r>
            <w:r w:rsidRPr="00292DEB">
              <w:rPr>
                <w:rFonts w:cs="Arial"/>
                <w:i/>
                <w:lang w:val="fr-BE"/>
              </w:rPr>
              <w:t>,</w:t>
            </w:r>
            <w:r w:rsidRPr="00292DEB">
              <w:rPr>
                <w:rFonts w:cs="Arial"/>
                <w:lang w:val="fr-BE"/>
              </w:rPr>
              <w:t xml:space="preserve"> ainsi qu’aux membres de la famille des bénéficiaires des pensions et aux personnes assurées à condition qu’ils souffrent de certaines maladies et remplissent certaines conditions.</w:t>
            </w:r>
          </w:p>
          <w:p w14:paraId="0F55418A" w14:textId="77777777" w:rsidR="005D0FED" w:rsidRPr="00292DEB" w:rsidRDefault="005D0FED" w:rsidP="00CD2271">
            <w:pPr>
              <w:pStyle w:val="Lijstalinea"/>
              <w:spacing w:line="276" w:lineRule="auto"/>
              <w:ind w:left="0"/>
              <w:rPr>
                <w:rFonts w:cs="Arial"/>
                <w:lang w:val="fr-BE"/>
              </w:rPr>
            </w:pPr>
            <w:r w:rsidRPr="00292DEB">
              <w:rPr>
                <w:rFonts w:cs="Arial"/>
                <w:lang w:val="fr-BE"/>
              </w:rPr>
              <w:t>La personne assurée doit avoir accompli:</w:t>
            </w:r>
          </w:p>
          <w:p w14:paraId="54BFFE28" w14:textId="77777777" w:rsidR="005D0FED" w:rsidRPr="00292DEB" w:rsidRDefault="005D0FED" w:rsidP="00CD2271">
            <w:pPr>
              <w:numPr>
                <w:ilvl w:val="0"/>
                <w:numId w:val="61"/>
              </w:numPr>
              <w:spacing w:line="276" w:lineRule="auto"/>
              <w:rPr>
                <w:rFonts w:eastAsia="Arial" w:cs="Arial"/>
                <w:lang w:val="fr-BE"/>
              </w:rPr>
            </w:pPr>
            <w:r w:rsidRPr="00292DEB">
              <w:rPr>
                <w:rFonts w:cs="Arial"/>
                <w:lang w:val="fr-BE"/>
              </w:rPr>
              <w:t xml:space="preserve">les </w:t>
            </w:r>
            <w:r w:rsidRPr="00292DEB">
              <w:rPr>
                <w:rFonts w:cs="Arial"/>
                <w:color w:val="C00000"/>
                <w:lang w:val="fr-BE"/>
              </w:rPr>
              <w:t>50</w:t>
            </w:r>
            <w:r w:rsidRPr="00292DEB">
              <w:rPr>
                <w:rFonts w:cs="Arial"/>
                <w:lang w:val="fr-BE"/>
              </w:rPr>
              <w:t xml:space="preserve"> jours de travail nécessaires pour avoir droit aux prestations de maladie en nature au cours de l'année de la demande et au moins </w:t>
            </w:r>
            <w:r w:rsidRPr="00292DEB">
              <w:rPr>
                <w:rFonts w:cs="Arial"/>
                <w:color w:val="800000"/>
                <w:lang w:val="fr-BE"/>
              </w:rPr>
              <w:t>350</w:t>
            </w:r>
            <w:r w:rsidRPr="00292DEB">
              <w:rPr>
                <w:rFonts w:cs="Arial"/>
                <w:lang w:val="fr-BE"/>
              </w:rPr>
              <w:t xml:space="preserve"> jours de travail (d'assurance) au cours des </w:t>
            </w:r>
            <w:r w:rsidRPr="00292DEB">
              <w:rPr>
                <w:rFonts w:cs="Arial"/>
                <w:color w:val="800000"/>
                <w:lang w:val="fr-BE"/>
              </w:rPr>
              <w:t>4</w:t>
            </w:r>
            <w:r w:rsidRPr="00292DEB">
              <w:rPr>
                <w:rFonts w:cs="Arial"/>
                <w:lang w:val="fr-BE"/>
              </w:rPr>
              <w:t xml:space="preserve"> dernières années avant l'invalidité, ou</w:t>
            </w:r>
          </w:p>
          <w:p w14:paraId="6486391E" w14:textId="77777777" w:rsidR="005D0FED" w:rsidRPr="00292DEB" w:rsidRDefault="005D0FED" w:rsidP="00CD2271">
            <w:pPr>
              <w:numPr>
                <w:ilvl w:val="0"/>
                <w:numId w:val="61"/>
              </w:numPr>
              <w:spacing w:line="276" w:lineRule="auto"/>
              <w:rPr>
                <w:rFonts w:eastAsia="Arial" w:cs="Arial"/>
                <w:lang w:val="fr-BE"/>
              </w:rPr>
            </w:pPr>
            <w:r w:rsidRPr="00292DEB">
              <w:rPr>
                <w:rFonts w:cs="Arial"/>
                <w:color w:val="C00000"/>
                <w:lang w:val="fr-BE"/>
              </w:rPr>
              <w:t>1.000</w:t>
            </w:r>
            <w:r w:rsidRPr="00292DEB">
              <w:rPr>
                <w:rFonts w:cs="Arial"/>
                <w:lang w:val="fr-BE"/>
              </w:rPr>
              <w:t xml:space="preserve"> jours de travail (d'assurance) au total.</w:t>
            </w:r>
          </w:p>
          <w:p w14:paraId="0C4A2605" w14:textId="77777777" w:rsidR="005D0FED" w:rsidRPr="00292DEB" w:rsidRDefault="005D0FED" w:rsidP="00CD2271">
            <w:pPr>
              <w:spacing w:line="276" w:lineRule="auto"/>
              <w:rPr>
                <w:rFonts w:cs="Arial"/>
                <w:lang w:val="fr-BE"/>
              </w:rPr>
            </w:pPr>
            <w:r w:rsidRPr="00292DEB">
              <w:rPr>
                <w:rFonts w:cs="Arial"/>
                <w:lang w:val="fr-BE"/>
              </w:rPr>
              <w:t xml:space="preserve">La </w:t>
            </w:r>
            <w:r w:rsidRPr="00292DEB">
              <w:rPr>
                <w:rFonts w:cs="Arial"/>
                <w:color w:val="008000"/>
                <w:lang w:val="fr-BE"/>
              </w:rPr>
              <w:t>prestation pour soins ambulatoires</w:t>
            </w:r>
            <w:r w:rsidRPr="00292DEB">
              <w:rPr>
                <w:rFonts w:cs="Arial"/>
                <w:lang w:val="fr-BE"/>
              </w:rPr>
              <w:t xml:space="preserve"> est fournie uniquement par un(e) seul(e) fonds/institution.</w:t>
            </w:r>
          </w:p>
          <w:p w14:paraId="13A1336F" w14:textId="77777777" w:rsidR="005D0FED" w:rsidRPr="00292DEB" w:rsidRDefault="005D0FED" w:rsidP="00CD2271">
            <w:pPr>
              <w:spacing w:line="276" w:lineRule="auto"/>
              <w:rPr>
                <w:rFonts w:cs="Arial"/>
                <w:lang w:val="fr-BE"/>
              </w:rPr>
            </w:pPr>
            <w:r w:rsidRPr="00292DEB">
              <w:rPr>
                <w:rFonts w:cs="Arial"/>
                <w:lang w:val="fr-BE"/>
              </w:rPr>
              <w:t xml:space="preserve">Le montant correspond à </w:t>
            </w:r>
            <w:r w:rsidRPr="00292DEB">
              <w:rPr>
                <w:rFonts w:cs="Arial"/>
                <w:color w:val="C00000"/>
                <w:lang w:val="fr-BE"/>
              </w:rPr>
              <w:t>20</w:t>
            </w:r>
            <w:r w:rsidRPr="00292DEB">
              <w:rPr>
                <w:rFonts w:cs="Arial"/>
                <w:lang w:val="fr-BE"/>
              </w:rPr>
              <w:t xml:space="preserve"> fois le salaire brut d’un ouvrier non qualifié, plus des suppléments pour les vacances de Noël (</w:t>
            </w:r>
            <w:r w:rsidRPr="00292DEB">
              <w:rPr>
                <w:rFonts w:cs="Arial"/>
                <w:color w:val="800000"/>
                <w:lang w:val="fr-BE"/>
              </w:rPr>
              <w:t>100</w:t>
            </w:r>
            <w:r w:rsidRPr="00292DEB">
              <w:rPr>
                <w:rFonts w:cs="Arial"/>
                <w:lang w:val="fr-BE"/>
              </w:rPr>
              <w:t xml:space="preserve">% de la prestation mensuelle), pour les vacances de Pâques et pour les vacances d’été (les deux derniers étant égaux à </w:t>
            </w:r>
            <w:r w:rsidRPr="00292DEB">
              <w:rPr>
                <w:rFonts w:cs="Arial"/>
                <w:color w:val="800000"/>
                <w:lang w:val="fr-BE"/>
              </w:rPr>
              <w:t>50</w:t>
            </w:r>
            <w:r w:rsidRPr="00292DEB">
              <w:rPr>
                <w:rFonts w:cs="Arial"/>
                <w:lang w:val="fr-BE"/>
              </w:rPr>
              <w:t xml:space="preserve">% de la prestation mensuelle). Le montant s’élève donc à </w:t>
            </w:r>
            <w:r w:rsidRPr="00292DEB">
              <w:rPr>
                <w:rFonts w:cs="Arial"/>
                <w:color w:val="FF00FF"/>
                <w:lang w:val="fr-BE"/>
              </w:rPr>
              <w:t>€845,96</w:t>
            </w:r>
            <w:r w:rsidRPr="00292DEB">
              <w:rPr>
                <w:rFonts w:cs="Arial"/>
                <w:lang w:val="fr-BE"/>
              </w:rPr>
              <w:t xml:space="preserve"> par mois.</w:t>
            </w:r>
          </w:p>
          <w:p w14:paraId="2A3EE3D8" w14:textId="77777777" w:rsidR="005D0FED" w:rsidRPr="00292DEB" w:rsidRDefault="005D0FED" w:rsidP="00CD2271">
            <w:pPr>
              <w:keepNext/>
              <w:spacing w:line="276" w:lineRule="auto"/>
              <w:outlineLvl w:val="2"/>
              <w:rPr>
                <w:rFonts w:cs="Arial"/>
                <w:lang w:val="fr-BE"/>
              </w:rPr>
            </w:pPr>
          </w:p>
          <w:p w14:paraId="49B7A9FD" w14:textId="77777777" w:rsidR="005D0FED" w:rsidRPr="00292DEB" w:rsidRDefault="005D0FED" w:rsidP="00CD2271">
            <w:pPr>
              <w:spacing w:line="276" w:lineRule="auto"/>
              <w:rPr>
                <w:rFonts w:cs="Arial"/>
                <w:lang w:val="fr-BE"/>
              </w:rPr>
            </w:pPr>
            <w:r w:rsidRPr="00292DEB">
              <w:rPr>
                <w:rFonts w:cs="Arial"/>
                <w:lang w:val="fr-BE"/>
              </w:rPr>
              <w:t xml:space="preserve">3. </w:t>
            </w:r>
            <w:r w:rsidRPr="00292DEB">
              <w:rPr>
                <w:rFonts w:cs="Arial"/>
                <w:color w:val="008000"/>
                <w:lang w:val="fr-BE"/>
              </w:rPr>
              <w:t xml:space="preserve">Prestation pour invalidité totale </w:t>
            </w:r>
            <w:r w:rsidRPr="00292DEB">
              <w:rPr>
                <w:rFonts w:cs="Arial"/>
                <w:i/>
                <w:color w:val="008080"/>
                <w:lang w:val="fr-BE"/>
              </w:rPr>
              <w:t>(ΕΠΙΔΟΜΑ ΑΠΟΛΥΤΟΥ ΑΝΑΠΗΡΙΑΣ)</w:t>
            </w:r>
            <w:r w:rsidRPr="00292DEB">
              <w:rPr>
                <w:rFonts w:cs="Arial"/>
                <w:lang w:val="fr-BE"/>
              </w:rPr>
              <w:t>:</w:t>
            </w:r>
          </w:p>
          <w:p w14:paraId="2601248E" w14:textId="77777777" w:rsidR="005D0FED" w:rsidRPr="00292DEB" w:rsidRDefault="005D0FED" w:rsidP="00CD2271">
            <w:pPr>
              <w:spacing w:line="276" w:lineRule="auto"/>
              <w:rPr>
                <w:rFonts w:cs="Arial"/>
                <w:i/>
                <w:lang w:val="fr-BE"/>
              </w:rPr>
            </w:pPr>
            <w:r w:rsidRPr="00292DEB">
              <w:rPr>
                <w:rFonts w:cs="Arial"/>
                <w:i/>
                <w:lang w:val="fr-BE"/>
              </w:rPr>
              <w:t xml:space="preserve">Assurés avant le </w:t>
            </w:r>
            <w:r w:rsidRPr="00292DEB">
              <w:rPr>
                <w:rFonts w:cs="Arial"/>
                <w:i/>
                <w:color w:val="800000"/>
                <w:lang w:val="fr-BE"/>
              </w:rPr>
              <w:t>1/1/1993</w:t>
            </w:r>
            <w:r w:rsidRPr="00292DEB">
              <w:rPr>
                <w:rFonts w:cs="Arial"/>
                <w:i/>
                <w:lang w:val="fr-BE"/>
              </w:rPr>
              <w:t>:</w:t>
            </w:r>
          </w:p>
          <w:p w14:paraId="14E426AB" w14:textId="77777777" w:rsidR="005D0FED" w:rsidRPr="00292DEB" w:rsidRDefault="005D0FED" w:rsidP="00CD2271">
            <w:pPr>
              <w:pStyle w:val="Lijstalinea"/>
              <w:spacing w:line="276" w:lineRule="auto"/>
              <w:ind w:left="0"/>
              <w:rPr>
                <w:rFonts w:cs="Arial"/>
                <w:lang w:val="fr-BE"/>
              </w:rPr>
            </w:pPr>
            <w:r w:rsidRPr="00292DEB">
              <w:rPr>
                <w:rFonts w:cs="Arial"/>
                <w:lang w:val="fr-BE"/>
              </w:rPr>
              <w:t xml:space="preserve">Versée par mois aux bénéficiaires des pensions d’invalidité et de survie ainsi </w:t>
            </w:r>
            <w:r w:rsidRPr="00292DEB">
              <w:rPr>
                <w:rFonts w:cs="Arial"/>
                <w:lang w:val="fr-BE"/>
              </w:rPr>
              <w:lastRenderedPageBreak/>
              <w:t xml:space="preserve">qu’aux bénéficiaires de la pension de vieillesse qui sont aveugles à 100%, tant qu'ils sont dans un état qui nécessite des soins continus prodigués par une autre personne (invalidité totale). Le montant mensuel correspond à </w:t>
            </w:r>
            <w:r w:rsidRPr="00292DEB">
              <w:rPr>
                <w:rFonts w:cs="Arial"/>
                <w:color w:val="800000"/>
                <w:lang w:val="fr-BE"/>
              </w:rPr>
              <w:t>50</w:t>
            </w:r>
            <w:r w:rsidRPr="00292DEB">
              <w:rPr>
                <w:rFonts w:cs="Arial"/>
                <w:lang w:val="fr-BE"/>
              </w:rPr>
              <w:t xml:space="preserve">% de la pension versée et ne peut pas dépasser </w:t>
            </w:r>
            <w:r w:rsidRPr="00292DEB">
              <w:rPr>
                <w:rFonts w:cs="Arial"/>
                <w:color w:val="800000"/>
                <w:lang w:val="fr-BE"/>
              </w:rPr>
              <w:t>20</w:t>
            </w:r>
            <w:r w:rsidRPr="00292DEB">
              <w:rPr>
                <w:rFonts w:cs="Arial"/>
                <w:lang w:val="fr-BE"/>
              </w:rPr>
              <w:t xml:space="preserve"> fois le montant du salaire brut d'un ouvrier non qualifié.</w:t>
            </w:r>
          </w:p>
          <w:p w14:paraId="0FAC21C0" w14:textId="77777777" w:rsidR="005D0FED" w:rsidRPr="00292DEB" w:rsidRDefault="005D0FED" w:rsidP="00CD2271">
            <w:pPr>
              <w:spacing w:line="276" w:lineRule="auto"/>
              <w:rPr>
                <w:rFonts w:cs="Arial"/>
                <w:i/>
                <w:lang w:val="fr-BE"/>
              </w:rPr>
            </w:pPr>
            <w:r w:rsidRPr="00292DEB">
              <w:rPr>
                <w:rFonts w:cs="Arial"/>
                <w:i/>
                <w:lang w:val="fr-BE"/>
              </w:rPr>
              <w:t xml:space="preserve">Assurés depuis le </w:t>
            </w:r>
            <w:r w:rsidRPr="00292DEB">
              <w:rPr>
                <w:rFonts w:cs="Arial"/>
                <w:i/>
                <w:color w:val="800000"/>
                <w:lang w:val="fr-BE"/>
              </w:rPr>
              <w:t>1/1/1993</w:t>
            </w:r>
            <w:r w:rsidRPr="00292DEB">
              <w:rPr>
                <w:rFonts w:cs="Arial"/>
                <w:i/>
                <w:lang w:val="fr-BE"/>
              </w:rPr>
              <w:t>:</w:t>
            </w:r>
          </w:p>
          <w:p w14:paraId="59977BFE" w14:textId="77777777" w:rsidR="005D0FED" w:rsidRPr="00292DEB" w:rsidRDefault="005D0FED" w:rsidP="00CD2271">
            <w:pPr>
              <w:shd w:val="clear" w:color="auto" w:fill="FFFFFF"/>
              <w:spacing w:line="276" w:lineRule="auto"/>
              <w:rPr>
                <w:rFonts w:cs="Arial"/>
                <w:lang w:val="fr-BE"/>
              </w:rPr>
            </w:pPr>
            <w:r w:rsidRPr="00292DEB">
              <w:rPr>
                <w:rFonts w:cs="Arial"/>
                <w:lang w:val="fr-BE"/>
              </w:rPr>
              <w:t xml:space="preserve">Versée aux bénéficiaires des pensions d’invalidité et de vieillesse qui sont aveugles à 100%, tant qu'ils sont dans un état qui nécessite des soins continus prodigués par une autre personne (invalidité totale). Pour les bénéficiaires de pensions d’invalidité, le montant mensuel correspond à </w:t>
            </w:r>
            <w:r w:rsidRPr="00292DEB">
              <w:rPr>
                <w:rFonts w:cs="Arial"/>
                <w:color w:val="800000"/>
                <w:lang w:val="fr-BE"/>
              </w:rPr>
              <w:t>25</w:t>
            </w:r>
            <w:r w:rsidRPr="00292DEB">
              <w:rPr>
                <w:rFonts w:cs="Arial"/>
                <w:lang w:val="fr-BE"/>
              </w:rPr>
              <w:t xml:space="preserve">% de la moyenne mensuelle du Produit National Brut per capita de l’année </w:t>
            </w:r>
            <w:r w:rsidRPr="00292DEB">
              <w:rPr>
                <w:rFonts w:cs="Arial"/>
                <w:color w:val="800000"/>
                <w:lang w:val="fr-BE"/>
              </w:rPr>
              <w:t>1991</w:t>
            </w:r>
            <w:r w:rsidRPr="00292DEB">
              <w:rPr>
                <w:rFonts w:cs="Arial"/>
                <w:lang w:val="fr-BE"/>
              </w:rPr>
              <w:t xml:space="preserve"> revalorisé chaque fois selon les augmentations des pensions des fonctionnaires. Pour les bénéficiaires de pensions de vieillesse qui sont aveugles à 100%, le montant mensuel correspond à </w:t>
            </w:r>
            <w:r w:rsidRPr="00292DEB">
              <w:rPr>
                <w:rFonts w:cs="Arial"/>
                <w:color w:val="800000"/>
                <w:lang w:val="fr-BE"/>
              </w:rPr>
              <w:t>50</w:t>
            </w:r>
            <w:r w:rsidRPr="00292DEB">
              <w:rPr>
                <w:rFonts w:cs="Arial"/>
                <w:lang w:val="fr-BE"/>
              </w:rPr>
              <w:t>% de la pension versée.</w:t>
            </w:r>
          </w:p>
          <w:p w14:paraId="237CB6C9" w14:textId="77777777" w:rsidR="005D0FED" w:rsidRPr="00292DEB" w:rsidRDefault="005D0FED" w:rsidP="00CD2271">
            <w:pPr>
              <w:spacing w:line="276" w:lineRule="auto"/>
              <w:rPr>
                <w:rFonts w:cs="Arial"/>
                <w:b/>
                <w:color w:val="FF0000"/>
                <w:lang w:val="fr-BE"/>
              </w:rPr>
            </w:pPr>
          </w:p>
          <w:p w14:paraId="027D0BFF" w14:textId="77777777" w:rsidR="005D0FED" w:rsidRPr="00292DEB" w:rsidRDefault="005D0FED" w:rsidP="00CD2271">
            <w:pPr>
              <w:spacing w:line="276" w:lineRule="auto"/>
              <w:rPr>
                <w:rFonts w:eastAsia="Arial" w:cs="Arial"/>
                <w:lang w:val="fr-BE"/>
              </w:rPr>
            </w:pPr>
            <w:r w:rsidRPr="00292DEB">
              <w:rPr>
                <w:rFonts w:eastAsia="Arial" w:cs="Arial"/>
                <w:lang w:val="fr-BE"/>
              </w:rPr>
              <w:t xml:space="preserve">4. </w:t>
            </w:r>
            <w:r w:rsidRPr="00292DEB">
              <w:rPr>
                <w:rFonts w:eastAsia="Arial" w:cs="Arial"/>
                <w:color w:val="008000"/>
                <w:lang w:val="fr-BE"/>
              </w:rPr>
              <w:t>Allocations spéciales en cas d’invalidité</w:t>
            </w:r>
            <w:r w:rsidRPr="00292DEB">
              <w:rPr>
                <w:rFonts w:eastAsia="Arial" w:cs="Arial"/>
                <w:lang w:val="fr-BE"/>
              </w:rPr>
              <w:t>: prestations en espèces versées chaque mois par l’Organisme national des prestations sociales et de la solidarité sociale (</w:t>
            </w:r>
            <w:r w:rsidRPr="00292DEB">
              <w:rPr>
                <w:rFonts w:eastAsia="Arial" w:cs="Arial"/>
                <w:color w:val="008000"/>
                <w:lang w:val="fr-BE"/>
              </w:rPr>
              <w:t>OPEKA</w:t>
            </w:r>
            <w:r w:rsidRPr="00292DEB">
              <w:rPr>
                <w:rFonts w:eastAsia="Arial" w:cs="Arial"/>
                <w:lang w:val="fr-BE"/>
              </w:rPr>
              <w:t xml:space="preserve">) </w:t>
            </w:r>
            <w:r w:rsidRPr="00292DEB">
              <w:rPr>
                <w:rFonts w:cs="Arial"/>
                <w:lang w:val="fr-BE"/>
              </w:rPr>
              <w:t>(</w:t>
            </w:r>
            <w:r w:rsidRPr="00292DEB">
              <w:rPr>
                <w:rFonts w:cs="Arial"/>
                <w:i/>
                <w:color w:val="008080"/>
                <w:lang w:val="fr-BE"/>
              </w:rPr>
              <w:t>ΟΡΓΑΝΙΣΜΟΣ ΠΡΟΝΟΙΑΚΩΝ ΕΠΙΔΟΜΑΤΩΝ ΚΑΙ ΚΟΙΝΩΝΙΚΗΣ ΑΛΛΗΛΕΓΓΥΣΗ - ΟΠΕΚΑ</w:t>
            </w:r>
            <w:r w:rsidRPr="00292DEB">
              <w:rPr>
                <w:rFonts w:cs="Arial"/>
                <w:lang w:val="fr-BE"/>
              </w:rPr>
              <w:t>)</w:t>
            </w:r>
            <w:r w:rsidRPr="00292DEB">
              <w:rPr>
                <w:rFonts w:eastAsia="Arial" w:cs="Arial"/>
                <w:lang w:val="fr-BE"/>
              </w:rPr>
              <w:t xml:space="preserve"> sous certaines conditions prévues dans différentes décisions ministérielles pour:</w:t>
            </w:r>
          </w:p>
          <w:p w14:paraId="1241FA59"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personnes non-voyantes: si elles travaillent ou perçoivent une pension: </w:t>
            </w:r>
            <w:r w:rsidRPr="00292DEB">
              <w:rPr>
                <w:rFonts w:eastAsia="Arial" w:cs="Arial"/>
                <w:color w:val="FF00FF"/>
                <w:lang w:val="fr-BE"/>
              </w:rPr>
              <w:t>€391</w:t>
            </w:r>
            <w:r w:rsidRPr="00292DEB">
              <w:rPr>
                <w:rFonts w:eastAsia="Arial" w:cs="Arial"/>
                <w:lang w:val="fr-BE"/>
              </w:rPr>
              <w:t xml:space="preserve">. Si elles sont sans emploi: </w:t>
            </w:r>
            <w:r w:rsidRPr="00292DEB">
              <w:rPr>
                <w:rFonts w:eastAsia="Arial" w:cs="Arial"/>
                <w:color w:val="FF00FF"/>
                <w:lang w:val="fr-BE"/>
              </w:rPr>
              <w:t>€753</w:t>
            </w:r>
            <w:r w:rsidRPr="00292DEB">
              <w:rPr>
                <w:rFonts w:eastAsia="Arial" w:cs="Arial"/>
                <w:lang w:val="fr-BE"/>
              </w:rPr>
              <w:t>;</w:t>
            </w:r>
          </w:p>
          <w:p w14:paraId="082DF178"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personnes sourdes et/ou muettes: </w:t>
            </w:r>
            <w:r w:rsidRPr="00292DEB">
              <w:rPr>
                <w:rFonts w:eastAsia="Arial" w:cs="Arial"/>
                <w:color w:val="FF00FF"/>
                <w:lang w:val="fr-BE"/>
              </w:rPr>
              <w:t>€391</w:t>
            </w:r>
            <w:r w:rsidRPr="00292DEB">
              <w:rPr>
                <w:rFonts w:eastAsia="Arial" w:cs="Arial"/>
                <w:lang w:val="fr-BE"/>
              </w:rPr>
              <w:t>;</w:t>
            </w:r>
          </w:p>
          <w:p w14:paraId="6595377F"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handicapés mentaux: </w:t>
            </w:r>
            <w:r w:rsidRPr="00292DEB">
              <w:rPr>
                <w:rFonts w:eastAsia="Arial" w:cs="Arial"/>
                <w:color w:val="FF00FF"/>
                <w:lang w:val="fr-BE"/>
              </w:rPr>
              <w:t>€569</w:t>
            </w:r>
            <w:r w:rsidRPr="00292DEB">
              <w:rPr>
                <w:rFonts w:eastAsia="Arial" w:cs="Arial"/>
                <w:lang w:val="fr-BE"/>
              </w:rPr>
              <w:t>;</w:t>
            </w:r>
          </w:p>
          <w:p w14:paraId="287EF81A"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personnes atteintes de thalassémie: </w:t>
            </w:r>
            <w:r w:rsidRPr="00292DEB">
              <w:rPr>
                <w:rFonts w:eastAsia="Arial" w:cs="Arial"/>
                <w:color w:val="FF00FF"/>
                <w:lang w:val="fr-BE"/>
              </w:rPr>
              <w:t>€391</w:t>
            </w:r>
            <w:r w:rsidRPr="00292DEB">
              <w:rPr>
                <w:rFonts w:eastAsia="Arial" w:cs="Arial"/>
                <w:lang w:val="fr-BE"/>
              </w:rPr>
              <w:t>;</w:t>
            </w:r>
          </w:p>
          <w:p w14:paraId="2A00C5AE"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hémophiles ou les personnes atteintes du SIDA: </w:t>
            </w:r>
            <w:r w:rsidRPr="00292DEB">
              <w:rPr>
                <w:rFonts w:eastAsia="Arial" w:cs="Arial"/>
                <w:color w:val="FF00FF"/>
                <w:lang w:val="fr-BE"/>
              </w:rPr>
              <w:t>€753</w:t>
            </w:r>
            <w:r w:rsidRPr="00292DEB">
              <w:rPr>
                <w:rFonts w:eastAsia="Arial" w:cs="Arial"/>
                <w:lang w:val="fr-BE"/>
              </w:rPr>
              <w:t>;</w:t>
            </w:r>
          </w:p>
          <w:p w14:paraId="7AAC5B94"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personnes atteintes d’un handicap lourd: </w:t>
            </w:r>
            <w:r w:rsidRPr="00292DEB">
              <w:rPr>
                <w:rFonts w:eastAsia="Arial" w:cs="Arial"/>
                <w:color w:val="FF00FF"/>
                <w:lang w:val="fr-BE"/>
              </w:rPr>
              <w:t>€338</w:t>
            </w:r>
            <w:r w:rsidRPr="00292DEB">
              <w:rPr>
                <w:rFonts w:eastAsia="Arial" w:cs="Arial"/>
                <w:lang w:val="fr-BE"/>
              </w:rPr>
              <w:t>;</w:t>
            </w:r>
          </w:p>
          <w:p w14:paraId="414245E2" w14:textId="77777777" w:rsidR="005D0FED" w:rsidRPr="00292DEB" w:rsidRDefault="005D0FED" w:rsidP="00CD2271">
            <w:pPr>
              <w:numPr>
                <w:ilvl w:val="0"/>
                <w:numId w:val="62"/>
              </w:numPr>
              <w:suppressAutoHyphens/>
              <w:spacing w:line="276" w:lineRule="auto"/>
              <w:rPr>
                <w:rFonts w:eastAsia="Arial" w:cs="Arial"/>
                <w:lang w:val="fr-BE"/>
              </w:rPr>
            </w:pPr>
            <w:r w:rsidRPr="00292DEB">
              <w:rPr>
                <w:rFonts w:eastAsia="Arial" w:cs="Arial"/>
                <w:lang w:val="fr-BE"/>
              </w:rPr>
              <w:t xml:space="preserve">les personnes atteintes de paralysie cérébrale: </w:t>
            </w:r>
            <w:r w:rsidRPr="00292DEB">
              <w:rPr>
                <w:rFonts w:eastAsia="Arial" w:cs="Arial"/>
                <w:color w:val="FF00FF"/>
                <w:lang w:val="fr-BE"/>
              </w:rPr>
              <w:t>€753</w:t>
            </w:r>
            <w:r w:rsidRPr="00292DEB">
              <w:rPr>
                <w:rFonts w:eastAsia="Arial" w:cs="Arial"/>
                <w:lang w:val="fr-BE"/>
              </w:rPr>
              <w:t>;</w:t>
            </w:r>
          </w:p>
          <w:p w14:paraId="267FD887" w14:textId="77777777" w:rsidR="005D0FED" w:rsidRPr="00292DEB" w:rsidRDefault="005D0FED" w:rsidP="00CD2271">
            <w:pPr>
              <w:numPr>
                <w:ilvl w:val="0"/>
                <w:numId w:val="62"/>
              </w:numPr>
              <w:suppressAutoHyphens/>
              <w:spacing w:line="276" w:lineRule="auto"/>
              <w:rPr>
                <w:rFonts w:cs="Arial"/>
                <w:lang w:val="fr-BE"/>
              </w:rPr>
            </w:pPr>
            <w:r w:rsidRPr="00292DEB">
              <w:rPr>
                <w:rFonts w:cs="Arial"/>
                <w:lang w:val="fr-BE"/>
              </w:rPr>
              <w:t xml:space="preserve">les quadraplégiques/paraplégiques: </w:t>
            </w:r>
            <w:r w:rsidRPr="00292DEB">
              <w:rPr>
                <w:rFonts w:cs="Arial"/>
                <w:color w:val="FF00FF"/>
                <w:lang w:val="fr-BE"/>
              </w:rPr>
              <w:t>€833</w:t>
            </w:r>
            <w:r w:rsidRPr="00292DEB">
              <w:rPr>
                <w:rFonts w:cs="Arial"/>
                <w:lang w:val="fr-BE"/>
              </w:rPr>
              <w:t>.</w:t>
            </w:r>
          </w:p>
          <w:p w14:paraId="11A27C53" w14:textId="77777777" w:rsidR="005D0FED" w:rsidRPr="00292DEB" w:rsidRDefault="005D0FED" w:rsidP="00CD2271">
            <w:pPr>
              <w:spacing w:line="276" w:lineRule="auto"/>
              <w:rPr>
                <w:rFonts w:cs="Arial"/>
                <w:lang w:val="fr-BE"/>
              </w:rPr>
            </w:pPr>
            <w:r w:rsidRPr="00292DEB">
              <w:rPr>
                <w:rFonts w:cs="Arial"/>
                <w:lang w:val="fr-BE"/>
              </w:rPr>
              <w:t xml:space="preserve">Les prestations sont versées aussi longtemps que la décision des </w:t>
            </w:r>
            <w:r w:rsidRPr="00292DEB">
              <w:rPr>
                <w:rFonts w:cs="Arial"/>
                <w:color w:val="008000"/>
                <w:lang w:val="fr-BE"/>
              </w:rPr>
              <w:t xml:space="preserve">Centres de certification de l’incapacité (KEPA) </w:t>
            </w:r>
            <w:r w:rsidRPr="00292DEB">
              <w:rPr>
                <w:rFonts w:cs="Arial"/>
                <w:i/>
                <w:iCs/>
                <w:lang w:val="fr-BE"/>
              </w:rPr>
              <w:t>(</w:t>
            </w:r>
            <w:r w:rsidRPr="00292DEB">
              <w:rPr>
                <w:rFonts w:cs="Arial"/>
                <w:i/>
                <w:iCs/>
                <w:color w:val="008080"/>
                <w:lang w:val="fr-BE"/>
              </w:rPr>
              <w:t>ΚΕΝΤΡΑ ΠΙΣΤΟΠΟΙΗΣΗΣ ΑΝΑΠΗΡΙΑΣ – ΚΕΠΑ</w:t>
            </w:r>
            <w:r w:rsidRPr="00292DEB">
              <w:rPr>
                <w:rFonts w:cs="Arial"/>
                <w:i/>
                <w:iCs/>
                <w:lang w:val="fr-BE"/>
              </w:rPr>
              <w:t>)</w:t>
            </w:r>
            <w:r w:rsidRPr="00292DEB">
              <w:rPr>
                <w:rFonts w:cs="Arial"/>
                <w:lang w:val="fr-BE"/>
              </w:rPr>
              <w:t xml:space="preserve"> demeure inchangée.</w:t>
            </w:r>
          </w:p>
          <w:p w14:paraId="2188485B" w14:textId="77777777" w:rsidR="005D0FED" w:rsidRPr="00292DEB" w:rsidRDefault="005D0FED" w:rsidP="00CD2271">
            <w:pPr>
              <w:spacing w:line="276" w:lineRule="auto"/>
              <w:rPr>
                <w:rFonts w:cs="Arial"/>
                <w:lang w:val="fr-BE"/>
              </w:rPr>
            </w:pPr>
          </w:p>
          <w:p w14:paraId="044C9A7D" w14:textId="77777777" w:rsidR="005D0FED" w:rsidRPr="00292DEB" w:rsidRDefault="005D0FED" w:rsidP="00CD2271">
            <w:pPr>
              <w:spacing w:line="276" w:lineRule="auto"/>
              <w:rPr>
                <w:rFonts w:cs="Arial"/>
                <w:color w:val="1D2228"/>
                <w:shd w:val="clear" w:color="auto" w:fill="FFFFFF"/>
                <w:lang w:val="fr-BE"/>
              </w:rPr>
            </w:pPr>
            <w:r w:rsidRPr="00292DEB">
              <w:rPr>
                <w:rFonts w:eastAsia="Arial" w:cs="Arial"/>
                <w:lang w:val="fr-BE"/>
              </w:rPr>
              <w:t xml:space="preserve">5. L’EOPYY </w:t>
            </w:r>
            <w:r w:rsidRPr="00292DEB">
              <w:rPr>
                <w:rFonts w:cs="Arial"/>
                <w:color w:val="1D2228"/>
                <w:shd w:val="clear" w:color="auto" w:fill="FFFFFF"/>
                <w:lang w:val="fr-BE"/>
              </w:rPr>
              <w:t xml:space="preserve">couvre les frais de subsistance des personnes handicapées indigentes et non assurées qui résident dans des </w:t>
            </w:r>
            <w:r w:rsidRPr="00292DEB">
              <w:rPr>
                <w:rFonts w:cs="Arial"/>
                <w:color w:val="008000"/>
                <w:shd w:val="clear" w:color="auto" w:fill="FFFFFF"/>
                <w:lang w:val="fr-BE"/>
              </w:rPr>
              <w:t xml:space="preserve">foyers avec services de soutien </w:t>
            </w:r>
            <w:r w:rsidRPr="00292DEB">
              <w:rPr>
                <w:rFonts w:cs="Arial"/>
                <w:color w:val="1D2228"/>
                <w:shd w:val="clear" w:color="auto" w:fill="FFFFFF"/>
                <w:lang w:val="fr-BE"/>
              </w:rPr>
              <w:t>(</w:t>
            </w:r>
            <w:proofErr w:type="spellStart"/>
            <w:r w:rsidRPr="00292DEB">
              <w:rPr>
                <w:rFonts w:cs="Arial"/>
                <w:i/>
                <w:color w:val="008080"/>
                <w:shd w:val="clear" w:color="auto" w:fill="FFFFFF"/>
                <w:lang w:val="fr-BE"/>
              </w:rPr>
              <w:t>Στέγες</w:t>
            </w:r>
            <w:proofErr w:type="spellEnd"/>
            <w:r w:rsidRPr="00292DEB">
              <w:rPr>
                <w:rFonts w:cs="Arial"/>
                <w:i/>
                <w:color w:val="008080"/>
                <w:shd w:val="clear" w:color="auto" w:fill="FFFFFF"/>
                <w:lang w:val="fr-BE"/>
              </w:rPr>
              <w:t xml:space="preserve"> Υπ</w:t>
            </w:r>
            <w:proofErr w:type="spellStart"/>
            <w:r w:rsidRPr="00292DEB">
              <w:rPr>
                <w:rFonts w:cs="Arial"/>
                <w:i/>
                <w:color w:val="008080"/>
                <w:shd w:val="clear" w:color="auto" w:fill="FFFFFF"/>
                <w:lang w:val="fr-BE"/>
              </w:rPr>
              <w:t>οστηριζόμενης</w:t>
            </w:r>
            <w:proofErr w:type="spellEnd"/>
            <w:r w:rsidRPr="00292DEB">
              <w:rPr>
                <w:rFonts w:cs="Arial"/>
                <w:i/>
                <w:color w:val="008080"/>
                <w:shd w:val="clear" w:color="auto" w:fill="FFFFFF"/>
                <w:lang w:val="fr-BE"/>
              </w:rPr>
              <w:t xml:space="preserve"> </w:t>
            </w:r>
            <w:proofErr w:type="spellStart"/>
            <w:r w:rsidRPr="00292DEB">
              <w:rPr>
                <w:rFonts w:cs="Arial"/>
                <w:i/>
                <w:color w:val="008080"/>
                <w:shd w:val="clear" w:color="auto" w:fill="FFFFFF"/>
                <w:lang w:val="fr-BE"/>
              </w:rPr>
              <w:t>Δι</w:t>
            </w:r>
            <w:proofErr w:type="spellEnd"/>
            <w:r w:rsidRPr="00292DEB">
              <w:rPr>
                <w:rFonts w:cs="Arial"/>
                <w:i/>
                <w:color w:val="008080"/>
                <w:shd w:val="clear" w:color="auto" w:fill="FFFFFF"/>
                <w:lang w:val="fr-BE"/>
              </w:rPr>
              <w:t>αβίωσης</w:t>
            </w:r>
            <w:r w:rsidRPr="00292DEB">
              <w:rPr>
                <w:rFonts w:cs="Arial"/>
                <w:color w:val="1D2228"/>
                <w:shd w:val="clear" w:color="auto" w:fill="FFFFFF"/>
                <w:lang w:val="fr-BE"/>
              </w:rPr>
              <w:t>).</w:t>
            </w:r>
          </w:p>
          <w:p w14:paraId="0835592E" w14:textId="4ADC432A" w:rsidR="005D0FED" w:rsidRPr="00292DEB" w:rsidRDefault="005D0FED" w:rsidP="00CD2271">
            <w:pPr>
              <w:spacing w:line="276" w:lineRule="auto"/>
              <w:rPr>
                <w:rFonts w:cs="Arial"/>
                <w:lang w:val="fr-BE"/>
              </w:rPr>
            </w:pPr>
          </w:p>
        </w:tc>
        <w:tc>
          <w:tcPr>
            <w:tcW w:w="1370" w:type="pct"/>
          </w:tcPr>
          <w:p w14:paraId="508437C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E-V-17-EL</w:t>
            </w:r>
          </w:p>
          <w:p w14:paraId="7B5C3384" w14:textId="77777777" w:rsidR="005D0FED" w:rsidRPr="00292DEB" w:rsidRDefault="005D0FED" w:rsidP="00CD2271">
            <w:pPr>
              <w:pStyle w:val="Normal0"/>
              <w:pBdr>
                <w:top w:val="nil"/>
                <w:left w:val="nil"/>
                <w:bottom w:val="nil"/>
                <w:right w:val="nil"/>
                <w:between w:val="nil"/>
              </w:pBdr>
              <w:tabs>
                <w:tab w:val="left" w:pos="4212"/>
              </w:tabs>
              <w:spacing w:after="0"/>
              <w:rPr>
                <w:color w:val="000000"/>
                <w:sz w:val="15"/>
                <w:szCs w:val="15"/>
                <w:lang w:val="en-GB"/>
              </w:rPr>
            </w:pPr>
            <w:r w:rsidRPr="00292DEB">
              <w:rPr>
                <w:color w:val="000000"/>
                <w:sz w:val="15"/>
                <w:szCs w:val="15"/>
                <w:lang w:val="en-GB"/>
              </w:rPr>
              <w:t>1.</w:t>
            </w:r>
            <w:r w:rsidRPr="00292DEB">
              <w:rPr>
                <w:color w:val="008000"/>
                <w:sz w:val="15"/>
                <w:szCs w:val="15"/>
                <w:lang w:val="en-GB"/>
              </w:rPr>
              <w:t xml:space="preserve"> Old-age pension of Law 612/77</w:t>
            </w:r>
            <w:r w:rsidRPr="00292DEB">
              <w:rPr>
                <w:i/>
                <w:color w:val="008080"/>
                <w:sz w:val="15"/>
                <w:szCs w:val="15"/>
                <w:lang w:val="en-GB"/>
              </w:rPr>
              <w:t xml:space="preserve"> (</w:t>
            </w:r>
            <w:r w:rsidRPr="00292DEB">
              <w:rPr>
                <w:i/>
                <w:color w:val="008080"/>
                <w:sz w:val="15"/>
                <w:szCs w:val="15"/>
              </w:rPr>
              <w:t>ΣΥΝΤΑΞΗ</w:t>
            </w:r>
            <w:r w:rsidRPr="00292DEB">
              <w:rPr>
                <w:i/>
                <w:color w:val="008080"/>
                <w:sz w:val="15"/>
                <w:szCs w:val="15"/>
                <w:lang w:val="en-GB"/>
              </w:rPr>
              <w:t xml:space="preserve"> </w:t>
            </w:r>
            <w:r w:rsidRPr="00292DEB">
              <w:rPr>
                <w:i/>
                <w:color w:val="008080"/>
                <w:sz w:val="15"/>
                <w:szCs w:val="15"/>
              </w:rPr>
              <w:t>ΓΗΡΑΤΟΣ</w:t>
            </w:r>
            <w:r w:rsidRPr="00292DEB">
              <w:rPr>
                <w:i/>
                <w:color w:val="008080"/>
                <w:sz w:val="15"/>
                <w:szCs w:val="15"/>
                <w:lang w:val="en-GB"/>
              </w:rPr>
              <w:t xml:space="preserve"> </w:t>
            </w:r>
            <w:r w:rsidRPr="00292DEB">
              <w:rPr>
                <w:i/>
                <w:color w:val="008080"/>
                <w:sz w:val="15"/>
                <w:szCs w:val="15"/>
              </w:rPr>
              <w:t>ΤΟΥ</w:t>
            </w:r>
            <w:r w:rsidRPr="00292DEB">
              <w:rPr>
                <w:i/>
                <w:color w:val="008080"/>
                <w:sz w:val="15"/>
                <w:szCs w:val="15"/>
                <w:lang w:val="en-GB"/>
              </w:rPr>
              <w:t xml:space="preserve"> </w:t>
            </w:r>
            <w:r w:rsidRPr="00292DEB">
              <w:rPr>
                <w:i/>
                <w:color w:val="008080"/>
                <w:sz w:val="15"/>
                <w:szCs w:val="15"/>
              </w:rPr>
              <w:t>ΝΟΜΟΥ</w:t>
            </w:r>
            <w:r w:rsidRPr="00292DEB">
              <w:rPr>
                <w:i/>
                <w:color w:val="008080"/>
                <w:sz w:val="15"/>
                <w:szCs w:val="15"/>
                <w:lang w:val="en-GB"/>
              </w:rPr>
              <w:t xml:space="preserve"> 612/77)</w:t>
            </w:r>
            <w:r w:rsidRPr="00292DEB">
              <w:rPr>
                <w:color w:val="000000"/>
                <w:sz w:val="15"/>
                <w:szCs w:val="15"/>
                <w:lang w:val="en-GB"/>
              </w:rPr>
              <w:t>:</w:t>
            </w:r>
          </w:p>
          <w:p w14:paraId="1B313C9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Totally blind persons and insured persons suffering from certain diseases, (regardless of when they were first insured) having accomplished </w:t>
            </w:r>
            <w:r w:rsidRPr="00292DEB">
              <w:rPr>
                <w:color w:val="800000"/>
                <w:sz w:val="15"/>
                <w:szCs w:val="15"/>
                <w:lang w:val="en-GB"/>
              </w:rPr>
              <w:t>4,050</w:t>
            </w:r>
            <w:r w:rsidRPr="00292DEB">
              <w:rPr>
                <w:color w:val="000000"/>
                <w:sz w:val="15"/>
                <w:szCs w:val="15"/>
                <w:lang w:val="en-GB"/>
              </w:rPr>
              <w:t xml:space="preserve"> working days of contribution, receive a pension corresponding to </w:t>
            </w:r>
            <w:r w:rsidRPr="00292DEB">
              <w:rPr>
                <w:color w:val="800000"/>
                <w:sz w:val="15"/>
                <w:szCs w:val="15"/>
                <w:lang w:val="en-GB"/>
              </w:rPr>
              <w:t>10,500</w:t>
            </w:r>
            <w:r w:rsidRPr="00292DEB">
              <w:rPr>
                <w:color w:val="000000"/>
                <w:sz w:val="15"/>
                <w:szCs w:val="15"/>
                <w:lang w:val="en-GB"/>
              </w:rPr>
              <w:t xml:space="preserve"> working days regardless of their age. Paid every month.</w:t>
            </w:r>
          </w:p>
          <w:p w14:paraId="4AEDA35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19A08645"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2.</w:t>
            </w:r>
            <w:r w:rsidRPr="00292DEB">
              <w:rPr>
                <w:color w:val="008000"/>
                <w:sz w:val="15"/>
                <w:szCs w:val="15"/>
                <w:lang w:val="en-GB"/>
              </w:rPr>
              <w:t xml:space="preserve"> 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w:t>
            </w:r>
          </w:p>
          <w:p w14:paraId="3E4BBEFD"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Monthly benefit to insured persons, old-age, invalidity and survivor’s pensioners, </w:t>
            </w:r>
            <w:proofErr w:type="gramStart"/>
            <w:r w:rsidRPr="00292DEB">
              <w:rPr>
                <w:color w:val="000000"/>
                <w:sz w:val="15"/>
                <w:szCs w:val="15"/>
                <w:lang w:val="en-GB"/>
              </w:rPr>
              <w:t>provided that</w:t>
            </w:r>
            <w:proofErr w:type="gramEnd"/>
            <w:r w:rsidRPr="00292DEB">
              <w:rPr>
                <w:color w:val="000000"/>
                <w:sz w:val="15"/>
                <w:szCs w:val="15"/>
                <w:lang w:val="en-GB"/>
              </w:rPr>
              <w:t xml:space="preserve"> they do not receive the </w:t>
            </w:r>
            <w:r w:rsidRPr="00292DEB">
              <w:rPr>
                <w:color w:val="008000"/>
                <w:sz w:val="15"/>
                <w:szCs w:val="15"/>
                <w:lang w:val="en-GB"/>
              </w:rPr>
              <w:t xml:space="preserve">Total 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w:t>
            </w:r>
            <w:r w:rsidRPr="00292DEB">
              <w:rPr>
                <w:i/>
                <w:color w:val="000000"/>
                <w:sz w:val="15"/>
                <w:szCs w:val="15"/>
                <w:lang w:val="en-GB"/>
              </w:rPr>
              <w:t>,</w:t>
            </w:r>
            <w:r w:rsidRPr="00292DEB">
              <w:rPr>
                <w:color w:val="000000"/>
                <w:sz w:val="15"/>
                <w:szCs w:val="15"/>
                <w:lang w:val="en-GB"/>
              </w:rPr>
              <w:t xml:space="preserve"> as well as to the family members of pensioners and insured persons </w:t>
            </w:r>
            <w:proofErr w:type="gramStart"/>
            <w:r w:rsidRPr="00292DEB">
              <w:rPr>
                <w:color w:val="000000"/>
                <w:sz w:val="15"/>
                <w:szCs w:val="15"/>
                <w:lang w:val="en-GB"/>
              </w:rPr>
              <w:t>provided that</w:t>
            </w:r>
            <w:proofErr w:type="gramEnd"/>
            <w:r w:rsidRPr="00292DEB">
              <w:rPr>
                <w:color w:val="000000"/>
                <w:sz w:val="15"/>
                <w:szCs w:val="15"/>
                <w:lang w:val="en-GB"/>
              </w:rPr>
              <w:t xml:space="preserve"> they suffer from specific diseases and meet certain conditions.</w:t>
            </w:r>
          </w:p>
          <w:p w14:paraId="7AEAB30B"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insured person must have completed:</w:t>
            </w:r>
          </w:p>
          <w:p w14:paraId="18E3A39C" w14:textId="77777777" w:rsidR="005D0FED" w:rsidRPr="00292DEB" w:rsidRDefault="005D0FED" w:rsidP="00CD2271">
            <w:pPr>
              <w:pStyle w:val="Normal0"/>
              <w:numPr>
                <w:ilvl w:val="0"/>
                <w:numId w:val="124"/>
              </w:numPr>
              <w:pBdr>
                <w:top w:val="nil"/>
                <w:left w:val="nil"/>
                <w:bottom w:val="nil"/>
                <w:right w:val="nil"/>
                <w:between w:val="nil"/>
              </w:pBdr>
              <w:tabs>
                <w:tab w:val="left" w:pos="0"/>
              </w:tabs>
              <w:spacing w:before="0" w:after="0"/>
              <w:rPr>
                <w:color w:val="800000"/>
                <w:sz w:val="15"/>
                <w:szCs w:val="15"/>
                <w:lang w:val="en-GB"/>
              </w:rPr>
            </w:pPr>
            <w:r w:rsidRPr="00292DEB">
              <w:rPr>
                <w:color w:val="C00000"/>
                <w:sz w:val="15"/>
                <w:szCs w:val="15"/>
                <w:lang w:val="en-GB"/>
              </w:rPr>
              <w:t xml:space="preserve">50 </w:t>
            </w:r>
            <w:r w:rsidRPr="00292DEB">
              <w:rPr>
                <w:color w:val="000000"/>
                <w:sz w:val="15"/>
                <w:szCs w:val="15"/>
                <w:lang w:val="en-GB"/>
              </w:rPr>
              <w:t xml:space="preserve">days of work that are required for acquiring sickness benefits in kind, during the year of the application and at least </w:t>
            </w:r>
            <w:r w:rsidRPr="00292DEB">
              <w:rPr>
                <w:color w:val="800000"/>
                <w:sz w:val="15"/>
                <w:szCs w:val="15"/>
                <w:lang w:val="en-GB"/>
              </w:rPr>
              <w:t>350</w:t>
            </w:r>
            <w:r w:rsidRPr="00292DEB">
              <w:rPr>
                <w:color w:val="000000"/>
                <w:sz w:val="15"/>
                <w:szCs w:val="15"/>
                <w:lang w:val="en-GB"/>
              </w:rPr>
              <w:t xml:space="preserve"> working days of insurance during the </w:t>
            </w:r>
            <w:r w:rsidRPr="00292DEB">
              <w:rPr>
                <w:color w:val="800000"/>
                <w:sz w:val="15"/>
                <w:szCs w:val="15"/>
                <w:lang w:val="en-GB"/>
              </w:rPr>
              <w:t>4</w:t>
            </w:r>
            <w:r w:rsidRPr="00292DEB">
              <w:rPr>
                <w:color w:val="000000"/>
                <w:sz w:val="15"/>
                <w:szCs w:val="15"/>
                <w:lang w:val="en-GB"/>
              </w:rPr>
              <w:t xml:space="preserve"> last years before invalidity, or</w:t>
            </w:r>
          </w:p>
          <w:p w14:paraId="70085FD3" w14:textId="77777777" w:rsidR="005D0FED" w:rsidRPr="00292DEB" w:rsidRDefault="005D0FED" w:rsidP="00CD2271">
            <w:pPr>
              <w:pStyle w:val="Normal0"/>
              <w:numPr>
                <w:ilvl w:val="0"/>
                <w:numId w:val="124"/>
              </w:numPr>
              <w:pBdr>
                <w:top w:val="nil"/>
                <w:left w:val="nil"/>
                <w:bottom w:val="nil"/>
                <w:right w:val="nil"/>
                <w:between w:val="nil"/>
              </w:pBdr>
              <w:tabs>
                <w:tab w:val="left" w:pos="0"/>
              </w:tabs>
              <w:spacing w:before="0" w:after="0"/>
              <w:rPr>
                <w:color w:val="000000"/>
                <w:sz w:val="15"/>
                <w:szCs w:val="15"/>
                <w:lang w:val="en-GB"/>
              </w:rPr>
            </w:pPr>
            <w:r w:rsidRPr="00292DEB">
              <w:rPr>
                <w:color w:val="800000"/>
                <w:sz w:val="15"/>
                <w:szCs w:val="15"/>
                <w:lang w:val="en-GB"/>
              </w:rPr>
              <w:t>1,000</w:t>
            </w:r>
            <w:r w:rsidRPr="00292DEB">
              <w:rPr>
                <w:color w:val="000000"/>
                <w:sz w:val="15"/>
                <w:szCs w:val="15"/>
                <w:lang w:val="en-GB"/>
              </w:rPr>
              <w:t xml:space="preserve"> working days of insurance in total.</w:t>
            </w:r>
          </w:p>
          <w:p w14:paraId="0C511EC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w:t>
            </w:r>
            <w:r w:rsidRPr="00292DEB">
              <w:rPr>
                <w:color w:val="008000"/>
                <w:sz w:val="15"/>
                <w:szCs w:val="15"/>
                <w:lang w:val="en-GB"/>
              </w:rPr>
              <w:t>Benefit for non-residential care</w:t>
            </w:r>
            <w:r w:rsidRPr="00292DEB">
              <w:rPr>
                <w:color w:val="000000"/>
                <w:sz w:val="15"/>
                <w:szCs w:val="15"/>
                <w:lang w:val="en-GB"/>
              </w:rPr>
              <w:t xml:space="preserve"> is provided by one fund/institution only.</w:t>
            </w:r>
          </w:p>
          <w:p w14:paraId="1F16C5AF"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amount corresponds to </w:t>
            </w:r>
            <w:r w:rsidRPr="00292DEB">
              <w:rPr>
                <w:color w:val="C00000"/>
                <w:sz w:val="15"/>
                <w:szCs w:val="15"/>
                <w:lang w:val="en-GB"/>
              </w:rPr>
              <w:t>20</w:t>
            </w:r>
            <w:r w:rsidRPr="00292DEB">
              <w:rPr>
                <w:color w:val="000000"/>
                <w:sz w:val="15"/>
                <w:szCs w:val="15"/>
                <w:lang w:val="en-GB"/>
              </w:rPr>
              <w:t xml:space="preserve"> times the gross wage of an unskilled blue-collar worker, plus supplements for Christmas holidays (</w:t>
            </w:r>
            <w:r w:rsidRPr="00292DEB">
              <w:rPr>
                <w:color w:val="800000"/>
                <w:sz w:val="15"/>
                <w:szCs w:val="15"/>
                <w:lang w:val="en-GB"/>
              </w:rPr>
              <w:t>100</w:t>
            </w:r>
            <w:r w:rsidRPr="00292DEB">
              <w:rPr>
                <w:color w:val="000000"/>
                <w:sz w:val="15"/>
                <w:szCs w:val="15"/>
                <w:lang w:val="en-GB"/>
              </w:rPr>
              <w:t xml:space="preserve">% of the monthly benefit), for Easter holidays and for summer holidays (both </w:t>
            </w:r>
            <w:r w:rsidRPr="00292DEB">
              <w:rPr>
                <w:color w:val="800000"/>
                <w:sz w:val="15"/>
                <w:szCs w:val="15"/>
                <w:lang w:val="en-GB"/>
              </w:rPr>
              <w:t>50</w:t>
            </w:r>
            <w:r w:rsidRPr="00292DEB">
              <w:rPr>
                <w:color w:val="000000"/>
                <w:sz w:val="15"/>
                <w:szCs w:val="15"/>
                <w:lang w:val="en-GB"/>
              </w:rPr>
              <w:t xml:space="preserve">% of the monthly benefit). Thus the amount is </w:t>
            </w:r>
            <w:r w:rsidRPr="00292DEB">
              <w:rPr>
                <w:color w:val="FF00FF"/>
                <w:sz w:val="15"/>
                <w:szCs w:val="15"/>
                <w:lang w:val="en-GB"/>
              </w:rPr>
              <w:t>€845.96</w:t>
            </w:r>
            <w:r w:rsidRPr="00292DEB">
              <w:rPr>
                <w:color w:val="000000"/>
                <w:sz w:val="15"/>
                <w:szCs w:val="15"/>
                <w:lang w:val="en-GB"/>
              </w:rPr>
              <w:t xml:space="preserve"> per month.</w:t>
            </w:r>
          </w:p>
          <w:p w14:paraId="47AA9B0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770AF858"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color w:val="000000"/>
                <w:sz w:val="15"/>
                <w:szCs w:val="15"/>
                <w:lang w:val="en-GB"/>
              </w:rPr>
              <w:t xml:space="preserve">3. </w:t>
            </w:r>
            <w:r w:rsidRPr="00292DEB">
              <w:rPr>
                <w:color w:val="008000"/>
                <w:sz w:val="15"/>
                <w:szCs w:val="15"/>
                <w:lang w:val="en-GB"/>
              </w:rPr>
              <w:t xml:space="preserve">Total 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w:t>
            </w:r>
            <w:r w:rsidRPr="00292DEB">
              <w:rPr>
                <w:color w:val="000000"/>
                <w:sz w:val="15"/>
                <w:szCs w:val="15"/>
                <w:lang w:val="en-GB"/>
              </w:rPr>
              <w:t>:</w:t>
            </w:r>
          </w:p>
          <w:p w14:paraId="7AE631C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 xml:space="preserve">Persons insured before </w:t>
            </w:r>
            <w:r w:rsidRPr="00292DEB">
              <w:rPr>
                <w:i/>
                <w:color w:val="800000"/>
                <w:sz w:val="15"/>
                <w:szCs w:val="15"/>
                <w:lang w:val="en-GB"/>
              </w:rPr>
              <w:t>1/1/1993</w:t>
            </w:r>
            <w:r w:rsidRPr="00292DEB">
              <w:rPr>
                <w:i/>
                <w:color w:val="000000"/>
                <w:sz w:val="15"/>
                <w:szCs w:val="15"/>
                <w:lang w:val="en-GB"/>
              </w:rPr>
              <w:t>:</w:t>
            </w:r>
          </w:p>
          <w:p w14:paraId="6C101853"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Paid every month to invalidity and survivor’s pensioners and to old-age pensioners who are totally blind, </w:t>
            </w:r>
            <w:proofErr w:type="gramStart"/>
            <w:r w:rsidRPr="00292DEB">
              <w:rPr>
                <w:color w:val="000000"/>
                <w:sz w:val="15"/>
                <w:szCs w:val="15"/>
                <w:lang w:val="en-GB"/>
              </w:rPr>
              <w:t>as long as</w:t>
            </w:r>
            <w:proofErr w:type="gramEnd"/>
            <w:r w:rsidRPr="00292DEB">
              <w:rPr>
                <w:color w:val="000000"/>
                <w:sz w:val="15"/>
                <w:szCs w:val="15"/>
                <w:lang w:val="en-GB"/>
              </w:rPr>
              <w:t xml:space="preserve"> they are in a state that requires continuous care from another person (total invalidity). The monthly amount corresponds to </w:t>
            </w:r>
            <w:r w:rsidRPr="00292DEB">
              <w:rPr>
                <w:color w:val="800000"/>
                <w:sz w:val="15"/>
                <w:szCs w:val="15"/>
                <w:lang w:val="en-GB"/>
              </w:rPr>
              <w:t>50</w:t>
            </w:r>
            <w:r w:rsidRPr="00292DEB">
              <w:rPr>
                <w:color w:val="000000"/>
                <w:sz w:val="15"/>
                <w:szCs w:val="15"/>
                <w:lang w:val="en-GB"/>
              </w:rPr>
              <w:t xml:space="preserve">% of the pension paid and cannot exceed </w:t>
            </w:r>
            <w:r w:rsidRPr="00292DEB">
              <w:rPr>
                <w:color w:val="800000"/>
                <w:sz w:val="15"/>
                <w:szCs w:val="15"/>
                <w:lang w:val="en-GB"/>
              </w:rPr>
              <w:t>20</w:t>
            </w:r>
            <w:r w:rsidRPr="00292DEB">
              <w:rPr>
                <w:color w:val="000000"/>
                <w:sz w:val="15"/>
                <w:szCs w:val="15"/>
                <w:lang w:val="en-GB"/>
              </w:rPr>
              <w:t xml:space="preserve"> times the amount of the gross wage of the unskilled blue-collar worker.</w:t>
            </w:r>
          </w:p>
          <w:p w14:paraId="40820630"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 xml:space="preserve">Persons insured since </w:t>
            </w:r>
            <w:r w:rsidRPr="00292DEB">
              <w:rPr>
                <w:i/>
                <w:color w:val="800000"/>
                <w:sz w:val="15"/>
                <w:szCs w:val="15"/>
                <w:lang w:val="en-GB"/>
              </w:rPr>
              <w:t>1/1/1993</w:t>
            </w:r>
            <w:r w:rsidRPr="00292DEB">
              <w:rPr>
                <w:i/>
                <w:color w:val="000000"/>
                <w:sz w:val="15"/>
                <w:szCs w:val="15"/>
                <w:lang w:val="en-GB"/>
              </w:rPr>
              <w:t>:</w:t>
            </w:r>
          </w:p>
          <w:p w14:paraId="573437C7" w14:textId="77777777" w:rsidR="005D0FED" w:rsidRPr="00292DEB" w:rsidRDefault="005D0FED" w:rsidP="00CD2271">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lastRenderedPageBreak/>
              <w:t xml:space="preserve">Paid to invalidity pensioners and to old-age pensioners who are totally blind, </w:t>
            </w:r>
            <w:proofErr w:type="gramStart"/>
            <w:r w:rsidRPr="00292DEB">
              <w:rPr>
                <w:color w:val="000000"/>
                <w:sz w:val="15"/>
                <w:szCs w:val="15"/>
                <w:lang w:val="en-GB"/>
              </w:rPr>
              <w:t>as long as</w:t>
            </w:r>
            <w:proofErr w:type="gramEnd"/>
            <w:r w:rsidRPr="00292DEB">
              <w:rPr>
                <w:color w:val="000000"/>
                <w:sz w:val="15"/>
                <w:szCs w:val="15"/>
                <w:lang w:val="en-GB"/>
              </w:rPr>
              <w:t xml:space="preserve"> they are in a state that requires continuous care from another person (total invalidity). For the invalidity pensioners, the monthly amount corresponds to </w:t>
            </w:r>
            <w:r w:rsidRPr="00292DEB">
              <w:rPr>
                <w:color w:val="800000"/>
                <w:sz w:val="15"/>
                <w:szCs w:val="15"/>
                <w:lang w:val="en-GB"/>
              </w:rPr>
              <w:t>25</w:t>
            </w:r>
            <w:r w:rsidRPr="00292DEB">
              <w:rPr>
                <w:color w:val="000000"/>
                <w:sz w:val="15"/>
                <w:szCs w:val="15"/>
                <w:lang w:val="en-GB"/>
              </w:rPr>
              <w:t xml:space="preserve">% of the monthly average of the Gross National Product per capita for </w:t>
            </w:r>
            <w:r w:rsidRPr="00292DEB">
              <w:rPr>
                <w:color w:val="800000"/>
                <w:sz w:val="15"/>
                <w:szCs w:val="15"/>
                <w:lang w:val="en-GB"/>
              </w:rPr>
              <w:t>1991</w:t>
            </w:r>
            <w:r w:rsidRPr="00292DEB">
              <w:rPr>
                <w:color w:val="000000"/>
                <w:sz w:val="15"/>
                <w:szCs w:val="15"/>
                <w:lang w:val="en-GB"/>
              </w:rPr>
              <w:t xml:space="preserve"> adjusted accordingly each time the civil servants' pensions are increased. For the old-age pensioners who are totally blind, the monthly amount corresponds to </w:t>
            </w:r>
            <w:r w:rsidRPr="00292DEB">
              <w:rPr>
                <w:color w:val="800000"/>
                <w:sz w:val="15"/>
                <w:szCs w:val="15"/>
                <w:lang w:val="en-GB"/>
              </w:rPr>
              <w:t>50</w:t>
            </w:r>
            <w:r w:rsidRPr="00292DEB">
              <w:rPr>
                <w:color w:val="000000"/>
                <w:sz w:val="15"/>
                <w:szCs w:val="15"/>
                <w:lang w:val="en-GB"/>
              </w:rPr>
              <w:t>% of the pension paid.</w:t>
            </w:r>
          </w:p>
          <w:p w14:paraId="094CAD0E"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p>
          <w:p w14:paraId="5D97AAC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4. </w:t>
            </w:r>
            <w:r w:rsidRPr="00292DEB">
              <w:rPr>
                <w:color w:val="008000"/>
                <w:sz w:val="15"/>
                <w:szCs w:val="15"/>
                <w:lang w:val="en-GB"/>
              </w:rPr>
              <w:t>Special allowances in the case of invalidity</w:t>
            </w:r>
            <w:r w:rsidRPr="00292DEB">
              <w:rPr>
                <w:color w:val="000000"/>
                <w:sz w:val="15"/>
                <w:szCs w:val="15"/>
                <w:lang w:val="en-GB"/>
              </w:rPr>
              <w:t>: cash benefits paid every month by the Organization for Welfare Benefits and Social Solidarity (OPEKA) (</w:t>
            </w:r>
            <w:r w:rsidRPr="00292DEB">
              <w:rPr>
                <w:i/>
                <w:color w:val="008080"/>
                <w:sz w:val="15"/>
                <w:szCs w:val="15"/>
              </w:rPr>
              <w:t>ΟΡΓΑΝΙΣΜΟΣ</w:t>
            </w:r>
            <w:r w:rsidRPr="00292DEB">
              <w:rPr>
                <w:i/>
                <w:color w:val="008080"/>
                <w:sz w:val="15"/>
                <w:szCs w:val="15"/>
                <w:lang w:val="en-GB"/>
              </w:rPr>
              <w:t xml:space="preserve"> </w:t>
            </w:r>
            <w:r w:rsidRPr="00292DEB">
              <w:rPr>
                <w:i/>
                <w:color w:val="008080"/>
                <w:sz w:val="15"/>
                <w:szCs w:val="15"/>
              </w:rPr>
              <w:t>ΠΡΟΝΟΙΑΚΩΝ</w:t>
            </w:r>
            <w:r w:rsidRPr="00292DEB">
              <w:rPr>
                <w:i/>
                <w:color w:val="008080"/>
                <w:sz w:val="15"/>
                <w:szCs w:val="15"/>
                <w:lang w:val="en-GB"/>
              </w:rPr>
              <w:t xml:space="preserve"> </w:t>
            </w:r>
            <w:r w:rsidRPr="00292DEB">
              <w:rPr>
                <w:i/>
                <w:color w:val="008080"/>
                <w:sz w:val="15"/>
                <w:szCs w:val="15"/>
              </w:rPr>
              <w:t>ΕΠΙΔΟΜΑΤΩΝ</w:t>
            </w:r>
            <w:r w:rsidRPr="00292DEB">
              <w:rPr>
                <w:i/>
                <w:color w:val="008080"/>
                <w:sz w:val="15"/>
                <w:szCs w:val="15"/>
                <w:lang w:val="en-GB"/>
              </w:rPr>
              <w:t xml:space="preserve"> </w:t>
            </w:r>
            <w:r w:rsidRPr="00292DEB">
              <w:rPr>
                <w:i/>
                <w:color w:val="008080"/>
                <w:sz w:val="15"/>
                <w:szCs w:val="15"/>
              </w:rPr>
              <w:t>ΚΑΙ</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ΑΛΛΗΛΕΓΓΥΣΗ</w:t>
            </w:r>
            <w:r w:rsidRPr="00292DEB">
              <w:rPr>
                <w:i/>
                <w:color w:val="008080"/>
                <w:sz w:val="15"/>
                <w:szCs w:val="15"/>
                <w:lang w:val="en-GB"/>
              </w:rPr>
              <w:t xml:space="preserve"> - </w:t>
            </w:r>
            <w:r w:rsidRPr="00292DEB">
              <w:rPr>
                <w:i/>
                <w:color w:val="008080"/>
                <w:sz w:val="15"/>
                <w:szCs w:val="15"/>
              </w:rPr>
              <w:t>ΟΠΕΚΑ</w:t>
            </w:r>
            <w:r w:rsidRPr="00292DEB">
              <w:rPr>
                <w:color w:val="000000"/>
                <w:sz w:val="15"/>
                <w:szCs w:val="15"/>
                <w:lang w:val="en-GB"/>
              </w:rPr>
              <w:t>), under certain conditions set out in various Ministerial Decisions, for:</w:t>
            </w:r>
          </w:p>
          <w:p w14:paraId="1E808DEF"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rPr>
            </w:pPr>
            <w:r w:rsidRPr="00292DEB">
              <w:rPr>
                <w:color w:val="000000" w:themeColor="text1"/>
                <w:sz w:val="15"/>
                <w:szCs w:val="15"/>
                <w:lang w:val="en-GB"/>
              </w:rPr>
              <w:t xml:space="preserve">a blind person: if working or receiving pension: </w:t>
            </w:r>
            <w:r w:rsidRPr="00292DEB">
              <w:rPr>
                <w:color w:val="FF00FF"/>
                <w:sz w:val="15"/>
                <w:szCs w:val="15"/>
                <w:lang w:val="en-GB"/>
              </w:rPr>
              <w:t>€391</w:t>
            </w:r>
            <w:r w:rsidRPr="00292DEB">
              <w:rPr>
                <w:color w:val="000000" w:themeColor="text1"/>
                <w:sz w:val="15"/>
                <w:szCs w:val="15"/>
                <w:lang w:val="en-GB"/>
              </w:rPr>
              <w:t xml:space="preserve">. </w:t>
            </w:r>
            <w:r w:rsidRPr="00292DEB">
              <w:rPr>
                <w:color w:val="000000" w:themeColor="text1"/>
                <w:sz w:val="15"/>
                <w:szCs w:val="15"/>
              </w:rPr>
              <w:t xml:space="preserve">If </w:t>
            </w:r>
            <w:proofErr w:type="spellStart"/>
            <w:r w:rsidRPr="00292DEB">
              <w:rPr>
                <w:color w:val="000000" w:themeColor="text1"/>
                <w:sz w:val="15"/>
                <w:szCs w:val="15"/>
              </w:rPr>
              <w:t>unemployed</w:t>
            </w:r>
            <w:proofErr w:type="spellEnd"/>
            <w:r w:rsidRPr="00292DEB">
              <w:rPr>
                <w:color w:val="000000" w:themeColor="text1"/>
                <w:sz w:val="15"/>
                <w:szCs w:val="15"/>
              </w:rPr>
              <w:t xml:space="preserve">: </w:t>
            </w:r>
            <w:r w:rsidRPr="00292DEB">
              <w:rPr>
                <w:color w:val="FF00FF"/>
                <w:sz w:val="15"/>
                <w:szCs w:val="15"/>
              </w:rPr>
              <w:t>€753</w:t>
            </w:r>
            <w:r w:rsidRPr="00292DEB">
              <w:rPr>
                <w:color w:val="000000" w:themeColor="text1"/>
                <w:sz w:val="15"/>
                <w:szCs w:val="15"/>
              </w:rPr>
              <w:t>;</w:t>
            </w:r>
          </w:p>
          <w:p w14:paraId="44D1CF48"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a deaf and/or dumb person: </w:t>
            </w:r>
            <w:r w:rsidRPr="00292DEB">
              <w:rPr>
                <w:color w:val="FF00FF"/>
                <w:sz w:val="15"/>
                <w:szCs w:val="15"/>
                <w:lang w:val="en-GB"/>
              </w:rPr>
              <w:t>€391</w:t>
            </w:r>
            <w:r w:rsidRPr="00292DEB">
              <w:rPr>
                <w:color w:val="000000" w:themeColor="text1"/>
                <w:sz w:val="15"/>
                <w:szCs w:val="15"/>
                <w:lang w:val="en-GB"/>
              </w:rPr>
              <w:t>;</w:t>
            </w:r>
          </w:p>
          <w:p w14:paraId="4009E59B"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a person with a mental disability: </w:t>
            </w:r>
            <w:r w:rsidRPr="00292DEB">
              <w:rPr>
                <w:color w:val="FF00FF"/>
                <w:sz w:val="15"/>
                <w:szCs w:val="15"/>
                <w:lang w:val="en-GB"/>
              </w:rPr>
              <w:t>€569</w:t>
            </w:r>
            <w:r w:rsidRPr="00292DEB">
              <w:rPr>
                <w:color w:val="000000" w:themeColor="text1"/>
                <w:sz w:val="15"/>
                <w:szCs w:val="15"/>
                <w:lang w:val="en-GB"/>
              </w:rPr>
              <w:t>;</w:t>
            </w:r>
          </w:p>
          <w:p w14:paraId="56BA4D17"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rPr>
            </w:pPr>
            <w:r w:rsidRPr="00292DEB">
              <w:rPr>
                <w:color w:val="000000" w:themeColor="text1"/>
                <w:sz w:val="15"/>
                <w:szCs w:val="15"/>
              </w:rPr>
              <w:t xml:space="preserve">a </w:t>
            </w:r>
            <w:proofErr w:type="spellStart"/>
            <w:r w:rsidRPr="00292DEB">
              <w:rPr>
                <w:color w:val="000000" w:themeColor="text1"/>
                <w:sz w:val="15"/>
                <w:szCs w:val="15"/>
              </w:rPr>
              <w:t>person</w:t>
            </w:r>
            <w:proofErr w:type="spellEnd"/>
            <w:r w:rsidRPr="00292DEB">
              <w:rPr>
                <w:color w:val="000000" w:themeColor="text1"/>
                <w:sz w:val="15"/>
                <w:szCs w:val="15"/>
              </w:rPr>
              <w:t xml:space="preserve"> </w:t>
            </w:r>
            <w:proofErr w:type="spellStart"/>
            <w:r w:rsidRPr="00292DEB">
              <w:rPr>
                <w:color w:val="000000" w:themeColor="text1"/>
                <w:sz w:val="15"/>
                <w:szCs w:val="15"/>
              </w:rPr>
              <w:t>with</w:t>
            </w:r>
            <w:proofErr w:type="spellEnd"/>
            <w:r w:rsidRPr="00292DEB">
              <w:rPr>
                <w:color w:val="000000" w:themeColor="text1"/>
                <w:sz w:val="15"/>
                <w:szCs w:val="15"/>
              </w:rPr>
              <w:t xml:space="preserve"> </w:t>
            </w:r>
            <w:proofErr w:type="spellStart"/>
            <w:r w:rsidRPr="00292DEB">
              <w:rPr>
                <w:color w:val="000000" w:themeColor="text1"/>
                <w:sz w:val="15"/>
                <w:szCs w:val="15"/>
              </w:rPr>
              <w:t>thalassemia</w:t>
            </w:r>
            <w:proofErr w:type="spellEnd"/>
            <w:r w:rsidRPr="00292DEB">
              <w:rPr>
                <w:color w:val="000000" w:themeColor="text1"/>
                <w:sz w:val="15"/>
                <w:szCs w:val="15"/>
              </w:rPr>
              <w:t xml:space="preserve">: </w:t>
            </w:r>
            <w:r w:rsidRPr="00292DEB">
              <w:rPr>
                <w:color w:val="FF00FF"/>
                <w:sz w:val="15"/>
                <w:szCs w:val="15"/>
              </w:rPr>
              <w:t>€391</w:t>
            </w:r>
            <w:r w:rsidRPr="00292DEB">
              <w:rPr>
                <w:color w:val="000000" w:themeColor="text1"/>
                <w:sz w:val="15"/>
                <w:szCs w:val="15"/>
              </w:rPr>
              <w:t>;</w:t>
            </w:r>
          </w:p>
          <w:p w14:paraId="442C46C5"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a person with haemophilia or AIDS: </w:t>
            </w:r>
            <w:r w:rsidRPr="00292DEB">
              <w:rPr>
                <w:color w:val="FF00FF"/>
                <w:sz w:val="15"/>
                <w:szCs w:val="15"/>
                <w:lang w:val="en-GB"/>
              </w:rPr>
              <w:t>€753</w:t>
            </w:r>
            <w:r w:rsidRPr="00292DEB">
              <w:rPr>
                <w:color w:val="000000" w:themeColor="text1"/>
                <w:sz w:val="15"/>
                <w:szCs w:val="15"/>
                <w:lang w:val="en-GB"/>
              </w:rPr>
              <w:t>;</w:t>
            </w:r>
          </w:p>
          <w:p w14:paraId="71A3BE1E"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a person with a serious disability: </w:t>
            </w:r>
            <w:r w:rsidRPr="00292DEB">
              <w:rPr>
                <w:color w:val="FF00FF"/>
                <w:sz w:val="15"/>
                <w:szCs w:val="15"/>
                <w:lang w:val="en-GB"/>
              </w:rPr>
              <w:t>€338</w:t>
            </w:r>
            <w:r w:rsidRPr="00292DEB">
              <w:rPr>
                <w:color w:val="000000" w:themeColor="text1"/>
                <w:sz w:val="15"/>
                <w:szCs w:val="15"/>
                <w:lang w:val="en-GB"/>
              </w:rPr>
              <w:t>;</w:t>
            </w:r>
          </w:p>
          <w:p w14:paraId="31C17AD6"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a person with cerebral palsy: </w:t>
            </w:r>
            <w:r w:rsidRPr="00292DEB">
              <w:rPr>
                <w:color w:val="FF00FF"/>
                <w:sz w:val="15"/>
                <w:szCs w:val="15"/>
                <w:lang w:val="en-GB"/>
              </w:rPr>
              <w:t>€753</w:t>
            </w:r>
            <w:r w:rsidRPr="00292DEB">
              <w:rPr>
                <w:color w:val="000000" w:themeColor="text1"/>
                <w:sz w:val="15"/>
                <w:szCs w:val="15"/>
                <w:lang w:val="en-GB"/>
              </w:rPr>
              <w:t>;</w:t>
            </w:r>
          </w:p>
          <w:p w14:paraId="669239FC" w14:textId="77777777" w:rsidR="005D0FED" w:rsidRPr="00292DEB" w:rsidRDefault="005D0FED" w:rsidP="00CD2271">
            <w:pPr>
              <w:pStyle w:val="Normal0"/>
              <w:numPr>
                <w:ilvl w:val="0"/>
                <w:numId w:val="125"/>
              </w:numPr>
              <w:pBdr>
                <w:top w:val="nil"/>
                <w:left w:val="nil"/>
                <w:bottom w:val="nil"/>
                <w:right w:val="nil"/>
                <w:between w:val="nil"/>
              </w:pBdr>
              <w:spacing w:before="0" w:after="0"/>
              <w:rPr>
                <w:color w:val="000000"/>
                <w:sz w:val="15"/>
                <w:szCs w:val="15"/>
                <w:lang w:val="it-IT"/>
              </w:rPr>
            </w:pPr>
            <w:r w:rsidRPr="00292DEB">
              <w:rPr>
                <w:color w:val="000000" w:themeColor="text1"/>
                <w:sz w:val="15"/>
                <w:szCs w:val="15"/>
                <w:lang w:val="it-IT"/>
              </w:rPr>
              <w:t xml:space="preserve">a person with quadriplegia/paraplegia: </w:t>
            </w:r>
            <w:r w:rsidRPr="00292DEB">
              <w:rPr>
                <w:color w:val="FF00FF"/>
                <w:sz w:val="15"/>
                <w:szCs w:val="15"/>
                <w:lang w:val="it-IT"/>
              </w:rPr>
              <w:t>€833</w:t>
            </w:r>
            <w:r w:rsidRPr="00292DEB">
              <w:rPr>
                <w:color w:val="000000" w:themeColor="text1"/>
                <w:sz w:val="15"/>
                <w:szCs w:val="15"/>
                <w:lang w:val="it-IT"/>
              </w:rPr>
              <w:t>.</w:t>
            </w:r>
          </w:p>
          <w:p w14:paraId="12C7550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Benefits are provided as far as the invalidity decision of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i/>
                <w:color w:val="00000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0000"/>
                <w:sz w:val="15"/>
                <w:szCs w:val="15"/>
                <w:lang w:val="en-GB"/>
              </w:rPr>
              <w:t>)</w:t>
            </w:r>
            <w:r w:rsidRPr="00292DEB">
              <w:rPr>
                <w:color w:val="000000"/>
                <w:sz w:val="15"/>
                <w:szCs w:val="15"/>
                <w:lang w:val="en-GB"/>
              </w:rPr>
              <w:t xml:space="preserve"> remains unchanged.</w:t>
            </w:r>
          </w:p>
          <w:p w14:paraId="04150D1D" w14:textId="77777777" w:rsidR="005D0FED" w:rsidRPr="00292DEB" w:rsidRDefault="005D0FED" w:rsidP="00CD2271">
            <w:pPr>
              <w:pStyle w:val="Normal0"/>
              <w:pBdr>
                <w:top w:val="nil"/>
                <w:left w:val="nil"/>
                <w:bottom w:val="nil"/>
                <w:right w:val="nil"/>
                <w:between w:val="nil"/>
              </w:pBdr>
              <w:spacing w:after="0"/>
              <w:rPr>
                <w:color w:val="000000"/>
                <w:sz w:val="15"/>
                <w:szCs w:val="15"/>
                <w:lang w:val="en-US"/>
              </w:rPr>
            </w:pPr>
          </w:p>
          <w:p w14:paraId="36A4CDC7" w14:textId="77777777" w:rsidR="005D0FED" w:rsidRPr="00292DEB" w:rsidRDefault="005D0FED" w:rsidP="00CD2271">
            <w:pPr>
              <w:pStyle w:val="Normal0"/>
              <w:pBdr>
                <w:top w:val="nil"/>
                <w:left w:val="nil"/>
                <w:bottom w:val="nil"/>
                <w:right w:val="nil"/>
                <w:between w:val="nil"/>
              </w:pBdr>
              <w:spacing w:after="0"/>
              <w:rPr>
                <w:color w:val="1D2228"/>
                <w:sz w:val="15"/>
                <w:szCs w:val="15"/>
                <w:lang w:val="en-GB"/>
              </w:rPr>
            </w:pPr>
            <w:r w:rsidRPr="00292DEB">
              <w:rPr>
                <w:color w:val="000000"/>
                <w:sz w:val="15"/>
                <w:szCs w:val="15"/>
                <w:highlight w:val="white"/>
                <w:lang w:val="en-GB"/>
              </w:rPr>
              <w:t xml:space="preserve">5. EOPYY covers the subsistence costs for destitute and uninsured persons with disabilities who reside in </w:t>
            </w:r>
            <w:r w:rsidRPr="00292DEB">
              <w:rPr>
                <w:color w:val="008000"/>
                <w:sz w:val="15"/>
                <w:szCs w:val="15"/>
                <w:highlight w:val="white"/>
                <w:lang w:val="en-GB"/>
              </w:rPr>
              <w:t>Supporting Living Homes</w:t>
            </w:r>
            <w:r w:rsidRPr="00292DEB">
              <w:rPr>
                <w:color w:val="1D2228"/>
                <w:sz w:val="15"/>
                <w:szCs w:val="15"/>
                <w:highlight w:val="white"/>
                <w:lang w:val="en-GB"/>
              </w:rPr>
              <w:t xml:space="preserve"> (</w:t>
            </w:r>
            <w:proofErr w:type="spellStart"/>
            <w:r w:rsidRPr="00292DEB">
              <w:rPr>
                <w:i/>
                <w:color w:val="008080"/>
                <w:sz w:val="15"/>
                <w:szCs w:val="15"/>
                <w:highlight w:val="white"/>
              </w:rPr>
              <w:t>Στέγες</w:t>
            </w:r>
            <w:proofErr w:type="spellEnd"/>
            <w:r w:rsidRPr="00292DEB">
              <w:rPr>
                <w:i/>
                <w:color w:val="008080"/>
                <w:sz w:val="15"/>
                <w:szCs w:val="15"/>
                <w:highlight w:val="white"/>
                <w:lang w:val="en-GB"/>
              </w:rPr>
              <w:t xml:space="preserve"> </w:t>
            </w:r>
            <w:r w:rsidRPr="00292DEB">
              <w:rPr>
                <w:i/>
                <w:color w:val="008080"/>
                <w:sz w:val="15"/>
                <w:szCs w:val="15"/>
                <w:highlight w:val="white"/>
              </w:rPr>
              <w:t>Υπ</w:t>
            </w:r>
            <w:proofErr w:type="spellStart"/>
            <w:r w:rsidRPr="00292DEB">
              <w:rPr>
                <w:i/>
                <w:color w:val="008080"/>
                <w:sz w:val="15"/>
                <w:szCs w:val="15"/>
                <w:highlight w:val="white"/>
              </w:rPr>
              <w:t>οστηριζόμενης</w:t>
            </w:r>
            <w:proofErr w:type="spellEnd"/>
            <w:r w:rsidRPr="00292DEB">
              <w:rPr>
                <w:i/>
                <w:color w:val="008080"/>
                <w:sz w:val="15"/>
                <w:szCs w:val="15"/>
                <w:highlight w:val="white"/>
                <w:lang w:val="en-GB"/>
              </w:rPr>
              <w:t xml:space="preserve"> </w:t>
            </w:r>
            <w:proofErr w:type="spellStart"/>
            <w:r w:rsidRPr="00292DEB">
              <w:rPr>
                <w:i/>
                <w:color w:val="008080"/>
                <w:sz w:val="15"/>
                <w:szCs w:val="15"/>
                <w:highlight w:val="white"/>
              </w:rPr>
              <w:t>Δι</w:t>
            </w:r>
            <w:proofErr w:type="spellEnd"/>
            <w:r w:rsidRPr="00292DEB">
              <w:rPr>
                <w:i/>
                <w:color w:val="008080"/>
                <w:sz w:val="15"/>
                <w:szCs w:val="15"/>
                <w:highlight w:val="white"/>
              </w:rPr>
              <w:t>αβίωσης</w:t>
            </w:r>
            <w:r w:rsidRPr="00292DEB">
              <w:rPr>
                <w:color w:val="1D2228"/>
                <w:sz w:val="15"/>
                <w:szCs w:val="15"/>
                <w:highlight w:val="white"/>
                <w:lang w:val="en-GB"/>
              </w:rPr>
              <w:t>).</w:t>
            </w:r>
          </w:p>
          <w:p w14:paraId="02185A7D" w14:textId="5FED27B9"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2F1FF37C"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5</w:t>
            </w:r>
          </w:p>
          <w:p w14:paraId="374E95DC" w14:textId="77777777" w:rsidR="005D0FED" w:rsidRPr="00292DEB" w:rsidRDefault="005D0FED" w:rsidP="00CD2271">
            <w:pPr>
              <w:spacing w:line="276" w:lineRule="auto"/>
              <w:rPr>
                <w:rFonts w:cs="Arial"/>
                <w:color w:val="0000FF"/>
                <w:lang w:val="en-US"/>
              </w:rPr>
            </w:pPr>
          </w:p>
        </w:tc>
        <w:tc>
          <w:tcPr>
            <w:tcW w:w="127" w:type="pct"/>
          </w:tcPr>
          <w:p w14:paraId="77CCB775" w14:textId="77777777" w:rsidR="005D0FED" w:rsidRPr="00292DEB" w:rsidRDefault="005D0FED" w:rsidP="00CD2271">
            <w:pPr>
              <w:spacing w:line="276" w:lineRule="auto"/>
              <w:rPr>
                <w:rFonts w:cs="Arial"/>
                <w:color w:val="0000FF"/>
                <w:lang w:val="fr-FR"/>
              </w:rPr>
            </w:pPr>
            <w:r w:rsidRPr="00292DEB">
              <w:rPr>
                <w:rFonts w:cs="Arial"/>
                <w:color w:val="0000FF"/>
                <w:lang w:val="fr-FR"/>
              </w:rPr>
              <w:t>17</w:t>
            </w:r>
          </w:p>
          <w:p w14:paraId="61D6E80A" w14:textId="77777777" w:rsidR="005D0FED" w:rsidRPr="00292DEB" w:rsidRDefault="005D0FED" w:rsidP="00CD2271">
            <w:pPr>
              <w:spacing w:line="276" w:lineRule="auto"/>
              <w:rPr>
                <w:rFonts w:cs="Arial"/>
                <w:color w:val="0000FF"/>
                <w:lang w:val="en-US"/>
              </w:rPr>
            </w:pPr>
          </w:p>
        </w:tc>
        <w:tc>
          <w:tcPr>
            <w:tcW w:w="402" w:type="pct"/>
          </w:tcPr>
          <w:p w14:paraId="03A6F46D"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24C302CB" w14:textId="77777777" w:rsidR="005D0FED" w:rsidRPr="00292DEB" w:rsidRDefault="005D0FED" w:rsidP="00CD2271">
            <w:pPr>
              <w:spacing w:line="276" w:lineRule="auto"/>
              <w:rPr>
                <w:rFonts w:cs="Arial"/>
                <w:color w:val="0000FF"/>
                <w:lang w:val="en-US"/>
              </w:rPr>
            </w:pPr>
          </w:p>
        </w:tc>
      </w:tr>
      <w:tr w:rsidR="005D0FED" w:rsidRPr="00292DEB" w14:paraId="24DC557D" w14:textId="77777777" w:rsidTr="005D0FED">
        <w:tc>
          <w:tcPr>
            <w:tcW w:w="193" w:type="pct"/>
          </w:tcPr>
          <w:p w14:paraId="023D6ECF" w14:textId="77777777" w:rsidR="005D0FED" w:rsidRPr="00292DEB" w:rsidRDefault="005D0FED" w:rsidP="00CD2271">
            <w:pPr>
              <w:spacing w:line="276" w:lineRule="auto"/>
              <w:jc w:val="left"/>
              <w:rPr>
                <w:rFonts w:cs="Arial"/>
                <w:lang w:val="en-GB"/>
              </w:rPr>
            </w:pPr>
            <w:r w:rsidRPr="00292DEB">
              <w:rPr>
                <w:rFonts w:cs="Arial"/>
                <w:lang w:val="en-GB"/>
              </w:rPr>
              <w:t>EL</w:t>
            </w:r>
          </w:p>
          <w:p w14:paraId="09D0AA7C" w14:textId="77777777" w:rsidR="005D0FED" w:rsidRPr="00292DEB" w:rsidRDefault="005D0FED" w:rsidP="00CD2271">
            <w:pPr>
              <w:spacing w:line="276" w:lineRule="auto"/>
              <w:jc w:val="left"/>
              <w:rPr>
                <w:rFonts w:cs="Arial"/>
                <w:lang w:val="en-GB"/>
              </w:rPr>
            </w:pPr>
            <w:r w:rsidRPr="00292DEB">
              <w:rPr>
                <w:rFonts w:cs="Arial"/>
                <w:lang w:val="en-GB"/>
              </w:rPr>
              <w:t>EL</w:t>
            </w:r>
          </w:p>
          <w:p w14:paraId="71D24503" w14:textId="2528FBC4"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09CF4F35" w14:textId="77777777" w:rsidR="005D0FED" w:rsidRPr="00292DEB" w:rsidRDefault="005D0FED" w:rsidP="00CD2271">
            <w:pPr>
              <w:pStyle w:val="Normal0"/>
              <w:spacing w:before="0" w:after="0" w:line="276" w:lineRule="auto"/>
              <w:rPr>
                <w:color w:val="000000"/>
                <w:sz w:val="15"/>
                <w:szCs w:val="15"/>
                <w:lang w:val="de-DE"/>
              </w:rPr>
            </w:pPr>
            <w:r w:rsidRPr="00292DEB">
              <w:rPr>
                <w:sz w:val="15"/>
                <w:szCs w:val="15"/>
                <w:lang w:val="de-DE"/>
              </w:rPr>
              <w:t xml:space="preserve">Die </w:t>
            </w:r>
            <w:r w:rsidRPr="00292DEB">
              <w:rPr>
                <w:color w:val="008000"/>
                <w:sz w:val="15"/>
                <w:szCs w:val="15"/>
                <w:lang w:val="de-DE"/>
              </w:rPr>
              <w:t>Arbeitsverwaltung</w:t>
            </w:r>
            <w:r w:rsidRPr="00292DEB">
              <w:rPr>
                <w:sz w:val="15"/>
                <w:szCs w:val="15"/>
                <w:lang w:val="de-DE"/>
              </w:rPr>
              <w:t xml:space="preserve"> (</w:t>
            </w:r>
            <w:r w:rsidRPr="00292DEB">
              <w:rPr>
                <w:color w:val="008000"/>
                <w:sz w:val="15"/>
                <w:szCs w:val="15"/>
                <w:lang w:val="de-DE"/>
              </w:rPr>
              <w:t>DYPA</w:t>
            </w:r>
            <w:r w:rsidRPr="00292DEB">
              <w:rPr>
                <w:sz w:val="15"/>
                <w:szCs w:val="15"/>
                <w:lang w:val="de-DE"/>
              </w:rPr>
              <w:t>) implementiert ein Beschäftigungsförderprogramm für</w:t>
            </w:r>
            <w:r w:rsidRPr="00292DEB">
              <w:rPr>
                <w:color w:val="000000"/>
                <w:sz w:val="15"/>
                <w:szCs w:val="15"/>
                <w:lang w:val="de-DE"/>
              </w:rPr>
              <w:t xml:space="preserve"> </w:t>
            </w:r>
            <w:r w:rsidRPr="00292DEB">
              <w:rPr>
                <w:color w:val="C00000"/>
                <w:sz w:val="15"/>
                <w:szCs w:val="15"/>
                <w:lang w:val="de-DE"/>
              </w:rPr>
              <w:t>3.000</w:t>
            </w:r>
            <w:r w:rsidRPr="00292DEB">
              <w:rPr>
                <w:color w:val="000000"/>
                <w:sz w:val="15"/>
                <w:szCs w:val="15"/>
                <w:lang w:val="de-DE"/>
              </w:rPr>
              <w:t xml:space="preserve"> arbeitslose Personen aus gefährdeten sozialen Gruppen (einschließlich Arbeitslose mit Behinderung) und </w:t>
            </w:r>
            <w:r w:rsidRPr="00292DEB">
              <w:rPr>
                <w:color w:val="C00000"/>
                <w:sz w:val="15"/>
                <w:szCs w:val="15"/>
                <w:lang w:val="de-DE"/>
              </w:rPr>
              <w:t xml:space="preserve">7.000 </w:t>
            </w:r>
            <w:r w:rsidRPr="00292DEB">
              <w:rPr>
                <w:color w:val="000000"/>
                <w:sz w:val="15"/>
                <w:szCs w:val="15"/>
                <w:lang w:val="de-DE"/>
              </w:rPr>
              <w:t>Arbeitslosen, die mit Hürden beim (Wieder-)Einstieg in den Arbeitsmarkt konfrontiert sind.</w:t>
            </w:r>
          </w:p>
          <w:p w14:paraId="711E54A8" w14:textId="77777777" w:rsidR="005D0FED" w:rsidRPr="00292DEB" w:rsidRDefault="005D0FED" w:rsidP="00CD2271">
            <w:pPr>
              <w:pStyle w:val="Normal0"/>
              <w:spacing w:before="0" w:after="0" w:line="276" w:lineRule="auto"/>
              <w:rPr>
                <w:color w:val="000000"/>
                <w:sz w:val="15"/>
                <w:szCs w:val="15"/>
                <w:lang w:val="de-DE"/>
              </w:rPr>
            </w:pPr>
          </w:p>
          <w:p w14:paraId="33A297E9" w14:textId="77777777" w:rsidR="005D0FED" w:rsidRPr="00292DEB" w:rsidRDefault="005D0FED" w:rsidP="00CD2271">
            <w:pPr>
              <w:spacing w:line="276" w:lineRule="auto"/>
              <w:rPr>
                <w:rFonts w:cs="Arial"/>
              </w:rPr>
            </w:pPr>
            <w:r w:rsidRPr="00292DEB">
              <w:rPr>
                <w:rFonts w:cs="Arial"/>
              </w:rPr>
              <w:t xml:space="preserve">Die Teilnahme an einer beruflichen Fortbildung oder persönlichen Rehabilitation ist nicht zwingend </w:t>
            </w:r>
            <w:r w:rsidRPr="00292DEB">
              <w:rPr>
                <w:rFonts w:cs="Arial"/>
              </w:rPr>
              <w:lastRenderedPageBreak/>
              <w:t>erforderlich, um eine Invalidenrente zu erhalten.</w:t>
            </w:r>
          </w:p>
          <w:p w14:paraId="0A9DD465" w14:textId="7194C1BE" w:rsidR="005D0FED" w:rsidRPr="00292DEB" w:rsidRDefault="005D0FED" w:rsidP="00CD2271">
            <w:pPr>
              <w:spacing w:line="276" w:lineRule="auto"/>
              <w:rPr>
                <w:rFonts w:cs="Arial"/>
              </w:rPr>
            </w:pPr>
          </w:p>
        </w:tc>
        <w:tc>
          <w:tcPr>
            <w:tcW w:w="1370" w:type="pct"/>
          </w:tcPr>
          <w:p w14:paraId="4C3A11CF" w14:textId="77777777" w:rsidR="005D0FED" w:rsidRPr="00292DEB" w:rsidRDefault="005D0FED" w:rsidP="00CD2271">
            <w:pPr>
              <w:spacing w:line="276" w:lineRule="auto"/>
              <w:rPr>
                <w:rFonts w:cs="Arial"/>
                <w:lang w:val="fr-BE"/>
              </w:rPr>
            </w:pPr>
            <w:r w:rsidRPr="00292DEB">
              <w:rPr>
                <w:rFonts w:cs="Arial"/>
                <w:color w:val="008000"/>
                <w:lang w:val="fr-BE"/>
              </w:rPr>
              <w:lastRenderedPageBreak/>
              <w:t xml:space="preserve">L’Office pour l’emploi de la main-d’œuvre </w:t>
            </w:r>
            <w:r w:rsidRPr="00292DEB">
              <w:rPr>
                <w:rFonts w:cs="Arial"/>
                <w:lang w:val="fr-BE"/>
              </w:rPr>
              <w:t>(</w:t>
            </w:r>
            <w:r w:rsidRPr="00292DEB">
              <w:rPr>
                <w:rFonts w:cs="Arial"/>
                <w:color w:val="008000"/>
                <w:lang w:val="fr-BE"/>
              </w:rPr>
              <w:t>DYPA</w:t>
            </w:r>
            <w:r w:rsidRPr="00292DEB">
              <w:rPr>
                <w:rFonts w:cs="Arial"/>
                <w:lang w:val="fr-BE"/>
              </w:rPr>
              <w:t xml:space="preserve">) met en œuvre un programme de subvention pour le recrutement de </w:t>
            </w:r>
            <w:r w:rsidRPr="00292DEB">
              <w:rPr>
                <w:rFonts w:cs="Arial"/>
                <w:color w:val="C00000"/>
                <w:lang w:val="fr-BE"/>
              </w:rPr>
              <w:t>3.000</w:t>
            </w:r>
            <w:r w:rsidRPr="00292DEB">
              <w:rPr>
                <w:rFonts w:cs="Arial"/>
                <w:lang w:val="fr-BE"/>
              </w:rPr>
              <w:t xml:space="preserve"> chômeurs issus des groupes sociaux vulnérables (y compris les chômeurs atteints de handicap) et </w:t>
            </w:r>
            <w:r w:rsidRPr="00292DEB">
              <w:rPr>
                <w:rFonts w:cs="Arial"/>
                <w:color w:val="C00000"/>
                <w:lang w:val="fr-BE"/>
              </w:rPr>
              <w:t xml:space="preserve">7.000 </w:t>
            </w:r>
            <w:r w:rsidRPr="00292DEB">
              <w:rPr>
                <w:rFonts w:cs="Arial"/>
                <w:lang w:val="fr-BE"/>
              </w:rPr>
              <w:t>chômeurs rencontrant des obstacles à l’intégration ou à la réintégration sur le marché de l'emploi, y compris des personnes handicapées.</w:t>
            </w:r>
          </w:p>
          <w:p w14:paraId="6ACA1720" w14:textId="77777777" w:rsidR="005D0FED" w:rsidRPr="00292DEB" w:rsidRDefault="005D0FED" w:rsidP="00CD2271">
            <w:pPr>
              <w:spacing w:line="276" w:lineRule="auto"/>
              <w:rPr>
                <w:rFonts w:cs="Arial"/>
                <w:lang w:val="fr-BE"/>
              </w:rPr>
            </w:pPr>
          </w:p>
          <w:p w14:paraId="65E61A2A" w14:textId="77777777" w:rsidR="005D0FED" w:rsidRPr="00292DEB" w:rsidRDefault="005D0FED" w:rsidP="00CD2271">
            <w:pPr>
              <w:spacing w:line="276" w:lineRule="auto"/>
              <w:rPr>
                <w:rFonts w:cs="Arial"/>
                <w:lang w:val="fr-BE"/>
              </w:rPr>
            </w:pPr>
            <w:r w:rsidRPr="00292DEB">
              <w:rPr>
                <w:rFonts w:cs="Arial"/>
                <w:lang w:val="fr-BE"/>
              </w:rPr>
              <w:t xml:space="preserve">Il n’est pas obligatoire de participer à des activités de formation professionnelle ou de réadaptation individualisée pour percevoir une pension d’invalidité. </w:t>
            </w:r>
          </w:p>
          <w:p w14:paraId="469125FF" w14:textId="7FAA8841" w:rsidR="005D0FED" w:rsidRPr="00292DEB" w:rsidRDefault="005D0FED" w:rsidP="00CD2271">
            <w:pPr>
              <w:spacing w:line="276" w:lineRule="auto"/>
              <w:rPr>
                <w:rFonts w:cs="Arial"/>
                <w:lang w:val="fr-BE"/>
              </w:rPr>
            </w:pPr>
          </w:p>
        </w:tc>
        <w:tc>
          <w:tcPr>
            <w:tcW w:w="1370" w:type="pct"/>
          </w:tcPr>
          <w:p w14:paraId="5511D870"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lastRenderedPageBreak/>
              <w:t>E-V-18-EL</w:t>
            </w:r>
          </w:p>
          <w:p w14:paraId="28A91489" w14:textId="77777777" w:rsidR="005D0FED" w:rsidRPr="00292DEB" w:rsidRDefault="005D0FED" w:rsidP="00CD2271">
            <w:pPr>
              <w:rPr>
                <w:rFonts w:cs="Arial"/>
                <w:color w:val="000000" w:themeColor="text1"/>
                <w:lang w:val="en-GB"/>
              </w:rPr>
            </w:pPr>
            <w:r w:rsidRPr="00292DEB">
              <w:rPr>
                <w:rFonts w:cs="Arial"/>
                <w:color w:val="000000" w:themeColor="text1"/>
                <w:lang w:val="en-GB"/>
              </w:rPr>
              <w:t xml:space="preserve">The </w:t>
            </w:r>
            <w:r w:rsidRPr="00292DEB">
              <w:rPr>
                <w:rFonts w:cs="Arial"/>
                <w:color w:val="008000"/>
                <w:lang w:val="en-GB"/>
              </w:rPr>
              <w:t xml:space="preserve">public employment service (DYPA) </w:t>
            </w:r>
            <w:r w:rsidRPr="00292DEB">
              <w:rPr>
                <w:rFonts w:cs="Arial"/>
                <w:color w:val="000000" w:themeColor="text1"/>
                <w:lang w:val="en-GB"/>
              </w:rPr>
              <w:t xml:space="preserve">implements a business subsidy programme for the employment of </w:t>
            </w:r>
            <w:r w:rsidRPr="00292DEB">
              <w:rPr>
                <w:rFonts w:cs="Arial"/>
                <w:color w:val="C00000"/>
                <w:lang w:val="en-GB"/>
              </w:rPr>
              <w:t xml:space="preserve">3,000 </w:t>
            </w:r>
            <w:r w:rsidRPr="00292DEB">
              <w:rPr>
                <w:rFonts w:cs="Arial"/>
                <w:color w:val="000000" w:themeColor="text1"/>
                <w:lang w:val="en-GB"/>
              </w:rPr>
              <w:t xml:space="preserve">unemployed people from vulnerable social groups (including unemployed people with disabilities) and </w:t>
            </w:r>
            <w:r w:rsidRPr="00292DEB">
              <w:rPr>
                <w:rFonts w:cs="Arial"/>
                <w:color w:val="C00000"/>
                <w:lang w:val="en-GB"/>
              </w:rPr>
              <w:t xml:space="preserve">7,000 </w:t>
            </w:r>
            <w:r w:rsidRPr="00292DEB">
              <w:rPr>
                <w:rFonts w:cs="Arial"/>
                <w:color w:val="000000" w:themeColor="text1"/>
                <w:lang w:val="en-GB"/>
              </w:rPr>
              <w:t>unemployed people facing labour market (re-)integration barriers.</w:t>
            </w:r>
          </w:p>
          <w:p w14:paraId="7985890F" w14:textId="77777777" w:rsidR="005D0FED" w:rsidRPr="00292DEB" w:rsidRDefault="005D0FED" w:rsidP="00CD2271">
            <w:pPr>
              <w:pStyle w:val="Normal0"/>
              <w:pBdr>
                <w:top w:val="nil"/>
                <w:left w:val="nil"/>
                <w:bottom w:val="nil"/>
                <w:right w:val="nil"/>
                <w:between w:val="nil"/>
              </w:pBdr>
              <w:spacing w:before="0" w:after="0"/>
              <w:rPr>
                <w:color w:val="000000" w:themeColor="text1"/>
                <w:sz w:val="15"/>
                <w:szCs w:val="15"/>
                <w:lang w:val="en-GB"/>
              </w:rPr>
            </w:pPr>
          </w:p>
          <w:p w14:paraId="7D07D441" w14:textId="12E7F49F"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Participation in vocational training or personal rehabilitation activities is not mandatory </w:t>
            </w:r>
            <w:proofErr w:type="gramStart"/>
            <w:r w:rsidRPr="00292DEB">
              <w:rPr>
                <w:color w:val="000000"/>
                <w:sz w:val="15"/>
                <w:szCs w:val="15"/>
                <w:lang w:val="en-GB"/>
              </w:rPr>
              <w:t>in order to</w:t>
            </w:r>
            <w:proofErr w:type="gramEnd"/>
            <w:r w:rsidRPr="00292DEB">
              <w:rPr>
                <w:color w:val="000000"/>
                <w:sz w:val="15"/>
                <w:szCs w:val="15"/>
                <w:lang w:val="en-GB"/>
              </w:rPr>
              <w:t xml:space="preserve"> receive invalidity pension.</w:t>
            </w:r>
          </w:p>
        </w:tc>
        <w:tc>
          <w:tcPr>
            <w:tcW w:w="167" w:type="pct"/>
          </w:tcPr>
          <w:p w14:paraId="36FBA2E2"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60AD177F" w14:textId="77777777" w:rsidR="005D0FED" w:rsidRPr="00292DEB" w:rsidRDefault="005D0FED" w:rsidP="00CD2271">
            <w:pPr>
              <w:spacing w:line="276" w:lineRule="auto"/>
              <w:rPr>
                <w:rFonts w:cs="Arial"/>
                <w:color w:val="0000FF"/>
                <w:lang w:val="en-US"/>
              </w:rPr>
            </w:pPr>
          </w:p>
        </w:tc>
        <w:tc>
          <w:tcPr>
            <w:tcW w:w="127" w:type="pct"/>
          </w:tcPr>
          <w:p w14:paraId="6EA49529" w14:textId="77777777" w:rsidR="005D0FED" w:rsidRPr="00292DEB" w:rsidRDefault="005D0FED" w:rsidP="00CD2271">
            <w:pPr>
              <w:spacing w:line="276" w:lineRule="auto"/>
              <w:rPr>
                <w:rFonts w:cs="Arial"/>
                <w:color w:val="0000FF"/>
                <w:lang w:val="fr-FR"/>
              </w:rPr>
            </w:pPr>
            <w:r w:rsidRPr="00292DEB">
              <w:rPr>
                <w:rFonts w:cs="Arial"/>
                <w:color w:val="0000FF"/>
                <w:lang w:val="fr-FR"/>
              </w:rPr>
              <w:t>18</w:t>
            </w:r>
          </w:p>
          <w:p w14:paraId="1158F795" w14:textId="77777777" w:rsidR="005D0FED" w:rsidRPr="00292DEB" w:rsidRDefault="005D0FED" w:rsidP="00CD2271">
            <w:pPr>
              <w:spacing w:line="276" w:lineRule="auto"/>
              <w:rPr>
                <w:rFonts w:cs="Arial"/>
                <w:color w:val="0000FF"/>
                <w:lang w:val="en-US"/>
              </w:rPr>
            </w:pPr>
          </w:p>
        </w:tc>
        <w:tc>
          <w:tcPr>
            <w:tcW w:w="402" w:type="pct"/>
          </w:tcPr>
          <w:p w14:paraId="3AFB36AA"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42612BDB" w14:textId="77777777" w:rsidR="005D0FED" w:rsidRPr="00292DEB" w:rsidRDefault="005D0FED" w:rsidP="00CD2271">
            <w:pPr>
              <w:spacing w:line="276" w:lineRule="auto"/>
              <w:rPr>
                <w:rFonts w:cs="Arial"/>
                <w:color w:val="0000FF"/>
                <w:lang w:val="en-US"/>
              </w:rPr>
            </w:pPr>
          </w:p>
        </w:tc>
      </w:tr>
      <w:tr w:rsidR="005D0FED" w:rsidRPr="00292DEB" w14:paraId="6A3649A1" w14:textId="77777777" w:rsidTr="005D0FED">
        <w:tc>
          <w:tcPr>
            <w:tcW w:w="193" w:type="pct"/>
          </w:tcPr>
          <w:p w14:paraId="1AFA25AA" w14:textId="77777777" w:rsidR="005D0FED" w:rsidRPr="00292DEB" w:rsidRDefault="005D0FED" w:rsidP="00CD2271">
            <w:pPr>
              <w:spacing w:line="276" w:lineRule="auto"/>
              <w:jc w:val="left"/>
              <w:rPr>
                <w:rFonts w:cs="Arial"/>
                <w:lang w:val="es-ES"/>
              </w:rPr>
            </w:pPr>
            <w:r w:rsidRPr="00292DEB">
              <w:rPr>
                <w:rFonts w:cs="Arial"/>
                <w:lang w:val="es-ES"/>
              </w:rPr>
              <w:t>EL</w:t>
            </w:r>
          </w:p>
          <w:p w14:paraId="0983A7FA" w14:textId="77777777" w:rsidR="005D0FED" w:rsidRPr="00292DEB" w:rsidRDefault="005D0FED" w:rsidP="00CD2271">
            <w:pPr>
              <w:spacing w:line="276" w:lineRule="auto"/>
              <w:jc w:val="left"/>
              <w:rPr>
                <w:rFonts w:cs="Arial"/>
                <w:lang w:val="es-ES"/>
              </w:rPr>
            </w:pPr>
            <w:r w:rsidRPr="00292DEB">
              <w:rPr>
                <w:rFonts w:cs="Arial"/>
                <w:lang w:val="es-ES"/>
              </w:rPr>
              <w:t>EL</w:t>
            </w:r>
          </w:p>
          <w:p w14:paraId="1ACFE4A9" w14:textId="77777777" w:rsidR="005D0FED" w:rsidRPr="00292DEB" w:rsidRDefault="005D0FED" w:rsidP="00CD2271">
            <w:pPr>
              <w:spacing w:line="276" w:lineRule="auto"/>
              <w:jc w:val="left"/>
              <w:rPr>
                <w:rFonts w:cs="Arial"/>
                <w:lang w:val="es-ES"/>
              </w:rPr>
            </w:pPr>
            <w:r w:rsidRPr="00292DEB">
              <w:rPr>
                <w:rFonts w:cs="Arial"/>
                <w:lang w:val="es-ES"/>
              </w:rPr>
              <w:t>EL</w:t>
            </w:r>
          </w:p>
          <w:p w14:paraId="3483DBC5" w14:textId="77777777" w:rsidR="005D0FED" w:rsidRPr="00292DEB" w:rsidRDefault="005D0FED" w:rsidP="00CD2271">
            <w:pPr>
              <w:spacing w:line="276" w:lineRule="auto"/>
              <w:jc w:val="left"/>
              <w:rPr>
                <w:rFonts w:cs="Arial"/>
                <w:lang w:val="es-ES"/>
              </w:rPr>
            </w:pPr>
            <w:r w:rsidRPr="00292DEB">
              <w:rPr>
                <w:rFonts w:cs="Arial"/>
                <w:lang w:val="es-ES"/>
              </w:rPr>
              <w:t>EL</w:t>
            </w:r>
          </w:p>
          <w:p w14:paraId="3ED89895" w14:textId="4192ED22"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11E9658D" w14:textId="77777777" w:rsidR="005D0FED" w:rsidRPr="00292DEB" w:rsidRDefault="005D0FED" w:rsidP="00CD2271">
            <w:pPr>
              <w:numPr>
                <w:ilvl w:val="0"/>
                <w:numId w:val="23"/>
              </w:numPr>
              <w:spacing w:line="276" w:lineRule="auto"/>
              <w:rPr>
                <w:rFonts w:cs="Arial"/>
              </w:rPr>
            </w:pPr>
            <w:r w:rsidRPr="00292DEB">
              <w:rPr>
                <w:rFonts w:cs="Arial"/>
              </w:rPr>
              <w:t>Zuschüsse</w:t>
            </w:r>
            <w:r w:rsidRPr="00292DEB">
              <w:rPr>
                <w:rFonts w:eastAsia="Arial Narrow" w:cs="Arial"/>
                <w:spacing w:val="-1"/>
                <w:lang w:eastAsia="en-GB" w:bidi="en-GB"/>
              </w:rPr>
              <w:t xml:space="preserve"> </w:t>
            </w:r>
            <w:r w:rsidRPr="00292DEB">
              <w:rPr>
                <w:rFonts w:cs="Arial"/>
              </w:rPr>
              <w:t xml:space="preserve">zur Förderung der Beschäftigung von </w:t>
            </w:r>
            <w:r w:rsidRPr="00292DEB">
              <w:rPr>
                <w:rFonts w:cs="Arial"/>
                <w:color w:val="C00000"/>
              </w:rPr>
              <w:t>3.000</w:t>
            </w:r>
            <w:r w:rsidRPr="00292DEB">
              <w:rPr>
                <w:rFonts w:cs="Arial"/>
              </w:rPr>
              <w:t xml:space="preserve"> Arbeitslosen aus gefährdeten sozialen Gruppen (einschließlich Menschen mit Behinderungen) in Voll- und Teilzeitstellen.</w:t>
            </w:r>
          </w:p>
          <w:p w14:paraId="41E97F41" w14:textId="77777777" w:rsidR="005D0FED" w:rsidRPr="00292DEB" w:rsidRDefault="005D0FED" w:rsidP="00CD2271">
            <w:pPr>
              <w:numPr>
                <w:ilvl w:val="0"/>
                <w:numId w:val="23"/>
              </w:numPr>
              <w:spacing w:line="276" w:lineRule="auto"/>
              <w:rPr>
                <w:rFonts w:cs="Arial"/>
              </w:rPr>
            </w:pPr>
            <w:r w:rsidRPr="00292DEB">
              <w:rPr>
                <w:rFonts w:cs="Arial"/>
              </w:rPr>
              <w:t xml:space="preserve">Bevorzugte Beschäftigung im öffentlichen Sektor (Gesetz </w:t>
            </w:r>
            <w:r w:rsidRPr="00292DEB">
              <w:rPr>
                <w:rFonts w:cs="Arial"/>
                <w:color w:val="C00000"/>
              </w:rPr>
              <w:t>2643/1998</w:t>
            </w:r>
            <w:r w:rsidRPr="00292DEB">
              <w:rPr>
                <w:rFonts w:cs="Arial"/>
              </w:rPr>
              <w:t>).</w:t>
            </w:r>
          </w:p>
          <w:p w14:paraId="1EAE066C" w14:textId="47869AB1" w:rsidR="005D0FED" w:rsidRPr="00292DEB" w:rsidRDefault="005D0FED" w:rsidP="00CD2271">
            <w:pPr>
              <w:spacing w:line="276" w:lineRule="auto"/>
              <w:rPr>
                <w:rFonts w:cs="Arial"/>
              </w:rPr>
            </w:pPr>
          </w:p>
        </w:tc>
        <w:tc>
          <w:tcPr>
            <w:tcW w:w="1370" w:type="pct"/>
          </w:tcPr>
          <w:p w14:paraId="31C91AD2" w14:textId="77777777" w:rsidR="005D0FED" w:rsidRPr="00292DEB" w:rsidRDefault="005D0FED" w:rsidP="00CD2271">
            <w:pPr>
              <w:pStyle w:val="ListParagraph"/>
              <w:numPr>
                <w:ilvl w:val="0"/>
                <w:numId w:val="79"/>
              </w:numPr>
              <w:suppressAutoHyphens/>
              <w:spacing w:after="0"/>
              <w:jc w:val="both"/>
              <w:rPr>
                <w:rFonts w:ascii="Arial" w:hAnsi="Arial" w:cs="Arial"/>
                <w:sz w:val="15"/>
                <w:szCs w:val="15"/>
                <w:lang w:val="fr-BE"/>
              </w:rPr>
            </w:pPr>
            <w:r w:rsidRPr="00292DEB">
              <w:rPr>
                <w:rFonts w:ascii="Arial" w:hAnsi="Arial" w:cs="Arial"/>
                <w:sz w:val="15"/>
                <w:szCs w:val="15"/>
                <w:lang w:val="fr-BE"/>
              </w:rPr>
              <w:t xml:space="preserve">Des subventions destinées à favoriser l’emploi à temps plein et à temps partiel de </w:t>
            </w:r>
            <w:r w:rsidRPr="00292DEB">
              <w:rPr>
                <w:rFonts w:ascii="Arial" w:hAnsi="Arial" w:cs="Arial"/>
                <w:color w:val="C00000"/>
                <w:sz w:val="15"/>
                <w:szCs w:val="15"/>
                <w:lang w:val="fr-BE"/>
              </w:rPr>
              <w:t>3.000</w:t>
            </w:r>
            <w:r w:rsidRPr="00292DEB">
              <w:rPr>
                <w:rFonts w:ascii="Arial" w:hAnsi="Arial" w:cs="Arial"/>
                <w:sz w:val="15"/>
                <w:szCs w:val="15"/>
                <w:lang w:val="fr-BE"/>
              </w:rPr>
              <w:t> chômeurs appartenant à des groupes sociaux vulnérables (y compris des personnes handicapées).</w:t>
            </w:r>
          </w:p>
          <w:p w14:paraId="58242CF0" w14:textId="0B16BEA9" w:rsidR="005D0FED" w:rsidRPr="00292DEB" w:rsidRDefault="005D0FED" w:rsidP="00CD2271">
            <w:pPr>
              <w:spacing w:line="276" w:lineRule="auto"/>
              <w:rPr>
                <w:rFonts w:cs="Arial"/>
                <w:lang w:val="fr-BE"/>
              </w:rPr>
            </w:pPr>
            <w:r w:rsidRPr="00292DEB">
              <w:rPr>
                <w:rFonts w:cs="Arial"/>
                <w:lang w:val="fr-BE"/>
              </w:rPr>
              <w:t>Un emploi préférentiel dans le secteur public (loi n° </w:t>
            </w:r>
            <w:r w:rsidRPr="00292DEB">
              <w:rPr>
                <w:rFonts w:cs="Arial"/>
                <w:color w:val="C00000"/>
                <w:lang w:val="fr-BE"/>
              </w:rPr>
              <w:t>2643/1998</w:t>
            </w:r>
            <w:r w:rsidRPr="00292DEB">
              <w:rPr>
                <w:rFonts w:cs="Arial"/>
                <w:lang w:val="fr-BE"/>
              </w:rPr>
              <w:t>).</w:t>
            </w:r>
          </w:p>
        </w:tc>
        <w:tc>
          <w:tcPr>
            <w:tcW w:w="1370" w:type="pct"/>
          </w:tcPr>
          <w:p w14:paraId="67A02817"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b/>
                <w:color w:val="FF0000"/>
                <w:sz w:val="15"/>
                <w:szCs w:val="15"/>
              </w:rPr>
              <w:t>E-V-19-EL</w:t>
            </w:r>
          </w:p>
          <w:p w14:paraId="062EDA44" w14:textId="77777777" w:rsidR="005D0FED" w:rsidRPr="00292DEB" w:rsidRDefault="005D0FED" w:rsidP="00CD2271">
            <w:pPr>
              <w:pStyle w:val="Normal0"/>
              <w:numPr>
                <w:ilvl w:val="0"/>
                <w:numId w:val="126"/>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Subsidies to encourage the employment in full- and part-time jobs of </w:t>
            </w:r>
            <w:r w:rsidRPr="00292DEB">
              <w:rPr>
                <w:color w:val="C00000"/>
                <w:sz w:val="15"/>
                <w:szCs w:val="15"/>
                <w:lang w:val="en-GB"/>
              </w:rPr>
              <w:t>3,000</w:t>
            </w:r>
            <w:r w:rsidRPr="00292DEB">
              <w:rPr>
                <w:color w:val="000000"/>
                <w:sz w:val="15"/>
                <w:szCs w:val="15"/>
                <w:lang w:val="en-GB"/>
              </w:rPr>
              <w:t xml:space="preserve"> unemployed persons of vulnerable social groups (including people with disabilities).</w:t>
            </w:r>
          </w:p>
          <w:p w14:paraId="4E78295C" w14:textId="77777777" w:rsidR="005D0FED" w:rsidRPr="00292DEB" w:rsidRDefault="005D0FED" w:rsidP="00CD2271">
            <w:pPr>
              <w:pStyle w:val="Normal0"/>
              <w:numPr>
                <w:ilvl w:val="0"/>
                <w:numId w:val="126"/>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Preferential employment in public sector (Law </w:t>
            </w:r>
            <w:r w:rsidRPr="00292DEB">
              <w:rPr>
                <w:color w:val="C00000"/>
                <w:sz w:val="15"/>
                <w:szCs w:val="15"/>
                <w:lang w:val="en-GB"/>
              </w:rPr>
              <w:t>2643/1998</w:t>
            </w:r>
            <w:r w:rsidRPr="00292DEB">
              <w:rPr>
                <w:color w:val="000000"/>
                <w:sz w:val="15"/>
                <w:szCs w:val="15"/>
                <w:lang w:val="en-GB"/>
              </w:rPr>
              <w:t>).</w:t>
            </w:r>
          </w:p>
          <w:p w14:paraId="210558B7"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26CD978"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3F11BBFC" w14:textId="77777777" w:rsidR="005D0FED" w:rsidRPr="00292DEB" w:rsidRDefault="005D0FED" w:rsidP="00CD2271">
            <w:pPr>
              <w:spacing w:line="276" w:lineRule="auto"/>
              <w:rPr>
                <w:rFonts w:cs="Arial"/>
                <w:color w:val="0000FF"/>
                <w:lang w:val="en-US"/>
              </w:rPr>
            </w:pPr>
          </w:p>
        </w:tc>
        <w:tc>
          <w:tcPr>
            <w:tcW w:w="127" w:type="pct"/>
          </w:tcPr>
          <w:p w14:paraId="34DFB5E6" w14:textId="77777777" w:rsidR="005D0FED" w:rsidRPr="00292DEB" w:rsidRDefault="005D0FED" w:rsidP="00CD2271">
            <w:pPr>
              <w:spacing w:line="276" w:lineRule="auto"/>
              <w:rPr>
                <w:rFonts w:cs="Arial"/>
                <w:color w:val="0000FF"/>
                <w:lang w:val="fr-FR"/>
              </w:rPr>
            </w:pPr>
            <w:r w:rsidRPr="00292DEB">
              <w:rPr>
                <w:rFonts w:cs="Arial"/>
                <w:color w:val="0000FF"/>
                <w:lang w:val="fr-FR"/>
              </w:rPr>
              <w:t>19</w:t>
            </w:r>
          </w:p>
          <w:p w14:paraId="1DC5264C" w14:textId="77777777" w:rsidR="005D0FED" w:rsidRPr="00292DEB" w:rsidRDefault="005D0FED" w:rsidP="00CD2271">
            <w:pPr>
              <w:spacing w:line="276" w:lineRule="auto"/>
              <w:rPr>
                <w:rFonts w:cs="Arial"/>
                <w:color w:val="0000FF"/>
                <w:lang w:val="en-US"/>
              </w:rPr>
            </w:pPr>
          </w:p>
        </w:tc>
        <w:tc>
          <w:tcPr>
            <w:tcW w:w="402" w:type="pct"/>
          </w:tcPr>
          <w:p w14:paraId="05520237" w14:textId="77777777" w:rsidR="005D0FED" w:rsidRPr="00292DEB" w:rsidRDefault="005D0FED" w:rsidP="00CD2271">
            <w:pPr>
              <w:spacing w:line="276" w:lineRule="auto"/>
              <w:rPr>
                <w:rFonts w:cs="Arial"/>
                <w:color w:val="0000FF"/>
              </w:rPr>
            </w:pPr>
            <w:r w:rsidRPr="00292DEB">
              <w:rPr>
                <w:rFonts w:cs="Arial"/>
                <w:color w:val="0000FF"/>
              </w:rPr>
              <w:t>GREECE</w:t>
            </w:r>
          </w:p>
          <w:p w14:paraId="518B5B31" w14:textId="77777777" w:rsidR="005D0FED" w:rsidRPr="00292DEB" w:rsidRDefault="005D0FED" w:rsidP="00CD2271">
            <w:pPr>
              <w:spacing w:line="276" w:lineRule="auto"/>
              <w:rPr>
                <w:rFonts w:cs="Arial"/>
                <w:color w:val="0000FF"/>
                <w:lang w:val="en-US"/>
              </w:rPr>
            </w:pPr>
          </w:p>
        </w:tc>
      </w:tr>
      <w:tr w:rsidR="005D0FED" w:rsidRPr="00292DEB" w14:paraId="742F0EB0" w14:textId="77777777" w:rsidTr="005D0FED">
        <w:tc>
          <w:tcPr>
            <w:tcW w:w="193" w:type="pct"/>
          </w:tcPr>
          <w:p w14:paraId="4349E986" w14:textId="77777777" w:rsidR="005D0FED" w:rsidRPr="00292DEB" w:rsidRDefault="005D0FED" w:rsidP="00CD2271">
            <w:pPr>
              <w:spacing w:line="276" w:lineRule="auto"/>
              <w:jc w:val="left"/>
              <w:rPr>
                <w:rFonts w:cs="Arial"/>
                <w:lang w:val="es-ES"/>
              </w:rPr>
            </w:pPr>
            <w:r w:rsidRPr="00292DEB">
              <w:rPr>
                <w:rFonts w:cs="Arial"/>
                <w:lang w:val="es-ES"/>
              </w:rPr>
              <w:t>EL</w:t>
            </w:r>
          </w:p>
          <w:p w14:paraId="0590A223" w14:textId="77777777" w:rsidR="005D0FED" w:rsidRPr="00292DEB" w:rsidRDefault="005D0FED" w:rsidP="00CD2271">
            <w:pPr>
              <w:spacing w:line="276" w:lineRule="auto"/>
              <w:jc w:val="left"/>
              <w:rPr>
                <w:rFonts w:cs="Arial"/>
                <w:lang w:val="es-ES"/>
              </w:rPr>
            </w:pPr>
            <w:r w:rsidRPr="00292DEB">
              <w:rPr>
                <w:rFonts w:cs="Arial"/>
                <w:lang w:val="es-ES"/>
              </w:rPr>
              <w:t>EL</w:t>
            </w:r>
          </w:p>
          <w:p w14:paraId="18A8B93D" w14:textId="77777777" w:rsidR="005D0FED" w:rsidRPr="00292DEB" w:rsidRDefault="005D0FED" w:rsidP="00CD2271">
            <w:pPr>
              <w:spacing w:line="276" w:lineRule="auto"/>
              <w:jc w:val="left"/>
              <w:rPr>
                <w:rFonts w:cs="Arial"/>
                <w:lang w:val="es-ES"/>
              </w:rPr>
            </w:pPr>
            <w:r w:rsidRPr="00292DEB">
              <w:rPr>
                <w:rFonts w:cs="Arial"/>
                <w:lang w:val="es-ES"/>
              </w:rPr>
              <w:t>EL</w:t>
            </w:r>
          </w:p>
          <w:p w14:paraId="1BD70632" w14:textId="77777777" w:rsidR="005D0FED" w:rsidRPr="00292DEB" w:rsidRDefault="005D0FED" w:rsidP="00CD2271">
            <w:pPr>
              <w:spacing w:line="276" w:lineRule="auto"/>
              <w:jc w:val="left"/>
              <w:rPr>
                <w:rFonts w:cs="Arial"/>
                <w:lang w:val="es-ES"/>
              </w:rPr>
            </w:pPr>
            <w:r w:rsidRPr="00292DEB">
              <w:rPr>
                <w:rFonts w:cs="Arial"/>
                <w:lang w:val="es-ES"/>
              </w:rPr>
              <w:t>EL</w:t>
            </w:r>
          </w:p>
          <w:p w14:paraId="23156603" w14:textId="77777777" w:rsidR="005D0FED" w:rsidRPr="00292DEB" w:rsidRDefault="005D0FED" w:rsidP="00CD2271">
            <w:pPr>
              <w:spacing w:line="276" w:lineRule="auto"/>
              <w:jc w:val="left"/>
              <w:rPr>
                <w:rFonts w:cs="Arial"/>
                <w:lang w:val="es-ES"/>
              </w:rPr>
            </w:pPr>
            <w:r w:rsidRPr="00292DEB">
              <w:rPr>
                <w:rFonts w:cs="Arial"/>
                <w:lang w:val="es-ES"/>
              </w:rPr>
              <w:t>EL</w:t>
            </w:r>
          </w:p>
          <w:p w14:paraId="06F73D43" w14:textId="77777777" w:rsidR="005D0FED" w:rsidRPr="00292DEB" w:rsidRDefault="005D0FED" w:rsidP="00CD2271">
            <w:pPr>
              <w:spacing w:line="276" w:lineRule="auto"/>
              <w:jc w:val="left"/>
              <w:rPr>
                <w:rFonts w:cs="Arial"/>
                <w:lang w:val="es-ES"/>
              </w:rPr>
            </w:pPr>
            <w:r w:rsidRPr="00292DEB">
              <w:rPr>
                <w:rFonts w:cs="Arial"/>
                <w:lang w:val="es-ES"/>
              </w:rPr>
              <w:t>EL</w:t>
            </w:r>
          </w:p>
          <w:p w14:paraId="55F5E158" w14:textId="77777777" w:rsidR="005D0FED" w:rsidRPr="00292DEB" w:rsidRDefault="005D0FED" w:rsidP="00CD2271">
            <w:pPr>
              <w:spacing w:line="276" w:lineRule="auto"/>
              <w:jc w:val="left"/>
              <w:rPr>
                <w:rFonts w:cs="Arial"/>
                <w:lang w:val="es-ES"/>
              </w:rPr>
            </w:pPr>
            <w:r w:rsidRPr="00292DEB">
              <w:rPr>
                <w:rFonts w:cs="Arial"/>
                <w:lang w:val="es-ES"/>
              </w:rPr>
              <w:t>EL</w:t>
            </w:r>
          </w:p>
          <w:p w14:paraId="54D2DB0A" w14:textId="77777777" w:rsidR="005D0FED" w:rsidRPr="00292DEB" w:rsidRDefault="005D0FED" w:rsidP="00CD2271">
            <w:pPr>
              <w:spacing w:line="276" w:lineRule="auto"/>
              <w:jc w:val="left"/>
              <w:rPr>
                <w:rFonts w:cs="Arial"/>
                <w:lang w:val="es-ES"/>
              </w:rPr>
            </w:pPr>
            <w:r w:rsidRPr="00292DEB">
              <w:rPr>
                <w:rFonts w:cs="Arial"/>
                <w:lang w:val="es-ES"/>
              </w:rPr>
              <w:t>EL</w:t>
            </w:r>
          </w:p>
          <w:p w14:paraId="3829E1F4" w14:textId="77777777" w:rsidR="005D0FED" w:rsidRPr="00292DEB" w:rsidRDefault="005D0FED" w:rsidP="00CD2271">
            <w:pPr>
              <w:spacing w:line="276" w:lineRule="auto"/>
              <w:jc w:val="left"/>
              <w:rPr>
                <w:rFonts w:cs="Arial"/>
                <w:lang w:val="es-ES"/>
              </w:rPr>
            </w:pPr>
            <w:r w:rsidRPr="00292DEB">
              <w:rPr>
                <w:rFonts w:cs="Arial"/>
                <w:lang w:val="es-ES"/>
              </w:rPr>
              <w:t>EL</w:t>
            </w:r>
          </w:p>
          <w:p w14:paraId="39CE26E2" w14:textId="77777777" w:rsidR="005D0FED" w:rsidRPr="00292DEB" w:rsidRDefault="005D0FED" w:rsidP="00CD2271">
            <w:pPr>
              <w:spacing w:line="276" w:lineRule="auto"/>
              <w:jc w:val="left"/>
              <w:rPr>
                <w:rFonts w:cs="Arial"/>
                <w:lang w:val="es-ES"/>
              </w:rPr>
            </w:pPr>
            <w:r w:rsidRPr="00292DEB">
              <w:rPr>
                <w:rFonts w:cs="Arial"/>
                <w:lang w:val="es-ES"/>
              </w:rPr>
              <w:t>EL</w:t>
            </w:r>
          </w:p>
          <w:p w14:paraId="34B66C64" w14:textId="77777777" w:rsidR="005D0FED" w:rsidRPr="00292DEB" w:rsidRDefault="005D0FED" w:rsidP="00CD2271">
            <w:pPr>
              <w:spacing w:line="276" w:lineRule="auto"/>
              <w:jc w:val="left"/>
              <w:rPr>
                <w:rFonts w:cs="Arial"/>
                <w:lang w:val="es-ES"/>
              </w:rPr>
            </w:pPr>
            <w:r w:rsidRPr="00292DEB">
              <w:rPr>
                <w:rFonts w:cs="Arial"/>
                <w:lang w:val="es-ES"/>
              </w:rPr>
              <w:t>EL</w:t>
            </w:r>
          </w:p>
          <w:p w14:paraId="55690C52" w14:textId="77777777" w:rsidR="005D0FED" w:rsidRPr="00292DEB" w:rsidRDefault="005D0FED" w:rsidP="00CD2271">
            <w:pPr>
              <w:spacing w:line="276" w:lineRule="auto"/>
              <w:jc w:val="left"/>
              <w:rPr>
                <w:rFonts w:cs="Arial"/>
                <w:lang w:val="es-ES"/>
              </w:rPr>
            </w:pPr>
            <w:r w:rsidRPr="00292DEB">
              <w:rPr>
                <w:rFonts w:cs="Arial"/>
                <w:lang w:val="es-ES"/>
              </w:rPr>
              <w:t>EL</w:t>
            </w:r>
          </w:p>
          <w:p w14:paraId="3A0A9762" w14:textId="77777777" w:rsidR="005D0FED" w:rsidRPr="00292DEB" w:rsidRDefault="005D0FED" w:rsidP="00CD2271">
            <w:pPr>
              <w:spacing w:line="276" w:lineRule="auto"/>
              <w:jc w:val="left"/>
              <w:rPr>
                <w:rFonts w:cs="Arial"/>
                <w:lang w:val="es-ES"/>
              </w:rPr>
            </w:pPr>
            <w:r w:rsidRPr="00292DEB">
              <w:rPr>
                <w:rFonts w:cs="Arial"/>
                <w:lang w:val="es-ES"/>
              </w:rPr>
              <w:t>EL</w:t>
            </w:r>
          </w:p>
          <w:p w14:paraId="435E4C2A" w14:textId="77777777" w:rsidR="005D0FED" w:rsidRPr="00292DEB" w:rsidRDefault="005D0FED" w:rsidP="00CD2271">
            <w:pPr>
              <w:spacing w:line="276" w:lineRule="auto"/>
              <w:jc w:val="left"/>
              <w:rPr>
                <w:rFonts w:cs="Arial"/>
                <w:lang w:val="es-ES"/>
              </w:rPr>
            </w:pPr>
            <w:r w:rsidRPr="00292DEB">
              <w:rPr>
                <w:rFonts w:cs="Arial"/>
                <w:lang w:val="es-ES"/>
              </w:rPr>
              <w:t>EL</w:t>
            </w:r>
          </w:p>
          <w:p w14:paraId="4EAE3722" w14:textId="35F9AD3C" w:rsidR="005D0FED" w:rsidRPr="00292DEB" w:rsidRDefault="005D0FED" w:rsidP="00CD2271">
            <w:pPr>
              <w:spacing w:line="276" w:lineRule="auto"/>
              <w:jc w:val="left"/>
              <w:rPr>
                <w:rFonts w:cs="Arial"/>
                <w:b/>
                <w:lang w:val="en-US"/>
              </w:rPr>
            </w:pPr>
          </w:p>
        </w:tc>
        <w:tc>
          <w:tcPr>
            <w:tcW w:w="1371" w:type="pct"/>
          </w:tcPr>
          <w:p w14:paraId="610BB5C4" w14:textId="77777777" w:rsidR="005D0FED" w:rsidRPr="00292DEB" w:rsidRDefault="005D0FED" w:rsidP="00CD2271">
            <w:pPr>
              <w:shd w:val="clear" w:color="auto" w:fill="FFFFFF"/>
              <w:spacing w:line="276" w:lineRule="auto"/>
              <w:rPr>
                <w:rFonts w:eastAsia="Arial,Times New Roman" w:cs="Arial"/>
              </w:rPr>
            </w:pPr>
            <w:r w:rsidRPr="00292DEB">
              <w:rPr>
                <w:rFonts w:eastAsia="Arial" w:cs="Arial"/>
              </w:rPr>
              <w:t xml:space="preserve">Jährliche </w:t>
            </w:r>
            <w:r w:rsidRPr="00292DEB">
              <w:rPr>
                <w:rFonts w:cs="Arial"/>
              </w:rPr>
              <w:t xml:space="preserve">Anpassung </w:t>
            </w:r>
            <w:r w:rsidRPr="00292DEB">
              <w:rPr>
                <w:rFonts w:eastAsia="Arial" w:cs="Arial"/>
              </w:rPr>
              <w:t>durch gemeinsame Entscheidung des M</w:t>
            </w:r>
            <w:r w:rsidRPr="00292DEB">
              <w:rPr>
                <w:rFonts w:cs="Arial"/>
              </w:rPr>
              <w:t xml:space="preserve">inisters für Wirtschaft und Finanzen, Arbeit und soziale Sicherheit, basierend auf einem Koeffizienten, der festgelegt wird durch die Summe der Änderungen des BIP und der Änderungen des Verbraucherpreisindex des vorangegangenen Jahres geteilt durch </w:t>
            </w:r>
            <w:r w:rsidRPr="00292DEB">
              <w:rPr>
                <w:rFonts w:cs="Arial"/>
                <w:color w:val="C00000"/>
              </w:rPr>
              <w:t>2</w:t>
            </w:r>
            <w:r w:rsidRPr="00292DEB">
              <w:rPr>
                <w:rFonts w:cs="Arial"/>
              </w:rPr>
              <w:t xml:space="preserve">. </w:t>
            </w:r>
            <w:r w:rsidRPr="00292DEB">
              <w:rPr>
                <w:rFonts w:eastAsia="Times New Roman" w:cs="Arial"/>
                <w:lang w:eastAsia="el-GR"/>
              </w:rPr>
              <w:t xml:space="preserve">Die jährliche durchschnittliche Veränderung des Verbraucherpreisindexes darf dabei nicht überschritten werden </w:t>
            </w:r>
            <w:r w:rsidRPr="00292DEB">
              <w:rPr>
                <w:rFonts w:eastAsia="Arial" w:cs="Arial"/>
              </w:rPr>
              <w:t xml:space="preserve">(Art. 25 Par. 4a von Gesetz </w:t>
            </w:r>
            <w:r w:rsidRPr="00292DEB">
              <w:rPr>
                <w:rFonts w:eastAsia="Arial" w:cs="Arial"/>
                <w:color w:val="C00000"/>
              </w:rPr>
              <w:t>4670/2020</w:t>
            </w:r>
            <w:r w:rsidRPr="00292DEB">
              <w:rPr>
                <w:rFonts w:eastAsia="Arial" w:cs="Arial"/>
              </w:rPr>
              <w:t>)</w:t>
            </w:r>
            <w:r w:rsidRPr="00292DEB">
              <w:rPr>
                <w:rFonts w:eastAsia="Arial,Times New Roman" w:cs="Arial"/>
              </w:rPr>
              <w:t>.</w:t>
            </w:r>
          </w:p>
          <w:p w14:paraId="1948F973" w14:textId="77777777" w:rsidR="005D0FED" w:rsidRPr="00292DEB" w:rsidRDefault="005D0FED" w:rsidP="00CD2271">
            <w:pPr>
              <w:shd w:val="clear" w:color="auto" w:fill="FFFFFF"/>
              <w:spacing w:line="276" w:lineRule="auto"/>
              <w:rPr>
                <w:rFonts w:eastAsia="Arial,Times New Roman" w:cs="Arial"/>
              </w:rPr>
            </w:pPr>
          </w:p>
          <w:p w14:paraId="4CE91DC2" w14:textId="1F9661B5" w:rsidR="005D0FED" w:rsidRPr="00292DEB" w:rsidRDefault="005D0FED" w:rsidP="00CD2271">
            <w:pPr>
              <w:spacing w:line="276" w:lineRule="auto"/>
              <w:rPr>
                <w:rFonts w:cs="Arial"/>
              </w:rPr>
            </w:pPr>
            <w:r w:rsidRPr="00292DEB">
              <w:rPr>
                <w:rFonts w:eastAsia="Arial,Times New Roman" w:cs="Arial"/>
              </w:rPr>
              <w:t xml:space="preserve">Für das Jahr </w:t>
            </w:r>
            <w:r w:rsidRPr="00292DEB">
              <w:rPr>
                <w:rFonts w:eastAsia="Arial,Times New Roman" w:cs="Arial"/>
                <w:color w:val="C00000"/>
              </w:rPr>
              <w:t>2025</w:t>
            </w:r>
            <w:r w:rsidRPr="00292DEB">
              <w:rPr>
                <w:rFonts w:eastAsia="Arial,Times New Roman" w:cs="Arial"/>
              </w:rPr>
              <w:t xml:space="preserve"> ist der Anpassungskoeffizient von Renten </w:t>
            </w:r>
            <w:r w:rsidRPr="00292DEB">
              <w:rPr>
                <w:rFonts w:eastAsia="Arial,Times New Roman" w:cs="Arial"/>
                <w:color w:val="C00000"/>
              </w:rPr>
              <w:t>2,4</w:t>
            </w:r>
            <w:r w:rsidRPr="00292DEB">
              <w:rPr>
                <w:rFonts w:eastAsia="Arial,Times New Roman" w:cs="Arial"/>
              </w:rPr>
              <w:t>% (</w:t>
            </w:r>
            <w:r w:rsidRPr="00292DEB">
              <w:rPr>
                <w:rFonts w:cs="Arial"/>
              </w:rPr>
              <w:t xml:space="preserve">Ministerialentscheidung Nr. </w:t>
            </w:r>
            <w:r w:rsidRPr="00292DEB">
              <w:rPr>
                <w:rFonts w:cs="Arial"/>
                <w:color w:val="C00000"/>
              </w:rPr>
              <w:t xml:space="preserve">53457 </w:t>
            </w:r>
            <w:r w:rsidRPr="00292DEB">
              <w:rPr>
                <w:rFonts w:cs="Arial"/>
              </w:rPr>
              <w:t>vom 12.</w:t>
            </w:r>
            <w:r w:rsidRPr="00292DEB">
              <w:rPr>
                <w:rFonts w:cs="Arial"/>
                <w:color w:val="C00000"/>
              </w:rPr>
              <w:t xml:space="preserve"> Dezember 2024/B‘6865 vom 16.12.2024)</w:t>
            </w:r>
            <w:r w:rsidRPr="00292DEB">
              <w:rPr>
                <w:rFonts w:cs="Arial"/>
              </w:rPr>
              <w:t>).</w:t>
            </w:r>
          </w:p>
        </w:tc>
        <w:tc>
          <w:tcPr>
            <w:tcW w:w="1370" w:type="pct"/>
          </w:tcPr>
          <w:p w14:paraId="171230A1" w14:textId="77777777" w:rsidR="005D0FED" w:rsidRPr="00292DEB" w:rsidRDefault="005D0FED" w:rsidP="00CD2271">
            <w:pPr>
              <w:shd w:val="clear" w:color="auto" w:fill="FFFFFF"/>
              <w:spacing w:line="276" w:lineRule="auto"/>
              <w:rPr>
                <w:rFonts w:eastAsia="Times New Roman" w:cs="Arial"/>
                <w:lang w:val="fr-BE" w:eastAsia="el-GR"/>
              </w:rPr>
            </w:pPr>
            <w:r w:rsidRPr="00292DEB">
              <w:rPr>
                <w:rFonts w:cs="Arial"/>
                <w:lang w:val="fr-BE"/>
              </w:rPr>
              <w:t xml:space="preserve">Revalorisation annuelle par décision conjointe du ministre de l’Économie et des Finances et du ministre du Travail et de la Sécurité sociale, sur la base d’un coefficient déterminé en divisant par </w:t>
            </w:r>
            <w:r w:rsidRPr="00292DEB">
              <w:rPr>
                <w:rFonts w:cs="Arial"/>
                <w:color w:val="C00000"/>
                <w:lang w:val="fr-BE"/>
              </w:rPr>
              <w:t>deux</w:t>
            </w:r>
            <w:r w:rsidRPr="00292DEB">
              <w:rPr>
                <w:rFonts w:cs="Arial"/>
                <w:lang w:val="fr-BE"/>
              </w:rPr>
              <w:t xml:space="preserve"> la somme de l’évolution du PIB et de l’évolution de l’indice des prix à la consommation de l’année précédente. Il ne doit pas dépasser l’évolution annuelle moyenne de ce dernier (article 25, paragraphe 4a, de la loi </w:t>
            </w:r>
            <w:r w:rsidRPr="00292DEB">
              <w:rPr>
                <w:rFonts w:cs="Arial"/>
                <w:color w:val="C00000"/>
                <w:lang w:val="fr-BE"/>
              </w:rPr>
              <w:t>4670/2020</w:t>
            </w:r>
            <w:r w:rsidRPr="00292DEB">
              <w:rPr>
                <w:rFonts w:cs="Arial"/>
                <w:lang w:val="fr-BE"/>
              </w:rPr>
              <w:t>)</w:t>
            </w:r>
            <w:r w:rsidRPr="00292DEB">
              <w:rPr>
                <w:rFonts w:eastAsia="Times New Roman" w:cs="Arial"/>
                <w:lang w:val="fr-BE" w:eastAsia="el-GR"/>
              </w:rPr>
              <w:t>.</w:t>
            </w:r>
          </w:p>
          <w:p w14:paraId="2FE051FA" w14:textId="77777777" w:rsidR="005D0FED" w:rsidRPr="00292DEB" w:rsidRDefault="005D0FED" w:rsidP="00CD2271">
            <w:pPr>
              <w:shd w:val="clear" w:color="auto" w:fill="FFFFFF"/>
              <w:spacing w:line="276" w:lineRule="auto"/>
              <w:rPr>
                <w:rFonts w:eastAsia="Times New Roman" w:cs="Arial"/>
                <w:lang w:val="fr-BE" w:eastAsia="el-GR"/>
              </w:rPr>
            </w:pPr>
          </w:p>
          <w:p w14:paraId="2C4D5ADD" w14:textId="4BB5B438" w:rsidR="005D0FED" w:rsidRPr="00292DEB" w:rsidRDefault="005D0FED" w:rsidP="00CD2271">
            <w:pPr>
              <w:spacing w:line="276" w:lineRule="auto"/>
              <w:rPr>
                <w:rFonts w:cs="Arial"/>
                <w:lang w:val="fr-BE"/>
              </w:rPr>
            </w:pPr>
            <w:r w:rsidRPr="00292DEB">
              <w:rPr>
                <w:rFonts w:eastAsia="Times New Roman" w:cs="Arial"/>
                <w:lang w:val="fr-BE" w:eastAsia="el-GR"/>
              </w:rPr>
              <w:t xml:space="preserve">Pour </w:t>
            </w:r>
            <w:r w:rsidRPr="00292DEB">
              <w:rPr>
                <w:rFonts w:eastAsia="Times New Roman" w:cs="Arial"/>
                <w:color w:val="C00000"/>
                <w:lang w:val="fr-BE" w:eastAsia="el-GR"/>
              </w:rPr>
              <w:t>2025</w:t>
            </w:r>
            <w:r w:rsidRPr="00292DEB">
              <w:rPr>
                <w:rFonts w:eastAsia="Times New Roman" w:cs="Arial"/>
                <w:lang w:val="fr-BE" w:eastAsia="el-GR"/>
              </w:rPr>
              <w:t xml:space="preserve">, le coefficient de revalorisation des pensions est de </w:t>
            </w:r>
            <w:r w:rsidRPr="00292DEB">
              <w:rPr>
                <w:rFonts w:eastAsia="Times New Roman" w:cs="Arial"/>
                <w:color w:val="C00000"/>
                <w:lang w:val="fr-BE" w:eastAsia="el-GR"/>
              </w:rPr>
              <w:t>2,4</w:t>
            </w:r>
            <w:r w:rsidRPr="00292DEB">
              <w:rPr>
                <w:rFonts w:eastAsia="Times New Roman" w:cs="Arial"/>
                <w:lang w:val="fr-BE" w:eastAsia="el-GR"/>
              </w:rPr>
              <w:t>% (décision ministérielle n°</w:t>
            </w:r>
            <w:r w:rsidRPr="00292DEB">
              <w:rPr>
                <w:rFonts w:cs="Arial"/>
                <w:color w:val="C00000"/>
                <w:lang w:val="fr-BE"/>
              </w:rPr>
              <w:t xml:space="preserve">53457 </w:t>
            </w:r>
            <w:r w:rsidRPr="00292DEB">
              <w:rPr>
                <w:rFonts w:cs="Arial"/>
                <w:lang w:val="fr-BE"/>
              </w:rPr>
              <w:t>du</w:t>
            </w:r>
            <w:r w:rsidRPr="00292DEB">
              <w:rPr>
                <w:rFonts w:cs="Arial"/>
                <w:color w:val="C00000"/>
                <w:lang w:val="fr-BE"/>
              </w:rPr>
              <w:t xml:space="preserve"> 12 décembre 2024 (</w:t>
            </w:r>
            <w:r w:rsidRPr="00292DEB">
              <w:rPr>
                <w:rFonts w:cs="Arial"/>
                <w:color w:val="C00000"/>
              </w:rPr>
              <w:t>Β</w:t>
            </w:r>
            <w:r w:rsidRPr="00292DEB">
              <w:rPr>
                <w:rFonts w:cs="Arial"/>
                <w:color w:val="C00000"/>
                <w:lang w:val="fr-BE"/>
              </w:rPr>
              <w:t>’ 6865/16 décembre 2024</w:t>
            </w:r>
            <w:r w:rsidRPr="00292DEB">
              <w:rPr>
                <w:rFonts w:cs="Arial"/>
                <w:lang w:val="fr-BE"/>
              </w:rPr>
              <w:t>)).</w:t>
            </w:r>
          </w:p>
        </w:tc>
        <w:tc>
          <w:tcPr>
            <w:tcW w:w="1370" w:type="pct"/>
          </w:tcPr>
          <w:p w14:paraId="72D79346" w14:textId="77777777" w:rsidR="005D0FED" w:rsidRPr="00292DEB" w:rsidRDefault="005D0FED" w:rsidP="00CD2271">
            <w:pPr>
              <w:pStyle w:val="Normal0"/>
              <w:spacing w:after="0"/>
              <w:rPr>
                <w:color w:val="000000"/>
                <w:sz w:val="15"/>
                <w:szCs w:val="15"/>
                <w:lang w:val="en-GB"/>
              </w:rPr>
            </w:pPr>
            <w:r w:rsidRPr="00292DEB">
              <w:rPr>
                <w:b/>
                <w:color w:val="FF0000"/>
                <w:sz w:val="15"/>
                <w:szCs w:val="15"/>
                <w:lang w:val="en-GB"/>
              </w:rPr>
              <w:t>E-V-20-EL</w:t>
            </w:r>
          </w:p>
          <w:p w14:paraId="5339D100" w14:textId="77777777" w:rsidR="005D0FED" w:rsidRPr="00292DEB" w:rsidRDefault="005D0FED" w:rsidP="00CD2271">
            <w:pPr>
              <w:pStyle w:val="Normal0"/>
              <w:shd w:val="clear" w:color="auto" w:fill="FFFFFF"/>
              <w:spacing w:after="0"/>
              <w:rPr>
                <w:color w:val="000000"/>
                <w:sz w:val="15"/>
                <w:szCs w:val="15"/>
                <w:lang w:val="en-GB"/>
              </w:rPr>
            </w:pPr>
            <w:r w:rsidRPr="00292DEB">
              <w:rPr>
                <w:color w:val="000000"/>
                <w:sz w:val="15"/>
                <w:szCs w:val="15"/>
                <w:lang w:val="en-GB"/>
              </w:rPr>
              <w:t xml:space="preserve">Adjustment every year by joint decision of the </w:t>
            </w:r>
            <w:r w:rsidRPr="00292DEB">
              <w:rPr>
                <w:color w:val="008000"/>
                <w:sz w:val="15"/>
                <w:szCs w:val="15"/>
                <w:lang w:val="en-GB"/>
              </w:rPr>
              <w:t>Ministers of Economy and Finance, Labour and Social Security</w:t>
            </w:r>
            <w:r w:rsidRPr="00292DEB">
              <w:rPr>
                <w:color w:val="000000"/>
                <w:sz w:val="15"/>
                <w:szCs w:val="15"/>
                <w:lang w:val="en-GB"/>
              </w:rPr>
              <w:t xml:space="preserve">, based on a coefficient which is determined by the sum of the change of GDP and of the change in the Consumers' Price Index of the preceding year divided by </w:t>
            </w:r>
            <w:r w:rsidRPr="00292DEB">
              <w:rPr>
                <w:color w:val="C00000"/>
                <w:sz w:val="15"/>
                <w:szCs w:val="15"/>
                <w:lang w:val="en-GB"/>
              </w:rPr>
              <w:t>2</w:t>
            </w:r>
            <w:r w:rsidRPr="00292DEB">
              <w:rPr>
                <w:color w:val="000000"/>
                <w:sz w:val="15"/>
                <w:szCs w:val="15"/>
                <w:lang w:val="en-GB"/>
              </w:rPr>
              <w:t xml:space="preserve">. It must not exceed the average annual change in the Consumer Price Index (Art. 25 par. 4a of Law </w:t>
            </w:r>
            <w:r w:rsidRPr="00292DEB">
              <w:rPr>
                <w:color w:val="C00000"/>
                <w:sz w:val="15"/>
                <w:szCs w:val="15"/>
                <w:lang w:val="en-GB"/>
              </w:rPr>
              <w:t>4670/2020</w:t>
            </w:r>
            <w:r w:rsidRPr="00292DEB">
              <w:rPr>
                <w:color w:val="000000"/>
                <w:sz w:val="15"/>
                <w:szCs w:val="15"/>
                <w:lang w:val="en-GB"/>
              </w:rPr>
              <w:t>).</w:t>
            </w:r>
          </w:p>
          <w:p w14:paraId="6C13CE7B" w14:textId="77777777" w:rsidR="005D0FED" w:rsidRPr="00292DEB" w:rsidRDefault="005D0FED" w:rsidP="00CD2271">
            <w:pPr>
              <w:pStyle w:val="Normal0"/>
              <w:shd w:val="clear" w:color="auto" w:fill="FFFFFF"/>
              <w:spacing w:after="0"/>
              <w:rPr>
                <w:color w:val="000000"/>
                <w:sz w:val="15"/>
                <w:szCs w:val="15"/>
                <w:lang w:val="en-GB"/>
              </w:rPr>
            </w:pPr>
          </w:p>
          <w:p w14:paraId="4EE52A96" w14:textId="77777777" w:rsidR="005D0FED" w:rsidRPr="00292DEB" w:rsidRDefault="005D0FED" w:rsidP="00CD2271">
            <w:pPr>
              <w:pStyle w:val="Normal0"/>
              <w:shd w:val="clear" w:color="auto" w:fill="FFFFFF" w:themeFill="background1"/>
              <w:spacing w:after="0"/>
              <w:rPr>
                <w:sz w:val="15"/>
                <w:szCs w:val="15"/>
              </w:rPr>
            </w:pPr>
            <w:r w:rsidRPr="00292DEB">
              <w:rPr>
                <w:sz w:val="15"/>
                <w:szCs w:val="15"/>
                <w:lang w:val="en-GB"/>
              </w:rPr>
              <w:t xml:space="preserve">For </w:t>
            </w:r>
            <w:del w:id="199" w:author="Author">
              <w:r w:rsidRPr="00292DEB">
                <w:rPr>
                  <w:color w:val="C00000"/>
                  <w:sz w:val="15"/>
                  <w:szCs w:val="15"/>
                  <w:lang w:val="en-GB"/>
                </w:rPr>
                <w:delText>2025</w:delText>
              </w:r>
            </w:del>
            <w:ins w:id="200" w:author="Author">
              <w:r w:rsidRPr="00292DEB">
                <w:rPr>
                  <w:color w:val="C00000"/>
                  <w:sz w:val="15"/>
                  <w:szCs w:val="15"/>
                  <w:lang w:val="en-GB"/>
                </w:rPr>
                <w:t>2026</w:t>
              </w:r>
            </w:ins>
            <w:r w:rsidRPr="00292DEB">
              <w:rPr>
                <w:sz w:val="15"/>
                <w:szCs w:val="15"/>
                <w:lang w:val="en-GB"/>
              </w:rPr>
              <w:t xml:space="preserve">, the adjustment coefficient of pensions is </w:t>
            </w:r>
            <w:r w:rsidRPr="00292DEB">
              <w:rPr>
                <w:color w:val="C00000"/>
                <w:sz w:val="15"/>
                <w:szCs w:val="15"/>
                <w:lang w:val="en-GB"/>
              </w:rPr>
              <w:t xml:space="preserve">2.4% </w:t>
            </w:r>
            <w:r w:rsidRPr="00292DEB">
              <w:rPr>
                <w:sz w:val="15"/>
                <w:szCs w:val="15"/>
                <w:lang w:val="en-GB"/>
              </w:rPr>
              <w:t>(Ministerial Decision no.</w:t>
            </w:r>
            <w:del w:id="201" w:author="Author">
              <w:r w:rsidRPr="00292DEB">
                <w:rPr>
                  <w:color w:val="C00000"/>
                  <w:sz w:val="15"/>
                  <w:szCs w:val="15"/>
                  <w:lang w:val="en-GB"/>
                </w:rPr>
                <w:delText>53457/</w:delText>
              </w:r>
            </w:del>
            <w:ins w:id="202" w:author="Author">
              <w:r w:rsidRPr="00292DEB">
                <w:rPr>
                  <w:color w:val="C00000"/>
                  <w:sz w:val="15"/>
                  <w:szCs w:val="15"/>
                  <w:lang w:val="en-GB"/>
                </w:rPr>
                <w:t xml:space="preserve"> </w:t>
              </w:r>
              <w:r w:rsidRPr="00292DEB">
                <w:rPr>
                  <w:color w:val="C00000"/>
                  <w:sz w:val="15"/>
                  <w:szCs w:val="15"/>
                </w:rPr>
                <w:t>31854/05.</w:t>
              </w:r>
            </w:ins>
            <w:r w:rsidRPr="00292DEB">
              <w:rPr>
                <w:color w:val="C00000"/>
                <w:sz w:val="15"/>
                <w:szCs w:val="15"/>
              </w:rPr>
              <w:t>12.</w:t>
            </w:r>
            <w:ins w:id="203" w:author="Author">
              <w:r w:rsidRPr="00292DEB">
                <w:rPr>
                  <w:color w:val="C00000"/>
                  <w:sz w:val="15"/>
                  <w:szCs w:val="15"/>
                </w:rPr>
                <w:t xml:space="preserve">2025/ </w:t>
              </w:r>
              <w:r w:rsidRPr="00292DEB">
                <w:rPr>
                  <w:sz w:val="15"/>
                  <w:szCs w:val="15"/>
                </w:rPr>
                <w:t>B’ 6519/08.</w:t>
              </w:r>
            </w:ins>
            <w:r w:rsidRPr="00292DEB">
              <w:rPr>
                <w:sz w:val="15"/>
                <w:szCs w:val="15"/>
              </w:rPr>
              <w:t>12.</w:t>
            </w:r>
            <w:del w:id="204" w:author="Author">
              <w:r w:rsidRPr="00292DEB">
                <w:rPr>
                  <w:color w:val="C00000"/>
                  <w:sz w:val="15"/>
                  <w:szCs w:val="15"/>
                </w:rPr>
                <w:delText>2024/ (Β’ 6865/16.12.2024</w:delText>
              </w:r>
              <w:r w:rsidRPr="00292DEB">
                <w:rPr>
                  <w:sz w:val="15"/>
                  <w:szCs w:val="15"/>
                </w:rPr>
                <w:delText>)).</w:delText>
              </w:r>
            </w:del>
            <w:ins w:id="205" w:author="Author">
              <w:r w:rsidRPr="00292DEB">
                <w:rPr>
                  <w:sz w:val="15"/>
                  <w:szCs w:val="15"/>
                </w:rPr>
                <w:t>2025).</w:t>
              </w:r>
            </w:ins>
          </w:p>
          <w:p w14:paraId="489F9788" w14:textId="77777777" w:rsidR="005D0FED" w:rsidRPr="00292DEB" w:rsidRDefault="005D0FED" w:rsidP="00CD2271">
            <w:pPr>
              <w:pStyle w:val="Normal0"/>
              <w:pBdr>
                <w:top w:val="nil"/>
                <w:left w:val="nil"/>
                <w:bottom w:val="nil"/>
                <w:right w:val="nil"/>
                <w:between w:val="nil"/>
              </w:pBdr>
              <w:spacing w:after="0"/>
              <w:rPr>
                <w:b/>
                <w:color w:val="00B050"/>
                <w:sz w:val="15"/>
                <w:szCs w:val="15"/>
              </w:rPr>
            </w:pPr>
          </w:p>
          <w:p w14:paraId="33DC1D22"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362B9A4C"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69B132D6" w14:textId="77777777" w:rsidR="005D0FED" w:rsidRPr="00292DEB" w:rsidRDefault="005D0FED" w:rsidP="00CD2271">
            <w:pPr>
              <w:spacing w:line="276" w:lineRule="auto"/>
              <w:rPr>
                <w:rFonts w:cs="Arial"/>
                <w:color w:val="0000FF"/>
                <w:lang w:val="en-US"/>
              </w:rPr>
            </w:pPr>
          </w:p>
        </w:tc>
        <w:tc>
          <w:tcPr>
            <w:tcW w:w="127" w:type="pct"/>
          </w:tcPr>
          <w:p w14:paraId="41CB36CB" w14:textId="77777777" w:rsidR="005D0FED" w:rsidRPr="00292DEB" w:rsidRDefault="005D0FED" w:rsidP="00CD2271">
            <w:pPr>
              <w:spacing w:line="276" w:lineRule="auto"/>
              <w:rPr>
                <w:rFonts w:cs="Arial"/>
                <w:color w:val="0000FF"/>
                <w:lang w:val="fr-FR"/>
              </w:rPr>
            </w:pPr>
            <w:r w:rsidRPr="00292DEB">
              <w:rPr>
                <w:rFonts w:cs="Arial"/>
                <w:color w:val="0000FF"/>
                <w:lang w:val="fr-FR"/>
              </w:rPr>
              <w:t>20</w:t>
            </w:r>
          </w:p>
          <w:p w14:paraId="461AF05B" w14:textId="77777777" w:rsidR="005D0FED" w:rsidRPr="00292DEB" w:rsidRDefault="005D0FED" w:rsidP="00CD2271">
            <w:pPr>
              <w:spacing w:line="276" w:lineRule="auto"/>
              <w:rPr>
                <w:rFonts w:cs="Arial"/>
                <w:color w:val="0000FF"/>
                <w:lang w:val="en-US"/>
              </w:rPr>
            </w:pPr>
          </w:p>
        </w:tc>
        <w:tc>
          <w:tcPr>
            <w:tcW w:w="402" w:type="pct"/>
          </w:tcPr>
          <w:p w14:paraId="2C01D3C7" w14:textId="77777777" w:rsidR="005D0FED" w:rsidRPr="00292DEB" w:rsidRDefault="005D0FED" w:rsidP="00CD2271">
            <w:pPr>
              <w:spacing w:line="276" w:lineRule="auto"/>
              <w:rPr>
                <w:rFonts w:cs="Arial"/>
                <w:color w:val="0000FF"/>
              </w:rPr>
            </w:pPr>
            <w:r w:rsidRPr="00292DEB">
              <w:rPr>
                <w:rFonts w:cs="Arial"/>
                <w:color w:val="0000FF"/>
              </w:rPr>
              <w:t>GREECE</w:t>
            </w:r>
          </w:p>
          <w:p w14:paraId="5F30F4E0" w14:textId="77777777" w:rsidR="005D0FED" w:rsidRPr="00292DEB" w:rsidRDefault="005D0FED" w:rsidP="00CD2271">
            <w:pPr>
              <w:spacing w:line="276" w:lineRule="auto"/>
              <w:rPr>
                <w:rFonts w:cs="Arial"/>
                <w:color w:val="0000FF"/>
                <w:lang w:val="en-US"/>
              </w:rPr>
            </w:pPr>
          </w:p>
        </w:tc>
      </w:tr>
      <w:tr w:rsidR="005D0FED" w:rsidRPr="00292DEB" w14:paraId="1678DF61" w14:textId="77777777" w:rsidTr="005D0FED">
        <w:tc>
          <w:tcPr>
            <w:tcW w:w="193" w:type="pct"/>
          </w:tcPr>
          <w:p w14:paraId="46B50D6B" w14:textId="77777777" w:rsidR="005D0FED" w:rsidRPr="00292DEB" w:rsidRDefault="005D0FED" w:rsidP="00CD2271">
            <w:pPr>
              <w:spacing w:line="276" w:lineRule="auto"/>
              <w:jc w:val="left"/>
              <w:rPr>
                <w:rFonts w:cs="Arial"/>
                <w:lang w:val="es-ES"/>
              </w:rPr>
            </w:pPr>
            <w:r w:rsidRPr="00292DEB">
              <w:rPr>
                <w:rFonts w:cs="Arial"/>
                <w:lang w:val="es-ES"/>
              </w:rPr>
              <w:t>EL</w:t>
            </w:r>
          </w:p>
          <w:p w14:paraId="2AD0AA66" w14:textId="77777777" w:rsidR="005D0FED" w:rsidRPr="00292DEB" w:rsidRDefault="005D0FED" w:rsidP="00CD2271">
            <w:pPr>
              <w:spacing w:line="276" w:lineRule="auto"/>
              <w:jc w:val="left"/>
              <w:rPr>
                <w:rFonts w:cs="Arial"/>
                <w:lang w:val="es-ES"/>
              </w:rPr>
            </w:pPr>
            <w:r w:rsidRPr="00292DEB">
              <w:rPr>
                <w:rFonts w:cs="Arial"/>
                <w:lang w:val="es-ES"/>
              </w:rPr>
              <w:t>EL</w:t>
            </w:r>
          </w:p>
          <w:p w14:paraId="2225CD71" w14:textId="77777777" w:rsidR="005D0FED" w:rsidRPr="00292DEB" w:rsidRDefault="005D0FED" w:rsidP="00CD2271">
            <w:pPr>
              <w:spacing w:line="276" w:lineRule="auto"/>
              <w:jc w:val="left"/>
              <w:rPr>
                <w:rFonts w:cs="Arial"/>
                <w:lang w:val="es-ES"/>
              </w:rPr>
            </w:pPr>
            <w:r w:rsidRPr="00292DEB">
              <w:rPr>
                <w:rFonts w:cs="Arial"/>
                <w:lang w:val="es-ES"/>
              </w:rPr>
              <w:t>EL</w:t>
            </w:r>
          </w:p>
          <w:p w14:paraId="1F473F58" w14:textId="77777777" w:rsidR="005D0FED" w:rsidRPr="00292DEB" w:rsidRDefault="005D0FED" w:rsidP="00CD2271">
            <w:pPr>
              <w:spacing w:line="276" w:lineRule="auto"/>
              <w:jc w:val="left"/>
              <w:rPr>
                <w:rFonts w:cs="Arial"/>
                <w:lang w:val="es-ES"/>
              </w:rPr>
            </w:pPr>
            <w:r w:rsidRPr="00292DEB">
              <w:rPr>
                <w:rFonts w:cs="Arial"/>
                <w:lang w:val="es-ES"/>
              </w:rPr>
              <w:t>EL</w:t>
            </w:r>
          </w:p>
          <w:p w14:paraId="0B55DDE7" w14:textId="77777777" w:rsidR="005D0FED" w:rsidRPr="00292DEB" w:rsidRDefault="005D0FED" w:rsidP="00CD2271">
            <w:pPr>
              <w:spacing w:line="276" w:lineRule="auto"/>
              <w:jc w:val="left"/>
              <w:rPr>
                <w:rFonts w:cs="Arial"/>
                <w:lang w:val="es-ES"/>
              </w:rPr>
            </w:pPr>
            <w:r w:rsidRPr="00292DEB">
              <w:rPr>
                <w:rFonts w:cs="Arial"/>
                <w:lang w:val="es-ES"/>
              </w:rPr>
              <w:t>EL</w:t>
            </w:r>
          </w:p>
          <w:p w14:paraId="52FBEAC8" w14:textId="6C384B7E" w:rsidR="005D0FED" w:rsidRPr="00292DEB" w:rsidRDefault="005D0FED" w:rsidP="00CD2271">
            <w:pPr>
              <w:spacing w:line="276" w:lineRule="auto"/>
              <w:jc w:val="left"/>
              <w:rPr>
                <w:rFonts w:cs="Arial"/>
                <w:b/>
                <w:lang w:val="es-ES"/>
              </w:rPr>
            </w:pPr>
          </w:p>
        </w:tc>
        <w:tc>
          <w:tcPr>
            <w:tcW w:w="1371" w:type="pct"/>
          </w:tcPr>
          <w:p w14:paraId="14CF9E5D" w14:textId="77777777" w:rsidR="005D0FED" w:rsidRPr="00292DEB" w:rsidRDefault="005D0FED" w:rsidP="00CD2271">
            <w:pPr>
              <w:spacing w:line="276" w:lineRule="auto"/>
              <w:rPr>
                <w:rFonts w:cs="Arial"/>
              </w:rPr>
            </w:pPr>
            <w:r w:rsidRPr="00292DEB">
              <w:rPr>
                <w:rFonts w:cs="Arial"/>
              </w:rPr>
              <w:t xml:space="preserve">Kumulierung mit Einkünften aus Erwerbsarbeit ist ohne Minderung der Beträge von Haupt- und Zusatzrenten möglich. </w:t>
            </w:r>
          </w:p>
          <w:p w14:paraId="533C910E" w14:textId="7BFB1D57" w:rsidR="005D0FED" w:rsidRPr="00292DEB" w:rsidRDefault="005D0FED" w:rsidP="00CD2271">
            <w:pPr>
              <w:shd w:val="clear" w:color="auto" w:fill="FFFFFF"/>
              <w:spacing w:line="276" w:lineRule="auto"/>
              <w:rPr>
                <w:rFonts w:cs="Arial"/>
                <w:color w:val="C00000"/>
              </w:rPr>
            </w:pPr>
            <w:r w:rsidRPr="00292DEB">
              <w:rPr>
                <w:rFonts w:cs="Arial"/>
              </w:rPr>
              <w:t xml:space="preserve">Für Empfänger der </w:t>
            </w:r>
            <w:r w:rsidRPr="00292DEB">
              <w:rPr>
                <w:rFonts w:cs="Arial"/>
                <w:color w:val="008000"/>
              </w:rPr>
              <w:t>Invalidenrente</w:t>
            </w:r>
            <w:r w:rsidRPr="00292DEB">
              <w:rPr>
                <w:rFonts w:cs="Arial"/>
              </w:rPr>
              <w:t>, welche eine Tätigkeit ausüben (als Arbeitnehmer oder Selbstständiger), die der Pflichtversicherung der e-EFKA unterliegt, wird während des Zeitraums der Beschäftigung der volle Betrag der Haupt- und Zusatzrenten ausgezahlt (</w:t>
            </w:r>
            <w:r w:rsidRPr="00292DEB">
              <w:rPr>
                <w:rFonts w:cs="Arial"/>
                <w:color w:val="008000"/>
              </w:rPr>
              <w:t>Gesetz 5078/2023, Art. 114</w:t>
            </w:r>
            <w:r w:rsidRPr="00292DEB">
              <w:rPr>
                <w:rFonts w:cs="Arial"/>
              </w:rPr>
              <w:t>).</w:t>
            </w:r>
          </w:p>
        </w:tc>
        <w:tc>
          <w:tcPr>
            <w:tcW w:w="1370" w:type="pct"/>
          </w:tcPr>
          <w:p w14:paraId="6BA17E5A" w14:textId="77777777" w:rsidR="005D0FED" w:rsidRPr="00292DEB" w:rsidRDefault="005D0FED" w:rsidP="00CD2271">
            <w:pPr>
              <w:spacing w:line="276" w:lineRule="auto"/>
              <w:rPr>
                <w:rFonts w:cs="Arial"/>
                <w:lang w:val="fr-BE"/>
              </w:rPr>
            </w:pPr>
            <w:r w:rsidRPr="00292DEB">
              <w:rPr>
                <w:rFonts w:cs="Arial"/>
                <w:lang w:val="fr-BE"/>
              </w:rPr>
              <w:t xml:space="preserve">Le cumul avec les revenus du travail est possible sans réduction des montants des pensions principales et complémentaires. </w:t>
            </w:r>
          </w:p>
          <w:p w14:paraId="10FCDB1D" w14:textId="2D792454" w:rsidR="005D0FED" w:rsidRPr="00292DEB" w:rsidRDefault="005D0FED" w:rsidP="00CD2271">
            <w:pPr>
              <w:shd w:val="clear" w:color="auto" w:fill="FFFFFF"/>
              <w:spacing w:line="276" w:lineRule="auto"/>
              <w:rPr>
                <w:rFonts w:cs="Arial"/>
                <w:color w:val="C00000"/>
                <w:lang w:val="fr-BE"/>
              </w:rPr>
            </w:pPr>
            <w:r w:rsidRPr="00292DEB">
              <w:rPr>
                <w:rFonts w:cs="Arial"/>
                <w:lang w:val="fr-BE"/>
              </w:rPr>
              <w:t xml:space="preserve">Pour les bénéficiaires d'une </w:t>
            </w:r>
            <w:r w:rsidRPr="00292DEB">
              <w:rPr>
                <w:rFonts w:cs="Arial"/>
                <w:color w:val="008000"/>
                <w:lang w:val="fr-BE"/>
              </w:rPr>
              <w:t xml:space="preserve">pension d'invalidité </w:t>
            </w:r>
            <w:r w:rsidRPr="00292DEB">
              <w:rPr>
                <w:rFonts w:cs="Arial"/>
                <w:lang w:val="fr-BE"/>
              </w:rPr>
              <w:t>qui entreprennent un travail (en tant que salarié ou indépendant) soumis à l'assurance obligatoire de l'e-EFKA, le montant de la pension principale et de la pension complémentaire est versé intégralement pendant la période d'emploi (</w:t>
            </w:r>
            <w:r w:rsidRPr="00292DEB">
              <w:rPr>
                <w:rFonts w:cs="Arial"/>
                <w:color w:val="008000"/>
                <w:lang w:val="fr-BE"/>
              </w:rPr>
              <w:t>loi 5078/2023, art. 114</w:t>
            </w:r>
            <w:r w:rsidRPr="00292DEB">
              <w:rPr>
                <w:rFonts w:cs="Arial"/>
                <w:lang w:val="fr-BE"/>
              </w:rPr>
              <w:t>).</w:t>
            </w:r>
          </w:p>
        </w:tc>
        <w:tc>
          <w:tcPr>
            <w:tcW w:w="1370" w:type="pct"/>
          </w:tcPr>
          <w:p w14:paraId="2D850A7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E-V-21-EL</w:t>
            </w:r>
          </w:p>
          <w:p w14:paraId="63EFF4DC" w14:textId="77777777" w:rsidR="005D0FED" w:rsidRPr="00292DEB" w:rsidRDefault="005D0FED" w:rsidP="00CD2271">
            <w:pPr>
              <w:pStyle w:val="Normal0"/>
              <w:pBdr>
                <w:top w:val="nil"/>
                <w:left w:val="nil"/>
                <w:bottom w:val="nil"/>
                <w:right w:val="nil"/>
                <w:between w:val="nil"/>
              </w:pBdr>
              <w:spacing w:before="0" w:after="0"/>
              <w:jc w:val="both"/>
              <w:rPr>
                <w:bCs/>
                <w:sz w:val="15"/>
                <w:szCs w:val="15"/>
                <w:lang w:val="en-GB"/>
              </w:rPr>
            </w:pPr>
            <w:r w:rsidRPr="00292DEB">
              <w:rPr>
                <w:bCs/>
                <w:sz w:val="15"/>
                <w:szCs w:val="15"/>
                <w:lang w:val="en-GB"/>
              </w:rPr>
              <w:t xml:space="preserve">Cumulation with earnings from work is possible without reduction of the amounts of main and supplementary pensions. </w:t>
            </w:r>
          </w:p>
          <w:p w14:paraId="07919682" w14:textId="77777777" w:rsidR="005D0FED" w:rsidRPr="00292DEB" w:rsidRDefault="005D0FED" w:rsidP="00CD2271">
            <w:pPr>
              <w:pStyle w:val="Normal0"/>
              <w:pBdr>
                <w:top w:val="nil"/>
                <w:left w:val="nil"/>
                <w:bottom w:val="nil"/>
                <w:right w:val="nil"/>
                <w:between w:val="nil"/>
              </w:pBdr>
              <w:spacing w:before="0" w:after="0"/>
              <w:jc w:val="both"/>
              <w:rPr>
                <w:sz w:val="15"/>
                <w:szCs w:val="15"/>
                <w:lang w:val="en-GB"/>
              </w:rPr>
            </w:pPr>
            <w:r w:rsidRPr="00292DEB">
              <w:rPr>
                <w:sz w:val="15"/>
                <w:szCs w:val="15"/>
                <w:lang w:val="en-GB"/>
              </w:rPr>
              <w:t xml:space="preserve">For recipients of </w:t>
            </w:r>
            <w:r w:rsidRPr="00292DEB">
              <w:rPr>
                <w:color w:val="008000"/>
                <w:sz w:val="15"/>
                <w:szCs w:val="15"/>
                <w:lang w:val="en-GB"/>
              </w:rPr>
              <w:t>invalidity pension</w:t>
            </w:r>
            <w:r w:rsidRPr="00292DEB">
              <w:rPr>
                <w:sz w:val="15"/>
                <w:szCs w:val="15"/>
                <w:lang w:val="en-GB"/>
              </w:rPr>
              <w:t xml:space="preserve"> who undertake work (as an employee or self-employed) which is subject to compulsory insurance of </w:t>
            </w:r>
            <w:r w:rsidRPr="00292DEB">
              <w:rPr>
                <w:color w:val="008000"/>
                <w:sz w:val="15"/>
                <w:szCs w:val="15"/>
                <w:lang w:val="en-GB"/>
              </w:rPr>
              <w:t>e-EFKA</w:t>
            </w:r>
            <w:r w:rsidRPr="00292DEB">
              <w:rPr>
                <w:sz w:val="15"/>
                <w:szCs w:val="15"/>
                <w:lang w:val="en-GB"/>
              </w:rPr>
              <w:t>, the amount of the main and supplementary pensions is paid in full during the period of employment (</w:t>
            </w:r>
            <w:r w:rsidRPr="00292DEB">
              <w:rPr>
                <w:color w:val="008000"/>
                <w:sz w:val="15"/>
                <w:szCs w:val="15"/>
                <w:lang w:val="en-GB"/>
              </w:rPr>
              <w:t>law 5078/2023, art.114</w:t>
            </w:r>
            <w:r w:rsidRPr="00292DEB">
              <w:rPr>
                <w:sz w:val="15"/>
                <w:szCs w:val="15"/>
                <w:lang w:val="en-GB"/>
              </w:rPr>
              <w:t>).</w:t>
            </w:r>
          </w:p>
          <w:p w14:paraId="7747B2FE" w14:textId="77777777" w:rsidR="005D0FED" w:rsidRPr="00292DEB" w:rsidRDefault="005D0FED" w:rsidP="00CD2271">
            <w:pPr>
              <w:rPr>
                <w:rFonts w:cs="Arial"/>
                <w:lang w:val="en-GB"/>
              </w:rPr>
            </w:pPr>
          </w:p>
          <w:p w14:paraId="14AABC34" w14:textId="77777777" w:rsidR="005D0FED" w:rsidRPr="00292DEB" w:rsidRDefault="005D0FED" w:rsidP="00CD2271">
            <w:pPr>
              <w:pStyle w:val="Normal0"/>
              <w:pBdr>
                <w:top w:val="nil"/>
                <w:left w:val="nil"/>
                <w:bottom w:val="nil"/>
                <w:right w:val="nil"/>
                <w:between w:val="nil"/>
              </w:pBdr>
              <w:spacing w:before="0" w:after="0"/>
              <w:jc w:val="both"/>
              <w:rPr>
                <w:sz w:val="15"/>
                <w:szCs w:val="15"/>
                <w:lang w:val="en-GB"/>
              </w:rPr>
            </w:pPr>
          </w:p>
          <w:p w14:paraId="772625F4"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D263E73"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6036C0B5" w14:textId="77777777" w:rsidR="005D0FED" w:rsidRPr="00292DEB" w:rsidRDefault="005D0FED" w:rsidP="00CD2271">
            <w:pPr>
              <w:spacing w:line="276" w:lineRule="auto"/>
              <w:rPr>
                <w:rFonts w:cs="Arial"/>
                <w:color w:val="0000FF"/>
                <w:lang w:val="en-US"/>
              </w:rPr>
            </w:pPr>
          </w:p>
        </w:tc>
        <w:tc>
          <w:tcPr>
            <w:tcW w:w="127" w:type="pct"/>
          </w:tcPr>
          <w:p w14:paraId="1F36B4B8" w14:textId="77777777" w:rsidR="005D0FED" w:rsidRPr="00292DEB" w:rsidRDefault="005D0FED" w:rsidP="00CD2271">
            <w:pPr>
              <w:spacing w:line="276" w:lineRule="auto"/>
              <w:rPr>
                <w:rFonts w:cs="Arial"/>
                <w:color w:val="0000FF"/>
                <w:lang w:val="fr-FR"/>
              </w:rPr>
            </w:pPr>
            <w:r w:rsidRPr="00292DEB">
              <w:rPr>
                <w:rFonts w:cs="Arial"/>
                <w:color w:val="0000FF"/>
                <w:lang w:val="fr-FR"/>
              </w:rPr>
              <w:t>21</w:t>
            </w:r>
          </w:p>
          <w:p w14:paraId="1E6FECFD" w14:textId="77777777" w:rsidR="005D0FED" w:rsidRPr="00292DEB" w:rsidRDefault="005D0FED" w:rsidP="00CD2271">
            <w:pPr>
              <w:spacing w:line="276" w:lineRule="auto"/>
              <w:rPr>
                <w:rFonts w:cs="Arial"/>
                <w:color w:val="0000FF"/>
                <w:lang w:val="en-US"/>
              </w:rPr>
            </w:pPr>
          </w:p>
        </w:tc>
        <w:tc>
          <w:tcPr>
            <w:tcW w:w="402" w:type="pct"/>
          </w:tcPr>
          <w:p w14:paraId="10BFC2C0"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1C44CCFE" w14:textId="77777777" w:rsidR="005D0FED" w:rsidRPr="00292DEB" w:rsidRDefault="005D0FED" w:rsidP="00CD2271">
            <w:pPr>
              <w:spacing w:line="276" w:lineRule="auto"/>
              <w:rPr>
                <w:rFonts w:cs="Arial"/>
                <w:color w:val="0000FF"/>
                <w:lang w:val="en-US"/>
              </w:rPr>
            </w:pPr>
          </w:p>
        </w:tc>
      </w:tr>
      <w:tr w:rsidR="005D0FED" w:rsidRPr="00292DEB" w14:paraId="10B89969" w14:textId="77777777" w:rsidTr="005D0FED">
        <w:tc>
          <w:tcPr>
            <w:tcW w:w="193" w:type="pct"/>
          </w:tcPr>
          <w:p w14:paraId="52E13B3C" w14:textId="77777777" w:rsidR="005D0FED" w:rsidRPr="00292DEB" w:rsidRDefault="005D0FED" w:rsidP="00CD2271">
            <w:pPr>
              <w:spacing w:line="276" w:lineRule="auto"/>
              <w:jc w:val="left"/>
              <w:rPr>
                <w:rFonts w:cs="Arial"/>
                <w:lang w:val="es-ES"/>
              </w:rPr>
            </w:pPr>
            <w:r w:rsidRPr="00292DEB">
              <w:rPr>
                <w:rFonts w:cs="Arial"/>
                <w:lang w:val="es-ES"/>
              </w:rPr>
              <w:t>EL</w:t>
            </w:r>
          </w:p>
          <w:p w14:paraId="25AA5972" w14:textId="77777777" w:rsidR="005D0FED" w:rsidRPr="00292DEB" w:rsidRDefault="005D0FED" w:rsidP="00CD2271">
            <w:pPr>
              <w:spacing w:line="276" w:lineRule="auto"/>
              <w:jc w:val="left"/>
              <w:rPr>
                <w:rFonts w:cs="Arial"/>
                <w:lang w:val="es-ES"/>
              </w:rPr>
            </w:pPr>
            <w:r w:rsidRPr="00292DEB">
              <w:rPr>
                <w:rFonts w:cs="Arial"/>
                <w:lang w:val="es-ES"/>
              </w:rPr>
              <w:t>EL</w:t>
            </w:r>
          </w:p>
          <w:p w14:paraId="13362C6E" w14:textId="77777777" w:rsidR="005D0FED" w:rsidRPr="00292DEB" w:rsidRDefault="005D0FED" w:rsidP="00CD2271">
            <w:pPr>
              <w:spacing w:line="276" w:lineRule="auto"/>
              <w:jc w:val="left"/>
              <w:rPr>
                <w:rFonts w:cs="Arial"/>
                <w:lang w:val="es-ES"/>
              </w:rPr>
            </w:pPr>
            <w:r w:rsidRPr="00292DEB">
              <w:rPr>
                <w:rFonts w:cs="Arial"/>
                <w:lang w:val="es-ES"/>
              </w:rPr>
              <w:t>EL</w:t>
            </w:r>
          </w:p>
          <w:p w14:paraId="20532C6A" w14:textId="77777777" w:rsidR="005D0FED" w:rsidRPr="00292DEB" w:rsidRDefault="005D0FED" w:rsidP="00CD2271">
            <w:pPr>
              <w:spacing w:line="276" w:lineRule="auto"/>
              <w:jc w:val="left"/>
              <w:rPr>
                <w:rFonts w:cs="Arial"/>
                <w:lang w:val="es-ES"/>
              </w:rPr>
            </w:pPr>
            <w:r w:rsidRPr="00292DEB">
              <w:rPr>
                <w:rFonts w:cs="Arial"/>
                <w:lang w:val="es-ES"/>
              </w:rPr>
              <w:t>EL</w:t>
            </w:r>
          </w:p>
          <w:p w14:paraId="31DB97AE" w14:textId="77777777" w:rsidR="005D0FED" w:rsidRPr="00292DEB" w:rsidRDefault="005D0FED" w:rsidP="00CD2271">
            <w:pPr>
              <w:spacing w:line="276" w:lineRule="auto"/>
              <w:jc w:val="left"/>
              <w:rPr>
                <w:rFonts w:cs="Arial"/>
                <w:lang w:val="es-ES"/>
              </w:rPr>
            </w:pPr>
            <w:r w:rsidRPr="00292DEB">
              <w:rPr>
                <w:rFonts w:cs="Arial"/>
                <w:lang w:val="es-ES"/>
              </w:rPr>
              <w:t>EL</w:t>
            </w:r>
          </w:p>
          <w:p w14:paraId="5056B864" w14:textId="77777777" w:rsidR="005D0FED" w:rsidRPr="00292DEB" w:rsidRDefault="005D0FED" w:rsidP="00CD2271">
            <w:pPr>
              <w:spacing w:line="276" w:lineRule="auto"/>
              <w:jc w:val="left"/>
              <w:rPr>
                <w:rFonts w:cs="Arial"/>
                <w:lang w:val="es-ES"/>
              </w:rPr>
            </w:pPr>
            <w:r w:rsidRPr="00292DEB">
              <w:rPr>
                <w:rFonts w:cs="Arial"/>
                <w:lang w:val="es-ES"/>
              </w:rPr>
              <w:t>EL</w:t>
            </w:r>
          </w:p>
          <w:p w14:paraId="29ECA76D" w14:textId="77777777" w:rsidR="005D0FED" w:rsidRPr="00292DEB" w:rsidRDefault="005D0FED" w:rsidP="00CD2271">
            <w:pPr>
              <w:spacing w:line="276" w:lineRule="auto"/>
              <w:jc w:val="left"/>
              <w:rPr>
                <w:rFonts w:cs="Arial"/>
                <w:lang w:val="es-ES"/>
              </w:rPr>
            </w:pPr>
            <w:r w:rsidRPr="00292DEB">
              <w:rPr>
                <w:rFonts w:cs="Arial"/>
                <w:lang w:val="es-ES"/>
              </w:rPr>
              <w:t>EL</w:t>
            </w:r>
          </w:p>
          <w:p w14:paraId="76DFC4EE" w14:textId="77777777" w:rsidR="005D0FED" w:rsidRPr="00292DEB" w:rsidRDefault="005D0FED" w:rsidP="00CD2271">
            <w:pPr>
              <w:spacing w:line="276" w:lineRule="auto"/>
              <w:jc w:val="left"/>
              <w:rPr>
                <w:rFonts w:cs="Arial"/>
                <w:lang w:val="es-ES"/>
              </w:rPr>
            </w:pPr>
            <w:r w:rsidRPr="00292DEB">
              <w:rPr>
                <w:rFonts w:cs="Arial"/>
                <w:lang w:val="es-ES"/>
              </w:rPr>
              <w:t>EL</w:t>
            </w:r>
          </w:p>
          <w:p w14:paraId="543FD271" w14:textId="0192D17B" w:rsidR="005D0FED" w:rsidRPr="00292DEB" w:rsidRDefault="005D0FED" w:rsidP="00CD2271">
            <w:pPr>
              <w:spacing w:line="276" w:lineRule="auto"/>
              <w:jc w:val="left"/>
              <w:rPr>
                <w:rFonts w:cs="Arial"/>
                <w:lang w:val="es-ES"/>
              </w:rPr>
            </w:pPr>
            <w:r w:rsidRPr="00292DEB">
              <w:rPr>
                <w:rFonts w:cs="Arial"/>
                <w:lang w:val="es-ES"/>
              </w:rPr>
              <w:t>EL</w:t>
            </w:r>
          </w:p>
        </w:tc>
        <w:tc>
          <w:tcPr>
            <w:tcW w:w="1371" w:type="pct"/>
          </w:tcPr>
          <w:p w14:paraId="1B737812" w14:textId="77777777" w:rsidR="005D0FED" w:rsidRPr="00292DEB" w:rsidRDefault="005D0FED" w:rsidP="00CD2271">
            <w:pPr>
              <w:spacing w:line="276" w:lineRule="auto"/>
              <w:rPr>
                <w:rFonts w:cs="Arial"/>
              </w:rPr>
            </w:pPr>
            <w:r w:rsidRPr="00292DEB">
              <w:rPr>
                <w:rFonts w:cs="Arial"/>
              </w:rPr>
              <w:t xml:space="preserve">Wenn der Empfänger Anspruch auf Invalidenrenten oder andere Renten hat, wird nur eine staatliche Rente gezahlt. </w:t>
            </w:r>
          </w:p>
          <w:p w14:paraId="37D1FDF1" w14:textId="77777777" w:rsidR="005D0FED" w:rsidRPr="00292DEB" w:rsidRDefault="005D0FED" w:rsidP="00CD2271">
            <w:pPr>
              <w:spacing w:line="276" w:lineRule="auto"/>
              <w:rPr>
                <w:rFonts w:cs="Arial"/>
              </w:rPr>
            </w:pPr>
            <w:r w:rsidRPr="00292DEB">
              <w:rPr>
                <w:rFonts w:cs="Arial"/>
              </w:rPr>
              <w:t>Wenn der Empfänger Anspruch auf eine volle und eine gekürzte Rente hat, wird die volle staatliche Rente gewährt.</w:t>
            </w:r>
          </w:p>
          <w:p w14:paraId="0E07D142" w14:textId="77777777" w:rsidR="005D0FED" w:rsidRPr="00292DEB" w:rsidRDefault="005D0FED" w:rsidP="00CD2271">
            <w:pPr>
              <w:spacing w:line="276" w:lineRule="auto"/>
              <w:rPr>
                <w:rFonts w:cs="Arial"/>
              </w:rPr>
            </w:pPr>
            <w:r w:rsidRPr="00292DEB">
              <w:rPr>
                <w:rFonts w:cs="Arial"/>
              </w:rPr>
              <w:t>Wenn der Empänger Anspruch auf zwei gekürzte Renten hat, ist der gewährte Betrag der Prozentsatz der staatlichen Rente, die jeder obigen gekürzten Rente entspricht, wenn ihr Betrag geringer oder gleich des vollen Betrags der staatlichen Rente ist.</w:t>
            </w:r>
          </w:p>
          <w:p w14:paraId="5CF3881F" w14:textId="77777777" w:rsidR="005D0FED" w:rsidRPr="00292DEB" w:rsidRDefault="005D0FED" w:rsidP="00CD2271">
            <w:pPr>
              <w:spacing w:line="276" w:lineRule="auto"/>
              <w:rPr>
                <w:rFonts w:eastAsia="Arial" w:cs="Arial"/>
              </w:rPr>
            </w:pPr>
          </w:p>
          <w:p w14:paraId="05BA017B" w14:textId="77777777" w:rsidR="005D0FED" w:rsidRPr="00292DEB" w:rsidRDefault="005D0FED" w:rsidP="00CD2271">
            <w:pPr>
              <w:spacing w:line="276" w:lineRule="auto"/>
              <w:rPr>
                <w:rFonts w:eastAsia="Arial" w:cs="Arial"/>
              </w:rPr>
            </w:pPr>
            <w:r w:rsidRPr="00292DEB">
              <w:rPr>
                <w:rFonts w:eastAsia="Arial" w:cs="Arial"/>
              </w:rPr>
              <w:t xml:space="preserve">Kumulation der </w:t>
            </w:r>
            <w:r w:rsidRPr="00292DEB">
              <w:rPr>
                <w:rFonts w:cs="Arial"/>
                <w:color w:val="008000"/>
              </w:rPr>
              <w:t>Leistungen für nicht-stationäre Pflege</w:t>
            </w:r>
            <w:r w:rsidRPr="00292DEB">
              <w:rPr>
                <w:rFonts w:eastAsia="Arial" w:cs="Arial"/>
                <w:i/>
                <w:iCs/>
                <w:color w:val="008080"/>
              </w:rPr>
              <w:t xml:space="preserve"> (</w:t>
            </w:r>
            <w:r w:rsidRPr="00292DEB">
              <w:rPr>
                <w:rFonts w:eastAsia="Arial" w:cs="Arial"/>
                <w:i/>
                <w:iCs/>
                <w:color w:val="008080"/>
                <w:lang w:val="en-GB"/>
              </w:rPr>
              <w:t>ΕΞΩΙΔΡΥΜΑΤΙΚΟ</w:t>
            </w:r>
            <w:r w:rsidRPr="00292DEB">
              <w:rPr>
                <w:rFonts w:eastAsia="Arial" w:cs="Arial"/>
                <w:i/>
                <w:iCs/>
                <w:color w:val="008080"/>
              </w:rPr>
              <w:t xml:space="preserve"> </w:t>
            </w:r>
            <w:r w:rsidRPr="00292DEB">
              <w:rPr>
                <w:rFonts w:eastAsia="Arial" w:cs="Arial"/>
                <w:i/>
                <w:iCs/>
                <w:color w:val="008080"/>
                <w:lang w:val="en-GB"/>
              </w:rPr>
              <w:t>ΕΠΙΔΟΜΑ</w:t>
            </w:r>
            <w:r w:rsidRPr="00292DEB">
              <w:rPr>
                <w:rFonts w:eastAsia="Arial" w:cs="Arial"/>
                <w:i/>
                <w:iCs/>
                <w:color w:val="008080"/>
              </w:rPr>
              <w:t>)</w:t>
            </w:r>
            <w:r w:rsidRPr="00292DEB">
              <w:rPr>
                <w:rFonts w:eastAsia="Arial" w:cs="Arial"/>
              </w:rPr>
              <w:t xml:space="preserve"> mit der durch das Sozialwesen gewährten Leistung für Personen mit Tetraplegie/Querschnittslähmung, ist nicht möglich. </w:t>
            </w:r>
          </w:p>
          <w:p w14:paraId="4BD77498" w14:textId="77777777" w:rsidR="005D0FED" w:rsidRPr="00292DEB" w:rsidRDefault="005D0FED" w:rsidP="00CD2271">
            <w:pPr>
              <w:spacing w:line="276" w:lineRule="auto"/>
              <w:rPr>
                <w:rFonts w:eastAsia="Arial" w:cs="Arial"/>
              </w:rPr>
            </w:pPr>
          </w:p>
          <w:p w14:paraId="23A0CBCE" w14:textId="77777777" w:rsidR="005D0FED" w:rsidRPr="00292DEB" w:rsidRDefault="005D0FED" w:rsidP="00CD2271">
            <w:pPr>
              <w:spacing w:line="276" w:lineRule="auto"/>
              <w:rPr>
                <w:rFonts w:cs="Arial"/>
              </w:rPr>
            </w:pPr>
            <w:r w:rsidRPr="00292DEB">
              <w:rPr>
                <w:rFonts w:eastAsia="Arial" w:cs="Arial"/>
              </w:rPr>
              <w:t xml:space="preserve">Kumulation der </w:t>
            </w:r>
            <w:r w:rsidRPr="00292DEB">
              <w:rPr>
                <w:rFonts w:cs="Arial"/>
                <w:color w:val="008000"/>
              </w:rPr>
              <w:t>Leistung bei Vollinvalidität</w:t>
            </w:r>
            <w:r w:rsidRPr="00292DEB">
              <w:rPr>
                <w:rFonts w:cs="Arial"/>
                <w:color w:val="FF0000"/>
              </w:rPr>
              <w:t xml:space="preserve"> </w:t>
            </w:r>
            <w:r w:rsidRPr="00292DEB">
              <w:rPr>
                <w:rFonts w:eastAsia="Arial" w:cs="Arial"/>
                <w:i/>
                <w:iCs/>
                <w:color w:val="008080"/>
              </w:rPr>
              <w:t>(</w:t>
            </w:r>
            <w:r w:rsidRPr="00292DEB">
              <w:rPr>
                <w:rFonts w:eastAsia="Arial" w:cs="Arial"/>
                <w:i/>
                <w:iCs/>
                <w:color w:val="008080"/>
                <w:lang w:val="en-GB"/>
              </w:rPr>
              <w:t>ΕΠΙΔΟΜΑ</w:t>
            </w:r>
            <w:r w:rsidRPr="00292DEB">
              <w:rPr>
                <w:rFonts w:eastAsia="Arial" w:cs="Arial"/>
                <w:i/>
                <w:iCs/>
                <w:color w:val="008080"/>
              </w:rPr>
              <w:t xml:space="preserve"> </w:t>
            </w:r>
            <w:r w:rsidRPr="00292DEB">
              <w:rPr>
                <w:rFonts w:eastAsia="Arial" w:cs="Arial"/>
                <w:i/>
                <w:iCs/>
                <w:color w:val="008080"/>
                <w:lang w:val="en-GB"/>
              </w:rPr>
              <w:t>ΑΠΟΛΥΤΟΥ</w:t>
            </w:r>
            <w:r w:rsidRPr="00292DEB">
              <w:rPr>
                <w:rFonts w:eastAsia="Arial" w:cs="Arial"/>
                <w:i/>
                <w:iCs/>
                <w:color w:val="008080"/>
              </w:rPr>
              <w:t xml:space="preserve"> </w:t>
            </w:r>
            <w:r w:rsidRPr="00292DEB">
              <w:rPr>
                <w:rFonts w:eastAsia="Arial" w:cs="Arial"/>
                <w:i/>
                <w:iCs/>
                <w:color w:val="008080"/>
                <w:lang w:val="en-GB"/>
              </w:rPr>
              <w:t>ΑΝΑΠΗΡΙΑΣ</w:t>
            </w:r>
            <w:r w:rsidRPr="00292DEB">
              <w:rPr>
                <w:rFonts w:eastAsia="Arial" w:cs="Arial"/>
                <w:i/>
                <w:iCs/>
                <w:color w:val="008080"/>
              </w:rPr>
              <w:t>)</w:t>
            </w:r>
            <w:r w:rsidRPr="00292DEB">
              <w:rPr>
                <w:rFonts w:eastAsia="Arial" w:cs="Arial"/>
              </w:rPr>
              <w:t xml:space="preserve"> mit Altersrente nach Gesetz Nr. </w:t>
            </w:r>
            <w:r w:rsidRPr="00292DEB">
              <w:rPr>
                <w:rFonts w:eastAsia="Arial" w:cs="Arial"/>
                <w:color w:val="800000"/>
              </w:rPr>
              <w:t>612/77</w:t>
            </w:r>
            <w:r w:rsidRPr="00292DEB">
              <w:rPr>
                <w:rFonts w:eastAsia="Arial" w:cs="Arial"/>
                <w:i/>
                <w:iCs/>
                <w:color w:val="008080"/>
              </w:rPr>
              <w:t xml:space="preserve"> (</w:t>
            </w:r>
            <w:r w:rsidRPr="00292DEB">
              <w:rPr>
                <w:rFonts w:eastAsia="Arial" w:cs="Arial"/>
                <w:i/>
                <w:iCs/>
                <w:color w:val="008080"/>
                <w:lang w:val="en-GB"/>
              </w:rPr>
              <w:t>ΣΥΝΤΑΞΗ</w:t>
            </w:r>
            <w:r w:rsidRPr="00292DEB">
              <w:rPr>
                <w:rFonts w:eastAsia="Arial" w:cs="Arial"/>
                <w:i/>
                <w:iCs/>
                <w:color w:val="008080"/>
              </w:rPr>
              <w:t xml:space="preserve"> </w:t>
            </w:r>
            <w:r w:rsidRPr="00292DEB">
              <w:rPr>
                <w:rFonts w:eastAsia="Arial" w:cs="Arial"/>
                <w:i/>
                <w:iCs/>
                <w:color w:val="008080"/>
                <w:lang w:val="en-GB"/>
              </w:rPr>
              <w:t>ΓΗΡΑΤΟΣ</w:t>
            </w:r>
            <w:r w:rsidRPr="00292DEB">
              <w:rPr>
                <w:rFonts w:eastAsia="Arial" w:cs="Arial"/>
                <w:i/>
                <w:iCs/>
                <w:color w:val="008080"/>
              </w:rPr>
              <w:t xml:space="preserve"> </w:t>
            </w:r>
            <w:r w:rsidRPr="00292DEB">
              <w:rPr>
                <w:rFonts w:eastAsia="Arial" w:cs="Arial"/>
                <w:i/>
                <w:iCs/>
                <w:color w:val="008080"/>
                <w:lang w:val="en-GB"/>
              </w:rPr>
              <w:t>ΤΟΥ</w:t>
            </w:r>
            <w:r w:rsidRPr="00292DEB">
              <w:rPr>
                <w:rFonts w:eastAsia="Arial" w:cs="Arial"/>
                <w:i/>
                <w:iCs/>
                <w:color w:val="008080"/>
              </w:rPr>
              <w:t xml:space="preserve"> </w:t>
            </w:r>
            <w:r w:rsidRPr="00292DEB">
              <w:rPr>
                <w:rFonts w:eastAsia="Arial" w:cs="Arial"/>
                <w:i/>
                <w:iCs/>
                <w:color w:val="008080"/>
                <w:lang w:val="en-GB"/>
              </w:rPr>
              <w:t>ΝΟΜΟΥ</w:t>
            </w:r>
            <w:r w:rsidRPr="00292DEB">
              <w:rPr>
                <w:rFonts w:eastAsia="Arial" w:cs="Arial"/>
                <w:i/>
                <w:iCs/>
                <w:color w:val="008080"/>
              </w:rPr>
              <w:t xml:space="preserve"> 612/77) </w:t>
            </w:r>
            <w:r w:rsidRPr="00292DEB">
              <w:rPr>
                <w:rFonts w:eastAsia="Arial" w:cs="Arial"/>
              </w:rPr>
              <w:t xml:space="preserve">(d.h. Renten für Personen mit bestimmten Behinderungen, die nach </w:t>
            </w:r>
            <w:r w:rsidRPr="00292DEB">
              <w:rPr>
                <w:rFonts w:eastAsia="Arial" w:cs="Arial"/>
                <w:color w:val="C00000"/>
              </w:rPr>
              <w:t xml:space="preserve">15 </w:t>
            </w:r>
            <w:r w:rsidRPr="00292DEB">
              <w:rPr>
                <w:rFonts w:eastAsia="Arial" w:cs="Arial"/>
              </w:rPr>
              <w:t xml:space="preserve">Versicherungsjahren zur Ersatzquote entsprechend </w:t>
            </w:r>
            <w:r w:rsidRPr="00292DEB">
              <w:rPr>
                <w:rFonts w:eastAsia="Arial" w:cs="Arial"/>
                <w:color w:val="C00000"/>
              </w:rPr>
              <w:t xml:space="preserve">35 </w:t>
            </w:r>
            <w:r w:rsidRPr="00292DEB">
              <w:rPr>
                <w:rFonts w:eastAsia="Arial" w:cs="Arial"/>
              </w:rPr>
              <w:t>Versicherungsjahren gezahlt werden) ist nicht möglich.</w:t>
            </w:r>
          </w:p>
          <w:p w14:paraId="6AB7567B" w14:textId="77777777" w:rsidR="005D0FED" w:rsidRPr="00292DEB" w:rsidRDefault="005D0FED" w:rsidP="00CD2271">
            <w:pPr>
              <w:spacing w:line="276" w:lineRule="auto"/>
              <w:rPr>
                <w:rFonts w:cs="Arial"/>
                <w:color w:val="FF0000"/>
              </w:rPr>
            </w:pPr>
          </w:p>
          <w:p w14:paraId="167D92D0" w14:textId="77777777" w:rsidR="005D0FED" w:rsidRPr="00292DEB" w:rsidRDefault="005D0FED" w:rsidP="00CD2271">
            <w:pPr>
              <w:spacing w:line="276" w:lineRule="auto"/>
              <w:rPr>
                <w:rFonts w:eastAsia="Arial" w:cs="Arial"/>
              </w:rPr>
            </w:pPr>
            <w:r w:rsidRPr="00292DEB">
              <w:rPr>
                <w:rFonts w:eastAsia="Arial" w:cs="Arial"/>
              </w:rPr>
              <w:t xml:space="preserve">Kumulation der </w:t>
            </w:r>
            <w:r w:rsidRPr="00292DEB">
              <w:rPr>
                <w:rFonts w:cs="Arial"/>
                <w:color w:val="008000"/>
              </w:rPr>
              <w:t>Leistung bei Vollinvalidität</w:t>
            </w:r>
            <w:r w:rsidRPr="00292DEB">
              <w:rPr>
                <w:rFonts w:eastAsia="Arial" w:cs="Arial"/>
                <w:i/>
                <w:iCs/>
                <w:color w:val="008080"/>
              </w:rPr>
              <w:t xml:space="preserve"> (</w:t>
            </w:r>
            <w:r w:rsidRPr="00292DEB">
              <w:rPr>
                <w:rFonts w:eastAsia="Arial" w:cs="Arial"/>
                <w:i/>
                <w:iCs/>
                <w:color w:val="008080"/>
                <w:lang w:val="en-GB"/>
              </w:rPr>
              <w:t>ΕΠΙΔΟΜΑ</w:t>
            </w:r>
            <w:r w:rsidRPr="00292DEB">
              <w:rPr>
                <w:rFonts w:eastAsia="Arial" w:cs="Arial"/>
                <w:i/>
                <w:iCs/>
                <w:color w:val="008080"/>
              </w:rPr>
              <w:t xml:space="preserve"> </w:t>
            </w:r>
            <w:r w:rsidRPr="00292DEB">
              <w:rPr>
                <w:rFonts w:eastAsia="Arial" w:cs="Arial"/>
                <w:i/>
                <w:iCs/>
                <w:color w:val="008080"/>
                <w:lang w:val="en-GB"/>
              </w:rPr>
              <w:t>ΑΠΟΛΥΤΟΥ</w:t>
            </w:r>
            <w:r w:rsidRPr="00292DEB">
              <w:rPr>
                <w:rFonts w:eastAsia="Arial" w:cs="Arial"/>
                <w:i/>
                <w:iCs/>
                <w:color w:val="008080"/>
              </w:rPr>
              <w:t xml:space="preserve"> </w:t>
            </w:r>
            <w:r w:rsidRPr="00292DEB">
              <w:rPr>
                <w:rFonts w:eastAsia="Arial" w:cs="Arial"/>
                <w:i/>
                <w:iCs/>
                <w:color w:val="008080"/>
                <w:lang w:val="en-GB"/>
              </w:rPr>
              <w:t>ΑΝΑΠΗΡΙΑΣ</w:t>
            </w:r>
            <w:r w:rsidRPr="00292DEB">
              <w:rPr>
                <w:rFonts w:eastAsia="Arial" w:cs="Arial"/>
                <w:i/>
                <w:iCs/>
                <w:color w:val="008080"/>
              </w:rPr>
              <w:t>)</w:t>
            </w:r>
            <w:r w:rsidRPr="00292DEB">
              <w:rPr>
                <w:rFonts w:eastAsia="Arial" w:cs="Arial"/>
              </w:rPr>
              <w:t xml:space="preserve"> mit </w:t>
            </w:r>
            <w:r w:rsidRPr="00292DEB">
              <w:rPr>
                <w:rFonts w:eastAsia="Arial" w:cs="Arial"/>
              </w:rPr>
              <w:lastRenderedPageBreak/>
              <w:t xml:space="preserve">der Leistung für Blinde in Beschäftigung, die vom Sozialwesen gewährt wird </w:t>
            </w:r>
            <w:r w:rsidRPr="00292DEB">
              <w:rPr>
                <w:rFonts w:eastAsia="Arial" w:cs="Arial"/>
                <w:color w:val="FF00FF"/>
              </w:rPr>
              <w:t xml:space="preserve">(€391 </w:t>
            </w:r>
            <w:r w:rsidRPr="00292DEB">
              <w:rPr>
                <w:rFonts w:eastAsia="Arial" w:cs="Arial"/>
              </w:rPr>
              <w:t>pro Monat), ist möglich.</w:t>
            </w:r>
          </w:p>
          <w:p w14:paraId="2F790F72" w14:textId="7B9588BC" w:rsidR="005D0FED" w:rsidRPr="00292DEB" w:rsidRDefault="005D0FED" w:rsidP="00CD2271">
            <w:pPr>
              <w:shd w:val="clear" w:color="auto" w:fill="FFFFFF"/>
              <w:spacing w:line="276" w:lineRule="auto"/>
              <w:rPr>
                <w:rFonts w:cs="Arial"/>
                <w:color w:val="C00000"/>
              </w:rPr>
            </w:pPr>
          </w:p>
        </w:tc>
        <w:tc>
          <w:tcPr>
            <w:tcW w:w="1370" w:type="pct"/>
          </w:tcPr>
          <w:p w14:paraId="6A75FF24" w14:textId="77777777" w:rsidR="005D0FED" w:rsidRPr="00292DEB" w:rsidRDefault="005D0FED" w:rsidP="00CD2271">
            <w:pPr>
              <w:spacing w:line="276" w:lineRule="auto"/>
              <w:rPr>
                <w:rFonts w:cs="Arial"/>
                <w:lang w:val="fr-BE"/>
              </w:rPr>
            </w:pPr>
            <w:r w:rsidRPr="00292DEB">
              <w:rPr>
                <w:rFonts w:cs="Arial"/>
                <w:lang w:val="fr-BE"/>
              </w:rPr>
              <w:lastRenderedPageBreak/>
              <w:t xml:space="preserve">Lorsque le bénéficiaire a droit aux pensions d’invalidité et à d’autres pensions, seule une pension nationale est versée. </w:t>
            </w:r>
          </w:p>
          <w:p w14:paraId="4BC9F027" w14:textId="77777777" w:rsidR="005D0FED" w:rsidRPr="00292DEB" w:rsidRDefault="005D0FED" w:rsidP="00CD2271">
            <w:pPr>
              <w:spacing w:line="276" w:lineRule="auto"/>
              <w:rPr>
                <w:rFonts w:cs="Arial"/>
                <w:lang w:val="fr-BE"/>
              </w:rPr>
            </w:pPr>
            <w:r w:rsidRPr="00292DEB">
              <w:rPr>
                <w:rFonts w:cs="Arial"/>
                <w:lang w:val="fr-BE"/>
              </w:rPr>
              <w:t>Lorsque le bénéficiaire a droit à une pension complète et une pension réduite, la pension nationale complète est versée.</w:t>
            </w:r>
          </w:p>
          <w:p w14:paraId="1D0EED79" w14:textId="77777777" w:rsidR="005D0FED" w:rsidRPr="00292DEB" w:rsidRDefault="005D0FED" w:rsidP="00CD2271">
            <w:pPr>
              <w:spacing w:line="276" w:lineRule="auto"/>
              <w:rPr>
                <w:rFonts w:cs="Arial"/>
                <w:lang w:val="fr-BE"/>
              </w:rPr>
            </w:pPr>
            <w:r w:rsidRPr="00292DEB">
              <w:rPr>
                <w:rFonts w:cs="Arial"/>
                <w:lang w:val="fr-BE"/>
              </w:rPr>
              <w:t>Lorsque le bénéficiaire a droit à deux pensions réduites, le montant versé équivaut au pourcentage de la pension nationale, représentant chacune des pensions réduites ci-dessus si leur somme est inférieure ou égale à la pension nationale complète.</w:t>
            </w:r>
          </w:p>
          <w:p w14:paraId="60B9049C" w14:textId="77777777" w:rsidR="005D0FED" w:rsidRPr="00292DEB" w:rsidRDefault="005D0FED" w:rsidP="00CD2271">
            <w:pPr>
              <w:spacing w:line="276" w:lineRule="auto"/>
              <w:rPr>
                <w:rFonts w:eastAsia="Arial" w:cs="Arial"/>
                <w:lang w:val="fr-BE"/>
              </w:rPr>
            </w:pPr>
          </w:p>
          <w:p w14:paraId="34F2C3B7" w14:textId="77777777" w:rsidR="005D0FED" w:rsidRPr="00292DEB" w:rsidRDefault="005D0FED" w:rsidP="00CD2271">
            <w:pPr>
              <w:spacing w:line="276" w:lineRule="auto"/>
              <w:rPr>
                <w:rFonts w:eastAsia="Arial" w:cs="Arial"/>
                <w:lang w:val="fr-BE"/>
              </w:rPr>
            </w:pPr>
            <w:r w:rsidRPr="00292DEB">
              <w:rPr>
                <w:rFonts w:eastAsia="Arial" w:cs="Arial"/>
                <w:lang w:val="fr-BE"/>
              </w:rPr>
              <w:t xml:space="preserve">Le cumul de la </w:t>
            </w:r>
            <w:r w:rsidRPr="00292DEB">
              <w:rPr>
                <w:rFonts w:eastAsia="Arial" w:cs="Arial"/>
                <w:color w:val="008000"/>
                <w:lang w:val="fr-BE"/>
              </w:rPr>
              <w:t xml:space="preserve">prestation pour les soins ambulatoires </w:t>
            </w:r>
            <w:r w:rsidRPr="00292DEB">
              <w:rPr>
                <w:rFonts w:eastAsia="Arial" w:cs="Arial"/>
                <w:i/>
                <w:iCs/>
                <w:color w:val="008080"/>
                <w:lang w:val="fr-BE"/>
              </w:rPr>
              <w:t xml:space="preserve">(ΕΞΩΙΔΡΥΜΑΤΙΚΟ ΕΠΙΔΟΜΑ) </w:t>
            </w:r>
            <w:r w:rsidRPr="00292DEB">
              <w:rPr>
                <w:rFonts w:eastAsia="Arial" w:cs="Arial"/>
                <w:lang w:val="fr-BE"/>
              </w:rPr>
              <w:t>avec la prestation accordée par le système de protection sociale pour les quadraplégiques/paraplégiques n’est pas possible.</w:t>
            </w:r>
          </w:p>
          <w:p w14:paraId="604B24A9" w14:textId="77777777" w:rsidR="005D0FED" w:rsidRPr="00292DEB" w:rsidRDefault="005D0FED" w:rsidP="00CD2271">
            <w:pPr>
              <w:spacing w:line="276" w:lineRule="auto"/>
              <w:rPr>
                <w:rFonts w:eastAsia="Arial" w:cs="Arial"/>
                <w:lang w:val="fr-BE"/>
              </w:rPr>
            </w:pPr>
          </w:p>
          <w:p w14:paraId="3DCA57CA" w14:textId="77777777" w:rsidR="005D0FED" w:rsidRPr="00292DEB" w:rsidRDefault="005D0FED" w:rsidP="00CD2271">
            <w:pPr>
              <w:spacing w:line="276" w:lineRule="auto"/>
              <w:rPr>
                <w:rFonts w:cs="Arial"/>
                <w:lang w:val="fr-BE"/>
              </w:rPr>
            </w:pPr>
            <w:r w:rsidRPr="00292DEB">
              <w:rPr>
                <w:rFonts w:eastAsia="Arial" w:cs="Arial"/>
                <w:lang w:val="fr-BE"/>
              </w:rPr>
              <w:t xml:space="preserve">Le cumul de la </w:t>
            </w:r>
            <w:r w:rsidRPr="00292DEB">
              <w:rPr>
                <w:rFonts w:eastAsia="Arial" w:cs="Arial"/>
                <w:color w:val="008000"/>
                <w:lang w:val="fr-BE"/>
              </w:rPr>
              <w:t xml:space="preserve">prestation d’invalidité totale </w:t>
            </w:r>
            <w:r w:rsidRPr="00292DEB">
              <w:rPr>
                <w:rFonts w:eastAsia="Arial" w:cs="Arial"/>
                <w:i/>
                <w:iCs/>
                <w:color w:val="008080"/>
                <w:lang w:val="fr-BE"/>
              </w:rPr>
              <w:t xml:space="preserve">(ΕΠΙΔΟΜΑ ΑΠΟΛΥΤΟΥ ΑΝΑΠΗΡΙΑΣ) </w:t>
            </w:r>
            <w:r w:rsidRPr="00292DEB">
              <w:rPr>
                <w:rFonts w:eastAsia="Arial" w:cs="Arial"/>
                <w:lang w:val="fr-BE"/>
              </w:rPr>
              <w:t xml:space="preserve">avec la </w:t>
            </w:r>
            <w:r w:rsidRPr="00292DEB">
              <w:rPr>
                <w:rFonts w:eastAsia="Arial" w:cs="Arial"/>
                <w:color w:val="008000"/>
                <w:lang w:val="fr-BE"/>
              </w:rPr>
              <w:t>pension de vieillesse prévue par la loi n</w:t>
            </w:r>
            <w:r w:rsidRPr="00292DEB">
              <w:rPr>
                <w:rFonts w:eastAsia="Arial" w:cs="Arial"/>
                <w:lang w:val="fr-BE"/>
              </w:rPr>
              <w:t xml:space="preserve">° </w:t>
            </w:r>
            <w:r w:rsidRPr="00292DEB">
              <w:rPr>
                <w:rFonts w:eastAsia="Arial" w:cs="Arial"/>
                <w:color w:val="800000"/>
                <w:lang w:val="fr-BE"/>
              </w:rPr>
              <w:t>612/77</w:t>
            </w:r>
            <w:r w:rsidRPr="00292DEB">
              <w:rPr>
                <w:rFonts w:eastAsia="Arial" w:cs="Arial"/>
                <w:i/>
                <w:iCs/>
                <w:color w:val="008080"/>
                <w:lang w:val="fr-BE"/>
              </w:rPr>
              <w:t xml:space="preserve"> (ΣΥΝΤΑΞΗ ΓΗΡΑΤΟΣ ΤΟΥ ΝΟΜΟΥ 612/77) </w:t>
            </w:r>
            <w:r w:rsidRPr="00292DEB">
              <w:rPr>
                <w:rFonts w:eastAsia="Arial" w:cs="Arial"/>
                <w:lang w:val="fr-BE"/>
              </w:rPr>
              <w:t xml:space="preserve">(à savoir, les pensions pour les personnes atteintes de certains handicaps versées après </w:t>
            </w:r>
            <w:r w:rsidRPr="00292DEB">
              <w:rPr>
                <w:rFonts w:eastAsia="Arial" w:cs="Arial"/>
                <w:color w:val="C00000"/>
                <w:lang w:val="fr-BE"/>
              </w:rPr>
              <w:t>15</w:t>
            </w:r>
            <w:r w:rsidRPr="00292DEB">
              <w:rPr>
                <w:rFonts w:eastAsia="Arial" w:cs="Arial"/>
                <w:lang w:val="fr-BE"/>
              </w:rPr>
              <w:t xml:space="preserve"> années d’assurance au taux de remplacement correspondant à </w:t>
            </w:r>
            <w:r w:rsidRPr="00292DEB">
              <w:rPr>
                <w:rFonts w:eastAsia="Arial" w:cs="Arial"/>
                <w:color w:val="C00000"/>
                <w:lang w:val="fr-BE"/>
              </w:rPr>
              <w:t>35</w:t>
            </w:r>
            <w:r w:rsidRPr="00292DEB">
              <w:rPr>
                <w:rFonts w:eastAsia="Arial" w:cs="Arial"/>
                <w:lang w:val="fr-BE"/>
              </w:rPr>
              <w:t> années d’assurance) n’est pas possible.</w:t>
            </w:r>
          </w:p>
          <w:p w14:paraId="1696A58B" w14:textId="77777777" w:rsidR="005D0FED" w:rsidRPr="00292DEB" w:rsidRDefault="005D0FED" w:rsidP="00CD2271">
            <w:pPr>
              <w:spacing w:line="276" w:lineRule="auto"/>
              <w:rPr>
                <w:rFonts w:cs="Arial"/>
                <w:color w:val="FF0000"/>
                <w:lang w:val="fr-BE"/>
              </w:rPr>
            </w:pPr>
          </w:p>
          <w:p w14:paraId="2C599213" w14:textId="77777777" w:rsidR="005D0FED" w:rsidRPr="00292DEB" w:rsidRDefault="005D0FED" w:rsidP="00CD2271">
            <w:pPr>
              <w:spacing w:line="276" w:lineRule="auto"/>
              <w:rPr>
                <w:rFonts w:cs="Arial"/>
                <w:lang w:val="fr-BE"/>
              </w:rPr>
            </w:pPr>
            <w:r w:rsidRPr="00292DEB">
              <w:rPr>
                <w:rFonts w:eastAsia="Arial" w:cs="Arial"/>
                <w:lang w:val="fr-BE"/>
              </w:rPr>
              <w:t xml:space="preserve">Le cumul de la </w:t>
            </w:r>
            <w:r w:rsidRPr="00292DEB">
              <w:rPr>
                <w:rFonts w:eastAsia="Arial" w:cs="Arial"/>
                <w:color w:val="008000"/>
                <w:lang w:val="fr-BE"/>
              </w:rPr>
              <w:t xml:space="preserve">prestation d’invalidité totale </w:t>
            </w:r>
            <w:r w:rsidRPr="00292DEB">
              <w:rPr>
                <w:rFonts w:eastAsia="Arial" w:cs="Arial"/>
                <w:i/>
                <w:iCs/>
                <w:color w:val="008080"/>
                <w:lang w:val="fr-BE"/>
              </w:rPr>
              <w:t xml:space="preserve">(ΕΠΙΔΟΜΑ ΑΠΟΛΥΤΟΥ ΑΝΑΠΗΡΙΑΣ) </w:t>
            </w:r>
            <w:r w:rsidRPr="00292DEB">
              <w:rPr>
                <w:rFonts w:eastAsia="Arial" w:cs="Arial"/>
                <w:lang w:val="fr-BE"/>
              </w:rPr>
              <w:t xml:space="preserve">avec la </w:t>
            </w:r>
            <w:r w:rsidRPr="00292DEB">
              <w:rPr>
                <w:rFonts w:eastAsia="Arial" w:cs="Arial"/>
                <w:color w:val="008000"/>
                <w:lang w:val="fr-BE"/>
              </w:rPr>
              <w:t xml:space="preserve">prestation pour les non-voyants </w:t>
            </w:r>
            <w:r w:rsidRPr="00292DEB">
              <w:rPr>
                <w:rFonts w:eastAsia="Arial" w:cs="Arial"/>
                <w:color w:val="008000"/>
                <w:lang w:val="fr-BE"/>
              </w:rPr>
              <w:lastRenderedPageBreak/>
              <w:t>salariés</w:t>
            </w:r>
            <w:r w:rsidRPr="00292DEB">
              <w:rPr>
                <w:rFonts w:eastAsia="Arial" w:cs="Arial"/>
                <w:lang w:val="fr-BE"/>
              </w:rPr>
              <w:t xml:space="preserve"> versée par le système d’aide sociale </w:t>
            </w:r>
            <w:r w:rsidRPr="00292DEB">
              <w:rPr>
                <w:rFonts w:eastAsia="Arial" w:cs="Arial"/>
                <w:color w:val="FF00FF"/>
                <w:lang w:val="fr-BE"/>
              </w:rPr>
              <w:t xml:space="preserve">(€391 </w:t>
            </w:r>
            <w:r w:rsidRPr="00292DEB">
              <w:rPr>
                <w:rFonts w:eastAsia="Arial" w:cs="Arial"/>
                <w:lang w:val="fr-BE"/>
              </w:rPr>
              <w:t xml:space="preserve">par mois) est possible. </w:t>
            </w:r>
          </w:p>
          <w:p w14:paraId="52524C73" w14:textId="3434AF43" w:rsidR="005D0FED" w:rsidRPr="00292DEB" w:rsidRDefault="005D0FED" w:rsidP="00CD2271">
            <w:pPr>
              <w:shd w:val="clear" w:color="auto" w:fill="FFFFFF"/>
              <w:spacing w:line="276" w:lineRule="auto"/>
              <w:rPr>
                <w:rFonts w:cs="Arial"/>
                <w:color w:val="C00000"/>
                <w:lang w:val="fr-BE"/>
              </w:rPr>
            </w:pPr>
          </w:p>
        </w:tc>
        <w:tc>
          <w:tcPr>
            <w:tcW w:w="1370" w:type="pct"/>
          </w:tcPr>
          <w:p w14:paraId="7502C92A"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E-V-22-EL</w:t>
            </w:r>
          </w:p>
          <w:p w14:paraId="06EC4BE5"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When the beneficiary is entitled to invalidity pensions and other pensions, only one national pension is paid. </w:t>
            </w:r>
          </w:p>
          <w:p w14:paraId="3228389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When the beneficiary is entitled to one full and one reduced pension, the full national pension is granted.</w:t>
            </w:r>
          </w:p>
          <w:p w14:paraId="4C0F5BE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When the beneficiary is entitled to two reduced pensions, the amount granted is the percentage of the national pension corresponding to each of the above reduced pensions if their sum is lower or equal with the full amount of the national pension.</w:t>
            </w:r>
          </w:p>
          <w:p w14:paraId="0446B552"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Cumulation of the </w:t>
            </w:r>
            <w:r w:rsidRPr="00292DEB">
              <w:rPr>
                <w:color w:val="008000"/>
                <w:sz w:val="15"/>
                <w:szCs w:val="15"/>
                <w:lang w:val="en-GB"/>
              </w:rPr>
              <w:t xml:space="preserve">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 xml:space="preserve"> with the benefit granted by social welfare system for people with quadriplegia-paraplegia is not possible.</w:t>
            </w:r>
          </w:p>
          <w:p w14:paraId="27A6C7EF"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4450D7B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Cumulation of </w:t>
            </w:r>
            <w:r w:rsidRPr="00292DEB">
              <w:rPr>
                <w:color w:val="008000"/>
                <w:sz w:val="15"/>
                <w:szCs w:val="15"/>
                <w:lang w:val="en-GB"/>
              </w:rPr>
              <w:t xml:space="preserve">total 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w:t>
            </w:r>
            <w:r w:rsidRPr="00292DEB">
              <w:rPr>
                <w:color w:val="000000"/>
                <w:sz w:val="15"/>
                <w:szCs w:val="15"/>
                <w:lang w:val="en-GB"/>
              </w:rPr>
              <w:t xml:space="preserve"> with </w:t>
            </w:r>
            <w:r w:rsidRPr="00292DEB">
              <w:rPr>
                <w:color w:val="008000"/>
                <w:sz w:val="15"/>
                <w:szCs w:val="15"/>
                <w:lang w:val="en-GB"/>
              </w:rPr>
              <w:t xml:space="preserve">Old-age pension </w:t>
            </w:r>
            <w:r w:rsidRPr="00292DEB">
              <w:rPr>
                <w:color w:val="000000"/>
                <w:sz w:val="15"/>
                <w:szCs w:val="15"/>
                <w:lang w:val="en-GB"/>
              </w:rPr>
              <w:t>of Law No.</w:t>
            </w:r>
            <w:r w:rsidRPr="00292DEB">
              <w:rPr>
                <w:color w:val="800000"/>
                <w:sz w:val="15"/>
                <w:szCs w:val="15"/>
                <w:lang w:val="en-GB"/>
              </w:rPr>
              <w:t>612/77</w:t>
            </w:r>
            <w:r w:rsidRPr="00292DEB">
              <w:rPr>
                <w:i/>
                <w:color w:val="008080"/>
                <w:sz w:val="15"/>
                <w:szCs w:val="15"/>
                <w:lang w:val="en-GB"/>
              </w:rPr>
              <w:t xml:space="preserve"> (</w:t>
            </w:r>
            <w:r w:rsidRPr="00292DEB">
              <w:rPr>
                <w:i/>
                <w:color w:val="008080"/>
                <w:sz w:val="15"/>
                <w:szCs w:val="15"/>
              </w:rPr>
              <w:t>ΣΥΝΤΑΞΗ</w:t>
            </w:r>
            <w:r w:rsidRPr="00292DEB">
              <w:rPr>
                <w:i/>
                <w:color w:val="008080"/>
                <w:sz w:val="15"/>
                <w:szCs w:val="15"/>
                <w:lang w:val="en-GB"/>
              </w:rPr>
              <w:t xml:space="preserve"> </w:t>
            </w:r>
            <w:r w:rsidRPr="00292DEB">
              <w:rPr>
                <w:i/>
                <w:color w:val="008080"/>
                <w:sz w:val="15"/>
                <w:szCs w:val="15"/>
              </w:rPr>
              <w:t>ΓΗΡΑΤΟΣ</w:t>
            </w:r>
            <w:r w:rsidRPr="00292DEB">
              <w:rPr>
                <w:i/>
                <w:color w:val="008080"/>
                <w:sz w:val="15"/>
                <w:szCs w:val="15"/>
                <w:lang w:val="en-GB"/>
              </w:rPr>
              <w:t xml:space="preserve"> </w:t>
            </w:r>
            <w:r w:rsidRPr="00292DEB">
              <w:rPr>
                <w:i/>
                <w:color w:val="008080"/>
                <w:sz w:val="15"/>
                <w:szCs w:val="15"/>
              </w:rPr>
              <w:t>ΤΟΥ</w:t>
            </w:r>
            <w:r w:rsidRPr="00292DEB">
              <w:rPr>
                <w:i/>
                <w:color w:val="008080"/>
                <w:sz w:val="15"/>
                <w:szCs w:val="15"/>
                <w:lang w:val="en-GB"/>
              </w:rPr>
              <w:t xml:space="preserve"> </w:t>
            </w:r>
            <w:r w:rsidRPr="00292DEB">
              <w:rPr>
                <w:i/>
                <w:color w:val="008080"/>
                <w:sz w:val="15"/>
                <w:szCs w:val="15"/>
              </w:rPr>
              <w:t>ΝΟΜΟΥ</w:t>
            </w:r>
            <w:r w:rsidRPr="00292DEB">
              <w:rPr>
                <w:i/>
                <w:color w:val="008080"/>
                <w:sz w:val="15"/>
                <w:szCs w:val="15"/>
                <w:lang w:val="en-GB"/>
              </w:rPr>
              <w:t xml:space="preserve"> 612/77) </w:t>
            </w:r>
            <w:r w:rsidRPr="00292DEB">
              <w:rPr>
                <w:color w:val="000000"/>
                <w:sz w:val="15"/>
                <w:szCs w:val="15"/>
                <w:lang w:val="en-GB"/>
              </w:rPr>
              <w:t xml:space="preserve">(i.e. pensions to those with certain disabilities that are paid after </w:t>
            </w:r>
            <w:r w:rsidRPr="00292DEB">
              <w:rPr>
                <w:color w:val="800000"/>
                <w:sz w:val="15"/>
                <w:szCs w:val="15"/>
                <w:lang w:val="en-GB"/>
              </w:rPr>
              <w:t>15</w:t>
            </w:r>
            <w:r w:rsidRPr="00292DEB">
              <w:rPr>
                <w:color w:val="000000"/>
                <w:sz w:val="15"/>
                <w:szCs w:val="15"/>
                <w:lang w:val="en-GB"/>
              </w:rPr>
              <w:t xml:space="preserve"> years of insurance at the replacement rate that corresponds to </w:t>
            </w:r>
            <w:r w:rsidRPr="00292DEB">
              <w:rPr>
                <w:color w:val="C00000"/>
                <w:sz w:val="15"/>
                <w:szCs w:val="15"/>
                <w:lang w:val="en-GB"/>
              </w:rPr>
              <w:t>35</w:t>
            </w:r>
            <w:r w:rsidRPr="00292DEB">
              <w:rPr>
                <w:color w:val="000000"/>
                <w:sz w:val="15"/>
                <w:szCs w:val="15"/>
                <w:lang w:val="en-GB"/>
              </w:rPr>
              <w:t xml:space="preserve"> years of insurance) is not possible.</w:t>
            </w:r>
          </w:p>
          <w:p w14:paraId="6C6F8028" w14:textId="77777777" w:rsidR="005D0FED" w:rsidRPr="00292DEB" w:rsidRDefault="005D0FED" w:rsidP="00CD2271">
            <w:pPr>
              <w:pStyle w:val="Normal0"/>
              <w:pBdr>
                <w:top w:val="nil"/>
                <w:left w:val="nil"/>
                <w:bottom w:val="nil"/>
                <w:right w:val="nil"/>
                <w:between w:val="nil"/>
              </w:pBdr>
              <w:spacing w:before="0" w:after="0"/>
              <w:rPr>
                <w:color w:val="FF0000"/>
                <w:sz w:val="15"/>
                <w:szCs w:val="15"/>
                <w:lang w:val="en-GB"/>
              </w:rPr>
            </w:pPr>
          </w:p>
          <w:p w14:paraId="0C947D17"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Cumulation of </w:t>
            </w:r>
            <w:r w:rsidRPr="00292DEB">
              <w:rPr>
                <w:color w:val="008000"/>
                <w:sz w:val="15"/>
                <w:szCs w:val="15"/>
                <w:lang w:val="en-GB"/>
              </w:rPr>
              <w:t xml:space="preserve">total invalidity benefit </w:t>
            </w:r>
            <w:r w:rsidRPr="00292DEB">
              <w:rPr>
                <w:i/>
                <w:iCs/>
                <w:color w:val="008080"/>
                <w:sz w:val="15"/>
                <w:szCs w:val="15"/>
                <w:lang w:val="en-GB"/>
              </w:rPr>
              <w:t>(</w:t>
            </w:r>
            <w:r w:rsidRPr="00292DEB">
              <w:rPr>
                <w:i/>
                <w:iCs/>
                <w:color w:val="008080"/>
                <w:sz w:val="15"/>
                <w:szCs w:val="15"/>
              </w:rPr>
              <w:t>ΕΠΙΔΟΜΑ</w:t>
            </w:r>
            <w:r w:rsidRPr="00292DEB">
              <w:rPr>
                <w:i/>
                <w:iCs/>
                <w:color w:val="008080"/>
                <w:sz w:val="15"/>
                <w:szCs w:val="15"/>
                <w:lang w:val="en-GB"/>
              </w:rPr>
              <w:t xml:space="preserve"> </w:t>
            </w:r>
            <w:r w:rsidRPr="00292DEB">
              <w:rPr>
                <w:i/>
                <w:iCs/>
                <w:color w:val="008080"/>
                <w:sz w:val="15"/>
                <w:szCs w:val="15"/>
              </w:rPr>
              <w:t>ΑΠΟΛΥΤΟΥ</w:t>
            </w:r>
            <w:r w:rsidRPr="00292DEB">
              <w:rPr>
                <w:i/>
                <w:iCs/>
                <w:color w:val="008080"/>
                <w:sz w:val="15"/>
                <w:szCs w:val="15"/>
                <w:lang w:val="en-GB"/>
              </w:rPr>
              <w:t xml:space="preserve"> </w:t>
            </w:r>
            <w:r w:rsidRPr="00292DEB">
              <w:rPr>
                <w:i/>
                <w:iCs/>
                <w:color w:val="008080"/>
                <w:sz w:val="15"/>
                <w:szCs w:val="15"/>
              </w:rPr>
              <w:t>ΑΝΑΠΗΡΙΑΣ</w:t>
            </w:r>
            <w:r w:rsidRPr="00292DEB">
              <w:rPr>
                <w:i/>
                <w:iCs/>
                <w:color w:val="008080"/>
                <w:sz w:val="15"/>
                <w:szCs w:val="15"/>
                <w:lang w:val="en-GB"/>
              </w:rPr>
              <w:t>)</w:t>
            </w:r>
            <w:r w:rsidRPr="00292DEB">
              <w:rPr>
                <w:color w:val="000000" w:themeColor="text1"/>
                <w:sz w:val="15"/>
                <w:szCs w:val="15"/>
                <w:lang w:val="en-GB"/>
              </w:rPr>
              <w:t xml:space="preserve"> with the benefit for the blind in employment provided by social welfare system </w:t>
            </w:r>
            <w:r w:rsidRPr="00292DEB">
              <w:rPr>
                <w:color w:val="FF00FF"/>
                <w:sz w:val="15"/>
                <w:szCs w:val="15"/>
                <w:lang w:val="en-GB"/>
              </w:rPr>
              <w:t xml:space="preserve">(€391 </w:t>
            </w:r>
            <w:r w:rsidRPr="00292DEB">
              <w:rPr>
                <w:color w:val="000000" w:themeColor="text1"/>
                <w:sz w:val="15"/>
                <w:szCs w:val="15"/>
                <w:lang w:val="en-GB"/>
              </w:rPr>
              <w:t xml:space="preserve">per month) is possible. </w:t>
            </w:r>
          </w:p>
          <w:p w14:paraId="3A4BAEEB" w14:textId="7C563519"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p>
        </w:tc>
        <w:tc>
          <w:tcPr>
            <w:tcW w:w="167" w:type="pct"/>
          </w:tcPr>
          <w:p w14:paraId="279EF34D"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048250BB" w14:textId="43E94D18" w:rsidR="005D0FED" w:rsidRPr="00292DEB" w:rsidRDefault="005D0FED" w:rsidP="00CD2271">
            <w:pPr>
              <w:spacing w:line="276" w:lineRule="auto"/>
              <w:rPr>
                <w:rFonts w:cs="Arial"/>
                <w:color w:val="0000FF"/>
                <w:lang w:val="fr-FR"/>
              </w:rPr>
            </w:pPr>
          </w:p>
        </w:tc>
        <w:tc>
          <w:tcPr>
            <w:tcW w:w="127" w:type="pct"/>
          </w:tcPr>
          <w:p w14:paraId="17E8A99E" w14:textId="77777777" w:rsidR="005D0FED" w:rsidRPr="00292DEB" w:rsidRDefault="005D0FED" w:rsidP="00CD2271">
            <w:pPr>
              <w:spacing w:line="276" w:lineRule="auto"/>
              <w:rPr>
                <w:rFonts w:cs="Arial"/>
                <w:color w:val="0000FF"/>
                <w:lang w:val="fr-FR"/>
              </w:rPr>
            </w:pPr>
            <w:r w:rsidRPr="00292DEB">
              <w:rPr>
                <w:rFonts w:cs="Arial"/>
                <w:color w:val="0000FF"/>
                <w:lang w:val="fr-FR"/>
              </w:rPr>
              <w:t>22</w:t>
            </w:r>
          </w:p>
          <w:p w14:paraId="165FC3DE" w14:textId="6508335E" w:rsidR="005D0FED" w:rsidRPr="00292DEB" w:rsidRDefault="005D0FED" w:rsidP="00CD2271">
            <w:pPr>
              <w:spacing w:line="276" w:lineRule="auto"/>
              <w:rPr>
                <w:rFonts w:cs="Arial"/>
                <w:color w:val="0000FF"/>
                <w:lang w:val="fr-FR"/>
              </w:rPr>
            </w:pPr>
          </w:p>
        </w:tc>
        <w:tc>
          <w:tcPr>
            <w:tcW w:w="402" w:type="pct"/>
          </w:tcPr>
          <w:p w14:paraId="53BFC14D"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72E9DC62" w14:textId="653E4F08" w:rsidR="005D0FED" w:rsidRPr="00292DEB" w:rsidRDefault="005D0FED" w:rsidP="00CD2271">
            <w:pPr>
              <w:spacing w:line="276" w:lineRule="auto"/>
              <w:rPr>
                <w:rFonts w:cs="Arial"/>
                <w:color w:val="0000FF"/>
                <w:lang w:val="en-US"/>
              </w:rPr>
            </w:pPr>
          </w:p>
        </w:tc>
      </w:tr>
      <w:tr w:rsidR="005D0FED" w:rsidRPr="00292DEB" w14:paraId="7FF1EE42" w14:textId="77777777" w:rsidTr="005D0FED">
        <w:tc>
          <w:tcPr>
            <w:tcW w:w="193" w:type="pct"/>
          </w:tcPr>
          <w:p w14:paraId="68DCEA35" w14:textId="77777777" w:rsidR="005D0FED" w:rsidRPr="00292DEB" w:rsidRDefault="005D0FED" w:rsidP="00CD2271">
            <w:pPr>
              <w:spacing w:line="276" w:lineRule="auto"/>
              <w:jc w:val="left"/>
              <w:rPr>
                <w:rFonts w:cs="Arial"/>
                <w:lang w:val="es-ES"/>
              </w:rPr>
            </w:pPr>
            <w:r w:rsidRPr="00292DEB">
              <w:rPr>
                <w:rFonts w:cs="Arial"/>
                <w:lang w:val="es-ES"/>
              </w:rPr>
              <w:t>EL</w:t>
            </w:r>
          </w:p>
          <w:p w14:paraId="7E11E72A" w14:textId="77777777" w:rsidR="005D0FED" w:rsidRPr="00292DEB" w:rsidRDefault="005D0FED" w:rsidP="00CD2271">
            <w:pPr>
              <w:spacing w:line="276" w:lineRule="auto"/>
              <w:jc w:val="left"/>
              <w:rPr>
                <w:rFonts w:cs="Arial"/>
                <w:lang w:val="es-ES"/>
              </w:rPr>
            </w:pPr>
            <w:r w:rsidRPr="00292DEB">
              <w:rPr>
                <w:rFonts w:cs="Arial"/>
                <w:lang w:val="es-ES"/>
              </w:rPr>
              <w:t>EL</w:t>
            </w:r>
          </w:p>
          <w:p w14:paraId="14E203B9" w14:textId="0FDE3663"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0345AECF" w14:textId="77777777" w:rsidR="005D0FED" w:rsidRPr="00292DEB" w:rsidRDefault="005D0FED" w:rsidP="00CD2271">
            <w:pPr>
              <w:spacing w:line="276" w:lineRule="auto"/>
              <w:rPr>
                <w:rFonts w:cs="Arial"/>
              </w:rPr>
            </w:pPr>
            <w:r w:rsidRPr="00292DEB">
              <w:rPr>
                <w:rFonts w:cs="Arial"/>
              </w:rPr>
              <w:t>Renten unterliegen der Besteuerung.</w:t>
            </w:r>
          </w:p>
          <w:p w14:paraId="3DB59AFC" w14:textId="52EAB1EB" w:rsidR="005D0FED" w:rsidRPr="00292DEB" w:rsidRDefault="005D0FED" w:rsidP="00CD2271">
            <w:pPr>
              <w:shd w:val="clear" w:color="auto" w:fill="FFFFFF"/>
              <w:spacing w:line="276" w:lineRule="auto"/>
              <w:rPr>
                <w:rFonts w:cs="Arial"/>
                <w:color w:val="C00000"/>
              </w:rPr>
            </w:pPr>
          </w:p>
        </w:tc>
        <w:tc>
          <w:tcPr>
            <w:tcW w:w="1370" w:type="pct"/>
          </w:tcPr>
          <w:p w14:paraId="234FEEC1" w14:textId="77777777" w:rsidR="005D0FED" w:rsidRPr="00292DEB" w:rsidRDefault="005D0FED" w:rsidP="00CD2271">
            <w:pPr>
              <w:spacing w:line="276" w:lineRule="auto"/>
              <w:rPr>
                <w:rFonts w:cs="Arial"/>
                <w:lang w:val="fr-BE"/>
              </w:rPr>
            </w:pPr>
            <w:r w:rsidRPr="00292DEB">
              <w:rPr>
                <w:rFonts w:cs="Arial"/>
                <w:lang w:val="fr-BE"/>
              </w:rPr>
              <w:t>Pensions imposables.</w:t>
            </w:r>
          </w:p>
          <w:p w14:paraId="7B079A06" w14:textId="6CA6269D" w:rsidR="005D0FED" w:rsidRPr="00292DEB" w:rsidRDefault="005D0FED" w:rsidP="00CD2271">
            <w:pPr>
              <w:shd w:val="clear" w:color="auto" w:fill="FFFFFF"/>
              <w:spacing w:line="276" w:lineRule="auto"/>
              <w:rPr>
                <w:rFonts w:cs="Arial"/>
                <w:color w:val="C00000"/>
                <w:lang w:val="fr-BE"/>
              </w:rPr>
            </w:pPr>
          </w:p>
        </w:tc>
        <w:tc>
          <w:tcPr>
            <w:tcW w:w="1370" w:type="pct"/>
          </w:tcPr>
          <w:p w14:paraId="378F86E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E-V-23-EL</w:t>
            </w:r>
          </w:p>
          <w:p w14:paraId="1836A0C3"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Pensions are subject to taxation.</w:t>
            </w:r>
          </w:p>
          <w:p w14:paraId="6DACC845" w14:textId="02C13F87"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p>
        </w:tc>
        <w:tc>
          <w:tcPr>
            <w:tcW w:w="167" w:type="pct"/>
          </w:tcPr>
          <w:p w14:paraId="7E679BEF"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188BF515" w14:textId="78024940" w:rsidR="005D0FED" w:rsidRPr="00292DEB" w:rsidRDefault="005D0FED" w:rsidP="00CD2271">
            <w:pPr>
              <w:spacing w:line="276" w:lineRule="auto"/>
              <w:rPr>
                <w:rFonts w:cs="Arial"/>
                <w:color w:val="0000FF"/>
                <w:lang w:val="fr-FR"/>
              </w:rPr>
            </w:pPr>
          </w:p>
        </w:tc>
        <w:tc>
          <w:tcPr>
            <w:tcW w:w="127" w:type="pct"/>
          </w:tcPr>
          <w:p w14:paraId="67D60E6B" w14:textId="77777777" w:rsidR="005D0FED" w:rsidRPr="00292DEB" w:rsidRDefault="005D0FED" w:rsidP="00CD2271">
            <w:pPr>
              <w:spacing w:line="276" w:lineRule="auto"/>
              <w:rPr>
                <w:rFonts w:cs="Arial"/>
                <w:color w:val="0000FF"/>
                <w:lang w:val="fr-FR"/>
              </w:rPr>
            </w:pPr>
            <w:r w:rsidRPr="00292DEB">
              <w:rPr>
                <w:rFonts w:cs="Arial"/>
                <w:color w:val="0000FF"/>
                <w:lang w:val="fr-FR"/>
              </w:rPr>
              <w:t>23</w:t>
            </w:r>
          </w:p>
          <w:p w14:paraId="4C45DD67" w14:textId="2A28E573" w:rsidR="005D0FED" w:rsidRPr="00292DEB" w:rsidRDefault="005D0FED" w:rsidP="00CD2271">
            <w:pPr>
              <w:spacing w:line="276" w:lineRule="auto"/>
              <w:rPr>
                <w:rFonts w:cs="Arial"/>
                <w:color w:val="0000FF"/>
                <w:lang w:val="fr-FR"/>
              </w:rPr>
            </w:pPr>
          </w:p>
        </w:tc>
        <w:tc>
          <w:tcPr>
            <w:tcW w:w="402" w:type="pct"/>
          </w:tcPr>
          <w:p w14:paraId="19F3FC9C"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2F4B89CB" w14:textId="0E0A3EDD" w:rsidR="005D0FED" w:rsidRPr="00292DEB" w:rsidRDefault="005D0FED" w:rsidP="00CD2271">
            <w:pPr>
              <w:spacing w:line="276" w:lineRule="auto"/>
              <w:rPr>
                <w:rFonts w:cs="Arial"/>
                <w:color w:val="0000FF"/>
                <w:lang w:val="en-US"/>
              </w:rPr>
            </w:pPr>
          </w:p>
        </w:tc>
      </w:tr>
      <w:tr w:rsidR="005D0FED" w:rsidRPr="00292DEB" w14:paraId="4C33C775" w14:textId="77777777" w:rsidTr="005D0FED">
        <w:tc>
          <w:tcPr>
            <w:tcW w:w="193" w:type="pct"/>
          </w:tcPr>
          <w:p w14:paraId="16600813" w14:textId="77777777" w:rsidR="005D0FED" w:rsidRPr="00292DEB" w:rsidRDefault="005D0FED" w:rsidP="00CD2271">
            <w:pPr>
              <w:spacing w:line="276" w:lineRule="auto"/>
              <w:jc w:val="left"/>
              <w:rPr>
                <w:rFonts w:cs="Arial"/>
                <w:lang w:val="en-GB"/>
              </w:rPr>
            </w:pPr>
            <w:r w:rsidRPr="00292DEB">
              <w:rPr>
                <w:rFonts w:cs="Arial"/>
                <w:lang w:val="en-GB"/>
              </w:rPr>
              <w:t>EL</w:t>
            </w:r>
          </w:p>
          <w:p w14:paraId="7F4E5F0C" w14:textId="7D227413"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4C871464" w14:textId="77777777" w:rsidR="005D0FED" w:rsidRPr="00292DEB" w:rsidRDefault="005D0FED" w:rsidP="00CD2271">
            <w:pPr>
              <w:spacing w:line="276" w:lineRule="auto"/>
              <w:rPr>
                <w:rFonts w:cs="Arial"/>
              </w:rPr>
            </w:pPr>
            <w:r w:rsidRPr="00292DEB">
              <w:rPr>
                <w:rFonts w:cs="Arial"/>
              </w:rPr>
              <w:t>Besteuerung nach allgemeinen Regeln. Ausnahmen für bestimmte Gruppen wie Kriegsversehrte, Kriegsopfer und ihre Familien, Blinde und Querschnittsgelähmte.</w:t>
            </w:r>
          </w:p>
          <w:p w14:paraId="7CA13FF9" w14:textId="49685CA1" w:rsidR="005D0FED" w:rsidRPr="00292DEB" w:rsidRDefault="005D0FED" w:rsidP="00CD2271">
            <w:pPr>
              <w:shd w:val="clear" w:color="auto" w:fill="FFFFFF"/>
              <w:spacing w:line="276" w:lineRule="auto"/>
              <w:rPr>
                <w:rFonts w:cs="Arial"/>
                <w:color w:val="C00000"/>
              </w:rPr>
            </w:pPr>
          </w:p>
        </w:tc>
        <w:tc>
          <w:tcPr>
            <w:tcW w:w="1370" w:type="pct"/>
          </w:tcPr>
          <w:p w14:paraId="75262C99" w14:textId="77777777" w:rsidR="005D0FED" w:rsidRPr="00292DEB" w:rsidRDefault="005D0FED" w:rsidP="00CD2271">
            <w:pPr>
              <w:spacing w:line="276" w:lineRule="auto"/>
              <w:rPr>
                <w:rFonts w:cs="Arial"/>
                <w:lang w:val="fr-BE"/>
              </w:rPr>
            </w:pPr>
            <w:r w:rsidRPr="00292DEB">
              <w:rPr>
                <w:rFonts w:cs="Arial"/>
                <w:lang w:val="fr-BE"/>
              </w:rPr>
              <w:t>Règles générales d’imposition. Certaines exonérations pour les mutilés de guerre, les victimes et les familles des victimes de guerre, les aveugles et les personnes souffrant de paraplégie.</w:t>
            </w:r>
          </w:p>
          <w:p w14:paraId="512033F5" w14:textId="730F3EC0" w:rsidR="005D0FED" w:rsidRPr="00292DEB" w:rsidRDefault="005D0FED" w:rsidP="00CD2271">
            <w:pPr>
              <w:shd w:val="clear" w:color="auto" w:fill="FFFFFF"/>
              <w:spacing w:line="276" w:lineRule="auto"/>
              <w:rPr>
                <w:rFonts w:cs="Arial"/>
                <w:color w:val="C00000"/>
                <w:lang w:val="fr-BE"/>
              </w:rPr>
            </w:pPr>
          </w:p>
        </w:tc>
        <w:tc>
          <w:tcPr>
            <w:tcW w:w="1370" w:type="pct"/>
          </w:tcPr>
          <w:p w14:paraId="02C21AB5" w14:textId="77777777" w:rsidR="005D0FED" w:rsidRPr="00292DEB" w:rsidRDefault="005D0FED" w:rsidP="00CD2271">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E-V-24-EL</w:t>
            </w:r>
          </w:p>
          <w:p w14:paraId="6B873844"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s-ES"/>
              </w:rPr>
              <w:t xml:space="preserve">General </w:t>
            </w:r>
            <w:proofErr w:type="spellStart"/>
            <w:r w:rsidRPr="00292DEB">
              <w:rPr>
                <w:color w:val="000000"/>
                <w:sz w:val="15"/>
                <w:szCs w:val="15"/>
                <w:lang w:val="es-ES"/>
              </w:rPr>
              <w:t>taxation</w:t>
            </w:r>
            <w:proofErr w:type="spellEnd"/>
            <w:r w:rsidRPr="00292DEB">
              <w:rPr>
                <w:color w:val="000000"/>
                <w:sz w:val="15"/>
                <w:szCs w:val="15"/>
                <w:lang w:val="es-ES"/>
              </w:rPr>
              <w:t xml:space="preserve"> rules. </w:t>
            </w:r>
            <w:r w:rsidRPr="00292DEB">
              <w:rPr>
                <w:color w:val="000000"/>
                <w:sz w:val="15"/>
                <w:szCs w:val="15"/>
                <w:lang w:val="en-GB"/>
              </w:rPr>
              <w:t>Certain exemptions for those disabled in war, war victims and their families, the blind and those suffering from paraplegia.</w:t>
            </w:r>
          </w:p>
          <w:p w14:paraId="5B762B9F" w14:textId="37A64F2F"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p>
        </w:tc>
        <w:tc>
          <w:tcPr>
            <w:tcW w:w="167" w:type="pct"/>
          </w:tcPr>
          <w:p w14:paraId="5918B416"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5F7468FF" w14:textId="402EA910" w:rsidR="005D0FED" w:rsidRPr="00292DEB" w:rsidRDefault="005D0FED" w:rsidP="00CD2271">
            <w:pPr>
              <w:spacing w:line="276" w:lineRule="auto"/>
              <w:rPr>
                <w:rFonts w:cs="Arial"/>
                <w:color w:val="0000FF"/>
                <w:lang w:val="fr-FR"/>
              </w:rPr>
            </w:pPr>
          </w:p>
        </w:tc>
        <w:tc>
          <w:tcPr>
            <w:tcW w:w="127" w:type="pct"/>
          </w:tcPr>
          <w:p w14:paraId="53FF5478" w14:textId="77777777" w:rsidR="005D0FED" w:rsidRPr="00292DEB" w:rsidRDefault="005D0FED" w:rsidP="00CD2271">
            <w:pPr>
              <w:spacing w:line="276" w:lineRule="auto"/>
              <w:rPr>
                <w:rFonts w:cs="Arial"/>
                <w:color w:val="0000FF"/>
                <w:lang w:val="fr-FR"/>
              </w:rPr>
            </w:pPr>
            <w:r w:rsidRPr="00292DEB">
              <w:rPr>
                <w:rFonts w:cs="Arial"/>
                <w:color w:val="0000FF"/>
                <w:lang w:val="fr-FR"/>
              </w:rPr>
              <w:t>24</w:t>
            </w:r>
          </w:p>
          <w:p w14:paraId="0FECF09B" w14:textId="23C191B3" w:rsidR="005D0FED" w:rsidRPr="00292DEB" w:rsidRDefault="005D0FED" w:rsidP="00CD2271">
            <w:pPr>
              <w:spacing w:line="276" w:lineRule="auto"/>
              <w:rPr>
                <w:rFonts w:cs="Arial"/>
                <w:color w:val="0000FF"/>
                <w:lang w:val="fr-FR"/>
              </w:rPr>
            </w:pPr>
          </w:p>
        </w:tc>
        <w:tc>
          <w:tcPr>
            <w:tcW w:w="402" w:type="pct"/>
          </w:tcPr>
          <w:p w14:paraId="2D7F3A0D"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0FD7285A" w14:textId="055874A3" w:rsidR="005D0FED" w:rsidRPr="00292DEB" w:rsidRDefault="005D0FED" w:rsidP="00CD2271">
            <w:pPr>
              <w:spacing w:line="276" w:lineRule="auto"/>
              <w:rPr>
                <w:rFonts w:cs="Arial"/>
                <w:color w:val="0000FF"/>
                <w:lang w:val="en-US"/>
              </w:rPr>
            </w:pPr>
          </w:p>
        </w:tc>
      </w:tr>
      <w:tr w:rsidR="005D0FED" w:rsidRPr="00292DEB" w14:paraId="427CAF9E" w14:textId="77777777" w:rsidTr="005D0FED">
        <w:tc>
          <w:tcPr>
            <w:tcW w:w="193" w:type="pct"/>
          </w:tcPr>
          <w:p w14:paraId="23A68396" w14:textId="77777777" w:rsidR="005D0FED" w:rsidRPr="00292DEB" w:rsidRDefault="005D0FED" w:rsidP="00CD2271">
            <w:pPr>
              <w:spacing w:line="276" w:lineRule="auto"/>
              <w:jc w:val="left"/>
              <w:rPr>
                <w:rFonts w:cs="Arial"/>
                <w:lang w:val="es-ES"/>
              </w:rPr>
            </w:pPr>
            <w:r w:rsidRPr="00292DEB">
              <w:rPr>
                <w:rFonts w:cs="Arial"/>
                <w:lang w:val="es-ES"/>
              </w:rPr>
              <w:t>EL</w:t>
            </w:r>
          </w:p>
          <w:p w14:paraId="4612E3D7" w14:textId="77777777" w:rsidR="005D0FED" w:rsidRPr="00292DEB" w:rsidRDefault="005D0FED" w:rsidP="00CD2271">
            <w:pPr>
              <w:spacing w:line="276" w:lineRule="auto"/>
              <w:jc w:val="left"/>
              <w:rPr>
                <w:rFonts w:cs="Arial"/>
                <w:lang w:val="es-ES"/>
              </w:rPr>
            </w:pPr>
            <w:r w:rsidRPr="00292DEB">
              <w:rPr>
                <w:rFonts w:cs="Arial"/>
                <w:lang w:val="es-ES"/>
              </w:rPr>
              <w:t>EL</w:t>
            </w:r>
          </w:p>
          <w:p w14:paraId="5DBB7A7B" w14:textId="77777777" w:rsidR="005D0FED" w:rsidRPr="00292DEB" w:rsidRDefault="005D0FED" w:rsidP="00CD2271">
            <w:pPr>
              <w:spacing w:line="276" w:lineRule="auto"/>
              <w:jc w:val="left"/>
              <w:rPr>
                <w:rFonts w:cs="Arial"/>
                <w:lang w:val="es-ES"/>
              </w:rPr>
            </w:pPr>
            <w:r w:rsidRPr="00292DEB">
              <w:rPr>
                <w:rFonts w:cs="Arial"/>
                <w:lang w:val="es-ES"/>
              </w:rPr>
              <w:t>EL</w:t>
            </w:r>
          </w:p>
          <w:p w14:paraId="7C56B68B" w14:textId="77777777" w:rsidR="005D0FED" w:rsidRPr="00292DEB" w:rsidRDefault="005D0FED" w:rsidP="00CD2271">
            <w:pPr>
              <w:spacing w:line="276" w:lineRule="auto"/>
              <w:jc w:val="left"/>
              <w:rPr>
                <w:rFonts w:cs="Arial"/>
                <w:lang w:val="es-ES"/>
              </w:rPr>
            </w:pPr>
            <w:r w:rsidRPr="00292DEB">
              <w:rPr>
                <w:rFonts w:cs="Arial"/>
                <w:lang w:val="es-ES"/>
              </w:rPr>
              <w:t>EL</w:t>
            </w:r>
          </w:p>
          <w:p w14:paraId="25A5E7FC" w14:textId="77777777" w:rsidR="005D0FED" w:rsidRPr="00292DEB" w:rsidRDefault="005D0FED" w:rsidP="00CD2271">
            <w:pPr>
              <w:spacing w:line="276" w:lineRule="auto"/>
              <w:jc w:val="left"/>
              <w:rPr>
                <w:rFonts w:cs="Arial"/>
                <w:lang w:val="es-ES"/>
              </w:rPr>
            </w:pPr>
            <w:r w:rsidRPr="00292DEB">
              <w:rPr>
                <w:rFonts w:cs="Arial"/>
                <w:lang w:val="es-ES"/>
              </w:rPr>
              <w:t>EL</w:t>
            </w:r>
          </w:p>
          <w:p w14:paraId="68C18131" w14:textId="77777777" w:rsidR="005D0FED" w:rsidRPr="00292DEB" w:rsidRDefault="005D0FED" w:rsidP="00CD2271">
            <w:pPr>
              <w:spacing w:line="276" w:lineRule="auto"/>
              <w:jc w:val="left"/>
              <w:rPr>
                <w:rFonts w:cs="Arial"/>
                <w:lang w:val="es-ES"/>
              </w:rPr>
            </w:pPr>
            <w:r w:rsidRPr="00292DEB">
              <w:rPr>
                <w:rFonts w:cs="Arial"/>
                <w:lang w:val="es-ES"/>
              </w:rPr>
              <w:t>EL</w:t>
            </w:r>
          </w:p>
          <w:p w14:paraId="1250F122" w14:textId="3CF1CF32" w:rsidR="005D0FED" w:rsidRPr="00292DEB" w:rsidRDefault="005D0FED" w:rsidP="00CD2271">
            <w:pPr>
              <w:spacing w:line="276" w:lineRule="auto"/>
              <w:jc w:val="left"/>
              <w:rPr>
                <w:rFonts w:cs="Arial"/>
                <w:lang w:val="es-ES"/>
              </w:rPr>
            </w:pPr>
          </w:p>
        </w:tc>
        <w:tc>
          <w:tcPr>
            <w:tcW w:w="1371" w:type="pct"/>
          </w:tcPr>
          <w:p w14:paraId="46CF98BD" w14:textId="77777777" w:rsidR="005D0FED" w:rsidRPr="00292DEB" w:rsidRDefault="005D0FED" w:rsidP="00CD2271">
            <w:pPr>
              <w:shd w:val="clear" w:color="auto" w:fill="FFFFFF"/>
              <w:spacing w:line="276" w:lineRule="auto"/>
              <w:rPr>
                <w:rFonts w:cs="Arial"/>
                <w:color w:val="008000"/>
              </w:rPr>
            </w:pPr>
            <w:r w:rsidRPr="00292DEB">
              <w:rPr>
                <w:rFonts w:cs="Arial"/>
                <w:color w:val="C00000"/>
              </w:rPr>
              <w:t>6%</w:t>
            </w:r>
            <w:r w:rsidRPr="00292DEB">
              <w:rPr>
                <w:rFonts w:cs="Arial"/>
              </w:rPr>
              <w:t xml:space="preserve"> der Hauptrente für Gesundheitsversorgung nach Abzug des sozialen</w:t>
            </w:r>
            <w:r w:rsidRPr="00292DEB">
              <w:rPr>
                <w:rFonts w:cs="Arial"/>
                <w:color w:val="008000"/>
              </w:rPr>
              <w:t xml:space="preserve"> Solidaritätsbeitrag für Rentenempfänger.</w:t>
            </w:r>
          </w:p>
          <w:p w14:paraId="25236853" w14:textId="77777777" w:rsidR="005D0FED" w:rsidRPr="00292DEB" w:rsidRDefault="005D0FED" w:rsidP="00CD2271">
            <w:pPr>
              <w:shd w:val="clear" w:color="auto" w:fill="FFFFFF"/>
              <w:spacing w:line="276" w:lineRule="auto"/>
              <w:rPr>
                <w:rFonts w:cs="Arial"/>
              </w:rPr>
            </w:pPr>
          </w:p>
          <w:p w14:paraId="5A65ED93" w14:textId="77777777" w:rsidR="005D0FED" w:rsidRPr="00292DEB" w:rsidRDefault="005D0FED" w:rsidP="00CD2271">
            <w:pPr>
              <w:shd w:val="clear" w:color="auto" w:fill="FFFFFF"/>
              <w:spacing w:line="276" w:lineRule="auto"/>
              <w:rPr>
                <w:rFonts w:cs="Arial"/>
              </w:rPr>
            </w:pPr>
            <w:r w:rsidRPr="00292DEB">
              <w:rPr>
                <w:rFonts w:cs="Arial"/>
              </w:rPr>
              <w:t xml:space="preserve">1. Beitrag entsprechend Artikel </w:t>
            </w:r>
            <w:r w:rsidRPr="00292DEB">
              <w:rPr>
                <w:rFonts w:cs="Arial"/>
                <w:color w:val="800000"/>
              </w:rPr>
              <w:t>38</w:t>
            </w:r>
            <w:r w:rsidRPr="00292DEB">
              <w:rPr>
                <w:rFonts w:cs="Arial"/>
              </w:rPr>
              <w:t xml:space="preserve"> des Gesetzes Nr. </w:t>
            </w:r>
            <w:r w:rsidRPr="00292DEB">
              <w:rPr>
                <w:rFonts w:cs="Arial"/>
                <w:color w:val="800000"/>
              </w:rPr>
              <w:t>3863/10</w:t>
            </w:r>
            <w:r w:rsidRPr="00292DEB">
              <w:rPr>
                <w:rFonts w:cs="Arial"/>
              </w:rPr>
              <w:t>, in der geänderten Fassung: Ein sozialer</w:t>
            </w:r>
            <w:r w:rsidRPr="00292DEB">
              <w:rPr>
                <w:rFonts w:cs="Arial"/>
                <w:color w:val="008000"/>
              </w:rPr>
              <w:t xml:space="preserve"> Solidaritätsbeitrag für Rentenempfänger</w:t>
            </w:r>
            <w:r w:rsidRPr="00292DEB">
              <w:rPr>
                <w:rFonts w:cs="Arial"/>
              </w:rPr>
              <w:t xml:space="preserve"> </w:t>
            </w:r>
            <w:r w:rsidRPr="00292DEB">
              <w:rPr>
                <w:rFonts w:cs="Arial"/>
                <w:i/>
                <w:color w:val="008080"/>
              </w:rPr>
              <w:t>(ΕΙΣΦΟΡΑ ΑΛΛΗΛΕΓΓΥΗΣ ΣΥΝΤΑΞΙΟΥΧΩΝ, ΕΑΣ)</w:t>
            </w:r>
            <w:r w:rsidRPr="00292DEB">
              <w:rPr>
                <w:rFonts w:cs="Arial"/>
              </w:rPr>
              <w:t xml:space="preserve"> wird auf monatliche Renten über </w:t>
            </w:r>
            <w:r w:rsidRPr="00292DEB">
              <w:rPr>
                <w:rFonts w:cs="Arial"/>
                <w:color w:val="FF00FF"/>
              </w:rPr>
              <w:t>€1.433,61</w:t>
            </w:r>
            <w:r w:rsidRPr="00292DEB">
              <w:rPr>
                <w:rFonts w:cs="Arial"/>
              </w:rPr>
              <w:t>, zu folgenden Sätzen erhoben:</w:t>
            </w:r>
          </w:p>
          <w:p w14:paraId="13580DCD"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3</w:t>
            </w:r>
            <w:r w:rsidRPr="00292DEB">
              <w:rPr>
                <w:rFonts w:cs="Arial"/>
              </w:rPr>
              <w:t xml:space="preserve">% für Renten zwischen </w:t>
            </w:r>
            <w:r w:rsidRPr="00292DEB">
              <w:rPr>
                <w:rFonts w:cs="Arial"/>
                <w:color w:val="FF00FF"/>
              </w:rPr>
              <w:t>€1.433,61</w:t>
            </w:r>
            <w:r w:rsidRPr="00292DEB">
              <w:rPr>
                <w:rFonts w:cs="Arial"/>
              </w:rPr>
              <w:t xml:space="preserve"> und </w:t>
            </w:r>
            <w:r w:rsidRPr="00292DEB">
              <w:rPr>
                <w:rFonts w:cs="Arial"/>
                <w:color w:val="FF00FF"/>
              </w:rPr>
              <w:t>€1740,80</w:t>
            </w:r>
            <w:r w:rsidRPr="00292DEB">
              <w:rPr>
                <w:rFonts w:cs="Arial"/>
              </w:rPr>
              <w:t>,</w:t>
            </w:r>
          </w:p>
          <w:p w14:paraId="34162C71"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6</w:t>
            </w:r>
            <w:r w:rsidRPr="00292DEB">
              <w:rPr>
                <w:rFonts w:cs="Arial"/>
              </w:rPr>
              <w:t xml:space="preserve">% für Renten zwischen </w:t>
            </w:r>
            <w:r w:rsidRPr="00292DEB">
              <w:rPr>
                <w:rFonts w:cs="Arial"/>
                <w:color w:val="FF00FF"/>
              </w:rPr>
              <w:t>€1.740,81</w:t>
            </w:r>
            <w:r w:rsidRPr="00292DEB">
              <w:rPr>
                <w:rFonts w:cs="Arial"/>
              </w:rPr>
              <w:t xml:space="preserve"> und </w:t>
            </w:r>
            <w:r w:rsidRPr="00292DEB">
              <w:rPr>
                <w:rFonts w:cs="Arial"/>
                <w:color w:val="FF00FF"/>
              </w:rPr>
              <w:t>€2.048,00</w:t>
            </w:r>
            <w:r w:rsidRPr="00292DEB">
              <w:rPr>
                <w:rFonts w:cs="Arial"/>
              </w:rPr>
              <w:t>,</w:t>
            </w:r>
          </w:p>
          <w:p w14:paraId="51B3C304"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7</w:t>
            </w:r>
            <w:r w:rsidRPr="00292DEB">
              <w:rPr>
                <w:rFonts w:cs="Arial"/>
              </w:rPr>
              <w:t xml:space="preserve">% für Renten zwischen </w:t>
            </w:r>
            <w:r w:rsidRPr="00292DEB">
              <w:rPr>
                <w:rFonts w:cs="Arial"/>
                <w:color w:val="FF00FF"/>
              </w:rPr>
              <w:t>€2.048,01</w:t>
            </w:r>
            <w:r w:rsidRPr="00292DEB">
              <w:rPr>
                <w:rFonts w:cs="Arial"/>
              </w:rPr>
              <w:t xml:space="preserve"> und </w:t>
            </w:r>
            <w:r w:rsidRPr="00292DEB">
              <w:rPr>
                <w:rFonts w:cs="Arial"/>
                <w:color w:val="FF00FF"/>
              </w:rPr>
              <w:t>€2.355,20</w:t>
            </w:r>
            <w:r w:rsidRPr="00292DEB">
              <w:rPr>
                <w:rFonts w:cs="Arial"/>
              </w:rPr>
              <w:t>,</w:t>
            </w:r>
          </w:p>
          <w:p w14:paraId="784D53BB"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9</w:t>
            </w:r>
            <w:r w:rsidRPr="00292DEB">
              <w:rPr>
                <w:rFonts w:cs="Arial"/>
              </w:rPr>
              <w:t xml:space="preserve">% für Renten zwischen </w:t>
            </w:r>
            <w:r w:rsidRPr="00292DEB">
              <w:rPr>
                <w:rFonts w:cs="Arial"/>
                <w:color w:val="FF00FF"/>
              </w:rPr>
              <w:t>€2.355,21</w:t>
            </w:r>
            <w:r w:rsidRPr="00292DEB">
              <w:rPr>
                <w:rFonts w:cs="Arial"/>
              </w:rPr>
              <w:t xml:space="preserve"> und </w:t>
            </w:r>
            <w:r w:rsidRPr="00292DEB">
              <w:rPr>
                <w:rFonts w:cs="Arial"/>
                <w:color w:val="FF00FF"/>
              </w:rPr>
              <w:t>€2.662,40</w:t>
            </w:r>
            <w:r w:rsidRPr="00292DEB">
              <w:rPr>
                <w:rFonts w:cs="Arial"/>
              </w:rPr>
              <w:t>,</w:t>
            </w:r>
          </w:p>
          <w:p w14:paraId="4992209F"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10</w:t>
            </w:r>
            <w:r w:rsidRPr="00292DEB">
              <w:rPr>
                <w:rFonts w:cs="Arial"/>
              </w:rPr>
              <w:t xml:space="preserve">% für Renten zwischen </w:t>
            </w:r>
            <w:r w:rsidRPr="00292DEB">
              <w:rPr>
                <w:rFonts w:cs="Arial"/>
                <w:color w:val="FF00FF"/>
              </w:rPr>
              <w:t>€2.662,41</w:t>
            </w:r>
            <w:r w:rsidRPr="00292DEB">
              <w:rPr>
                <w:rFonts w:cs="Arial"/>
              </w:rPr>
              <w:t xml:space="preserve"> und </w:t>
            </w:r>
            <w:r w:rsidRPr="00292DEB">
              <w:rPr>
                <w:rFonts w:cs="Arial"/>
                <w:color w:val="FF00FF"/>
              </w:rPr>
              <w:t>€2.969,60</w:t>
            </w:r>
            <w:r w:rsidRPr="00292DEB">
              <w:rPr>
                <w:rFonts w:cs="Arial"/>
              </w:rPr>
              <w:t>,</w:t>
            </w:r>
          </w:p>
          <w:p w14:paraId="05FA5EFD"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12</w:t>
            </w:r>
            <w:r w:rsidRPr="00292DEB">
              <w:rPr>
                <w:rFonts w:cs="Arial"/>
              </w:rPr>
              <w:t xml:space="preserve">% für Renten zwischen </w:t>
            </w:r>
            <w:r w:rsidRPr="00292DEB">
              <w:rPr>
                <w:rFonts w:cs="Arial"/>
                <w:color w:val="FF00FF"/>
              </w:rPr>
              <w:t>€2.969,61</w:t>
            </w:r>
            <w:r w:rsidRPr="00292DEB">
              <w:rPr>
                <w:rFonts w:cs="Arial"/>
              </w:rPr>
              <w:t xml:space="preserve"> und </w:t>
            </w:r>
            <w:r w:rsidRPr="00292DEB">
              <w:rPr>
                <w:rFonts w:cs="Arial"/>
                <w:color w:val="FF00FF"/>
              </w:rPr>
              <w:t>€3.276,80</w:t>
            </w:r>
            <w:r w:rsidRPr="00292DEB">
              <w:rPr>
                <w:rFonts w:cs="Arial"/>
              </w:rPr>
              <w:t>,</w:t>
            </w:r>
          </w:p>
          <w:p w14:paraId="711AC09C"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13</w:t>
            </w:r>
            <w:r w:rsidRPr="00292DEB">
              <w:rPr>
                <w:rFonts w:cs="Arial"/>
              </w:rPr>
              <w:t xml:space="preserve">% für Renten zwischen </w:t>
            </w:r>
            <w:r w:rsidRPr="00292DEB">
              <w:rPr>
                <w:rFonts w:cs="Arial"/>
                <w:color w:val="FF00FF"/>
              </w:rPr>
              <w:t>€3.276,81</w:t>
            </w:r>
            <w:r w:rsidRPr="00292DEB">
              <w:rPr>
                <w:rFonts w:cs="Arial"/>
              </w:rPr>
              <w:t xml:space="preserve"> und </w:t>
            </w:r>
            <w:r w:rsidRPr="00292DEB">
              <w:rPr>
                <w:rFonts w:cs="Arial"/>
                <w:color w:val="FF00FF"/>
              </w:rPr>
              <w:t>€3.584</w:t>
            </w:r>
            <w:r w:rsidRPr="00292DEB">
              <w:rPr>
                <w:rFonts w:cs="Arial"/>
              </w:rPr>
              <w:t>,</w:t>
            </w:r>
          </w:p>
          <w:p w14:paraId="2A5C236C"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14</w:t>
            </w:r>
            <w:r w:rsidRPr="00292DEB">
              <w:rPr>
                <w:rFonts w:cs="Arial"/>
              </w:rPr>
              <w:t xml:space="preserve">% für Renten über </w:t>
            </w:r>
            <w:r w:rsidRPr="00292DEB">
              <w:rPr>
                <w:rFonts w:cs="Arial"/>
                <w:color w:val="FF00FF"/>
              </w:rPr>
              <w:t>€3.584,01</w:t>
            </w:r>
            <w:r w:rsidRPr="00292DEB">
              <w:rPr>
                <w:rFonts w:cs="Arial"/>
              </w:rPr>
              <w:t>.</w:t>
            </w:r>
          </w:p>
          <w:p w14:paraId="2BC7BEBA" w14:textId="77777777" w:rsidR="005D0FED" w:rsidRPr="00292DEB" w:rsidRDefault="005D0FED" w:rsidP="00CD2271">
            <w:pPr>
              <w:spacing w:line="276" w:lineRule="auto"/>
              <w:rPr>
                <w:rFonts w:cs="Arial"/>
              </w:rPr>
            </w:pPr>
          </w:p>
          <w:p w14:paraId="28ECACE7" w14:textId="77777777" w:rsidR="005D0FED" w:rsidRPr="00292DEB" w:rsidRDefault="005D0FED" w:rsidP="00CD2271">
            <w:pPr>
              <w:spacing w:line="276" w:lineRule="auto"/>
              <w:rPr>
                <w:rFonts w:cs="Arial"/>
              </w:rPr>
            </w:pPr>
            <w:r w:rsidRPr="00292DEB">
              <w:rPr>
                <w:rFonts w:cs="Arial"/>
              </w:rPr>
              <w:t xml:space="preserve">2. Beitrag entsprechend Artikel </w:t>
            </w:r>
            <w:r w:rsidRPr="00292DEB">
              <w:rPr>
                <w:rFonts w:cs="Arial"/>
                <w:color w:val="800000"/>
              </w:rPr>
              <w:t>44</w:t>
            </w:r>
            <w:r w:rsidRPr="00292DEB">
              <w:rPr>
                <w:rFonts w:cs="Arial"/>
              </w:rPr>
              <w:t xml:space="preserve"> des Gesetzes Nr. </w:t>
            </w:r>
            <w:r w:rsidRPr="00292DEB">
              <w:rPr>
                <w:rFonts w:cs="Arial"/>
                <w:color w:val="800000"/>
              </w:rPr>
              <w:t>3986/11:</w:t>
            </w:r>
            <w:r w:rsidRPr="00292DEB">
              <w:rPr>
                <w:rFonts w:cs="Arial"/>
              </w:rPr>
              <w:t xml:space="preserve"> Für Rentner im Alter von unter </w:t>
            </w:r>
            <w:r w:rsidRPr="00292DEB">
              <w:rPr>
                <w:rFonts w:cs="Arial"/>
                <w:color w:val="800000"/>
              </w:rPr>
              <w:t>60</w:t>
            </w:r>
            <w:r w:rsidRPr="00292DEB">
              <w:rPr>
                <w:rFonts w:cs="Arial"/>
              </w:rPr>
              <w:t xml:space="preserve"> Jahren wird ein zusätzlicher sozialer</w:t>
            </w:r>
            <w:r w:rsidRPr="00292DEB">
              <w:rPr>
                <w:rFonts w:cs="Arial"/>
                <w:color w:val="FF0000"/>
              </w:rPr>
              <w:t xml:space="preserve"> </w:t>
            </w:r>
            <w:r w:rsidRPr="00292DEB">
              <w:rPr>
                <w:rFonts w:cs="Arial"/>
                <w:color w:val="008000"/>
              </w:rPr>
              <w:t>Solidaritätsbeitrag</w:t>
            </w:r>
            <w:r w:rsidRPr="00292DEB">
              <w:rPr>
                <w:rFonts w:cs="Arial"/>
              </w:rPr>
              <w:t xml:space="preserve"> auf monatliche Renten über</w:t>
            </w:r>
            <w:r w:rsidRPr="00292DEB">
              <w:rPr>
                <w:rFonts w:cs="Arial"/>
                <w:color w:val="FF0000"/>
              </w:rPr>
              <w:t xml:space="preserve"> </w:t>
            </w:r>
            <w:r w:rsidRPr="00292DEB">
              <w:rPr>
                <w:rFonts w:cs="Arial"/>
                <w:color w:val="FF00FF"/>
              </w:rPr>
              <w:t>€1.740,81</w:t>
            </w:r>
            <w:r w:rsidRPr="00292DEB">
              <w:rPr>
                <w:rFonts w:cs="Arial"/>
              </w:rPr>
              <w:t xml:space="preserve"> zu folgenden Sätzen erhoben:</w:t>
            </w:r>
          </w:p>
          <w:p w14:paraId="1AB1F0C3"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6</w:t>
            </w:r>
            <w:r w:rsidRPr="00292DEB">
              <w:rPr>
                <w:rFonts w:cs="Arial"/>
              </w:rPr>
              <w:t>% für Renten zwischen</w:t>
            </w:r>
            <w:r w:rsidRPr="00292DEB">
              <w:rPr>
                <w:rFonts w:cs="Arial"/>
                <w:color w:val="FF0000"/>
              </w:rPr>
              <w:t xml:space="preserve"> </w:t>
            </w:r>
            <w:r w:rsidRPr="00292DEB">
              <w:rPr>
                <w:rFonts w:cs="Arial"/>
                <w:color w:val="FF00FF"/>
              </w:rPr>
              <w:t>€1.740,81</w:t>
            </w:r>
            <w:r w:rsidRPr="00292DEB">
              <w:rPr>
                <w:rFonts w:cs="Arial"/>
              </w:rPr>
              <w:t xml:space="preserve"> und</w:t>
            </w:r>
            <w:r w:rsidRPr="00292DEB">
              <w:rPr>
                <w:rFonts w:cs="Arial"/>
                <w:color w:val="FF0000"/>
              </w:rPr>
              <w:t xml:space="preserve"> </w:t>
            </w:r>
            <w:r w:rsidRPr="00292DEB">
              <w:rPr>
                <w:rFonts w:cs="Arial"/>
                <w:color w:val="FF00FF"/>
              </w:rPr>
              <w:t>€2.355,20</w:t>
            </w:r>
            <w:r w:rsidRPr="00292DEB">
              <w:rPr>
                <w:rFonts w:cs="Arial"/>
              </w:rPr>
              <w:t>,</w:t>
            </w:r>
          </w:p>
          <w:p w14:paraId="376E3053"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8</w:t>
            </w:r>
            <w:r w:rsidRPr="00292DEB">
              <w:rPr>
                <w:rFonts w:cs="Arial"/>
              </w:rPr>
              <w:t>% für Renten zwischen</w:t>
            </w:r>
            <w:r w:rsidRPr="00292DEB">
              <w:rPr>
                <w:rFonts w:cs="Arial"/>
                <w:color w:val="FF0000"/>
              </w:rPr>
              <w:t xml:space="preserve"> </w:t>
            </w:r>
            <w:r w:rsidRPr="00292DEB">
              <w:rPr>
                <w:rFonts w:cs="Arial"/>
                <w:color w:val="FF00FF"/>
              </w:rPr>
              <w:t>€2.355,21</w:t>
            </w:r>
            <w:r w:rsidRPr="00292DEB">
              <w:rPr>
                <w:rFonts w:cs="Arial"/>
              </w:rPr>
              <w:t xml:space="preserve"> und</w:t>
            </w:r>
            <w:r w:rsidRPr="00292DEB">
              <w:rPr>
                <w:rFonts w:cs="Arial"/>
                <w:color w:val="FF0000"/>
              </w:rPr>
              <w:t xml:space="preserve"> </w:t>
            </w:r>
            <w:r w:rsidRPr="00292DEB">
              <w:rPr>
                <w:rFonts w:cs="Arial"/>
                <w:color w:val="FF00FF"/>
              </w:rPr>
              <w:t>€2.969,60</w:t>
            </w:r>
            <w:r w:rsidRPr="00292DEB">
              <w:rPr>
                <w:rFonts w:cs="Arial"/>
              </w:rPr>
              <w:t>,</w:t>
            </w:r>
          </w:p>
          <w:p w14:paraId="19409E92" w14:textId="77777777" w:rsidR="005D0FED" w:rsidRPr="00292DEB" w:rsidRDefault="005D0FED" w:rsidP="00CD2271">
            <w:pPr>
              <w:numPr>
                <w:ilvl w:val="0"/>
                <w:numId w:val="24"/>
              </w:numPr>
              <w:spacing w:line="276" w:lineRule="auto"/>
              <w:ind w:left="115" w:hanging="115"/>
              <w:rPr>
                <w:rFonts w:eastAsia="Arial" w:cs="Arial"/>
              </w:rPr>
            </w:pPr>
            <w:r w:rsidRPr="00292DEB">
              <w:rPr>
                <w:rFonts w:cs="Arial"/>
                <w:color w:val="800000"/>
              </w:rPr>
              <w:t>10</w:t>
            </w:r>
            <w:r w:rsidRPr="00292DEB">
              <w:rPr>
                <w:rFonts w:cs="Arial"/>
              </w:rPr>
              <w:t>% für Renten über</w:t>
            </w:r>
            <w:r w:rsidRPr="00292DEB">
              <w:rPr>
                <w:rFonts w:cs="Arial"/>
                <w:color w:val="FF0000"/>
              </w:rPr>
              <w:t xml:space="preserve"> </w:t>
            </w:r>
            <w:r w:rsidRPr="00292DEB">
              <w:rPr>
                <w:rFonts w:cs="Arial"/>
                <w:color w:val="FF00FF"/>
              </w:rPr>
              <w:t>€2.969,61</w:t>
            </w:r>
            <w:r w:rsidRPr="00292DEB">
              <w:rPr>
                <w:rFonts w:cs="Arial"/>
              </w:rPr>
              <w:t>.</w:t>
            </w:r>
          </w:p>
          <w:p w14:paraId="5F100647" w14:textId="77777777" w:rsidR="005D0FED" w:rsidRPr="00292DEB" w:rsidRDefault="005D0FED" w:rsidP="00CD2271">
            <w:pPr>
              <w:shd w:val="clear" w:color="auto" w:fill="FFFFFF"/>
              <w:spacing w:line="276" w:lineRule="auto"/>
              <w:ind w:left="113"/>
              <w:rPr>
                <w:rFonts w:cs="Arial"/>
              </w:rPr>
            </w:pPr>
          </w:p>
          <w:p w14:paraId="04CDB753" w14:textId="77777777" w:rsidR="005D0FED" w:rsidRPr="00292DEB" w:rsidRDefault="005D0FED" w:rsidP="00CD2271">
            <w:pPr>
              <w:shd w:val="clear" w:color="auto" w:fill="FFFFFF"/>
              <w:spacing w:line="276" w:lineRule="auto"/>
              <w:rPr>
                <w:rFonts w:cs="Arial"/>
              </w:rPr>
            </w:pPr>
            <w:r w:rsidRPr="00292DEB">
              <w:rPr>
                <w:rFonts w:cs="Arial"/>
              </w:rPr>
              <w:t xml:space="preserve">Spezifische Kategorien von Rentnern sind von den oben genannten Beiträgen ausgenommen, z.B. Rentner mit Anspruch auf </w:t>
            </w:r>
            <w:r w:rsidRPr="00292DEB">
              <w:rPr>
                <w:rFonts w:cs="Arial"/>
                <w:color w:val="008000"/>
              </w:rPr>
              <w:t>Leistungen für nicht-stationäre Pflege</w:t>
            </w:r>
            <w:r w:rsidRPr="00292DEB">
              <w:rPr>
                <w:rFonts w:cs="Arial"/>
              </w:rPr>
              <w:t xml:space="preserve"> </w:t>
            </w:r>
            <w:r w:rsidRPr="00292DEB">
              <w:rPr>
                <w:rFonts w:cs="Arial"/>
                <w:i/>
                <w:color w:val="008080"/>
              </w:rPr>
              <w:t>(ΕΞΩΙΔΡΥΜΑΤΙΚΟ ΕΠΙΔΟΜΑ)</w:t>
            </w:r>
            <w:r w:rsidRPr="00292DEB">
              <w:rPr>
                <w:rFonts w:cs="Arial"/>
              </w:rPr>
              <w:t>.</w:t>
            </w:r>
          </w:p>
          <w:p w14:paraId="463F5634" w14:textId="5489D57A" w:rsidR="005D0FED" w:rsidRPr="00292DEB" w:rsidRDefault="005D0FED" w:rsidP="00CD2271">
            <w:pPr>
              <w:shd w:val="clear" w:color="auto" w:fill="FFFFFF"/>
              <w:spacing w:line="276" w:lineRule="auto"/>
              <w:rPr>
                <w:rFonts w:cs="Arial"/>
                <w:color w:val="C00000"/>
              </w:rPr>
            </w:pPr>
          </w:p>
        </w:tc>
        <w:tc>
          <w:tcPr>
            <w:tcW w:w="1370" w:type="pct"/>
          </w:tcPr>
          <w:p w14:paraId="5DCD7003" w14:textId="77777777" w:rsidR="005D0FED" w:rsidRPr="00292DEB" w:rsidRDefault="005D0FED" w:rsidP="00CD2271">
            <w:pPr>
              <w:shd w:val="clear" w:color="auto" w:fill="FFFFFF"/>
              <w:spacing w:line="276" w:lineRule="auto"/>
              <w:rPr>
                <w:rFonts w:cs="Arial"/>
                <w:lang w:val="fr-BE"/>
              </w:rPr>
            </w:pPr>
            <w:r w:rsidRPr="00292DEB">
              <w:rPr>
                <w:rFonts w:cs="Arial"/>
                <w:color w:val="C00000"/>
                <w:lang w:val="fr-BE"/>
              </w:rPr>
              <w:t>6%</w:t>
            </w:r>
            <w:r w:rsidRPr="00292DEB">
              <w:rPr>
                <w:rFonts w:cs="Arial"/>
                <w:lang w:val="fr-BE"/>
              </w:rPr>
              <w:t xml:space="preserve"> de la pension principale pour soins de santé après déduction de la contribution de solidarité sociale du retraité.</w:t>
            </w:r>
          </w:p>
          <w:p w14:paraId="2D4F0566" w14:textId="77777777" w:rsidR="005D0FED" w:rsidRPr="00292DEB" w:rsidRDefault="005D0FED" w:rsidP="00CD2271">
            <w:pPr>
              <w:shd w:val="clear" w:color="auto" w:fill="FFFFFF"/>
              <w:spacing w:line="276" w:lineRule="auto"/>
              <w:rPr>
                <w:rFonts w:cs="Arial"/>
                <w:lang w:val="fr-BE"/>
              </w:rPr>
            </w:pPr>
          </w:p>
          <w:p w14:paraId="4B8ED985" w14:textId="77777777" w:rsidR="005D0FED" w:rsidRPr="00292DEB" w:rsidRDefault="005D0FED" w:rsidP="00CD2271">
            <w:pPr>
              <w:shd w:val="clear" w:color="auto" w:fill="FFFFFF"/>
              <w:spacing w:line="276" w:lineRule="auto"/>
              <w:rPr>
                <w:rFonts w:cs="Arial"/>
                <w:lang w:val="fr-BE"/>
              </w:rPr>
            </w:pPr>
            <w:r w:rsidRPr="00292DEB">
              <w:rPr>
                <w:rFonts w:cs="Arial"/>
                <w:lang w:val="fr-BE"/>
              </w:rPr>
              <w:t xml:space="preserve">1. Cotisation prévue par l'article </w:t>
            </w:r>
            <w:r w:rsidRPr="00292DEB">
              <w:rPr>
                <w:rFonts w:cs="Arial"/>
                <w:color w:val="800000"/>
                <w:lang w:val="fr-BE"/>
              </w:rPr>
              <w:t>38</w:t>
            </w:r>
            <w:r w:rsidRPr="00292DEB">
              <w:rPr>
                <w:rFonts w:cs="Arial"/>
                <w:lang w:val="fr-BE"/>
              </w:rPr>
              <w:t xml:space="preserve"> de la Loi nº </w:t>
            </w:r>
            <w:r w:rsidRPr="00292DEB">
              <w:rPr>
                <w:rFonts w:cs="Arial"/>
                <w:color w:val="800000"/>
                <w:lang w:val="fr-BE"/>
              </w:rPr>
              <w:t>3863/10</w:t>
            </w:r>
            <w:r w:rsidRPr="00292DEB">
              <w:rPr>
                <w:rFonts w:cs="Arial"/>
                <w:lang w:val="fr-BE"/>
              </w:rPr>
              <w:t>, dans sa version modifiée:</w:t>
            </w:r>
            <w:r w:rsidRPr="00292DEB">
              <w:rPr>
                <w:rFonts w:cs="Arial"/>
                <w:color w:val="008000"/>
                <w:lang w:val="fr-BE"/>
              </w:rPr>
              <w:t xml:space="preserve"> cotisation de solidarité sociale </w:t>
            </w:r>
            <w:r w:rsidRPr="00292DEB">
              <w:rPr>
                <w:rFonts w:cs="Arial"/>
                <w:i/>
                <w:color w:val="008080"/>
                <w:lang w:val="fr-BE"/>
              </w:rPr>
              <w:t>(ΕΙΣΦΟΡΑ ΑΛΛΗΛΕΓΓΥΗΣ ΣΥΝΤΑΞΙΟΥΧΩΝ, ΕΑΣ)</w:t>
            </w:r>
            <w:r w:rsidRPr="00292DEB">
              <w:rPr>
                <w:rFonts w:cs="Arial"/>
                <w:lang w:val="fr-BE"/>
              </w:rPr>
              <w:t xml:space="preserve"> est prélevée sur les pensions mensuelles dépassant </w:t>
            </w:r>
            <w:r w:rsidRPr="00292DEB">
              <w:rPr>
                <w:rFonts w:cs="Arial"/>
                <w:color w:val="FF00FF"/>
                <w:lang w:val="fr-BE"/>
              </w:rPr>
              <w:t>€1.433,61</w:t>
            </w:r>
            <w:r w:rsidRPr="00292DEB">
              <w:rPr>
                <w:rFonts w:cs="Arial"/>
                <w:lang w:val="fr-BE"/>
              </w:rPr>
              <w:t>, aux taux suivants:</w:t>
            </w:r>
          </w:p>
          <w:p w14:paraId="423B9763"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3</w:t>
            </w:r>
            <w:r w:rsidRPr="00292DEB">
              <w:rPr>
                <w:rFonts w:cs="Arial"/>
                <w:lang w:val="fr-BE"/>
              </w:rPr>
              <w:t xml:space="preserve">% pour les pensions entre </w:t>
            </w:r>
            <w:r w:rsidRPr="00292DEB">
              <w:rPr>
                <w:rFonts w:cs="Arial"/>
                <w:color w:val="FF00FF"/>
                <w:lang w:val="fr-BE"/>
              </w:rPr>
              <w:t xml:space="preserve">€1.433,61 </w:t>
            </w:r>
            <w:r w:rsidRPr="00292DEB">
              <w:rPr>
                <w:rFonts w:cs="Arial"/>
                <w:lang w:val="fr-BE"/>
              </w:rPr>
              <w:t>et</w:t>
            </w:r>
            <w:r w:rsidRPr="00292DEB">
              <w:rPr>
                <w:rFonts w:cs="Arial"/>
                <w:color w:val="FF00FF"/>
                <w:lang w:val="fr-BE"/>
              </w:rPr>
              <w:t xml:space="preserve"> €1.740,80</w:t>
            </w:r>
            <w:r w:rsidRPr="00292DEB">
              <w:rPr>
                <w:rFonts w:cs="Arial"/>
                <w:lang w:val="fr-BE"/>
              </w:rPr>
              <w:t>,</w:t>
            </w:r>
          </w:p>
          <w:p w14:paraId="032B832A"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6</w:t>
            </w:r>
            <w:r w:rsidRPr="00292DEB">
              <w:rPr>
                <w:rFonts w:cs="Arial"/>
                <w:lang w:val="fr-BE"/>
              </w:rPr>
              <w:t xml:space="preserve">% pour les pensions entre </w:t>
            </w:r>
            <w:r w:rsidRPr="00292DEB">
              <w:rPr>
                <w:rFonts w:cs="Arial"/>
                <w:color w:val="FF00FF"/>
                <w:lang w:val="fr-BE"/>
              </w:rPr>
              <w:t xml:space="preserve">€1.740,81 </w:t>
            </w:r>
            <w:r w:rsidRPr="00292DEB">
              <w:rPr>
                <w:rFonts w:cs="Arial"/>
                <w:lang w:val="fr-BE"/>
              </w:rPr>
              <w:t>et</w:t>
            </w:r>
            <w:r w:rsidRPr="00292DEB">
              <w:rPr>
                <w:rFonts w:cs="Arial"/>
                <w:color w:val="FF00FF"/>
                <w:lang w:val="fr-BE"/>
              </w:rPr>
              <w:t xml:space="preserve"> €2.048,00</w:t>
            </w:r>
            <w:r w:rsidRPr="00292DEB">
              <w:rPr>
                <w:rFonts w:cs="Arial"/>
                <w:lang w:val="fr-BE"/>
              </w:rPr>
              <w:t>,</w:t>
            </w:r>
          </w:p>
          <w:p w14:paraId="37539FB3"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7</w:t>
            </w:r>
            <w:r w:rsidRPr="00292DEB">
              <w:rPr>
                <w:rFonts w:cs="Arial"/>
                <w:lang w:val="fr-BE"/>
              </w:rPr>
              <w:t xml:space="preserve">% pour les pensions entre </w:t>
            </w:r>
            <w:r w:rsidRPr="00292DEB">
              <w:rPr>
                <w:rFonts w:cs="Arial"/>
                <w:color w:val="FF00FF"/>
                <w:lang w:val="fr-BE"/>
              </w:rPr>
              <w:t xml:space="preserve">€2.048,01 </w:t>
            </w:r>
            <w:r w:rsidRPr="00292DEB">
              <w:rPr>
                <w:rFonts w:cs="Arial"/>
                <w:lang w:val="fr-BE"/>
              </w:rPr>
              <w:t>et</w:t>
            </w:r>
            <w:r w:rsidRPr="00292DEB">
              <w:rPr>
                <w:rFonts w:cs="Arial"/>
                <w:color w:val="FF00FF"/>
                <w:lang w:val="fr-BE"/>
              </w:rPr>
              <w:t xml:space="preserve"> €2.355,20</w:t>
            </w:r>
            <w:r w:rsidRPr="00292DEB">
              <w:rPr>
                <w:rFonts w:cs="Arial"/>
                <w:lang w:val="fr-BE"/>
              </w:rPr>
              <w:t>,</w:t>
            </w:r>
          </w:p>
          <w:p w14:paraId="1E226DC6"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9</w:t>
            </w:r>
            <w:r w:rsidRPr="00292DEB">
              <w:rPr>
                <w:rFonts w:cs="Arial"/>
                <w:lang w:val="fr-BE"/>
              </w:rPr>
              <w:t xml:space="preserve">% pour les pensions entre </w:t>
            </w:r>
            <w:r w:rsidRPr="00292DEB">
              <w:rPr>
                <w:rFonts w:cs="Arial"/>
                <w:color w:val="FF00FF"/>
                <w:lang w:val="fr-BE"/>
              </w:rPr>
              <w:t xml:space="preserve">€2.355,21 </w:t>
            </w:r>
            <w:r w:rsidRPr="00292DEB">
              <w:rPr>
                <w:rFonts w:cs="Arial"/>
                <w:lang w:val="fr-BE"/>
              </w:rPr>
              <w:t>et</w:t>
            </w:r>
            <w:r w:rsidRPr="00292DEB">
              <w:rPr>
                <w:rFonts w:cs="Arial"/>
                <w:color w:val="FF00FF"/>
                <w:lang w:val="fr-BE"/>
              </w:rPr>
              <w:t xml:space="preserve"> €2.662,40</w:t>
            </w:r>
            <w:r w:rsidRPr="00292DEB">
              <w:rPr>
                <w:rFonts w:cs="Arial"/>
                <w:lang w:val="fr-BE"/>
              </w:rPr>
              <w:t>,</w:t>
            </w:r>
          </w:p>
          <w:p w14:paraId="29DA03F2"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10</w:t>
            </w:r>
            <w:r w:rsidRPr="00292DEB">
              <w:rPr>
                <w:rFonts w:cs="Arial"/>
                <w:lang w:val="fr-BE"/>
              </w:rPr>
              <w:t xml:space="preserve">% pour les pensions entre </w:t>
            </w:r>
            <w:r w:rsidRPr="00292DEB">
              <w:rPr>
                <w:rFonts w:cs="Arial"/>
                <w:color w:val="FF00FF"/>
                <w:lang w:val="fr-BE"/>
              </w:rPr>
              <w:t xml:space="preserve">€2.662,41 </w:t>
            </w:r>
            <w:r w:rsidRPr="00292DEB">
              <w:rPr>
                <w:rFonts w:cs="Arial"/>
                <w:lang w:val="fr-BE"/>
              </w:rPr>
              <w:t xml:space="preserve">et </w:t>
            </w:r>
            <w:r w:rsidRPr="00292DEB">
              <w:rPr>
                <w:rFonts w:cs="Arial"/>
                <w:color w:val="FF00FF"/>
                <w:lang w:val="fr-BE"/>
              </w:rPr>
              <w:t>€2.969,60</w:t>
            </w:r>
            <w:r w:rsidRPr="00292DEB">
              <w:rPr>
                <w:rFonts w:cs="Arial"/>
                <w:lang w:val="fr-BE"/>
              </w:rPr>
              <w:t>,</w:t>
            </w:r>
          </w:p>
          <w:p w14:paraId="2BD62B8A"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12</w:t>
            </w:r>
            <w:r w:rsidRPr="00292DEB">
              <w:rPr>
                <w:rFonts w:cs="Arial"/>
                <w:lang w:val="fr-BE"/>
              </w:rPr>
              <w:t xml:space="preserve">% pour les pensions entre </w:t>
            </w:r>
            <w:r w:rsidRPr="00292DEB">
              <w:rPr>
                <w:rFonts w:cs="Arial"/>
                <w:color w:val="FF00FF"/>
                <w:lang w:val="fr-BE"/>
              </w:rPr>
              <w:t xml:space="preserve">€2.969,61 </w:t>
            </w:r>
            <w:r w:rsidRPr="00292DEB">
              <w:rPr>
                <w:rFonts w:cs="Arial"/>
                <w:lang w:val="fr-BE"/>
              </w:rPr>
              <w:t xml:space="preserve">et </w:t>
            </w:r>
            <w:r w:rsidRPr="00292DEB">
              <w:rPr>
                <w:rFonts w:cs="Arial"/>
                <w:color w:val="FF00FF"/>
                <w:lang w:val="fr-BE"/>
              </w:rPr>
              <w:t>€3.276,80</w:t>
            </w:r>
            <w:r w:rsidRPr="00292DEB">
              <w:rPr>
                <w:rFonts w:cs="Arial"/>
                <w:lang w:val="fr-BE"/>
              </w:rPr>
              <w:t>,</w:t>
            </w:r>
          </w:p>
          <w:p w14:paraId="525111B1"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13</w:t>
            </w:r>
            <w:r w:rsidRPr="00292DEB">
              <w:rPr>
                <w:rFonts w:cs="Arial"/>
                <w:lang w:val="fr-BE"/>
              </w:rPr>
              <w:t xml:space="preserve">% pour les pensions entre </w:t>
            </w:r>
            <w:r w:rsidRPr="00292DEB">
              <w:rPr>
                <w:rFonts w:cs="Arial"/>
                <w:color w:val="FF00FF"/>
                <w:lang w:val="fr-BE"/>
              </w:rPr>
              <w:t xml:space="preserve">€3.276,81 </w:t>
            </w:r>
            <w:r w:rsidRPr="00292DEB">
              <w:rPr>
                <w:rFonts w:cs="Arial"/>
                <w:lang w:val="fr-BE"/>
              </w:rPr>
              <w:t xml:space="preserve">et </w:t>
            </w:r>
            <w:r w:rsidRPr="00292DEB">
              <w:rPr>
                <w:rFonts w:cs="Arial"/>
                <w:color w:val="FF00FF"/>
                <w:lang w:val="fr-BE"/>
              </w:rPr>
              <w:t>€3.584,00</w:t>
            </w:r>
            <w:r w:rsidRPr="00292DEB">
              <w:rPr>
                <w:rFonts w:cs="Arial"/>
                <w:lang w:val="fr-BE"/>
              </w:rPr>
              <w:t>,</w:t>
            </w:r>
          </w:p>
          <w:p w14:paraId="0B2094DC"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14</w:t>
            </w:r>
            <w:r w:rsidRPr="00292DEB">
              <w:rPr>
                <w:rFonts w:cs="Arial"/>
                <w:lang w:val="fr-BE"/>
              </w:rPr>
              <w:t xml:space="preserve">% pour les pensions dépassant </w:t>
            </w:r>
            <w:r w:rsidRPr="00292DEB">
              <w:rPr>
                <w:rFonts w:cs="Arial"/>
                <w:color w:val="FF00FF"/>
                <w:lang w:val="fr-BE"/>
              </w:rPr>
              <w:t>€3.584,01</w:t>
            </w:r>
            <w:r w:rsidRPr="00292DEB">
              <w:rPr>
                <w:rFonts w:cs="Arial"/>
                <w:lang w:val="fr-BE"/>
              </w:rPr>
              <w:t>.</w:t>
            </w:r>
          </w:p>
          <w:p w14:paraId="7BFB826D" w14:textId="77777777" w:rsidR="005D0FED" w:rsidRPr="00292DEB" w:rsidRDefault="005D0FED" w:rsidP="00CD2271">
            <w:pPr>
              <w:keepNext/>
              <w:spacing w:line="276" w:lineRule="auto"/>
              <w:outlineLvl w:val="2"/>
              <w:rPr>
                <w:rFonts w:cs="Arial"/>
                <w:lang w:val="fr-BE"/>
              </w:rPr>
            </w:pPr>
          </w:p>
          <w:p w14:paraId="7AC78CE0" w14:textId="77777777" w:rsidR="005D0FED" w:rsidRPr="00292DEB" w:rsidRDefault="005D0FED" w:rsidP="00CD2271">
            <w:pPr>
              <w:spacing w:line="276" w:lineRule="auto"/>
              <w:rPr>
                <w:rFonts w:cs="Arial"/>
                <w:lang w:val="fr-BE"/>
              </w:rPr>
            </w:pPr>
            <w:r w:rsidRPr="00292DEB">
              <w:rPr>
                <w:rFonts w:cs="Arial"/>
                <w:lang w:val="fr-BE"/>
              </w:rPr>
              <w:t xml:space="preserve">2. Cotisation prévue par l'article </w:t>
            </w:r>
            <w:r w:rsidRPr="00292DEB">
              <w:rPr>
                <w:rFonts w:cs="Arial"/>
                <w:color w:val="800000"/>
                <w:lang w:val="fr-BE"/>
              </w:rPr>
              <w:t>44</w:t>
            </w:r>
            <w:r w:rsidRPr="00292DEB">
              <w:rPr>
                <w:rFonts w:cs="Arial"/>
                <w:lang w:val="fr-BE"/>
              </w:rPr>
              <w:t xml:space="preserve"> de la Loi nº </w:t>
            </w:r>
            <w:r w:rsidRPr="00292DEB">
              <w:rPr>
                <w:rFonts w:cs="Arial"/>
                <w:color w:val="800000"/>
                <w:lang w:val="fr-BE"/>
              </w:rPr>
              <w:t>3986/11</w:t>
            </w:r>
            <w:r w:rsidRPr="00292DEB">
              <w:rPr>
                <w:rFonts w:cs="Arial"/>
                <w:lang w:val="fr-BE"/>
              </w:rPr>
              <w:t xml:space="preserve">: pour les retraités de moins de </w:t>
            </w:r>
            <w:r w:rsidRPr="00292DEB">
              <w:rPr>
                <w:rFonts w:cs="Arial"/>
                <w:color w:val="800000"/>
                <w:lang w:val="fr-BE"/>
              </w:rPr>
              <w:t>60</w:t>
            </w:r>
            <w:r w:rsidRPr="00292DEB">
              <w:rPr>
                <w:rFonts w:cs="Arial"/>
                <w:lang w:val="fr-BE"/>
              </w:rPr>
              <w:t xml:space="preserve"> ans, il y a une </w:t>
            </w:r>
            <w:r w:rsidRPr="00292DEB">
              <w:rPr>
                <w:rFonts w:cs="Arial"/>
                <w:color w:val="008000"/>
                <w:lang w:val="fr-BE"/>
              </w:rPr>
              <w:t>cotisation de solidarité sociale</w:t>
            </w:r>
            <w:r w:rsidRPr="00292DEB">
              <w:rPr>
                <w:rFonts w:cs="Arial"/>
                <w:lang w:val="fr-BE"/>
              </w:rPr>
              <w:t xml:space="preserve"> supplémentaire, qui est prélevée sur les pensions mensuelles de plus de </w:t>
            </w:r>
            <w:r w:rsidRPr="00292DEB">
              <w:rPr>
                <w:rFonts w:cs="Arial"/>
                <w:color w:val="FF00FF"/>
                <w:lang w:val="fr-BE"/>
              </w:rPr>
              <w:t>€1.740,81</w:t>
            </w:r>
            <w:r w:rsidRPr="00292DEB">
              <w:rPr>
                <w:rFonts w:cs="Arial"/>
                <w:lang w:val="fr-BE"/>
              </w:rPr>
              <w:t>, au taux de:</w:t>
            </w:r>
          </w:p>
          <w:p w14:paraId="54746230"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6%</w:t>
            </w:r>
            <w:r w:rsidRPr="00292DEB">
              <w:rPr>
                <w:rFonts w:cs="Arial"/>
                <w:lang w:val="fr-BE"/>
              </w:rPr>
              <w:t xml:space="preserve"> pour les pensions entre </w:t>
            </w:r>
            <w:r w:rsidRPr="00292DEB">
              <w:rPr>
                <w:rFonts w:cs="Arial"/>
                <w:color w:val="FF00FF"/>
                <w:lang w:val="fr-BE"/>
              </w:rPr>
              <w:t>€1.740,81</w:t>
            </w:r>
            <w:r w:rsidRPr="00292DEB">
              <w:rPr>
                <w:rFonts w:cs="Arial"/>
                <w:lang w:val="fr-BE"/>
              </w:rPr>
              <w:t xml:space="preserve"> et </w:t>
            </w:r>
            <w:r w:rsidRPr="00292DEB">
              <w:rPr>
                <w:rFonts w:cs="Arial"/>
                <w:color w:val="FF00FF"/>
                <w:lang w:val="fr-BE"/>
              </w:rPr>
              <w:t>€2.355,20</w:t>
            </w:r>
            <w:r w:rsidRPr="00292DEB">
              <w:rPr>
                <w:rFonts w:cs="Arial"/>
                <w:lang w:val="fr-BE"/>
              </w:rPr>
              <w:t>,</w:t>
            </w:r>
          </w:p>
          <w:p w14:paraId="0FE7AC2C"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8%</w:t>
            </w:r>
            <w:r w:rsidRPr="00292DEB">
              <w:rPr>
                <w:rFonts w:cs="Arial"/>
                <w:lang w:val="fr-BE"/>
              </w:rPr>
              <w:t xml:space="preserve"> pour les pensions entre </w:t>
            </w:r>
            <w:r w:rsidRPr="00292DEB">
              <w:rPr>
                <w:rFonts w:cs="Arial"/>
                <w:color w:val="FF00FF"/>
                <w:lang w:val="fr-BE"/>
              </w:rPr>
              <w:t xml:space="preserve">€2.355,21 </w:t>
            </w:r>
            <w:r w:rsidRPr="00292DEB">
              <w:rPr>
                <w:rFonts w:cs="Arial"/>
                <w:lang w:val="fr-BE"/>
              </w:rPr>
              <w:t xml:space="preserve">et </w:t>
            </w:r>
            <w:r w:rsidRPr="00292DEB">
              <w:rPr>
                <w:rFonts w:cs="Arial"/>
                <w:color w:val="FF00FF"/>
                <w:lang w:val="fr-BE"/>
              </w:rPr>
              <w:t>€2.969,60</w:t>
            </w:r>
            <w:r w:rsidRPr="00292DEB">
              <w:rPr>
                <w:rFonts w:cs="Arial"/>
                <w:lang w:val="fr-BE"/>
              </w:rPr>
              <w:t>,</w:t>
            </w:r>
          </w:p>
          <w:p w14:paraId="45C4DA91" w14:textId="77777777" w:rsidR="005D0FED" w:rsidRPr="00292DEB" w:rsidRDefault="005D0FED" w:rsidP="00CD2271">
            <w:pPr>
              <w:numPr>
                <w:ilvl w:val="0"/>
                <w:numId w:val="24"/>
              </w:numPr>
              <w:spacing w:line="276" w:lineRule="auto"/>
              <w:ind w:left="115" w:hanging="115"/>
              <w:rPr>
                <w:rFonts w:eastAsia="Arial" w:cs="Arial"/>
                <w:lang w:val="fr-BE"/>
              </w:rPr>
            </w:pPr>
            <w:r w:rsidRPr="00292DEB">
              <w:rPr>
                <w:rFonts w:cs="Arial"/>
                <w:color w:val="800000"/>
                <w:lang w:val="fr-BE"/>
              </w:rPr>
              <w:t>10%</w:t>
            </w:r>
            <w:r w:rsidRPr="00292DEB">
              <w:rPr>
                <w:rFonts w:cs="Arial"/>
                <w:lang w:val="fr-BE"/>
              </w:rPr>
              <w:t xml:space="preserve"> pour les pensions de plus de </w:t>
            </w:r>
            <w:r w:rsidRPr="00292DEB">
              <w:rPr>
                <w:rFonts w:cs="Arial"/>
                <w:color w:val="FF00FF"/>
                <w:lang w:val="fr-BE"/>
              </w:rPr>
              <w:t>€2.969,61</w:t>
            </w:r>
            <w:r w:rsidRPr="00292DEB">
              <w:rPr>
                <w:rFonts w:cs="Arial"/>
                <w:lang w:val="fr-BE"/>
              </w:rPr>
              <w:t>.</w:t>
            </w:r>
          </w:p>
          <w:p w14:paraId="2C01CA90" w14:textId="77777777" w:rsidR="005D0FED" w:rsidRPr="00292DEB" w:rsidRDefault="005D0FED" w:rsidP="00CD2271">
            <w:pPr>
              <w:keepNext/>
              <w:shd w:val="clear" w:color="auto" w:fill="FFFFFF"/>
              <w:spacing w:line="276" w:lineRule="auto"/>
              <w:ind w:left="113"/>
              <w:outlineLvl w:val="2"/>
              <w:rPr>
                <w:rFonts w:cs="Arial"/>
                <w:lang w:val="fr-BE"/>
              </w:rPr>
            </w:pPr>
          </w:p>
          <w:p w14:paraId="5BC4C0A4" w14:textId="77777777" w:rsidR="005D0FED" w:rsidRPr="00292DEB" w:rsidRDefault="005D0FED" w:rsidP="00CD2271">
            <w:pPr>
              <w:shd w:val="clear" w:color="auto" w:fill="FFFFFF"/>
              <w:spacing w:line="276" w:lineRule="auto"/>
              <w:rPr>
                <w:rFonts w:cs="Arial"/>
                <w:lang w:val="fr-BE"/>
              </w:rPr>
            </w:pPr>
            <w:r w:rsidRPr="00292DEB">
              <w:rPr>
                <w:rFonts w:cs="Arial"/>
                <w:lang w:val="fr-BE"/>
              </w:rPr>
              <w:t xml:space="preserve">Certaines catégories de retraités sont exonérées de certaines des cotisations ci-dessus, </w:t>
            </w:r>
            <w:proofErr w:type="gramStart"/>
            <w:r w:rsidRPr="00292DEB">
              <w:rPr>
                <w:rFonts w:cs="Arial"/>
                <w:lang w:val="fr-BE"/>
              </w:rPr>
              <w:t>comme par exemple</w:t>
            </w:r>
            <w:proofErr w:type="gramEnd"/>
            <w:r w:rsidRPr="00292DEB">
              <w:rPr>
                <w:rFonts w:cs="Arial"/>
                <w:lang w:val="fr-BE"/>
              </w:rPr>
              <w:t xml:space="preserve"> les retraités qui bénéficient de la </w:t>
            </w:r>
            <w:r w:rsidRPr="00292DEB">
              <w:rPr>
                <w:rFonts w:cs="Arial"/>
                <w:color w:val="008000"/>
                <w:lang w:val="fr-BE"/>
              </w:rPr>
              <w:t xml:space="preserve">prestation pour soins ambulatoires </w:t>
            </w:r>
            <w:r w:rsidRPr="00292DEB">
              <w:rPr>
                <w:rFonts w:cs="Arial"/>
                <w:i/>
                <w:color w:val="008080"/>
                <w:lang w:val="fr-BE"/>
              </w:rPr>
              <w:t>(ΕΞΩΙΔΡΥΜΑΤΙΚΟ ΕΠΙΔΟΜΑ)</w:t>
            </w:r>
            <w:r w:rsidRPr="00292DEB">
              <w:rPr>
                <w:rFonts w:cs="Arial"/>
                <w:lang w:val="fr-BE"/>
              </w:rPr>
              <w:t>.</w:t>
            </w:r>
          </w:p>
          <w:p w14:paraId="06DAF338" w14:textId="62FEA359" w:rsidR="005D0FED" w:rsidRPr="00292DEB" w:rsidRDefault="005D0FED" w:rsidP="00CD2271">
            <w:pPr>
              <w:shd w:val="clear" w:color="auto" w:fill="FFFFFF"/>
              <w:spacing w:line="276" w:lineRule="auto"/>
              <w:rPr>
                <w:rFonts w:cs="Arial"/>
                <w:color w:val="C00000"/>
                <w:lang w:val="fr-BE"/>
              </w:rPr>
            </w:pPr>
          </w:p>
        </w:tc>
        <w:tc>
          <w:tcPr>
            <w:tcW w:w="1370" w:type="pct"/>
          </w:tcPr>
          <w:p w14:paraId="3D86707B"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E-V-25-EL</w:t>
            </w:r>
          </w:p>
          <w:p w14:paraId="6995FF1D"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C00000"/>
                <w:sz w:val="15"/>
                <w:szCs w:val="15"/>
                <w:lang w:val="en-GB"/>
              </w:rPr>
              <w:t>6%</w:t>
            </w:r>
            <w:r w:rsidRPr="00292DEB">
              <w:rPr>
                <w:color w:val="000000"/>
                <w:sz w:val="15"/>
                <w:szCs w:val="15"/>
                <w:lang w:val="en-GB"/>
              </w:rPr>
              <w:t xml:space="preserve"> of main pension for healthcare, after the </w:t>
            </w:r>
            <w:r w:rsidRPr="00292DEB">
              <w:rPr>
                <w:color w:val="008000"/>
                <w:sz w:val="15"/>
                <w:szCs w:val="15"/>
                <w:lang w:val="en-GB"/>
              </w:rPr>
              <w:t>Pensioners’ Social Solidarity Contribution</w:t>
            </w:r>
            <w:r w:rsidRPr="00292DEB">
              <w:rPr>
                <w:color w:val="000000"/>
                <w:sz w:val="15"/>
                <w:szCs w:val="15"/>
                <w:lang w:val="en-GB"/>
              </w:rPr>
              <w:t xml:space="preserve"> is deducted.</w:t>
            </w:r>
          </w:p>
          <w:p w14:paraId="3A68F2F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673E0276" w14:textId="77777777" w:rsidR="005D0FED" w:rsidRPr="00292DEB" w:rsidRDefault="005D0FED" w:rsidP="00CD2271">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 xml:space="preserve">1. Contribution provided by Article </w:t>
            </w:r>
            <w:r w:rsidRPr="00292DEB">
              <w:rPr>
                <w:color w:val="800000"/>
                <w:sz w:val="15"/>
                <w:szCs w:val="15"/>
                <w:lang w:val="en-GB"/>
              </w:rPr>
              <w:t>38</w:t>
            </w:r>
            <w:r w:rsidRPr="00292DEB">
              <w:rPr>
                <w:color w:val="000000"/>
                <w:sz w:val="15"/>
                <w:szCs w:val="15"/>
                <w:lang w:val="en-GB"/>
              </w:rPr>
              <w:t xml:space="preserve"> of Law No. </w:t>
            </w:r>
            <w:r w:rsidRPr="00292DEB">
              <w:rPr>
                <w:color w:val="800000"/>
                <w:sz w:val="15"/>
                <w:szCs w:val="15"/>
                <w:lang w:val="en-GB"/>
              </w:rPr>
              <w:t>3863/10</w:t>
            </w:r>
            <w:r w:rsidRPr="00292DEB">
              <w:rPr>
                <w:color w:val="000000"/>
                <w:sz w:val="15"/>
                <w:szCs w:val="15"/>
                <w:lang w:val="en-GB"/>
              </w:rPr>
              <w:t xml:space="preserve">, as amended: </w:t>
            </w:r>
            <w:r w:rsidRPr="00292DEB">
              <w:rPr>
                <w:color w:val="008000"/>
                <w:sz w:val="15"/>
                <w:szCs w:val="15"/>
                <w:lang w:val="en-GB"/>
              </w:rPr>
              <w:t xml:space="preserve">Pensioners’ Social Solidarity Contribution </w:t>
            </w:r>
            <w:r w:rsidRPr="00292DEB">
              <w:rPr>
                <w:i/>
                <w:color w:val="008080"/>
                <w:sz w:val="15"/>
                <w:szCs w:val="15"/>
                <w:lang w:val="en-GB"/>
              </w:rPr>
              <w:t>(</w:t>
            </w:r>
            <w:r w:rsidRPr="00292DEB">
              <w:rPr>
                <w:i/>
                <w:color w:val="008080"/>
                <w:sz w:val="15"/>
                <w:szCs w:val="15"/>
              </w:rPr>
              <w:t>ΕΙΣΦΟΡΑ</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ΣΥΝΤΑΞΙΟΥΧΩΝ</w:t>
            </w:r>
            <w:r w:rsidRPr="00292DEB">
              <w:rPr>
                <w:i/>
                <w:color w:val="008080"/>
                <w:sz w:val="15"/>
                <w:szCs w:val="15"/>
                <w:lang w:val="en-GB"/>
              </w:rPr>
              <w:t xml:space="preserve">, </w:t>
            </w:r>
            <w:r w:rsidRPr="00292DEB">
              <w:rPr>
                <w:i/>
                <w:color w:val="008080"/>
                <w:sz w:val="15"/>
                <w:szCs w:val="15"/>
              </w:rPr>
              <w:t>ΕΑΣ</w:t>
            </w:r>
            <w:r w:rsidRPr="00292DEB">
              <w:rPr>
                <w:i/>
                <w:color w:val="008080"/>
                <w:sz w:val="15"/>
                <w:szCs w:val="15"/>
                <w:lang w:val="en-GB"/>
              </w:rPr>
              <w:t>)</w:t>
            </w:r>
            <w:r w:rsidRPr="00292DEB">
              <w:rPr>
                <w:color w:val="000000"/>
                <w:sz w:val="15"/>
                <w:szCs w:val="15"/>
                <w:lang w:val="en-GB"/>
              </w:rPr>
              <w:t xml:space="preserve"> is levied on monthly pensions exceeding </w:t>
            </w:r>
            <w:r w:rsidRPr="00292DEB">
              <w:rPr>
                <w:color w:val="FF00FF"/>
                <w:sz w:val="15"/>
                <w:szCs w:val="15"/>
                <w:lang w:val="en-GB"/>
              </w:rPr>
              <w:t>€1,</w:t>
            </w:r>
            <w:del w:id="206" w:author="Author">
              <w:r w:rsidRPr="00292DEB">
                <w:rPr>
                  <w:color w:val="FF00FF"/>
                  <w:sz w:val="15"/>
                  <w:szCs w:val="15"/>
                  <w:lang w:val="en-GB"/>
                </w:rPr>
                <w:delText>433.61</w:delText>
              </w:r>
            </w:del>
            <w:ins w:id="207" w:author="Author">
              <w:r w:rsidRPr="00292DEB">
                <w:rPr>
                  <w:color w:val="FF00FF"/>
                  <w:sz w:val="15"/>
                  <w:szCs w:val="15"/>
                  <w:lang w:val="en-GB"/>
                </w:rPr>
                <w:t>4</w:t>
              </w:r>
              <w:r w:rsidRPr="00292DEB">
                <w:rPr>
                  <w:color w:val="FF00FF"/>
                  <w:sz w:val="15"/>
                  <w:szCs w:val="15"/>
                  <w:lang w:val="en-US"/>
                </w:rPr>
                <w:t>68.01</w:t>
              </w:r>
            </w:ins>
            <w:r w:rsidRPr="00292DEB">
              <w:rPr>
                <w:color w:val="000000"/>
                <w:sz w:val="15"/>
                <w:szCs w:val="15"/>
                <w:lang w:val="en-GB"/>
              </w:rPr>
              <w:t>, at the rate of:</w:t>
            </w:r>
          </w:p>
          <w:p w14:paraId="50F1580F"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3</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1</w:t>
            </w:r>
            <w:r w:rsidRPr="00292DEB">
              <w:rPr>
                <w:color w:val="FF00FF"/>
                <w:sz w:val="15"/>
                <w:szCs w:val="15"/>
                <w:lang w:val="en-US"/>
              </w:rPr>
              <w:t>,</w:t>
            </w:r>
            <w:del w:id="208" w:author="Author">
              <w:r w:rsidRPr="00292DEB">
                <w:rPr>
                  <w:color w:val="FF00FF"/>
                  <w:sz w:val="15"/>
                  <w:szCs w:val="15"/>
                </w:rPr>
                <w:delText>433,61</w:delText>
              </w:r>
            </w:del>
            <w:ins w:id="209" w:author="Author">
              <w:r w:rsidRPr="00292DEB">
                <w:rPr>
                  <w:color w:val="FF00FF"/>
                  <w:sz w:val="15"/>
                  <w:szCs w:val="15"/>
                  <w:lang w:val="el-GR"/>
                </w:rPr>
                <w:t>468</w:t>
              </w:r>
              <w:r w:rsidRPr="00292DEB">
                <w:rPr>
                  <w:color w:val="FF00FF"/>
                  <w:sz w:val="15"/>
                  <w:szCs w:val="15"/>
                  <w:lang w:val="en-US"/>
                </w:rPr>
                <w:t>.</w:t>
              </w:r>
              <w:r w:rsidRPr="00292DEB">
                <w:rPr>
                  <w:color w:val="FF00FF"/>
                  <w:sz w:val="15"/>
                  <w:szCs w:val="15"/>
                  <w:lang w:val="el-GR"/>
                </w:rPr>
                <w:t>02</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1</w:t>
            </w:r>
            <w:r w:rsidRPr="00292DEB">
              <w:rPr>
                <w:color w:val="FF00FF"/>
                <w:sz w:val="15"/>
                <w:szCs w:val="15"/>
                <w:lang w:val="en-US"/>
              </w:rPr>
              <w:t>,</w:t>
            </w:r>
            <w:del w:id="210" w:author="Author">
              <w:r w:rsidRPr="00292DEB">
                <w:rPr>
                  <w:color w:val="FF00FF"/>
                  <w:sz w:val="15"/>
                  <w:szCs w:val="15"/>
                </w:rPr>
                <w:delText>740,80</w:delText>
              </w:r>
            </w:del>
            <w:ins w:id="211" w:author="Author">
              <w:r w:rsidRPr="00292DEB">
                <w:rPr>
                  <w:color w:val="FF00FF"/>
                  <w:sz w:val="15"/>
                  <w:szCs w:val="15"/>
                  <w:lang w:val="el-GR"/>
                </w:rPr>
                <w:t>782</w:t>
              </w:r>
              <w:r w:rsidRPr="00292DEB">
                <w:rPr>
                  <w:color w:val="FF00FF"/>
                  <w:sz w:val="15"/>
                  <w:szCs w:val="15"/>
                  <w:lang w:val="en-US"/>
                </w:rPr>
                <w:t>.</w:t>
              </w:r>
              <w:r w:rsidRPr="00292DEB">
                <w:rPr>
                  <w:color w:val="FF00FF"/>
                  <w:sz w:val="15"/>
                  <w:szCs w:val="15"/>
                  <w:lang w:val="el-GR"/>
                </w:rPr>
                <w:t>58</w:t>
              </w:r>
            </w:ins>
            <w:r w:rsidRPr="00292DEB">
              <w:rPr>
                <w:color w:val="000000"/>
                <w:sz w:val="15"/>
                <w:szCs w:val="15"/>
              </w:rPr>
              <w:t>,</w:t>
            </w:r>
          </w:p>
          <w:p w14:paraId="55CC2691"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6</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1</w:t>
            </w:r>
            <w:r w:rsidRPr="00292DEB">
              <w:rPr>
                <w:color w:val="FF00FF"/>
                <w:sz w:val="15"/>
                <w:szCs w:val="15"/>
                <w:lang w:val="en-US"/>
              </w:rPr>
              <w:t>,</w:t>
            </w:r>
            <w:del w:id="212" w:author="Author">
              <w:r w:rsidRPr="00292DEB">
                <w:rPr>
                  <w:color w:val="FF00FF"/>
                  <w:sz w:val="15"/>
                  <w:szCs w:val="15"/>
                </w:rPr>
                <w:delText>740.81</w:delText>
              </w:r>
            </w:del>
            <w:ins w:id="213" w:author="Author">
              <w:r w:rsidRPr="00292DEB">
                <w:rPr>
                  <w:color w:val="FF00FF"/>
                  <w:sz w:val="15"/>
                  <w:szCs w:val="15"/>
                  <w:lang w:val="el-GR"/>
                </w:rPr>
                <w:t>752</w:t>
              </w:r>
              <w:r w:rsidRPr="00292DEB">
                <w:rPr>
                  <w:color w:val="FF00FF"/>
                  <w:sz w:val="15"/>
                  <w:szCs w:val="15"/>
                  <w:lang w:val="en-US"/>
                </w:rPr>
                <w:t>.</w:t>
              </w:r>
              <w:r w:rsidRPr="00292DEB">
                <w:rPr>
                  <w:color w:val="FF00FF"/>
                  <w:sz w:val="15"/>
                  <w:szCs w:val="15"/>
                  <w:lang w:val="el-GR"/>
                </w:rPr>
                <w:t>59</w:t>
              </w:r>
            </w:ins>
            <w:r w:rsidRPr="00292DEB">
              <w:rPr>
                <w:color w:val="FF00FF"/>
                <w:sz w:val="15"/>
                <w:szCs w:val="15"/>
                <w:lang w:val="en-US"/>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2</w:t>
            </w:r>
            <w:r w:rsidRPr="00292DEB">
              <w:rPr>
                <w:color w:val="FF00FF"/>
                <w:sz w:val="15"/>
                <w:szCs w:val="15"/>
                <w:lang w:val="en-US"/>
              </w:rPr>
              <w:t>,</w:t>
            </w:r>
            <w:del w:id="214" w:author="Author">
              <w:r w:rsidRPr="00292DEB">
                <w:rPr>
                  <w:color w:val="FF00FF"/>
                  <w:sz w:val="15"/>
                  <w:szCs w:val="15"/>
                </w:rPr>
                <w:delText>048.00</w:delText>
              </w:r>
            </w:del>
            <w:ins w:id="215" w:author="Author">
              <w:r w:rsidRPr="00292DEB">
                <w:rPr>
                  <w:color w:val="FF00FF"/>
                  <w:sz w:val="15"/>
                  <w:szCs w:val="15"/>
                  <w:lang w:val="el-GR"/>
                </w:rPr>
                <w:t>097</w:t>
              </w:r>
              <w:r w:rsidRPr="00292DEB">
                <w:rPr>
                  <w:color w:val="FF00FF"/>
                  <w:sz w:val="15"/>
                  <w:szCs w:val="15"/>
                  <w:lang w:val="en-US"/>
                </w:rPr>
                <w:t>.</w:t>
              </w:r>
              <w:r w:rsidRPr="00292DEB">
                <w:rPr>
                  <w:color w:val="FF00FF"/>
                  <w:sz w:val="15"/>
                  <w:szCs w:val="15"/>
                  <w:lang w:val="el-GR"/>
                </w:rPr>
                <w:t>15</w:t>
              </w:r>
            </w:ins>
            <w:r w:rsidRPr="00292DEB">
              <w:rPr>
                <w:color w:val="000000"/>
                <w:sz w:val="15"/>
                <w:szCs w:val="15"/>
              </w:rPr>
              <w:t>,</w:t>
            </w:r>
          </w:p>
          <w:p w14:paraId="13F070D4"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7</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2</w:t>
            </w:r>
            <w:r w:rsidRPr="00292DEB">
              <w:rPr>
                <w:color w:val="FF00FF"/>
                <w:sz w:val="15"/>
                <w:szCs w:val="15"/>
                <w:lang w:val="en-US"/>
              </w:rPr>
              <w:t>,</w:t>
            </w:r>
            <w:del w:id="216" w:author="Author">
              <w:r w:rsidRPr="00292DEB">
                <w:rPr>
                  <w:color w:val="FF00FF"/>
                  <w:sz w:val="15"/>
                  <w:szCs w:val="15"/>
                </w:rPr>
                <w:delText>048,01</w:delText>
              </w:r>
            </w:del>
            <w:ins w:id="217" w:author="Author">
              <w:r w:rsidRPr="00292DEB">
                <w:rPr>
                  <w:color w:val="FF00FF"/>
                  <w:sz w:val="15"/>
                  <w:szCs w:val="15"/>
                  <w:lang w:val="el-GR"/>
                </w:rPr>
                <w:t>097</w:t>
              </w:r>
              <w:r w:rsidRPr="00292DEB">
                <w:rPr>
                  <w:color w:val="FF00FF"/>
                  <w:sz w:val="15"/>
                  <w:szCs w:val="15"/>
                  <w:lang w:val="en-US"/>
                </w:rPr>
                <w:t>.</w:t>
              </w:r>
              <w:r w:rsidRPr="00292DEB">
                <w:rPr>
                  <w:color w:val="FF00FF"/>
                  <w:sz w:val="15"/>
                  <w:szCs w:val="15"/>
                  <w:lang w:val="el-GR"/>
                </w:rPr>
                <w:t>16</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2</w:t>
            </w:r>
            <w:r w:rsidRPr="00292DEB">
              <w:rPr>
                <w:color w:val="FF00FF"/>
                <w:sz w:val="15"/>
                <w:szCs w:val="15"/>
                <w:lang w:val="en-US"/>
              </w:rPr>
              <w:t>,</w:t>
            </w:r>
            <w:del w:id="218" w:author="Author">
              <w:r w:rsidRPr="00292DEB">
                <w:rPr>
                  <w:color w:val="FF00FF"/>
                  <w:sz w:val="15"/>
                  <w:szCs w:val="15"/>
                </w:rPr>
                <w:delText>355.20,</w:delText>
              </w:r>
              <w:r w:rsidRPr="00292DEB">
                <w:rPr>
                  <w:color w:val="000000"/>
                  <w:sz w:val="15"/>
                  <w:szCs w:val="15"/>
                </w:rPr>
                <w:delText>,</w:delText>
              </w:r>
            </w:del>
            <w:ins w:id="219" w:author="Author">
              <w:r w:rsidRPr="00292DEB">
                <w:rPr>
                  <w:color w:val="FF00FF"/>
                  <w:sz w:val="15"/>
                  <w:szCs w:val="15"/>
                  <w:lang w:val="el-GR"/>
                </w:rPr>
                <w:t>411</w:t>
              </w:r>
              <w:r w:rsidRPr="00292DEB">
                <w:rPr>
                  <w:color w:val="FF00FF"/>
                  <w:sz w:val="15"/>
                  <w:szCs w:val="15"/>
                  <w:lang w:val="en-US"/>
                </w:rPr>
                <w:t>.</w:t>
              </w:r>
              <w:r w:rsidRPr="00292DEB">
                <w:rPr>
                  <w:color w:val="FF00FF"/>
                  <w:sz w:val="15"/>
                  <w:szCs w:val="15"/>
                  <w:lang w:val="el-GR"/>
                </w:rPr>
                <w:t>73</w:t>
              </w:r>
              <w:r w:rsidRPr="00292DEB">
                <w:rPr>
                  <w:color w:val="000000"/>
                  <w:sz w:val="15"/>
                  <w:szCs w:val="15"/>
                </w:rPr>
                <w:t>,</w:t>
              </w:r>
            </w:ins>
          </w:p>
          <w:p w14:paraId="0A253AED"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9</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2</w:t>
            </w:r>
            <w:r w:rsidRPr="00292DEB">
              <w:rPr>
                <w:color w:val="FF00FF"/>
                <w:sz w:val="15"/>
                <w:szCs w:val="15"/>
                <w:lang w:val="en-US"/>
              </w:rPr>
              <w:t>,</w:t>
            </w:r>
            <w:del w:id="220" w:author="Author">
              <w:r w:rsidRPr="00292DEB">
                <w:rPr>
                  <w:color w:val="FF00FF"/>
                  <w:sz w:val="15"/>
                  <w:szCs w:val="15"/>
                </w:rPr>
                <w:delText>355,21</w:delText>
              </w:r>
            </w:del>
            <w:ins w:id="221" w:author="Author">
              <w:r w:rsidRPr="00292DEB">
                <w:rPr>
                  <w:color w:val="FF00FF"/>
                  <w:sz w:val="15"/>
                  <w:szCs w:val="15"/>
                  <w:lang w:val="el-GR"/>
                </w:rPr>
                <w:t>411</w:t>
              </w:r>
              <w:r w:rsidRPr="00292DEB">
                <w:rPr>
                  <w:color w:val="FF00FF"/>
                  <w:sz w:val="15"/>
                  <w:szCs w:val="15"/>
                  <w:lang w:val="en-US"/>
                </w:rPr>
                <w:t>.</w:t>
              </w:r>
              <w:r w:rsidRPr="00292DEB">
                <w:rPr>
                  <w:color w:val="FF00FF"/>
                  <w:sz w:val="15"/>
                  <w:szCs w:val="15"/>
                  <w:lang w:val="el-GR"/>
                </w:rPr>
                <w:t>74</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2</w:t>
            </w:r>
            <w:r w:rsidRPr="00292DEB">
              <w:rPr>
                <w:color w:val="FF00FF"/>
                <w:sz w:val="15"/>
                <w:szCs w:val="15"/>
                <w:lang w:val="en-US"/>
              </w:rPr>
              <w:t>,</w:t>
            </w:r>
            <w:del w:id="222" w:author="Author">
              <w:r w:rsidRPr="00292DEB">
                <w:rPr>
                  <w:color w:val="FF00FF"/>
                  <w:sz w:val="15"/>
                  <w:szCs w:val="15"/>
                </w:rPr>
                <w:delText>662.40</w:delText>
              </w:r>
            </w:del>
            <w:ins w:id="223" w:author="Author">
              <w:r w:rsidRPr="00292DEB">
                <w:rPr>
                  <w:color w:val="FF00FF"/>
                  <w:sz w:val="15"/>
                  <w:szCs w:val="15"/>
                  <w:lang w:val="el-GR"/>
                </w:rPr>
                <w:t>726</w:t>
              </w:r>
              <w:r w:rsidRPr="00292DEB">
                <w:rPr>
                  <w:color w:val="FF00FF"/>
                  <w:sz w:val="15"/>
                  <w:szCs w:val="15"/>
                  <w:lang w:val="en-US"/>
                </w:rPr>
                <w:t>.</w:t>
              </w:r>
              <w:r w:rsidRPr="00292DEB">
                <w:rPr>
                  <w:color w:val="FF00FF"/>
                  <w:sz w:val="15"/>
                  <w:szCs w:val="15"/>
                  <w:lang w:val="el-GR"/>
                </w:rPr>
                <w:t>30</w:t>
              </w:r>
            </w:ins>
            <w:r w:rsidRPr="00292DEB">
              <w:rPr>
                <w:color w:val="000000"/>
                <w:sz w:val="15"/>
                <w:szCs w:val="15"/>
              </w:rPr>
              <w:t>,</w:t>
            </w:r>
          </w:p>
          <w:p w14:paraId="51525BA1"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10</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2</w:t>
            </w:r>
            <w:r w:rsidRPr="00292DEB">
              <w:rPr>
                <w:color w:val="FF00FF"/>
                <w:sz w:val="15"/>
                <w:szCs w:val="15"/>
                <w:lang w:val="en-US"/>
              </w:rPr>
              <w:t>,</w:t>
            </w:r>
            <w:del w:id="224" w:author="Author">
              <w:r w:rsidRPr="00292DEB">
                <w:rPr>
                  <w:color w:val="FF00FF"/>
                  <w:sz w:val="15"/>
                  <w:szCs w:val="15"/>
                </w:rPr>
                <w:delText>662,41</w:delText>
              </w:r>
            </w:del>
            <w:ins w:id="225" w:author="Author">
              <w:r w:rsidRPr="00292DEB">
                <w:rPr>
                  <w:color w:val="FF00FF"/>
                  <w:sz w:val="15"/>
                  <w:szCs w:val="15"/>
                  <w:lang w:val="el-GR"/>
                </w:rPr>
                <w:t>726</w:t>
              </w:r>
              <w:r w:rsidRPr="00292DEB">
                <w:rPr>
                  <w:color w:val="FF00FF"/>
                  <w:sz w:val="15"/>
                  <w:szCs w:val="15"/>
                  <w:lang w:val="en-US"/>
                </w:rPr>
                <w:t>.</w:t>
              </w:r>
              <w:r w:rsidRPr="00292DEB">
                <w:rPr>
                  <w:color w:val="FF00FF"/>
                  <w:sz w:val="15"/>
                  <w:szCs w:val="15"/>
                  <w:lang w:val="el-GR"/>
                </w:rPr>
                <w:t>31</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del w:id="226" w:author="Author">
              <w:r w:rsidRPr="00292DEB">
                <w:rPr>
                  <w:color w:val="FF00FF"/>
                  <w:sz w:val="15"/>
                  <w:szCs w:val="15"/>
                </w:rPr>
                <w:delText>2,969.60</w:delText>
              </w:r>
            </w:del>
            <w:ins w:id="227" w:author="Author">
              <w:r w:rsidRPr="00292DEB">
                <w:rPr>
                  <w:color w:val="FF00FF"/>
                  <w:sz w:val="15"/>
                  <w:szCs w:val="15"/>
                  <w:lang w:val="el-GR"/>
                </w:rPr>
                <w:t>3</w:t>
              </w:r>
              <w:r w:rsidRPr="00292DEB">
                <w:rPr>
                  <w:color w:val="FF00FF"/>
                  <w:sz w:val="15"/>
                  <w:szCs w:val="15"/>
                  <w:lang w:val="en-US"/>
                </w:rPr>
                <w:t>,</w:t>
              </w:r>
              <w:r w:rsidRPr="00292DEB">
                <w:rPr>
                  <w:color w:val="FF00FF"/>
                  <w:sz w:val="15"/>
                  <w:szCs w:val="15"/>
                  <w:lang w:val="el-GR"/>
                </w:rPr>
                <w:t>040</w:t>
              </w:r>
              <w:r w:rsidRPr="00292DEB">
                <w:rPr>
                  <w:color w:val="FF00FF"/>
                  <w:sz w:val="15"/>
                  <w:szCs w:val="15"/>
                  <w:lang w:val="en-US"/>
                </w:rPr>
                <w:t>.</w:t>
              </w:r>
              <w:r w:rsidRPr="00292DEB">
                <w:rPr>
                  <w:color w:val="FF00FF"/>
                  <w:sz w:val="15"/>
                  <w:szCs w:val="15"/>
                  <w:lang w:val="el-GR"/>
                </w:rPr>
                <w:t>87</w:t>
              </w:r>
            </w:ins>
            <w:r w:rsidRPr="00292DEB">
              <w:rPr>
                <w:color w:val="000000"/>
                <w:sz w:val="15"/>
                <w:szCs w:val="15"/>
              </w:rPr>
              <w:t>,</w:t>
            </w:r>
          </w:p>
          <w:p w14:paraId="5F921EE8"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12</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del w:id="228" w:author="Author">
              <w:r w:rsidRPr="00292DEB">
                <w:rPr>
                  <w:color w:val="FF00FF"/>
                  <w:sz w:val="15"/>
                  <w:szCs w:val="15"/>
                </w:rPr>
                <w:delText>2,969.61</w:delText>
              </w:r>
            </w:del>
            <w:ins w:id="229" w:author="Author">
              <w:r w:rsidRPr="00292DEB">
                <w:rPr>
                  <w:color w:val="FF00FF"/>
                  <w:sz w:val="15"/>
                  <w:szCs w:val="15"/>
                  <w:lang w:val="el-GR"/>
                </w:rPr>
                <w:t>3</w:t>
              </w:r>
              <w:r w:rsidRPr="00292DEB">
                <w:rPr>
                  <w:color w:val="FF00FF"/>
                  <w:sz w:val="15"/>
                  <w:szCs w:val="15"/>
                  <w:lang w:val="en-US"/>
                </w:rPr>
                <w:t>,</w:t>
              </w:r>
              <w:r w:rsidRPr="00292DEB">
                <w:rPr>
                  <w:color w:val="FF00FF"/>
                  <w:sz w:val="15"/>
                  <w:szCs w:val="15"/>
                  <w:lang w:val="el-GR"/>
                </w:rPr>
                <w:t>040</w:t>
              </w:r>
              <w:r w:rsidRPr="00292DEB">
                <w:rPr>
                  <w:color w:val="FF00FF"/>
                  <w:sz w:val="15"/>
                  <w:szCs w:val="15"/>
                  <w:lang w:val="en-US"/>
                </w:rPr>
                <w:t>.</w:t>
              </w:r>
              <w:r w:rsidRPr="00292DEB">
                <w:rPr>
                  <w:color w:val="FF00FF"/>
                  <w:sz w:val="15"/>
                  <w:szCs w:val="15"/>
                  <w:lang w:val="el-GR"/>
                </w:rPr>
                <w:t>88</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3</w:t>
            </w:r>
            <w:r w:rsidRPr="00292DEB">
              <w:rPr>
                <w:color w:val="FF00FF"/>
                <w:sz w:val="15"/>
                <w:szCs w:val="15"/>
                <w:lang w:val="en-US"/>
              </w:rPr>
              <w:t>,</w:t>
            </w:r>
            <w:del w:id="230" w:author="Author">
              <w:r w:rsidRPr="00292DEB">
                <w:rPr>
                  <w:color w:val="FF00FF"/>
                  <w:sz w:val="15"/>
                  <w:szCs w:val="15"/>
                </w:rPr>
                <w:delText>276.80</w:delText>
              </w:r>
            </w:del>
            <w:ins w:id="231" w:author="Author">
              <w:r w:rsidRPr="00292DEB">
                <w:rPr>
                  <w:color w:val="FF00FF"/>
                  <w:sz w:val="15"/>
                  <w:szCs w:val="15"/>
                  <w:lang w:val="el-GR"/>
                </w:rPr>
                <w:t>355</w:t>
              </w:r>
              <w:r w:rsidRPr="00292DEB">
                <w:rPr>
                  <w:color w:val="FF00FF"/>
                  <w:sz w:val="15"/>
                  <w:szCs w:val="15"/>
                  <w:lang w:val="en-US"/>
                </w:rPr>
                <w:t>.</w:t>
              </w:r>
              <w:r w:rsidRPr="00292DEB">
                <w:rPr>
                  <w:color w:val="FF00FF"/>
                  <w:sz w:val="15"/>
                  <w:szCs w:val="15"/>
                  <w:lang w:val="el-GR"/>
                </w:rPr>
                <w:t>44</w:t>
              </w:r>
            </w:ins>
            <w:r w:rsidRPr="00292DEB">
              <w:rPr>
                <w:color w:val="000000"/>
                <w:sz w:val="15"/>
                <w:szCs w:val="15"/>
              </w:rPr>
              <w:t>,</w:t>
            </w:r>
          </w:p>
          <w:p w14:paraId="03B887F2"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800000"/>
                <w:sz w:val="15"/>
                <w:szCs w:val="15"/>
              </w:rPr>
            </w:pPr>
            <w:r w:rsidRPr="00292DEB">
              <w:rPr>
                <w:color w:val="800000"/>
                <w:sz w:val="15"/>
                <w:szCs w:val="15"/>
              </w:rPr>
              <w:t>13</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3</w:t>
            </w:r>
            <w:r w:rsidRPr="00292DEB">
              <w:rPr>
                <w:color w:val="FF00FF"/>
                <w:sz w:val="15"/>
                <w:szCs w:val="15"/>
                <w:lang w:val="en-US"/>
              </w:rPr>
              <w:t>,</w:t>
            </w:r>
            <w:del w:id="232" w:author="Author">
              <w:r w:rsidRPr="00292DEB">
                <w:rPr>
                  <w:color w:val="FF00FF"/>
                  <w:sz w:val="15"/>
                  <w:szCs w:val="15"/>
                </w:rPr>
                <w:delText>276.81</w:delText>
              </w:r>
            </w:del>
            <w:ins w:id="233" w:author="Author">
              <w:r w:rsidRPr="00292DEB">
                <w:rPr>
                  <w:color w:val="FF00FF"/>
                  <w:sz w:val="15"/>
                  <w:szCs w:val="15"/>
                  <w:lang w:val="el-GR"/>
                </w:rPr>
                <w:t>355</w:t>
              </w:r>
              <w:r w:rsidRPr="00292DEB">
                <w:rPr>
                  <w:color w:val="FF00FF"/>
                  <w:sz w:val="15"/>
                  <w:szCs w:val="15"/>
                  <w:lang w:val="en-US"/>
                </w:rPr>
                <w:t>.</w:t>
              </w:r>
              <w:r w:rsidRPr="00292DEB">
                <w:rPr>
                  <w:color w:val="FF00FF"/>
                  <w:sz w:val="15"/>
                  <w:szCs w:val="15"/>
                  <w:lang w:val="el-GR"/>
                </w:rPr>
                <w:t>45</w:t>
              </w:r>
            </w:ins>
            <w:r w:rsidRPr="00292DEB">
              <w:rPr>
                <w:color w:val="FF00FF"/>
                <w:sz w:val="15"/>
                <w:szCs w:val="15"/>
              </w:rPr>
              <w:t xml:space="preserve"> </w:t>
            </w:r>
            <w:r w:rsidRPr="00292DEB">
              <w:rPr>
                <w:color w:val="000000"/>
                <w:sz w:val="15"/>
                <w:szCs w:val="15"/>
              </w:rPr>
              <w:t>and</w:t>
            </w:r>
            <w:r w:rsidRPr="00292DEB">
              <w:rPr>
                <w:color w:val="FF00FF"/>
                <w:sz w:val="15"/>
                <w:szCs w:val="15"/>
              </w:rPr>
              <w:t xml:space="preserve"> €</w:t>
            </w:r>
            <w:r w:rsidRPr="00292DEB">
              <w:rPr>
                <w:color w:val="FF00FF"/>
                <w:sz w:val="15"/>
                <w:szCs w:val="15"/>
                <w:lang w:val="el-GR"/>
              </w:rPr>
              <w:t>3</w:t>
            </w:r>
            <w:r w:rsidRPr="00292DEB">
              <w:rPr>
                <w:color w:val="FF00FF"/>
                <w:sz w:val="15"/>
                <w:szCs w:val="15"/>
                <w:lang w:val="en-US"/>
              </w:rPr>
              <w:t>,</w:t>
            </w:r>
            <w:del w:id="234" w:author="Author">
              <w:r w:rsidRPr="00292DEB">
                <w:rPr>
                  <w:color w:val="FF00FF"/>
                  <w:sz w:val="15"/>
                  <w:szCs w:val="15"/>
                </w:rPr>
                <w:delText>584</w:delText>
              </w:r>
            </w:del>
            <w:ins w:id="235" w:author="Author">
              <w:r w:rsidRPr="00292DEB">
                <w:rPr>
                  <w:color w:val="FF00FF"/>
                  <w:sz w:val="15"/>
                  <w:szCs w:val="15"/>
                  <w:lang w:val="el-GR"/>
                </w:rPr>
                <w:t>670</w:t>
              </w:r>
              <w:r w:rsidRPr="00292DEB">
                <w:rPr>
                  <w:color w:val="FF00FF"/>
                  <w:sz w:val="15"/>
                  <w:szCs w:val="15"/>
                  <w:lang w:val="en-US"/>
                </w:rPr>
                <w:t>.</w:t>
              </w:r>
              <w:r w:rsidRPr="00292DEB">
                <w:rPr>
                  <w:color w:val="FF00FF"/>
                  <w:sz w:val="15"/>
                  <w:szCs w:val="15"/>
                  <w:lang w:val="el-GR"/>
                </w:rPr>
                <w:t>02</w:t>
              </w:r>
            </w:ins>
            <w:r w:rsidRPr="00292DEB">
              <w:rPr>
                <w:color w:val="000000"/>
                <w:sz w:val="15"/>
                <w:szCs w:val="15"/>
              </w:rPr>
              <w:t>,</w:t>
            </w:r>
          </w:p>
          <w:p w14:paraId="59440456" w14:textId="77777777" w:rsidR="005D0FED" w:rsidRPr="00292DEB" w:rsidRDefault="005D0FED" w:rsidP="00CD2271">
            <w:pPr>
              <w:pStyle w:val="Normal0"/>
              <w:numPr>
                <w:ilvl w:val="0"/>
                <w:numId w:val="128"/>
              </w:numPr>
              <w:pBdr>
                <w:top w:val="nil"/>
                <w:left w:val="nil"/>
                <w:bottom w:val="nil"/>
                <w:right w:val="nil"/>
                <w:between w:val="nil"/>
              </w:pBdr>
              <w:spacing w:before="0" w:after="0"/>
              <w:ind w:hanging="55"/>
              <w:rPr>
                <w:color w:val="000000"/>
                <w:sz w:val="15"/>
                <w:szCs w:val="15"/>
              </w:rPr>
            </w:pPr>
            <w:r w:rsidRPr="00292DEB">
              <w:rPr>
                <w:color w:val="800000"/>
                <w:sz w:val="15"/>
                <w:szCs w:val="15"/>
              </w:rPr>
              <w:t>14</w:t>
            </w:r>
            <w:r w:rsidRPr="00292DEB">
              <w:rPr>
                <w:color w:val="000000"/>
                <w:sz w:val="15"/>
                <w:szCs w:val="15"/>
              </w:rPr>
              <w:t xml:space="preserve">% for pensions </w:t>
            </w:r>
            <w:proofErr w:type="spellStart"/>
            <w:r w:rsidRPr="00292DEB">
              <w:rPr>
                <w:color w:val="000000"/>
                <w:sz w:val="15"/>
                <w:szCs w:val="15"/>
              </w:rPr>
              <w:t>exceeding</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3</w:t>
            </w:r>
            <w:r w:rsidRPr="00292DEB">
              <w:rPr>
                <w:color w:val="FF00FF"/>
                <w:sz w:val="15"/>
                <w:szCs w:val="15"/>
                <w:lang w:val="en-US"/>
              </w:rPr>
              <w:t>,</w:t>
            </w:r>
            <w:del w:id="236" w:author="Author">
              <w:r w:rsidRPr="00292DEB">
                <w:rPr>
                  <w:color w:val="FF00FF"/>
                  <w:sz w:val="15"/>
                  <w:szCs w:val="15"/>
                </w:rPr>
                <w:delText>584.01</w:delText>
              </w:r>
            </w:del>
            <w:ins w:id="237" w:author="Author">
              <w:r w:rsidRPr="00292DEB">
                <w:rPr>
                  <w:color w:val="FF00FF"/>
                  <w:sz w:val="15"/>
                  <w:szCs w:val="15"/>
                  <w:lang w:val="el-GR"/>
                </w:rPr>
                <w:t>670</w:t>
              </w:r>
              <w:r w:rsidRPr="00292DEB">
                <w:rPr>
                  <w:color w:val="FF00FF"/>
                  <w:sz w:val="15"/>
                  <w:szCs w:val="15"/>
                  <w:lang w:val="en-US"/>
                </w:rPr>
                <w:t>.</w:t>
              </w:r>
              <w:r w:rsidRPr="00292DEB">
                <w:rPr>
                  <w:color w:val="FF00FF"/>
                  <w:sz w:val="15"/>
                  <w:szCs w:val="15"/>
                  <w:lang w:val="el-GR"/>
                </w:rPr>
                <w:t>03</w:t>
              </w:r>
            </w:ins>
            <w:r w:rsidRPr="00292DEB">
              <w:rPr>
                <w:color w:val="000000"/>
                <w:sz w:val="15"/>
                <w:szCs w:val="15"/>
              </w:rPr>
              <w:t>.</w:t>
            </w:r>
          </w:p>
          <w:p w14:paraId="216744A4" w14:textId="77777777" w:rsidR="005D0FED" w:rsidRPr="00292DEB" w:rsidRDefault="005D0FED" w:rsidP="00CD2271">
            <w:pPr>
              <w:pStyle w:val="Normal0"/>
              <w:pBdr>
                <w:top w:val="nil"/>
                <w:left w:val="nil"/>
                <w:bottom w:val="nil"/>
                <w:right w:val="nil"/>
                <w:between w:val="nil"/>
              </w:pBdr>
              <w:spacing w:after="0"/>
              <w:rPr>
                <w:color w:val="000000"/>
                <w:sz w:val="15"/>
                <w:szCs w:val="15"/>
              </w:rPr>
            </w:pPr>
          </w:p>
          <w:p w14:paraId="11C1028D" w14:textId="77777777" w:rsidR="005D0FED" w:rsidRPr="00292DEB" w:rsidRDefault="005D0FED" w:rsidP="00CD2271">
            <w:pPr>
              <w:pStyle w:val="Normal0"/>
              <w:pBdr>
                <w:top w:val="nil"/>
                <w:left w:val="nil"/>
                <w:bottom w:val="nil"/>
                <w:right w:val="nil"/>
                <w:between w:val="nil"/>
              </w:pBdr>
              <w:spacing w:after="0"/>
              <w:rPr>
                <w:color w:val="800000"/>
                <w:sz w:val="15"/>
                <w:szCs w:val="15"/>
                <w:lang w:val="en-GB"/>
              </w:rPr>
            </w:pPr>
            <w:r w:rsidRPr="00292DEB">
              <w:rPr>
                <w:color w:val="000000"/>
                <w:sz w:val="15"/>
                <w:szCs w:val="15"/>
                <w:lang w:val="en-GB"/>
              </w:rPr>
              <w:t xml:space="preserve">2. Contribution provided by Article </w:t>
            </w:r>
            <w:r w:rsidRPr="00292DEB">
              <w:rPr>
                <w:color w:val="800000"/>
                <w:sz w:val="15"/>
                <w:szCs w:val="15"/>
                <w:lang w:val="en-GB"/>
              </w:rPr>
              <w:t>44</w:t>
            </w:r>
            <w:r w:rsidRPr="00292DEB">
              <w:rPr>
                <w:color w:val="000000"/>
                <w:sz w:val="15"/>
                <w:szCs w:val="15"/>
                <w:lang w:val="en-GB"/>
              </w:rPr>
              <w:t xml:space="preserve"> of Law No. </w:t>
            </w:r>
            <w:r w:rsidRPr="00292DEB">
              <w:rPr>
                <w:color w:val="800000"/>
                <w:sz w:val="15"/>
                <w:szCs w:val="15"/>
                <w:lang w:val="en-GB"/>
              </w:rPr>
              <w:t>3986/11</w:t>
            </w:r>
            <w:r w:rsidRPr="00292DEB">
              <w:rPr>
                <w:color w:val="000000"/>
                <w:sz w:val="15"/>
                <w:szCs w:val="15"/>
                <w:lang w:val="en-GB"/>
              </w:rPr>
              <w:t xml:space="preserve">: For pensioners who are younger than </w:t>
            </w:r>
            <w:r w:rsidRPr="00292DEB">
              <w:rPr>
                <w:color w:val="800000"/>
                <w:sz w:val="15"/>
                <w:szCs w:val="15"/>
                <w:lang w:val="en-GB"/>
              </w:rPr>
              <w:t>60</w:t>
            </w:r>
            <w:r w:rsidRPr="00292DEB">
              <w:rPr>
                <w:color w:val="000000"/>
                <w:sz w:val="15"/>
                <w:szCs w:val="15"/>
                <w:lang w:val="en-GB"/>
              </w:rPr>
              <w:t xml:space="preserve"> years of age, there is an additional </w:t>
            </w:r>
            <w:r w:rsidRPr="00292DEB">
              <w:rPr>
                <w:color w:val="008000"/>
                <w:sz w:val="15"/>
                <w:szCs w:val="15"/>
                <w:lang w:val="en-GB"/>
              </w:rPr>
              <w:t>Social Solidarity Contribution</w:t>
            </w:r>
            <w:r w:rsidRPr="00292DEB">
              <w:rPr>
                <w:color w:val="000000"/>
                <w:sz w:val="15"/>
                <w:szCs w:val="15"/>
                <w:lang w:val="en-GB"/>
              </w:rPr>
              <w:t xml:space="preserve">, which is levied on monthly pensions exceeding </w:t>
            </w:r>
            <w:r w:rsidRPr="00292DEB">
              <w:rPr>
                <w:color w:val="FF00FF"/>
                <w:sz w:val="15"/>
                <w:szCs w:val="15"/>
                <w:lang w:val="en-GB"/>
              </w:rPr>
              <w:t>€</w:t>
            </w:r>
            <w:r w:rsidRPr="00292DEB">
              <w:rPr>
                <w:color w:val="FF00FF"/>
                <w:sz w:val="15"/>
                <w:szCs w:val="15"/>
                <w:lang w:val="en-US"/>
              </w:rPr>
              <w:t>1,</w:t>
            </w:r>
            <w:del w:id="238" w:author="Author">
              <w:r w:rsidRPr="00292DEB">
                <w:rPr>
                  <w:color w:val="FF00FF"/>
                  <w:sz w:val="15"/>
                  <w:szCs w:val="15"/>
                  <w:lang w:val="en-GB"/>
                </w:rPr>
                <w:delText>740.81</w:delText>
              </w:r>
            </w:del>
            <w:ins w:id="239" w:author="Author">
              <w:r w:rsidRPr="00292DEB">
                <w:rPr>
                  <w:color w:val="FF00FF"/>
                  <w:sz w:val="15"/>
                  <w:szCs w:val="15"/>
                  <w:lang w:val="en-US"/>
                </w:rPr>
                <w:t>782.58</w:t>
              </w:r>
            </w:ins>
            <w:r w:rsidRPr="00292DEB">
              <w:rPr>
                <w:color w:val="000000"/>
                <w:sz w:val="15"/>
                <w:szCs w:val="15"/>
                <w:lang w:val="en-GB"/>
              </w:rPr>
              <w:t>, at the rate of:</w:t>
            </w:r>
          </w:p>
          <w:p w14:paraId="348B8CD4" w14:textId="77777777" w:rsidR="005D0FED" w:rsidRPr="00292DEB" w:rsidRDefault="005D0FED" w:rsidP="00CD2271">
            <w:pPr>
              <w:pStyle w:val="Normal0"/>
              <w:numPr>
                <w:ilvl w:val="0"/>
                <w:numId w:val="127"/>
              </w:numPr>
              <w:pBdr>
                <w:top w:val="nil"/>
                <w:left w:val="nil"/>
                <w:bottom w:val="nil"/>
                <w:right w:val="nil"/>
                <w:between w:val="nil"/>
              </w:pBdr>
              <w:spacing w:before="0" w:after="0"/>
              <w:ind w:hanging="55"/>
              <w:rPr>
                <w:color w:val="800000"/>
                <w:sz w:val="15"/>
                <w:szCs w:val="15"/>
              </w:rPr>
            </w:pPr>
            <w:r w:rsidRPr="00292DEB">
              <w:rPr>
                <w:color w:val="800000"/>
                <w:sz w:val="15"/>
                <w:szCs w:val="15"/>
              </w:rPr>
              <w:t>6</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1</w:t>
            </w:r>
            <w:r w:rsidRPr="00292DEB">
              <w:rPr>
                <w:color w:val="FF00FF"/>
                <w:sz w:val="15"/>
                <w:szCs w:val="15"/>
                <w:lang w:val="en-US"/>
              </w:rPr>
              <w:t>,</w:t>
            </w:r>
            <w:del w:id="240" w:author="Author">
              <w:r w:rsidRPr="00292DEB">
                <w:rPr>
                  <w:color w:val="FF00FF"/>
                  <w:sz w:val="15"/>
                  <w:szCs w:val="15"/>
                </w:rPr>
                <w:delText>740.81</w:delText>
              </w:r>
            </w:del>
            <w:ins w:id="241" w:author="Author">
              <w:r w:rsidRPr="00292DEB">
                <w:rPr>
                  <w:color w:val="FF00FF"/>
                  <w:sz w:val="15"/>
                  <w:szCs w:val="15"/>
                  <w:lang w:val="el-GR"/>
                </w:rPr>
                <w:t>782</w:t>
              </w:r>
              <w:r w:rsidRPr="00292DEB">
                <w:rPr>
                  <w:color w:val="FF00FF"/>
                  <w:sz w:val="15"/>
                  <w:szCs w:val="15"/>
                  <w:lang w:val="en-US"/>
                </w:rPr>
                <w:t>.</w:t>
              </w:r>
              <w:r w:rsidRPr="00292DEB">
                <w:rPr>
                  <w:color w:val="FF00FF"/>
                  <w:sz w:val="15"/>
                  <w:szCs w:val="15"/>
                  <w:lang w:val="el-GR"/>
                </w:rPr>
                <w:t>59</w:t>
              </w:r>
            </w:ins>
            <w:r w:rsidRPr="00292DEB">
              <w:rPr>
                <w:color w:val="000000"/>
                <w:sz w:val="15"/>
                <w:szCs w:val="15"/>
              </w:rPr>
              <w:t xml:space="preserve"> and </w:t>
            </w:r>
            <w:r w:rsidRPr="00292DEB">
              <w:rPr>
                <w:color w:val="FF00FF"/>
                <w:sz w:val="15"/>
                <w:szCs w:val="15"/>
              </w:rPr>
              <w:t>€</w:t>
            </w:r>
            <w:r w:rsidRPr="00292DEB">
              <w:rPr>
                <w:color w:val="FF00FF"/>
                <w:sz w:val="15"/>
                <w:szCs w:val="15"/>
                <w:lang w:val="el-GR"/>
              </w:rPr>
              <w:t>2</w:t>
            </w:r>
            <w:r w:rsidRPr="00292DEB">
              <w:rPr>
                <w:color w:val="FF00FF"/>
                <w:sz w:val="15"/>
                <w:szCs w:val="15"/>
                <w:lang w:val="en-US"/>
              </w:rPr>
              <w:t>,</w:t>
            </w:r>
            <w:del w:id="242" w:author="Author">
              <w:r w:rsidRPr="00292DEB">
                <w:rPr>
                  <w:color w:val="FF00FF"/>
                  <w:sz w:val="15"/>
                  <w:szCs w:val="15"/>
                </w:rPr>
                <w:delText>355.20</w:delText>
              </w:r>
            </w:del>
            <w:ins w:id="243" w:author="Author">
              <w:r w:rsidRPr="00292DEB">
                <w:rPr>
                  <w:color w:val="FF00FF"/>
                  <w:sz w:val="15"/>
                  <w:szCs w:val="15"/>
                  <w:lang w:val="el-GR"/>
                </w:rPr>
                <w:t>411</w:t>
              </w:r>
              <w:r w:rsidRPr="00292DEB">
                <w:rPr>
                  <w:color w:val="FF00FF"/>
                  <w:sz w:val="15"/>
                  <w:szCs w:val="15"/>
                  <w:lang w:val="en-US"/>
                </w:rPr>
                <w:t>.</w:t>
              </w:r>
              <w:r w:rsidRPr="00292DEB">
                <w:rPr>
                  <w:color w:val="FF00FF"/>
                  <w:sz w:val="15"/>
                  <w:szCs w:val="15"/>
                  <w:lang w:val="el-GR"/>
                </w:rPr>
                <w:t>73</w:t>
              </w:r>
            </w:ins>
            <w:r w:rsidRPr="00292DEB">
              <w:rPr>
                <w:color w:val="000000"/>
                <w:sz w:val="15"/>
                <w:szCs w:val="15"/>
              </w:rPr>
              <w:t>,</w:t>
            </w:r>
          </w:p>
          <w:p w14:paraId="68A65DEE" w14:textId="77777777" w:rsidR="005D0FED" w:rsidRPr="00292DEB" w:rsidRDefault="005D0FED" w:rsidP="00CD2271">
            <w:pPr>
              <w:pStyle w:val="Normal0"/>
              <w:numPr>
                <w:ilvl w:val="0"/>
                <w:numId w:val="127"/>
              </w:numPr>
              <w:pBdr>
                <w:top w:val="nil"/>
                <w:left w:val="nil"/>
                <w:bottom w:val="nil"/>
                <w:right w:val="nil"/>
                <w:between w:val="nil"/>
              </w:pBdr>
              <w:spacing w:before="0" w:after="0"/>
              <w:ind w:hanging="55"/>
              <w:rPr>
                <w:color w:val="800000"/>
                <w:sz w:val="15"/>
                <w:szCs w:val="15"/>
              </w:rPr>
            </w:pPr>
            <w:r w:rsidRPr="00292DEB">
              <w:rPr>
                <w:color w:val="800000"/>
                <w:sz w:val="15"/>
                <w:szCs w:val="15"/>
              </w:rPr>
              <w:t>8</w:t>
            </w:r>
            <w:r w:rsidRPr="00292DEB">
              <w:rPr>
                <w:color w:val="000000"/>
                <w:sz w:val="15"/>
                <w:szCs w:val="15"/>
              </w:rPr>
              <w:t xml:space="preserve">% for pensions </w:t>
            </w:r>
            <w:proofErr w:type="spellStart"/>
            <w:r w:rsidRPr="00292DEB">
              <w:rPr>
                <w:color w:val="000000"/>
                <w:sz w:val="15"/>
                <w:szCs w:val="15"/>
              </w:rPr>
              <w:t>between</w:t>
            </w:r>
            <w:proofErr w:type="spellEnd"/>
            <w:r w:rsidRPr="00292DEB">
              <w:rPr>
                <w:color w:val="000000"/>
                <w:sz w:val="15"/>
                <w:szCs w:val="15"/>
              </w:rPr>
              <w:t xml:space="preserve"> </w:t>
            </w:r>
            <w:r w:rsidRPr="00292DEB">
              <w:rPr>
                <w:color w:val="FF00FF"/>
                <w:sz w:val="15"/>
                <w:szCs w:val="15"/>
              </w:rPr>
              <w:t>€</w:t>
            </w:r>
            <w:r w:rsidRPr="00292DEB">
              <w:rPr>
                <w:color w:val="FF00FF"/>
                <w:sz w:val="15"/>
                <w:szCs w:val="15"/>
                <w:lang w:val="el-GR"/>
              </w:rPr>
              <w:t>2</w:t>
            </w:r>
            <w:r w:rsidRPr="00292DEB">
              <w:rPr>
                <w:color w:val="FF00FF"/>
                <w:sz w:val="15"/>
                <w:szCs w:val="15"/>
                <w:lang w:val="en-US"/>
              </w:rPr>
              <w:t>,</w:t>
            </w:r>
            <w:del w:id="244" w:author="Author">
              <w:r w:rsidRPr="00292DEB">
                <w:rPr>
                  <w:color w:val="FF00FF"/>
                  <w:sz w:val="15"/>
                  <w:szCs w:val="15"/>
                </w:rPr>
                <w:delText>355.21</w:delText>
              </w:r>
            </w:del>
            <w:ins w:id="245" w:author="Author">
              <w:r w:rsidRPr="00292DEB">
                <w:rPr>
                  <w:color w:val="FF00FF"/>
                  <w:sz w:val="15"/>
                  <w:szCs w:val="15"/>
                  <w:lang w:val="el-GR"/>
                </w:rPr>
                <w:t>411</w:t>
              </w:r>
              <w:r w:rsidRPr="00292DEB">
                <w:rPr>
                  <w:color w:val="FF00FF"/>
                  <w:sz w:val="15"/>
                  <w:szCs w:val="15"/>
                  <w:lang w:val="en-US"/>
                </w:rPr>
                <w:t>.</w:t>
              </w:r>
              <w:r w:rsidRPr="00292DEB">
                <w:rPr>
                  <w:color w:val="FF00FF"/>
                  <w:sz w:val="15"/>
                  <w:szCs w:val="15"/>
                  <w:lang w:val="el-GR"/>
                </w:rPr>
                <w:t>74</w:t>
              </w:r>
            </w:ins>
            <w:r w:rsidRPr="00292DEB">
              <w:rPr>
                <w:color w:val="FF00FF"/>
                <w:sz w:val="15"/>
                <w:szCs w:val="15"/>
              </w:rPr>
              <w:t xml:space="preserve"> </w:t>
            </w:r>
            <w:r w:rsidRPr="00292DEB">
              <w:rPr>
                <w:color w:val="000000"/>
                <w:sz w:val="15"/>
                <w:szCs w:val="15"/>
              </w:rPr>
              <w:t xml:space="preserve">and </w:t>
            </w:r>
            <w:r w:rsidRPr="00292DEB">
              <w:rPr>
                <w:color w:val="FF00FF"/>
                <w:sz w:val="15"/>
                <w:szCs w:val="15"/>
              </w:rPr>
              <w:t>€</w:t>
            </w:r>
            <w:del w:id="246" w:author="Author">
              <w:r w:rsidRPr="00292DEB">
                <w:rPr>
                  <w:color w:val="FF00FF"/>
                  <w:sz w:val="15"/>
                  <w:szCs w:val="15"/>
                </w:rPr>
                <w:delText>2,969.60</w:delText>
              </w:r>
            </w:del>
            <w:ins w:id="247" w:author="Author">
              <w:r w:rsidRPr="00292DEB">
                <w:rPr>
                  <w:color w:val="FF00FF"/>
                  <w:sz w:val="15"/>
                  <w:szCs w:val="15"/>
                  <w:lang w:val="el-GR"/>
                </w:rPr>
                <w:t>3</w:t>
              </w:r>
              <w:r w:rsidRPr="00292DEB">
                <w:rPr>
                  <w:color w:val="FF00FF"/>
                  <w:sz w:val="15"/>
                  <w:szCs w:val="15"/>
                  <w:lang w:val="en-US"/>
                </w:rPr>
                <w:t>,</w:t>
              </w:r>
              <w:r w:rsidRPr="00292DEB">
                <w:rPr>
                  <w:color w:val="FF00FF"/>
                  <w:sz w:val="15"/>
                  <w:szCs w:val="15"/>
                  <w:lang w:val="el-GR"/>
                </w:rPr>
                <w:t>040</w:t>
              </w:r>
              <w:r w:rsidRPr="00292DEB">
                <w:rPr>
                  <w:color w:val="FF00FF"/>
                  <w:sz w:val="15"/>
                  <w:szCs w:val="15"/>
                  <w:lang w:val="en-US"/>
                </w:rPr>
                <w:t>.</w:t>
              </w:r>
              <w:r w:rsidRPr="00292DEB">
                <w:rPr>
                  <w:color w:val="FF00FF"/>
                  <w:sz w:val="15"/>
                  <w:szCs w:val="15"/>
                  <w:lang w:val="el-GR"/>
                </w:rPr>
                <w:t>87</w:t>
              </w:r>
            </w:ins>
            <w:r w:rsidRPr="00292DEB">
              <w:rPr>
                <w:color w:val="000000"/>
                <w:sz w:val="15"/>
                <w:szCs w:val="15"/>
              </w:rPr>
              <w:t>,</w:t>
            </w:r>
          </w:p>
          <w:p w14:paraId="516E6726" w14:textId="77777777" w:rsidR="005D0FED" w:rsidRPr="00292DEB" w:rsidRDefault="005D0FED" w:rsidP="00CD2271">
            <w:pPr>
              <w:pStyle w:val="Normal0"/>
              <w:numPr>
                <w:ilvl w:val="0"/>
                <w:numId w:val="127"/>
              </w:numPr>
              <w:pBdr>
                <w:top w:val="nil"/>
                <w:left w:val="nil"/>
                <w:bottom w:val="nil"/>
                <w:right w:val="nil"/>
                <w:between w:val="nil"/>
              </w:pBdr>
              <w:spacing w:before="0" w:after="0"/>
              <w:ind w:hanging="55"/>
              <w:rPr>
                <w:color w:val="000000"/>
                <w:sz w:val="15"/>
                <w:szCs w:val="15"/>
              </w:rPr>
            </w:pPr>
            <w:r w:rsidRPr="00292DEB">
              <w:rPr>
                <w:color w:val="800000"/>
                <w:sz w:val="15"/>
                <w:szCs w:val="15"/>
              </w:rPr>
              <w:t>10</w:t>
            </w:r>
            <w:r w:rsidRPr="00292DEB">
              <w:rPr>
                <w:color w:val="000000"/>
                <w:sz w:val="15"/>
                <w:szCs w:val="15"/>
              </w:rPr>
              <w:t xml:space="preserve">% for pensions </w:t>
            </w:r>
            <w:proofErr w:type="spellStart"/>
            <w:r w:rsidRPr="00292DEB">
              <w:rPr>
                <w:color w:val="000000"/>
                <w:sz w:val="15"/>
                <w:szCs w:val="15"/>
              </w:rPr>
              <w:t>exceeding</w:t>
            </w:r>
            <w:proofErr w:type="spellEnd"/>
            <w:r w:rsidRPr="00292DEB">
              <w:rPr>
                <w:color w:val="000000"/>
                <w:sz w:val="15"/>
                <w:szCs w:val="15"/>
              </w:rPr>
              <w:t xml:space="preserve"> </w:t>
            </w:r>
            <w:r w:rsidRPr="00292DEB">
              <w:rPr>
                <w:color w:val="FF00FF"/>
                <w:sz w:val="15"/>
                <w:szCs w:val="15"/>
              </w:rPr>
              <w:t>€</w:t>
            </w:r>
            <w:del w:id="248" w:author="Author">
              <w:r w:rsidRPr="00292DEB">
                <w:rPr>
                  <w:color w:val="FF00FF"/>
                  <w:sz w:val="15"/>
                  <w:szCs w:val="15"/>
                </w:rPr>
                <w:delText>2,969.61</w:delText>
              </w:r>
            </w:del>
            <w:ins w:id="249" w:author="Author">
              <w:r w:rsidRPr="00292DEB">
                <w:rPr>
                  <w:color w:val="FF00FF"/>
                  <w:sz w:val="15"/>
                  <w:szCs w:val="15"/>
                  <w:lang w:val="el-GR"/>
                </w:rPr>
                <w:t>3</w:t>
              </w:r>
              <w:r w:rsidRPr="00292DEB">
                <w:rPr>
                  <w:color w:val="FF00FF"/>
                  <w:sz w:val="15"/>
                  <w:szCs w:val="15"/>
                  <w:lang w:val="en-US"/>
                </w:rPr>
                <w:t>,</w:t>
              </w:r>
              <w:r w:rsidRPr="00292DEB">
                <w:rPr>
                  <w:color w:val="FF00FF"/>
                  <w:sz w:val="15"/>
                  <w:szCs w:val="15"/>
                  <w:lang w:val="el-GR"/>
                </w:rPr>
                <w:t>040</w:t>
              </w:r>
              <w:r w:rsidRPr="00292DEB">
                <w:rPr>
                  <w:color w:val="FF00FF"/>
                  <w:sz w:val="15"/>
                  <w:szCs w:val="15"/>
                  <w:lang w:val="en-US"/>
                </w:rPr>
                <w:t>.</w:t>
              </w:r>
              <w:r w:rsidRPr="00292DEB">
                <w:rPr>
                  <w:color w:val="FF00FF"/>
                  <w:sz w:val="15"/>
                  <w:szCs w:val="15"/>
                  <w:lang w:val="el-GR"/>
                </w:rPr>
                <w:t>88</w:t>
              </w:r>
            </w:ins>
            <w:r w:rsidRPr="00292DEB">
              <w:rPr>
                <w:color w:val="000000"/>
                <w:sz w:val="15"/>
                <w:szCs w:val="15"/>
              </w:rPr>
              <w:t>.</w:t>
            </w:r>
          </w:p>
          <w:p w14:paraId="13780808" w14:textId="77777777" w:rsidR="005D0FED" w:rsidRPr="00292DEB" w:rsidRDefault="005D0FED" w:rsidP="00CD2271">
            <w:pPr>
              <w:pStyle w:val="Normal0"/>
              <w:pBdr>
                <w:top w:val="nil"/>
                <w:left w:val="nil"/>
                <w:bottom w:val="nil"/>
                <w:right w:val="nil"/>
                <w:between w:val="nil"/>
              </w:pBdr>
              <w:spacing w:before="0" w:after="0"/>
              <w:rPr>
                <w:color w:val="000000"/>
                <w:sz w:val="15"/>
                <w:szCs w:val="15"/>
              </w:rPr>
            </w:pPr>
          </w:p>
          <w:p w14:paraId="7ED8CB9B" w14:textId="77777777" w:rsidR="005D0FED" w:rsidRPr="00292DEB" w:rsidRDefault="005D0FED" w:rsidP="00CD2271">
            <w:pPr>
              <w:pStyle w:val="Normal0"/>
              <w:pBdr>
                <w:top w:val="nil"/>
                <w:left w:val="nil"/>
                <w:bottom w:val="nil"/>
                <w:right w:val="nil"/>
                <w:between w:val="nil"/>
              </w:pBdr>
              <w:shd w:val="clear" w:color="auto" w:fill="FFFFFF"/>
              <w:spacing w:before="0" w:after="0"/>
              <w:rPr>
                <w:b/>
                <w:color w:val="FF0000"/>
                <w:sz w:val="15"/>
                <w:szCs w:val="15"/>
                <w:lang w:val="en-GB"/>
              </w:rPr>
            </w:pPr>
            <w:r w:rsidRPr="00292DEB">
              <w:rPr>
                <w:color w:val="000000"/>
                <w:sz w:val="15"/>
                <w:szCs w:val="15"/>
                <w:lang w:val="en-GB"/>
              </w:rPr>
              <w:t xml:space="preserve">Specific categories of pensioners are exempted from some of the above contributions e.g. pensioners who are entitled to the </w:t>
            </w:r>
            <w:r w:rsidRPr="00292DEB">
              <w:rPr>
                <w:color w:val="008000"/>
                <w:sz w:val="15"/>
                <w:szCs w:val="15"/>
                <w:lang w:val="en-GB"/>
              </w:rPr>
              <w:t xml:space="preserve">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w:t>
            </w:r>
          </w:p>
          <w:p w14:paraId="18B15528" w14:textId="675B6F11"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p>
        </w:tc>
        <w:tc>
          <w:tcPr>
            <w:tcW w:w="167" w:type="pct"/>
          </w:tcPr>
          <w:p w14:paraId="661CA0A4" w14:textId="0E786C60" w:rsidR="005D0FED" w:rsidRPr="00292DEB" w:rsidRDefault="005D0FED" w:rsidP="00CD2271">
            <w:pPr>
              <w:spacing w:line="276" w:lineRule="auto"/>
              <w:rPr>
                <w:rFonts w:cs="Arial"/>
                <w:color w:val="0000FF"/>
                <w:lang w:val="fr-FR"/>
              </w:rPr>
            </w:pPr>
            <w:r w:rsidRPr="00292DEB">
              <w:rPr>
                <w:rFonts w:cs="Arial"/>
                <w:color w:val="0000FF"/>
              </w:rPr>
              <w:t>5</w:t>
            </w:r>
          </w:p>
        </w:tc>
        <w:tc>
          <w:tcPr>
            <w:tcW w:w="127" w:type="pct"/>
          </w:tcPr>
          <w:p w14:paraId="734BADDC" w14:textId="534723CE" w:rsidR="005D0FED" w:rsidRPr="00292DEB" w:rsidRDefault="005D0FED" w:rsidP="00CD2271">
            <w:pPr>
              <w:spacing w:line="276" w:lineRule="auto"/>
              <w:rPr>
                <w:rFonts w:cs="Arial"/>
                <w:color w:val="0000FF"/>
                <w:lang w:val="fr-FR"/>
              </w:rPr>
            </w:pPr>
            <w:r w:rsidRPr="00292DEB">
              <w:rPr>
                <w:rFonts w:cs="Arial"/>
                <w:color w:val="0000FF"/>
              </w:rPr>
              <w:t>25</w:t>
            </w:r>
          </w:p>
        </w:tc>
        <w:tc>
          <w:tcPr>
            <w:tcW w:w="402" w:type="pct"/>
          </w:tcPr>
          <w:p w14:paraId="3959BB8C" w14:textId="7B82F798"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389B4E2E" w14:textId="77777777" w:rsidTr="005D0FED">
        <w:tc>
          <w:tcPr>
            <w:tcW w:w="193" w:type="pct"/>
          </w:tcPr>
          <w:p w14:paraId="446A1E5C" w14:textId="761F37EA"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261F349D" w14:textId="77777777" w:rsidR="005D0FED" w:rsidRPr="00292DEB" w:rsidRDefault="005D0FED" w:rsidP="00CD2271">
            <w:pPr>
              <w:spacing w:line="276" w:lineRule="auto"/>
              <w:rPr>
                <w:rFonts w:cs="Arial"/>
              </w:rPr>
            </w:pPr>
            <w:r w:rsidRPr="00292DEB">
              <w:rPr>
                <w:rFonts w:cs="Arial"/>
              </w:rPr>
              <w:t xml:space="preserve">Selbstständige sind durch das allgemeine System abgedeckt. Landwirte werden schrittweise in die </w:t>
            </w:r>
            <w:r w:rsidRPr="00292DEB">
              <w:rPr>
                <w:rFonts w:cs="Arial"/>
                <w:color w:val="008000"/>
              </w:rPr>
              <w:t xml:space="preserve">Elektronische gesetzliche Sozialversicherungskasse (e-EFKA) </w:t>
            </w:r>
            <w:r w:rsidRPr="00292DEB">
              <w:rPr>
                <w:rFonts w:cs="Arial"/>
              </w:rPr>
              <w:t xml:space="preserve">aufgenommen. </w:t>
            </w:r>
          </w:p>
          <w:p w14:paraId="16322721" w14:textId="77777777" w:rsidR="005D0FED" w:rsidRPr="00292DEB" w:rsidRDefault="005D0FED" w:rsidP="00CD2271">
            <w:pPr>
              <w:spacing w:line="276" w:lineRule="auto"/>
              <w:rPr>
                <w:rFonts w:cs="Arial"/>
              </w:rPr>
            </w:pPr>
          </w:p>
          <w:p w14:paraId="361B80B8" w14:textId="1D13EA64" w:rsidR="005D0FED" w:rsidRPr="00292DEB" w:rsidRDefault="005D0FED" w:rsidP="00CD2271">
            <w:pPr>
              <w:shd w:val="clear" w:color="auto" w:fill="FFFFFF"/>
              <w:spacing w:line="276" w:lineRule="auto"/>
              <w:rPr>
                <w:rFonts w:cs="Arial"/>
                <w:color w:val="C00000"/>
              </w:rPr>
            </w:pPr>
            <w:r w:rsidRPr="00292DEB">
              <w:rPr>
                <w:rFonts w:cs="Arial"/>
              </w:rPr>
              <w:t>Es wurde ein Sonderausschuss gegründet, um bestehende Bestimmungen zu prüfen, neue einheitliche Regelungen für alle Invaliditätsrenten der Sozialversicherungskasse (e-EFKA) festzulegen.</w:t>
            </w:r>
          </w:p>
        </w:tc>
        <w:tc>
          <w:tcPr>
            <w:tcW w:w="1370" w:type="pct"/>
          </w:tcPr>
          <w:p w14:paraId="2013CA28" w14:textId="77777777" w:rsidR="005D0FED" w:rsidRPr="00292DEB" w:rsidRDefault="005D0FED" w:rsidP="00CD2271">
            <w:pPr>
              <w:spacing w:line="276" w:lineRule="auto"/>
              <w:rPr>
                <w:rFonts w:cs="Arial"/>
                <w:lang w:val="fr-BE"/>
              </w:rPr>
            </w:pPr>
            <w:r w:rsidRPr="00292DEB">
              <w:rPr>
                <w:rFonts w:cs="Arial"/>
                <w:lang w:val="fr-BE"/>
              </w:rPr>
              <w:t xml:space="preserve">Les travailleurs indépendants sont couverts par le régime général (le même que pour les salariés). Les agriculteurs sont graduellement intégrés dans le </w:t>
            </w:r>
            <w:r w:rsidRPr="00292DEB">
              <w:rPr>
                <w:rFonts w:cs="Arial"/>
                <w:color w:val="008000"/>
                <w:lang w:val="fr-BE"/>
              </w:rPr>
              <w:t>Fonds national en ligne pour la sécurité sociale (e-EFKA)</w:t>
            </w:r>
            <w:r w:rsidRPr="00292DEB">
              <w:rPr>
                <w:rFonts w:cs="Arial"/>
                <w:lang w:val="fr-BE"/>
              </w:rPr>
              <w:t xml:space="preserve">. </w:t>
            </w:r>
          </w:p>
          <w:p w14:paraId="323F337A" w14:textId="77777777" w:rsidR="005D0FED" w:rsidRPr="00292DEB" w:rsidRDefault="005D0FED" w:rsidP="00CD2271">
            <w:pPr>
              <w:spacing w:line="276" w:lineRule="auto"/>
              <w:rPr>
                <w:rFonts w:cs="Arial"/>
                <w:lang w:val="fr-BE"/>
              </w:rPr>
            </w:pPr>
          </w:p>
          <w:p w14:paraId="5825EFC1" w14:textId="3DA6AC15" w:rsidR="005D0FED" w:rsidRPr="00292DEB" w:rsidRDefault="005D0FED" w:rsidP="00CD2271">
            <w:pPr>
              <w:shd w:val="clear" w:color="auto" w:fill="FFFFFF"/>
              <w:spacing w:line="276" w:lineRule="auto"/>
              <w:rPr>
                <w:rFonts w:cs="Arial"/>
                <w:color w:val="C00000"/>
                <w:lang w:val="fr-BE"/>
              </w:rPr>
            </w:pPr>
            <w:r w:rsidRPr="00292DEB">
              <w:rPr>
                <w:rFonts w:cs="Arial"/>
                <w:lang w:val="fr-BE"/>
              </w:rPr>
              <w:t>Une commission spéciale a été mise en place pour revoir les dispositions existantes et de définir des nouvelles règles uniformes concernant toutes les pensions d'invalidité relevant de l’e-EFKA.</w:t>
            </w:r>
          </w:p>
        </w:tc>
        <w:tc>
          <w:tcPr>
            <w:tcW w:w="1370" w:type="pct"/>
          </w:tcPr>
          <w:p w14:paraId="735DA3F0" w14:textId="77777777" w:rsidR="005D0FED" w:rsidRPr="00292DEB" w:rsidRDefault="005D0FED" w:rsidP="00CD2271">
            <w:pPr>
              <w:rPr>
                <w:rFonts w:cs="Arial"/>
                <w:i/>
                <w:iCs/>
                <w:color w:val="000000"/>
                <w:lang w:val="en-GB"/>
              </w:rPr>
            </w:pPr>
            <w:r w:rsidRPr="00292DEB">
              <w:rPr>
                <w:rFonts w:cs="Arial"/>
                <w:iCs/>
                <w:lang w:val="en-GB"/>
              </w:rPr>
              <w:t xml:space="preserve">Self-employed are covered by the general scheme. Farmers are </w:t>
            </w:r>
            <w:r w:rsidRPr="00292DEB">
              <w:rPr>
                <w:rFonts w:cs="Arial"/>
                <w:iCs/>
                <w:color w:val="000000"/>
                <w:lang w:val="en-GB"/>
              </w:rPr>
              <w:t xml:space="preserve">being gradually incorporated into </w:t>
            </w:r>
            <w:r w:rsidRPr="00292DEB">
              <w:rPr>
                <w:rFonts w:cs="Arial"/>
                <w:iCs/>
                <w:lang w:val="en-GB"/>
              </w:rPr>
              <w:t xml:space="preserve">the </w:t>
            </w:r>
            <w:r w:rsidRPr="00292DEB">
              <w:rPr>
                <w:rFonts w:cs="Arial"/>
                <w:iCs/>
                <w:color w:val="008000"/>
                <w:lang w:val="en-GB"/>
              </w:rPr>
              <w:t>Electronic National Social Security Fund (e-EFKA)</w:t>
            </w:r>
            <w:r w:rsidRPr="00292DEB">
              <w:rPr>
                <w:rFonts w:cs="Arial"/>
                <w:iCs/>
                <w:color w:val="000000"/>
                <w:lang w:val="en-GB"/>
              </w:rPr>
              <w:t>.</w:t>
            </w:r>
          </w:p>
          <w:p w14:paraId="6A671BE1" w14:textId="77777777" w:rsidR="005D0FED" w:rsidRPr="00292DEB" w:rsidRDefault="005D0FED" w:rsidP="00CD2271">
            <w:pPr>
              <w:rPr>
                <w:rFonts w:cs="Arial"/>
                <w:i/>
                <w:iCs/>
                <w:lang w:val="en-GB"/>
              </w:rPr>
            </w:pPr>
          </w:p>
          <w:p w14:paraId="426BA1F2" w14:textId="10A583F2"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r w:rsidRPr="00292DEB">
              <w:rPr>
                <w:iCs/>
                <w:sz w:val="15"/>
                <w:szCs w:val="15"/>
                <w:lang w:val="en-GB"/>
              </w:rPr>
              <w:t xml:space="preserve">A </w:t>
            </w:r>
            <w:r w:rsidRPr="00292DEB">
              <w:rPr>
                <w:iCs/>
                <w:color w:val="008000"/>
                <w:sz w:val="15"/>
                <w:szCs w:val="15"/>
                <w:lang w:val="en-GB"/>
              </w:rPr>
              <w:t xml:space="preserve">Special Committee </w:t>
            </w:r>
            <w:r w:rsidRPr="00292DEB">
              <w:rPr>
                <w:iCs/>
                <w:sz w:val="15"/>
                <w:szCs w:val="15"/>
                <w:lang w:val="en-GB"/>
              </w:rPr>
              <w:t xml:space="preserve">has been set up to review existing provisions and establish new uniform rules for all invalidity pensions in </w:t>
            </w:r>
            <w:r w:rsidRPr="00292DEB">
              <w:rPr>
                <w:iCs/>
                <w:color w:val="008000"/>
                <w:sz w:val="15"/>
                <w:szCs w:val="15"/>
                <w:lang w:val="en-GB"/>
              </w:rPr>
              <w:t>e-EFKA</w:t>
            </w:r>
            <w:r w:rsidRPr="00292DEB">
              <w:rPr>
                <w:iCs/>
                <w:sz w:val="15"/>
                <w:szCs w:val="15"/>
                <w:lang w:val="en-GB"/>
              </w:rPr>
              <w:t>.</w:t>
            </w:r>
          </w:p>
        </w:tc>
        <w:tc>
          <w:tcPr>
            <w:tcW w:w="167" w:type="pct"/>
          </w:tcPr>
          <w:p w14:paraId="36308ACB" w14:textId="3A0EB865" w:rsidR="005D0FED" w:rsidRPr="00292DEB" w:rsidRDefault="005D0FED" w:rsidP="00CD2271">
            <w:pPr>
              <w:spacing w:line="276" w:lineRule="auto"/>
              <w:rPr>
                <w:rFonts w:cs="Arial"/>
                <w:color w:val="0000FF"/>
                <w:lang w:val="fr-FR"/>
              </w:rPr>
            </w:pPr>
            <w:r w:rsidRPr="00292DEB">
              <w:rPr>
                <w:rFonts w:cs="Arial"/>
                <w:color w:val="0000FF"/>
                <w:lang w:val="fr-FR"/>
              </w:rPr>
              <w:t>5</w:t>
            </w:r>
          </w:p>
        </w:tc>
        <w:tc>
          <w:tcPr>
            <w:tcW w:w="127" w:type="pct"/>
          </w:tcPr>
          <w:p w14:paraId="7F496B54" w14:textId="5739D5A8" w:rsidR="005D0FED" w:rsidRPr="00292DEB" w:rsidRDefault="005D0FED" w:rsidP="00CD2271">
            <w:pPr>
              <w:spacing w:line="276" w:lineRule="auto"/>
              <w:rPr>
                <w:rFonts w:cs="Arial"/>
                <w:color w:val="0000FF"/>
                <w:lang w:val="fr-FR"/>
              </w:rPr>
            </w:pPr>
            <w:r w:rsidRPr="00292DEB">
              <w:rPr>
                <w:rFonts w:cs="Arial"/>
                <w:color w:val="0000FF"/>
                <w:lang w:val="fr-FR"/>
              </w:rPr>
              <w:t>26</w:t>
            </w:r>
          </w:p>
        </w:tc>
        <w:tc>
          <w:tcPr>
            <w:tcW w:w="402" w:type="pct"/>
          </w:tcPr>
          <w:p w14:paraId="3EA770B3" w14:textId="356F147D"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222C6B8A" w14:textId="77777777" w:rsidTr="005D0FED">
        <w:tc>
          <w:tcPr>
            <w:tcW w:w="193" w:type="pct"/>
          </w:tcPr>
          <w:p w14:paraId="39131BAB" w14:textId="3E95CE0C"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17E3C4CE" w14:textId="77777777" w:rsidR="005D0FED" w:rsidRPr="00292DEB" w:rsidRDefault="005D0FED" w:rsidP="00CD2271">
            <w:pPr>
              <w:spacing w:line="276" w:lineRule="auto"/>
              <w:rPr>
                <w:rFonts w:cs="Arial"/>
              </w:rPr>
            </w:pPr>
            <w:r w:rsidRPr="00292DEB">
              <w:rPr>
                <w:rFonts w:cs="Arial"/>
              </w:rPr>
              <w:t>Staatliche Rente (auf Erwerbstätigkeit beruhendes Versicherungspflichtsystem).</w:t>
            </w:r>
          </w:p>
          <w:p w14:paraId="1801C950" w14:textId="77777777" w:rsidR="005D0FED" w:rsidRPr="00292DEB" w:rsidRDefault="005D0FED" w:rsidP="00CD2271">
            <w:pPr>
              <w:spacing w:line="276" w:lineRule="auto"/>
              <w:rPr>
                <w:rFonts w:cs="Arial"/>
              </w:rPr>
            </w:pPr>
            <w:r w:rsidRPr="00292DEB">
              <w:rPr>
                <w:rFonts w:cs="Arial"/>
              </w:rPr>
              <w:lastRenderedPageBreak/>
              <w:t xml:space="preserve">Beitragsabhängige Rente: Auf Erwerbstätigkeit beruhendes Versicherungspflichtsystem. </w:t>
            </w:r>
          </w:p>
          <w:p w14:paraId="2D194A9C" w14:textId="3E247686" w:rsidR="005D0FED" w:rsidRPr="00292DEB" w:rsidRDefault="005D0FED" w:rsidP="00CD2271">
            <w:pPr>
              <w:shd w:val="clear" w:color="auto" w:fill="FFFFFF"/>
              <w:spacing w:line="276" w:lineRule="auto"/>
              <w:rPr>
                <w:rFonts w:cs="Arial"/>
                <w:color w:val="C00000"/>
              </w:rPr>
            </w:pPr>
          </w:p>
        </w:tc>
        <w:tc>
          <w:tcPr>
            <w:tcW w:w="1370" w:type="pct"/>
          </w:tcPr>
          <w:p w14:paraId="3F52DD50" w14:textId="77777777" w:rsidR="005D0FED" w:rsidRPr="00292DEB" w:rsidRDefault="005D0FED" w:rsidP="00CD2271">
            <w:pPr>
              <w:spacing w:line="276" w:lineRule="auto"/>
              <w:rPr>
                <w:rFonts w:cs="Arial"/>
                <w:lang w:val="fr-BE"/>
              </w:rPr>
            </w:pPr>
            <w:r w:rsidRPr="00292DEB">
              <w:rPr>
                <w:rFonts w:cs="Arial"/>
                <w:lang w:val="fr-BE"/>
              </w:rPr>
              <w:lastRenderedPageBreak/>
              <w:t>Pension nationale: régime obligatoire fondé sur l’assurance et sur le travail.</w:t>
            </w:r>
          </w:p>
          <w:p w14:paraId="69012345" w14:textId="77777777" w:rsidR="005D0FED" w:rsidRPr="00292DEB" w:rsidRDefault="005D0FED" w:rsidP="00CD2271">
            <w:pPr>
              <w:spacing w:line="276" w:lineRule="auto"/>
              <w:rPr>
                <w:rFonts w:cs="Arial"/>
                <w:lang w:val="fr-BE"/>
              </w:rPr>
            </w:pPr>
            <w:r w:rsidRPr="00292DEB">
              <w:rPr>
                <w:rFonts w:cs="Arial"/>
                <w:lang w:val="fr-BE"/>
              </w:rPr>
              <w:lastRenderedPageBreak/>
              <w:t>Pension contributive: régime d'assurance obligatoire basé sur le travail</w:t>
            </w:r>
          </w:p>
          <w:p w14:paraId="3E501432" w14:textId="1794B790" w:rsidR="005D0FED" w:rsidRPr="00292DEB" w:rsidRDefault="005D0FED" w:rsidP="00CD2271">
            <w:pPr>
              <w:shd w:val="clear" w:color="auto" w:fill="FFFFFF"/>
              <w:spacing w:line="276" w:lineRule="auto"/>
              <w:rPr>
                <w:rFonts w:cs="Arial"/>
                <w:color w:val="C00000"/>
                <w:lang w:val="fr-BE"/>
              </w:rPr>
            </w:pPr>
          </w:p>
        </w:tc>
        <w:tc>
          <w:tcPr>
            <w:tcW w:w="1370" w:type="pct"/>
          </w:tcPr>
          <w:p w14:paraId="4439E178" w14:textId="77777777" w:rsidR="005D0FED" w:rsidRPr="00292DEB" w:rsidRDefault="005D0FED" w:rsidP="00CD2271">
            <w:pPr>
              <w:rPr>
                <w:rFonts w:cs="Arial"/>
                <w:i/>
                <w:iCs/>
                <w:lang w:val="en-GB"/>
              </w:rPr>
            </w:pPr>
            <w:r w:rsidRPr="00292DEB">
              <w:rPr>
                <w:rFonts w:cs="Arial"/>
                <w:iCs/>
                <w:lang w:val="en-GB"/>
              </w:rPr>
              <w:lastRenderedPageBreak/>
              <w:t>National pension: compulsory insurance-based work-based system.</w:t>
            </w:r>
          </w:p>
          <w:p w14:paraId="21238D9E" w14:textId="7B8B9E31"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r w:rsidRPr="00292DEB">
              <w:rPr>
                <w:iCs/>
                <w:sz w:val="15"/>
                <w:szCs w:val="15"/>
                <w:lang w:val="en-GB"/>
              </w:rPr>
              <w:lastRenderedPageBreak/>
              <w:t>Contributory pension: compulsory insurance-based work-based system.</w:t>
            </w:r>
          </w:p>
        </w:tc>
        <w:tc>
          <w:tcPr>
            <w:tcW w:w="167" w:type="pct"/>
          </w:tcPr>
          <w:p w14:paraId="6BFCBCDD" w14:textId="057D76E3" w:rsidR="005D0FED" w:rsidRPr="00292DEB" w:rsidRDefault="005D0FED" w:rsidP="00CD2271">
            <w:pPr>
              <w:spacing w:line="276" w:lineRule="auto"/>
              <w:rPr>
                <w:rFonts w:cs="Arial"/>
                <w:color w:val="0000FF"/>
                <w:lang w:val="fr-FR"/>
              </w:rPr>
            </w:pPr>
            <w:r w:rsidRPr="00292DEB">
              <w:rPr>
                <w:rFonts w:cs="Arial"/>
                <w:color w:val="0000FF"/>
              </w:rPr>
              <w:lastRenderedPageBreak/>
              <w:t>5</w:t>
            </w:r>
          </w:p>
        </w:tc>
        <w:tc>
          <w:tcPr>
            <w:tcW w:w="127" w:type="pct"/>
          </w:tcPr>
          <w:p w14:paraId="59E65BA7" w14:textId="62580E36" w:rsidR="005D0FED" w:rsidRPr="00292DEB" w:rsidRDefault="005D0FED" w:rsidP="00CD2271">
            <w:pPr>
              <w:spacing w:line="276" w:lineRule="auto"/>
              <w:rPr>
                <w:rFonts w:cs="Arial"/>
                <w:color w:val="0000FF"/>
                <w:lang w:val="fr-FR"/>
              </w:rPr>
            </w:pPr>
            <w:r w:rsidRPr="00292DEB">
              <w:rPr>
                <w:rFonts w:cs="Arial"/>
                <w:color w:val="0000FF"/>
              </w:rPr>
              <w:t>27</w:t>
            </w:r>
          </w:p>
        </w:tc>
        <w:tc>
          <w:tcPr>
            <w:tcW w:w="402" w:type="pct"/>
          </w:tcPr>
          <w:p w14:paraId="7556E8C3" w14:textId="3C09A1DF"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13711EEF" w14:textId="77777777" w:rsidTr="005D0FED">
        <w:tc>
          <w:tcPr>
            <w:tcW w:w="193" w:type="pct"/>
          </w:tcPr>
          <w:p w14:paraId="5A969470" w14:textId="5D041896"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5DC98279" w14:textId="4EFDC153" w:rsidR="005D0FED" w:rsidRPr="00292DEB" w:rsidRDefault="005D0FED" w:rsidP="00CD2271">
            <w:pPr>
              <w:shd w:val="clear" w:color="auto" w:fill="FFFFFF"/>
              <w:spacing w:line="276" w:lineRule="auto"/>
              <w:rPr>
                <w:rFonts w:cs="Arial"/>
                <w:color w:val="C00000"/>
              </w:rPr>
            </w:pPr>
            <w:r w:rsidRPr="00292DEB">
              <w:rPr>
                <w:rFonts w:cs="Arial"/>
              </w:rPr>
              <w:t>Keine bestimmten Voraussetzungen für den Anspruch auf Deckung für Selbstständige.</w:t>
            </w:r>
          </w:p>
        </w:tc>
        <w:tc>
          <w:tcPr>
            <w:tcW w:w="1370" w:type="pct"/>
          </w:tcPr>
          <w:p w14:paraId="169F4A7B" w14:textId="10C0E6A3" w:rsidR="005D0FED" w:rsidRPr="00292DEB" w:rsidRDefault="005D0FED" w:rsidP="00CD2271">
            <w:pPr>
              <w:shd w:val="clear" w:color="auto" w:fill="FFFFFF"/>
              <w:spacing w:line="276" w:lineRule="auto"/>
              <w:rPr>
                <w:rFonts w:cs="Arial"/>
                <w:color w:val="C00000"/>
                <w:lang w:val="fr-BE"/>
              </w:rPr>
            </w:pPr>
            <w:r w:rsidRPr="00292DEB">
              <w:rPr>
                <w:rFonts w:cs="Arial"/>
                <w:lang w:val="fr-BE"/>
              </w:rPr>
              <w:t>Pas de conditions spécifiquement applicables aux travailleurs indépendants.</w:t>
            </w:r>
          </w:p>
        </w:tc>
        <w:tc>
          <w:tcPr>
            <w:tcW w:w="1370" w:type="pct"/>
          </w:tcPr>
          <w:p w14:paraId="6E8669EF" w14:textId="77777777" w:rsidR="005D0FED" w:rsidRPr="00292DEB" w:rsidRDefault="005D0FED" w:rsidP="00CD2271">
            <w:pPr>
              <w:pStyle w:val="Normal0"/>
              <w:pBdr>
                <w:top w:val="nil"/>
                <w:left w:val="nil"/>
                <w:bottom w:val="nil"/>
                <w:right w:val="nil"/>
                <w:between w:val="nil"/>
              </w:pBdr>
              <w:spacing w:after="0"/>
              <w:rPr>
                <w:ins w:id="250" w:author="Author"/>
                <w:iCs/>
                <w:sz w:val="15"/>
                <w:szCs w:val="15"/>
                <w:lang w:val="en-GB"/>
              </w:rPr>
            </w:pPr>
            <w:r w:rsidRPr="00292DEB">
              <w:rPr>
                <w:iCs/>
                <w:sz w:val="15"/>
                <w:szCs w:val="15"/>
                <w:lang w:val="en-GB"/>
              </w:rPr>
              <w:t>No specific qualifying conditions for self-employed.</w:t>
            </w:r>
          </w:p>
          <w:p w14:paraId="359ADF79" w14:textId="77777777" w:rsidR="005D0FED" w:rsidRPr="00292DEB" w:rsidRDefault="005D0FED" w:rsidP="00CD2271">
            <w:pPr>
              <w:pStyle w:val="Normal0"/>
              <w:pBdr>
                <w:top w:val="nil"/>
                <w:left w:val="nil"/>
                <w:bottom w:val="nil"/>
                <w:right w:val="nil"/>
                <w:between w:val="nil"/>
              </w:pBdr>
              <w:spacing w:after="0"/>
              <w:rPr>
                <w:ins w:id="251" w:author="Author"/>
                <w:iCs/>
                <w:sz w:val="15"/>
                <w:szCs w:val="15"/>
                <w:lang w:val="en-GB"/>
              </w:rPr>
            </w:pPr>
          </w:p>
          <w:p w14:paraId="67F57F80" w14:textId="77777777" w:rsidR="005D0FED" w:rsidRDefault="005D0FED" w:rsidP="00CD2271">
            <w:pPr>
              <w:pStyle w:val="Normal0"/>
              <w:pBdr>
                <w:top w:val="nil"/>
                <w:left w:val="nil"/>
                <w:bottom w:val="nil"/>
                <w:right w:val="nil"/>
                <w:between w:val="nil"/>
              </w:pBdr>
              <w:spacing w:after="0" w:line="276" w:lineRule="auto"/>
              <w:rPr>
                <w:bCs/>
                <w:sz w:val="15"/>
                <w:szCs w:val="15"/>
                <w:lang w:val="en-GB"/>
              </w:rPr>
            </w:pPr>
            <w:ins w:id="252" w:author="Author">
              <w:r w:rsidRPr="00292DEB">
                <w:rPr>
                  <w:bCs/>
                  <w:sz w:val="15"/>
                  <w:szCs w:val="15"/>
                  <w:lang w:val="en-GB"/>
                </w:rPr>
                <w:t>No exemptions from paying contributions.</w:t>
              </w:r>
            </w:ins>
          </w:p>
          <w:p w14:paraId="77F90116" w14:textId="117C034B" w:rsidR="006D3342" w:rsidRPr="00292DEB" w:rsidRDefault="006D3342" w:rsidP="00CD2271">
            <w:pPr>
              <w:pStyle w:val="Normal0"/>
              <w:pBdr>
                <w:top w:val="nil"/>
                <w:left w:val="nil"/>
                <w:bottom w:val="nil"/>
                <w:right w:val="nil"/>
                <w:between w:val="nil"/>
              </w:pBdr>
              <w:spacing w:after="0" w:line="276" w:lineRule="auto"/>
              <w:rPr>
                <w:color w:val="C00000"/>
                <w:sz w:val="15"/>
                <w:szCs w:val="15"/>
                <w:lang w:val="en-GB"/>
              </w:rPr>
            </w:pPr>
          </w:p>
        </w:tc>
        <w:tc>
          <w:tcPr>
            <w:tcW w:w="167" w:type="pct"/>
          </w:tcPr>
          <w:p w14:paraId="26AB8FDF" w14:textId="358F503E" w:rsidR="005D0FED" w:rsidRPr="00292DEB" w:rsidRDefault="005D0FED" w:rsidP="00CD2271">
            <w:pPr>
              <w:spacing w:line="276" w:lineRule="auto"/>
              <w:rPr>
                <w:rFonts w:cs="Arial"/>
                <w:color w:val="0000FF"/>
                <w:lang w:val="fr-FR"/>
              </w:rPr>
            </w:pPr>
            <w:r w:rsidRPr="00292DEB">
              <w:rPr>
                <w:rFonts w:cs="Arial"/>
                <w:color w:val="0000FF"/>
              </w:rPr>
              <w:t>5</w:t>
            </w:r>
          </w:p>
        </w:tc>
        <w:tc>
          <w:tcPr>
            <w:tcW w:w="127" w:type="pct"/>
          </w:tcPr>
          <w:p w14:paraId="1EBB20A0" w14:textId="449E21C8" w:rsidR="005D0FED" w:rsidRPr="00292DEB" w:rsidRDefault="005D0FED" w:rsidP="00CD2271">
            <w:pPr>
              <w:spacing w:line="276" w:lineRule="auto"/>
              <w:rPr>
                <w:rFonts w:cs="Arial"/>
                <w:color w:val="0000FF"/>
                <w:lang w:val="fr-FR"/>
              </w:rPr>
            </w:pPr>
            <w:r w:rsidRPr="00292DEB">
              <w:rPr>
                <w:rFonts w:cs="Arial"/>
                <w:color w:val="0000FF"/>
              </w:rPr>
              <w:t>28</w:t>
            </w:r>
          </w:p>
        </w:tc>
        <w:tc>
          <w:tcPr>
            <w:tcW w:w="402" w:type="pct"/>
          </w:tcPr>
          <w:p w14:paraId="0BDF5FF6" w14:textId="0F934D04"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6B600624" w14:textId="77777777" w:rsidTr="005D0FED">
        <w:tc>
          <w:tcPr>
            <w:tcW w:w="193" w:type="pct"/>
          </w:tcPr>
          <w:p w14:paraId="75BC83FF" w14:textId="58C1ADD0"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535CB895" w14:textId="77777777" w:rsidR="005D0FED" w:rsidRPr="00292DEB" w:rsidRDefault="005D0FED" w:rsidP="00CD2271">
            <w:pPr>
              <w:spacing w:line="276" w:lineRule="auto"/>
              <w:rPr>
                <w:rFonts w:cs="Arial"/>
              </w:rPr>
            </w:pPr>
            <w:r w:rsidRPr="00292DEB">
              <w:rPr>
                <w:rFonts w:cs="Arial"/>
              </w:rPr>
              <w:t xml:space="preserve">Als Arbeitnehmer zahlt die Person in jedem Fall die Versicherungsbeiträge, die im Arbeitnehmergesetz vorgesehen sind. </w:t>
            </w:r>
          </w:p>
          <w:p w14:paraId="2721FCE7" w14:textId="77777777" w:rsidR="005D0FED" w:rsidRPr="00292DEB" w:rsidRDefault="005D0FED" w:rsidP="00CD2271">
            <w:pPr>
              <w:spacing w:line="276" w:lineRule="auto"/>
              <w:rPr>
                <w:rFonts w:cs="Arial"/>
              </w:rPr>
            </w:pPr>
            <w:r w:rsidRPr="00292DEB">
              <w:rPr>
                <w:rFonts w:cs="Arial"/>
              </w:rPr>
              <w:t xml:space="preserve">Als Selbstständiger muss die Person den Betrag der </w:t>
            </w:r>
            <w:r w:rsidRPr="00292DEB">
              <w:rPr>
                <w:rFonts w:cs="Arial"/>
                <w:color w:val="C00000"/>
              </w:rPr>
              <w:t>2.</w:t>
            </w:r>
            <w:r w:rsidRPr="00292DEB">
              <w:rPr>
                <w:rFonts w:cs="Arial"/>
              </w:rPr>
              <w:t xml:space="preserve"> Versicherungskategorie zahlen, welcher die Mindestanforderung ist. Sind die als Arbeitnehmer gezahlten Beiträge aber gleich hoch oder höher als der Betrag der </w:t>
            </w:r>
            <w:r w:rsidRPr="00292DEB">
              <w:rPr>
                <w:rFonts w:cs="Arial"/>
                <w:color w:val="C00000"/>
              </w:rPr>
              <w:t>2</w:t>
            </w:r>
            <w:r w:rsidRPr="00292DEB">
              <w:rPr>
                <w:rFonts w:cs="Arial"/>
              </w:rPr>
              <w:t xml:space="preserve">. Versicherungskategorie, muss die Person (für die selbstständige Tätigkeit) keinen Zusatzbeitrag leisten. Andernfalls zahlt die Person die Differenz zum Betrag der </w:t>
            </w:r>
            <w:r w:rsidRPr="00292DEB">
              <w:rPr>
                <w:rFonts w:cs="Arial"/>
                <w:color w:val="C00000"/>
              </w:rPr>
              <w:t>2.</w:t>
            </w:r>
            <w:r w:rsidRPr="00292DEB">
              <w:rPr>
                <w:rFonts w:cs="Arial"/>
              </w:rPr>
              <w:t xml:space="preserve"> Versicherungskategorie. </w:t>
            </w:r>
          </w:p>
          <w:p w14:paraId="5DEFFC6A" w14:textId="77777777" w:rsidR="005D0FED" w:rsidRPr="00292DEB" w:rsidRDefault="005D0FED" w:rsidP="00CD2271">
            <w:pPr>
              <w:spacing w:line="276" w:lineRule="auto"/>
              <w:rPr>
                <w:rFonts w:eastAsia="Calibri" w:cs="Arial"/>
                <w:bCs/>
              </w:rPr>
            </w:pPr>
            <w:r w:rsidRPr="00292DEB">
              <w:rPr>
                <w:rFonts w:eastAsia="Calibri" w:cs="Arial"/>
                <w:bCs/>
              </w:rPr>
              <w:t xml:space="preserve">Für Menschen, die als Selbstständige weniger als </w:t>
            </w:r>
            <w:r w:rsidRPr="00292DEB">
              <w:rPr>
                <w:rFonts w:eastAsia="Calibri" w:cs="Arial"/>
                <w:bCs/>
                <w:color w:val="C00000"/>
              </w:rPr>
              <w:t>5</w:t>
            </w:r>
            <w:r w:rsidRPr="00292DEB">
              <w:rPr>
                <w:rFonts w:eastAsia="Calibri" w:cs="Arial"/>
                <w:bCs/>
              </w:rPr>
              <w:t xml:space="preserve"> Jahre versichert waren (Sonderversicherungskategorie), ist der oben genannte Betrag der der </w:t>
            </w:r>
            <w:r w:rsidRPr="00292DEB">
              <w:rPr>
                <w:rFonts w:eastAsia="Calibri" w:cs="Arial"/>
                <w:bCs/>
                <w:color w:val="C00000"/>
              </w:rPr>
              <w:t xml:space="preserve">1. </w:t>
            </w:r>
            <w:r w:rsidRPr="00292DEB">
              <w:rPr>
                <w:rFonts w:eastAsia="Calibri" w:cs="Arial"/>
                <w:bCs/>
              </w:rPr>
              <w:t>Versicherungskategorie.</w:t>
            </w:r>
          </w:p>
          <w:p w14:paraId="5AB347D2" w14:textId="77777777" w:rsidR="005D0FED" w:rsidRPr="00292DEB" w:rsidRDefault="005D0FED" w:rsidP="00CD2271">
            <w:pPr>
              <w:spacing w:line="276" w:lineRule="auto"/>
              <w:rPr>
                <w:rFonts w:eastAsia="Calibri" w:cs="Arial"/>
                <w:bCs/>
              </w:rPr>
            </w:pPr>
            <w:r w:rsidRPr="00292DEB">
              <w:rPr>
                <w:rFonts w:eastAsia="Calibri" w:cs="Arial"/>
                <w:bCs/>
              </w:rPr>
              <w:t xml:space="preserve">Hat sich die Person (als Selbstständiger) für eine höhere Versicherungskategorie entschieden als die </w:t>
            </w:r>
            <w:r w:rsidRPr="00292DEB">
              <w:rPr>
                <w:rFonts w:eastAsia="Calibri" w:cs="Arial"/>
                <w:bCs/>
                <w:color w:val="C00000"/>
              </w:rPr>
              <w:t>2.</w:t>
            </w:r>
            <w:r w:rsidRPr="00292DEB">
              <w:rPr>
                <w:rFonts w:eastAsia="Calibri" w:cs="Arial"/>
                <w:bCs/>
              </w:rPr>
              <w:t>, müssen die Beiträge, die als Arbeitnehmer gezahlt werden, gleich hoch oder höher sein als der Betrag der gewählten Kategorie.</w:t>
            </w:r>
          </w:p>
          <w:p w14:paraId="5C20D149" w14:textId="2AD730E9" w:rsidR="005D0FED" w:rsidRPr="00292DEB" w:rsidRDefault="005D0FED" w:rsidP="00CD2271">
            <w:pPr>
              <w:shd w:val="clear" w:color="auto" w:fill="FFFFFF"/>
              <w:spacing w:line="276" w:lineRule="auto"/>
              <w:rPr>
                <w:rFonts w:cs="Arial"/>
                <w:color w:val="C00000"/>
              </w:rPr>
            </w:pPr>
            <w:r w:rsidRPr="00292DEB">
              <w:rPr>
                <w:rFonts w:cs="Arial"/>
                <w:bCs/>
              </w:rPr>
              <w:t>Andernfalls zahlt die Person die Differenz zum Betrag der gewählten Versicherungskategorie.</w:t>
            </w:r>
          </w:p>
        </w:tc>
        <w:tc>
          <w:tcPr>
            <w:tcW w:w="1370" w:type="pct"/>
          </w:tcPr>
          <w:p w14:paraId="6277FBEB" w14:textId="77777777" w:rsidR="005D0FED" w:rsidRPr="00292DEB" w:rsidRDefault="005D0FED" w:rsidP="00CD2271">
            <w:pPr>
              <w:spacing w:line="276" w:lineRule="auto"/>
              <w:rPr>
                <w:rFonts w:cs="Arial"/>
                <w:lang w:val="fr-BE"/>
              </w:rPr>
            </w:pPr>
            <w:r w:rsidRPr="00292DEB">
              <w:rPr>
                <w:rFonts w:cs="Arial"/>
                <w:lang w:val="fr-BE"/>
              </w:rPr>
              <w:t xml:space="preserve">En tant que salarié, la personne verse, dans tous les cas, les cotisations d’assurance prévues par la législation relative aux salariés. </w:t>
            </w:r>
          </w:p>
          <w:p w14:paraId="30084AC7" w14:textId="77777777" w:rsidR="005D0FED" w:rsidRPr="00292DEB" w:rsidRDefault="005D0FED" w:rsidP="00CD2271">
            <w:pPr>
              <w:spacing w:line="276" w:lineRule="auto"/>
              <w:rPr>
                <w:rFonts w:cs="Arial"/>
                <w:lang w:val="fr-BE"/>
              </w:rPr>
            </w:pPr>
            <w:r w:rsidRPr="00292DEB">
              <w:rPr>
                <w:rFonts w:cs="Arial"/>
                <w:lang w:val="fr-BE"/>
              </w:rPr>
              <w:t xml:space="preserve">En tant que travailleur indépendant, la personne doit payer le montant de la </w:t>
            </w:r>
            <w:r w:rsidRPr="00292DEB">
              <w:rPr>
                <w:rFonts w:cs="Arial"/>
                <w:color w:val="C00000"/>
                <w:lang w:val="fr-BE"/>
              </w:rPr>
              <w:t>2</w:t>
            </w:r>
            <w:r w:rsidRPr="00292DEB">
              <w:rPr>
                <w:rFonts w:cs="Arial"/>
                <w:color w:val="C00000"/>
                <w:vertAlign w:val="superscript"/>
                <w:lang w:val="fr-BE"/>
              </w:rPr>
              <w:t>e</w:t>
            </w:r>
            <w:r w:rsidRPr="00292DEB">
              <w:rPr>
                <w:rFonts w:cs="Arial"/>
                <w:color w:val="C00000"/>
                <w:lang w:val="fr-BE"/>
              </w:rPr>
              <w:t xml:space="preserve"> </w:t>
            </w:r>
            <w:r w:rsidRPr="00292DEB">
              <w:rPr>
                <w:rFonts w:cs="Arial"/>
                <w:lang w:val="fr-BE"/>
              </w:rPr>
              <w:t xml:space="preserve">catégorie d’assurance, qui représente l’obligation minimale. Mais si les cotisations versées en tant que salarié sont supérieures au montant de la </w:t>
            </w:r>
            <w:r w:rsidRPr="00292DEB">
              <w:rPr>
                <w:rFonts w:cs="Arial"/>
                <w:color w:val="C00000"/>
                <w:lang w:val="fr-BE"/>
              </w:rPr>
              <w:t>2</w:t>
            </w:r>
            <w:r w:rsidRPr="00292DEB">
              <w:rPr>
                <w:rFonts w:cs="Arial"/>
                <w:color w:val="C00000"/>
                <w:vertAlign w:val="superscript"/>
                <w:lang w:val="fr-BE"/>
              </w:rPr>
              <w:t>e</w:t>
            </w:r>
            <w:r w:rsidRPr="00292DEB">
              <w:rPr>
                <w:rFonts w:cs="Arial"/>
                <w:lang w:val="fr-BE"/>
              </w:rPr>
              <w:t xml:space="preserve"> catégorie d’assurance, alors la personne n’est pas tenue de verser de cotisation supplémentaire (en tant que travailleur indépendant). Dans le cas contraire, la personne verse la différence pour arriver au montant de la </w:t>
            </w:r>
            <w:r w:rsidRPr="00292DEB">
              <w:rPr>
                <w:rFonts w:cs="Arial"/>
                <w:color w:val="C00000"/>
                <w:lang w:val="fr-BE"/>
              </w:rPr>
              <w:t>2</w:t>
            </w:r>
            <w:r w:rsidRPr="00292DEB">
              <w:rPr>
                <w:rFonts w:cs="Arial"/>
                <w:color w:val="C00000"/>
                <w:vertAlign w:val="superscript"/>
                <w:lang w:val="fr-BE"/>
              </w:rPr>
              <w:t>e</w:t>
            </w:r>
            <w:r w:rsidRPr="00292DEB">
              <w:rPr>
                <w:rFonts w:cs="Arial"/>
                <w:lang w:val="fr-BE"/>
              </w:rPr>
              <w:t xml:space="preserve"> catégorie d’assurance. </w:t>
            </w:r>
          </w:p>
          <w:p w14:paraId="4929770E" w14:textId="77777777" w:rsidR="005D0FED" w:rsidRPr="00292DEB" w:rsidRDefault="005D0FED" w:rsidP="00CD2271">
            <w:pPr>
              <w:spacing w:line="276" w:lineRule="auto"/>
              <w:rPr>
                <w:rFonts w:cs="Arial"/>
                <w:lang w:val="fr-BE"/>
              </w:rPr>
            </w:pPr>
            <w:r w:rsidRPr="00292DEB">
              <w:rPr>
                <w:rFonts w:cs="Arial"/>
                <w:lang w:val="fr-BE"/>
              </w:rPr>
              <w:t xml:space="preserve">Pour les personnes ayant cotisé à l’assurance pendant moins de </w:t>
            </w:r>
            <w:r w:rsidRPr="00292DEB">
              <w:rPr>
                <w:rFonts w:cs="Arial"/>
                <w:color w:val="C00000"/>
                <w:lang w:val="fr-BE"/>
              </w:rPr>
              <w:t>5</w:t>
            </w:r>
            <w:r w:rsidRPr="00292DEB">
              <w:rPr>
                <w:rFonts w:cs="Arial"/>
                <w:lang w:val="fr-BE"/>
              </w:rPr>
              <w:t xml:space="preserve"> ans en tant que travailleur indépendant (catégorie d’assurance spéciale), le montant est celui de la </w:t>
            </w:r>
            <w:r w:rsidRPr="00292DEB">
              <w:rPr>
                <w:rFonts w:cs="Arial"/>
                <w:color w:val="C00000"/>
                <w:lang w:val="fr-BE"/>
              </w:rPr>
              <w:t>1</w:t>
            </w:r>
            <w:r w:rsidRPr="00292DEB">
              <w:rPr>
                <w:rFonts w:cs="Arial"/>
                <w:color w:val="C00000"/>
                <w:vertAlign w:val="superscript"/>
                <w:lang w:val="fr-BE"/>
              </w:rPr>
              <w:t>e</w:t>
            </w:r>
            <w:r w:rsidRPr="00292DEB">
              <w:rPr>
                <w:rFonts w:cs="Arial"/>
                <w:lang w:val="fr-BE"/>
              </w:rPr>
              <w:t xml:space="preserve"> catégorie d’assurance.</w:t>
            </w:r>
          </w:p>
          <w:p w14:paraId="56C927DB" w14:textId="77777777" w:rsidR="005D0FED" w:rsidRPr="00292DEB" w:rsidRDefault="005D0FED" w:rsidP="00CD2271">
            <w:pPr>
              <w:spacing w:line="276" w:lineRule="auto"/>
              <w:rPr>
                <w:rFonts w:cs="Arial"/>
                <w:lang w:val="fr-BE"/>
              </w:rPr>
            </w:pPr>
            <w:r w:rsidRPr="00292DEB">
              <w:rPr>
                <w:rFonts w:cs="Arial"/>
                <w:lang w:val="fr-BE"/>
              </w:rPr>
              <w:t xml:space="preserve">Si la personne (en tant que travailleur indépendant) a choisi une catégorie d’assurance supérieure à la </w:t>
            </w:r>
            <w:r w:rsidRPr="00292DEB">
              <w:rPr>
                <w:rFonts w:cs="Arial"/>
                <w:color w:val="C00000"/>
                <w:lang w:val="fr-BE"/>
              </w:rPr>
              <w:t>deuxième</w:t>
            </w:r>
            <w:r w:rsidRPr="00292DEB">
              <w:rPr>
                <w:rFonts w:cs="Arial"/>
                <w:lang w:val="fr-BE"/>
              </w:rPr>
              <w:t>, les cotisations versées en tant que salarié doivent être égales ou supérieures au montant de la catégorie choisie.</w:t>
            </w:r>
          </w:p>
          <w:p w14:paraId="7209BCE7" w14:textId="7E0AD93E" w:rsidR="005D0FED" w:rsidRPr="00292DEB" w:rsidRDefault="005D0FED" w:rsidP="00CD2271">
            <w:pPr>
              <w:shd w:val="clear" w:color="auto" w:fill="FFFFFF"/>
              <w:spacing w:line="276" w:lineRule="auto"/>
              <w:rPr>
                <w:rFonts w:cs="Arial"/>
                <w:color w:val="C00000"/>
                <w:lang w:val="fr-BE"/>
              </w:rPr>
            </w:pPr>
            <w:r w:rsidRPr="00292DEB">
              <w:rPr>
                <w:rFonts w:cs="Arial"/>
                <w:lang w:val="fr-BE"/>
              </w:rPr>
              <w:t>Sinon, la personne paie la différence jusqu'au montant de la catégorie d'assurance choisie.</w:t>
            </w:r>
          </w:p>
        </w:tc>
        <w:tc>
          <w:tcPr>
            <w:tcW w:w="1370" w:type="pct"/>
          </w:tcPr>
          <w:p w14:paraId="0A01087D" w14:textId="77777777" w:rsidR="005D0FED" w:rsidRPr="00292DEB" w:rsidRDefault="005D0FED" w:rsidP="00CD2271">
            <w:pPr>
              <w:rPr>
                <w:rFonts w:cs="Arial"/>
                <w:i/>
                <w:iCs/>
                <w:lang w:val="en-GB"/>
              </w:rPr>
            </w:pPr>
            <w:r w:rsidRPr="00292DEB">
              <w:rPr>
                <w:rFonts w:cs="Arial"/>
                <w:iCs/>
                <w:lang w:val="en-GB"/>
              </w:rPr>
              <w:t xml:space="preserve">As an employee, the person pays, in any case, the insurance contributions provided by the law for the employees. </w:t>
            </w:r>
          </w:p>
          <w:p w14:paraId="64AF61C0" w14:textId="77777777" w:rsidR="005D0FED" w:rsidRPr="00292DEB" w:rsidRDefault="005D0FED" w:rsidP="00CD2271">
            <w:pPr>
              <w:rPr>
                <w:rFonts w:cs="Arial"/>
                <w:i/>
                <w:lang w:val="en-GB"/>
              </w:rPr>
            </w:pPr>
            <w:r w:rsidRPr="00292DEB">
              <w:rPr>
                <w:rFonts w:cs="Arial"/>
                <w:iCs/>
                <w:lang w:val="en-GB"/>
              </w:rPr>
              <w:t xml:space="preserve">As a self-employed, the person </w:t>
            </w:r>
            <w:proofErr w:type="gramStart"/>
            <w:r w:rsidRPr="00292DEB">
              <w:rPr>
                <w:rFonts w:cs="Arial"/>
                <w:iCs/>
                <w:lang w:val="en-GB"/>
              </w:rPr>
              <w:t>has to</w:t>
            </w:r>
            <w:proofErr w:type="gramEnd"/>
            <w:r w:rsidRPr="00292DEB">
              <w:rPr>
                <w:rFonts w:cs="Arial"/>
                <w:iCs/>
                <w:lang w:val="en-GB"/>
              </w:rPr>
              <w:t xml:space="preserve"> pay pays the amount of the 2</w:t>
            </w:r>
            <w:r w:rsidRPr="00292DEB">
              <w:rPr>
                <w:rFonts w:cs="Arial"/>
                <w:iCs/>
                <w:vertAlign w:val="superscript"/>
                <w:lang w:val="en-GB"/>
              </w:rPr>
              <w:t>nd</w:t>
            </w:r>
            <w:r w:rsidRPr="00292DEB">
              <w:rPr>
                <w:rFonts w:cs="Arial"/>
                <w:iCs/>
                <w:lang w:val="en-GB"/>
              </w:rPr>
              <w:t xml:space="preserve"> insurance category, which is the minimum requirement.  But if the contributions paid as employee are equal or higher than the amount of the 2</w:t>
            </w:r>
            <w:r w:rsidRPr="00292DEB">
              <w:rPr>
                <w:rFonts w:cs="Arial"/>
                <w:iCs/>
                <w:vertAlign w:val="superscript"/>
                <w:lang w:val="en-GB"/>
              </w:rPr>
              <w:t>nd</w:t>
            </w:r>
            <w:r w:rsidRPr="00292DEB">
              <w:rPr>
                <w:rFonts w:cs="Arial"/>
                <w:iCs/>
                <w:lang w:val="en-GB"/>
              </w:rPr>
              <w:t xml:space="preserve"> insurance category, then the person does not have to pay any contribution (as self-employed). Otherwise, the person pays the difference up to the amount of the 2</w:t>
            </w:r>
            <w:r w:rsidRPr="00292DEB">
              <w:rPr>
                <w:rFonts w:cs="Arial"/>
                <w:iCs/>
                <w:vertAlign w:val="superscript"/>
                <w:lang w:val="en-GB"/>
              </w:rPr>
              <w:t>nd</w:t>
            </w:r>
            <w:r w:rsidRPr="00292DEB">
              <w:rPr>
                <w:rFonts w:cs="Arial"/>
                <w:iCs/>
                <w:lang w:val="en-GB"/>
              </w:rPr>
              <w:t xml:space="preserve"> insurance category. </w:t>
            </w:r>
          </w:p>
          <w:p w14:paraId="3745E163" w14:textId="77777777" w:rsidR="005D0FED" w:rsidRPr="00292DEB" w:rsidRDefault="005D0FED" w:rsidP="00CD2271">
            <w:pPr>
              <w:rPr>
                <w:rFonts w:cs="Arial"/>
                <w:i/>
                <w:lang w:val="en-GB"/>
              </w:rPr>
            </w:pPr>
            <w:r w:rsidRPr="00292DEB">
              <w:rPr>
                <w:rFonts w:cs="Arial"/>
                <w:lang w:val="en-GB"/>
              </w:rPr>
              <w:t>F</w:t>
            </w:r>
            <w:r w:rsidRPr="00292DEB">
              <w:rPr>
                <w:rFonts w:cs="Arial"/>
                <w:iCs/>
                <w:lang w:val="en-GB"/>
              </w:rPr>
              <w:t xml:space="preserve">or those with less than </w:t>
            </w:r>
            <w:r w:rsidRPr="00292DEB">
              <w:rPr>
                <w:rFonts w:cs="Arial"/>
                <w:iCs/>
                <w:color w:val="C00000"/>
                <w:lang w:val="en-GB"/>
              </w:rPr>
              <w:t>5</w:t>
            </w:r>
            <w:r w:rsidRPr="00292DEB">
              <w:rPr>
                <w:rFonts w:cs="Arial"/>
                <w:iCs/>
                <w:lang w:val="en-GB"/>
              </w:rPr>
              <w:t xml:space="preserve"> years of insurance as self-employed (special insurance category), the above amount is that of the 1</w:t>
            </w:r>
            <w:r w:rsidRPr="00292DEB">
              <w:rPr>
                <w:rFonts w:cs="Arial"/>
                <w:iCs/>
                <w:vertAlign w:val="superscript"/>
                <w:lang w:val="en-GB"/>
              </w:rPr>
              <w:t>st</w:t>
            </w:r>
            <w:r w:rsidRPr="00292DEB">
              <w:rPr>
                <w:rFonts w:cs="Arial"/>
                <w:iCs/>
                <w:lang w:val="en-GB"/>
              </w:rPr>
              <w:t xml:space="preserve"> insurance category.</w:t>
            </w:r>
          </w:p>
          <w:p w14:paraId="0EE45641" w14:textId="77777777" w:rsidR="005D0FED" w:rsidRPr="00292DEB" w:rsidRDefault="005D0FED" w:rsidP="00CD2271">
            <w:pPr>
              <w:rPr>
                <w:rFonts w:cs="Arial"/>
                <w:i/>
                <w:iCs/>
                <w:lang w:val="en-GB"/>
              </w:rPr>
            </w:pPr>
            <w:r w:rsidRPr="00292DEB">
              <w:rPr>
                <w:rFonts w:cs="Arial"/>
                <w:iCs/>
                <w:lang w:val="en-GB"/>
              </w:rPr>
              <w:t xml:space="preserve">In case the person (as self-employed) has chosen an insurance category higher than the second one, the contributions paid as employee </w:t>
            </w:r>
            <w:proofErr w:type="gramStart"/>
            <w:r w:rsidRPr="00292DEB">
              <w:rPr>
                <w:rFonts w:cs="Arial"/>
                <w:iCs/>
                <w:lang w:val="en-GB"/>
              </w:rPr>
              <w:t>have to</w:t>
            </w:r>
            <w:proofErr w:type="gramEnd"/>
            <w:r w:rsidRPr="00292DEB">
              <w:rPr>
                <w:rFonts w:cs="Arial"/>
                <w:iCs/>
                <w:lang w:val="en-GB"/>
              </w:rPr>
              <w:t xml:space="preserve"> be equal or higher than the amount of the chosen category.</w:t>
            </w:r>
          </w:p>
          <w:p w14:paraId="7AA0CC85" w14:textId="68CDB36F" w:rsidR="005D0FED" w:rsidRPr="00292DEB" w:rsidRDefault="005D0FED" w:rsidP="00CD2271">
            <w:pPr>
              <w:pStyle w:val="Normal0"/>
              <w:pBdr>
                <w:top w:val="nil"/>
                <w:left w:val="nil"/>
                <w:bottom w:val="nil"/>
                <w:right w:val="nil"/>
                <w:between w:val="nil"/>
              </w:pBdr>
              <w:spacing w:after="0" w:line="276" w:lineRule="auto"/>
              <w:rPr>
                <w:color w:val="C00000"/>
                <w:sz w:val="15"/>
                <w:szCs w:val="15"/>
                <w:lang w:val="en-GB"/>
              </w:rPr>
            </w:pPr>
            <w:r w:rsidRPr="00292DEB">
              <w:rPr>
                <w:iCs/>
                <w:sz w:val="15"/>
                <w:szCs w:val="15"/>
                <w:lang w:val="en-GB"/>
              </w:rPr>
              <w:t>Otherwise, the person pays the difference up to the amount of the chosen insurance category.</w:t>
            </w:r>
          </w:p>
        </w:tc>
        <w:tc>
          <w:tcPr>
            <w:tcW w:w="167" w:type="pct"/>
          </w:tcPr>
          <w:p w14:paraId="05D30C05" w14:textId="54498A18" w:rsidR="005D0FED" w:rsidRPr="00292DEB" w:rsidRDefault="005D0FED" w:rsidP="00CD2271">
            <w:pPr>
              <w:spacing w:line="276" w:lineRule="auto"/>
              <w:rPr>
                <w:rFonts w:cs="Arial"/>
                <w:color w:val="0000FF"/>
                <w:lang w:val="fr-FR"/>
              </w:rPr>
            </w:pPr>
            <w:r w:rsidRPr="00292DEB">
              <w:rPr>
                <w:rFonts w:cs="Arial"/>
                <w:color w:val="0000FF"/>
              </w:rPr>
              <w:t>5</w:t>
            </w:r>
          </w:p>
        </w:tc>
        <w:tc>
          <w:tcPr>
            <w:tcW w:w="127" w:type="pct"/>
          </w:tcPr>
          <w:p w14:paraId="0C80DF7B" w14:textId="4EEABC0E" w:rsidR="005D0FED" w:rsidRPr="00292DEB" w:rsidRDefault="005D0FED" w:rsidP="00CD2271">
            <w:pPr>
              <w:spacing w:line="276" w:lineRule="auto"/>
              <w:rPr>
                <w:rFonts w:cs="Arial"/>
                <w:color w:val="0000FF"/>
                <w:lang w:val="fr-FR"/>
              </w:rPr>
            </w:pPr>
            <w:r w:rsidRPr="00292DEB">
              <w:rPr>
                <w:rFonts w:cs="Arial"/>
                <w:color w:val="0000FF"/>
              </w:rPr>
              <w:t>29</w:t>
            </w:r>
          </w:p>
        </w:tc>
        <w:tc>
          <w:tcPr>
            <w:tcW w:w="402" w:type="pct"/>
          </w:tcPr>
          <w:p w14:paraId="470A25FC" w14:textId="2E42202B"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71084F34" w14:textId="77777777" w:rsidTr="005D0FED">
        <w:tc>
          <w:tcPr>
            <w:tcW w:w="193" w:type="pct"/>
          </w:tcPr>
          <w:p w14:paraId="65F576EB" w14:textId="715E0C9E" w:rsidR="005D0FED" w:rsidRPr="00292DEB" w:rsidRDefault="005D0FED" w:rsidP="00CD2271">
            <w:pPr>
              <w:spacing w:line="276" w:lineRule="auto"/>
              <w:jc w:val="left"/>
              <w:rPr>
                <w:rFonts w:cs="Arial"/>
                <w:b/>
              </w:rPr>
            </w:pPr>
            <w:r w:rsidRPr="00292DEB">
              <w:rPr>
                <w:rFonts w:cs="Arial"/>
                <w:lang w:val="en-GB"/>
              </w:rPr>
              <w:t>EL</w:t>
            </w:r>
          </w:p>
        </w:tc>
        <w:tc>
          <w:tcPr>
            <w:tcW w:w="1371" w:type="pct"/>
          </w:tcPr>
          <w:p w14:paraId="1F2DE8CF" w14:textId="77777777" w:rsidR="005D0FED" w:rsidRPr="00292DEB" w:rsidRDefault="005D0FED" w:rsidP="00CD2271">
            <w:pPr>
              <w:spacing w:line="276" w:lineRule="auto"/>
              <w:rPr>
                <w:rFonts w:cs="Arial"/>
              </w:rPr>
            </w:pPr>
            <w:r w:rsidRPr="00292DEB">
              <w:rPr>
                <w:rFonts w:cs="Arial"/>
              </w:rPr>
              <w:t xml:space="preserve">Dieselben wie für Arbeitnehmer. </w:t>
            </w:r>
          </w:p>
          <w:p w14:paraId="66FD0617" w14:textId="013D13D1" w:rsidR="005D0FED" w:rsidRPr="00292DEB" w:rsidRDefault="005D0FED" w:rsidP="00CD2271">
            <w:pPr>
              <w:spacing w:line="276" w:lineRule="auto"/>
              <w:rPr>
                <w:rFonts w:cs="Arial"/>
              </w:rPr>
            </w:pPr>
          </w:p>
        </w:tc>
        <w:tc>
          <w:tcPr>
            <w:tcW w:w="1370" w:type="pct"/>
          </w:tcPr>
          <w:p w14:paraId="51986C7C" w14:textId="6F10657E" w:rsidR="005D0FED" w:rsidRPr="00292DEB" w:rsidRDefault="005D0FED" w:rsidP="00CD2271">
            <w:pPr>
              <w:spacing w:line="276" w:lineRule="auto"/>
              <w:rPr>
                <w:rFonts w:cs="Arial"/>
                <w:lang w:val="fr-BE"/>
              </w:rPr>
            </w:pPr>
            <w:r w:rsidRPr="00292DEB">
              <w:rPr>
                <w:rFonts w:cs="Arial"/>
                <w:lang w:val="fr-BE"/>
              </w:rPr>
              <w:t>Mêmes que pour les salariés.</w:t>
            </w:r>
          </w:p>
        </w:tc>
        <w:tc>
          <w:tcPr>
            <w:tcW w:w="1370" w:type="pct"/>
          </w:tcPr>
          <w:p w14:paraId="36698F87" w14:textId="77777777" w:rsidR="005D0FED" w:rsidRPr="00292DEB" w:rsidRDefault="005D0FED" w:rsidP="00CD2271">
            <w:pPr>
              <w:ind w:right="141"/>
              <w:rPr>
                <w:rFonts w:cs="Arial"/>
                <w:i/>
                <w:lang w:eastAsia="ar-SA"/>
              </w:rPr>
            </w:pPr>
            <w:r w:rsidRPr="00292DEB">
              <w:rPr>
                <w:rFonts w:cs="Arial"/>
              </w:rPr>
              <w:t xml:space="preserve">Same as for employees. </w:t>
            </w:r>
          </w:p>
          <w:p w14:paraId="497654F2" w14:textId="5635339B"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2934376" w14:textId="4FBCF756" w:rsidR="005D0FED" w:rsidRPr="00292DEB" w:rsidRDefault="005D0FED" w:rsidP="00CD2271">
            <w:pPr>
              <w:spacing w:line="276" w:lineRule="auto"/>
              <w:rPr>
                <w:rFonts w:cs="Arial"/>
                <w:color w:val="0000FF"/>
              </w:rPr>
            </w:pPr>
            <w:r w:rsidRPr="00292DEB">
              <w:rPr>
                <w:rFonts w:cs="Arial"/>
                <w:color w:val="0000FF"/>
              </w:rPr>
              <w:t>5</w:t>
            </w:r>
          </w:p>
        </w:tc>
        <w:tc>
          <w:tcPr>
            <w:tcW w:w="127" w:type="pct"/>
          </w:tcPr>
          <w:p w14:paraId="09C22634" w14:textId="2AC65F99" w:rsidR="005D0FED" w:rsidRPr="00292DEB" w:rsidRDefault="005D0FED" w:rsidP="00CD2271">
            <w:pPr>
              <w:spacing w:line="276" w:lineRule="auto"/>
              <w:rPr>
                <w:rFonts w:cs="Arial"/>
                <w:color w:val="0000FF"/>
              </w:rPr>
            </w:pPr>
            <w:r w:rsidRPr="00292DEB">
              <w:rPr>
                <w:rFonts w:cs="Arial"/>
                <w:color w:val="0000FF"/>
              </w:rPr>
              <w:t>30</w:t>
            </w:r>
          </w:p>
        </w:tc>
        <w:tc>
          <w:tcPr>
            <w:tcW w:w="402" w:type="pct"/>
          </w:tcPr>
          <w:p w14:paraId="56BB7870" w14:textId="2ECC8277" w:rsidR="005D0FED" w:rsidRPr="00292DEB" w:rsidRDefault="005D0FED" w:rsidP="00CD2271">
            <w:pPr>
              <w:spacing w:line="276" w:lineRule="auto"/>
              <w:rPr>
                <w:rFonts w:cs="Arial"/>
                <w:color w:val="0000FF"/>
              </w:rPr>
            </w:pPr>
            <w:r w:rsidRPr="00292DEB">
              <w:rPr>
                <w:rFonts w:cs="Arial"/>
                <w:color w:val="0000FF"/>
                <w:lang w:val="en-GB"/>
              </w:rPr>
              <w:t>GREECE</w:t>
            </w:r>
          </w:p>
        </w:tc>
      </w:tr>
      <w:tr w:rsidR="005D0FED" w:rsidRPr="00292DEB" w14:paraId="7A061FAC" w14:textId="77777777" w:rsidTr="005D0FED">
        <w:tc>
          <w:tcPr>
            <w:tcW w:w="193" w:type="pct"/>
          </w:tcPr>
          <w:p w14:paraId="09DF9813" w14:textId="3AAB09F6" w:rsidR="005D0FED" w:rsidRPr="00292DEB" w:rsidRDefault="005D0FED" w:rsidP="00CD2271">
            <w:pPr>
              <w:spacing w:line="276" w:lineRule="auto"/>
              <w:jc w:val="left"/>
              <w:rPr>
                <w:rFonts w:cs="Arial"/>
                <w:b/>
                <w:lang w:val="en-GB"/>
              </w:rPr>
            </w:pPr>
            <w:r w:rsidRPr="00292DEB">
              <w:rPr>
                <w:rFonts w:cs="Arial"/>
                <w:lang w:val="en-GB"/>
              </w:rPr>
              <w:t>EL</w:t>
            </w:r>
          </w:p>
        </w:tc>
        <w:tc>
          <w:tcPr>
            <w:tcW w:w="1371" w:type="pct"/>
          </w:tcPr>
          <w:p w14:paraId="58614C3A" w14:textId="77777777" w:rsidR="005D0FED" w:rsidRPr="00292DEB" w:rsidRDefault="005D0FED" w:rsidP="00CD2271">
            <w:pPr>
              <w:spacing w:line="276" w:lineRule="auto"/>
              <w:rPr>
                <w:rFonts w:cs="Arial"/>
              </w:rPr>
            </w:pPr>
            <w:r w:rsidRPr="00292DEB">
              <w:rPr>
                <w:rFonts w:cs="Arial"/>
              </w:rPr>
              <w:t xml:space="preserve">Dieselben wie für Arbeitnehmer. </w:t>
            </w:r>
          </w:p>
          <w:p w14:paraId="7FAD3E57" w14:textId="27B634EC" w:rsidR="005D0FED" w:rsidRPr="00292DEB" w:rsidRDefault="005D0FED" w:rsidP="00CD2271">
            <w:pPr>
              <w:spacing w:line="276" w:lineRule="auto"/>
              <w:rPr>
                <w:rFonts w:cs="Arial"/>
                <w:i/>
                <w:iCs/>
              </w:rPr>
            </w:pPr>
            <w:r w:rsidRPr="00292DEB">
              <w:rPr>
                <w:rFonts w:eastAsia="Calibri" w:cs="Arial"/>
                <w:iCs/>
              </w:rPr>
              <w:t xml:space="preserve">Landwirte: Rentenberechnung (Alter und Invalidität) wird schrittweise vereinheitlicht bis </w:t>
            </w:r>
            <w:r w:rsidRPr="00292DEB">
              <w:rPr>
                <w:rFonts w:eastAsia="Calibri" w:cs="Arial"/>
                <w:iCs/>
                <w:color w:val="C00000"/>
              </w:rPr>
              <w:t>1. Januar 2031</w:t>
            </w:r>
            <w:r w:rsidRPr="00292DEB">
              <w:rPr>
                <w:rFonts w:eastAsia="Calibri" w:cs="Arial"/>
                <w:iCs/>
              </w:rPr>
              <w:t>.</w:t>
            </w:r>
          </w:p>
        </w:tc>
        <w:tc>
          <w:tcPr>
            <w:tcW w:w="1370" w:type="pct"/>
          </w:tcPr>
          <w:p w14:paraId="14191223" w14:textId="77777777" w:rsidR="005D0FED" w:rsidRPr="00292DEB" w:rsidRDefault="005D0FED" w:rsidP="00CD2271">
            <w:pPr>
              <w:spacing w:line="276" w:lineRule="auto"/>
              <w:rPr>
                <w:rFonts w:cs="Arial"/>
                <w:lang w:val="fr-BE"/>
              </w:rPr>
            </w:pPr>
            <w:r w:rsidRPr="00292DEB">
              <w:rPr>
                <w:rFonts w:cs="Arial"/>
                <w:lang w:val="fr-BE"/>
              </w:rPr>
              <w:t>Mêmes que pour les salariés.</w:t>
            </w:r>
          </w:p>
          <w:p w14:paraId="2332362A" w14:textId="20D9785F" w:rsidR="005D0FED" w:rsidRPr="00292DEB" w:rsidRDefault="005D0FED" w:rsidP="00CD2271">
            <w:pPr>
              <w:spacing w:line="276" w:lineRule="auto"/>
              <w:rPr>
                <w:rFonts w:cs="Arial"/>
                <w:i/>
                <w:iCs/>
                <w:lang w:val="fr-BE"/>
              </w:rPr>
            </w:pPr>
            <w:r w:rsidRPr="00292DEB">
              <w:rPr>
                <w:rFonts w:eastAsia="Calibri" w:cs="Arial"/>
                <w:iCs/>
                <w:lang w:val="fr-BE"/>
              </w:rPr>
              <w:t xml:space="preserve">Agriculteurs: le calcul de la pension (vieillesse et invalidité) sera progressivement unifié d’ici au </w:t>
            </w:r>
            <w:r w:rsidRPr="00292DEB">
              <w:rPr>
                <w:rFonts w:eastAsia="Calibri" w:cs="Arial"/>
                <w:iCs/>
                <w:color w:val="C00000"/>
                <w:lang w:val="fr-BE"/>
              </w:rPr>
              <w:t>1</w:t>
            </w:r>
            <w:r w:rsidRPr="00292DEB">
              <w:rPr>
                <w:rFonts w:eastAsia="Calibri" w:cs="Arial"/>
                <w:iCs/>
                <w:color w:val="C00000"/>
                <w:vertAlign w:val="superscript"/>
                <w:lang w:val="fr-BE"/>
              </w:rPr>
              <w:t>er</w:t>
            </w:r>
            <w:r w:rsidRPr="00292DEB">
              <w:rPr>
                <w:rFonts w:eastAsia="Calibri" w:cs="Arial"/>
                <w:iCs/>
                <w:color w:val="C00000"/>
                <w:lang w:val="fr-BE"/>
              </w:rPr>
              <w:t xml:space="preserve"> janvier 2031</w:t>
            </w:r>
            <w:r w:rsidRPr="00292DEB">
              <w:rPr>
                <w:rFonts w:eastAsia="Calibri" w:cs="Arial"/>
                <w:iCs/>
                <w:lang w:val="fr-BE"/>
              </w:rPr>
              <w:t>.</w:t>
            </w:r>
          </w:p>
        </w:tc>
        <w:tc>
          <w:tcPr>
            <w:tcW w:w="1370" w:type="pct"/>
          </w:tcPr>
          <w:p w14:paraId="363ACAD0" w14:textId="77777777" w:rsidR="005D0FED" w:rsidRPr="00292DEB" w:rsidRDefault="005D0FED" w:rsidP="00CD2271">
            <w:pPr>
              <w:rPr>
                <w:rFonts w:cs="Arial"/>
                <w:i/>
                <w:iCs/>
                <w:lang w:val="en-GB"/>
              </w:rPr>
            </w:pPr>
            <w:r w:rsidRPr="00292DEB">
              <w:rPr>
                <w:rFonts w:cs="Arial"/>
                <w:iCs/>
                <w:lang w:val="en-GB"/>
              </w:rPr>
              <w:t>Same as for employees.</w:t>
            </w:r>
          </w:p>
          <w:p w14:paraId="06EB85A1" w14:textId="08834CE1"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r w:rsidRPr="00292DEB">
              <w:rPr>
                <w:iCs/>
                <w:color w:val="000000"/>
                <w:sz w:val="15"/>
                <w:szCs w:val="15"/>
                <w:lang w:val="en-GB"/>
              </w:rPr>
              <w:t xml:space="preserve">Farmers: calculation of pension (old age and invalidity) will be gradually unified by </w:t>
            </w:r>
            <w:r w:rsidRPr="00292DEB">
              <w:rPr>
                <w:iCs/>
                <w:color w:val="C00000"/>
                <w:sz w:val="15"/>
                <w:szCs w:val="15"/>
                <w:lang w:val="en-GB"/>
              </w:rPr>
              <w:t>01/01/2031</w:t>
            </w:r>
            <w:r w:rsidRPr="00292DEB">
              <w:rPr>
                <w:iCs/>
                <w:color w:val="000000"/>
                <w:sz w:val="15"/>
                <w:szCs w:val="15"/>
                <w:lang w:val="en-GB"/>
              </w:rPr>
              <w:t>.</w:t>
            </w:r>
          </w:p>
        </w:tc>
        <w:tc>
          <w:tcPr>
            <w:tcW w:w="167" w:type="pct"/>
          </w:tcPr>
          <w:p w14:paraId="4D43FF61" w14:textId="37209E3C" w:rsidR="005D0FED" w:rsidRPr="00292DEB" w:rsidRDefault="005D0FED" w:rsidP="00CD2271">
            <w:pPr>
              <w:spacing w:line="276" w:lineRule="auto"/>
              <w:rPr>
                <w:rFonts w:cs="Arial"/>
                <w:color w:val="0000FF"/>
                <w:lang w:val="en-US"/>
              </w:rPr>
            </w:pPr>
            <w:r w:rsidRPr="00292DEB">
              <w:rPr>
                <w:rFonts w:cs="Arial"/>
                <w:color w:val="0000FF"/>
              </w:rPr>
              <w:t>5</w:t>
            </w:r>
          </w:p>
        </w:tc>
        <w:tc>
          <w:tcPr>
            <w:tcW w:w="127" w:type="pct"/>
          </w:tcPr>
          <w:p w14:paraId="21ABD257" w14:textId="6F6E65D1" w:rsidR="005D0FED" w:rsidRPr="00292DEB" w:rsidRDefault="005D0FED" w:rsidP="00CD2271">
            <w:pPr>
              <w:spacing w:line="276" w:lineRule="auto"/>
              <w:rPr>
                <w:rFonts w:cs="Arial"/>
                <w:color w:val="0000FF"/>
                <w:lang w:val="en-US"/>
              </w:rPr>
            </w:pPr>
            <w:r w:rsidRPr="00292DEB">
              <w:rPr>
                <w:rFonts w:cs="Arial"/>
                <w:color w:val="0000FF"/>
              </w:rPr>
              <w:t>31</w:t>
            </w:r>
          </w:p>
        </w:tc>
        <w:tc>
          <w:tcPr>
            <w:tcW w:w="402" w:type="pct"/>
          </w:tcPr>
          <w:p w14:paraId="3DFEFB94" w14:textId="63688AD8"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0D6C7177" w14:textId="77777777" w:rsidTr="005D0FED">
        <w:tc>
          <w:tcPr>
            <w:tcW w:w="193" w:type="pct"/>
          </w:tcPr>
          <w:p w14:paraId="2F0FCAA7" w14:textId="50959E4A"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3944240D" w14:textId="56CF23EC" w:rsidR="005D0FED" w:rsidRPr="00292DEB" w:rsidRDefault="005D0FED" w:rsidP="00CD2271">
            <w:pPr>
              <w:spacing w:line="276" w:lineRule="auto"/>
              <w:rPr>
                <w:rFonts w:cs="Arial"/>
                <w:i/>
                <w:iCs/>
              </w:rPr>
            </w:pPr>
            <w:r w:rsidRPr="00292DEB">
              <w:rPr>
                <w:rFonts w:cs="Arial"/>
              </w:rPr>
              <w:t>Dieselben wie für Arbeitnehmer.</w:t>
            </w:r>
          </w:p>
        </w:tc>
        <w:tc>
          <w:tcPr>
            <w:tcW w:w="1370" w:type="pct"/>
          </w:tcPr>
          <w:p w14:paraId="63A1F637" w14:textId="77777777" w:rsidR="005D0FED" w:rsidRPr="00292DEB" w:rsidRDefault="005D0FED" w:rsidP="00CD2271">
            <w:pPr>
              <w:spacing w:line="276" w:lineRule="auto"/>
              <w:rPr>
                <w:rFonts w:cs="Arial"/>
                <w:lang w:val="fr-BE"/>
              </w:rPr>
            </w:pPr>
            <w:r w:rsidRPr="00292DEB">
              <w:rPr>
                <w:rFonts w:cs="Arial"/>
                <w:lang w:val="fr-BE"/>
              </w:rPr>
              <w:t>Mêmes que pour les salariés.</w:t>
            </w:r>
          </w:p>
          <w:p w14:paraId="55D0ACF8" w14:textId="5B89A4E7" w:rsidR="005D0FED" w:rsidRPr="00292DEB" w:rsidRDefault="005D0FED" w:rsidP="00CD2271">
            <w:pPr>
              <w:pStyle w:val="StandardLinks"/>
              <w:spacing w:line="276" w:lineRule="auto"/>
              <w:jc w:val="both"/>
              <w:rPr>
                <w:rFonts w:cs="Arial"/>
                <w:i/>
                <w:iCs/>
                <w:lang w:val="fr-BE"/>
              </w:rPr>
            </w:pPr>
          </w:p>
        </w:tc>
        <w:tc>
          <w:tcPr>
            <w:tcW w:w="1370" w:type="pct"/>
          </w:tcPr>
          <w:p w14:paraId="302919DF" w14:textId="77777777" w:rsidR="005D0FED" w:rsidRPr="00292DEB" w:rsidRDefault="005D0FED" w:rsidP="00CD2271">
            <w:pPr>
              <w:rPr>
                <w:rFonts w:cs="Arial"/>
                <w:i/>
                <w:iCs/>
              </w:rPr>
            </w:pPr>
            <w:r w:rsidRPr="00292DEB">
              <w:rPr>
                <w:rFonts w:cs="Arial"/>
                <w:iCs/>
              </w:rPr>
              <w:t>Same as for employees.</w:t>
            </w:r>
          </w:p>
          <w:p w14:paraId="1A0ED32E" w14:textId="6D2EF41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448A698" w14:textId="3CA35F67" w:rsidR="005D0FED" w:rsidRPr="00292DEB" w:rsidRDefault="005D0FED" w:rsidP="00CD2271">
            <w:pPr>
              <w:spacing w:line="276" w:lineRule="auto"/>
              <w:rPr>
                <w:rFonts w:cs="Arial"/>
                <w:color w:val="0000FF"/>
                <w:lang w:val="en-US"/>
              </w:rPr>
            </w:pPr>
            <w:r w:rsidRPr="00292DEB">
              <w:rPr>
                <w:rFonts w:cs="Arial"/>
                <w:color w:val="0000FF"/>
              </w:rPr>
              <w:t>5</w:t>
            </w:r>
          </w:p>
        </w:tc>
        <w:tc>
          <w:tcPr>
            <w:tcW w:w="127" w:type="pct"/>
          </w:tcPr>
          <w:p w14:paraId="1648F49F" w14:textId="628FD193" w:rsidR="005D0FED" w:rsidRPr="00292DEB" w:rsidRDefault="005D0FED" w:rsidP="00CD2271">
            <w:pPr>
              <w:spacing w:line="276" w:lineRule="auto"/>
              <w:rPr>
                <w:rFonts w:cs="Arial"/>
                <w:color w:val="0000FF"/>
                <w:lang w:val="en-US"/>
              </w:rPr>
            </w:pPr>
            <w:r w:rsidRPr="00292DEB">
              <w:rPr>
                <w:rFonts w:cs="Arial"/>
                <w:color w:val="0000FF"/>
              </w:rPr>
              <w:t>32</w:t>
            </w:r>
          </w:p>
        </w:tc>
        <w:tc>
          <w:tcPr>
            <w:tcW w:w="402" w:type="pct"/>
          </w:tcPr>
          <w:p w14:paraId="4C6302BA" w14:textId="4267E877"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0C971D48" w14:textId="77777777" w:rsidTr="005D0FED">
        <w:tc>
          <w:tcPr>
            <w:tcW w:w="193" w:type="pct"/>
          </w:tcPr>
          <w:p w14:paraId="515B7C05" w14:textId="76216DE5"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43C1DBC5" w14:textId="576F81E2" w:rsidR="005D0FED" w:rsidRPr="00292DEB" w:rsidRDefault="005D0FED" w:rsidP="00CD2271">
            <w:pPr>
              <w:spacing w:line="276" w:lineRule="auto"/>
              <w:rPr>
                <w:rFonts w:cs="Arial"/>
                <w:i/>
                <w:iCs/>
              </w:rPr>
            </w:pPr>
            <w:r w:rsidRPr="00292DEB">
              <w:rPr>
                <w:rFonts w:cs="Arial"/>
              </w:rPr>
              <w:t>Dieselben wie für Arbeitnehmer.</w:t>
            </w:r>
          </w:p>
        </w:tc>
        <w:tc>
          <w:tcPr>
            <w:tcW w:w="1370" w:type="pct"/>
          </w:tcPr>
          <w:p w14:paraId="224AB128" w14:textId="77777777" w:rsidR="005D0FED" w:rsidRPr="00292DEB" w:rsidRDefault="005D0FED" w:rsidP="00CD2271">
            <w:pPr>
              <w:spacing w:line="276" w:lineRule="auto"/>
              <w:rPr>
                <w:rFonts w:cs="Arial"/>
                <w:lang w:val="fr-BE"/>
              </w:rPr>
            </w:pPr>
            <w:r w:rsidRPr="00292DEB">
              <w:rPr>
                <w:rFonts w:cs="Arial"/>
                <w:lang w:val="fr-BE"/>
              </w:rPr>
              <w:t>Mêmes que pour les salariés.</w:t>
            </w:r>
          </w:p>
          <w:p w14:paraId="2F15E7EA" w14:textId="6BD69623" w:rsidR="005D0FED" w:rsidRPr="00292DEB" w:rsidRDefault="005D0FED" w:rsidP="00CD2271">
            <w:pPr>
              <w:pStyle w:val="StandardLinks"/>
              <w:spacing w:line="276" w:lineRule="auto"/>
              <w:jc w:val="both"/>
              <w:rPr>
                <w:rFonts w:cs="Arial"/>
                <w:i/>
                <w:iCs/>
                <w:lang w:val="fr-BE"/>
              </w:rPr>
            </w:pPr>
          </w:p>
        </w:tc>
        <w:tc>
          <w:tcPr>
            <w:tcW w:w="1370" w:type="pct"/>
          </w:tcPr>
          <w:p w14:paraId="33D25A74" w14:textId="77777777" w:rsidR="005D0FED" w:rsidRPr="00292DEB" w:rsidRDefault="005D0FED" w:rsidP="00CD2271">
            <w:pPr>
              <w:rPr>
                <w:rFonts w:cs="Arial"/>
                <w:i/>
                <w:iCs/>
              </w:rPr>
            </w:pPr>
            <w:r w:rsidRPr="00292DEB">
              <w:rPr>
                <w:rFonts w:cs="Arial"/>
                <w:iCs/>
              </w:rPr>
              <w:t>Same as for employees.</w:t>
            </w:r>
          </w:p>
          <w:p w14:paraId="423313E8" w14:textId="097821AE"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29FC756" w14:textId="67BF8276" w:rsidR="005D0FED" w:rsidRPr="00292DEB" w:rsidRDefault="005D0FED" w:rsidP="00CD2271">
            <w:pPr>
              <w:spacing w:line="276" w:lineRule="auto"/>
              <w:rPr>
                <w:rFonts w:cs="Arial"/>
                <w:color w:val="0000FF"/>
                <w:lang w:val="en-US"/>
              </w:rPr>
            </w:pPr>
            <w:r w:rsidRPr="00292DEB">
              <w:rPr>
                <w:rFonts w:cs="Arial"/>
                <w:color w:val="0000FF"/>
              </w:rPr>
              <w:t>5</w:t>
            </w:r>
          </w:p>
        </w:tc>
        <w:tc>
          <w:tcPr>
            <w:tcW w:w="127" w:type="pct"/>
          </w:tcPr>
          <w:p w14:paraId="5215737A" w14:textId="27559412" w:rsidR="005D0FED" w:rsidRPr="00292DEB" w:rsidRDefault="005D0FED" w:rsidP="00CD2271">
            <w:pPr>
              <w:spacing w:line="276" w:lineRule="auto"/>
              <w:rPr>
                <w:rFonts w:cs="Arial"/>
                <w:color w:val="0000FF"/>
                <w:lang w:val="en-US"/>
              </w:rPr>
            </w:pPr>
            <w:r w:rsidRPr="00292DEB">
              <w:rPr>
                <w:rFonts w:cs="Arial"/>
                <w:color w:val="0000FF"/>
              </w:rPr>
              <w:t>3</w:t>
            </w:r>
            <w:r w:rsidRPr="00292DEB">
              <w:rPr>
                <w:rFonts w:cs="Arial"/>
                <w:color w:val="0000FF"/>
              </w:rPr>
              <w:t>3</w:t>
            </w:r>
          </w:p>
        </w:tc>
        <w:tc>
          <w:tcPr>
            <w:tcW w:w="402" w:type="pct"/>
          </w:tcPr>
          <w:p w14:paraId="28B6EC61" w14:textId="585E1688"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36B4B239" w14:textId="77777777" w:rsidTr="005D0FED">
        <w:trPr>
          <w:trHeight w:val="536"/>
        </w:trPr>
        <w:tc>
          <w:tcPr>
            <w:tcW w:w="193" w:type="pct"/>
          </w:tcPr>
          <w:p w14:paraId="21482562" w14:textId="77777777" w:rsidR="005D0FED" w:rsidRPr="00292DEB" w:rsidRDefault="005D0FED" w:rsidP="00CD2271">
            <w:pPr>
              <w:spacing w:line="276" w:lineRule="auto"/>
              <w:jc w:val="left"/>
              <w:rPr>
                <w:rFonts w:cs="Arial"/>
                <w:lang w:val="es-ES"/>
              </w:rPr>
            </w:pPr>
            <w:r w:rsidRPr="00292DEB">
              <w:rPr>
                <w:rFonts w:cs="Arial"/>
                <w:lang w:val="es-ES"/>
              </w:rPr>
              <w:t>EL</w:t>
            </w:r>
          </w:p>
          <w:p w14:paraId="67CEE828" w14:textId="77777777" w:rsidR="005D0FED" w:rsidRPr="00292DEB" w:rsidRDefault="005D0FED" w:rsidP="00CD2271">
            <w:pPr>
              <w:spacing w:line="276" w:lineRule="auto"/>
              <w:jc w:val="left"/>
              <w:rPr>
                <w:rFonts w:cs="Arial"/>
                <w:lang w:val="es-ES"/>
              </w:rPr>
            </w:pPr>
            <w:r w:rsidRPr="00292DEB">
              <w:rPr>
                <w:rFonts w:cs="Arial"/>
                <w:lang w:val="es-ES"/>
              </w:rPr>
              <w:t>EL</w:t>
            </w:r>
          </w:p>
          <w:p w14:paraId="07AD3248" w14:textId="77777777" w:rsidR="005D0FED" w:rsidRPr="00292DEB" w:rsidRDefault="005D0FED" w:rsidP="00CD2271">
            <w:pPr>
              <w:spacing w:line="276" w:lineRule="auto"/>
              <w:jc w:val="left"/>
              <w:rPr>
                <w:rFonts w:cs="Arial"/>
                <w:lang w:val="es-ES"/>
              </w:rPr>
            </w:pPr>
            <w:r w:rsidRPr="00292DEB">
              <w:rPr>
                <w:rFonts w:cs="Arial"/>
                <w:lang w:val="es-ES"/>
              </w:rPr>
              <w:t>EL</w:t>
            </w:r>
          </w:p>
          <w:p w14:paraId="1A6EAF47" w14:textId="77777777" w:rsidR="005D0FED" w:rsidRPr="00292DEB" w:rsidRDefault="005D0FED" w:rsidP="00CD2271">
            <w:pPr>
              <w:spacing w:line="276" w:lineRule="auto"/>
              <w:jc w:val="left"/>
              <w:rPr>
                <w:rFonts w:cs="Arial"/>
                <w:lang w:val="en-GB"/>
              </w:rPr>
            </w:pPr>
            <w:r w:rsidRPr="00292DEB">
              <w:rPr>
                <w:rFonts w:cs="Arial"/>
                <w:lang w:val="en-GB"/>
              </w:rPr>
              <w:t>EL</w:t>
            </w:r>
          </w:p>
          <w:p w14:paraId="0C2EADE5" w14:textId="3FFFBB1D" w:rsidR="005D0FED" w:rsidRPr="00292DEB" w:rsidRDefault="005D0FED" w:rsidP="00CD2271">
            <w:pPr>
              <w:spacing w:line="276" w:lineRule="auto"/>
              <w:jc w:val="left"/>
              <w:rPr>
                <w:rFonts w:cs="Arial"/>
                <w:b/>
                <w:lang w:val="en-US"/>
              </w:rPr>
            </w:pPr>
          </w:p>
        </w:tc>
        <w:tc>
          <w:tcPr>
            <w:tcW w:w="1371" w:type="pct"/>
          </w:tcPr>
          <w:p w14:paraId="267B0980"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1846/51</w:t>
            </w:r>
            <w:r w:rsidRPr="00292DEB">
              <w:rPr>
                <w:rFonts w:cs="Arial"/>
              </w:rPr>
              <w:t xml:space="preserve"> vom 14. Juni 1951, in der durch das Gesetz Nr. 2676/99 vom 5. Januar 1999 geänderten Fassung.</w:t>
            </w:r>
          </w:p>
          <w:p w14:paraId="59282F4B"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1902/90</w:t>
            </w:r>
            <w:r w:rsidRPr="00292DEB">
              <w:rPr>
                <w:rFonts w:cs="Arial"/>
              </w:rPr>
              <w:t xml:space="preserve"> vom 17. Oktober 1990.</w:t>
            </w:r>
          </w:p>
          <w:p w14:paraId="75AB2822"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2084/92</w:t>
            </w:r>
            <w:r w:rsidRPr="00292DEB">
              <w:rPr>
                <w:rFonts w:cs="Arial"/>
              </w:rPr>
              <w:t xml:space="preserve"> vom 7. Oktober 1992.</w:t>
            </w:r>
          </w:p>
          <w:p w14:paraId="422FA307"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3029/02</w:t>
            </w:r>
            <w:r w:rsidRPr="00292DEB">
              <w:rPr>
                <w:rFonts w:cs="Arial"/>
              </w:rPr>
              <w:t xml:space="preserve"> vom 11. Juli 2002.</w:t>
            </w:r>
          </w:p>
          <w:p w14:paraId="388E14FE"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3232/04</w:t>
            </w:r>
            <w:r w:rsidRPr="00292DEB">
              <w:rPr>
                <w:rFonts w:cs="Arial"/>
              </w:rPr>
              <w:t xml:space="preserve"> vom 12. Februar 2004.</w:t>
            </w:r>
          </w:p>
          <w:p w14:paraId="3DC818C2"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3385/05</w:t>
            </w:r>
            <w:r w:rsidRPr="00292DEB">
              <w:rPr>
                <w:rFonts w:cs="Arial"/>
              </w:rPr>
              <w:t xml:space="preserve"> vom Freitag, 19. August 2005.</w:t>
            </w:r>
          </w:p>
          <w:p w14:paraId="406AA511"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3518/06</w:t>
            </w:r>
            <w:r w:rsidRPr="00292DEB">
              <w:rPr>
                <w:rFonts w:cs="Arial"/>
              </w:rPr>
              <w:t xml:space="preserve"> vom 21. Dezember 2006.</w:t>
            </w:r>
          </w:p>
          <w:p w14:paraId="564B47CE"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3655/08</w:t>
            </w:r>
            <w:r w:rsidRPr="00292DEB">
              <w:rPr>
                <w:rFonts w:cs="Arial"/>
              </w:rPr>
              <w:t xml:space="preserve"> vom 3. April 2008.</w:t>
            </w:r>
          </w:p>
          <w:p w14:paraId="210E8061"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3863/10</w:t>
            </w:r>
            <w:r w:rsidRPr="00292DEB">
              <w:rPr>
                <w:rFonts w:cs="Arial"/>
              </w:rPr>
              <w:t xml:space="preserve"> vom 15. Juli 2010.</w:t>
            </w:r>
          </w:p>
          <w:p w14:paraId="445FDB36" w14:textId="77777777" w:rsidR="005D0FED" w:rsidRPr="00292DEB" w:rsidRDefault="005D0FED" w:rsidP="00CD2271">
            <w:pPr>
              <w:spacing w:line="276" w:lineRule="auto"/>
              <w:rPr>
                <w:rFonts w:eastAsia="Arial" w:cs="Arial"/>
              </w:rPr>
            </w:pPr>
            <w:r w:rsidRPr="00292DEB">
              <w:rPr>
                <w:rFonts w:cs="Arial"/>
              </w:rPr>
              <w:t xml:space="preserve">Gesetz Nr. </w:t>
            </w:r>
            <w:r w:rsidRPr="00292DEB">
              <w:rPr>
                <w:rFonts w:cs="Arial"/>
                <w:color w:val="800000"/>
              </w:rPr>
              <w:t>3986/11</w:t>
            </w:r>
            <w:r w:rsidRPr="00292DEB">
              <w:rPr>
                <w:rFonts w:cs="Arial"/>
              </w:rPr>
              <w:t xml:space="preserve"> vom 1. Juli 2011.</w:t>
            </w:r>
          </w:p>
          <w:p w14:paraId="2C697585"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3996/11</w:t>
            </w:r>
            <w:r w:rsidRPr="00292DEB">
              <w:rPr>
                <w:rFonts w:cs="Arial"/>
              </w:rPr>
              <w:t xml:space="preserve"> vom 5. August 2011.</w:t>
            </w:r>
          </w:p>
          <w:p w14:paraId="64CE2D0E"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800000"/>
              </w:rPr>
              <w:t>4093/2012</w:t>
            </w:r>
            <w:r w:rsidRPr="00292DEB">
              <w:rPr>
                <w:rFonts w:cs="Arial"/>
              </w:rPr>
              <w:t xml:space="preserve"> vom 12. November 2012.</w:t>
            </w:r>
          </w:p>
          <w:p w14:paraId="54A365B3" w14:textId="77777777" w:rsidR="005D0FED" w:rsidRPr="00292DEB" w:rsidRDefault="005D0FED" w:rsidP="00CD2271">
            <w:pPr>
              <w:spacing w:line="276" w:lineRule="auto"/>
              <w:rPr>
                <w:rFonts w:cs="Arial"/>
                <w:color w:val="800000"/>
              </w:rPr>
            </w:pPr>
            <w:r w:rsidRPr="00292DEB">
              <w:rPr>
                <w:rFonts w:cs="Arial"/>
              </w:rPr>
              <w:t xml:space="preserve">Gesetzliche Verordnung vom </w:t>
            </w:r>
            <w:r w:rsidRPr="00292DEB">
              <w:rPr>
                <w:rFonts w:cs="Arial"/>
                <w:color w:val="800000"/>
              </w:rPr>
              <w:t xml:space="preserve">19. </w:t>
            </w:r>
            <w:r w:rsidRPr="00292DEB">
              <w:rPr>
                <w:rFonts w:cs="Arial"/>
              </w:rPr>
              <w:t xml:space="preserve">November </w:t>
            </w:r>
            <w:r w:rsidRPr="00292DEB">
              <w:rPr>
                <w:rFonts w:cs="Arial"/>
                <w:color w:val="800000"/>
              </w:rPr>
              <w:t>2012.</w:t>
            </w:r>
          </w:p>
          <w:p w14:paraId="1B816849" w14:textId="77777777" w:rsidR="005D0FED" w:rsidRPr="00292DEB" w:rsidRDefault="005D0FED" w:rsidP="00CD2271">
            <w:pPr>
              <w:spacing w:line="276" w:lineRule="auto"/>
              <w:rPr>
                <w:rFonts w:eastAsia="Arial" w:cs="Arial"/>
                <w:color w:val="800000"/>
              </w:rPr>
            </w:pPr>
            <w:r w:rsidRPr="00292DEB">
              <w:rPr>
                <w:rFonts w:cs="Arial"/>
              </w:rPr>
              <w:t xml:space="preserve">Gesetz Nr. </w:t>
            </w:r>
            <w:r w:rsidRPr="00292DEB">
              <w:rPr>
                <w:rFonts w:cs="Arial"/>
                <w:color w:val="800000"/>
              </w:rPr>
              <w:t>4111/13</w:t>
            </w:r>
            <w:r w:rsidRPr="00292DEB">
              <w:rPr>
                <w:rFonts w:cs="Arial"/>
              </w:rPr>
              <w:t xml:space="preserve"> vom 25. Januar </w:t>
            </w:r>
            <w:r w:rsidRPr="00292DEB">
              <w:rPr>
                <w:rFonts w:cs="Arial"/>
                <w:color w:val="800000"/>
              </w:rPr>
              <w:t>2013</w:t>
            </w:r>
            <w:r w:rsidRPr="00292DEB">
              <w:rPr>
                <w:rFonts w:cs="Arial"/>
              </w:rPr>
              <w:t>.</w:t>
            </w:r>
          </w:p>
          <w:p w14:paraId="4E8A6D58" w14:textId="77777777" w:rsidR="005D0FED" w:rsidRPr="00292DEB" w:rsidRDefault="005D0FED" w:rsidP="00CD2271">
            <w:pPr>
              <w:spacing w:line="276" w:lineRule="auto"/>
              <w:rPr>
                <w:rFonts w:eastAsia="Arial" w:cs="Arial"/>
              </w:rPr>
            </w:pPr>
            <w:r w:rsidRPr="00292DEB">
              <w:rPr>
                <w:rFonts w:cs="Arial"/>
              </w:rPr>
              <w:t xml:space="preserve">Gesetz Nr. </w:t>
            </w:r>
            <w:r w:rsidRPr="00292DEB">
              <w:rPr>
                <w:rFonts w:cs="Arial"/>
                <w:color w:val="C00000"/>
              </w:rPr>
              <w:t>4316/2014</w:t>
            </w:r>
            <w:r w:rsidRPr="00292DEB">
              <w:rPr>
                <w:rFonts w:cs="Arial"/>
              </w:rPr>
              <w:t xml:space="preserve"> vom 24. Dezember 2014.</w:t>
            </w:r>
          </w:p>
          <w:p w14:paraId="2F91A4FB" w14:textId="77777777" w:rsidR="005D0FED" w:rsidRPr="00292DEB" w:rsidRDefault="005D0FED" w:rsidP="00CD2271">
            <w:pPr>
              <w:spacing w:line="276" w:lineRule="auto"/>
              <w:rPr>
                <w:rFonts w:eastAsia="Arial" w:cs="Arial"/>
              </w:rPr>
            </w:pPr>
            <w:r w:rsidRPr="00292DEB">
              <w:rPr>
                <w:rFonts w:cs="Arial"/>
              </w:rPr>
              <w:t xml:space="preserve">Gesetz Nr. </w:t>
            </w:r>
            <w:r w:rsidRPr="00292DEB">
              <w:rPr>
                <w:rFonts w:cs="Arial"/>
                <w:color w:val="C00000"/>
              </w:rPr>
              <w:t>4334/2015</w:t>
            </w:r>
            <w:r w:rsidRPr="00292DEB">
              <w:rPr>
                <w:rFonts w:cs="Arial"/>
              </w:rPr>
              <w:t xml:space="preserve"> vom 16. Juli 2015.</w:t>
            </w:r>
          </w:p>
          <w:p w14:paraId="01730D20"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4336/2015</w:t>
            </w:r>
            <w:r w:rsidRPr="00292DEB">
              <w:rPr>
                <w:rFonts w:cs="Arial"/>
              </w:rPr>
              <w:t xml:space="preserve"> vom 14. August 2015.</w:t>
            </w:r>
          </w:p>
          <w:p w14:paraId="35CB333B" w14:textId="77777777" w:rsidR="005D0FED" w:rsidRPr="00292DEB" w:rsidRDefault="005D0FED" w:rsidP="00CD2271">
            <w:pPr>
              <w:spacing w:line="276" w:lineRule="auto"/>
              <w:rPr>
                <w:rFonts w:cs="Arial"/>
              </w:rPr>
            </w:pPr>
            <w:r w:rsidRPr="00292DEB">
              <w:rPr>
                <w:rFonts w:cs="Arial"/>
              </w:rPr>
              <w:lastRenderedPageBreak/>
              <w:t xml:space="preserve">Gesetz Nr. </w:t>
            </w:r>
            <w:r w:rsidRPr="00292DEB">
              <w:rPr>
                <w:rFonts w:cs="Arial"/>
                <w:color w:val="C00000"/>
              </w:rPr>
              <w:t xml:space="preserve">4387/2016 </w:t>
            </w:r>
            <w:r w:rsidRPr="00292DEB">
              <w:rPr>
                <w:rFonts w:cs="Arial"/>
              </w:rPr>
              <w:t>vom 12. Mai 2016.</w:t>
            </w:r>
          </w:p>
          <w:p w14:paraId="4F793786" w14:textId="77777777" w:rsidR="005D0FED" w:rsidRPr="00292DEB" w:rsidRDefault="005D0FED" w:rsidP="00CD2271">
            <w:pPr>
              <w:spacing w:line="276" w:lineRule="auto"/>
              <w:rPr>
                <w:rFonts w:cs="Arial"/>
                <w:b/>
              </w:rPr>
            </w:pPr>
            <w:r w:rsidRPr="00292DEB">
              <w:rPr>
                <w:rFonts w:cs="Arial"/>
              </w:rPr>
              <w:t xml:space="preserve">Gesetz Nr. </w:t>
            </w:r>
            <w:r w:rsidRPr="00292DEB">
              <w:rPr>
                <w:rFonts w:cs="Arial"/>
                <w:color w:val="C00000"/>
              </w:rPr>
              <w:t xml:space="preserve">4393/2016 </w:t>
            </w:r>
            <w:r w:rsidRPr="00292DEB">
              <w:rPr>
                <w:rFonts w:cs="Arial"/>
              </w:rPr>
              <w:t>vom 6. Juni 2016</w:t>
            </w:r>
            <w:r w:rsidRPr="00292DEB">
              <w:rPr>
                <w:rFonts w:cs="Arial"/>
                <w:b/>
              </w:rPr>
              <w:t>.</w:t>
            </w:r>
          </w:p>
          <w:p w14:paraId="7853F3DB" w14:textId="77777777" w:rsidR="005D0FED" w:rsidRPr="00292DEB" w:rsidRDefault="005D0FED" w:rsidP="00CD2271">
            <w:pPr>
              <w:spacing w:line="276" w:lineRule="auto"/>
              <w:rPr>
                <w:rFonts w:eastAsia="Arial" w:cs="Arial"/>
              </w:rPr>
            </w:pPr>
            <w:r w:rsidRPr="00292DEB">
              <w:rPr>
                <w:rFonts w:eastAsia="Arial" w:cs="Arial"/>
              </w:rPr>
              <w:t xml:space="preserve">Gesetz Nr. </w:t>
            </w:r>
            <w:r w:rsidRPr="00292DEB">
              <w:rPr>
                <w:rFonts w:eastAsia="Arial" w:cs="Arial"/>
                <w:color w:val="C00000"/>
              </w:rPr>
              <w:t>4472/2017</w:t>
            </w:r>
            <w:r w:rsidRPr="00292DEB">
              <w:rPr>
                <w:rFonts w:eastAsia="Arial" w:cs="Arial"/>
              </w:rPr>
              <w:t xml:space="preserve"> vom 19. Mai </w:t>
            </w:r>
            <w:r w:rsidRPr="00292DEB">
              <w:rPr>
                <w:rFonts w:eastAsia="Arial" w:cs="Arial"/>
                <w:color w:val="C00000"/>
              </w:rPr>
              <w:t>2017.</w:t>
            </w:r>
          </w:p>
          <w:p w14:paraId="47BF1324" w14:textId="77777777" w:rsidR="005D0FED" w:rsidRPr="00292DEB" w:rsidRDefault="005D0FED" w:rsidP="00CD2271">
            <w:pPr>
              <w:spacing w:line="276" w:lineRule="auto"/>
              <w:rPr>
                <w:rFonts w:eastAsia="Arial" w:cs="Arial"/>
              </w:rPr>
            </w:pPr>
            <w:r w:rsidRPr="00292DEB">
              <w:rPr>
                <w:rFonts w:cs="Arial"/>
              </w:rPr>
              <w:t>Ministerialentscheidung Gesetz Nr</w:t>
            </w:r>
            <w:r w:rsidRPr="00292DEB">
              <w:rPr>
                <w:rFonts w:eastAsia="Arial" w:cs="Arial"/>
              </w:rPr>
              <w:t>. 4583/2018 vom 18. Dezember 2018.</w:t>
            </w:r>
          </w:p>
          <w:p w14:paraId="084E2C37"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4554/2018</w:t>
            </w:r>
            <w:r w:rsidRPr="00292DEB">
              <w:rPr>
                <w:rFonts w:cs="Arial"/>
              </w:rPr>
              <w:t xml:space="preserve"> vom 18. Juni 2018.</w:t>
            </w:r>
          </w:p>
          <w:p w14:paraId="3A02EF2E"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4611/2019</w:t>
            </w:r>
            <w:r w:rsidRPr="00292DEB">
              <w:rPr>
                <w:rFonts w:cs="Arial"/>
              </w:rPr>
              <w:t xml:space="preserve"> vom 17. Mai 2019.</w:t>
            </w:r>
          </w:p>
          <w:p w14:paraId="1D9E9034"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4623/2019</w:t>
            </w:r>
            <w:r w:rsidRPr="00292DEB">
              <w:rPr>
                <w:rFonts w:cs="Arial"/>
              </w:rPr>
              <w:t xml:space="preserve"> vom 9. Oktober 2019.</w:t>
            </w:r>
          </w:p>
          <w:p w14:paraId="670EE238"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4670/2020</w:t>
            </w:r>
            <w:r w:rsidRPr="00292DEB">
              <w:rPr>
                <w:rFonts w:cs="Arial"/>
              </w:rPr>
              <w:t xml:space="preserve"> vom 28. Februar 2020.</w:t>
            </w:r>
          </w:p>
          <w:p w14:paraId="41097B8D"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 xml:space="preserve">4676/2020 </w:t>
            </w:r>
            <w:r w:rsidRPr="00292DEB">
              <w:rPr>
                <w:rFonts w:cs="Arial"/>
              </w:rPr>
              <w:t xml:space="preserve">vom 19. März 2020. </w:t>
            </w:r>
          </w:p>
          <w:p w14:paraId="23D597B5"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 xml:space="preserve">4690/2020 </w:t>
            </w:r>
            <w:r w:rsidRPr="00292DEB">
              <w:rPr>
                <w:rFonts w:cs="Arial"/>
              </w:rPr>
              <w:t xml:space="preserve">vom 30. Mai 2020. </w:t>
            </w:r>
          </w:p>
          <w:p w14:paraId="5429B92B"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 xml:space="preserve">4714/2020 </w:t>
            </w:r>
            <w:r w:rsidRPr="00292DEB">
              <w:rPr>
                <w:rFonts w:cs="Arial"/>
              </w:rPr>
              <w:t xml:space="preserve">vom 31. Juli 2020. </w:t>
            </w:r>
          </w:p>
          <w:p w14:paraId="5FB18C39" w14:textId="77777777" w:rsidR="005D0FED" w:rsidRPr="00292DEB" w:rsidRDefault="005D0FED" w:rsidP="00CD2271">
            <w:pPr>
              <w:spacing w:line="276" w:lineRule="auto"/>
              <w:rPr>
                <w:rFonts w:cs="Arial"/>
              </w:rPr>
            </w:pPr>
            <w:r w:rsidRPr="00292DEB">
              <w:rPr>
                <w:rFonts w:cs="Arial"/>
              </w:rPr>
              <w:t xml:space="preserve">Gesetz Nr. </w:t>
            </w:r>
            <w:r w:rsidRPr="00292DEB">
              <w:rPr>
                <w:rFonts w:cs="Arial"/>
                <w:color w:val="C00000"/>
              </w:rPr>
              <w:t xml:space="preserve">4798/2021 </w:t>
            </w:r>
            <w:r w:rsidRPr="00292DEB">
              <w:rPr>
                <w:rFonts w:cs="Arial"/>
              </w:rPr>
              <w:t>vom 24. April 2021.</w:t>
            </w:r>
          </w:p>
          <w:p w14:paraId="395D4C3C" w14:textId="77777777" w:rsidR="005D0FED" w:rsidRPr="00292DEB" w:rsidRDefault="005D0FED" w:rsidP="00CD2271">
            <w:pPr>
              <w:pStyle w:val="Normal0"/>
              <w:spacing w:before="0" w:after="0" w:line="276" w:lineRule="auto"/>
              <w:rPr>
                <w:color w:val="000000"/>
                <w:sz w:val="15"/>
                <w:szCs w:val="15"/>
                <w:lang w:val="de-DE"/>
              </w:rPr>
            </w:pPr>
            <w:r w:rsidRPr="00292DEB">
              <w:rPr>
                <w:sz w:val="15"/>
                <w:szCs w:val="15"/>
                <w:lang w:val="de-DE"/>
              </w:rPr>
              <w:t xml:space="preserve">Gesetz Nr. </w:t>
            </w:r>
            <w:r w:rsidRPr="00292DEB">
              <w:rPr>
                <w:color w:val="C00000"/>
                <w:sz w:val="15"/>
                <w:szCs w:val="15"/>
                <w:lang w:val="de-DE"/>
              </w:rPr>
              <w:t xml:space="preserve">4892/2022 </w:t>
            </w:r>
            <w:r w:rsidRPr="00292DEB">
              <w:rPr>
                <w:color w:val="000000"/>
                <w:sz w:val="15"/>
                <w:szCs w:val="15"/>
                <w:lang w:val="de-DE"/>
              </w:rPr>
              <w:t>vom 22. Februar 2022.</w:t>
            </w:r>
          </w:p>
          <w:p w14:paraId="4B42785B" w14:textId="77777777" w:rsidR="005D0FED" w:rsidRPr="00292DEB" w:rsidRDefault="005D0FED" w:rsidP="00CD2271">
            <w:pPr>
              <w:pStyle w:val="Normal0"/>
              <w:spacing w:before="0" w:after="0" w:line="276" w:lineRule="auto"/>
              <w:rPr>
                <w:color w:val="000000"/>
                <w:sz w:val="15"/>
                <w:szCs w:val="15"/>
                <w:lang w:val="de-DE"/>
              </w:rPr>
            </w:pPr>
            <w:r w:rsidRPr="00292DEB">
              <w:rPr>
                <w:sz w:val="15"/>
                <w:szCs w:val="15"/>
                <w:lang w:val="de-DE"/>
              </w:rPr>
              <w:t xml:space="preserve">Gesetz Nr. </w:t>
            </w:r>
            <w:r w:rsidRPr="00292DEB">
              <w:rPr>
                <w:color w:val="C00000"/>
                <w:sz w:val="15"/>
                <w:szCs w:val="15"/>
                <w:lang w:val="de-DE"/>
              </w:rPr>
              <w:t xml:space="preserve">4921//2022 </w:t>
            </w:r>
            <w:r w:rsidRPr="00292DEB">
              <w:rPr>
                <w:color w:val="000000"/>
                <w:sz w:val="15"/>
                <w:szCs w:val="15"/>
                <w:lang w:val="de-DE"/>
              </w:rPr>
              <w:t>vom 18. April 2022.</w:t>
            </w:r>
          </w:p>
          <w:p w14:paraId="50101DBD" w14:textId="77777777" w:rsidR="005D0FED" w:rsidRPr="00292DEB" w:rsidRDefault="005D0FED" w:rsidP="00CD2271">
            <w:pPr>
              <w:pStyle w:val="Normal0"/>
              <w:spacing w:before="0" w:after="0" w:line="276" w:lineRule="auto"/>
              <w:rPr>
                <w:color w:val="000000"/>
                <w:sz w:val="15"/>
                <w:szCs w:val="15"/>
                <w:lang w:val="de-DE"/>
              </w:rPr>
            </w:pPr>
            <w:r w:rsidRPr="00292DEB">
              <w:rPr>
                <w:sz w:val="15"/>
                <w:szCs w:val="15"/>
                <w:lang w:val="de-DE"/>
              </w:rPr>
              <w:t xml:space="preserve">Gesetz Nr. </w:t>
            </w:r>
            <w:r w:rsidRPr="00292DEB">
              <w:rPr>
                <w:color w:val="C00000"/>
                <w:sz w:val="15"/>
                <w:szCs w:val="15"/>
                <w:lang w:val="de-DE"/>
              </w:rPr>
              <w:t xml:space="preserve">4997/2022 </w:t>
            </w:r>
            <w:r w:rsidRPr="00292DEB">
              <w:rPr>
                <w:color w:val="000000"/>
                <w:sz w:val="15"/>
                <w:szCs w:val="15"/>
                <w:lang w:val="de-DE"/>
              </w:rPr>
              <w:t>vom 25. November 2022.</w:t>
            </w:r>
          </w:p>
          <w:p w14:paraId="1551BDF8" w14:textId="77777777" w:rsidR="005D0FED" w:rsidRPr="00292DEB" w:rsidRDefault="005D0FED" w:rsidP="00CD2271">
            <w:pPr>
              <w:pStyle w:val="Normal0"/>
              <w:spacing w:before="0" w:after="0" w:line="276" w:lineRule="auto"/>
              <w:rPr>
                <w:color w:val="000000"/>
                <w:sz w:val="15"/>
                <w:szCs w:val="15"/>
                <w:lang w:val="de-DE"/>
              </w:rPr>
            </w:pPr>
            <w:r w:rsidRPr="00292DEB">
              <w:rPr>
                <w:color w:val="000000"/>
                <w:sz w:val="15"/>
                <w:szCs w:val="15"/>
                <w:lang w:val="de-DE"/>
              </w:rPr>
              <w:t>Gesetz Nr. 5036/2023 vom 28. März 2023</w:t>
            </w:r>
          </w:p>
          <w:p w14:paraId="7BF1928E" w14:textId="77777777" w:rsidR="005D0FED" w:rsidRPr="00292DEB" w:rsidRDefault="005D0FED" w:rsidP="00CD2271">
            <w:pPr>
              <w:pStyle w:val="Normal0"/>
              <w:spacing w:before="0" w:after="0" w:line="276" w:lineRule="auto"/>
              <w:rPr>
                <w:color w:val="000000"/>
                <w:sz w:val="15"/>
                <w:szCs w:val="15"/>
                <w:lang w:val="de-DE"/>
              </w:rPr>
            </w:pPr>
            <w:r w:rsidRPr="00292DEB">
              <w:rPr>
                <w:color w:val="000000"/>
                <w:sz w:val="15"/>
                <w:szCs w:val="15"/>
                <w:lang w:val="de-DE"/>
              </w:rPr>
              <w:t xml:space="preserve">Gesetz Nr. 5078/2023 vom 20. Dezember 2023 </w:t>
            </w:r>
          </w:p>
          <w:p w14:paraId="7D904C04" w14:textId="77777777" w:rsidR="005D0FED" w:rsidRPr="00292DEB" w:rsidRDefault="005D0FED" w:rsidP="00CD2271">
            <w:pPr>
              <w:pStyle w:val="Normal0"/>
              <w:spacing w:before="0" w:after="0" w:line="276" w:lineRule="auto"/>
              <w:rPr>
                <w:color w:val="000000"/>
                <w:sz w:val="15"/>
                <w:szCs w:val="15"/>
                <w:lang w:val="de-DE"/>
              </w:rPr>
            </w:pPr>
            <w:r w:rsidRPr="00292DEB">
              <w:rPr>
                <w:color w:val="000000"/>
                <w:sz w:val="15"/>
                <w:szCs w:val="15"/>
                <w:lang w:val="de-DE"/>
              </w:rPr>
              <w:t>Gesetz Nr. 5167/2024 vom 20. Dezember 2024</w:t>
            </w:r>
          </w:p>
          <w:p w14:paraId="23C12E2A" w14:textId="77777777" w:rsidR="005D0FED" w:rsidRPr="00292DEB" w:rsidRDefault="005D0FED" w:rsidP="00CD2271">
            <w:pPr>
              <w:spacing w:line="276" w:lineRule="auto"/>
              <w:rPr>
                <w:rFonts w:cs="Arial"/>
              </w:rPr>
            </w:pPr>
          </w:p>
          <w:p w14:paraId="4514CCB6" w14:textId="77777777" w:rsidR="005D0FED" w:rsidRPr="00292DEB" w:rsidRDefault="005D0FED" w:rsidP="00CD2271">
            <w:pPr>
              <w:spacing w:line="276" w:lineRule="auto"/>
              <w:rPr>
                <w:rFonts w:cs="Arial"/>
                <w:color w:val="0000FF"/>
                <w:u w:val="single"/>
              </w:rPr>
            </w:pPr>
            <w:r w:rsidRPr="00292DEB">
              <w:rPr>
                <w:rFonts w:eastAsia="Times New Roman" w:cs="Arial"/>
                <w:lang w:eastAsia="de-DE"/>
              </w:rPr>
              <w:t>Verzeichnis der Rechtsakte:</w:t>
            </w:r>
            <w:r w:rsidRPr="00292DEB">
              <w:rPr>
                <w:rFonts w:cs="Arial"/>
              </w:rPr>
              <w:t xml:space="preserve"> </w:t>
            </w:r>
            <w:hyperlink r:id="rId21" w:history="1">
              <w:r w:rsidRPr="00292DEB">
                <w:rPr>
                  <w:rFonts w:cs="Arial"/>
                  <w:color w:val="0000FF"/>
                  <w:u w:val="single"/>
                </w:rPr>
                <w:t>https://search.et.gr/el/</w:t>
              </w:r>
            </w:hyperlink>
          </w:p>
          <w:p w14:paraId="77A1DE6E" w14:textId="2D5FA971" w:rsidR="005D0FED" w:rsidRPr="00292DEB" w:rsidRDefault="005D0FED" w:rsidP="00CD2271">
            <w:pPr>
              <w:spacing w:line="276" w:lineRule="auto"/>
              <w:rPr>
                <w:rFonts w:cs="Arial"/>
                <w:i/>
                <w:iCs/>
              </w:rPr>
            </w:pPr>
          </w:p>
        </w:tc>
        <w:tc>
          <w:tcPr>
            <w:tcW w:w="1370" w:type="pct"/>
          </w:tcPr>
          <w:p w14:paraId="49FE3896" w14:textId="77777777" w:rsidR="005D0FED" w:rsidRPr="00292DEB" w:rsidRDefault="005D0FED" w:rsidP="00CD2271">
            <w:pPr>
              <w:spacing w:line="276" w:lineRule="auto"/>
              <w:rPr>
                <w:rFonts w:cs="Arial"/>
                <w:lang w:val="fr-BE"/>
              </w:rPr>
            </w:pPr>
            <w:r w:rsidRPr="00292DEB">
              <w:rPr>
                <w:rFonts w:cs="Arial"/>
                <w:lang w:val="fr-BE"/>
              </w:rPr>
              <w:lastRenderedPageBreak/>
              <w:t>Loi nº </w:t>
            </w:r>
            <w:r w:rsidRPr="00292DEB">
              <w:rPr>
                <w:rFonts w:cs="Arial"/>
                <w:color w:val="800000"/>
                <w:lang w:val="fr-BE"/>
              </w:rPr>
              <w:t>1846/51</w:t>
            </w:r>
            <w:r w:rsidRPr="00292DEB">
              <w:rPr>
                <w:rFonts w:cs="Arial"/>
                <w:lang w:val="fr-BE"/>
              </w:rPr>
              <w:t xml:space="preserve"> du 14 juin 1951, modifiée le 5 janvier 1999 par la publication de la Loi nº 2676/99.</w:t>
            </w:r>
          </w:p>
          <w:p w14:paraId="38CD9D7F"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1902/90</w:t>
            </w:r>
            <w:r w:rsidRPr="00292DEB">
              <w:rPr>
                <w:rFonts w:cs="Arial"/>
                <w:lang w:val="fr-BE"/>
              </w:rPr>
              <w:t xml:space="preserve"> du 17 octobre 1990.</w:t>
            </w:r>
          </w:p>
          <w:p w14:paraId="431FE428"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2084/92</w:t>
            </w:r>
            <w:r w:rsidRPr="00292DEB">
              <w:rPr>
                <w:rFonts w:cs="Arial"/>
                <w:lang w:val="fr-BE"/>
              </w:rPr>
              <w:t xml:space="preserve"> du 7 octobre 1992.</w:t>
            </w:r>
          </w:p>
          <w:p w14:paraId="3980B643"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3029/02</w:t>
            </w:r>
            <w:r w:rsidRPr="00292DEB">
              <w:rPr>
                <w:rFonts w:cs="Arial"/>
                <w:lang w:val="fr-BE"/>
              </w:rPr>
              <w:t xml:space="preserve"> du 11 juillet 2002.</w:t>
            </w:r>
          </w:p>
          <w:p w14:paraId="19DCF91D"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3232/04</w:t>
            </w:r>
            <w:r w:rsidRPr="00292DEB">
              <w:rPr>
                <w:rFonts w:cs="Arial"/>
                <w:lang w:val="fr-BE"/>
              </w:rPr>
              <w:t xml:space="preserve"> du 12 février 2004.</w:t>
            </w:r>
          </w:p>
          <w:p w14:paraId="4D4DA008"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3385/05</w:t>
            </w:r>
            <w:r w:rsidRPr="00292DEB">
              <w:rPr>
                <w:rFonts w:cs="Arial"/>
                <w:lang w:val="fr-BE"/>
              </w:rPr>
              <w:t xml:space="preserve"> du 19 août 2005.</w:t>
            </w:r>
          </w:p>
          <w:p w14:paraId="36012C39"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3518/06</w:t>
            </w:r>
            <w:r w:rsidRPr="00292DEB">
              <w:rPr>
                <w:rFonts w:cs="Arial"/>
                <w:lang w:val="fr-BE"/>
              </w:rPr>
              <w:t xml:space="preserve"> du 21 décembre 2006.</w:t>
            </w:r>
          </w:p>
          <w:p w14:paraId="660A4DF6"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3655/08</w:t>
            </w:r>
            <w:r w:rsidRPr="00292DEB">
              <w:rPr>
                <w:rFonts w:cs="Arial"/>
                <w:lang w:val="fr-BE"/>
              </w:rPr>
              <w:t xml:space="preserve"> du 3 avril 2008.</w:t>
            </w:r>
          </w:p>
          <w:p w14:paraId="345DCC9B"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3863/10</w:t>
            </w:r>
            <w:r w:rsidRPr="00292DEB">
              <w:rPr>
                <w:rFonts w:cs="Arial"/>
                <w:lang w:val="fr-BE"/>
              </w:rPr>
              <w:t xml:space="preserve"> du 15 juillet 2010.</w:t>
            </w:r>
          </w:p>
          <w:p w14:paraId="0D7F21EA" w14:textId="77777777" w:rsidR="005D0FED" w:rsidRPr="00292DEB" w:rsidRDefault="005D0FED" w:rsidP="00CD2271">
            <w:pPr>
              <w:spacing w:line="276" w:lineRule="auto"/>
              <w:rPr>
                <w:rFonts w:eastAsia="Arial" w:cs="Arial"/>
                <w:lang w:val="fr-BE"/>
              </w:rPr>
            </w:pPr>
            <w:r w:rsidRPr="00292DEB">
              <w:rPr>
                <w:rFonts w:cs="Arial"/>
                <w:lang w:val="fr-BE"/>
              </w:rPr>
              <w:t>Loi nº </w:t>
            </w:r>
            <w:r w:rsidRPr="00292DEB">
              <w:rPr>
                <w:rFonts w:cs="Arial"/>
                <w:color w:val="800000"/>
                <w:lang w:val="fr-BE"/>
              </w:rPr>
              <w:t>3986/11</w:t>
            </w:r>
            <w:r w:rsidRPr="00292DEB">
              <w:rPr>
                <w:rFonts w:cs="Arial"/>
                <w:lang w:val="fr-BE"/>
              </w:rPr>
              <w:t xml:space="preserve"> du 1er juillet 2011.</w:t>
            </w:r>
          </w:p>
          <w:p w14:paraId="6144CC0C"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3996/11</w:t>
            </w:r>
            <w:r w:rsidRPr="00292DEB">
              <w:rPr>
                <w:rFonts w:cs="Arial"/>
                <w:lang w:val="fr-BE"/>
              </w:rPr>
              <w:t xml:space="preserve"> du 5 août 2011.</w:t>
            </w:r>
          </w:p>
          <w:p w14:paraId="2754D17C"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800000"/>
                <w:lang w:val="fr-BE"/>
              </w:rPr>
              <w:t>4093/2012</w:t>
            </w:r>
            <w:r w:rsidRPr="00292DEB">
              <w:rPr>
                <w:rFonts w:cs="Arial"/>
                <w:lang w:val="fr-BE"/>
              </w:rPr>
              <w:t xml:space="preserve"> du 12 novembre 2012.</w:t>
            </w:r>
          </w:p>
          <w:p w14:paraId="7BF555D0" w14:textId="77777777" w:rsidR="005D0FED" w:rsidRPr="00292DEB" w:rsidRDefault="005D0FED" w:rsidP="00CD2271">
            <w:pPr>
              <w:spacing w:line="276" w:lineRule="auto"/>
              <w:rPr>
                <w:rFonts w:cs="Arial"/>
                <w:lang w:val="fr-BE"/>
              </w:rPr>
            </w:pPr>
            <w:r w:rsidRPr="00292DEB">
              <w:rPr>
                <w:rFonts w:cs="Arial"/>
                <w:lang w:val="fr-BE"/>
              </w:rPr>
              <w:t xml:space="preserve">Acte législatif du </w:t>
            </w:r>
            <w:r w:rsidRPr="00292DEB">
              <w:rPr>
                <w:rFonts w:cs="Arial"/>
                <w:color w:val="800000"/>
                <w:lang w:val="fr-BE"/>
              </w:rPr>
              <w:t>19</w:t>
            </w:r>
            <w:r w:rsidRPr="00292DEB">
              <w:rPr>
                <w:rFonts w:cs="Arial"/>
                <w:lang w:val="fr-BE"/>
              </w:rPr>
              <w:t xml:space="preserve"> novembre </w:t>
            </w:r>
            <w:r w:rsidRPr="00292DEB">
              <w:rPr>
                <w:rFonts w:cs="Arial"/>
                <w:color w:val="800000"/>
                <w:lang w:val="fr-BE"/>
              </w:rPr>
              <w:t>2012</w:t>
            </w:r>
            <w:r w:rsidRPr="00292DEB">
              <w:rPr>
                <w:rFonts w:cs="Arial"/>
                <w:lang w:val="fr-BE"/>
              </w:rPr>
              <w:t>.</w:t>
            </w:r>
          </w:p>
          <w:p w14:paraId="0DEA0F9E" w14:textId="77777777" w:rsidR="005D0FED" w:rsidRPr="00292DEB" w:rsidRDefault="005D0FED" w:rsidP="00CD2271">
            <w:pPr>
              <w:spacing w:line="276" w:lineRule="auto"/>
              <w:rPr>
                <w:rFonts w:eastAsia="Arial" w:cs="Arial"/>
                <w:color w:val="800000"/>
                <w:lang w:val="fr-BE"/>
              </w:rPr>
            </w:pPr>
            <w:r w:rsidRPr="00292DEB">
              <w:rPr>
                <w:rFonts w:cs="Arial"/>
                <w:lang w:val="fr-BE"/>
              </w:rPr>
              <w:t>Loi nº </w:t>
            </w:r>
            <w:r w:rsidRPr="00292DEB">
              <w:rPr>
                <w:rFonts w:cs="Arial"/>
                <w:color w:val="800000"/>
                <w:lang w:val="fr-BE"/>
              </w:rPr>
              <w:t>4111/13</w:t>
            </w:r>
            <w:r w:rsidRPr="00292DEB">
              <w:rPr>
                <w:rFonts w:cs="Arial"/>
                <w:lang w:val="fr-BE"/>
              </w:rPr>
              <w:t xml:space="preserve"> du 25 janvier </w:t>
            </w:r>
            <w:r w:rsidRPr="00292DEB">
              <w:rPr>
                <w:rFonts w:cs="Arial"/>
                <w:color w:val="800000"/>
                <w:lang w:val="fr-BE"/>
              </w:rPr>
              <w:t>2013.</w:t>
            </w:r>
          </w:p>
          <w:p w14:paraId="6765C809" w14:textId="77777777" w:rsidR="005D0FED" w:rsidRPr="00292DEB" w:rsidRDefault="005D0FED" w:rsidP="00CD2271">
            <w:pPr>
              <w:spacing w:line="276" w:lineRule="auto"/>
              <w:rPr>
                <w:rFonts w:eastAsia="Arial" w:cs="Arial"/>
                <w:lang w:val="fr-BE"/>
              </w:rPr>
            </w:pPr>
            <w:r w:rsidRPr="00292DEB">
              <w:rPr>
                <w:rFonts w:cs="Arial"/>
                <w:lang w:val="fr-BE"/>
              </w:rPr>
              <w:t>Loi nº </w:t>
            </w:r>
            <w:r w:rsidRPr="00292DEB">
              <w:rPr>
                <w:rFonts w:cs="Arial"/>
                <w:color w:val="C00000"/>
                <w:lang w:val="fr-BE"/>
              </w:rPr>
              <w:t>4316/2014</w:t>
            </w:r>
            <w:r w:rsidRPr="00292DEB">
              <w:rPr>
                <w:rFonts w:cs="Arial"/>
                <w:lang w:val="fr-BE"/>
              </w:rPr>
              <w:t xml:space="preserve"> du 24 décembre 2014.</w:t>
            </w:r>
          </w:p>
          <w:p w14:paraId="46B7DE7B" w14:textId="77777777" w:rsidR="005D0FED" w:rsidRPr="00292DEB" w:rsidRDefault="005D0FED" w:rsidP="00CD2271">
            <w:pPr>
              <w:spacing w:line="276" w:lineRule="auto"/>
              <w:rPr>
                <w:rFonts w:eastAsia="Arial" w:cs="Arial"/>
                <w:lang w:val="fr-BE"/>
              </w:rPr>
            </w:pPr>
            <w:r w:rsidRPr="00292DEB">
              <w:rPr>
                <w:rFonts w:cs="Arial"/>
                <w:lang w:val="fr-BE"/>
              </w:rPr>
              <w:t>Loi nº </w:t>
            </w:r>
            <w:r w:rsidRPr="00292DEB">
              <w:rPr>
                <w:rFonts w:cs="Arial"/>
                <w:color w:val="C00000"/>
                <w:lang w:val="fr-BE"/>
              </w:rPr>
              <w:t>4334/2015</w:t>
            </w:r>
            <w:r w:rsidRPr="00292DEB">
              <w:rPr>
                <w:rFonts w:cs="Arial"/>
                <w:lang w:val="fr-BE"/>
              </w:rPr>
              <w:t xml:space="preserve"> du 16 juillet 2015.</w:t>
            </w:r>
          </w:p>
          <w:p w14:paraId="16DEED07"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C00000"/>
                <w:lang w:val="fr-BE"/>
              </w:rPr>
              <w:t>4336/2015</w:t>
            </w:r>
            <w:r w:rsidRPr="00292DEB">
              <w:rPr>
                <w:rFonts w:cs="Arial"/>
                <w:lang w:val="fr-BE"/>
              </w:rPr>
              <w:t xml:space="preserve"> du 14 août 2015.</w:t>
            </w:r>
          </w:p>
          <w:p w14:paraId="0137DEF1" w14:textId="77777777" w:rsidR="005D0FED" w:rsidRPr="00292DEB" w:rsidRDefault="005D0FED" w:rsidP="00CD2271">
            <w:pPr>
              <w:spacing w:line="276" w:lineRule="auto"/>
              <w:rPr>
                <w:rFonts w:cs="Arial"/>
                <w:lang w:val="fr-BE"/>
              </w:rPr>
            </w:pPr>
            <w:r w:rsidRPr="00292DEB">
              <w:rPr>
                <w:rFonts w:cs="Arial"/>
                <w:lang w:val="fr-BE"/>
              </w:rPr>
              <w:t>Loi nº </w:t>
            </w:r>
            <w:r w:rsidRPr="00292DEB">
              <w:rPr>
                <w:rFonts w:cs="Arial"/>
                <w:color w:val="C00000"/>
                <w:lang w:val="fr-BE"/>
              </w:rPr>
              <w:t xml:space="preserve">4387/2016 </w:t>
            </w:r>
            <w:r w:rsidRPr="00292DEB">
              <w:rPr>
                <w:rFonts w:cs="Arial"/>
                <w:lang w:val="fr-BE"/>
              </w:rPr>
              <w:t>du 12 mai 2016.</w:t>
            </w:r>
          </w:p>
          <w:p w14:paraId="57707C45" w14:textId="77777777" w:rsidR="005D0FED" w:rsidRPr="00292DEB" w:rsidRDefault="005D0FED" w:rsidP="00CD2271">
            <w:pPr>
              <w:spacing w:line="276" w:lineRule="auto"/>
              <w:rPr>
                <w:rFonts w:eastAsia="Arial" w:cs="Arial"/>
                <w:lang w:val="fr-BE"/>
              </w:rPr>
            </w:pPr>
            <w:r w:rsidRPr="00292DEB">
              <w:rPr>
                <w:rFonts w:eastAsia="Arial" w:cs="Arial"/>
                <w:lang w:val="fr-BE"/>
              </w:rPr>
              <w:t>Loi nº </w:t>
            </w:r>
            <w:r w:rsidRPr="00292DEB">
              <w:rPr>
                <w:rFonts w:eastAsia="Arial" w:cs="Arial"/>
                <w:color w:val="C00000"/>
                <w:lang w:val="fr-BE"/>
              </w:rPr>
              <w:t>4393/2016</w:t>
            </w:r>
            <w:r w:rsidRPr="00292DEB">
              <w:rPr>
                <w:rFonts w:eastAsia="Arial" w:cs="Arial"/>
                <w:lang w:val="fr-BE"/>
              </w:rPr>
              <w:t xml:space="preserve"> du 6 juin 2016.</w:t>
            </w:r>
          </w:p>
          <w:p w14:paraId="115C502B" w14:textId="77777777" w:rsidR="005D0FED" w:rsidRPr="00292DEB" w:rsidRDefault="005D0FED" w:rsidP="00CD2271">
            <w:pPr>
              <w:spacing w:line="276" w:lineRule="auto"/>
              <w:rPr>
                <w:rFonts w:eastAsia="Arial" w:cs="Arial"/>
                <w:lang w:val="fr-BE"/>
              </w:rPr>
            </w:pPr>
            <w:r w:rsidRPr="00292DEB">
              <w:rPr>
                <w:rFonts w:eastAsia="Arial" w:cs="Arial"/>
                <w:lang w:val="fr-BE"/>
              </w:rPr>
              <w:t>Loi nº </w:t>
            </w:r>
            <w:r w:rsidRPr="00292DEB">
              <w:rPr>
                <w:rFonts w:eastAsia="Arial" w:cs="Arial"/>
                <w:color w:val="C00000"/>
                <w:lang w:val="fr-BE"/>
              </w:rPr>
              <w:t>4472/2017</w:t>
            </w:r>
            <w:r w:rsidRPr="00292DEB">
              <w:rPr>
                <w:rFonts w:eastAsia="Arial" w:cs="Arial"/>
                <w:lang w:val="fr-BE"/>
              </w:rPr>
              <w:t xml:space="preserve"> du 19 mai </w:t>
            </w:r>
            <w:r w:rsidRPr="00292DEB">
              <w:rPr>
                <w:rFonts w:eastAsia="Arial" w:cs="Arial"/>
                <w:color w:val="C00000"/>
                <w:lang w:val="fr-BE"/>
              </w:rPr>
              <w:t>2017.</w:t>
            </w:r>
          </w:p>
          <w:p w14:paraId="1D7C2C2F" w14:textId="77777777" w:rsidR="005D0FED" w:rsidRPr="00292DEB" w:rsidRDefault="005D0FED" w:rsidP="00CD2271">
            <w:pPr>
              <w:spacing w:line="276" w:lineRule="auto"/>
              <w:rPr>
                <w:rFonts w:eastAsia="Arial" w:cs="Arial"/>
                <w:lang w:val="fr-BE"/>
              </w:rPr>
            </w:pPr>
            <w:r w:rsidRPr="00292DEB">
              <w:rPr>
                <w:rFonts w:eastAsia="Arial" w:cs="Arial"/>
                <w:lang w:val="fr-BE"/>
              </w:rPr>
              <w:t xml:space="preserve">Décision ministérielle </w:t>
            </w:r>
          </w:p>
          <w:p w14:paraId="3FB7C125"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4583/2018</w:t>
            </w:r>
            <w:r w:rsidRPr="00292DEB">
              <w:rPr>
                <w:rFonts w:cs="Arial"/>
                <w:lang w:val="fr-BE"/>
              </w:rPr>
              <w:t xml:space="preserve"> du 18 décembre 2018.</w:t>
            </w:r>
          </w:p>
          <w:p w14:paraId="07797985"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4554/2018</w:t>
            </w:r>
            <w:r w:rsidRPr="00292DEB">
              <w:rPr>
                <w:rFonts w:cs="Arial"/>
                <w:lang w:val="fr-BE"/>
              </w:rPr>
              <w:t xml:space="preserve"> du 18 juin 2018.</w:t>
            </w:r>
          </w:p>
          <w:p w14:paraId="5A3784F5" w14:textId="77777777" w:rsidR="005D0FED" w:rsidRPr="00292DEB" w:rsidRDefault="005D0FED" w:rsidP="00CD2271">
            <w:pPr>
              <w:spacing w:line="276" w:lineRule="auto"/>
              <w:rPr>
                <w:rFonts w:cs="Arial"/>
                <w:lang w:val="fr-BE"/>
              </w:rPr>
            </w:pPr>
            <w:r w:rsidRPr="00292DEB">
              <w:rPr>
                <w:rFonts w:cs="Arial"/>
                <w:lang w:val="fr-BE"/>
              </w:rPr>
              <w:lastRenderedPageBreak/>
              <w:t xml:space="preserve">Loi n° </w:t>
            </w:r>
            <w:r w:rsidRPr="00292DEB">
              <w:rPr>
                <w:rFonts w:cs="Arial"/>
                <w:color w:val="C00000"/>
                <w:lang w:val="fr-BE"/>
              </w:rPr>
              <w:t>4611/2019</w:t>
            </w:r>
            <w:r w:rsidRPr="00292DEB">
              <w:rPr>
                <w:rFonts w:cs="Arial"/>
                <w:lang w:val="fr-BE"/>
              </w:rPr>
              <w:t xml:space="preserve"> du 17 mai 2019.</w:t>
            </w:r>
          </w:p>
          <w:p w14:paraId="1EF49A33"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4623/2019</w:t>
            </w:r>
            <w:r w:rsidRPr="00292DEB">
              <w:rPr>
                <w:rFonts w:cs="Arial"/>
                <w:lang w:val="fr-BE"/>
              </w:rPr>
              <w:t xml:space="preserve"> du 9 octobre 2019.</w:t>
            </w:r>
          </w:p>
          <w:p w14:paraId="28CC5F49"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4670/2020</w:t>
            </w:r>
            <w:r w:rsidRPr="00292DEB">
              <w:rPr>
                <w:rFonts w:cs="Arial"/>
                <w:lang w:val="fr-BE"/>
              </w:rPr>
              <w:t xml:space="preserve"> du 28 février 2020.</w:t>
            </w:r>
          </w:p>
          <w:p w14:paraId="4370354F"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4676/2020 du</w:t>
            </w:r>
            <w:r w:rsidRPr="00292DEB">
              <w:rPr>
                <w:rFonts w:cs="Arial"/>
                <w:lang w:val="fr-BE"/>
              </w:rPr>
              <w:t xml:space="preserve"> 19 mars 2020. </w:t>
            </w:r>
          </w:p>
          <w:p w14:paraId="42B9DD9C" w14:textId="77777777" w:rsidR="005D0FED" w:rsidRPr="00292DEB" w:rsidRDefault="005D0FED" w:rsidP="00CD2271">
            <w:pPr>
              <w:spacing w:line="276" w:lineRule="auto"/>
              <w:rPr>
                <w:rFonts w:cs="Arial"/>
                <w:lang w:val="fr-BE"/>
              </w:rPr>
            </w:pPr>
            <w:r w:rsidRPr="00292DEB">
              <w:rPr>
                <w:rFonts w:cs="Arial"/>
                <w:lang w:val="fr-BE"/>
              </w:rPr>
              <w:t>Loi n° 4</w:t>
            </w:r>
            <w:r w:rsidRPr="00292DEB">
              <w:rPr>
                <w:rFonts w:cs="Arial"/>
                <w:color w:val="C00000"/>
                <w:lang w:val="fr-BE"/>
              </w:rPr>
              <w:t>690/2020 du 30 mai</w:t>
            </w:r>
            <w:r w:rsidRPr="00292DEB">
              <w:rPr>
                <w:rFonts w:cs="Arial"/>
                <w:lang w:val="fr-BE"/>
              </w:rPr>
              <w:t xml:space="preserve"> 2020. </w:t>
            </w:r>
          </w:p>
          <w:p w14:paraId="6F776F34"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4714/2020 du</w:t>
            </w:r>
            <w:r w:rsidRPr="00292DEB">
              <w:rPr>
                <w:rFonts w:cs="Arial"/>
                <w:lang w:val="fr-BE"/>
              </w:rPr>
              <w:t xml:space="preserve"> 31 juillet 2020. </w:t>
            </w:r>
          </w:p>
          <w:p w14:paraId="53F20D4F" w14:textId="77777777" w:rsidR="005D0FED" w:rsidRPr="00292DEB" w:rsidRDefault="005D0FED" w:rsidP="00CD2271">
            <w:pPr>
              <w:spacing w:line="276" w:lineRule="auto"/>
              <w:rPr>
                <w:rFonts w:cs="Arial"/>
                <w:lang w:val="fr-BE"/>
              </w:rPr>
            </w:pPr>
            <w:r w:rsidRPr="00292DEB">
              <w:rPr>
                <w:rFonts w:cs="Arial"/>
                <w:lang w:val="fr-BE"/>
              </w:rPr>
              <w:t>Loi n° </w:t>
            </w:r>
            <w:r w:rsidRPr="00292DEB">
              <w:rPr>
                <w:rFonts w:cs="Arial"/>
                <w:color w:val="C00000"/>
                <w:lang w:val="fr-BE"/>
              </w:rPr>
              <w:t>4798/2021 du</w:t>
            </w:r>
            <w:r w:rsidRPr="00292DEB">
              <w:rPr>
                <w:rFonts w:cs="Arial"/>
                <w:lang w:val="fr-BE"/>
              </w:rPr>
              <w:t xml:space="preserve"> 24 avril 2021.</w:t>
            </w:r>
          </w:p>
          <w:p w14:paraId="07F56D70" w14:textId="77777777" w:rsidR="005D0FED" w:rsidRPr="00292DEB" w:rsidRDefault="005D0FED" w:rsidP="00CD2271">
            <w:pPr>
              <w:spacing w:line="276" w:lineRule="auto"/>
              <w:rPr>
                <w:rFonts w:cs="Arial"/>
                <w:lang w:val="fr-BE"/>
              </w:rPr>
            </w:pPr>
            <w:r w:rsidRPr="00292DEB">
              <w:rPr>
                <w:rFonts w:cs="Arial"/>
                <w:lang w:val="fr-BE"/>
              </w:rPr>
              <w:t>Loi n° 4892/2022 du 22 février 2022.</w:t>
            </w:r>
          </w:p>
          <w:p w14:paraId="6D741E14" w14:textId="77777777" w:rsidR="005D0FED" w:rsidRPr="00292DEB" w:rsidRDefault="005D0FED" w:rsidP="00CD2271">
            <w:pPr>
              <w:spacing w:line="276" w:lineRule="auto"/>
              <w:rPr>
                <w:rFonts w:cs="Arial"/>
                <w:lang w:val="fr-BE"/>
              </w:rPr>
            </w:pPr>
            <w:r w:rsidRPr="00292DEB">
              <w:rPr>
                <w:rFonts w:cs="Arial"/>
                <w:lang w:val="fr-BE"/>
              </w:rPr>
              <w:t>Loi n° 4921/2022 du 18 avril 2022.</w:t>
            </w:r>
          </w:p>
          <w:p w14:paraId="1AB2CE8B" w14:textId="77777777" w:rsidR="005D0FED" w:rsidRPr="00292DEB" w:rsidRDefault="005D0FED" w:rsidP="00CD2271">
            <w:pPr>
              <w:spacing w:line="276" w:lineRule="auto"/>
              <w:rPr>
                <w:rFonts w:cs="Arial"/>
                <w:lang w:val="fr-BE"/>
              </w:rPr>
            </w:pPr>
            <w:r w:rsidRPr="00292DEB">
              <w:rPr>
                <w:rFonts w:cs="Arial"/>
                <w:lang w:val="fr-BE"/>
              </w:rPr>
              <w:t>Loi n° 4997/2022 du 25 novembre 2022.</w:t>
            </w:r>
          </w:p>
          <w:p w14:paraId="58AA65EA" w14:textId="77777777" w:rsidR="005D0FED" w:rsidRPr="00292DEB" w:rsidRDefault="005D0FED" w:rsidP="00CD2271">
            <w:pPr>
              <w:spacing w:line="276" w:lineRule="auto"/>
              <w:rPr>
                <w:rFonts w:cs="Arial"/>
                <w:lang w:val="fr-BE"/>
              </w:rPr>
            </w:pPr>
            <w:r w:rsidRPr="00292DEB">
              <w:rPr>
                <w:rFonts w:cs="Arial"/>
                <w:lang w:val="fr-BE"/>
              </w:rPr>
              <w:t>Loi n° 5036/2023 du 28 mars 2023.</w:t>
            </w:r>
          </w:p>
          <w:p w14:paraId="1C149D6C" w14:textId="77777777" w:rsidR="005D0FED" w:rsidRPr="00292DEB" w:rsidRDefault="005D0FED" w:rsidP="00CD2271">
            <w:pPr>
              <w:spacing w:line="276" w:lineRule="auto"/>
              <w:rPr>
                <w:rFonts w:cs="Arial"/>
                <w:lang w:val="fr-BE"/>
              </w:rPr>
            </w:pPr>
            <w:r w:rsidRPr="00292DEB">
              <w:rPr>
                <w:rFonts w:cs="Arial"/>
                <w:lang w:val="fr-BE"/>
              </w:rPr>
              <w:t>Loi nº 5078/2023 du 20 décembre 2023.</w:t>
            </w:r>
          </w:p>
          <w:p w14:paraId="5DE802C9" w14:textId="77777777" w:rsidR="005D0FED" w:rsidRPr="00292DEB" w:rsidRDefault="005D0FED" w:rsidP="00CD2271">
            <w:pPr>
              <w:spacing w:line="276" w:lineRule="auto"/>
              <w:rPr>
                <w:rFonts w:cs="Arial"/>
                <w:lang w:val="fr-BE"/>
              </w:rPr>
            </w:pPr>
            <w:r w:rsidRPr="00292DEB">
              <w:rPr>
                <w:rFonts w:cs="Arial"/>
                <w:lang w:val="fr-BE"/>
              </w:rPr>
              <w:t>Loi 5167/2024 du 20 décembre 2024</w:t>
            </w:r>
          </w:p>
          <w:p w14:paraId="28BFCEF5" w14:textId="77777777" w:rsidR="005D0FED" w:rsidRPr="00292DEB" w:rsidRDefault="005D0FED" w:rsidP="00CD2271">
            <w:pPr>
              <w:spacing w:line="276" w:lineRule="auto"/>
              <w:rPr>
                <w:rFonts w:cs="Arial"/>
                <w:lang w:val="fr-BE"/>
              </w:rPr>
            </w:pPr>
          </w:p>
          <w:p w14:paraId="2CB5590F" w14:textId="61736318" w:rsidR="005D0FED" w:rsidRPr="00292DEB" w:rsidRDefault="005D0FED" w:rsidP="00CD2271">
            <w:pPr>
              <w:pStyle w:val="StandardLinks"/>
              <w:spacing w:line="276" w:lineRule="auto"/>
              <w:jc w:val="both"/>
              <w:rPr>
                <w:rFonts w:cs="Arial"/>
                <w:i/>
                <w:iCs/>
                <w:lang w:val="fr-BE"/>
              </w:rPr>
            </w:pPr>
            <w:r w:rsidRPr="00292DEB">
              <w:rPr>
                <w:rFonts w:cs="Arial"/>
                <w:lang w:val="fr-BE"/>
              </w:rPr>
              <w:t xml:space="preserve">Répertoire des actes juridiques: </w:t>
            </w:r>
            <w:hyperlink r:id="rId22" w:history="1">
              <w:r w:rsidRPr="00292DEB">
                <w:rPr>
                  <w:rStyle w:val="Hyperlink"/>
                  <w:rFonts w:cs="Arial"/>
                  <w:lang w:val="fr-FR"/>
                </w:rPr>
                <w:t>https://search.et.gr/el/</w:t>
              </w:r>
            </w:hyperlink>
          </w:p>
        </w:tc>
        <w:tc>
          <w:tcPr>
            <w:tcW w:w="1370" w:type="pct"/>
          </w:tcPr>
          <w:p w14:paraId="08AF93D2"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E-VI-01-EL</w:t>
            </w:r>
          </w:p>
          <w:p w14:paraId="52C69084"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1846/51</w:t>
            </w:r>
            <w:r w:rsidRPr="00292DEB">
              <w:rPr>
                <w:color w:val="000000"/>
                <w:sz w:val="15"/>
                <w:szCs w:val="15"/>
                <w:lang w:val="en-GB"/>
              </w:rPr>
              <w:t xml:space="preserve"> of 14 June 1951, amended on 5 January 1999 with the publication of Law No. 2676/99.</w:t>
            </w:r>
          </w:p>
          <w:p w14:paraId="26A2FEC2"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1902/90</w:t>
            </w:r>
            <w:r w:rsidRPr="00292DEB">
              <w:rPr>
                <w:color w:val="000000"/>
                <w:sz w:val="15"/>
                <w:szCs w:val="15"/>
                <w:lang w:val="en-GB"/>
              </w:rPr>
              <w:t xml:space="preserve"> of 17 October 1990.</w:t>
            </w:r>
          </w:p>
          <w:p w14:paraId="5614140B"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2084/92</w:t>
            </w:r>
            <w:r w:rsidRPr="00292DEB">
              <w:rPr>
                <w:color w:val="000000"/>
                <w:sz w:val="15"/>
                <w:szCs w:val="15"/>
                <w:lang w:val="en-GB"/>
              </w:rPr>
              <w:t xml:space="preserve"> of 7 October 1992.</w:t>
            </w:r>
          </w:p>
          <w:p w14:paraId="5B51D358"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3029/02</w:t>
            </w:r>
            <w:r w:rsidRPr="00292DEB">
              <w:rPr>
                <w:color w:val="000000"/>
                <w:sz w:val="15"/>
                <w:szCs w:val="15"/>
                <w:lang w:val="en-GB"/>
              </w:rPr>
              <w:t xml:space="preserve"> of 11 July 2002.</w:t>
            </w:r>
          </w:p>
          <w:p w14:paraId="6D25BFA4"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3232/04</w:t>
            </w:r>
            <w:r w:rsidRPr="00292DEB">
              <w:rPr>
                <w:color w:val="000000"/>
                <w:sz w:val="15"/>
                <w:szCs w:val="15"/>
                <w:lang w:val="en-GB"/>
              </w:rPr>
              <w:t xml:space="preserve"> of 12 February 2004.</w:t>
            </w:r>
          </w:p>
          <w:p w14:paraId="5C35ED43" w14:textId="77777777" w:rsidR="005D0FED" w:rsidRPr="00292DEB" w:rsidRDefault="005D0FED" w:rsidP="00CD2271">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3385/05</w:t>
            </w:r>
            <w:r w:rsidRPr="00292DEB">
              <w:rPr>
                <w:color w:val="000000"/>
                <w:sz w:val="15"/>
                <w:szCs w:val="15"/>
                <w:lang w:val="en-GB"/>
              </w:rPr>
              <w:t xml:space="preserve"> of 19 August 2005.</w:t>
            </w:r>
          </w:p>
          <w:p w14:paraId="1BDC18C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3518/06</w:t>
            </w:r>
            <w:r w:rsidRPr="00292DEB">
              <w:rPr>
                <w:color w:val="000000"/>
                <w:sz w:val="15"/>
                <w:szCs w:val="15"/>
                <w:lang w:val="en-GB"/>
              </w:rPr>
              <w:t xml:space="preserve"> of 21 December 2006.</w:t>
            </w:r>
          </w:p>
          <w:p w14:paraId="65AE6FC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3655/08</w:t>
            </w:r>
            <w:r w:rsidRPr="00292DEB">
              <w:rPr>
                <w:color w:val="000000"/>
                <w:sz w:val="15"/>
                <w:szCs w:val="15"/>
                <w:lang w:val="en-GB"/>
              </w:rPr>
              <w:t xml:space="preserve"> of 3 April 2008.</w:t>
            </w:r>
          </w:p>
          <w:p w14:paraId="700383C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3863/10</w:t>
            </w:r>
            <w:r w:rsidRPr="00292DEB">
              <w:rPr>
                <w:color w:val="000000"/>
                <w:sz w:val="15"/>
                <w:szCs w:val="15"/>
                <w:lang w:val="en-GB"/>
              </w:rPr>
              <w:t xml:space="preserve"> of 15 July 2010.</w:t>
            </w:r>
          </w:p>
          <w:p w14:paraId="51E2681E"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3986/11</w:t>
            </w:r>
            <w:r w:rsidRPr="00292DEB">
              <w:rPr>
                <w:color w:val="000000"/>
                <w:sz w:val="15"/>
                <w:szCs w:val="15"/>
                <w:lang w:val="en-GB"/>
              </w:rPr>
              <w:t xml:space="preserve"> of 1 July 2011.</w:t>
            </w:r>
          </w:p>
          <w:p w14:paraId="75C11B0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3996/11</w:t>
            </w:r>
            <w:r w:rsidRPr="00292DEB">
              <w:rPr>
                <w:color w:val="000000"/>
                <w:sz w:val="15"/>
                <w:szCs w:val="15"/>
                <w:lang w:val="en-GB"/>
              </w:rPr>
              <w:t xml:space="preserve"> of 5 August 2011.</w:t>
            </w:r>
          </w:p>
          <w:p w14:paraId="0C374E2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4093/2012</w:t>
            </w:r>
            <w:r w:rsidRPr="00292DEB">
              <w:rPr>
                <w:color w:val="000000"/>
                <w:sz w:val="15"/>
                <w:szCs w:val="15"/>
                <w:lang w:val="en-GB"/>
              </w:rPr>
              <w:t xml:space="preserve"> of 12 November 2012.</w:t>
            </w:r>
          </w:p>
          <w:p w14:paraId="40BE5AB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Legislative Act of 19 November 2012.</w:t>
            </w:r>
          </w:p>
          <w:p w14:paraId="61AB779F" w14:textId="77777777" w:rsidR="005D0FED" w:rsidRPr="00292DEB" w:rsidRDefault="005D0FED" w:rsidP="00CD2271">
            <w:pPr>
              <w:pStyle w:val="Normal0"/>
              <w:pBdr>
                <w:top w:val="nil"/>
                <w:left w:val="nil"/>
                <w:bottom w:val="nil"/>
                <w:right w:val="nil"/>
                <w:between w:val="nil"/>
              </w:pBdr>
              <w:spacing w:before="0" w:after="0"/>
              <w:rPr>
                <w:color w:val="800000"/>
                <w:sz w:val="15"/>
                <w:szCs w:val="15"/>
                <w:lang w:val="en-GB"/>
              </w:rPr>
            </w:pPr>
            <w:r w:rsidRPr="00292DEB">
              <w:rPr>
                <w:color w:val="000000"/>
                <w:sz w:val="15"/>
                <w:szCs w:val="15"/>
                <w:lang w:val="en-GB"/>
              </w:rPr>
              <w:t xml:space="preserve">Law No. </w:t>
            </w:r>
            <w:r w:rsidRPr="00292DEB">
              <w:rPr>
                <w:color w:val="800000"/>
                <w:sz w:val="15"/>
                <w:szCs w:val="15"/>
                <w:lang w:val="en-GB"/>
              </w:rPr>
              <w:t>4111/13</w:t>
            </w:r>
            <w:r w:rsidRPr="00292DEB">
              <w:rPr>
                <w:color w:val="000000"/>
                <w:sz w:val="15"/>
                <w:szCs w:val="15"/>
                <w:lang w:val="en-GB"/>
              </w:rPr>
              <w:t xml:space="preserve"> of 25 January </w:t>
            </w:r>
            <w:r w:rsidRPr="00292DEB">
              <w:rPr>
                <w:color w:val="800000"/>
                <w:sz w:val="15"/>
                <w:szCs w:val="15"/>
                <w:lang w:val="en-GB"/>
              </w:rPr>
              <w:t>2013.</w:t>
            </w:r>
          </w:p>
          <w:p w14:paraId="0A18F7BD"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4316/2014</w:t>
            </w:r>
            <w:r w:rsidRPr="00292DEB">
              <w:rPr>
                <w:color w:val="000000"/>
                <w:sz w:val="15"/>
                <w:szCs w:val="15"/>
                <w:lang w:val="en-GB"/>
              </w:rPr>
              <w:t xml:space="preserve"> of 24 December 2014.</w:t>
            </w:r>
          </w:p>
          <w:p w14:paraId="7AE4D37D"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4334/2015</w:t>
            </w:r>
            <w:r w:rsidRPr="00292DEB">
              <w:rPr>
                <w:color w:val="000000"/>
                <w:sz w:val="15"/>
                <w:szCs w:val="15"/>
                <w:lang w:val="en-GB"/>
              </w:rPr>
              <w:t xml:space="preserve"> of 16 July 2015.</w:t>
            </w:r>
          </w:p>
          <w:p w14:paraId="37926DB4"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4336/2015</w:t>
            </w:r>
            <w:r w:rsidRPr="00292DEB">
              <w:rPr>
                <w:color w:val="000000"/>
                <w:sz w:val="15"/>
                <w:szCs w:val="15"/>
                <w:lang w:val="en-GB"/>
              </w:rPr>
              <w:t xml:space="preserve"> of 14 August 2015.</w:t>
            </w:r>
          </w:p>
          <w:p w14:paraId="07875FA5"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4387/2016</w:t>
            </w:r>
            <w:r w:rsidRPr="00292DEB">
              <w:rPr>
                <w:color w:val="000000"/>
                <w:sz w:val="15"/>
                <w:szCs w:val="15"/>
                <w:lang w:val="en-GB"/>
              </w:rPr>
              <w:t xml:space="preserve"> of 12 May 2016.</w:t>
            </w:r>
          </w:p>
          <w:p w14:paraId="6F6CFAD4"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4393/2016</w:t>
            </w:r>
            <w:r w:rsidRPr="00292DEB">
              <w:rPr>
                <w:color w:val="000000"/>
                <w:sz w:val="15"/>
                <w:szCs w:val="15"/>
                <w:lang w:val="en-GB"/>
              </w:rPr>
              <w:t xml:space="preserve"> of 6 June 2016.</w:t>
            </w:r>
          </w:p>
          <w:p w14:paraId="42DF989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4472/2017</w:t>
            </w:r>
            <w:r w:rsidRPr="00292DEB">
              <w:rPr>
                <w:color w:val="000000"/>
                <w:sz w:val="15"/>
                <w:szCs w:val="15"/>
                <w:lang w:val="en-GB"/>
              </w:rPr>
              <w:t xml:space="preserve"> of 19 May </w:t>
            </w:r>
            <w:r w:rsidRPr="00292DEB">
              <w:rPr>
                <w:color w:val="C00000"/>
                <w:sz w:val="15"/>
                <w:szCs w:val="15"/>
                <w:lang w:val="en-GB"/>
              </w:rPr>
              <w:t>2017.</w:t>
            </w:r>
          </w:p>
          <w:p w14:paraId="16ECCEC4" w14:textId="77777777" w:rsidR="005D0FED" w:rsidRPr="00292DEB" w:rsidRDefault="005D0FED" w:rsidP="00CD2271">
            <w:pPr>
              <w:pStyle w:val="Normal0"/>
              <w:spacing w:before="0" w:after="0"/>
              <w:rPr>
                <w:color w:val="000000"/>
                <w:sz w:val="15"/>
                <w:szCs w:val="15"/>
                <w:lang w:val="en-GB"/>
              </w:rPr>
            </w:pPr>
            <w:r w:rsidRPr="00292DEB">
              <w:rPr>
                <w:color w:val="000000" w:themeColor="text1"/>
                <w:sz w:val="15"/>
                <w:szCs w:val="15"/>
                <w:lang w:val="en-GB"/>
              </w:rPr>
              <w:t xml:space="preserve">Ministerial Decision </w:t>
            </w:r>
          </w:p>
          <w:p w14:paraId="15C4F1C0"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4583/2018</w:t>
            </w:r>
            <w:r w:rsidRPr="00292DEB">
              <w:rPr>
                <w:color w:val="000000"/>
                <w:sz w:val="15"/>
                <w:szCs w:val="15"/>
                <w:lang w:val="en-GB"/>
              </w:rPr>
              <w:t xml:space="preserve"> of 18 December 2018.</w:t>
            </w:r>
          </w:p>
          <w:p w14:paraId="3F7AFD3C"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4554/2018</w:t>
            </w:r>
            <w:r w:rsidRPr="00292DEB">
              <w:rPr>
                <w:color w:val="000000"/>
                <w:sz w:val="15"/>
                <w:szCs w:val="15"/>
                <w:lang w:val="en-GB"/>
              </w:rPr>
              <w:t xml:space="preserve"> of 18 June 2018.</w:t>
            </w:r>
          </w:p>
          <w:p w14:paraId="6C51C042"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4611/2019</w:t>
            </w:r>
            <w:r w:rsidRPr="00292DEB">
              <w:rPr>
                <w:color w:val="000000"/>
                <w:sz w:val="15"/>
                <w:szCs w:val="15"/>
                <w:lang w:val="en-GB"/>
              </w:rPr>
              <w:t xml:space="preserve"> of 17 May 2019.</w:t>
            </w:r>
          </w:p>
          <w:p w14:paraId="17499F89"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4623/2019</w:t>
            </w:r>
            <w:r w:rsidRPr="00292DEB">
              <w:rPr>
                <w:color w:val="000000"/>
                <w:sz w:val="15"/>
                <w:szCs w:val="15"/>
                <w:lang w:val="en-GB"/>
              </w:rPr>
              <w:t xml:space="preserve"> of 9 October 2019.</w:t>
            </w:r>
          </w:p>
          <w:p w14:paraId="7E7A1279"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4670/2020</w:t>
            </w:r>
            <w:r w:rsidRPr="00292DEB">
              <w:rPr>
                <w:color w:val="000000"/>
                <w:sz w:val="15"/>
                <w:szCs w:val="15"/>
                <w:lang w:val="en-GB"/>
              </w:rPr>
              <w:t xml:space="preserve"> of 28 February 2020.</w:t>
            </w:r>
          </w:p>
          <w:p w14:paraId="2C23A5A4"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lastRenderedPageBreak/>
              <w:t xml:space="preserve">Law No. </w:t>
            </w:r>
            <w:r w:rsidRPr="00292DEB">
              <w:rPr>
                <w:color w:val="C00000"/>
                <w:sz w:val="15"/>
                <w:szCs w:val="15"/>
                <w:lang w:val="en-GB"/>
              </w:rPr>
              <w:t xml:space="preserve">4676/2020 </w:t>
            </w:r>
            <w:r w:rsidRPr="00292DEB">
              <w:rPr>
                <w:color w:val="000000"/>
                <w:sz w:val="15"/>
                <w:szCs w:val="15"/>
                <w:lang w:val="en-GB"/>
              </w:rPr>
              <w:t xml:space="preserve">of 19 March 2020. </w:t>
            </w:r>
          </w:p>
          <w:p w14:paraId="6E965DD1"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4690/2020 </w:t>
            </w:r>
            <w:r w:rsidRPr="00292DEB">
              <w:rPr>
                <w:color w:val="000000"/>
                <w:sz w:val="15"/>
                <w:szCs w:val="15"/>
                <w:lang w:val="en-GB"/>
              </w:rPr>
              <w:t xml:space="preserve">of 30 May 2020. </w:t>
            </w:r>
          </w:p>
          <w:p w14:paraId="199A0195"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Law No 4714/2020 of 31</w:t>
            </w:r>
            <w:r w:rsidRPr="00292DEB">
              <w:rPr>
                <w:color w:val="000000"/>
                <w:sz w:val="15"/>
                <w:szCs w:val="15"/>
                <w:vertAlign w:val="superscript"/>
                <w:lang w:val="en-GB"/>
              </w:rPr>
              <w:t>st</w:t>
            </w:r>
            <w:r w:rsidRPr="00292DEB">
              <w:rPr>
                <w:color w:val="000000"/>
                <w:sz w:val="15"/>
                <w:szCs w:val="15"/>
                <w:lang w:val="en-GB"/>
              </w:rPr>
              <w:t xml:space="preserve"> July 2020</w:t>
            </w:r>
          </w:p>
          <w:p w14:paraId="443B5EE9"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4798/2021 </w:t>
            </w:r>
            <w:r w:rsidRPr="00292DEB">
              <w:rPr>
                <w:color w:val="000000"/>
                <w:sz w:val="15"/>
                <w:szCs w:val="15"/>
                <w:lang w:val="en-GB"/>
              </w:rPr>
              <w:t>of 24 April 2021.</w:t>
            </w:r>
          </w:p>
          <w:p w14:paraId="34B4E9CF"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4892/2022 </w:t>
            </w:r>
            <w:r w:rsidRPr="00292DEB">
              <w:rPr>
                <w:color w:val="000000"/>
                <w:sz w:val="15"/>
                <w:szCs w:val="15"/>
                <w:lang w:val="en-GB"/>
              </w:rPr>
              <w:t>of 22 February 2022.</w:t>
            </w:r>
          </w:p>
          <w:p w14:paraId="1B7A89E3"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4921//2022 </w:t>
            </w:r>
            <w:r w:rsidRPr="00292DEB">
              <w:rPr>
                <w:color w:val="000000"/>
                <w:sz w:val="15"/>
                <w:szCs w:val="15"/>
                <w:lang w:val="en-GB"/>
              </w:rPr>
              <w:t>of 18 April 2022.</w:t>
            </w:r>
          </w:p>
          <w:p w14:paraId="47087B38"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Law No </w:t>
            </w:r>
            <w:r w:rsidRPr="00292DEB">
              <w:rPr>
                <w:color w:val="C00000"/>
                <w:sz w:val="15"/>
                <w:szCs w:val="15"/>
                <w:lang w:val="en-GB"/>
              </w:rPr>
              <w:t xml:space="preserve">4997/2022 </w:t>
            </w:r>
            <w:r w:rsidRPr="00292DEB">
              <w:rPr>
                <w:color w:val="000000" w:themeColor="text1"/>
                <w:sz w:val="15"/>
                <w:szCs w:val="15"/>
                <w:lang w:val="en-GB"/>
              </w:rPr>
              <w:t>of 25 November 2022.</w:t>
            </w:r>
          </w:p>
          <w:p w14:paraId="2B6BDE33" w14:textId="77777777" w:rsidR="005D0FED" w:rsidRPr="00292DEB" w:rsidRDefault="005D0FED" w:rsidP="00CD2271">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Law No. 5036/2023 of 28 March 2023.</w:t>
            </w:r>
          </w:p>
          <w:p w14:paraId="64380F9C" w14:textId="77777777" w:rsidR="005D0FED" w:rsidRPr="00292DEB" w:rsidRDefault="005D0FED" w:rsidP="00CD2271">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Law No. 5078/2023 of 20 December 2023</w:t>
            </w:r>
          </w:p>
          <w:p w14:paraId="55BBBFA4"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Law No 5167/2024 of 20 December 2024</w:t>
            </w:r>
          </w:p>
          <w:p w14:paraId="1EB3ECF8" w14:textId="77777777" w:rsidR="005D0FED" w:rsidRPr="00292DEB" w:rsidRDefault="005D0FED" w:rsidP="00CD2271">
            <w:pPr>
              <w:pStyle w:val="Normal0"/>
              <w:spacing w:after="0"/>
              <w:rPr>
                <w:ins w:id="253" w:author="Author"/>
                <w:color w:val="000000" w:themeColor="text1"/>
                <w:sz w:val="15"/>
                <w:szCs w:val="15"/>
                <w:lang w:val="en-GB"/>
              </w:rPr>
            </w:pPr>
            <w:ins w:id="254" w:author="Author">
              <w:r w:rsidRPr="00292DEB">
                <w:rPr>
                  <w:color w:val="000000" w:themeColor="text1"/>
                  <w:sz w:val="15"/>
                  <w:szCs w:val="15"/>
                  <w:lang w:val="en-GB"/>
                </w:rPr>
                <w:t>Law No 5239/2025 of 17 October 2025</w:t>
              </w:r>
            </w:ins>
          </w:p>
          <w:p w14:paraId="77969944" w14:textId="77777777" w:rsidR="005D0FED" w:rsidRPr="00292DEB" w:rsidRDefault="005D0FED" w:rsidP="00CD2271">
            <w:pPr>
              <w:pStyle w:val="Normal0"/>
              <w:spacing w:after="0"/>
              <w:rPr>
                <w:ins w:id="255" w:author="Author"/>
                <w:color w:val="000000" w:themeColor="text1"/>
                <w:sz w:val="15"/>
                <w:szCs w:val="15"/>
                <w:lang w:val="en-GB"/>
              </w:rPr>
            </w:pPr>
            <w:ins w:id="256" w:author="Author">
              <w:r w:rsidRPr="00292DEB">
                <w:rPr>
                  <w:color w:val="000000" w:themeColor="text1"/>
                  <w:sz w:val="15"/>
                  <w:szCs w:val="15"/>
                  <w:lang w:val="en-GB"/>
                </w:rPr>
                <w:t>Law No 5255/2025 of 28 November 2025</w:t>
              </w:r>
            </w:ins>
          </w:p>
          <w:p w14:paraId="6782C83A" w14:textId="77777777" w:rsidR="005D0FED" w:rsidRPr="00292DEB" w:rsidRDefault="005D0FED" w:rsidP="00CD2271">
            <w:pPr>
              <w:pStyle w:val="Normal0"/>
              <w:pBdr>
                <w:top w:val="nil"/>
                <w:left w:val="nil"/>
                <w:bottom w:val="nil"/>
                <w:right w:val="nil"/>
                <w:between w:val="nil"/>
              </w:pBdr>
              <w:spacing w:after="0"/>
              <w:rPr>
                <w:ins w:id="257" w:author="Author"/>
                <w:color w:val="000000" w:themeColor="text1"/>
                <w:sz w:val="15"/>
                <w:szCs w:val="15"/>
                <w:lang w:val="en-GB"/>
              </w:rPr>
            </w:pPr>
          </w:p>
          <w:p w14:paraId="1F484319" w14:textId="77777777" w:rsidR="005D0FED" w:rsidRPr="00292DEB" w:rsidRDefault="005D0FED" w:rsidP="00CD2271">
            <w:pPr>
              <w:pBdr>
                <w:top w:val="nil"/>
                <w:left w:val="nil"/>
                <w:bottom w:val="nil"/>
                <w:right w:val="nil"/>
                <w:between w:val="nil"/>
              </w:pBdr>
              <w:rPr>
                <w:rFonts w:cs="Arial"/>
                <w:color w:val="000000"/>
                <w:lang w:val="en-GB"/>
              </w:rPr>
            </w:pPr>
            <w:r w:rsidRPr="00292DEB">
              <w:rPr>
                <w:rFonts w:cs="Arial"/>
                <w:color w:val="000000" w:themeColor="text1"/>
                <w:lang w:val="en-GB"/>
              </w:rPr>
              <w:t xml:space="preserve">Directory of legal acts: </w:t>
            </w:r>
            <w:hyperlink r:id="rId23" w:history="1">
              <w:r w:rsidRPr="00292DEB">
                <w:rPr>
                  <w:rFonts w:cs="Arial"/>
                  <w:color w:val="0000FF"/>
                  <w:u w:val="single"/>
                  <w:lang w:val="en-GB"/>
                </w:rPr>
                <w:t>https://search.et.gr/el/</w:t>
              </w:r>
            </w:hyperlink>
            <w:r w:rsidRPr="00292DEB">
              <w:rPr>
                <w:rFonts w:cs="Arial"/>
                <w:color w:val="000000"/>
                <w:lang w:val="en-GB"/>
              </w:rPr>
              <w:t xml:space="preserve"> </w:t>
            </w:r>
          </w:p>
          <w:p w14:paraId="099960A8" w14:textId="7A2898A0"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55712E8"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45157388" w14:textId="77777777" w:rsidR="005D0FED" w:rsidRPr="00292DEB" w:rsidRDefault="005D0FED" w:rsidP="00CD2271">
            <w:pPr>
              <w:spacing w:line="276" w:lineRule="auto"/>
              <w:rPr>
                <w:rFonts w:cs="Arial"/>
                <w:color w:val="0000FF"/>
                <w:lang w:val="en-US"/>
              </w:rPr>
            </w:pPr>
          </w:p>
        </w:tc>
        <w:tc>
          <w:tcPr>
            <w:tcW w:w="127" w:type="pct"/>
          </w:tcPr>
          <w:p w14:paraId="487CFFA9" w14:textId="77777777" w:rsidR="005D0FED" w:rsidRPr="00292DEB" w:rsidRDefault="005D0FED" w:rsidP="00CD2271">
            <w:pPr>
              <w:spacing w:line="276" w:lineRule="auto"/>
              <w:rPr>
                <w:rFonts w:cs="Arial"/>
                <w:color w:val="0000FF"/>
                <w:lang w:val="fr-FR"/>
              </w:rPr>
            </w:pPr>
            <w:r w:rsidRPr="00292DEB">
              <w:rPr>
                <w:rFonts w:cs="Arial"/>
                <w:color w:val="0000FF"/>
                <w:lang w:val="fr-FR"/>
              </w:rPr>
              <w:t>1</w:t>
            </w:r>
          </w:p>
          <w:p w14:paraId="466C73C4" w14:textId="77777777" w:rsidR="005D0FED" w:rsidRPr="00292DEB" w:rsidRDefault="005D0FED" w:rsidP="00CD2271">
            <w:pPr>
              <w:spacing w:line="276" w:lineRule="auto"/>
              <w:rPr>
                <w:rFonts w:cs="Arial"/>
                <w:color w:val="0000FF"/>
                <w:lang w:val="en-US"/>
              </w:rPr>
            </w:pPr>
          </w:p>
        </w:tc>
        <w:tc>
          <w:tcPr>
            <w:tcW w:w="402" w:type="pct"/>
          </w:tcPr>
          <w:p w14:paraId="7E68C4C4"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516CC9E" w14:textId="77777777" w:rsidR="005D0FED" w:rsidRPr="00292DEB" w:rsidRDefault="005D0FED" w:rsidP="00CD2271">
            <w:pPr>
              <w:spacing w:line="276" w:lineRule="auto"/>
              <w:rPr>
                <w:rFonts w:cs="Arial"/>
                <w:color w:val="0000FF"/>
                <w:lang w:val="en-US"/>
              </w:rPr>
            </w:pPr>
          </w:p>
        </w:tc>
      </w:tr>
      <w:tr w:rsidR="005D0FED" w:rsidRPr="00292DEB" w14:paraId="4A525C3C" w14:textId="77777777" w:rsidTr="005D0FED">
        <w:tc>
          <w:tcPr>
            <w:tcW w:w="193" w:type="pct"/>
          </w:tcPr>
          <w:p w14:paraId="3D3C4864" w14:textId="77777777" w:rsidR="005D0FED" w:rsidRPr="00292DEB" w:rsidRDefault="005D0FED" w:rsidP="00CD2271">
            <w:pPr>
              <w:spacing w:line="276" w:lineRule="auto"/>
              <w:jc w:val="left"/>
              <w:rPr>
                <w:rFonts w:cs="Arial"/>
                <w:lang w:val="en-GB"/>
              </w:rPr>
            </w:pPr>
            <w:r w:rsidRPr="00292DEB">
              <w:rPr>
                <w:rFonts w:cs="Arial"/>
                <w:lang w:val="en-GB"/>
              </w:rPr>
              <w:t>EL</w:t>
            </w:r>
          </w:p>
          <w:p w14:paraId="4CB1F387" w14:textId="77777777" w:rsidR="005D0FED" w:rsidRPr="00292DEB" w:rsidRDefault="005D0FED" w:rsidP="00CD2271">
            <w:pPr>
              <w:spacing w:line="276" w:lineRule="auto"/>
              <w:jc w:val="left"/>
              <w:rPr>
                <w:rFonts w:cs="Arial"/>
                <w:lang w:val="en-GB"/>
              </w:rPr>
            </w:pPr>
            <w:r w:rsidRPr="00292DEB">
              <w:rPr>
                <w:rFonts w:cs="Arial"/>
                <w:lang w:val="en-GB"/>
              </w:rPr>
              <w:t>EL</w:t>
            </w:r>
          </w:p>
          <w:p w14:paraId="61D872A9" w14:textId="77777777" w:rsidR="005D0FED" w:rsidRPr="00292DEB" w:rsidRDefault="005D0FED" w:rsidP="00CD2271">
            <w:pPr>
              <w:spacing w:line="276" w:lineRule="auto"/>
              <w:jc w:val="left"/>
              <w:rPr>
                <w:rFonts w:cs="Arial"/>
                <w:lang w:val="en-GB"/>
              </w:rPr>
            </w:pPr>
            <w:r w:rsidRPr="00292DEB">
              <w:rPr>
                <w:rFonts w:cs="Arial"/>
                <w:lang w:val="en-GB"/>
              </w:rPr>
              <w:t>EL</w:t>
            </w:r>
          </w:p>
          <w:p w14:paraId="7E717EB8" w14:textId="759AA2D8" w:rsidR="005D0FED" w:rsidRPr="00292DEB" w:rsidRDefault="005D0FED" w:rsidP="00CD2271">
            <w:pPr>
              <w:spacing w:line="276" w:lineRule="auto"/>
              <w:jc w:val="left"/>
              <w:rPr>
                <w:rFonts w:cs="Arial"/>
                <w:b/>
                <w:lang w:val="es-ES"/>
              </w:rPr>
            </w:pPr>
          </w:p>
        </w:tc>
        <w:tc>
          <w:tcPr>
            <w:tcW w:w="1371" w:type="pct"/>
          </w:tcPr>
          <w:p w14:paraId="22AD849C" w14:textId="77777777" w:rsidR="005D0FED" w:rsidRPr="00292DEB" w:rsidRDefault="005D0FED" w:rsidP="00CD2271">
            <w:pPr>
              <w:spacing w:line="276" w:lineRule="auto"/>
              <w:rPr>
                <w:rFonts w:cs="Arial"/>
              </w:rPr>
            </w:pPr>
            <w:r w:rsidRPr="00292DEB">
              <w:rPr>
                <w:rFonts w:cs="Arial"/>
                <w:i/>
                <w:iCs/>
              </w:rPr>
              <w:t>1. Säule</w:t>
            </w:r>
            <w:r w:rsidRPr="00292DEB">
              <w:rPr>
                <w:rFonts w:cs="Arial"/>
              </w:rPr>
              <w:t>:</w:t>
            </w:r>
          </w:p>
          <w:p w14:paraId="75C515EE" w14:textId="77777777" w:rsidR="005D0FED" w:rsidRPr="00292DEB" w:rsidRDefault="005D0FED" w:rsidP="00CD2271">
            <w:pPr>
              <w:spacing w:line="276" w:lineRule="auto"/>
              <w:rPr>
                <w:rFonts w:cs="Arial"/>
              </w:rPr>
            </w:pPr>
            <w:r w:rsidRPr="00292DEB">
              <w:rPr>
                <w:rFonts w:cs="Arial"/>
              </w:rPr>
              <w:t>1/Hauptrente der e-EFKA:</w:t>
            </w:r>
          </w:p>
          <w:p w14:paraId="24E753AF" w14:textId="77777777" w:rsidR="005D0FED" w:rsidRPr="00292DEB" w:rsidRDefault="005D0FED" w:rsidP="00CD2271">
            <w:pPr>
              <w:spacing w:line="276" w:lineRule="auto"/>
              <w:rPr>
                <w:rFonts w:cs="Arial"/>
              </w:rPr>
            </w:pPr>
            <w:r w:rsidRPr="00292DEB">
              <w:rPr>
                <w:rFonts w:cs="Arial"/>
              </w:rPr>
              <w:t xml:space="preserve">Obligatorisches Sozialversicherungssystem, das alle Arbeitnehmer und Selbstständigen abdeckt. Die Hauptrente enthält die </w:t>
            </w:r>
            <w:r w:rsidRPr="00292DEB">
              <w:rPr>
                <w:rFonts w:cs="Arial"/>
                <w:color w:val="008000"/>
              </w:rPr>
              <w:t xml:space="preserve">staatliche Rente </w:t>
            </w:r>
            <w:r w:rsidRPr="00292DEB">
              <w:rPr>
                <w:rFonts w:cs="Arial"/>
              </w:rPr>
              <w:t>(</w:t>
            </w:r>
            <w:r w:rsidRPr="00292DEB">
              <w:rPr>
                <w:rFonts w:cs="Arial"/>
                <w:i/>
                <w:color w:val="008080"/>
              </w:rPr>
              <w:t>ΕΘΝΙΚΗ ΣΥΝΤΑΞΗ</w:t>
            </w:r>
            <w:r w:rsidRPr="00292DEB">
              <w:rPr>
                <w:rFonts w:cs="Arial"/>
              </w:rPr>
              <w:t>) und die beitragsabhängige Rente (</w:t>
            </w:r>
            <w:r w:rsidRPr="00292DEB">
              <w:rPr>
                <w:rFonts w:cs="Arial"/>
                <w:i/>
                <w:color w:val="008080"/>
                <w:lang w:val="en-GB"/>
              </w:rPr>
              <w:t>ΑΝΤΑΠΟΔΟΤΙΚΗ</w:t>
            </w:r>
            <w:r w:rsidRPr="00292DEB">
              <w:rPr>
                <w:rFonts w:cs="Arial"/>
                <w:i/>
                <w:color w:val="008080"/>
              </w:rPr>
              <w:t xml:space="preserve"> </w:t>
            </w:r>
            <w:r w:rsidRPr="00292DEB">
              <w:rPr>
                <w:rFonts w:cs="Arial"/>
                <w:i/>
                <w:color w:val="008080"/>
                <w:lang w:val="en-GB"/>
              </w:rPr>
              <w:t>ΣΥΝΤΑΞΗ</w:t>
            </w:r>
            <w:r w:rsidRPr="00292DEB">
              <w:rPr>
                <w:rFonts w:cs="Arial"/>
              </w:rPr>
              <w:t xml:space="preserve">). Das System wird finanziert durch Beiträge für die beitragsabhängige Rente und durch den Staatshaushalt für die staatliche Rente. </w:t>
            </w:r>
          </w:p>
          <w:p w14:paraId="59821CBE" w14:textId="77777777" w:rsidR="005D0FED" w:rsidRPr="00292DEB" w:rsidRDefault="005D0FED" w:rsidP="00CD2271">
            <w:pPr>
              <w:spacing w:line="276" w:lineRule="auto"/>
              <w:rPr>
                <w:rFonts w:cs="Arial"/>
              </w:rPr>
            </w:pPr>
            <w:r w:rsidRPr="00292DEB">
              <w:rPr>
                <w:rFonts w:cs="Arial"/>
              </w:rPr>
              <w:t xml:space="preserve">Es wird im Umlageverfahren (pay-as-you-go (PAYG)) verwaltet und bietet entgeltbezogene Leistungen, die auf Leistungszusagen (Defined Benefits (DB)) beruhen für die beitragsabhängige Rente und Pauschalleistungen für die staatliche Rente. </w:t>
            </w:r>
          </w:p>
          <w:p w14:paraId="6F957964" w14:textId="77777777" w:rsidR="005D0FED" w:rsidRPr="00292DEB" w:rsidRDefault="005D0FED" w:rsidP="00CD2271">
            <w:pPr>
              <w:spacing w:line="276" w:lineRule="auto"/>
              <w:rPr>
                <w:rFonts w:cs="Arial"/>
              </w:rPr>
            </w:pPr>
            <w:r w:rsidRPr="00292DEB">
              <w:rPr>
                <w:rFonts w:cs="Arial"/>
              </w:rPr>
              <w:t xml:space="preserve">2/ Hilfsrenten: </w:t>
            </w:r>
          </w:p>
          <w:p w14:paraId="545EDF66" w14:textId="77777777" w:rsidR="005D0FED" w:rsidRPr="00292DEB" w:rsidRDefault="005D0FED" w:rsidP="00CD2271">
            <w:pPr>
              <w:spacing w:line="276" w:lineRule="auto"/>
              <w:rPr>
                <w:rFonts w:cs="Arial"/>
              </w:rPr>
            </w:pPr>
            <w:r w:rsidRPr="00292DEB">
              <w:rPr>
                <w:rFonts w:cs="Arial"/>
              </w:rPr>
              <w:t xml:space="preserve">Hilfsrente der </w:t>
            </w:r>
            <w:r w:rsidRPr="00292DEB">
              <w:rPr>
                <w:rFonts w:cs="Arial"/>
                <w:color w:val="008000"/>
              </w:rPr>
              <w:t>e-EFKA</w:t>
            </w:r>
            <w:r w:rsidRPr="00292DEB">
              <w:rPr>
                <w:rFonts w:cs="Arial"/>
              </w:rPr>
              <w:t xml:space="preserve">: </w:t>
            </w:r>
          </w:p>
          <w:p w14:paraId="56AD1F73" w14:textId="77777777" w:rsidR="005D0FED" w:rsidRPr="00292DEB" w:rsidRDefault="005D0FED" w:rsidP="00CD2271">
            <w:pPr>
              <w:spacing w:line="276" w:lineRule="auto"/>
              <w:rPr>
                <w:rFonts w:cs="Arial"/>
                <w:color w:val="C00000"/>
              </w:rPr>
            </w:pPr>
            <w:r w:rsidRPr="00292DEB">
              <w:rPr>
                <w:rFonts w:cs="Arial"/>
              </w:rPr>
              <w:t xml:space="preserve">Obligatorisches Sozialversicherungssystem, das alle Arbeitnehmer und die meisten Selbstständigen zu den gleichen Bedingungen abdeckt wie für die Hauptrente. Sie wird durch Arbeitnehmer- und Arbeitgeberbeiträge finanziert und im Umlageverfahren (pay-as-you-go (PAYG)) verwaltet. Sie bietet entgeltbezogene Leistungen auf Grundlage von Leistungszusagen (Defined Benefits (DB)) für den Versicherungszeitraum bis 31. Dezember 2012 und eines fktiv beitragsorientierten Systems (Notional Defined Contributions, NDC) für den Versicherungszeitraum ab Januar </w:t>
            </w:r>
            <w:r w:rsidRPr="00292DEB">
              <w:rPr>
                <w:rFonts w:cs="Arial"/>
                <w:color w:val="C00000"/>
              </w:rPr>
              <w:t>2015.</w:t>
            </w:r>
          </w:p>
          <w:p w14:paraId="4A9C5EFC" w14:textId="77777777" w:rsidR="005D0FED" w:rsidRPr="00292DEB" w:rsidRDefault="005D0FED" w:rsidP="00CD2271">
            <w:pPr>
              <w:spacing w:line="276" w:lineRule="auto"/>
              <w:rPr>
                <w:rFonts w:cs="Arial"/>
              </w:rPr>
            </w:pPr>
            <w:r w:rsidRPr="00292DEB">
              <w:rPr>
                <w:rFonts w:cs="Arial"/>
              </w:rPr>
              <w:t xml:space="preserve">Hilfsrente der </w:t>
            </w:r>
            <w:r w:rsidRPr="00292DEB">
              <w:rPr>
                <w:rFonts w:cs="Arial"/>
                <w:color w:val="008000"/>
              </w:rPr>
              <w:t>TEKA:</w:t>
            </w:r>
          </w:p>
          <w:p w14:paraId="6BF4CC13" w14:textId="77777777" w:rsidR="005D0FED" w:rsidRPr="00292DEB" w:rsidRDefault="005D0FED" w:rsidP="00CD2271">
            <w:pPr>
              <w:spacing w:line="276" w:lineRule="auto"/>
              <w:rPr>
                <w:rFonts w:cs="Arial"/>
              </w:rPr>
            </w:pPr>
            <w:r w:rsidRPr="00292DEB">
              <w:rPr>
                <w:rFonts w:cs="Arial"/>
                <w:color w:val="008000"/>
              </w:rPr>
              <w:t>TEKA (</w:t>
            </w:r>
            <w:r w:rsidRPr="00292DEB">
              <w:rPr>
                <w:rFonts w:cs="Arial"/>
              </w:rPr>
              <w:t xml:space="preserve">Hellenische leistungsorientierte Hilfsrentenkasse - </w:t>
            </w:r>
            <w:r w:rsidRPr="00292DEB">
              <w:rPr>
                <w:rFonts w:cs="Arial"/>
                <w:i/>
                <w:color w:val="008080"/>
                <w:lang w:val="en-GB"/>
              </w:rPr>
              <w:t>ΤΑΜΕΙΟ</w:t>
            </w:r>
            <w:r w:rsidRPr="00292DEB">
              <w:rPr>
                <w:rFonts w:cs="Arial"/>
                <w:i/>
                <w:color w:val="008080"/>
              </w:rPr>
              <w:t xml:space="preserve"> </w:t>
            </w:r>
            <w:r w:rsidRPr="00292DEB">
              <w:rPr>
                <w:rFonts w:cs="Arial"/>
                <w:i/>
                <w:color w:val="008080"/>
                <w:lang w:val="en-GB"/>
              </w:rPr>
              <w:t>ΕΠΙΚΟΥΡΙΚΗΣ</w:t>
            </w:r>
            <w:r w:rsidRPr="00292DEB">
              <w:rPr>
                <w:rFonts w:cs="Arial"/>
                <w:i/>
                <w:color w:val="008080"/>
              </w:rPr>
              <w:t xml:space="preserve"> </w:t>
            </w:r>
            <w:r w:rsidRPr="00292DEB">
              <w:rPr>
                <w:rFonts w:cs="Arial"/>
                <w:i/>
                <w:color w:val="008080"/>
                <w:lang w:val="en-GB"/>
              </w:rPr>
              <w:t>ΚΕΦΑΛΑΙΟΠΟΙΗΤΙΚΗΣ</w:t>
            </w:r>
            <w:r w:rsidRPr="00292DEB">
              <w:rPr>
                <w:rFonts w:cs="Arial"/>
                <w:i/>
                <w:color w:val="008080"/>
              </w:rPr>
              <w:t xml:space="preserve"> </w:t>
            </w:r>
            <w:r w:rsidRPr="00292DEB">
              <w:rPr>
                <w:rFonts w:cs="Arial"/>
                <w:i/>
                <w:color w:val="008080"/>
                <w:lang w:val="en-GB"/>
              </w:rPr>
              <w:t>ΑΣΦΑΛΙΣΗΣ</w:t>
            </w:r>
            <w:r w:rsidRPr="00292DEB">
              <w:rPr>
                <w:rFonts w:cs="Arial"/>
                <w:color w:val="008080"/>
              </w:rPr>
              <w:t xml:space="preserve">) </w:t>
            </w:r>
            <w:r w:rsidRPr="00292DEB">
              <w:rPr>
                <w:rFonts w:cs="Arial"/>
              </w:rPr>
              <w:t xml:space="preserve">ist eine kapitalgedeckte, beitragsorientierte Kasse (defined contributions, DC), welche entsprechend dem kapitalgedeckten System läuft und Berufsanfänger seit </w:t>
            </w:r>
            <w:r w:rsidRPr="00292DEB">
              <w:rPr>
                <w:rFonts w:cs="Arial"/>
                <w:color w:val="C00000"/>
              </w:rPr>
              <w:t xml:space="preserve">1.1.2022 </w:t>
            </w:r>
            <w:r w:rsidRPr="00292DEB">
              <w:rPr>
                <w:rFonts w:cs="Arial"/>
              </w:rPr>
              <w:t xml:space="preserve">abdeckt. Sie ist auch obligatorisch für alle Personen, die nach dem </w:t>
            </w:r>
            <w:r w:rsidRPr="00292DEB">
              <w:rPr>
                <w:rFonts w:cs="Arial"/>
                <w:color w:val="C00000"/>
              </w:rPr>
              <w:t xml:space="preserve">1.1.2004 </w:t>
            </w:r>
            <w:r w:rsidRPr="00292DEB">
              <w:rPr>
                <w:rFonts w:cs="Arial"/>
              </w:rPr>
              <w:lastRenderedPageBreak/>
              <w:t>geboren wurden, sofern sie übe</w:t>
            </w:r>
            <w:r w:rsidRPr="00292DEB">
              <w:rPr>
                <w:rFonts w:cs="Arial"/>
                <w:color w:val="000000" w:themeColor="text1"/>
              </w:rPr>
              <w:t xml:space="preserve">r eine Zusatzversicherung verfügen (alle Arbeitnehmer und bestimmte Kategorien von Selbstständigen). </w:t>
            </w:r>
          </w:p>
          <w:p w14:paraId="2945EFA3" w14:textId="77777777" w:rsidR="005D0FED" w:rsidRPr="00292DEB" w:rsidRDefault="005D0FED" w:rsidP="00CD2271">
            <w:pPr>
              <w:spacing w:line="276" w:lineRule="auto"/>
              <w:rPr>
                <w:rFonts w:cs="Arial"/>
              </w:rPr>
            </w:pPr>
            <w:r w:rsidRPr="00292DEB">
              <w:rPr>
                <w:rFonts w:cs="Arial"/>
              </w:rPr>
              <w:t xml:space="preserve">3/ Zusatzleistungen für bestimmte Berufsgruppen, wie z.B.: Pauschalleistungen (Beamte, Militärangehörige, Ingenieure, Rechtsanwälte etc.) und Dividenden (Beamte, Militärangehörige), erbracht von entsprechenden Wertpapierfonds, welche zum größten Teil in die </w:t>
            </w:r>
            <w:r w:rsidRPr="00292DEB">
              <w:rPr>
                <w:rFonts w:cs="Arial"/>
                <w:color w:val="008000"/>
              </w:rPr>
              <w:t>e-EFKA eingebettet sind</w:t>
            </w:r>
            <w:r w:rsidRPr="00292DEB">
              <w:rPr>
                <w:rFonts w:cs="Arial"/>
              </w:rPr>
              <w:t>.</w:t>
            </w:r>
          </w:p>
          <w:p w14:paraId="7B070811" w14:textId="77777777" w:rsidR="005D0FED" w:rsidRPr="00292DEB" w:rsidRDefault="005D0FED" w:rsidP="00CD2271">
            <w:pPr>
              <w:spacing w:line="276" w:lineRule="auto"/>
              <w:rPr>
                <w:rFonts w:cs="Arial"/>
              </w:rPr>
            </w:pPr>
          </w:p>
          <w:p w14:paraId="57CD7BCB" w14:textId="77777777" w:rsidR="005D0FED" w:rsidRPr="00292DEB" w:rsidRDefault="005D0FED" w:rsidP="00CD2271">
            <w:pPr>
              <w:spacing w:line="276" w:lineRule="auto"/>
              <w:rPr>
                <w:rFonts w:cs="Arial"/>
                <w:i/>
                <w:iCs/>
              </w:rPr>
            </w:pPr>
            <w:r w:rsidRPr="00292DEB">
              <w:rPr>
                <w:rFonts w:cs="Arial"/>
                <w:i/>
                <w:iCs/>
              </w:rPr>
              <w:t>2. Säule:</w:t>
            </w:r>
          </w:p>
          <w:p w14:paraId="01131243" w14:textId="77777777" w:rsidR="005D0FED" w:rsidRPr="00292DEB" w:rsidRDefault="005D0FED" w:rsidP="00CD2271">
            <w:pPr>
              <w:spacing w:line="276" w:lineRule="auto"/>
              <w:jc w:val="left"/>
              <w:rPr>
                <w:rFonts w:cs="Arial"/>
                <w:highlight w:val="yellow"/>
              </w:rPr>
            </w:pPr>
            <w:r w:rsidRPr="00292DEB">
              <w:rPr>
                <w:rFonts w:cs="Arial"/>
              </w:rPr>
              <w:t xml:space="preserve">Die 2. Säule bietet Zusatzrenten. Sie umfasst </w:t>
            </w:r>
            <w:r w:rsidRPr="00292DEB">
              <w:rPr>
                <w:rFonts w:cs="Arial"/>
                <w:color w:val="C00000"/>
              </w:rPr>
              <w:t>4</w:t>
            </w:r>
            <w:r w:rsidRPr="00292DEB">
              <w:rPr>
                <w:rFonts w:cs="Arial"/>
              </w:rPr>
              <w:t xml:space="preserve"> obligatorische Betriebsrentenfonds, welche entgeltbezogene Leistungen auf Hybridbasis erbringen (beitragsorientiert, angepasst entsprechend versicherungsmathematischen Bewertungen und verfügbarem Kapital), sowie </w:t>
            </w:r>
            <w:r w:rsidRPr="00292DEB">
              <w:rPr>
                <w:rFonts w:cs="Arial"/>
                <w:color w:val="C00000"/>
              </w:rPr>
              <w:t xml:space="preserve">27 </w:t>
            </w:r>
            <w:r w:rsidRPr="00292DEB">
              <w:rPr>
                <w:rFonts w:cs="Arial"/>
              </w:rPr>
              <w:t xml:space="preserve">freiwillige Betriebsrentenfonds </w:t>
            </w:r>
            <w:r w:rsidRPr="00292DEB">
              <w:rPr>
                <w:rFonts w:cs="Arial"/>
                <w:i/>
                <w:color w:val="008080"/>
              </w:rPr>
              <w:t>(</w:t>
            </w:r>
            <w:r w:rsidRPr="00292DEB">
              <w:rPr>
                <w:rFonts w:cs="Arial"/>
                <w:i/>
                <w:color w:val="008080"/>
                <w:lang w:val="en-GB"/>
              </w:rPr>
              <w:t>ΤΑΜΕΙΑ</w:t>
            </w:r>
            <w:r w:rsidRPr="00292DEB">
              <w:rPr>
                <w:rFonts w:cs="Arial"/>
                <w:i/>
                <w:color w:val="008080"/>
              </w:rPr>
              <w:t xml:space="preserve"> </w:t>
            </w:r>
            <w:r w:rsidRPr="00292DEB">
              <w:rPr>
                <w:rFonts w:cs="Arial"/>
                <w:i/>
                <w:color w:val="008080"/>
                <w:lang w:val="en-GB"/>
              </w:rPr>
              <w:t>ΕΠΑΓΓΕΛΜΑΤΙΚΗΣ</w:t>
            </w:r>
            <w:r w:rsidRPr="00292DEB">
              <w:rPr>
                <w:rFonts w:cs="Arial"/>
                <w:i/>
                <w:color w:val="008080"/>
              </w:rPr>
              <w:t xml:space="preserve"> </w:t>
            </w:r>
            <w:r w:rsidRPr="00292DEB">
              <w:rPr>
                <w:rFonts w:cs="Arial"/>
                <w:i/>
                <w:color w:val="008080"/>
                <w:lang w:val="en-GB"/>
              </w:rPr>
              <w:t>ΑΣΦΑΛΙΣΗΣ</w:t>
            </w:r>
            <w:r w:rsidRPr="00292DEB">
              <w:rPr>
                <w:rFonts w:cs="Arial"/>
                <w:i/>
                <w:color w:val="008080"/>
              </w:rPr>
              <w:t>-</w:t>
            </w:r>
            <w:r w:rsidRPr="00292DEB">
              <w:rPr>
                <w:rFonts w:cs="Arial"/>
                <w:i/>
                <w:color w:val="008080"/>
                <w:lang w:val="en-GB"/>
              </w:rPr>
              <w:t>ΤΕΑ</w:t>
            </w:r>
            <w:r w:rsidRPr="00292DEB">
              <w:rPr>
                <w:rFonts w:cs="Arial"/>
                <w:i/>
              </w:rPr>
              <w:t>)</w:t>
            </w:r>
            <w:r w:rsidRPr="00292DEB">
              <w:rPr>
                <w:rFonts w:cs="Arial"/>
              </w:rPr>
              <w:t>, welche voll finanziert sind.</w:t>
            </w:r>
          </w:p>
          <w:p w14:paraId="53B03CF3" w14:textId="77777777" w:rsidR="005D0FED" w:rsidRPr="00292DEB" w:rsidRDefault="005D0FED" w:rsidP="00CD2271">
            <w:pPr>
              <w:spacing w:line="276" w:lineRule="auto"/>
              <w:rPr>
                <w:rFonts w:cs="Arial"/>
                <w:highlight w:val="yellow"/>
              </w:rPr>
            </w:pPr>
          </w:p>
          <w:p w14:paraId="2B1F215A" w14:textId="77777777" w:rsidR="005D0FED" w:rsidRPr="00292DEB" w:rsidRDefault="005D0FED" w:rsidP="00CD2271">
            <w:pPr>
              <w:spacing w:line="276" w:lineRule="auto"/>
              <w:rPr>
                <w:rFonts w:cs="Arial"/>
              </w:rPr>
            </w:pPr>
            <w:r w:rsidRPr="00292DEB">
              <w:rPr>
                <w:rFonts w:cs="Arial"/>
                <w:i/>
              </w:rPr>
              <w:t>3. Säule</w:t>
            </w:r>
          </w:p>
          <w:p w14:paraId="644F4E4A" w14:textId="77777777" w:rsidR="005D0FED" w:rsidRPr="00292DEB" w:rsidRDefault="005D0FED" w:rsidP="00CD2271">
            <w:pPr>
              <w:spacing w:line="276" w:lineRule="auto"/>
              <w:rPr>
                <w:rFonts w:cs="Arial"/>
              </w:rPr>
            </w:pPr>
            <w:r w:rsidRPr="00292DEB">
              <w:rPr>
                <w:rFonts w:cs="Arial"/>
              </w:rPr>
              <w:t>Diese Säule beruht auf Freiwilligkeit und umfasst private Versicherungssysteme.</w:t>
            </w:r>
          </w:p>
          <w:p w14:paraId="517B497E" w14:textId="77777777" w:rsidR="005D0FED" w:rsidRPr="00292DEB" w:rsidRDefault="005D0FED" w:rsidP="00CD2271">
            <w:pPr>
              <w:spacing w:line="276" w:lineRule="auto"/>
              <w:rPr>
                <w:rFonts w:cs="Arial"/>
              </w:rPr>
            </w:pPr>
          </w:p>
          <w:p w14:paraId="01BF5419" w14:textId="77777777" w:rsidR="005D0FED" w:rsidRPr="00292DEB" w:rsidRDefault="005D0FED" w:rsidP="00CD2271">
            <w:pPr>
              <w:spacing w:line="276" w:lineRule="auto"/>
              <w:rPr>
                <w:rFonts w:cs="Arial"/>
              </w:rPr>
            </w:pPr>
            <w:r w:rsidRPr="00292DEB">
              <w:rPr>
                <w:rFonts w:cs="Arial"/>
              </w:rPr>
              <w:t xml:space="preserve">Sowohl die 2. und 3. Säule als auch die Hilfsrenten der </w:t>
            </w:r>
            <w:r w:rsidRPr="00292DEB">
              <w:rPr>
                <w:rFonts w:cs="Arial"/>
                <w:color w:val="008000"/>
              </w:rPr>
              <w:t>e-EFKA</w:t>
            </w:r>
            <w:r w:rsidRPr="00292DEB">
              <w:rPr>
                <w:rFonts w:cs="Arial"/>
              </w:rPr>
              <w:t xml:space="preserve"> und </w:t>
            </w:r>
            <w:r w:rsidRPr="00292DEB">
              <w:rPr>
                <w:rFonts w:cs="Arial"/>
                <w:color w:val="008000"/>
              </w:rPr>
              <w:t>TEKA</w:t>
            </w:r>
            <w:r w:rsidRPr="00292DEB">
              <w:rPr>
                <w:rFonts w:cs="Arial"/>
              </w:rPr>
              <w:t xml:space="preserve"> sowie sonstige Leistungen für bestimmte Berufsgruppen (1. Säule) sind nicht in den MISSOC-Tabellen dargestellt. </w:t>
            </w:r>
          </w:p>
          <w:p w14:paraId="2409F716" w14:textId="77777777" w:rsidR="005D0FED" w:rsidRPr="00292DEB" w:rsidRDefault="005D0FED" w:rsidP="00CD2271">
            <w:pPr>
              <w:spacing w:line="276" w:lineRule="auto"/>
              <w:rPr>
                <w:rFonts w:cs="Arial"/>
              </w:rPr>
            </w:pPr>
          </w:p>
          <w:p w14:paraId="2D58BCB8" w14:textId="77777777" w:rsidR="005D0FED" w:rsidRPr="00292DEB" w:rsidRDefault="005D0FED" w:rsidP="00CD2271">
            <w:pPr>
              <w:spacing w:line="276" w:lineRule="auto"/>
              <w:rPr>
                <w:rFonts w:cs="Arial"/>
              </w:rPr>
            </w:pPr>
            <w:r w:rsidRPr="00292DEB">
              <w:rPr>
                <w:rFonts w:cs="Arial"/>
              </w:rPr>
              <w:t xml:space="preserve">Unversicherte ältere Personen können eine bedarfsorientierte Leistung der </w:t>
            </w:r>
            <w:r w:rsidRPr="00292DEB">
              <w:rPr>
                <w:rFonts w:cs="Arial"/>
                <w:color w:val="008000"/>
              </w:rPr>
              <w:t>OPEKA</w:t>
            </w:r>
            <w:r w:rsidRPr="00292DEB">
              <w:rPr>
                <w:rFonts w:cs="Arial"/>
              </w:rPr>
              <w:t xml:space="preserve"> beziehen (siehe Tabelle XI zu “Garantierte Mindestleistungen” für nähere Informationen).</w:t>
            </w:r>
          </w:p>
          <w:p w14:paraId="62A21FDF" w14:textId="6598B141" w:rsidR="005D0FED" w:rsidRPr="00292DEB" w:rsidRDefault="005D0FED" w:rsidP="00CD2271">
            <w:pPr>
              <w:spacing w:line="276" w:lineRule="auto"/>
              <w:rPr>
                <w:rFonts w:cs="Arial"/>
                <w:i/>
                <w:iCs/>
              </w:rPr>
            </w:pPr>
          </w:p>
        </w:tc>
        <w:tc>
          <w:tcPr>
            <w:tcW w:w="1370" w:type="pct"/>
          </w:tcPr>
          <w:p w14:paraId="404CB264" w14:textId="77777777" w:rsidR="005D0FED" w:rsidRPr="00292DEB" w:rsidRDefault="005D0FED" w:rsidP="00CD2271">
            <w:pPr>
              <w:spacing w:line="276" w:lineRule="auto"/>
              <w:rPr>
                <w:rFonts w:cs="Arial"/>
                <w:i/>
                <w:iCs/>
                <w:lang w:val="fr-BE"/>
              </w:rPr>
            </w:pPr>
            <w:r w:rsidRPr="00292DEB">
              <w:rPr>
                <w:rFonts w:cs="Arial"/>
                <w:i/>
                <w:iCs/>
                <w:lang w:val="fr-BE"/>
              </w:rPr>
              <w:lastRenderedPageBreak/>
              <w:t>1</w:t>
            </w:r>
            <w:r w:rsidRPr="00292DEB">
              <w:rPr>
                <w:rFonts w:cs="Arial"/>
                <w:i/>
                <w:iCs/>
                <w:vertAlign w:val="superscript"/>
                <w:lang w:val="fr-BE"/>
              </w:rPr>
              <w:t>er</w:t>
            </w:r>
            <w:r w:rsidRPr="00292DEB">
              <w:rPr>
                <w:rFonts w:cs="Arial"/>
                <w:i/>
                <w:iCs/>
                <w:lang w:val="fr-BE"/>
              </w:rPr>
              <w:t xml:space="preserve"> pilier</w:t>
            </w:r>
          </w:p>
          <w:p w14:paraId="59646E1C" w14:textId="77777777" w:rsidR="005D0FED" w:rsidRPr="00292DEB" w:rsidRDefault="005D0FED" w:rsidP="00CD2271">
            <w:pPr>
              <w:spacing w:line="276" w:lineRule="auto"/>
              <w:rPr>
                <w:rFonts w:cs="Arial"/>
                <w:lang w:val="fr-BE"/>
              </w:rPr>
            </w:pPr>
            <w:r w:rsidRPr="00292DEB">
              <w:rPr>
                <w:rFonts w:cs="Arial"/>
                <w:lang w:val="fr-BE"/>
              </w:rPr>
              <w:t>1/ Pension principale de l’e-EFKA:</w:t>
            </w:r>
          </w:p>
          <w:p w14:paraId="7CE10275" w14:textId="77777777" w:rsidR="005D0FED" w:rsidRPr="00292DEB" w:rsidRDefault="005D0FED" w:rsidP="00CD2271">
            <w:pPr>
              <w:spacing w:line="276" w:lineRule="auto"/>
              <w:rPr>
                <w:rFonts w:cs="Arial"/>
                <w:lang w:val="fr-BE"/>
              </w:rPr>
            </w:pPr>
            <w:r w:rsidRPr="00292DEB">
              <w:rPr>
                <w:rFonts w:cs="Arial"/>
                <w:lang w:val="fr-BE"/>
              </w:rPr>
              <w:t>Système d'assurance sociale obligatoire couvrant tous les salariés et les travailleurs indépendants. La pension principale comprend la</w:t>
            </w:r>
            <w:r w:rsidRPr="00292DEB">
              <w:rPr>
                <w:rFonts w:cs="Arial"/>
                <w:color w:val="008000"/>
                <w:lang w:val="fr-BE"/>
              </w:rPr>
              <w:t xml:space="preserve"> pension nationale</w:t>
            </w:r>
            <w:r w:rsidRPr="00292DEB">
              <w:rPr>
                <w:rFonts w:cs="Arial"/>
                <w:lang w:val="fr-BE"/>
              </w:rPr>
              <w:t xml:space="preserve"> (</w:t>
            </w:r>
            <w:r w:rsidRPr="00292DEB">
              <w:rPr>
                <w:rFonts w:cs="Arial"/>
                <w:i/>
                <w:color w:val="008080"/>
                <w:lang w:val="fr-BE"/>
              </w:rPr>
              <w:t>ΕΘΝΙΚΗ ΣΥΝΤΑΞΗ</w:t>
            </w:r>
            <w:r w:rsidRPr="00292DEB">
              <w:rPr>
                <w:rFonts w:cs="Arial"/>
                <w:lang w:val="fr-BE"/>
              </w:rPr>
              <w:t xml:space="preserve">) et la </w:t>
            </w:r>
            <w:r w:rsidRPr="00292DEB">
              <w:rPr>
                <w:rFonts w:cs="Arial"/>
                <w:color w:val="008000"/>
                <w:lang w:val="fr-BE"/>
              </w:rPr>
              <w:t>pension contributive</w:t>
            </w:r>
            <w:r w:rsidRPr="00292DEB">
              <w:rPr>
                <w:rFonts w:cs="Arial"/>
                <w:lang w:val="fr-BE"/>
              </w:rPr>
              <w:t xml:space="preserve"> (</w:t>
            </w:r>
            <w:r w:rsidRPr="00292DEB">
              <w:rPr>
                <w:rFonts w:cs="Arial"/>
                <w:i/>
                <w:color w:val="008080"/>
                <w:lang w:val="fr-BE"/>
              </w:rPr>
              <w:t>ΑΝΤΑΠΟΔΟΤΙΚΗ ΣΥΝΤΑΞΗ</w:t>
            </w:r>
            <w:r w:rsidRPr="00292DEB">
              <w:rPr>
                <w:rFonts w:cs="Arial"/>
                <w:lang w:val="fr-BE"/>
              </w:rPr>
              <w:t xml:space="preserve">). Le système est financé par les cotisations pour la </w:t>
            </w:r>
            <w:r w:rsidRPr="00292DEB">
              <w:rPr>
                <w:rFonts w:cs="Arial"/>
                <w:color w:val="008000"/>
                <w:lang w:val="fr-BE"/>
              </w:rPr>
              <w:t>pension contributive</w:t>
            </w:r>
            <w:r w:rsidRPr="00292DEB">
              <w:rPr>
                <w:rFonts w:cs="Arial"/>
                <w:lang w:val="fr-BE"/>
              </w:rPr>
              <w:t xml:space="preserve"> et par le budget de l’État pour la </w:t>
            </w:r>
            <w:r w:rsidRPr="00292DEB">
              <w:rPr>
                <w:rFonts w:cs="Arial"/>
                <w:color w:val="008000"/>
                <w:lang w:val="fr-BE"/>
              </w:rPr>
              <w:t>pension nationale</w:t>
            </w:r>
            <w:r w:rsidRPr="00292DEB">
              <w:rPr>
                <w:rFonts w:cs="Arial"/>
                <w:lang w:val="fr-BE"/>
              </w:rPr>
              <w:t xml:space="preserve">. </w:t>
            </w:r>
          </w:p>
          <w:p w14:paraId="5F283DFC" w14:textId="77777777" w:rsidR="005D0FED" w:rsidRPr="00292DEB" w:rsidRDefault="005D0FED" w:rsidP="00CD2271">
            <w:pPr>
              <w:spacing w:line="276" w:lineRule="auto"/>
              <w:rPr>
                <w:rFonts w:cs="Arial"/>
                <w:lang w:val="fr-BE"/>
              </w:rPr>
            </w:pPr>
            <w:r w:rsidRPr="00292DEB">
              <w:rPr>
                <w:rFonts w:cs="Arial"/>
                <w:lang w:val="fr-BE"/>
              </w:rPr>
              <w:t xml:space="preserve">Il est géré sur une base de financement par répartition et prévoit des prestations liées aux revenus et basées sur des prestations déterminées (PD) pour la </w:t>
            </w:r>
            <w:r w:rsidRPr="00292DEB">
              <w:rPr>
                <w:rFonts w:cs="Arial"/>
                <w:color w:val="008000"/>
                <w:lang w:val="fr-BE"/>
              </w:rPr>
              <w:t>pension contributive</w:t>
            </w:r>
            <w:r w:rsidRPr="00292DEB">
              <w:rPr>
                <w:rFonts w:cs="Arial"/>
                <w:lang w:val="fr-BE"/>
              </w:rPr>
              <w:t xml:space="preserve"> et des prestations forfaitaires pour la </w:t>
            </w:r>
            <w:r w:rsidRPr="00292DEB">
              <w:rPr>
                <w:rFonts w:cs="Arial"/>
                <w:color w:val="008000"/>
                <w:lang w:val="fr-BE"/>
              </w:rPr>
              <w:t>pension nationale</w:t>
            </w:r>
            <w:r w:rsidRPr="00292DEB">
              <w:rPr>
                <w:rFonts w:cs="Arial"/>
                <w:lang w:val="fr-BE"/>
              </w:rPr>
              <w:t xml:space="preserve">. </w:t>
            </w:r>
          </w:p>
          <w:p w14:paraId="25DED393" w14:textId="77777777" w:rsidR="005D0FED" w:rsidRPr="00292DEB" w:rsidRDefault="005D0FED" w:rsidP="00CD2271">
            <w:pPr>
              <w:spacing w:line="276" w:lineRule="auto"/>
              <w:rPr>
                <w:rFonts w:cs="Arial"/>
                <w:lang w:val="fr-BE"/>
              </w:rPr>
            </w:pPr>
            <w:r w:rsidRPr="00292DEB">
              <w:rPr>
                <w:rFonts w:cs="Arial"/>
                <w:lang w:val="fr-BE"/>
              </w:rPr>
              <w:t>2/ Pensions auxiliaires:</w:t>
            </w:r>
          </w:p>
          <w:p w14:paraId="70677EDF" w14:textId="77777777" w:rsidR="005D0FED" w:rsidRPr="00292DEB" w:rsidRDefault="005D0FED" w:rsidP="00CD2271">
            <w:pPr>
              <w:spacing w:line="276" w:lineRule="auto"/>
              <w:rPr>
                <w:rFonts w:cs="Arial"/>
                <w:lang w:val="fr-BE"/>
              </w:rPr>
            </w:pPr>
            <w:r w:rsidRPr="00292DEB">
              <w:rPr>
                <w:rFonts w:cs="Arial"/>
                <w:lang w:val="fr-BE"/>
              </w:rPr>
              <w:t xml:space="preserve">Pension auxiliaire de </w:t>
            </w:r>
            <w:r w:rsidRPr="00292DEB">
              <w:rPr>
                <w:rFonts w:cs="Arial"/>
                <w:color w:val="008000"/>
                <w:lang w:val="fr-BE"/>
              </w:rPr>
              <w:t>l’e-EFKA</w:t>
            </w:r>
            <w:r w:rsidRPr="00292DEB">
              <w:rPr>
                <w:rFonts w:cs="Arial"/>
                <w:lang w:val="fr-BE"/>
              </w:rPr>
              <w:t>:</w:t>
            </w:r>
          </w:p>
          <w:p w14:paraId="4D7B345C" w14:textId="77777777" w:rsidR="005D0FED" w:rsidRPr="00292DEB" w:rsidRDefault="005D0FED" w:rsidP="00CD2271">
            <w:pPr>
              <w:spacing w:line="276" w:lineRule="auto"/>
              <w:rPr>
                <w:rFonts w:cs="Arial"/>
                <w:lang w:val="fr-BE"/>
              </w:rPr>
            </w:pPr>
            <w:r w:rsidRPr="00292DEB">
              <w:rPr>
                <w:rFonts w:cs="Arial"/>
                <w:lang w:val="fr-BE"/>
              </w:rPr>
              <w:t xml:space="preserve">Système d’assurance obligatoire couvrant tous les salariés et la plupart des travailleurs indépendants aux mêmes conditions que la pension principale. Il est financé par des cotisations des salariés et des employeurs, et géré sur une base de financement par répartition (PAYG). Il prévoit des prestations liées aux revenus sur la base de prestations déterminées pour une période d’assurance jusqu’au 31 décembre 2014 et sur la base de cotisations notionnelles déterminées pour une période d’assurance à partir de janvier </w:t>
            </w:r>
            <w:r w:rsidRPr="00292DEB">
              <w:rPr>
                <w:rFonts w:cs="Arial"/>
                <w:color w:val="C00000"/>
                <w:lang w:val="fr-BE"/>
              </w:rPr>
              <w:t>2015</w:t>
            </w:r>
            <w:r w:rsidRPr="00292DEB">
              <w:rPr>
                <w:rFonts w:cs="Arial"/>
                <w:lang w:val="fr-BE"/>
              </w:rPr>
              <w:t xml:space="preserve">. </w:t>
            </w:r>
          </w:p>
          <w:p w14:paraId="0A94974D" w14:textId="77777777" w:rsidR="005D0FED" w:rsidRPr="00292DEB" w:rsidRDefault="005D0FED" w:rsidP="00CD2271">
            <w:pPr>
              <w:spacing w:line="276" w:lineRule="auto"/>
              <w:rPr>
                <w:rFonts w:cs="Arial"/>
                <w:lang w:val="fr-BE"/>
              </w:rPr>
            </w:pPr>
            <w:r w:rsidRPr="00292DEB">
              <w:rPr>
                <w:rFonts w:cs="Arial"/>
                <w:lang w:val="fr-BE"/>
              </w:rPr>
              <w:t xml:space="preserve">Pension auxiliaire du </w:t>
            </w:r>
            <w:r w:rsidRPr="00292DEB">
              <w:rPr>
                <w:rFonts w:cs="Arial"/>
                <w:color w:val="008000"/>
                <w:lang w:val="fr-BE"/>
              </w:rPr>
              <w:t>TEKA</w:t>
            </w:r>
            <w:r w:rsidRPr="00292DEB">
              <w:rPr>
                <w:rFonts w:cs="Arial"/>
                <w:lang w:val="fr-BE"/>
              </w:rPr>
              <w:t>:</w:t>
            </w:r>
          </w:p>
          <w:p w14:paraId="017D0B57" w14:textId="77777777" w:rsidR="005D0FED" w:rsidRPr="00292DEB" w:rsidRDefault="005D0FED" w:rsidP="00CD2271">
            <w:pPr>
              <w:spacing w:line="276" w:lineRule="auto"/>
              <w:rPr>
                <w:rFonts w:cs="Arial"/>
                <w:lang w:val="fr-BE"/>
              </w:rPr>
            </w:pPr>
            <w:r w:rsidRPr="00292DEB">
              <w:rPr>
                <w:rFonts w:cs="Arial"/>
                <w:color w:val="008000"/>
                <w:lang w:val="fr-BE"/>
              </w:rPr>
              <w:t xml:space="preserve">TEKA (Fonds hellénique de pensions auxiliaires à cotisations définies </w:t>
            </w:r>
            <w:r w:rsidRPr="00292DEB">
              <w:rPr>
                <w:rFonts w:cs="Arial"/>
                <w:lang w:val="fr-BE"/>
              </w:rPr>
              <w:t xml:space="preserve">– </w:t>
            </w:r>
            <w:r w:rsidRPr="00292DEB">
              <w:rPr>
                <w:rFonts w:cs="Arial"/>
                <w:i/>
                <w:color w:val="008080"/>
                <w:lang w:val="fr-BE"/>
              </w:rPr>
              <w:t>ΤΑΜΕΙΟ ΕΠΙΚΟΥΡΙΚΗΣ ΚΕΦΑΛΑΙΟΠΟΙΗΤΙΚΗΣ ΑΣΦΑΛΙΣΗΣ</w:t>
            </w:r>
            <w:r w:rsidRPr="00292DEB">
              <w:rPr>
                <w:rFonts w:cs="Arial"/>
                <w:color w:val="008080"/>
                <w:lang w:val="fr-BE"/>
              </w:rPr>
              <w:t xml:space="preserve">) </w:t>
            </w:r>
            <w:r w:rsidRPr="00292DEB">
              <w:rPr>
                <w:rFonts w:cs="Arial"/>
                <w:lang w:val="fr-BE"/>
              </w:rPr>
              <w:t xml:space="preserve">est un fond à cotisations définies (CD) qui fonctionne conformément au système de fonds et couvre, à titre obligatoire les arrivants sur le marché du travail à partir du </w:t>
            </w:r>
            <w:r w:rsidRPr="00292DEB">
              <w:rPr>
                <w:rFonts w:cs="Arial"/>
                <w:color w:val="C00000"/>
                <w:lang w:val="fr-BE"/>
              </w:rPr>
              <w:t>1</w:t>
            </w:r>
            <w:r w:rsidRPr="00292DEB">
              <w:rPr>
                <w:rFonts w:cs="Arial"/>
                <w:color w:val="C00000"/>
                <w:vertAlign w:val="superscript"/>
                <w:lang w:val="fr-BE"/>
              </w:rPr>
              <w:t>er</w:t>
            </w:r>
            <w:r w:rsidRPr="00292DEB">
              <w:rPr>
                <w:rFonts w:cs="Arial"/>
                <w:color w:val="C00000"/>
                <w:lang w:val="fr-BE"/>
              </w:rPr>
              <w:t xml:space="preserve"> janvier 2022</w:t>
            </w:r>
            <w:r w:rsidRPr="00292DEB">
              <w:rPr>
                <w:rFonts w:cs="Arial"/>
                <w:lang w:val="fr-BE"/>
              </w:rPr>
              <w:t xml:space="preserve">. Elle est également obligatoire pour les personnes nées après le </w:t>
            </w:r>
            <w:r w:rsidRPr="00292DEB">
              <w:rPr>
                <w:rFonts w:cs="Arial"/>
                <w:color w:val="C00000"/>
                <w:lang w:val="fr-BE"/>
              </w:rPr>
              <w:t>1</w:t>
            </w:r>
            <w:r w:rsidRPr="00292DEB">
              <w:rPr>
                <w:rFonts w:cs="Arial"/>
                <w:color w:val="C00000"/>
                <w:vertAlign w:val="superscript"/>
                <w:lang w:val="fr-BE"/>
              </w:rPr>
              <w:t>er</w:t>
            </w:r>
            <w:r w:rsidRPr="00292DEB">
              <w:rPr>
                <w:rFonts w:cs="Arial"/>
                <w:color w:val="C00000"/>
                <w:lang w:val="fr-BE"/>
              </w:rPr>
              <w:t xml:space="preserve"> janvier 2004</w:t>
            </w:r>
            <w:r w:rsidRPr="00292DEB">
              <w:rPr>
                <w:rFonts w:cs="Arial"/>
                <w:lang w:val="fr-BE"/>
              </w:rPr>
              <w:t xml:space="preserve"> à condition qu’elles soient assujetties à l’assurance complémentaire (tous les salariés et des catégories de travailleurs indépendants). </w:t>
            </w:r>
          </w:p>
          <w:p w14:paraId="3528BC15" w14:textId="77777777" w:rsidR="005D0FED" w:rsidRPr="00292DEB" w:rsidRDefault="005D0FED" w:rsidP="00CD2271">
            <w:pPr>
              <w:spacing w:line="276" w:lineRule="auto"/>
              <w:rPr>
                <w:rFonts w:cs="Arial"/>
                <w:lang w:val="fr-BE"/>
              </w:rPr>
            </w:pPr>
            <w:r w:rsidRPr="00292DEB">
              <w:rPr>
                <w:rFonts w:cs="Arial"/>
                <w:lang w:val="fr-BE"/>
              </w:rPr>
              <w:lastRenderedPageBreak/>
              <w:t>3/ Prestations supplémentaires réservées à des professions spécifiques, telles que des prestations forfaitaires (fonctionnaires, personnel militaire, ingénieurs, juristes, etc.) et des dividendes (fonctionnaires, personnel militaire) servis par les Fonds de dividendes concernés, lesquels sont pour la plupart également incorporés à l’</w:t>
            </w:r>
            <w:r w:rsidRPr="00292DEB">
              <w:rPr>
                <w:rFonts w:cs="Arial"/>
                <w:color w:val="008000"/>
                <w:lang w:val="fr-BE"/>
              </w:rPr>
              <w:t>e-EFKA</w:t>
            </w:r>
            <w:r w:rsidRPr="00292DEB">
              <w:rPr>
                <w:rFonts w:cs="Arial"/>
                <w:lang w:val="fr-BE"/>
              </w:rPr>
              <w:t>.</w:t>
            </w:r>
          </w:p>
          <w:p w14:paraId="76C4434D" w14:textId="77777777" w:rsidR="005D0FED" w:rsidRPr="00292DEB" w:rsidRDefault="005D0FED" w:rsidP="00CD2271">
            <w:pPr>
              <w:spacing w:line="276" w:lineRule="auto"/>
              <w:rPr>
                <w:rFonts w:cs="Arial"/>
                <w:highlight w:val="yellow"/>
                <w:lang w:val="fr-BE"/>
              </w:rPr>
            </w:pPr>
          </w:p>
          <w:p w14:paraId="6256C5DD" w14:textId="77777777" w:rsidR="005D0FED" w:rsidRPr="00292DEB" w:rsidRDefault="005D0FED" w:rsidP="00CD2271">
            <w:pPr>
              <w:spacing w:line="276" w:lineRule="auto"/>
              <w:rPr>
                <w:rFonts w:cs="Arial"/>
                <w:lang w:val="fr-BE"/>
              </w:rPr>
            </w:pPr>
            <w:r w:rsidRPr="00292DEB">
              <w:rPr>
                <w:rFonts w:cs="Arial"/>
                <w:i/>
                <w:lang w:val="fr-BE"/>
              </w:rPr>
              <w:t>2</w:t>
            </w:r>
            <w:r w:rsidRPr="00292DEB">
              <w:rPr>
                <w:rFonts w:cs="Arial"/>
                <w:i/>
                <w:vertAlign w:val="superscript"/>
                <w:lang w:val="fr-BE"/>
              </w:rPr>
              <w:t>e</w:t>
            </w:r>
            <w:r w:rsidRPr="00292DEB">
              <w:rPr>
                <w:rFonts w:cs="Arial"/>
                <w:i/>
                <w:lang w:val="fr-BE"/>
              </w:rPr>
              <w:t xml:space="preserve"> pilier</w:t>
            </w:r>
            <w:r w:rsidRPr="00292DEB">
              <w:rPr>
                <w:rFonts w:cs="Arial"/>
                <w:lang w:val="fr-BE"/>
              </w:rPr>
              <w:t>:</w:t>
            </w:r>
          </w:p>
          <w:p w14:paraId="35F18C46" w14:textId="77777777" w:rsidR="005D0FED" w:rsidRPr="00292DEB" w:rsidRDefault="005D0FED" w:rsidP="00CD2271">
            <w:pPr>
              <w:spacing w:line="276" w:lineRule="auto"/>
              <w:rPr>
                <w:rFonts w:cs="Arial"/>
                <w:highlight w:val="yellow"/>
                <w:lang w:val="fr-BE"/>
              </w:rPr>
            </w:pPr>
            <w:r w:rsidRPr="00292DEB">
              <w:rPr>
                <w:rFonts w:cs="Arial"/>
                <w:lang w:val="fr-BE"/>
              </w:rPr>
              <w:t xml:space="preserve">Le deuxième pilier couvre la pension complémentaire. Il comprend </w:t>
            </w:r>
            <w:r w:rsidRPr="00292DEB">
              <w:rPr>
                <w:rFonts w:cs="Arial"/>
                <w:color w:val="C00000"/>
                <w:lang w:val="fr-BE"/>
              </w:rPr>
              <w:t>4</w:t>
            </w:r>
            <w:r w:rsidRPr="00292DEB">
              <w:rPr>
                <w:rFonts w:cs="Arial"/>
                <w:lang w:val="fr-BE"/>
              </w:rPr>
              <w:t xml:space="preserve"> fonds professionnels obligatoires servant des prestations liées aux revenus sur une base hybride (prestations déterminées ajustées selon une étude actuarielle annuelle et capital disponible) et </w:t>
            </w:r>
            <w:r w:rsidRPr="00292DEB">
              <w:rPr>
                <w:rFonts w:cs="Arial"/>
                <w:color w:val="C00000"/>
                <w:lang w:val="fr-BE"/>
              </w:rPr>
              <w:t>27</w:t>
            </w:r>
            <w:r w:rsidRPr="00292DEB">
              <w:rPr>
                <w:rFonts w:cs="Arial"/>
                <w:lang w:val="fr-BE"/>
              </w:rPr>
              <w:t xml:space="preserve"> fonds d’assurance professionnelle volontaire </w:t>
            </w:r>
            <w:r w:rsidRPr="00292DEB">
              <w:rPr>
                <w:rFonts w:cs="Arial"/>
                <w:i/>
                <w:color w:val="008080"/>
                <w:lang w:val="fr-BE"/>
              </w:rPr>
              <w:t>(ΤΑΜΕΙΑ ΕΠΑΓΓΕΛΜΑΤΙΚΗΣ ΑΣΦΑΛΙΣΗΣ-ΤΕΑ</w:t>
            </w:r>
            <w:r w:rsidRPr="00292DEB">
              <w:rPr>
                <w:rFonts w:cs="Arial"/>
                <w:i/>
                <w:lang w:val="fr-BE"/>
              </w:rPr>
              <w:t>)</w:t>
            </w:r>
            <w:r w:rsidRPr="00292DEB">
              <w:rPr>
                <w:rFonts w:cs="Arial"/>
                <w:lang w:val="fr-BE"/>
              </w:rPr>
              <w:t>, qui sont totalement capitalisés.</w:t>
            </w:r>
          </w:p>
          <w:p w14:paraId="0E9F1CDE" w14:textId="77777777" w:rsidR="005D0FED" w:rsidRPr="00292DEB" w:rsidRDefault="005D0FED" w:rsidP="00CD2271">
            <w:pPr>
              <w:spacing w:line="276" w:lineRule="auto"/>
              <w:rPr>
                <w:rFonts w:cs="Arial"/>
                <w:highlight w:val="yellow"/>
                <w:lang w:val="fr-BE"/>
              </w:rPr>
            </w:pPr>
          </w:p>
          <w:p w14:paraId="09233669" w14:textId="77777777" w:rsidR="005D0FED" w:rsidRPr="00292DEB" w:rsidRDefault="005D0FED" w:rsidP="00CD2271">
            <w:pPr>
              <w:spacing w:line="276" w:lineRule="auto"/>
              <w:rPr>
                <w:rFonts w:cs="Arial"/>
                <w:lang w:val="fr-BE"/>
              </w:rPr>
            </w:pPr>
            <w:r w:rsidRPr="00292DEB">
              <w:rPr>
                <w:rFonts w:cs="Arial"/>
                <w:i/>
                <w:lang w:val="fr-BE"/>
              </w:rPr>
              <w:t>3</w:t>
            </w:r>
            <w:r w:rsidRPr="00292DEB">
              <w:rPr>
                <w:rFonts w:cs="Arial"/>
                <w:i/>
                <w:vertAlign w:val="superscript"/>
                <w:lang w:val="fr-BE"/>
              </w:rPr>
              <w:t>e</w:t>
            </w:r>
            <w:r w:rsidRPr="00292DEB">
              <w:rPr>
                <w:rFonts w:cs="Arial"/>
                <w:i/>
                <w:lang w:val="fr-BE"/>
              </w:rPr>
              <w:t xml:space="preserve"> pilier</w:t>
            </w:r>
            <w:r w:rsidRPr="00292DEB">
              <w:rPr>
                <w:rFonts w:cs="Arial"/>
                <w:lang w:val="fr-BE"/>
              </w:rPr>
              <w:t>:</w:t>
            </w:r>
          </w:p>
          <w:p w14:paraId="26EB11BE" w14:textId="77777777" w:rsidR="005D0FED" w:rsidRPr="00292DEB" w:rsidRDefault="005D0FED" w:rsidP="00CD2271">
            <w:pPr>
              <w:spacing w:line="276" w:lineRule="auto"/>
              <w:rPr>
                <w:rFonts w:cs="Arial"/>
                <w:lang w:val="fr-BE"/>
              </w:rPr>
            </w:pPr>
            <w:r w:rsidRPr="00292DEB">
              <w:rPr>
                <w:rFonts w:cs="Arial"/>
                <w:lang w:val="fr-BE"/>
              </w:rPr>
              <w:t>Il s’agit d’un pilier facultatif qui comprend des régimes d’assurance privés.</w:t>
            </w:r>
          </w:p>
          <w:p w14:paraId="23147753" w14:textId="77777777" w:rsidR="005D0FED" w:rsidRPr="00292DEB" w:rsidRDefault="005D0FED" w:rsidP="00CD2271">
            <w:pPr>
              <w:spacing w:line="276" w:lineRule="auto"/>
              <w:rPr>
                <w:rFonts w:cs="Arial"/>
                <w:lang w:val="fr-BE"/>
              </w:rPr>
            </w:pPr>
          </w:p>
          <w:p w14:paraId="633261B3" w14:textId="77777777" w:rsidR="005D0FED" w:rsidRPr="00292DEB" w:rsidRDefault="005D0FED" w:rsidP="00CD2271">
            <w:pPr>
              <w:spacing w:line="276" w:lineRule="auto"/>
              <w:rPr>
                <w:rFonts w:cs="Arial"/>
                <w:lang w:val="fr-BE"/>
              </w:rPr>
            </w:pPr>
            <w:r w:rsidRPr="00292DEB">
              <w:rPr>
                <w:rFonts w:cs="Arial"/>
                <w:lang w:val="fr-BE"/>
              </w:rPr>
              <w:t>Les 2</w:t>
            </w:r>
            <w:r w:rsidRPr="00292DEB">
              <w:rPr>
                <w:rFonts w:cs="Arial"/>
                <w:vertAlign w:val="superscript"/>
                <w:lang w:val="fr-BE"/>
              </w:rPr>
              <w:t>e</w:t>
            </w:r>
            <w:r w:rsidRPr="00292DEB">
              <w:rPr>
                <w:rFonts w:cs="Arial"/>
                <w:lang w:val="fr-BE"/>
              </w:rPr>
              <w:t xml:space="preserve"> et 3</w:t>
            </w:r>
            <w:r w:rsidRPr="00292DEB">
              <w:rPr>
                <w:rFonts w:cs="Arial"/>
                <w:vertAlign w:val="superscript"/>
                <w:lang w:val="fr-BE"/>
              </w:rPr>
              <w:t>e</w:t>
            </w:r>
            <w:r w:rsidRPr="00292DEB">
              <w:rPr>
                <w:rFonts w:cs="Arial"/>
                <w:lang w:val="fr-BE"/>
              </w:rPr>
              <w:t xml:space="preserve"> piliers, ainsi que les pensions auxiliaires de </w:t>
            </w:r>
            <w:r w:rsidRPr="00292DEB">
              <w:rPr>
                <w:rFonts w:cs="Arial"/>
                <w:color w:val="008000"/>
                <w:lang w:val="fr-BE"/>
              </w:rPr>
              <w:t>l’e-EFKA</w:t>
            </w:r>
            <w:r w:rsidRPr="00292DEB">
              <w:rPr>
                <w:rFonts w:cs="Arial"/>
                <w:lang w:val="fr-BE"/>
              </w:rPr>
              <w:t xml:space="preserve"> et du </w:t>
            </w:r>
            <w:r w:rsidRPr="00292DEB">
              <w:rPr>
                <w:rFonts w:cs="Arial"/>
                <w:color w:val="008000"/>
                <w:lang w:val="fr-BE"/>
              </w:rPr>
              <w:t>TEKA</w:t>
            </w:r>
            <w:r w:rsidRPr="00292DEB">
              <w:rPr>
                <w:rFonts w:cs="Arial"/>
                <w:lang w:val="fr-BE"/>
              </w:rPr>
              <w:t xml:space="preserve"> et les prestations supplémentaires pour professions spécifiques (1</w:t>
            </w:r>
            <w:r w:rsidRPr="00292DEB">
              <w:rPr>
                <w:rFonts w:cs="Arial"/>
                <w:vertAlign w:val="superscript"/>
                <w:lang w:val="fr-BE"/>
              </w:rPr>
              <w:t>er</w:t>
            </w:r>
            <w:r w:rsidRPr="00292DEB">
              <w:rPr>
                <w:rFonts w:cs="Arial"/>
                <w:lang w:val="fr-BE"/>
              </w:rPr>
              <w:t xml:space="preserve"> pilier), ne sont pas décrits dans les tableaux du MISSOC.</w:t>
            </w:r>
          </w:p>
          <w:p w14:paraId="1EDAF2DC" w14:textId="77777777" w:rsidR="005D0FED" w:rsidRPr="00292DEB" w:rsidRDefault="005D0FED" w:rsidP="00CD2271">
            <w:pPr>
              <w:spacing w:line="276" w:lineRule="auto"/>
              <w:rPr>
                <w:rFonts w:cs="Arial"/>
                <w:lang w:val="fr-BE"/>
              </w:rPr>
            </w:pPr>
          </w:p>
          <w:p w14:paraId="50A3ABCD" w14:textId="77777777" w:rsidR="005D0FED" w:rsidRPr="00292DEB" w:rsidRDefault="005D0FED" w:rsidP="00CD2271">
            <w:pPr>
              <w:spacing w:line="276" w:lineRule="auto"/>
              <w:rPr>
                <w:rFonts w:cs="Arial"/>
                <w:lang w:val="fr-BE"/>
              </w:rPr>
            </w:pPr>
            <w:r w:rsidRPr="00292DEB">
              <w:rPr>
                <w:rFonts w:cs="Arial"/>
                <w:lang w:val="fr-BE"/>
              </w:rPr>
              <w:t>Les personnes âgées non assurées peuvent percevoir une prestation soumise à conditions de ressources servie par l’</w:t>
            </w:r>
            <w:r w:rsidRPr="00292DEB">
              <w:rPr>
                <w:rFonts w:cs="Arial"/>
                <w:color w:val="008000"/>
                <w:lang w:val="fr-BE"/>
              </w:rPr>
              <w:t>OPEKA</w:t>
            </w:r>
            <w:r w:rsidRPr="00292DEB">
              <w:rPr>
                <w:rFonts w:cs="Arial"/>
                <w:lang w:val="fr-BE"/>
              </w:rPr>
              <w:t xml:space="preserve"> (voir le tableau XI «Garantie de ressources minimum» pour plus de précisions).</w:t>
            </w:r>
          </w:p>
          <w:p w14:paraId="06D07A59" w14:textId="2F5B92D4" w:rsidR="005D0FED" w:rsidRPr="00292DEB" w:rsidRDefault="005D0FED" w:rsidP="00CD2271">
            <w:pPr>
              <w:pStyle w:val="StandardLinks"/>
              <w:spacing w:line="276" w:lineRule="auto"/>
              <w:jc w:val="both"/>
              <w:rPr>
                <w:rFonts w:cs="Arial"/>
                <w:i/>
                <w:iCs/>
                <w:lang w:val="fr-BE"/>
              </w:rPr>
            </w:pPr>
          </w:p>
        </w:tc>
        <w:tc>
          <w:tcPr>
            <w:tcW w:w="1370" w:type="pct"/>
          </w:tcPr>
          <w:p w14:paraId="475AE333" w14:textId="77777777" w:rsidR="005D0FED" w:rsidRPr="00292DEB" w:rsidRDefault="005D0FED" w:rsidP="00CD2271">
            <w:pPr>
              <w:pStyle w:val="Normal0"/>
              <w:pBdr>
                <w:top w:val="nil"/>
                <w:left w:val="nil"/>
                <w:bottom w:val="nil"/>
                <w:right w:val="nil"/>
                <w:between w:val="nil"/>
              </w:pBdr>
              <w:spacing w:after="0"/>
              <w:rPr>
                <w:color w:val="000000"/>
                <w:sz w:val="15"/>
                <w:szCs w:val="15"/>
                <w:lang w:val="da-DK"/>
              </w:rPr>
            </w:pPr>
            <w:r w:rsidRPr="00292DEB">
              <w:rPr>
                <w:b/>
                <w:color w:val="FF0000"/>
                <w:sz w:val="15"/>
                <w:szCs w:val="15"/>
                <w:lang w:val="da-DK"/>
              </w:rPr>
              <w:lastRenderedPageBreak/>
              <w:t>E-VI-02-EL</w:t>
            </w:r>
          </w:p>
          <w:p w14:paraId="04CAEDF4" w14:textId="77777777" w:rsidR="005D0FED" w:rsidRPr="00292DEB" w:rsidRDefault="005D0FED" w:rsidP="00CD2271">
            <w:pPr>
              <w:pStyle w:val="Normal0"/>
              <w:pBdr>
                <w:top w:val="nil"/>
                <w:left w:val="nil"/>
                <w:bottom w:val="nil"/>
                <w:right w:val="nil"/>
                <w:between w:val="nil"/>
              </w:pBdr>
              <w:spacing w:after="0"/>
              <w:rPr>
                <w:i/>
                <w:color w:val="000000"/>
                <w:sz w:val="15"/>
                <w:szCs w:val="15"/>
                <w:lang w:val="da-DK"/>
              </w:rPr>
            </w:pPr>
            <w:r w:rsidRPr="00292DEB">
              <w:rPr>
                <w:i/>
                <w:color w:val="000000"/>
                <w:sz w:val="15"/>
                <w:szCs w:val="15"/>
                <w:lang w:val="da-DK"/>
              </w:rPr>
              <w:t>1</w:t>
            </w:r>
            <w:r w:rsidRPr="00292DEB">
              <w:rPr>
                <w:i/>
                <w:color w:val="000000"/>
                <w:sz w:val="15"/>
                <w:szCs w:val="15"/>
                <w:vertAlign w:val="superscript"/>
                <w:lang w:val="da-DK"/>
              </w:rPr>
              <w:t>st</w:t>
            </w:r>
            <w:r w:rsidRPr="00292DEB">
              <w:rPr>
                <w:i/>
                <w:color w:val="000000"/>
                <w:sz w:val="15"/>
                <w:szCs w:val="15"/>
                <w:lang w:val="da-DK"/>
              </w:rPr>
              <w:t xml:space="preserve"> pillar</w:t>
            </w:r>
            <w:r w:rsidRPr="00292DEB">
              <w:rPr>
                <w:color w:val="000000"/>
                <w:sz w:val="15"/>
                <w:szCs w:val="15"/>
                <w:lang w:val="da-DK"/>
              </w:rPr>
              <w:t>:</w:t>
            </w:r>
          </w:p>
          <w:p w14:paraId="7817559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1/ Main pension of e-EFKA:</w:t>
            </w:r>
          </w:p>
          <w:p w14:paraId="323CA681"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covering all employees and self-employed. The main pension includes the </w:t>
            </w:r>
            <w:r w:rsidRPr="00292DEB">
              <w:rPr>
                <w:color w:val="008000"/>
                <w:sz w:val="15"/>
                <w:szCs w:val="15"/>
                <w:lang w:val="en-GB"/>
              </w:rPr>
              <w:t xml:space="preserve">national pension </w:t>
            </w:r>
            <w:r w:rsidRPr="00292DEB">
              <w:rPr>
                <w:i/>
                <w:color w:val="008080"/>
                <w:sz w:val="15"/>
                <w:szCs w:val="15"/>
                <w:lang w:val="en-GB"/>
              </w:rPr>
              <w:t>(</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i/>
                <w:color w:val="008080"/>
                <w:sz w:val="15"/>
                <w:szCs w:val="15"/>
                <w:lang w:val="en-GB"/>
              </w:rPr>
              <w:t xml:space="preserve">) </w:t>
            </w:r>
            <w:r w:rsidRPr="00292DEB">
              <w:rPr>
                <w:color w:val="000000"/>
                <w:sz w:val="15"/>
                <w:szCs w:val="15"/>
                <w:lang w:val="en-GB"/>
              </w:rPr>
              <w:t>and the</w:t>
            </w:r>
            <w:r w:rsidRPr="00292DEB">
              <w:rPr>
                <w:color w:val="008000"/>
                <w:sz w:val="15"/>
                <w:szCs w:val="15"/>
                <w:lang w:val="en-GB"/>
              </w:rPr>
              <w:t xml:space="preserve"> contributory pension</w:t>
            </w:r>
            <w:r w:rsidRPr="00292DEB">
              <w:rPr>
                <w:color w:val="000000"/>
                <w:sz w:val="15"/>
                <w:szCs w:val="15"/>
                <w:lang w:val="en-GB"/>
              </w:rPr>
              <w:t xml:space="preserve"> (</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sz w:val="15"/>
                <w:szCs w:val="15"/>
                <w:lang w:val="en-GB"/>
              </w:rPr>
              <w:t xml:space="preserve">). The system is financed by contributions for the </w:t>
            </w:r>
            <w:r w:rsidRPr="00292DEB">
              <w:rPr>
                <w:color w:val="008000"/>
                <w:sz w:val="15"/>
                <w:szCs w:val="15"/>
                <w:lang w:val="en-GB"/>
              </w:rPr>
              <w:t>contributory pension,</w:t>
            </w:r>
            <w:r w:rsidRPr="00292DEB">
              <w:rPr>
                <w:color w:val="000000"/>
                <w:sz w:val="15"/>
                <w:szCs w:val="15"/>
                <w:lang w:val="en-GB"/>
              </w:rPr>
              <w:t xml:space="preserve"> and by the State budget for the </w:t>
            </w:r>
            <w:r w:rsidRPr="00292DEB">
              <w:rPr>
                <w:color w:val="008000"/>
                <w:sz w:val="15"/>
                <w:szCs w:val="15"/>
                <w:lang w:val="en-GB"/>
              </w:rPr>
              <w:t>national pension.</w:t>
            </w:r>
          </w:p>
          <w:p w14:paraId="5BCC728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It is managed on a pay-as-you-go basis (PAYG), and provides earnings-related benefits based on Defined Benefits (DB) for the </w:t>
            </w:r>
            <w:r w:rsidRPr="00292DEB">
              <w:rPr>
                <w:color w:val="008000"/>
                <w:sz w:val="15"/>
                <w:szCs w:val="15"/>
                <w:lang w:val="en-GB"/>
              </w:rPr>
              <w:t xml:space="preserve">contributory pension, </w:t>
            </w:r>
            <w:r w:rsidRPr="00292DEB">
              <w:rPr>
                <w:color w:val="000000"/>
                <w:sz w:val="15"/>
                <w:szCs w:val="15"/>
                <w:lang w:val="en-GB"/>
              </w:rPr>
              <w:t xml:space="preserve">and flat-rate benefits for the </w:t>
            </w:r>
            <w:r w:rsidRPr="00292DEB">
              <w:rPr>
                <w:color w:val="008000"/>
                <w:sz w:val="15"/>
                <w:szCs w:val="15"/>
                <w:lang w:val="en-GB"/>
              </w:rPr>
              <w:t>national pension</w:t>
            </w:r>
            <w:r w:rsidRPr="00292DEB">
              <w:rPr>
                <w:color w:val="000000"/>
                <w:sz w:val="15"/>
                <w:szCs w:val="15"/>
                <w:lang w:val="en-GB"/>
              </w:rPr>
              <w:t>.</w:t>
            </w:r>
          </w:p>
          <w:p w14:paraId="4D51E8A6"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2/ Auxiliary pensions:</w:t>
            </w:r>
          </w:p>
          <w:p w14:paraId="5A571912"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Auxiliary pension of</w:t>
            </w:r>
            <w:r w:rsidRPr="00292DEB">
              <w:rPr>
                <w:color w:val="008000"/>
                <w:sz w:val="15"/>
                <w:szCs w:val="15"/>
                <w:lang w:val="en-GB"/>
              </w:rPr>
              <w:t xml:space="preserve"> e-EFKA</w:t>
            </w:r>
            <w:r w:rsidRPr="00292DEB">
              <w:rPr>
                <w:color w:val="000000"/>
                <w:sz w:val="15"/>
                <w:szCs w:val="15"/>
                <w:lang w:val="en-GB"/>
              </w:rPr>
              <w:t xml:space="preserve">: </w:t>
            </w:r>
          </w:p>
          <w:p w14:paraId="5A69AF8A"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Compulsory social insurance scheme covering all employees and most self-employed on the same conditions as for main pension. It is financed by employees’ and employers’ contributions, and it is managed on a PAYG basis. It provides earnings-related benefits on a </w:t>
            </w:r>
            <w:r w:rsidRPr="00292DEB">
              <w:rPr>
                <w:color w:val="008000"/>
                <w:sz w:val="15"/>
                <w:szCs w:val="15"/>
                <w:lang w:val="en-GB"/>
              </w:rPr>
              <w:t>Defined Benefits (DB)</w:t>
            </w:r>
            <w:r w:rsidRPr="00292DEB">
              <w:rPr>
                <w:color w:val="000000"/>
                <w:sz w:val="15"/>
                <w:szCs w:val="15"/>
                <w:lang w:val="en-GB"/>
              </w:rPr>
              <w:t xml:space="preserve"> basis for insurance period until </w:t>
            </w:r>
            <w:r w:rsidRPr="00292DEB">
              <w:rPr>
                <w:color w:val="C00000"/>
                <w:sz w:val="15"/>
                <w:szCs w:val="15"/>
                <w:lang w:val="en-GB"/>
              </w:rPr>
              <w:t>31/12/2014</w:t>
            </w:r>
            <w:r w:rsidRPr="00292DEB">
              <w:rPr>
                <w:color w:val="000000"/>
                <w:sz w:val="15"/>
                <w:szCs w:val="15"/>
                <w:lang w:val="en-GB"/>
              </w:rPr>
              <w:t xml:space="preserve"> and on a </w:t>
            </w:r>
            <w:r w:rsidRPr="00292DEB">
              <w:rPr>
                <w:color w:val="008000"/>
                <w:sz w:val="15"/>
                <w:szCs w:val="15"/>
                <w:lang w:val="en-GB"/>
              </w:rPr>
              <w:t>Notional Defined Contributions (NDC)</w:t>
            </w:r>
            <w:r w:rsidRPr="00292DEB">
              <w:rPr>
                <w:color w:val="000000"/>
                <w:sz w:val="15"/>
                <w:szCs w:val="15"/>
                <w:lang w:val="en-GB"/>
              </w:rPr>
              <w:t xml:space="preserve"> basis for insurance period from January </w:t>
            </w:r>
            <w:r w:rsidRPr="00292DEB">
              <w:rPr>
                <w:color w:val="C00000"/>
                <w:sz w:val="15"/>
                <w:szCs w:val="15"/>
                <w:lang w:val="en-GB"/>
              </w:rPr>
              <w:t>2015</w:t>
            </w:r>
            <w:r w:rsidRPr="00292DEB">
              <w:rPr>
                <w:color w:val="000000"/>
                <w:sz w:val="15"/>
                <w:szCs w:val="15"/>
                <w:lang w:val="en-GB"/>
              </w:rPr>
              <w:t>.</w:t>
            </w:r>
          </w:p>
          <w:p w14:paraId="23801F7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Auxiliary pension of</w:t>
            </w:r>
            <w:r w:rsidRPr="00292DEB">
              <w:rPr>
                <w:color w:val="008000"/>
                <w:sz w:val="15"/>
                <w:szCs w:val="15"/>
                <w:lang w:val="en-GB"/>
              </w:rPr>
              <w:t xml:space="preserve"> TEKA</w:t>
            </w:r>
            <w:r w:rsidRPr="00292DEB">
              <w:rPr>
                <w:color w:val="000000"/>
                <w:sz w:val="15"/>
                <w:szCs w:val="15"/>
                <w:lang w:val="en-GB"/>
              </w:rPr>
              <w:t>:</w:t>
            </w:r>
          </w:p>
          <w:p w14:paraId="05440C60" w14:textId="77777777" w:rsidR="005D0FED" w:rsidRPr="00292DEB" w:rsidRDefault="005D0FED" w:rsidP="00CD2271">
            <w:pPr>
              <w:pStyle w:val="Normal0"/>
              <w:spacing w:after="0"/>
              <w:rPr>
                <w:color w:val="000000"/>
                <w:sz w:val="15"/>
                <w:szCs w:val="15"/>
                <w:lang w:val="en-GB"/>
              </w:rPr>
            </w:pPr>
            <w:r w:rsidRPr="00292DEB">
              <w:rPr>
                <w:color w:val="008000"/>
                <w:sz w:val="15"/>
                <w:szCs w:val="15"/>
                <w:lang w:val="en-GB"/>
              </w:rPr>
              <w:t xml:space="preserve">TEKA (Hellenic Auxiliary Pensions Defined Contributions Fund </w:t>
            </w:r>
            <w:r w:rsidRPr="00292DEB">
              <w:rPr>
                <w:color w:val="000000" w:themeColor="text1"/>
                <w:sz w:val="15"/>
                <w:szCs w:val="15"/>
                <w:lang w:val="en-GB"/>
              </w:rPr>
              <w:t xml:space="preserve">- </w:t>
            </w:r>
            <w:r w:rsidRPr="00292DEB">
              <w:rPr>
                <w:i/>
                <w:iCs/>
                <w:color w:val="008080"/>
                <w:sz w:val="15"/>
                <w:szCs w:val="15"/>
              </w:rPr>
              <w:t>ΤΑΜΕΙΟ</w:t>
            </w:r>
            <w:r w:rsidRPr="00292DEB">
              <w:rPr>
                <w:i/>
                <w:iCs/>
                <w:color w:val="008080"/>
                <w:sz w:val="15"/>
                <w:szCs w:val="15"/>
                <w:lang w:val="en-GB"/>
              </w:rPr>
              <w:t xml:space="preserve"> </w:t>
            </w:r>
            <w:r w:rsidRPr="00292DEB">
              <w:rPr>
                <w:i/>
                <w:iCs/>
                <w:color w:val="008080"/>
                <w:sz w:val="15"/>
                <w:szCs w:val="15"/>
              </w:rPr>
              <w:t>ΕΠΙΚΟΥΡΙΚΗΣ</w:t>
            </w:r>
            <w:r w:rsidRPr="00292DEB">
              <w:rPr>
                <w:i/>
                <w:iCs/>
                <w:color w:val="008080"/>
                <w:sz w:val="15"/>
                <w:szCs w:val="15"/>
                <w:lang w:val="en-GB"/>
              </w:rPr>
              <w:t xml:space="preserve"> </w:t>
            </w:r>
            <w:r w:rsidRPr="00292DEB">
              <w:rPr>
                <w:i/>
                <w:iCs/>
                <w:color w:val="008080"/>
                <w:sz w:val="15"/>
                <w:szCs w:val="15"/>
              </w:rPr>
              <w:t>ΚΕΦΑΛΑΙΟΠΟΙΗΤΙΚΗΣ</w:t>
            </w:r>
            <w:r w:rsidRPr="00292DEB">
              <w:rPr>
                <w:i/>
                <w:iCs/>
                <w:color w:val="008080"/>
                <w:sz w:val="15"/>
                <w:szCs w:val="15"/>
                <w:lang w:val="en-GB"/>
              </w:rPr>
              <w:t xml:space="preserve"> </w:t>
            </w:r>
            <w:r w:rsidRPr="00292DEB">
              <w:rPr>
                <w:i/>
                <w:iCs/>
                <w:color w:val="008080"/>
                <w:sz w:val="15"/>
                <w:szCs w:val="15"/>
              </w:rPr>
              <w:t>ΑΣΦΑΛΙΣΗΣ</w:t>
            </w:r>
            <w:r w:rsidRPr="00292DEB">
              <w:rPr>
                <w:color w:val="008080"/>
                <w:sz w:val="15"/>
                <w:szCs w:val="15"/>
                <w:lang w:val="en-GB"/>
              </w:rPr>
              <w:t xml:space="preserve">) </w:t>
            </w:r>
            <w:r w:rsidRPr="00292DEB">
              <w:rPr>
                <w:color w:val="000000" w:themeColor="text1"/>
                <w:sz w:val="15"/>
                <w:szCs w:val="15"/>
                <w:lang w:val="en-GB"/>
              </w:rPr>
              <w:t xml:space="preserve">is a </w:t>
            </w:r>
            <w:r w:rsidRPr="00292DEB">
              <w:rPr>
                <w:color w:val="008000"/>
                <w:sz w:val="15"/>
                <w:szCs w:val="15"/>
                <w:lang w:val="en-GB"/>
              </w:rPr>
              <w:t xml:space="preserve">defined contributions (DC) </w:t>
            </w:r>
            <w:r w:rsidRPr="00292DEB">
              <w:rPr>
                <w:sz w:val="15"/>
                <w:szCs w:val="15"/>
                <w:lang w:val="en-GB"/>
              </w:rPr>
              <w:t xml:space="preserve">fund, which operates according to the funded system and covers </w:t>
            </w:r>
            <w:r w:rsidRPr="00292DEB">
              <w:rPr>
                <w:color w:val="000000" w:themeColor="text1"/>
                <w:sz w:val="15"/>
                <w:szCs w:val="15"/>
                <w:lang w:val="en-GB"/>
              </w:rPr>
              <w:t xml:space="preserve">entrants in the labour market since </w:t>
            </w:r>
            <w:r w:rsidRPr="00292DEB">
              <w:rPr>
                <w:color w:val="C00000"/>
                <w:sz w:val="15"/>
                <w:szCs w:val="15"/>
                <w:lang w:val="en-GB"/>
              </w:rPr>
              <w:t xml:space="preserve">01/01/2022. </w:t>
            </w:r>
            <w:bookmarkStart w:id="258" w:name="_Hlk209434354"/>
            <w:r w:rsidRPr="00292DEB">
              <w:rPr>
                <w:sz w:val="15"/>
                <w:szCs w:val="15"/>
                <w:lang w:val="en-GB"/>
              </w:rPr>
              <w:t>It is also compulsory for</w:t>
            </w:r>
            <w:r w:rsidRPr="00292DEB">
              <w:rPr>
                <w:color w:val="000000" w:themeColor="text1"/>
                <w:sz w:val="15"/>
                <w:szCs w:val="15"/>
                <w:lang w:val="en-GB"/>
              </w:rPr>
              <w:t xml:space="preserve"> those born after </w:t>
            </w:r>
            <w:r w:rsidRPr="00292DEB">
              <w:rPr>
                <w:color w:val="C00000"/>
                <w:sz w:val="15"/>
                <w:szCs w:val="15"/>
                <w:lang w:val="en-GB"/>
              </w:rPr>
              <w:t>1/1/2004</w:t>
            </w:r>
            <w:r w:rsidRPr="00292DEB">
              <w:rPr>
                <w:color w:val="000000" w:themeColor="text1"/>
                <w:sz w:val="15"/>
                <w:szCs w:val="15"/>
                <w:lang w:val="en-GB"/>
              </w:rPr>
              <w:t xml:space="preserve"> under the condition that they are liable to supplementary insurance (all employees and specific categories of self-employed)</w:t>
            </w:r>
            <w:bookmarkEnd w:id="258"/>
            <w:r w:rsidRPr="00292DEB">
              <w:rPr>
                <w:color w:val="000000" w:themeColor="text1"/>
                <w:sz w:val="15"/>
                <w:szCs w:val="15"/>
                <w:lang w:val="en-GB"/>
              </w:rPr>
              <w:t xml:space="preserve">. </w:t>
            </w:r>
          </w:p>
          <w:p w14:paraId="1E9B60D2"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3/ Additional benefits to specific professions, such as: lump sum benefits (civil servants, military staff, engineers, lawyers, etc.) and dividends (civil servants, military staff) provided by relevant Dividend Funds which for the most part are also incorporated in </w:t>
            </w:r>
            <w:r w:rsidRPr="00292DEB">
              <w:rPr>
                <w:color w:val="008000"/>
                <w:sz w:val="15"/>
                <w:szCs w:val="15"/>
                <w:lang w:val="en-GB"/>
              </w:rPr>
              <w:t>e-EFKA</w:t>
            </w:r>
            <w:r w:rsidRPr="00292DEB">
              <w:rPr>
                <w:color w:val="000000" w:themeColor="text1"/>
                <w:sz w:val="15"/>
                <w:szCs w:val="15"/>
                <w:lang w:val="en-GB"/>
              </w:rPr>
              <w:t>.</w:t>
            </w:r>
          </w:p>
          <w:p w14:paraId="49DE16A1" w14:textId="77777777" w:rsidR="005D0FED" w:rsidRPr="00292DEB" w:rsidRDefault="005D0FED" w:rsidP="00CD2271">
            <w:pPr>
              <w:pStyle w:val="Normal0"/>
              <w:pBdr>
                <w:top w:val="nil"/>
                <w:left w:val="nil"/>
                <w:bottom w:val="nil"/>
                <w:right w:val="nil"/>
                <w:between w:val="nil"/>
              </w:pBdr>
              <w:spacing w:after="0"/>
              <w:rPr>
                <w:color w:val="000000"/>
                <w:sz w:val="15"/>
                <w:szCs w:val="15"/>
                <w:highlight w:val="yellow"/>
                <w:lang w:val="en-GB"/>
              </w:rPr>
            </w:pPr>
          </w:p>
          <w:p w14:paraId="6816FD1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lastRenderedPageBreak/>
              <w:t>2</w:t>
            </w:r>
            <w:r w:rsidRPr="00292DEB">
              <w:rPr>
                <w:i/>
                <w:color w:val="000000"/>
                <w:sz w:val="15"/>
                <w:szCs w:val="15"/>
                <w:vertAlign w:val="superscript"/>
                <w:lang w:val="en-GB"/>
              </w:rPr>
              <w:t>nd</w:t>
            </w:r>
            <w:r w:rsidRPr="00292DEB">
              <w:rPr>
                <w:i/>
                <w:color w:val="000000"/>
                <w:sz w:val="15"/>
                <w:szCs w:val="15"/>
                <w:lang w:val="en-GB"/>
              </w:rPr>
              <w:t xml:space="preserve"> pillar</w:t>
            </w:r>
            <w:r w:rsidRPr="00292DEB">
              <w:rPr>
                <w:color w:val="000000"/>
                <w:sz w:val="15"/>
                <w:szCs w:val="15"/>
                <w:lang w:val="en-GB"/>
              </w:rPr>
              <w:t>:</w:t>
            </w:r>
          </w:p>
          <w:p w14:paraId="54F977E9" w14:textId="77777777" w:rsidR="005D0FED" w:rsidRPr="00292DEB" w:rsidRDefault="005D0FED" w:rsidP="00CD2271">
            <w:pPr>
              <w:pStyle w:val="Normal0"/>
              <w:pBdr>
                <w:top w:val="nil"/>
                <w:left w:val="nil"/>
                <w:bottom w:val="nil"/>
                <w:right w:val="nil"/>
                <w:between w:val="nil"/>
              </w:pBdr>
              <w:spacing w:after="0"/>
              <w:rPr>
                <w:color w:val="000000"/>
                <w:sz w:val="15"/>
                <w:szCs w:val="15"/>
                <w:highlight w:val="yellow"/>
                <w:lang w:val="en-GB"/>
              </w:rPr>
            </w:pPr>
            <w:r w:rsidRPr="00292DEB">
              <w:rPr>
                <w:color w:val="000000" w:themeColor="text1"/>
                <w:sz w:val="15"/>
                <w:szCs w:val="15"/>
                <w:lang w:val="en-GB"/>
              </w:rPr>
              <w:t>The 2</w:t>
            </w:r>
            <w:r w:rsidRPr="00292DEB">
              <w:rPr>
                <w:color w:val="000000" w:themeColor="text1"/>
                <w:sz w:val="15"/>
                <w:szCs w:val="15"/>
                <w:vertAlign w:val="superscript"/>
                <w:lang w:val="en-GB"/>
              </w:rPr>
              <w:t>nd</w:t>
            </w:r>
            <w:r w:rsidRPr="00292DEB">
              <w:rPr>
                <w:color w:val="000000" w:themeColor="text1"/>
                <w:sz w:val="15"/>
                <w:szCs w:val="15"/>
                <w:lang w:val="en-GB"/>
              </w:rPr>
              <w:t xml:space="preserve"> pillar provides supplementary pension. It includes </w:t>
            </w:r>
            <w:r w:rsidRPr="00292DEB">
              <w:rPr>
                <w:color w:val="C00000"/>
                <w:sz w:val="15"/>
                <w:szCs w:val="15"/>
                <w:lang w:val="en-GB"/>
              </w:rPr>
              <w:t>4</w:t>
            </w:r>
            <w:r w:rsidRPr="00292DEB">
              <w:rPr>
                <w:color w:val="000000" w:themeColor="text1"/>
                <w:sz w:val="15"/>
                <w:szCs w:val="15"/>
                <w:lang w:val="en-GB"/>
              </w:rPr>
              <w:t xml:space="preserve"> mandatory occupational funds which provide earnings-related benefits on a hybrid basis (defined-benefits adjusted according to annual actuarial study and available assets), and </w:t>
            </w:r>
            <w:r w:rsidRPr="00292DEB">
              <w:rPr>
                <w:color w:val="C00000"/>
                <w:sz w:val="15"/>
                <w:szCs w:val="15"/>
                <w:lang w:val="en-GB"/>
              </w:rPr>
              <w:t xml:space="preserve">27 </w:t>
            </w:r>
            <w:r w:rsidRPr="00292DEB">
              <w:rPr>
                <w:color w:val="000000" w:themeColor="text1"/>
                <w:sz w:val="15"/>
                <w:szCs w:val="15"/>
                <w:lang w:val="en-GB"/>
              </w:rPr>
              <w:t xml:space="preserve">voluntary occupational insurance funds </w:t>
            </w:r>
            <w:r w:rsidRPr="00292DEB">
              <w:rPr>
                <w:i/>
                <w:iCs/>
                <w:color w:val="008080"/>
                <w:sz w:val="15"/>
                <w:szCs w:val="15"/>
                <w:lang w:val="en-GB"/>
              </w:rPr>
              <w:t>(</w:t>
            </w:r>
            <w:r w:rsidRPr="00292DEB">
              <w:rPr>
                <w:i/>
                <w:iCs/>
                <w:color w:val="008080"/>
                <w:sz w:val="15"/>
                <w:szCs w:val="15"/>
              </w:rPr>
              <w:t>ΤΑΜΕΙΑ</w:t>
            </w:r>
            <w:r w:rsidRPr="00292DEB">
              <w:rPr>
                <w:i/>
                <w:iCs/>
                <w:color w:val="008080"/>
                <w:sz w:val="15"/>
                <w:szCs w:val="15"/>
                <w:lang w:val="en-GB"/>
              </w:rPr>
              <w:t xml:space="preserve"> </w:t>
            </w:r>
            <w:r w:rsidRPr="00292DEB">
              <w:rPr>
                <w:i/>
                <w:iCs/>
                <w:color w:val="008080"/>
                <w:sz w:val="15"/>
                <w:szCs w:val="15"/>
              </w:rPr>
              <w:t>ΕΠΑΓΓΕΛΜΑΤΙΚΗΣ</w:t>
            </w:r>
            <w:r w:rsidRPr="00292DEB">
              <w:rPr>
                <w:i/>
                <w:iCs/>
                <w:color w:val="008080"/>
                <w:sz w:val="15"/>
                <w:szCs w:val="15"/>
                <w:lang w:val="en-GB"/>
              </w:rPr>
              <w:t xml:space="preserve"> </w:t>
            </w:r>
            <w:r w:rsidRPr="00292DEB">
              <w:rPr>
                <w:i/>
                <w:iCs/>
                <w:color w:val="008080"/>
                <w:sz w:val="15"/>
                <w:szCs w:val="15"/>
              </w:rPr>
              <w:t>ΑΣΦΑΛΙΣΗΣ</w:t>
            </w:r>
            <w:r w:rsidRPr="00292DEB">
              <w:rPr>
                <w:i/>
                <w:iCs/>
                <w:color w:val="008080"/>
                <w:sz w:val="15"/>
                <w:szCs w:val="15"/>
                <w:lang w:val="en-GB"/>
              </w:rPr>
              <w:t>-</w:t>
            </w:r>
            <w:r w:rsidRPr="00292DEB">
              <w:rPr>
                <w:i/>
                <w:iCs/>
                <w:color w:val="008080"/>
                <w:sz w:val="15"/>
                <w:szCs w:val="15"/>
              </w:rPr>
              <w:t>ΤΕΑ</w:t>
            </w:r>
            <w:r w:rsidRPr="00292DEB">
              <w:rPr>
                <w:i/>
                <w:iCs/>
                <w:color w:val="000000" w:themeColor="text1"/>
                <w:sz w:val="15"/>
                <w:szCs w:val="15"/>
                <w:lang w:val="en-GB"/>
              </w:rPr>
              <w:t>)</w:t>
            </w:r>
            <w:r w:rsidRPr="00292DEB">
              <w:rPr>
                <w:color w:val="000000" w:themeColor="text1"/>
                <w:sz w:val="15"/>
                <w:szCs w:val="15"/>
                <w:lang w:val="en-GB"/>
              </w:rPr>
              <w:t>, which are fully funded.</w:t>
            </w:r>
          </w:p>
          <w:p w14:paraId="017A03D5" w14:textId="77777777" w:rsidR="005D0FED" w:rsidRPr="00292DEB" w:rsidRDefault="005D0FED" w:rsidP="00CD2271">
            <w:pPr>
              <w:pStyle w:val="Normal0"/>
              <w:pBdr>
                <w:top w:val="nil"/>
                <w:left w:val="nil"/>
                <w:bottom w:val="nil"/>
                <w:right w:val="nil"/>
                <w:between w:val="nil"/>
              </w:pBdr>
              <w:spacing w:after="0"/>
              <w:rPr>
                <w:color w:val="000000"/>
                <w:sz w:val="15"/>
                <w:szCs w:val="15"/>
                <w:highlight w:val="yellow"/>
                <w:lang w:val="en-GB"/>
              </w:rPr>
            </w:pPr>
          </w:p>
          <w:p w14:paraId="40F1C23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3</w:t>
            </w:r>
            <w:r w:rsidRPr="00292DEB">
              <w:rPr>
                <w:i/>
                <w:color w:val="000000"/>
                <w:sz w:val="15"/>
                <w:szCs w:val="15"/>
                <w:vertAlign w:val="superscript"/>
                <w:lang w:val="en-GB"/>
              </w:rPr>
              <w:t>rd</w:t>
            </w:r>
            <w:r w:rsidRPr="00292DEB">
              <w:rPr>
                <w:i/>
                <w:color w:val="000000"/>
                <w:sz w:val="15"/>
                <w:szCs w:val="15"/>
                <w:lang w:val="en-GB"/>
              </w:rPr>
              <w:t xml:space="preserve"> pillar</w:t>
            </w:r>
            <w:r w:rsidRPr="00292DEB">
              <w:rPr>
                <w:color w:val="000000"/>
                <w:sz w:val="15"/>
                <w:szCs w:val="15"/>
                <w:lang w:val="en-GB"/>
              </w:rPr>
              <w:t>:</w:t>
            </w:r>
          </w:p>
          <w:p w14:paraId="15B4AEE5"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This pillar is optional and includes private insurance schemes.</w:t>
            </w:r>
          </w:p>
          <w:p w14:paraId="4FA6503F"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3A615E8C" w14:textId="77777777" w:rsidR="005D0FED" w:rsidRPr="00292DEB" w:rsidRDefault="005D0FED" w:rsidP="00CD2271">
            <w:pPr>
              <w:pStyle w:val="Normal0"/>
              <w:pBdr>
                <w:top w:val="nil"/>
                <w:left w:val="nil"/>
                <w:bottom w:val="nil"/>
                <w:right w:val="nil"/>
                <w:between w:val="nil"/>
              </w:pBdr>
              <w:spacing w:before="0"/>
              <w:rPr>
                <w:color w:val="000000"/>
                <w:sz w:val="15"/>
                <w:szCs w:val="15"/>
                <w:lang w:val="en-GB"/>
              </w:rPr>
            </w:pPr>
            <w:r w:rsidRPr="00292DEB">
              <w:rPr>
                <w:color w:val="000000"/>
                <w:sz w:val="15"/>
                <w:szCs w:val="15"/>
                <w:lang w:val="en-GB"/>
              </w:rPr>
              <w:t>The 2</w:t>
            </w:r>
            <w:r w:rsidRPr="00292DEB">
              <w:rPr>
                <w:color w:val="000000"/>
                <w:sz w:val="15"/>
                <w:szCs w:val="15"/>
                <w:vertAlign w:val="superscript"/>
                <w:lang w:val="en-GB"/>
              </w:rPr>
              <w:t>nd</w:t>
            </w:r>
            <w:r w:rsidRPr="00292DEB">
              <w:rPr>
                <w:color w:val="000000"/>
                <w:sz w:val="15"/>
                <w:szCs w:val="15"/>
                <w:lang w:val="en-GB"/>
              </w:rPr>
              <w:t xml:space="preserve"> and 3</w:t>
            </w:r>
            <w:r w:rsidRPr="00292DEB">
              <w:rPr>
                <w:color w:val="000000"/>
                <w:sz w:val="15"/>
                <w:szCs w:val="15"/>
                <w:vertAlign w:val="superscript"/>
                <w:lang w:val="en-GB"/>
              </w:rPr>
              <w:t>rd</w:t>
            </w:r>
            <w:r w:rsidRPr="00292DEB">
              <w:rPr>
                <w:color w:val="000000"/>
                <w:sz w:val="15"/>
                <w:szCs w:val="15"/>
                <w:lang w:val="en-GB"/>
              </w:rPr>
              <w:t xml:space="preserve"> pillars, as well as the auxiliary pensions of </w:t>
            </w:r>
            <w:r w:rsidRPr="00292DEB">
              <w:rPr>
                <w:color w:val="008000"/>
                <w:sz w:val="15"/>
                <w:szCs w:val="15"/>
                <w:lang w:val="en-GB"/>
              </w:rPr>
              <w:t>e-EFKA</w:t>
            </w:r>
            <w:r w:rsidRPr="00292DEB">
              <w:rPr>
                <w:color w:val="000000"/>
                <w:sz w:val="15"/>
                <w:szCs w:val="15"/>
                <w:lang w:val="en-GB"/>
              </w:rPr>
              <w:t xml:space="preserve"> and </w:t>
            </w:r>
            <w:r w:rsidRPr="00292DEB">
              <w:rPr>
                <w:color w:val="008000"/>
                <w:sz w:val="15"/>
                <w:szCs w:val="15"/>
                <w:lang w:val="en-GB"/>
              </w:rPr>
              <w:t>TEKA</w:t>
            </w:r>
            <w:r w:rsidRPr="00292DEB">
              <w:rPr>
                <w:color w:val="000000"/>
                <w:sz w:val="15"/>
                <w:szCs w:val="15"/>
                <w:lang w:val="en-GB"/>
              </w:rPr>
              <w:t xml:space="preserve"> and additional benefits to specific professions (1</w:t>
            </w:r>
            <w:r w:rsidRPr="00292DEB">
              <w:rPr>
                <w:color w:val="000000"/>
                <w:sz w:val="15"/>
                <w:szCs w:val="15"/>
                <w:vertAlign w:val="superscript"/>
                <w:lang w:val="en-GB"/>
              </w:rPr>
              <w:t>st</w:t>
            </w:r>
            <w:r w:rsidRPr="00292DEB">
              <w:rPr>
                <w:color w:val="000000"/>
                <w:sz w:val="15"/>
                <w:szCs w:val="15"/>
                <w:lang w:val="en-GB"/>
              </w:rPr>
              <w:t xml:space="preserve"> pillar), are not presented in the MISSOC tables.</w:t>
            </w:r>
          </w:p>
          <w:p w14:paraId="1E5525CB" w14:textId="4474FCA6"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Uninsured elderly can receive a means-tested benefit provided by </w:t>
            </w:r>
            <w:r w:rsidRPr="00292DEB">
              <w:rPr>
                <w:color w:val="008000"/>
                <w:sz w:val="15"/>
                <w:szCs w:val="15"/>
                <w:lang w:val="en-GB"/>
              </w:rPr>
              <w:t>OPEKA</w:t>
            </w:r>
            <w:r w:rsidRPr="00292DEB">
              <w:rPr>
                <w:color w:val="000000"/>
                <w:sz w:val="15"/>
                <w:szCs w:val="15"/>
                <w:lang w:val="en-GB"/>
              </w:rPr>
              <w:t xml:space="preserve"> (see Table XI on “Guaranteed Minimum Resources” for details).</w:t>
            </w:r>
          </w:p>
        </w:tc>
        <w:tc>
          <w:tcPr>
            <w:tcW w:w="167" w:type="pct"/>
          </w:tcPr>
          <w:p w14:paraId="14519342"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4CD296B6" w14:textId="77777777" w:rsidR="005D0FED" w:rsidRPr="00292DEB" w:rsidRDefault="005D0FED" w:rsidP="00CD2271">
            <w:pPr>
              <w:spacing w:line="276" w:lineRule="auto"/>
              <w:rPr>
                <w:rFonts w:cs="Arial"/>
                <w:color w:val="0000FF"/>
                <w:lang w:val="en-US"/>
              </w:rPr>
            </w:pPr>
          </w:p>
        </w:tc>
        <w:tc>
          <w:tcPr>
            <w:tcW w:w="127" w:type="pct"/>
          </w:tcPr>
          <w:p w14:paraId="188B0ECA" w14:textId="77777777" w:rsidR="005D0FED" w:rsidRPr="00292DEB" w:rsidRDefault="005D0FED" w:rsidP="00CD2271">
            <w:pPr>
              <w:spacing w:line="276" w:lineRule="auto"/>
              <w:rPr>
                <w:rFonts w:cs="Arial"/>
                <w:color w:val="0000FF"/>
                <w:lang w:val="fr-FR"/>
              </w:rPr>
            </w:pPr>
            <w:r w:rsidRPr="00292DEB">
              <w:rPr>
                <w:rFonts w:cs="Arial"/>
                <w:color w:val="0000FF"/>
                <w:lang w:val="fr-FR"/>
              </w:rPr>
              <w:t>2</w:t>
            </w:r>
          </w:p>
          <w:p w14:paraId="1F5DE9BC" w14:textId="77777777" w:rsidR="005D0FED" w:rsidRPr="00292DEB" w:rsidRDefault="005D0FED" w:rsidP="00CD2271">
            <w:pPr>
              <w:spacing w:line="276" w:lineRule="auto"/>
              <w:rPr>
                <w:rFonts w:cs="Arial"/>
                <w:color w:val="0000FF"/>
                <w:lang w:val="en-US"/>
              </w:rPr>
            </w:pPr>
          </w:p>
        </w:tc>
        <w:tc>
          <w:tcPr>
            <w:tcW w:w="402" w:type="pct"/>
          </w:tcPr>
          <w:p w14:paraId="29C31D9F" w14:textId="77777777" w:rsidR="005D0FED" w:rsidRPr="00292DEB" w:rsidRDefault="005D0FED" w:rsidP="00CD2271">
            <w:pPr>
              <w:spacing w:line="276" w:lineRule="auto"/>
              <w:rPr>
                <w:rFonts w:cs="Arial"/>
                <w:color w:val="0000FF"/>
              </w:rPr>
            </w:pPr>
            <w:r w:rsidRPr="00292DEB">
              <w:rPr>
                <w:rFonts w:cs="Arial"/>
                <w:color w:val="0000FF"/>
              </w:rPr>
              <w:t>GREECE</w:t>
            </w:r>
          </w:p>
          <w:p w14:paraId="56B073AB" w14:textId="77777777" w:rsidR="005D0FED" w:rsidRPr="00292DEB" w:rsidRDefault="005D0FED" w:rsidP="00CD2271">
            <w:pPr>
              <w:spacing w:line="276" w:lineRule="auto"/>
              <w:rPr>
                <w:rFonts w:cs="Arial"/>
                <w:color w:val="0000FF"/>
                <w:lang w:val="en-US"/>
              </w:rPr>
            </w:pPr>
          </w:p>
        </w:tc>
      </w:tr>
      <w:tr w:rsidR="005D0FED" w:rsidRPr="00292DEB" w14:paraId="27F6E641" w14:textId="77777777" w:rsidTr="005D0FED">
        <w:tc>
          <w:tcPr>
            <w:tcW w:w="193" w:type="pct"/>
          </w:tcPr>
          <w:p w14:paraId="6DFD628F" w14:textId="77777777" w:rsidR="005D0FED" w:rsidRPr="00292DEB" w:rsidRDefault="005D0FED" w:rsidP="00CD2271">
            <w:pPr>
              <w:spacing w:line="276" w:lineRule="auto"/>
              <w:jc w:val="left"/>
              <w:rPr>
                <w:rFonts w:cs="Arial"/>
                <w:lang w:val="es-ES"/>
              </w:rPr>
            </w:pPr>
            <w:r w:rsidRPr="00292DEB">
              <w:rPr>
                <w:rFonts w:cs="Arial"/>
                <w:lang w:val="es-ES"/>
              </w:rPr>
              <w:t>EL</w:t>
            </w:r>
          </w:p>
          <w:p w14:paraId="2CBAED7B" w14:textId="77777777" w:rsidR="005D0FED" w:rsidRPr="00292DEB" w:rsidRDefault="005D0FED" w:rsidP="00CD2271">
            <w:pPr>
              <w:spacing w:line="276" w:lineRule="auto"/>
              <w:jc w:val="left"/>
              <w:rPr>
                <w:rFonts w:cs="Arial"/>
                <w:lang w:val="es-ES"/>
              </w:rPr>
            </w:pPr>
            <w:r w:rsidRPr="00292DEB">
              <w:rPr>
                <w:rFonts w:cs="Arial"/>
                <w:lang w:val="es-ES"/>
              </w:rPr>
              <w:t>EL</w:t>
            </w:r>
          </w:p>
          <w:p w14:paraId="1A353FF5" w14:textId="77777777" w:rsidR="005D0FED" w:rsidRPr="00292DEB" w:rsidRDefault="005D0FED" w:rsidP="00CD2271">
            <w:pPr>
              <w:spacing w:line="276" w:lineRule="auto"/>
              <w:jc w:val="left"/>
              <w:rPr>
                <w:rFonts w:cs="Arial"/>
                <w:lang w:val="es-ES"/>
              </w:rPr>
            </w:pPr>
            <w:r w:rsidRPr="00292DEB">
              <w:rPr>
                <w:rFonts w:cs="Arial"/>
                <w:lang w:val="es-ES"/>
              </w:rPr>
              <w:t>EL</w:t>
            </w:r>
          </w:p>
          <w:p w14:paraId="07E35D4B" w14:textId="77777777" w:rsidR="005D0FED" w:rsidRPr="00292DEB" w:rsidRDefault="005D0FED" w:rsidP="00CD2271">
            <w:pPr>
              <w:spacing w:line="276" w:lineRule="auto"/>
              <w:jc w:val="left"/>
              <w:rPr>
                <w:rFonts w:cs="Arial"/>
                <w:lang w:val="es-ES"/>
              </w:rPr>
            </w:pPr>
            <w:r w:rsidRPr="00292DEB">
              <w:rPr>
                <w:rFonts w:cs="Arial"/>
                <w:lang w:val="es-ES"/>
              </w:rPr>
              <w:t>EL</w:t>
            </w:r>
          </w:p>
          <w:p w14:paraId="387EBE12" w14:textId="77777777" w:rsidR="005D0FED" w:rsidRPr="00292DEB" w:rsidRDefault="005D0FED" w:rsidP="00CD2271">
            <w:pPr>
              <w:spacing w:line="276" w:lineRule="auto"/>
              <w:jc w:val="left"/>
              <w:rPr>
                <w:rFonts w:cs="Arial"/>
                <w:lang w:val="es-ES"/>
              </w:rPr>
            </w:pPr>
            <w:r w:rsidRPr="00292DEB">
              <w:rPr>
                <w:rFonts w:cs="Arial"/>
                <w:lang w:val="es-ES"/>
              </w:rPr>
              <w:t>EL</w:t>
            </w:r>
          </w:p>
          <w:p w14:paraId="714E7860" w14:textId="77777777" w:rsidR="005D0FED" w:rsidRPr="00292DEB" w:rsidRDefault="005D0FED" w:rsidP="00CD2271">
            <w:pPr>
              <w:spacing w:line="276" w:lineRule="auto"/>
              <w:jc w:val="left"/>
              <w:rPr>
                <w:rFonts w:cs="Arial"/>
                <w:lang w:val="es-ES"/>
              </w:rPr>
            </w:pPr>
            <w:r w:rsidRPr="00292DEB">
              <w:rPr>
                <w:rFonts w:cs="Arial"/>
                <w:lang w:val="es-ES"/>
              </w:rPr>
              <w:t>EL</w:t>
            </w:r>
          </w:p>
          <w:p w14:paraId="6A6CF1C9" w14:textId="77777777" w:rsidR="005D0FED" w:rsidRPr="00292DEB" w:rsidRDefault="005D0FED" w:rsidP="00CD2271">
            <w:pPr>
              <w:spacing w:line="276" w:lineRule="auto"/>
              <w:jc w:val="left"/>
              <w:rPr>
                <w:rFonts w:cs="Arial"/>
                <w:lang w:val="es-ES"/>
              </w:rPr>
            </w:pPr>
            <w:r w:rsidRPr="00292DEB">
              <w:rPr>
                <w:rFonts w:cs="Arial"/>
                <w:lang w:val="es-ES"/>
              </w:rPr>
              <w:t>EL</w:t>
            </w:r>
          </w:p>
          <w:p w14:paraId="7084900C" w14:textId="77777777" w:rsidR="005D0FED" w:rsidRPr="00292DEB" w:rsidRDefault="005D0FED" w:rsidP="00CD2271">
            <w:pPr>
              <w:spacing w:line="276" w:lineRule="auto"/>
              <w:jc w:val="left"/>
              <w:rPr>
                <w:rFonts w:cs="Arial"/>
                <w:lang w:val="es-ES"/>
              </w:rPr>
            </w:pPr>
            <w:r w:rsidRPr="00292DEB">
              <w:rPr>
                <w:rFonts w:cs="Arial"/>
                <w:lang w:val="es-ES"/>
              </w:rPr>
              <w:t>EL</w:t>
            </w:r>
          </w:p>
          <w:p w14:paraId="28970902" w14:textId="77777777" w:rsidR="005D0FED" w:rsidRPr="00292DEB" w:rsidRDefault="005D0FED" w:rsidP="00CD2271">
            <w:pPr>
              <w:spacing w:line="276" w:lineRule="auto"/>
              <w:jc w:val="left"/>
              <w:rPr>
                <w:rFonts w:cs="Arial"/>
              </w:rPr>
            </w:pPr>
          </w:p>
          <w:p w14:paraId="21D1E2B2" w14:textId="7808359B" w:rsidR="005D0FED" w:rsidRPr="00292DEB" w:rsidRDefault="005D0FED" w:rsidP="00CD2271">
            <w:pPr>
              <w:spacing w:line="276" w:lineRule="auto"/>
              <w:jc w:val="left"/>
              <w:rPr>
                <w:rFonts w:cs="Arial"/>
                <w:b/>
                <w:lang w:val="es-ES"/>
              </w:rPr>
            </w:pPr>
          </w:p>
        </w:tc>
        <w:tc>
          <w:tcPr>
            <w:tcW w:w="1371" w:type="pct"/>
          </w:tcPr>
          <w:p w14:paraId="3202B50F" w14:textId="77777777" w:rsidR="005D0FED" w:rsidRPr="00292DEB" w:rsidRDefault="005D0FED" w:rsidP="00CD2271">
            <w:pPr>
              <w:spacing w:line="276" w:lineRule="auto"/>
              <w:rPr>
                <w:rFonts w:cs="Arial"/>
                <w:i/>
                <w:iCs/>
              </w:rPr>
            </w:pPr>
            <w:r w:rsidRPr="00292DEB">
              <w:rPr>
                <w:rFonts w:cs="Arial"/>
                <w:i/>
                <w:iCs/>
              </w:rPr>
              <w:t>1. Säule (Hauptrente der e-EFKA):</w:t>
            </w:r>
          </w:p>
          <w:p w14:paraId="2CE8D545" w14:textId="77777777" w:rsidR="005D0FED" w:rsidRPr="00292DEB" w:rsidRDefault="005D0FED" w:rsidP="00CD2271">
            <w:pPr>
              <w:pStyle w:val="StandardLinks"/>
              <w:spacing w:line="276" w:lineRule="auto"/>
              <w:jc w:val="both"/>
              <w:rPr>
                <w:rFonts w:cs="Arial"/>
              </w:rPr>
            </w:pPr>
            <w:r w:rsidRPr="00292DEB">
              <w:rPr>
                <w:rFonts w:cs="Arial"/>
              </w:rPr>
              <w:t>Pflichtversicherung für alle Beschäftigten (Arbeitnehmer und Selbstständige).</w:t>
            </w:r>
          </w:p>
          <w:p w14:paraId="7B4A8337" w14:textId="77777777" w:rsidR="005D0FED" w:rsidRPr="00292DEB" w:rsidRDefault="005D0FED" w:rsidP="00CD2271">
            <w:pPr>
              <w:spacing w:line="276" w:lineRule="auto"/>
              <w:rPr>
                <w:rFonts w:cs="Arial"/>
                <w:color w:val="0000FF"/>
              </w:rPr>
            </w:pPr>
          </w:p>
          <w:p w14:paraId="7498DC4C" w14:textId="77777777" w:rsidR="005D0FED" w:rsidRPr="00292DEB" w:rsidRDefault="005D0FED" w:rsidP="00CD2271">
            <w:pPr>
              <w:spacing w:line="276" w:lineRule="auto"/>
              <w:rPr>
                <w:rFonts w:eastAsia="Arial" w:cs="Arial"/>
              </w:rPr>
            </w:pPr>
            <w:r w:rsidRPr="00292DEB">
              <w:rPr>
                <w:rFonts w:cs="Arial"/>
              </w:rPr>
              <w:t>Nach Beendigung einer Beschäftigung ist unter bestimmten Bedingungen eine freiwillige Fortsetzung der Versicherung möglich (</w:t>
            </w:r>
            <w:r w:rsidRPr="00292DEB">
              <w:rPr>
                <w:rFonts w:cs="Arial"/>
                <w:i/>
                <w:color w:val="008080"/>
                <w:lang w:val="en-GB"/>
              </w:rPr>
              <w:t>π</w:t>
            </w:r>
            <w:proofErr w:type="spellStart"/>
            <w:r w:rsidRPr="00292DEB">
              <w:rPr>
                <w:rFonts w:cs="Arial"/>
                <w:i/>
                <w:color w:val="008080"/>
                <w:lang w:val="en-GB"/>
              </w:rPr>
              <w:t>ρο</w:t>
            </w:r>
            <w:proofErr w:type="spellEnd"/>
            <w:r w:rsidRPr="00292DEB">
              <w:rPr>
                <w:rFonts w:cs="Arial"/>
                <w:i/>
                <w:color w:val="008080"/>
                <w:lang w:val="en-GB"/>
              </w:rPr>
              <w:t>αιρετική</w:t>
            </w:r>
            <w:r w:rsidRPr="00292DEB">
              <w:rPr>
                <w:rFonts w:cs="Arial"/>
                <w:i/>
                <w:color w:val="008080"/>
              </w:rPr>
              <w:t xml:space="preserve"> </w:t>
            </w:r>
            <w:proofErr w:type="spellStart"/>
            <w:r w:rsidRPr="00292DEB">
              <w:rPr>
                <w:rFonts w:cs="Arial"/>
                <w:i/>
                <w:color w:val="008080"/>
                <w:lang w:val="en-GB"/>
              </w:rPr>
              <w:t>συνέχιση</w:t>
            </w:r>
            <w:proofErr w:type="spellEnd"/>
            <w:r w:rsidRPr="00292DEB">
              <w:rPr>
                <w:rFonts w:cs="Arial"/>
                <w:i/>
                <w:color w:val="008080"/>
              </w:rPr>
              <w:t xml:space="preserve"> </w:t>
            </w:r>
            <w:proofErr w:type="spellStart"/>
            <w:r w:rsidRPr="00292DEB">
              <w:rPr>
                <w:rFonts w:cs="Arial"/>
                <w:i/>
                <w:color w:val="008080"/>
                <w:lang w:val="en-GB"/>
              </w:rPr>
              <w:t>της</w:t>
            </w:r>
            <w:proofErr w:type="spellEnd"/>
            <w:r w:rsidRPr="00292DEB">
              <w:rPr>
                <w:rFonts w:cs="Arial"/>
                <w:i/>
                <w:color w:val="008080"/>
              </w:rPr>
              <w:t xml:space="preserve"> </w:t>
            </w:r>
            <w:r w:rsidRPr="00292DEB">
              <w:rPr>
                <w:rFonts w:cs="Arial"/>
                <w:i/>
                <w:color w:val="008080"/>
                <w:lang w:val="en-GB"/>
              </w:rPr>
              <w:t>α</w:t>
            </w:r>
            <w:proofErr w:type="spellStart"/>
            <w:r w:rsidRPr="00292DEB">
              <w:rPr>
                <w:rFonts w:cs="Arial"/>
                <w:i/>
                <w:color w:val="008080"/>
                <w:lang w:val="en-GB"/>
              </w:rPr>
              <w:t>σφάλισης</w:t>
            </w:r>
            <w:proofErr w:type="spellEnd"/>
            <w:r w:rsidRPr="00292DEB">
              <w:rPr>
                <w:rFonts w:cs="Arial"/>
              </w:rPr>
              <w:t>)</w:t>
            </w:r>
            <w:r w:rsidRPr="00292DEB">
              <w:rPr>
                <w:rFonts w:eastAsia="Arial" w:cs="Arial"/>
              </w:rPr>
              <w:t>.</w:t>
            </w:r>
          </w:p>
          <w:p w14:paraId="2748519D" w14:textId="77777777" w:rsidR="005D0FED" w:rsidRPr="00292DEB" w:rsidRDefault="005D0FED" w:rsidP="00CD2271">
            <w:pPr>
              <w:spacing w:line="276" w:lineRule="auto"/>
              <w:rPr>
                <w:rFonts w:eastAsia="Arial" w:cs="Arial"/>
              </w:rPr>
            </w:pPr>
          </w:p>
          <w:p w14:paraId="1C6FAD35" w14:textId="77777777" w:rsidR="005D0FED" w:rsidRPr="00292DEB" w:rsidRDefault="005D0FED" w:rsidP="00CD2271">
            <w:pPr>
              <w:spacing w:line="276" w:lineRule="auto"/>
              <w:rPr>
                <w:rFonts w:cs="Arial"/>
              </w:rPr>
            </w:pPr>
            <w:r w:rsidRPr="00292DEB">
              <w:rPr>
                <w:rFonts w:cs="Arial"/>
              </w:rPr>
              <w:t>Keine Ausnahmen.</w:t>
            </w:r>
          </w:p>
          <w:p w14:paraId="1CEB203D" w14:textId="454153E3" w:rsidR="005D0FED" w:rsidRPr="00292DEB" w:rsidRDefault="005D0FED" w:rsidP="00CD2271">
            <w:pPr>
              <w:spacing w:line="276" w:lineRule="auto"/>
              <w:rPr>
                <w:rFonts w:cs="Arial"/>
                <w:i/>
                <w:iCs/>
              </w:rPr>
            </w:pPr>
          </w:p>
        </w:tc>
        <w:tc>
          <w:tcPr>
            <w:tcW w:w="1370" w:type="pct"/>
          </w:tcPr>
          <w:p w14:paraId="03549470"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ECF396B" w14:textId="77777777" w:rsidR="005D0FED" w:rsidRPr="00292DEB" w:rsidRDefault="005D0FED" w:rsidP="00CD2271">
            <w:pPr>
              <w:pStyle w:val="StandardLinks"/>
              <w:spacing w:line="276" w:lineRule="auto"/>
              <w:jc w:val="both"/>
              <w:rPr>
                <w:rFonts w:cs="Arial"/>
                <w:lang w:val="fr-BE"/>
              </w:rPr>
            </w:pPr>
            <w:r w:rsidRPr="00292DEB">
              <w:rPr>
                <w:rFonts w:cs="Arial"/>
                <w:lang w:val="fr-BE"/>
              </w:rPr>
              <w:t>Assurance obligatoire pour toutes les personnes exerçant un emploi (salariés et indépendants).</w:t>
            </w:r>
          </w:p>
          <w:p w14:paraId="4EDAA892" w14:textId="77777777" w:rsidR="005D0FED" w:rsidRPr="00292DEB" w:rsidRDefault="005D0FED" w:rsidP="00CD2271">
            <w:pPr>
              <w:spacing w:line="276" w:lineRule="auto"/>
              <w:rPr>
                <w:rFonts w:cs="Arial"/>
                <w:lang w:val="fr-BE" w:eastAsia="de-DE"/>
              </w:rPr>
            </w:pPr>
          </w:p>
          <w:p w14:paraId="3581CCB2" w14:textId="77777777" w:rsidR="005D0FED" w:rsidRPr="00292DEB" w:rsidRDefault="005D0FED" w:rsidP="00CD2271">
            <w:pPr>
              <w:spacing w:line="276" w:lineRule="auto"/>
              <w:rPr>
                <w:rFonts w:eastAsia="Arial" w:cs="Arial"/>
                <w:lang w:val="fr-BE"/>
              </w:rPr>
            </w:pPr>
            <w:r w:rsidRPr="00292DEB">
              <w:rPr>
                <w:rFonts w:cs="Arial"/>
                <w:lang w:val="fr-BE"/>
              </w:rPr>
              <w:t xml:space="preserve">À la fin d'une période d'emploi, possibilité de demander la poursuite de la couverture d'assurance, pourvu que certaines conditions </w:t>
            </w:r>
            <w:proofErr w:type="gramStart"/>
            <w:r w:rsidRPr="00292DEB">
              <w:rPr>
                <w:rFonts w:cs="Arial"/>
                <w:lang w:val="fr-BE"/>
              </w:rPr>
              <w:t>soit</w:t>
            </w:r>
            <w:proofErr w:type="gramEnd"/>
            <w:r w:rsidRPr="00292DEB">
              <w:rPr>
                <w:rFonts w:cs="Arial"/>
                <w:lang w:val="fr-BE"/>
              </w:rPr>
              <w:t xml:space="preserve"> remplies (</w:t>
            </w:r>
            <w:r w:rsidRPr="00292DEB">
              <w:rPr>
                <w:rFonts w:cs="Arial"/>
                <w:i/>
                <w:color w:val="008080"/>
                <w:lang w:val="fr-BE"/>
              </w:rPr>
              <w:t>π</w:t>
            </w:r>
            <w:proofErr w:type="spellStart"/>
            <w:r w:rsidRPr="00292DEB">
              <w:rPr>
                <w:rFonts w:cs="Arial"/>
                <w:i/>
                <w:color w:val="008080"/>
                <w:lang w:val="fr-BE"/>
              </w:rPr>
              <w:t>ρο</w:t>
            </w:r>
            <w:proofErr w:type="spellEnd"/>
            <w:r w:rsidRPr="00292DEB">
              <w:rPr>
                <w:rFonts w:cs="Arial"/>
                <w:i/>
                <w:color w:val="008080"/>
                <w:lang w:val="fr-BE"/>
              </w:rPr>
              <w:t xml:space="preserve">αιρετική </w:t>
            </w:r>
            <w:proofErr w:type="spellStart"/>
            <w:r w:rsidRPr="00292DEB">
              <w:rPr>
                <w:rFonts w:cs="Arial"/>
                <w:i/>
                <w:color w:val="008080"/>
                <w:lang w:val="fr-BE"/>
              </w:rPr>
              <w:t>συνέχιση</w:t>
            </w:r>
            <w:proofErr w:type="spellEnd"/>
            <w:r w:rsidRPr="00292DEB">
              <w:rPr>
                <w:rFonts w:cs="Arial"/>
                <w:i/>
                <w:color w:val="008080"/>
                <w:lang w:val="fr-BE"/>
              </w:rPr>
              <w:t xml:space="preserve"> </w:t>
            </w:r>
            <w:proofErr w:type="spellStart"/>
            <w:r w:rsidRPr="00292DEB">
              <w:rPr>
                <w:rFonts w:cs="Arial"/>
                <w:i/>
                <w:color w:val="008080"/>
                <w:lang w:val="fr-BE"/>
              </w:rPr>
              <w:t>της</w:t>
            </w:r>
            <w:proofErr w:type="spellEnd"/>
            <w:r w:rsidRPr="00292DEB">
              <w:rPr>
                <w:rFonts w:cs="Arial"/>
                <w:i/>
                <w:color w:val="008080"/>
                <w:lang w:val="fr-BE"/>
              </w:rPr>
              <w:t xml:space="preserve"> α</w:t>
            </w:r>
            <w:proofErr w:type="spellStart"/>
            <w:r w:rsidRPr="00292DEB">
              <w:rPr>
                <w:rFonts w:cs="Arial"/>
                <w:i/>
                <w:color w:val="008080"/>
                <w:lang w:val="fr-BE"/>
              </w:rPr>
              <w:t>σφάλισης</w:t>
            </w:r>
            <w:proofErr w:type="spellEnd"/>
            <w:r w:rsidRPr="00292DEB">
              <w:rPr>
                <w:rFonts w:cs="Arial"/>
                <w:lang w:val="fr-BE"/>
              </w:rPr>
              <w:t>)</w:t>
            </w:r>
            <w:r w:rsidRPr="00292DEB">
              <w:rPr>
                <w:rFonts w:eastAsia="Arial" w:cs="Arial"/>
                <w:lang w:val="fr-BE"/>
              </w:rPr>
              <w:t>.</w:t>
            </w:r>
          </w:p>
          <w:p w14:paraId="4F969278" w14:textId="77777777" w:rsidR="005D0FED" w:rsidRPr="00292DEB" w:rsidRDefault="005D0FED" w:rsidP="00CD2271">
            <w:pPr>
              <w:spacing w:line="276" w:lineRule="auto"/>
              <w:rPr>
                <w:rFonts w:eastAsia="Arial" w:cs="Arial"/>
                <w:lang w:val="fr-BE"/>
              </w:rPr>
            </w:pPr>
          </w:p>
          <w:p w14:paraId="5E7DDC36" w14:textId="77777777" w:rsidR="005D0FED" w:rsidRPr="00292DEB" w:rsidRDefault="005D0FED" w:rsidP="00CD2271">
            <w:pPr>
              <w:spacing w:line="276" w:lineRule="auto"/>
              <w:rPr>
                <w:rFonts w:cs="Arial"/>
                <w:lang w:val="fr-BE"/>
              </w:rPr>
            </w:pPr>
            <w:r w:rsidRPr="00292DEB">
              <w:rPr>
                <w:rFonts w:cs="Arial"/>
                <w:lang w:val="fr-BE"/>
              </w:rPr>
              <w:t>Pas d'exemptions.</w:t>
            </w:r>
          </w:p>
          <w:p w14:paraId="5A5460B5" w14:textId="0387B993" w:rsidR="005D0FED" w:rsidRPr="00292DEB" w:rsidRDefault="005D0FED" w:rsidP="00CD2271">
            <w:pPr>
              <w:pStyle w:val="StandardLinks"/>
              <w:spacing w:line="276" w:lineRule="auto"/>
              <w:jc w:val="both"/>
              <w:rPr>
                <w:rFonts w:cs="Arial"/>
                <w:i/>
                <w:iCs/>
                <w:lang w:val="fr-BE"/>
              </w:rPr>
            </w:pPr>
          </w:p>
        </w:tc>
        <w:tc>
          <w:tcPr>
            <w:tcW w:w="1370" w:type="pct"/>
          </w:tcPr>
          <w:p w14:paraId="570D3356"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E-VI-03-EL</w:t>
            </w:r>
          </w:p>
          <w:p w14:paraId="30774B93"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6B9B1E5E"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Compulsory insurance for all those in employment (employees and self-employed).</w:t>
            </w:r>
          </w:p>
          <w:p w14:paraId="38E8DF6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58D04C5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Those whose employment is terminated are entitled to request continuation of insurance coverage, provided that certain conditions are met (</w:t>
            </w:r>
            <w:r w:rsidRPr="00292DEB">
              <w:rPr>
                <w:i/>
                <w:color w:val="008080"/>
                <w:sz w:val="15"/>
                <w:szCs w:val="15"/>
              </w:rPr>
              <w:t>π</w:t>
            </w:r>
            <w:proofErr w:type="spellStart"/>
            <w:r w:rsidRPr="00292DEB">
              <w:rPr>
                <w:i/>
                <w:color w:val="008080"/>
                <w:sz w:val="15"/>
                <w:szCs w:val="15"/>
              </w:rPr>
              <w:t>ρο</w:t>
            </w:r>
            <w:proofErr w:type="spellEnd"/>
            <w:r w:rsidRPr="00292DEB">
              <w:rPr>
                <w:i/>
                <w:color w:val="008080"/>
                <w:sz w:val="15"/>
                <w:szCs w:val="15"/>
              </w:rPr>
              <w:t>αιρετική</w:t>
            </w:r>
            <w:r w:rsidRPr="00292DEB">
              <w:rPr>
                <w:i/>
                <w:color w:val="008080"/>
                <w:sz w:val="15"/>
                <w:szCs w:val="15"/>
                <w:lang w:val="en-GB"/>
              </w:rPr>
              <w:t xml:space="preserve"> </w:t>
            </w:r>
            <w:proofErr w:type="spellStart"/>
            <w:r w:rsidRPr="00292DEB">
              <w:rPr>
                <w:i/>
                <w:color w:val="008080"/>
                <w:sz w:val="15"/>
                <w:szCs w:val="15"/>
              </w:rPr>
              <w:t>συνέχιση</w:t>
            </w:r>
            <w:proofErr w:type="spellEnd"/>
            <w:r w:rsidRPr="00292DEB">
              <w:rPr>
                <w:i/>
                <w:color w:val="008080"/>
                <w:sz w:val="15"/>
                <w:szCs w:val="15"/>
                <w:lang w:val="en-GB"/>
              </w:rPr>
              <w:t xml:space="preserve"> </w:t>
            </w:r>
            <w:proofErr w:type="spellStart"/>
            <w:r w:rsidRPr="00292DEB">
              <w:rPr>
                <w:i/>
                <w:color w:val="008080"/>
                <w:sz w:val="15"/>
                <w:szCs w:val="15"/>
              </w:rPr>
              <w:t>της</w:t>
            </w:r>
            <w:proofErr w:type="spellEnd"/>
            <w:r w:rsidRPr="00292DEB">
              <w:rPr>
                <w:i/>
                <w:color w:val="008080"/>
                <w:sz w:val="15"/>
                <w:szCs w:val="15"/>
                <w:lang w:val="en-GB"/>
              </w:rPr>
              <w:t xml:space="preserve"> </w:t>
            </w:r>
            <w:r w:rsidRPr="00292DEB">
              <w:rPr>
                <w:i/>
                <w:color w:val="008080"/>
                <w:sz w:val="15"/>
                <w:szCs w:val="15"/>
              </w:rPr>
              <w:t>α</w:t>
            </w:r>
            <w:proofErr w:type="spellStart"/>
            <w:r w:rsidRPr="00292DEB">
              <w:rPr>
                <w:i/>
                <w:color w:val="008080"/>
                <w:sz w:val="15"/>
                <w:szCs w:val="15"/>
              </w:rPr>
              <w:t>σφάλισης</w:t>
            </w:r>
            <w:proofErr w:type="spellEnd"/>
            <w:r w:rsidRPr="00292DEB">
              <w:rPr>
                <w:color w:val="000000"/>
                <w:sz w:val="15"/>
                <w:szCs w:val="15"/>
                <w:lang w:val="en-GB"/>
              </w:rPr>
              <w:t>).</w:t>
            </w:r>
          </w:p>
          <w:p w14:paraId="4A0E579D"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2343F4F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exemptions from paying contributions.</w:t>
            </w:r>
          </w:p>
          <w:p w14:paraId="104EC2F7" w14:textId="77777777" w:rsidR="005D0FED" w:rsidRPr="00292DEB" w:rsidRDefault="005D0FED" w:rsidP="00CD2271">
            <w:pPr>
              <w:pStyle w:val="Normal0"/>
              <w:spacing w:after="0" w:line="276" w:lineRule="auto"/>
              <w:rPr>
                <w:b/>
                <w:color w:val="FF0000"/>
                <w:sz w:val="15"/>
                <w:szCs w:val="15"/>
                <w:lang w:val="en-US"/>
              </w:rPr>
            </w:pPr>
          </w:p>
        </w:tc>
        <w:tc>
          <w:tcPr>
            <w:tcW w:w="167" w:type="pct"/>
          </w:tcPr>
          <w:p w14:paraId="3D54261E"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221BE709" w14:textId="77777777" w:rsidR="005D0FED" w:rsidRPr="00292DEB" w:rsidRDefault="005D0FED" w:rsidP="00CD2271">
            <w:pPr>
              <w:spacing w:line="276" w:lineRule="auto"/>
              <w:rPr>
                <w:rFonts w:cs="Arial"/>
                <w:color w:val="0000FF"/>
                <w:lang w:val="en-US"/>
              </w:rPr>
            </w:pPr>
          </w:p>
        </w:tc>
        <w:tc>
          <w:tcPr>
            <w:tcW w:w="127" w:type="pct"/>
          </w:tcPr>
          <w:p w14:paraId="60472011" w14:textId="77777777" w:rsidR="005D0FED" w:rsidRPr="00292DEB" w:rsidRDefault="005D0FED" w:rsidP="00CD2271">
            <w:pPr>
              <w:spacing w:line="276" w:lineRule="auto"/>
              <w:rPr>
                <w:rFonts w:cs="Arial"/>
                <w:color w:val="0000FF"/>
                <w:lang w:val="fr-FR"/>
              </w:rPr>
            </w:pPr>
            <w:r w:rsidRPr="00292DEB">
              <w:rPr>
                <w:rFonts w:cs="Arial"/>
                <w:color w:val="0000FF"/>
                <w:lang w:val="fr-FR"/>
              </w:rPr>
              <w:t>3</w:t>
            </w:r>
          </w:p>
          <w:p w14:paraId="446A336A" w14:textId="77777777" w:rsidR="005D0FED" w:rsidRPr="00292DEB" w:rsidRDefault="005D0FED" w:rsidP="00CD2271">
            <w:pPr>
              <w:spacing w:line="276" w:lineRule="auto"/>
              <w:rPr>
                <w:rFonts w:cs="Arial"/>
                <w:color w:val="0000FF"/>
                <w:lang w:val="en-US"/>
              </w:rPr>
            </w:pPr>
          </w:p>
        </w:tc>
        <w:tc>
          <w:tcPr>
            <w:tcW w:w="402" w:type="pct"/>
          </w:tcPr>
          <w:p w14:paraId="23A61DD8"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41F8324" w14:textId="77777777" w:rsidR="005D0FED" w:rsidRPr="00292DEB" w:rsidRDefault="005D0FED" w:rsidP="00CD2271">
            <w:pPr>
              <w:spacing w:line="276" w:lineRule="auto"/>
              <w:rPr>
                <w:rFonts w:cs="Arial"/>
                <w:color w:val="0000FF"/>
                <w:lang w:val="en-US"/>
              </w:rPr>
            </w:pPr>
          </w:p>
        </w:tc>
      </w:tr>
      <w:tr w:rsidR="005D0FED" w:rsidRPr="00292DEB" w14:paraId="6E5D7800" w14:textId="77777777" w:rsidTr="005D0FED">
        <w:tc>
          <w:tcPr>
            <w:tcW w:w="193" w:type="pct"/>
          </w:tcPr>
          <w:p w14:paraId="5541311B" w14:textId="77777777" w:rsidR="005D0FED" w:rsidRPr="00292DEB" w:rsidRDefault="005D0FED" w:rsidP="00CD2271">
            <w:pPr>
              <w:spacing w:line="276" w:lineRule="auto"/>
              <w:jc w:val="left"/>
              <w:rPr>
                <w:rFonts w:cs="Arial"/>
                <w:lang w:val="es-ES"/>
              </w:rPr>
            </w:pPr>
            <w:r w:rsidRPr="00292DEB">
              <w:rPr>
                <w:rFonts w:cs="Arial"/>
                <w:lang w:val="es-ES"/>
              </w:rPr>
              <w:t>EL</w:t>
            </w:r>
          </w:p>
          <w:p w14:paraId="4105BCD7" w14:textId="77777777" w:rsidR="005D0FED" w:rsidRPr="00292DEB" w:rsidRDefault="005D0FED" w:rsidP="00CD2271">
            <w:pPr>
              <w:spacing w:line="276" w:lineRule="auto"/>
              <w:jc w:val="left"/>
              <w:rPr>
                <w:rFonts w:cs="Arial"/>
                <w:lang w:val="es-ES"/>
              </w:rPr>
            </w:pPr>
            <w:r w:rsidRPr="00292DEB">
              <w:rPr>
                <w:rFonts w:cs="Arial"/>
                <w:lang w:val="es-ES"/>
              </w:rPr>
              <w:t>EL</w:t>
            </w:r>
          </w:p>
          <w:p w14:paraId="3E2D7010" w14:textId="142A4A64"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5EF7BA52" w14:textId="5640CE97" w:rsidR="005D0FED" w:rsidRPr="00292DEB" w:rsidRDefault="005D0FED" w:rsidP="00CD2271">
            <w:pPr>
              <w:spacing w:line="276" w:lineRule="auto"/>
              <w:rPr>
                <w:rFonts w:cs="Arial"/>
                <w:i/>
                <w:iCs/>
              </w:rPr>
            </w:pPr>
          </w:p>
        </w:tc>
        <w:tc>
          <w:tcPr>
            <w:tcW w:w="1370" w:type="pct"/>
          </w:tcPr>
          <w:p w14:paraId="06F5D136" w14:textId="3010CE5E" w:rsidR="005D0FED" w:rsidRPr="00292DEB" w:rsidRDefault="005D0FED" w:rsidP="00CD2271">
            <w:pPr>
              <w:pStyle w:val="StandardLinks"/>
              <w:spacing w:line="276" w:lineRule="auto"/>
              <w:jc w:val="both"/>
              <w:rPr>
                <w:rFonts w:cs="Arial"/>
                <w:i/>
                <w:iCs/>
                <w:lang w:val="fr-BE"/>
              </w:rPr>
            </w:pPr>
          </w:p>
        </w:tc>
        <w:tc>
          <w:tcPr>
            <w:tcW w:w="1370" w:type="pct"/>
          </w:tcPr>
          <w:p w14:paraId="011A1DF3" w14:textId="77777777" w:rsidR="005D0FED" w:rsidRPr="006D3342" w:rsidRDefault="005D0FED" w:rsidP="00CD2271">
            <w:pPr>
              <w:pStyle w:val="Normal0"/>
              <w:pBdr>
                <w:top w:val="nil"/>
                <w:left w:val="nil"/>
                <w:bottom w:val="nil"/>
                <w:right w:val="nil"/>
                <w:between w:val="nil"/>
              </w:pBdr>
              <w:spacing w:after="0"/>
              <w:rPr>
                <w:color w:val="000000"/>
                <w:sz w:val="15"/>
                <w:szCs w:val="15"/>
                <w:lang w:val="en-GB"/>
              </w:rPr>
            </w:pPr>
            <w:r w:rsidRPr="006D3342">
              <w:rPr>
                <w:b/>
                <w:color w:val="FF0000"/>
                <w:sz w:val="15"/>
                <w:szCs w:val="15"/>
                <w:lang w:val="en-GB"/>
              </w:rPr>
              <w:t>E-VI-04-EL</w:t>
            </w:r>
          </w:p>
          <w:p w14:paraId="05B0CDC8" w14:textId="408C4F5E" w:rsidR="006D3342" w:rsidRPr="00292DEB" w:rsidRDefault="006D3342" w:rsidP="00CD2271">
            <w:pPr>
              <w:textAlignment w:val="baseline"/>
              <w:rPr>
                <w:rFonts w:cs="Arial"/>
                <w:lang w:val="en-GB"/>
              </w:rPr>
            </w:pPr>
            <w:ins w:id="259" w:author="Author">
              <w:r w:rsidRPr="00292DEB">
                <w:rPr>
                  <w:rFonts w:cs="Arial"/>
                  <w:lang w:val="en-GB"/>
                </w:rPr>
                <w:t>Trainees/interns: university students completing a compulsory traineeship as part of their study programme are not considered employees under Greek labour law, even when they receive remuneration, and therefore not covered by old-age benefits.</w:t>
              </w:r>
            </w:ins>
          </w:p>
          <w:p w14:paraId="6C2CF879"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6D3B000"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17C8A4B5" w14:textId="77777777" w:rsidR="005D0FED" w:rsidRPr="00292DEB" w:rsidRDefault="005D0FED" w:rsidP="00CD2271">
            <w:pPr>
              <w:spacing w:line="276" w:lineRule="auto"/>
              <w:rPr>
                <w:rFonts w:cs="Arial"/>
                <w:color w:val="0000FF"/>
                <w:lang w:val="en-US"/>
              </w:rPr>
            </w:pPr>
          </w:p>
        </w:tc>
        <w:tc>
          <w:tcPr>
            <w:tcW w:w="127" w:type="pct"/>
          </w:tcPr>
          <w:p w14:paraId="7213C33E" w14:textId="77777777" w:rsidR="005D0FED" w:rsidRPr="00292DEB" w:rsidRDefault="005D0FED" w:rsidP="00CD2271">
            <w:pPr>
              <w:spacing w:line="276" w:lineRule="auto"/>
              <w:rPr>
                <w:rFonts w:cs="Arial"/>
                <w:color w:val="0000FF"/>
                <w:lang w:val="fr-FR"/>
              </w:rPr>
            </w:pPr>
            <w:r w:rsidRPr="00292DEB">
              <w:rPr>
                <w:rFonts w:cs="Arial"/>
                <w:color w:val="0000FF"/>
                <w:lang w:val="fr-FR"/>
              </w:rPr>
              <w:t>4</w:t>
            </w:r>
          </w:p>
          <w:p w14:paraId="0D1A017C" w14:textId="77777777" w:rsidR="005D0FED" w:rsidRPr="00292DEB" w:rsidRDefault="005D0FED" w:rsidP="00CD2271">
            <w:pPr>
              <w:spacing w:line="276" w:lineRule="auto"/>
              <w:rPr>
                <w:rFonts w:cs="Arial"/>
                <w:color w:val="0000FF"/>
                <w:lang w:val="en-US"/>
              </w:rPr>
            </w:pPr>
          </w:p>
        </w:tc>
        <w:tc>
          <w:tcPr>
            <w:tcW w:w="402" w:type="pct"/>
          </w:tcPr>
          <w:p w14:paraId="7B361A28" w14:textId="77777777" w:rsidR="005D0FED" w:rsidRPr="00292DEB" w:rsidRDefault="005D0FED" w:rsidP="00CD2271">
            <w:pPr>
              <w:spacing w:line="276" w:lineRule="auto"/>
              <w:rPr>
                <w:rFonts w:cs="Arial"/>
                <w:color w:val="0000FF"/>
                <w:lang w:val="es-ES"/>
              </w:rPr>
            </w:pPr>
            <w:r w:rsidRPr="00292DEB">
              <w:rPr>
                <w:rFonts w:cs="Arial"/>
                <w:color w:val="0000FF"/>
                <w:lang w:val="es-ES"/>
              </w:rPr>
              <w:t>GREECE</w:t>
            </w:r>
          </w:p>
          <w:p w14:paraId="585274F3" w14:textId="77777777" w:rsidR="005D0FED" w:rsidRPr="00292DEB" w:rsidRDefault="005D0FED" w:rsidP="00CD2271">
            <w:pPr>
              <w:spacing w:line="276" w:lineRule="auto"/>
              <w:rPr>
                <w:rFonts w:cs="Arial"/>
                <w:color w:val="0000FF"/>
                <w:lang w:val="en-US"/>
              </w:rPr>
            </w:pPr>
          </w:p>
        </w:tc>
      </w:tr>
      <w:tr w:rsidR="005D0FED" w:rsidRPr="00292DEB" w14:paraId="221BF864" w14:textId="77777777" w:rsidTr="005D0FED">
        <w:tc>
          <w:tcPr>
            <w:tcW w:w="193" w:type="pct"/>
          </w:tcPr>
          <w:p w14:paraId="12D17D28" w14:textId="036488C5" w:rsidR="005D0FED" w:rsidRPr="00292DEB" w:rsidRDefault="005D0FED" w:rsidP="00CD2271">
            <w:pPr>
              <w:spacing w:line="276" w:lineRule="auto"/>
              <w:jc w:val="left"/>
              <w:rPr>
                <w:rFonts w:cs="Arial"/>
                <w:bCs/>
                <w:lang w:val="es-ES"/>
              </w:rPr>
            </w:pPr>
            <w:r w:rsidRPr="00292DEB">
              <w:rPr>
                <w:rFonts w:cs="Arial"/>
                <w:bCs/>
                <w:lang w:val="es-ES"/>
              </w:rPr>
              <w:t>EL</w:t>
            </w:r>
          </w:p>
        </w:tc>
        <w:tc>
          <w:tcPr>
            <w:tcW w:w="1371" w:type="pct"/>
          </w:tcPr>
          <w:p w14:paraId="6CBCD27C" w14:textId="1D75DC8F" w:rsidR="005D0FED" w:rsidRPr="00292DEB" w:rsidRDefault="005D0FED" w:rsidP="00CD2271">
            <w:pPr>
              <w:spacing w:line="276" w:lineRule="auto"/>
              <w:rPr>
                <w:rFonts w:cs="Arial"/>
                <w:i/>
                <w:iCs/>
              </w:rPr>
            </w:pPr>
          </w:p>
        </w:tc>
        <w:tc>
          <w:tcPr>
            <w:tcW w:w="1370" w:type="pct"/>
          </w:tcPr>
          <w:p w14:paraId="29B76876" w14:textId="4D9B24BA" w:rsidR="005D0FED" w:rsidRPr="00292DEB" w:rsidRDefault="005D0FED" w:rsidP="00CD2271">
            <w:pPr>
              <w:pStyle w:val="StandardLinks"/>
              <w:spacing w:line="276" w:lineRule="auto"/>
              <w:jc w:val="both"/>
              <w:rPr>
                <w:rFonts w:cs="Arial"/>
                <w:i/>
                <w:iCs/>
                <w:lang w:val="fr-BE"/>
              </w:rPr>
            </w:pPr>
          </w:p>
        </w:tc>
        <w:tc>
          <w:tcPr>
            <w:tcW w:w="1370" w:type="pct"/>
          </w:tcPr>
          <w:p w14:paraId="4F5EB617" w14:textId="77777777" w:rsidR="005D0FED" w:rsidRPr="00292DEB" w:rsidRDefault="005D0FED"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E-VI-05-EL</w:t>
            </w:r>
          </w:p>
          <w:p w14:paraId="42F76EC6" w14:textId="629C6DF9" w:rsidR="005D0FED" w:rsidRPr="00292DEB" w:rsidRDefault="006D3342" w:rsidP="006D3342">
            <w:pPr>
              <w:pStyle w:val="Normal0"/>
              <w:pBdr>
                <w:top w:val="nil"/>
                <w:left w:val="nil"/>
                <w:bottom w:val="nil"/>
                <w:right w:val="nil"/>
                <w:between w:val="nil"/>
              </w:pBdr>
              <w:spacing w:after="0" w:line="276" w:lineRule="auto"/>
              <w:rPr>
                <w:b/>
                <w:color w:val="FF0000"/>
                <w:sz w:val="15"/>
                <w:szCs w:val="15"/>
                <w:lang w:val="en-US"/>
              </w:rPr>
            </w:pPr>
            <w:ins w:id="260" w:author="Author">
              <w:r w:rsidRPr="00292DEB">
                <w:rPr>
                  <w:rFonts w:eastAsia="Times New Roman"/>
                  <w:sz w:val="15"/>
                  <w:szCs w:val="15"/>
                  <w:lang w:val="en-GB" w:eastAsia="en-IE"/>
                </w:rPr>
                <w:t>Possible</w:t>
              </w:r>
              <w:r w:rsidRPr="00292DEB">
                <w:rPr>
                  <w:sz w:val="15"/>
                  <w:szCs w:val="15"/>
                  <w:lang w:val="en-GB"/>
                </w:rPr>
                <w:t xml:space="preserve"> for certain categories of self-employed and freelancers</w:t>
              </w:r>
              <w:r w:rsidRPr="00292DEB">
                <w:rPr>
                  <w:rFonts w:eastAsia="Times New Roman"/>
                  <w:sz w:val="15"/>
                  <w:szCs w:val="15"/>
                  <w:lang w:val="en-GB" w:eastAsia="en-IE"/>
                </w:rPr>
                <w:t xml:space="preserve"> under the supplementary insurance branch of e-EFKA as well as the supplementary insurance scheme of TEKA (opt-in).</w:t>
              </w:r>
            </w:ins>
          </w:p>
        </w:tc>
        <w:tc>
          <w:tcPr>
            <w:tcW w:w="167" w:type="pct"/>
          </w:tcPr>
          <w:p w14:paraId="65965B74"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3ED0FBAD" w14:textId="77777777" w:rsidR="005D0FED" w:rsidRPr="00292DEB" w:rsidRDefault="005D0FED" w:rsidP="00CD2271">
            <w:pPr>
              <w:spacing w:line="276" w:lineRule="auto"/>
              <w:rPr>
                <w:rFonts w:cs="Arial"/>
                <w:color w:val="0000FF"/>
              </w:rPr>
            </w:pPr>
          </w:p>
        </w:tc>
        <w:tc>
          <w:tcPr>
            <w:tcW w:w="127" w:type="pct"/>
          </w:tcPr>
          <w:p w14:paraId="543F52C5" w14:textId="77777777" w:rsidR="005D0FED" w:rsidRPr="00292DEB" w:rsidRDefault="005D0FED" w:rsidP="00CD2271">
            <w:pPr>
              <w:spacing w:line="276" w:lineRule="auto"/>
              <w:rPr>
                <w:rFonts w:cs="Arial"/>
                <w:color w:val="0000FF"/>
                <w:lang w:val="fr-FR"/>
              </w:rPr>
            </w:pPr>
            <w:r w:rsidRPr="00292DEB">
              <w:rPr>
                <w:rFonts w:cs="Arial"/>
                <w:color w:val="0000FF"/>
                <w:lang w:val="fr-FR"/>
              </w:rPr>
              <w:t>5</w:t>
            </w:r>
          </w:p>
          <w:p w14:paraId="191C5D16" w14:textId="77777777" w:rsidR="005D0FED" w:rsidRPr="00292DEB" w:rsidRDefault="005D0FED" w:rsidP="00CD2271">
            <w:pPr>
              <w:spacing w:line="276" w:lineRule="auto"/>
              <w:rPr>
                <w:rFonts w:cs="Arial"/>
                <w:color w:val="0000FF"/>
              </w:rPr>
            </w:pPr>
          </w:p>
        </w:tc>
        <w:tc>
          <w:tcPr>
            <w:tcW w:w="402" w:type="pct"/>
          </w:tcPr>
          <w:p w14:paraId="1C574368"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5EB0077C" w14:textId="77777777" w:rsidR="005D0FED" w:rsidRPr="00292DEB" w:rsidRDefault="005D0FED" w:rsidP="00CD2271">
            <w:pPr>
              <w:spacing w:line="276" w:lineRule="auto"/>
              <w:rPr>
                <w:rFonts w:cs="Arial"/>
                <w:color w:val="0000FF"/>
              </w:rPr>
            </w:pPr>
          </w:p>
        </w:tc>
      </w:tr>
      <w:tr w:rsidR="005D0FED" w:rsidRPr="00292DEB" w14:paraId="5D0C0923" w14:textId="77777777" w:rsidTr="005D0FED">
        <w:tc>
          <w:tcPr>
            <w:tcW w:w="193" w:type="pct"/>
          </w:tcPr>
          <w:p w14:paraId="063C52A3" w14:textId="77777777" w:rsidR="005D0FED" w:rsidRPr="00292DEB" w:rsidRDefault="005D0FED" w:rsidP="00CD2271">
            <w:pPr>
              <w:spacing w:line="276" w:lineRule="auto"/>
              <w:jc w:val="left"/>
              <w:rPr>
                <w:rFonts w:cs="Arial"/>
                <w:lang w:val="en-GB"/>
              </w:rPr>
            </w:pPr>
            <w:r w:rsidRPr="00292DEB">
              <w:rPr>
                <w:rFonts w:cs="Arial"/>
                <w:lang w:val="en-GB"/>
              </w:rPr>
              <w:t>EL</w:t>
            </w:r>
          </w:p>
          <w:p w14:paraId="341530FB" w14:textId="533AF1CF"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53DCD80C" w14:textId="77777777" w:rsidR="005D0FED" w:rsidRPr="00292DEB" w:rsidRDefault="005D0FED" w:rsidP="00CD2271">
            <w:pPr>
              <w:spacing w:line="276" w:lineRule="auto"/>
              <w:rPr>
                <w:rFonts w:cs="Arial"/>
                <w:i/>
                <w:iCs/>
              </w:rPr>
            </w:pPr>
            <w:r w:rsidRPr="00292DEB">
              <w:rPr>
                <w:rFonts w:cs="Arial"/>
                <w:i/>
                <w:iCs/>
              </w:rPr>
              <w:t>1. Säule (Hauptrente der e-EFKA):</w:t>
            </w:r>
          </w:p>
          <w:p w14:paraId="5A593473" w14:textId="77777777" w:rsidR="005D0FED" w:rsidRPr="00292DEB" w:rsidRDefault="005D0FED" w:rsidP="00CD2271">
            <w:pPr>
              <w:tabs>
                <w:tab w:val="right" w:pos="1985"/>
              </w:tabs>
              <w:spacing w:line="276" w:lineRule="auto"/>
              <w:rPr>
                <w:rFonts w:cs="Arial"/>
              </w:rPr>
            </w:pPr>
            <w:r w:rsidRPr="00292DEB">
              <w:rPr>
                <w:rFonts w:cs="Arial"/>
                <w:color w:val="800000"/>
              </w:rPr>
              <w:t>67</w:t>
            </w:r>
            <w:r w:rsidRPr="00292DEB">
              <w:rPr>
                <w:rFonts w:cs="Arial"/>
              </w:rPr>
              <w:t xml:space="preserve"> Jahre (bei </w:t>
            </w:r>
            <w:r w:rsidRPr="00292DEB">
              <w:rPr>
                <w:rFonts w:cs="Arial"/>
                <w:color w:val="800000"/>
              </w:rPr>
              <w:t>15</w:t>
            </w:r>
            <w:r w:rsidRPr="00292DEB">
              <w:rPr>
                <w:rFonts w:cs="Arial"/>
              </w:rPr>
              <w:t xml:space="preserve"> Versicherungsjahren).</w:t>
            </w:r>
          </w:p>
          <w:p w14:paraId="2B3E15CA" w14:textId="77777777" w:rsidR="005D0FED" w:rsidRPr="00292DEB" w:rsidRDefault="005D0FED" w:rsidP="00CD2271">
            <w:pPr>
              <w:tabs>
                <w:tab w:val="right" w:pos="1985"/>
              </w:tabs>
              <w:spacing w:line="276" w:lineRule="auto"/>
              <w:rPr>
                <w:rFonts w:cs="Arial"/>
              </w:rPr>
            </w:pPr>
            <w:r w:rsidRPr="00292DEB">
              <w:rPr>
                <w:rFonts w:cs="Arial"/>
                <w:color w:val="800000"/>
              </w:rPr>
              <w:t>62</w:t>
            </w:r>
            <w:r w:rsidRPr="00292DEB">
              <w:rPr>
                <w:rFonts w:cs="Arial"/>
              </w:rPr>
              <w:t xml:space="preserve"> Jahre (bei </w:t>
            </w:r>
            <w:r w:rsidRPr="00292DEB">
              <w:rPr>
                <w:rFonts w:cs="Arial"/>
                <w:color w:val="800000"/>
              </w:rPr>
              <w:t>40</w:t>
            </w:r>
            <w:r w:rsidRPr="00292DEB">
              <w:rPr>
                <w:rFonts w:cs="Arial"/>
              </w:rPr>
              <w:t xml:space="preserve"> Versicherungsjahren).</w:t>
            </w:r>
          </w:p>
          <w:p w14:paraId="07D6C373" w14:textId="77777777" w:rsidR="005D0FED" w:rsidRPr="00292DEB" w:rsidRDefault="005D0FED" w:rsidP="00CD2271">
            <w:pPr>
              <w:tabs>
                <w:tab w:val="right" w:pos="1985"/>
              </w:tabs>
              <w:spacing w:line="276" w:lineRule="auto"/>
              <w:rPr>
                <w:rFonts w:cs="Arial"/>
              </w:rPr>
            </w:pPr>
          </w:p>
          <w:p w14:paraId="19745D62" w14:textId="5514B6D1" w:rsidR="005D0FED" w:rsidRPr="00292DEB" w:rsidRDefault="005D0FED" w:rsidP="00CD2271">
            <w:pPr>
              <w:spacing w:line="276" w:lineRule="auto"/>
              <w:rPr>
                <w:rFonts w:cs="Arial"/>
                <w:i/>
                <w:iCs/>
              </w:rPr>
            </w:pPr>
            <w:r w:rsidRPr="00292DEB">
              <w:rPr>
                <w:rFonts w:cs="Arial"/>
                <w:bCs/>
              </w:rPr>
              <w:t xml:space="preserve">Ab dem Jahr </w:t>
            </w:r>
            <w:r w:rsidRPr="00292DEB">
              <w:rPr>
                <w:rFonts w:cs="Arial"/>
                <w:bCs/>
                <w:color w:val="C00000"/>
              </w:rPr>
              <w:t>2021</w:t>
            </w:r>
            <w:r w:rsidRPr="00292DEB">
              <w:rPr>
                <w:rFonts w:cs="Arial"/>
                <w:bCs/>
              </w:rPr>
              <w:t xml:space="preserve"> werden das Mindest- und das gesetzliche Renteneintrittsalter alle </w:t>
            </w:r>
            <w:r w:rsidRPr="00292DEB">
              <w:rPr>
                <w:rFonts w:eastAsia="Arial" w:cs="Arial"/>
                <w:color w:val="C00000"/>
                <w:lang w:eastAsia="fr-BE"/>
              </w:rPr>
              <w:t>drei</w:t>
            </w:r>
            <w:r w:rsidRPr="00292DEB">
              <w:rPr>
                <w:rFonts w:cs="Arial"/>
                <w:bCs/>
              </w:rPr>
              <w:t xml:space="preserve"> Jahre in Übereinstimmung mit Veränderungen der Lebenserwartung angepasst.</w:t>
            </w:r>
          </w:p>
        </w:tc>
        <w:tc>
          <w:tcPr>
            <w:tcW w:w="1370" w:type="pct"/>
          </w:tcPr>
          <w:p w14:paraId="16B657EE"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lastRenderedPageBreak/>
              <w:t>1</w:t>
            </w:r>
            <w:r w:rsidRPr="00292DEB">
              <w:rPr>
                <w:rFonts w:cs="Arial"/>
                <w:i/>
                <w:iCs/>
                <w:vertAlign w:val="superscript"/>
                <w:lang w:val="fr-BE"/>
              </w:rPr>
              <w:t>er</w:t>
            </w:r>
            <w:r w:rsidRPr="00292DEB">
              <w:rPr>
                <w:rFonts w:cs="Arial"/>
                <w:i/>
                <w:iCs/>
                <w:lang w:val="fr-BE"/>
              </w:rPr>
              <w:t xml:space="preserve"> pilier (pension principale de l’e-EFKA):</w:t>
            </w:r>
          </w:p>
          <w:p w14:paraId="6C57FD6E" w14:textId="77777777" w:rsidR="005D0FED" w:rsidRPr="00292DEB" w:rsidRDefault="005D0FED" w:rsidP="00CD2271">
            <w:pPr>
              <w:tabs>
                <w:tab w:val="right" w:pos="1985"/>
              </w:tabs>
              <w:spacing w:line="276" w:lineRule="auto"/>
              <w:rPr>
                <w:rFonts w:cs="Arial"/>
                <w:lang w:val="fr-BE"/>
              </w:rPr>
            </w:pPr>
            <w:r w:rsidRPr="00292DEB">
              <w:rPr>
                <w:rFonts w:cs="Arial"/>
                <w:color w:val="800000"/>
                <w:lang w:val="fr-BE"/>
              </w:rPr>
              <w:t>67</w:t>
            </w:r>
            <w:r w:rsidRPr="00292DEB">
              <w:rPr>
                <w:rFonts w:cs="Arial"/>
                <w:lang w:val="fr-BE"/>
              </w:rPr>
              <w:t xml:space="preserve"> ans (pour </w:t>
            </w:r>
            <w:r w:rsidRPr="00292DEB">
              <w:rPr>
                <w:rFonts w:cs="Arial"/>
                <w:color w:val="800000"/>
                <w:lang w:val="fr-BE"/>
              </w:rPr>
              <w:t>15</w:t>
            </w:r>
            <w:r w:rsidRPr="00292DEB">
              <w:rPr>
                <w:rFonts w:cs="Arial"/>
                <w:lang w:val="fr-BE"/>
              </w:rPr>
              <w:t xml:space="preserve"> ans d'assurance).</w:t>
            </w:r>
          </w:p>
          <w:p w14:paraId="06A2591B" w14:textId="77777777" w:rsidR="005D0FED" w:rsidRPr="00292DEB" w:rsidRDefault="005D0FED" w:rsidP="00CD2271">
            <w:pPr>
              <w:tabs>
                <w:tab w:val="right" w:pos="1985"/>
              </w:tabs>
              <w:spacing w:line="276" w:lineRule="auto"/>
              <w:rPr>
                <w:rFonts w:cs="Arial"/>
                <w:lang w:val="fr-BE"/>
              </w:rPr>
            </w:pPr>
            <w:r w:rsidRPr="00292DEB">
              <w:rPr>
                <w:rFonts w:cs="Arial"/>
                <w:color w:val="800000"/>
                <w:lang w:val="fr-BE"/>
              </w:rPr>
              <w:t>62</w:t>
            </w:r>
            <w:r w:rsidRPr="00292DEB">
              <w:rPr>
                <w:rFonts w:cs="Arial"/>
                <w:lang w:val="fr-BE"/>
              </w:rPr>
              <w:t xml:space="preserve"> ans (pour </w:t>
            </w:r>
            <w:r w:rsidRPr="00292DEB">
              <w:rPr>
                <w:rFonts w:cs="Arial"/>
                <w:color w:val="800000"/>
                <w:lang w:val="fr-BE"/>
              </w:rPr>
              <w:t>40</w:t>
            </w:r>
            <w:r w:rsidRPr="00292DEB">
              <w:rPr>
                <w:rFonts w:cs="Arial"/>
                <w:lang w:val="fr-BE"/>
              </w:rPr>
              <w:t xml:space="preserve"> ans d'assurance). </w:t>
            </w:r>
          </w:p>
          <w:p w14:paraId="1D4102E7" w14:textId="77777777" w:rsidR="005D0FED" w:rsidRPr="00292DEB" w:rsidRDefault="005D0FED" w:rsidP="00CD2271">
            <w:pPr>
              <w:tabs>
                <w:tab w:val="right" w:pos="1985"/>
              </w:tabs>
              <w:spacing w:line="276" w:lineRule="auto"/>
              <w:rPr>
                <w:rFonts w:cs="Arial"/>
                <w:lang w:val="fr-BE"/>
              </w:rPr>
            </w:pPr>
          </w:p>
          <w:p w14:paraId="7FB1ACC5" w14:textId="62192431" w:rsidR="005D0FED" w:rsidRPr="00292DEB" w:rsidRDefault="005D0FED" w:rsidP="00CD2271">
            <w:pPr>
              <w:pStyle w:val="StandardLinks"/>
              <w:spacing w:line="276" w:lineRule="auto"/>
              <w:jc w:val="both"/>
              <w:rPr>
                <w:rFonts w:cs="Arial"/>
                <w:i/>
                <w:iCs/>
                <w:lang w:val="fr-BE"/>
              </w:rPr>
            </w:pPr>
            <w:r w:rsidRPr="00292DEB">
              <w:rPr>
                <w:rFonts w:cs="Arial"/>
                <w:lang w:val="fr-BE"/>
              </w:rPr>
              <w:t xml:space="preserve">À partir de </w:t>
            </w:r>
            <w:r w:rsidRPr="00292DEB">
              <w:rPr>
                <w:rFonts w:cs="Arial"/>
                <w:color w:val="C00000"/>
                <w:lang w:val="fr-BE"/>
              </w:rPr>
              <w:t>2021</w:t>
            </w:r>
            <w:r w:rsidRPr="00292DEB">
              <w:rPr>
                <w:rFonts w:cs="Arial"/>
                <w:lang w:val="fr-BE"/>
              </w:rPr>
              <w:t xml:space="preserve">, l'âge minimum et l’âge légal de la retraite sont adaptés tous les </w:t>
            </w:r>
            <w:r w:rsidRPr="00292DEB">
              <w:rPr>
                <w:rFonts w:eastAsia="Arial" w:cs="Arial"/>
                <w:color w:val="C00000"/>
                <w:lang w:val="fr-FR" w:eastAsia="fr-BE"/>
              </w:rPr>
              <w:t>trois</w:t>
            </w:r>
            <w:r w:rsidRPr="00292DEB">
              <w:rPr>
                <w:rFonts w:cs="Arial"/>
                <w:lang w:val="fr-BE"/>
              </w:rPr>
              <w:t xml:space="preserve"> ans en fonction de l’évolution de l’espérance de vie.</w:t>
            </w:r>
          </w:p>
        </w:tc>
        <w:tc>
          <w:tcPr>
            <w:tcW w:w="1370" w:type="pct"/>
          </w:tcPr>
          <w:p w14:paraId="621CDC2E" w14:textId="77777777" w:rsidR="005D0FED" w:rsidRPr="00292DEB" w:rsidRDefault="005D0FED"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E-VI-06-EL</w:t>
            </w:r>
          </w:p>
          <w:p w14:paraId="0837C108"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5DF50E18" w14:textId="77777777" w:rsidR="005D0FED" w:rsidRPr="00292DEB" w:rsidRDefault="005D0FED" w:rsidP="00CD2271">
            <w:pPr>
              <w:pStyle w:val="Normal0"/>
              <w:pBdr>
                <w:top w:val="nil"/>
                <w:left w:val="nil"/>
                <w:bottom w:val="nil"/>
                <w:right w:val="nil"/>
                <w:between w:val="nil"/>
              </w:pBdr>
              <w:tabs>
                <w:tab w:val="right" w:pos="1985"/>
              </w:tabs>
              <w:spacing w:after="0"/>
              <w:rPr>
                <w:color w:val="800000"/>
                <w:sz w:val="15"/>
                <w:szCs w:val="15"/>
                <w:lang w:val="en-GB"/>
              </w:rPr>
            </w:pPr>
            <w:r w:rsidRPr="00292DEB">
              <w:rPr>
                <w:color w:val="800000"/>
                <w:sz w:val="15"/>
                <w:szCs w:val="15"/>
                <w:lang w:val="en-GB"/>
              </w:rPr>
              <w:lastRenderedPageBreak/>
              <w:t>67</w:t>
            </w:r>
            <w:r w:rsidRPr="00292DEB">
              <w:rPr>
                <w:color w:val="000000"/>
                <w:sz w:val="15"/>
                <w:szCs w:val="15"/>
                <w:lang w:val="en-GB"/>
              </w:rPr>
              <w:t xml:space="preserve"> years (if </w:t>
            </w:r>
            <w:r w:rsidRPr="00292DEB">
              <w:rPr>
                <w:color w:val="800000"/>
                <w:sz w:val="15"/>
                <w:szCs w:val="15"/>
                <w:lang w:val="en-GB"/>
              </w:rPr>
              <w:t>15</w:t>
            </w:r>
            <w:r w:rsidRPr="00292DEB">
              <w:rPr>
                <w:color w:val="000000"/>
                <w:sz w:val="15"/>
                <w:szCs w:val="15"/>
                <w:lang w:val="en-GB"/>
              </w:rPr>
              <w:t xml:space="preserve"> years of insurance).</w:t>
            </w:r>
          </w:p>
          <w:p w14:paraId="1D2AA5C8" w14:textId="77777777" w:rsidR="005D0FED" w:rsidRPr="00292DEB" w:rsidRDefault="005D0FED" w:rsidP="00CD2271">
            <w:pPr>
              <w:pStyle w:val="Normal0"/>
              <w:pBdr>
                <w:top w:val="nil"/>
                <w:left w:val="nil"/>
                <w:bottom w:val="nil"/>
                <w:right w:val="nil"/>
                <w:between w:val="nil"/>
              </w:pBdr>
              <w:tabs>
                <w:tab w:val="right" w:pos="1985"/>
              </w:tabs>
              <w:spacing w:after="0"/>
              <w:rPr>
                <w:color w:val="000000"/>
                <w:sz w:val="15"/>
                <w:szCs w:val="15"/>
                <w:lang w:val="en-GB"/>
              </w:rPr>
            </w:pPr>
            <w:r w:rsidRPr="00292DEB">
              <w:rPr>
                <w:color w:val="800000"/>
                <w:sz w:val="15"/>
                <w:szCs w:val="15"/>
                <w:lang w:val="en-GB"/>
              </w:rPr>
              <w:t>62</w:t>
            </w:r>
            <w:r w:rsidRPr="00292DEB">
              <w:rPr>
                <w:color w:val="000000"/>
                <w:sz w:val="15"/>
                <w:szCs w:val="15"/>
                <w:lang w:val="en-GB"/>
              </w:rPr>
              <w:t xml:space="preserve"> years (if </w:t>
            </w:r>
            <w:r w:rsidRPr="00292DEB">
              <w:rPr>
                <w:color w:val="800000"/>
                <w:sz w:val="15"/>
                <w:szCs w:val="15"/>
                <w:lang w:val="en-GB"/>
              </w:rPr>
              <w:t>40</w:t>
            </w:r>
            <w:r w:rsidRPr="00292DEB">
              <w:rPr>
                <w:color w:val="000000"/>
                <w:sz w:val="15"/>
                <w:szCs w:val="15"/>
                <w:lang w:val="en-GB"/>
              </w:rPr>
              <w:t xml:space="preserve"> years of insurance).</w:t>
            </w:r>
          </w:p>
          <w:p w14:paraId="0826B530" w14:textId="77777777" w:rsidR="005D0FED" w:rsidRPr="00292DEB" w:rsidRDefault="005D0FED" w:rsidP="00CD2271">
            <w:pPr>
              <w:pStyle w:val="Normal0"/>
              <w:pBdr>
                <w:top w:val="nil"/>
                <w:left w:val="nil"/>
                <w:bottom w:val="nil"/>
                <w:right w:val="nil"/>
                <w:between w:val="nil"/>
              </w:pBdr>
              <w:tabs>
                <w:tab w:val="right" w:pos="1985"/>
              </w:tabs>
              <w:spacing w:after="0"/>
              <w:rPr>
                <w:color w:val="000000"/>
                <w:sz w:val="15"/>
                <w:szCs w:val="15"/>
                <w:lang w:val="en-GB"/>
              </w:rPr>
            </w:pPr>
          </w:p>
          <w:p w14:paraId="5001A982"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As from </w:t>
            </w:r>
            <w:r w:rsidRPr="00292DEB">
              <w:rPr>
                <w:color w:val="C00000"/>
                <w:sz w:val="15"/>
                <w:szCs w:val="15"/>
                <w:lang w:val="en-GB"/>
              </w:rPr>
              <w:t>2021</w:t>
            </w:r>
            <w:r w:rsidRPr="00292DEB">
              <w:rPr>
                <w:color w:val="000000"/>
                <w:sz w:val="15"/>
                <w:szCs w:val="15"/>
                <w:lang w:val="en-GB"/>
              </w:rPr>
              <w:t xml:space="preserve">, the minimum and statutory retirement ages are adjusted in line with changes in life expectancy every </w:t>
            </w:r>
            <w:r w:rsidRPr="00292DEB">
              <w:rPr>
                <w:color w:val="C00000"/>
                <w:sz w:val="15"/>
                <w:szCs w:val="15"/>
                <w:lang w:val="en-GB"/>
              </w:rPr>
              <w:t>three</w:t>
            </w:r>
            <w:r w:rsidRPr="00292DEB">
              <w:rPr>
                <w:color w:val="000000"/>
                <w:sz w:val="15"/>
                <w:szCs w:val="15"/>
                <w:lang w:val="en-GB"/>
              </w:rPr>
              <w:t xml:space="preserve"> years.</w:t>
            </w:r>
          </w:p>
          <w:p w14:paraId="13492F9D" w14:textId="786E5444" w:rsidR="005D0FED" w:rsidRPr="00292DEB" w:rsidRDefault="005D0FED" w:rsidP="00CD2271">
            <w:pPr>
              <w:pStyle w:val="Normal0"/>
              <w:spacing w:after="0" w:line="276" w:lineRule="auto"/>
              <w:rPr>
                <w:b/>
                <w:color w:val="FF0000"/>
                <w:sz w:val="15"/>
                <w:szCs w:val="15"/>
                <w:lang w:val="en-US"/>
              </w:rPr>
            </w:pPr>
          </w:p>
        </w:tc>
        <w:tc>
          <w:tcPr>
            <w:tcW w:w="167" w:type="pct"/>
          </w:tcPr>
          <w:p w14:paraId="5AC1BF93"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7C144DF7" w14:textId="77777777" w:rsidR="005D0FED" w:rsidRPr="00292DEB" w:rsidRDefault="005D0FED" w:rsidP="00CD2271">
            <w:pPr>
              <w:spacing w:line="276" w:lineRule="auto"/>
              <w:rPr>
                <w:rFonts w:cs="Arial"/>
                <w:color w:val="0000FF"/>
              </w:rPr>
            </w:pPr>
          </w:p>
        </w:tc>
        <w:tc>
          <w:tcPr>
            <w:tcW w:w="127" w:type="pct"/>
          </w:tcPr>
          <w:p w14:paraId="55DF5F97"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44FBCA1F" w14:textId="77777777" w:rsidR="005D0FED" w:rsidRPr="00292DEB" w:rsidRDefault="005D0FED" w:rsidP="00CD2271">
            <w:pPr>
              <w:spacing w:line="276" w:lineRule="auto"/>
              <w:rPr>
                <w:rFonts w:cs="Arial"/>
                <w:color w:val="0000FF"/>
              </w:rPr>
            </w:pPr>
          </w:p>
        </w:tc>
        <w:tc>
          <w:tcPr>
            <w:tcW w:w="402" w:type="pct"/>
          </w:tcPr>
          <w:p w14:paraId="756300FD"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4AC0AF25" w14:textId="77777777" w:rsidR="005D0FED" w:rsidRPr="00292DEB" w:rsidRDefault="005D0FED" w:rsidP="00CD2271">
            <w:pPr>
              <w:spacing w:line="276" w:lineRule="auto"/>
              <w:rPr>
                <w:rFonts w:cs="Arial"/>
                <w:color w:val="0000FF"/>
              </w:rPr>
            </w:pPr>
          </w:p>
        </w:tc>
      </w:tr>
      <w:tr w:rsidR="005D0FED" w:rsidRPr="00292DEB" w14:paraId="75D4306B" w14:textId="77777777" w:rsidTr="005D0FED">
        <w:tc>
          <w:tcPr>
            <w:tcW w:w="193" w:type="pct"/>
          </w:tcPr>
          <w:p w14:paraId="39AC534F" w14:textId="77777777" w:rsidR="005D0FED" w:rsidRPr="00292DEB" w:rsidRDefault="005D0FED" w:rsidP="00CD2271">
            <w:pPr>
              <w:spacing w:line="276" w:lineRule="auto"/>
              <w:jc w:val="left"/>
              <w:rPr>
                <w:rFonts w:cs="Arial"/>
                <w:lang w:val="es-ES"/>
              </w:rPr>
            </w:pPr>
            <w:r w:rsidRPr="00292DEB">
              <w:rPr>
                <w:rFonts w:cs="Arial"/>
                <w:lang w:val="es-ES"/>
              </w:rPr>
              <w:t>EL</w:t>
            </w:r>
          </w:p>
          <w:p w14:paraId="2304C316" w14:textId="77777777" w:rsidR="005D0FED" w:rsidRPr="00292DEB" w:rsidRDefault="005D0FED" w:rsidP="00CD2271">
            <w:pPr>
              <w:spacing w:line="276" w:lineRule="auto"/>
              <w:jc w:val="left"/>
              <w:rPr>
                <w:rFonts w:cs="Arial"/>
                <w:lang w:val="es-ES"/>
              </w:rPr>
            </w:pPr>
            <w:r w:rsidRPr="00292DEB">
              <w:rPr>
                <w:rFonts w:cs="Arial"/>
                <w:lang w:val="es-ES"/>
              </w:rPr>
              <w:t>EL</w:t>
            </w:r>
          </w:p>
          <w:p w14:paraId="08BCDE1D" w14:textId="77777777" w:rsidR="005D0FED" w:rsidRPr="00292DEB" w:rsidRDefault="005D0FED" w:rsidP="00CD2271">
            <w:pPr>
              <w:spacing w:line="276" w:lineRule="auto"/>
              <w:jc w:val="left"/>
              <w:rPr>
                <w:rFonts w:cs="Arial"/>
                <w:lang w:val="es-ES"/>
              </w:rPr>
            </w:pPr>
            <w:r w:rsidRPr="00292DEB">
              <w:rPr>
                <w:rFonts w:cs="Arial"/>
                <w:lang w:val="es-ES"/>
              </w:rPr>
              <w:t>EL</w:t>
            </w:r>
          </w:p>
          <w:p w14:paraId="50A1BE13" w14:textId="77777777" w:rsidR="005D0FED" w:rsidRPr="00292DEB" w:rsidRDefault="005D0FED" w:rsidP="00CD2271">
            <w:pPr>
              <w:spacing w:line="276" w:lineRule="auto"/>
              <w:jc w:val="left"/>
              <w:rPr>
                <w:rFonts w:cs="Arial"/>
                <w:lang w:val="es-ES"/>
              </w:rPr>
            </w:pPr>
            <w:r w:rsidRPr="00292DEB">
              <w:rPr>
                <w:rFonts w:cs="Arial"/>
                <w:lang w:val="es-ES"/>
              </w:rPr>
              <w:t>EL</w:t>
            </w:r>
          </w:p>
          <w:p w14:paraId="6805B9F0" w14:textId="77777777" w:rsidR="005D0FED" w:rsidRPr="00292DEB" w:rsidRDefault="005D0FED" w:rsidP="00CD2271">
            <w:pPr>
              <w:spacing w:line="276" w:lineRule="auto"/>
              <w:jc w:val="left"/>
              <w:rPr>
                <w:rFonts w:cs="Arial"/>
                <w:lang w:val="es-ES"/>
              </w:rPr>
            </w:pPr>
            <w:r w:rsidRPr="00292DEB">
              <w:rPr>
                <w:rFonts w:cs="Arial"/>
                <w:lang w:val="es-ES"/>
              </w:rPr>
              <w:t>EL</w:t>
            </w:r>
          </w:p>
          <w:p w14:paraId="3EBB20A0" w14:textId="77777777" w:rsidR="005D0FED" w:rsidRPr="00292DEB" w:rsidRDefault="005D0FED" w:rsidP="00CD2271">
            <w:pPr>
              <w:spacing w:line="276" w:lineRule="auto"/>
              <w:jc w:val="left"/>
              <w:rPr>
                <w:rFonts w:cs="Arial"/>
                <w:lang w:val="es-ES"/>
              </w:rPr>
            </w:pPr>
            <w:r w:rsidRPr="00292DEB">
              <w:rPr>
                <w:rFonts w:cs="Arial"/>
                <w:lang w:val="es-ES"/>
              </w:rPr>
              <w:t>EL</w:t>
            </w:r>
          </w:p>
          <w:p w14:paraId="2BDF7E4E" w14:textId="77777777" w:rsidR="005D0FED" w:rsidRPr="00292DEB" w:rsidRDefault="005D0FED" w:rsidP="00CD2271">
            <w:pPr>
              <w:spacing w:line="276" w:lineRule="auto"/>
              <w:jc w:val="left"/>
              <w:rPr>
                <w:rFonts w:cs="Arial"/>
                <w:lang w:val="es-ES"/>
              </w:rPr>
            </w:pPr>
            <w:r w:rsidRPr="00292DEB">
              <w:rPr>
                <w:rFonts w:cs="Arial"/>
                <w:lang w:val="es-ES"/>
              </w:rPr>
              <w:t>EL</w:t>
            </w:r>
          </w:p>
          <w:p w14:paraId="37FD4A8E" w14:textId="77777777" w:rsidR="005D0FED" w:rsidRPr="00292DEB" w:rsidRDefault="005D0FED" w:rsidP="00CD2271">
            <w:pPr>
              <w:spacing w:line="276" w:lineRule="auto"/>
              <w:jc w:val="left"/>
              <w:rPr>
                <w:rFonts w:cs="Arial"/>
                <w:lang w:val="es-ES"/>
              </w:rPr>
            </w:pPr>
            <w:r w:rsidRPr="00292DEB">
              <w:rPr>
                <w:rFonts w:cs="Arial"/>
                <w:lang w:val="es-ES"/>
              </w:rPr>
              <w:t>EL</w:t>
            </w:r>
          </w:p>
          <w:p w14:paraId="0B2209B9" w14:textId="77777777" w:rsidR="005D0FED" w:rsidRPr="00292DEB" w:rsidRDefault="005D0FED" w:rsidP="00CD2271">
            <w:pPr>
              <w:spacing w:line="276" w:lineRule="auto"/>
              <w:jc w:val="left"/>
              <w:rPr>
                <w:rFonts w:cs="Arial"/>
                <w:lang w:val="es-ES"/>
              </w:rPr>
            </w:pPr>
            <w:r w:rsidRPr="00292DEB">
              <w:rPr>
                <w:rFonts w:cs="Arial"/>
                <w:lang w:val="es-ES"/>
              </w:rPr>
              <w:t>EL</w:t>
            </w:r>
          </w:p>
          <w:p w14:paraId="33DBB368" w14:textId="77777777" w:rsidR="005D0FED" w:rsidRPr="00292DEB" w:rsidRDefault="005D0FED" w:rsidP="00CD2271">
            <w:pPr>
              <w:spacing w:line="276" w:lineRule="auto"/>
              <w:jc w:val="left"/>
              <w:rPr>
                <w:rFonts w:cs="Arial"/>
                <w:lang w:val="es-ES"/>
              </w:rPr>
            </w:pPr>
            <w:r w:rsidRPr="00292DEB">
              <w:rPr>
                <w:rFonts w:cs="Arial"/>
                <w:lang w:val="es-ES"/>
              </w:rPr>
              <w:t>EL</w:t>
            </w:r>
          </w:p>
          <w:p w14:paraId="0E7E7546" w14:textId="77777777" w:rsidR="005D0FED" w:rsidRPr="00292DEB" w:rsidRDefault="005D0FED" w:rsidP="00CD2271">
            <w:pPr>
              <w:spacing w:line="276" w:lineRule="auto"/>
              <w:jc w:val="left"/>
              <w:rPr>
                <w:rFonts w:cs="Arial"/>
                <w:lang w:val="es-ES"/>
              </w:rPr>
            </w:pPr>
            <w:r w:rsidRPr="00292DEB">
              <w:rPr>
                <w:rFonts w:cs="Arial"/>
                <w:lang w:val="es-ES"/>
              </w:rPr>
              <w:t>EL</w:t>
            </w:r>
          </w:p>
          <w:p w14:paraId="285C4381" w14:textId="2465C5C3"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798E688E" w14:textId="77777777" w:rsidR="005D0FED" w:rsidRPr="00292DEB" w:rsidRDefault="005D0FED" w:rsidP="00CD2271">
            <w:pPr>
              <w:spacing w:line="276" w:lineRule="auto"/>
              <w:rPr>
                <w:rFonts w:cs="Arial"/>
                <w:i/>
                <w:iCs/>
              </w:rPr>
            </w:pPr>
            <w:r w:rsidRPr="00292DEB">
              <w:rPr>
                <w:rFonts w:cs="Arial"/>
                <w:i/>
                <w:iCs/>
              </w:rPr>
              <w:t>1. Säule (Hauptrente der e-EFKA):</w:t>
            </w:r>
          </w:p>
          <w:p w14:paraId="674DF9FB" w14:textId="77777777" w:rsidR="005D0FED" w:rsidRPr="00292DEB" w:rsidRDefault="005D0FED" w:rsidP="00CD2271">
            <w:pPr>
              <w:spacing w:line="276" w:lineRule="auto"/>
              <w:rPr>
                <w:rFonts w:eastAsia="Arial" w:cs="Arial"/>
              </w:rPr>
            </w:pPr>
            <w:r w:rsidRPr="00292DEB">
              <w:rPr>
                <w:rFonts w:eastAsia="Arial" w:cs="Arial"/>
              </w:rPr>
              <w:t>Folgende Bedingungen gelten in Kombination mit dem Lebensalter:</w:t>
            </w:r>
          </w:p>
          <w:p w14:paraId="357C0FB0" w14:textId="77777777" w:rsidR="005D0FED" w:rsidRPr="00292DEB" w:rsidRDefault="005D0FED" w:rsidP="00CD2271">
            <w:pPr>
              <w:numPr>
                <w:ilvl w:val="0"/>
                <w:numId w:val="88"/>
              </w:numPr>
              <w:spacing w:line="276" w:lineRule="auto"/>
              <w:rPr>
                <w:rFonts w:cs="Arial"/>
              </w:rPr>
            </w:pPr>
            <w:r w:rsidRPr="00292DEB">
              <w:rPr>
                <w:rFonts w:eastAsia="Arial" w:cs="Arial"/>
                <w:color w:val="008000"/>
              </w:rPr>
              <w:t>Staatliche Rente</w:t>
            </w:r>
            <w:r w:rsidRPr="00292DEB">
              <w:rPr>
                <w:rFonts w:eastAsia="Arial" w:cs="Arial"/>
                <w:color w:val="800000"/>
              </w:rPr>
              <w:t xml:space="preserve"> </w:t>
            </w:r>
            <w:r w:rsidRPr="00292DEB">
              <w:rPr>
                <w:rFonts w:cs="Arial"/>
                <w:color w:val="008080"/>
              </w:rPr>
              <w:t>(</w:t>
            </w:r>
            <w:r w:rsidRPr="00292DEB">
              <w:rPr>
                <w:rFonts w:cs="Arial"/>
                <w:i/>
                <w:color w:val="008080"/>
              </w:rPr>
              <w:t>ΕΘΝΙΚΗ ΣΥΝΤΑΞΗ</w:t>
            </w:r>
            <w:r w:rsidRPr="00292DEB">
              <w:rPr>
                <w:rFonts w:cs="Arial"/>
                <w:color w:val="008080"/>
              </w:rPr>
              <w:t>)</w:t>
            </w:r>
            <w:r w:rsidRPr="00292DEB">
              <w:rPr>
                <w:rFonts w:eastAsia="Arial" w:cs="Arial"/>
              </w:rPr>
              <w:t>:</w:t>
            </w:r>
            <w:r w:rsidRPr="00292DEB">
              <w:rPr>
                <w:rFonts w:eastAsia="Arial" w:cs="Arial"/>
                <w:color w:val="800000"/>
              </w:rPr>
              <w:t xml:space="preserve"> </w:t>
            </w:r>
            <w:r w:rsidRPr="00292DEB">
              <w:rPr>
                <w:rFonts w:eastAsia="Arial" w:cs="Arial"/>
              </w:rPr>
              <w:t xml:space="preserve">mindestens </w:t>
            </w:r>
            <w:r w:rsidRPr="00292DEB">
              <w:rPr>
                <w:rFonts w:eastAsia="Arial" w:cs="Arial"/>
                <w:color w:val="800000"/>
              </w:rPr>
              <w:t xml:space="preserve">15 </w:t>
            </w:r>
            <w:r w:rsidRPr="00292DEB">
              <w:rPr>
                <w:rFonts w:eastAsia="Arial" w:cs="Arial"/>
              </w:rPr>
              <w:t xml:space="preserve">Jahre legaler, dauerhafter Wohnsitz in Griechenland zwischen dem Alter von </w:t>
            </w:r>
            <w:r w:rsidRPr="00292DEB">
              <w:rPr>
                <w:rFonts w:eastAsia="Arial" w:cs="Arial"/>
                <w:color w:val="C00000"/>
              </w:rPr>
              <w:t>15</w:t>
            </w:r>
            <w:r w:rsidRPr="00292DEB">
              <w:rPr>
                <w:rFonts w:eastAsia="Arial" w:cs="Arial"/>
              </w:rPr>
              <w:t xml:space="preserve"> Jahren und dem Renteneintrittsalter und mindestens 15 Versicherungsjahre.</w:t>
            </w:r>
          </w:p>
          <w:p w14:paraId="7372B64A" w14:textId="77777777" w:rsidR="005D0FED" w:rsidRPr="00292DEB" w:rsidRDefault="005D0FED" w:rsidP="00CD2271">
            <w:pPr>
              <w:numPr>
                <w:ilvl w:val="0"/>
                <w:numId w:val="88"/>
              </w:numPr>
              <w:spacing w:line="276" w:lineRule="auto"/>
              <w:rPr>
                <w:rFonts w:cs="Arial"/>
              </w:rPr>
            </w:pPr>
            <w:r w:rsidRPr="00292DEB">
              <w:rPr>
                <w:rFonts w:eastAsia="Arial" w:cs="Arial"/>
                <w:color w:val="008000"/>
              </w:rPr>
              <w:t>Beitragsabhängige Rente</w:t>
            </w:r>
            <w:r w:rsidRPr="00292DEB">
              <w:rPr>
                <w:rFonts w:eastAsia="Arial" w:cs="Arial"/>
                <w:color w:val="800000"/>
              </w:rPr>
              <w:t xml:space="preserve"> </w:t>
            </w:r>
            <w:r w:rsidRPr="00292DEB">
              <w:rPr>
                <w:rFonts w:eastAsia="Arial" w:cs="Arial"/>
              </w:rPr>
              <w:t>(</w:t>
            </w:r>
            <w:r w:rsidRPr="00292DEB">
              <w:rPr>
                <w:rFonts w:eastAsia="Arial" w:cs="Arial"/>
                <w:i/>
                <w:color w:val="008080"/>
              </w:rPr>
              <w:t>ΑΝΤΑΠΟΔΟΤΙΚΗ ΣΥΝΤΑΞΗ</w:t>
            </w:r>
            <w:r w:rsidRPr="00292DEB">
              <w:rPr>
                <w:rFonts w:eastAsia="Arial" w:cs="Arial"/>
              </w:rPr>
              <w:t>)</w:t>
            </w:r>
            <w:r w:rsidRPr="00292DEB">
              <w:rPr>
                <w:rFonts w:eastAsia="Arial" w:cs="Arial"/>
                <w:color w:val="800000"/>
              </w:rPr>
              <w:t xml:space="preserve">: </w:t>
            </w:r>
          </w:p>
          <w:p w14:paraId="12C82F8B" w14:textId="77777777" w:rsidR="005D0FED" w:rsidRPr="00292DEB" w:rsidRDefault="005D0FED" w:rsidP="00CD2271">
            <w:pPr>
              <w:numPr>
                <w:ilvl w:val="1"/>
                <w:numId w:val="88"/>
              </w:numPr>
              <w:spacing w:line="276" w:lineRule="auto"/>
              <w:rPr>
                <w:rFonts w:cs="Arial"/>
              </w:rPr>
            </w:pPr>
            <w:r w:rsidRPr="00292DEB">
              <w:rPr>
                <w:rFonts w:cs="Arial"/>
              </w:rPr>
              <w:t xml:space="preserve">Versicherungszeitraum von </w:t>
            </w:r>
            <w:r w:rsidRPr="00292DEB">
              <w:rPr>
                <w:rFonts w:cs="Arial"/>
                <w:color w:val="800000"/>
              </w:rPr>
              <w:t>4.500</w:t>
            </w:r>
            <w:r w:rsidRPr="00292DEB">
              <w:rPr>
                <w:rFonts w:cs="Arial"/>
              </w:rPr>
              <w:t xml:space="preserve"> versicherungspflichtigen Arbeitstagen (oder </w:t>
            </w:r>
            <w:r w:rsidRPr="00292DEB">
              <w:rPr>
                <w:rFonts w:cs="Arial"/>
                <w:color w:val="800000"/>
              </w:rPr>
              <w:t>15</w:t>
            </w:r>
            <w:r w:rsidRPr="00292DEB">
              <w:rPr>
                <w:rFonts w:cs="Arial"/>
              </w:rPr>
              <w:t xml:space="preserve"> Versicherungsjahren) und Alter von 67 Jahren.</w:t>
            </w:r>
          </w:p>
          <w:p w14:paraId="24D4A850" w14:textId="77777777" w:rsidR="005D0FED" w:rsidRPr="00292DEB" w:rsidRDefault="005D0FED" w:rsidP="00CD2271">
            <w:pPr>
              <w:numPr>
                <w:ilvl w:val="1"/>
                <w:numId w:val="88"/>
              </w:numPr>
              <w:spacing w:line="276" w:lineRule="auto"/>
              <w:rPr>
                <w:rFonts w:cs="Arial"/>
              </w:rPr>
            </w:pPr>
            <w:r w:rsidRPr="00292DEB">
              <w:rPr>
                <w:rFonts w:cs="Arial"/>
              </w:rPr>
              <w:t xml:space="preserve">Mindestversicherungszeit von </w:t>
            </w:r>
            <w:r w:rsidRPr="00292DEB">
              <w:rPr>
                <w:rFonts w:cs="Arial"/>
                <w:color w:val="800000"/>
              </w:rPr>
              <w:t>12.000</w:t>
            </w:r>
            <w:r w:rsidRPr="00292DEB">
              <w:rPr>
                <w:rFonts w:cs="Arial"/>
              </w:rPr>
              <w:t xml:space="preserve"> versicherungspflichtigen Arbeitstagen (oder </w:t>
            </w:r>
            <w:r w:rsidRPr="00292DEB">
              <w:rPr>
                <w:rFonts w:cs="Arial"/>
                <w:color w:val="C00000"/>
              </w:rPr>
              <w:t>40</w:t>
            </w:r>
            <w:r w:rsidRPr="00292DEB">
              <w:rPr>
                <w:rFonts w:cs="Arial"/>
              </w:rPr>
              <w:t xml:space="preserve"> Jahren) und Alter von </w:t>
            </w:r>
            <w:r w:rsidRPr="00292DEB">
              <w:rPr>
                <w:rFonts w:cs="Arial"/>
                <w:color w:val="800000"/>
              </w:rPr>
              <w:t>62</w:t>
            </w:r>
            <w:r w:rsidRPr="00292DEB">
              <w:rPr>
                <w:rFonts w:cs="Arial"/>
              </w:rPr>
              <w:t xml:space="preserve"> Jahren.</w:t>
            </w:r>
          </w:p>
          <w:p w14:paraId="0D49BD1D" w14:textId="77777777" w:rsidR="005D0FED" w:rsidRPr="00292DEB" w:rsidRDefault="005D0FED" w:rsidP="00CD2271">
            <w:pPr>
              <w:numPr>
                <w:ilvl w:val="1"/>
                <w:numId w:val="88"/>
              </w:numPr>
              <w:spacing w:line="276" w:lineRule="auto"/>
              <w:rPr>
                <w:rFonts w:cs="Arial"/>
              </w:rPr>
            </w:pPr>
            <w:r w:rsidRPr="00292DEB">
              <w:rPr>
                <w:rFonts w:cs="Arial"/>
              </w:rPr>
              <w:t xml:space="preserve">Mütter oder verwitwete Väter von Kindern jedes Alters, die erwerbsunfähig sind: </w:t>
            </w:r>
            <w:r w:rsidRPr="00292DEB">
              <w:rPr>
                <w:rFonts w:cs="Arial"/>
                <w:color w:val="800000"/>
              </w:rPr>
              <w:t>5.500</w:t>
            </w:r>
            <w:r w:rsidRPr="00292DEB">
              <w:rPr>
                <w:rFonts w:cs="Arial"/>
              </w:rPr>
              <w:t xml:space="preserve"> Arbeitstage (erste Versicherung bis </w:t>
            </w:r>
            <w:r w:rsidRPr="00292DEB">
              <w:rPr>
                <w:rFonts w:cs="Arial"/>
                <w:color w:val="C00000"/>
              </w:rPr>
              <w:t>31.12.1992</w:t>
            </w:r>
            <w:r w:rsidRPr="00292DEB">
              <w:rPr>
                <w:rFonts w:cs="Arial"/>
              </w:rPr>
              <w:t xml:space="preserve">) oder </w:t>
            </w:r>
            <w:r w:rsidRPr="00292DEB">
              <w:rPr>
                <w:rFonts w:cs="Arial"/>
                <w:color w:val="C00000"/>
              </w:rPr>
              <w:t xml:space="preserve">6.000 </w:t>
            </w:r>
            <w:r w:rsidRPr="00292DEB">
              <w:rPr>
                <w:rFonts w:cs="Arial"/>
              </w:rPr>
              <w:t xml:space="preserve">Arbeitstage (erste Versicherung nach dem </w:t>
            </w:r>
            <w:r w:rsidRPr="00292DEB">
              <w:rPr>
                <w:rFonts w:cs="Arial"/>
                <w:color w:val="C00000"/>
              </w:rPr>
              <w:t>1.1.1993</w:t>
            </w:r>
            <w:r w:rsidRPr="00292DEB">
              <w:rPr>
                <w:rFonts w:cs="Arial"/>
              </w:rPr>
              <w:t xml:space="preserve">) und ein Alter von </w:t>
            </w:r>
            <w:r w:rsidRPr="00292DEB">
              <w:rPr>
                <w:rFonts w:cs="Arial"/>
                <w:color w:val="800000"/>
              </w:rPr>
              <w:t>55</w:t>
            </w:r>
            <w:r w:rsidRPr="00292DEB">
              <w:rPr>
                <w:rFonts w:cs="Arial"/>
              </w:rPr>
              <w:t xml:space="preserve"> Jahren für eine volle Rente unter der Bedingung, dass sie keine andere Rente beziehen.</w:t>
            </w:r>
          </w:p>
          <w:p w14:paraId="60E8AFEA" w14:textId="77777777" w:rsidR="005D0FED" w:rsidRPr="00292DEB" w:rsidRDefault="005D0FED" w:rsidP="00CD2271">
            <w:pPr>
              <w:numPr>
                <w:ilvl w:val="1"/>
                <w:numId w:val="88"/>
              </w:numPr>
              <w:spacing w:line="276" w:lineRule="auto"/>
              <w:rPr>
                <w:rFonts w:cs="Arial"/>
              </w:rPr>
            </w:pPr>
            <w:r w:rsidRPr="00292DEB">
              <w:rPr>
                <w:rFonts w:cs="Arial"/>
              </w:rPr>
              <w:t xml:space="preserve">Eltern und Geschwister von Personen mit einer Behinderung von mindestens </w:t>
            </w:r>
            <w:r w:rsidRPr="00292DEB">
              <w:rPr>
                <w:rFonts w:cs="Arial"/>
                <w:color w:val="800000"/>
              </w:rPr>
              <w:t>67</w:t>
            </w:r>
            <w:r w:rsidRPr="00292DEB">
              <w:rPr>
                <w:rFonts w:cs="Arial"/>
              </w:rPr>
              <w:t xml:space="preserve">% und Ehepartner von Personen mit einer Behinderung von mindestens </w:t>
            </w:r>
            <w:r w:rsidRPr="00292DEB">
              <w:rPr>
                <w:rFonts w:cs="Arial"/>
                <w:color w:val="800000"/>
              </w:rPr>
              <w:t>80</w:t>
            </w:r>
            <w:r w:rsidRPr="00292DEB">
              <w:rPr>
                <w:rFonts w:cs="Arial"/>
              </w:rPr>
              <w:t xml:space="preserve">%: </w:t>
            </w:r>
            <w:r w:rsidRPr="00292DEB">
              <w:rPr>
                <w:rFonts w:cs="Arial"/>
                <w:color w:val="800000"/>
              </w:rPr>
              <w:t>7.500</w:t>
            </w:r>
            <w:r w:rsidRPr="00292DEB">
              <w:rPr>
                <w:rFonts w:cs="Arial"/>
              </w:rPr>
              <w:t xml:space="preserve"> versicherungspflichtigen Arbeitstage im Alter von </w:t>
            </w:r>
            <w:r w:rsidRPr="00292DEB">
              <w:rPr>
                <w:rFonts w:cs="Arial"/>
                <w:color w:val="C00000"/>
              </w:rPr>
              <w:t xml:space="preserve">62 </w:t>
            </w:r>
            <w:r w:rsidRPr="00292DEB">
              <w:rPr>
                <w:rFonts w:cs="Arial"/>
              </w:rPr>
              <w:t>Jahren.</w:t>
            </w:r>
          </w:p>
          <w:p w14:paraId="59B18E8E" w14:textId="77777777" w:rsidR="005D0FED" w:rsidRPr="00292DEB" w:rsidRDefault="005D0FED" w:rsidP="00CD2271">
            <w:pPr>
              <w:spacing w:line="276" w:lineRule="auto"/>
              <w:rPr>
                <w:rFonts w:cs="Arial"/>
              </w:rPr>
            </w:pPr>
            <w:r w:rsidRPr="00292DEB">
              <w:rPr>
                <w:rFonts w:cs="Arial"/>
              </w:rPr>
              <w:t>Der Anspruch auf Altersrente ohne Kürzung des Betrags (volle Rente) ist abhängig vom Alter bei Beantragung der Rente, nicht der Anzahl der Jahre von geleisteten Sozialbeiträgen oder des Aufenthaltes. Kein Begriff der vollständigen Laufbahn oder vollständiger Beitragskonten.</w:t>
            </w:r>
          </w:p>
          <w:p w14:paraId="4F8C4C7A" w14:textId="1BC7BAD7" w:rsidR="005D0FED" w:rsidRPr="00292DEB" w:rsidRDefault="005D0FED" w:rsidP="00CD2271">
            <w:pPr>
              <w:spacing w:line="276" w:lineRule="auto"/>
              <w:rPr>
                <w:rFonts w:cs="Arial"/>
                <w:i/>
                <w:iCs/>
              </w:rPr>
            </w:pPr>
          </w:p>
        </w:tc>
        <w:tc>
          <w:tcPr>
            <w:tcW w:w="1370" w:type="pct"/>
          </w:tcPr>
          <w:p w14:paraId="0BB6C2AB"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7D56CEDE" w14:textId="77777777" w:rsidR="005D0FED" w:rsidRPr="00292DEB" w:rsidRDefault="005D0FED" w:rsidP="00CD2271">
            <w:pPr>
              <w:spacing w:line="276" w:lineRule="auto"/>
              <w:rPr>
                <w:rFonts w:cs="Arial"/>
                <w:lang w:val="fr-BE"/>
              </w:rPr>
            </w:pPr>
            <w:r w:rsidRPr="00292DEB">
              <w:rPr>
                <w:rFonts w:eastAsia="Arial" w:cs="Arial"/>
                <w:lang w:val="fr-BE"/>
              </w:rPr>
              <w:t xml:space="preserve">Les conditions suivantes s’appliquent, en combinaison avec l’âge: </w:t>
            </w:r>
          </w:p>
          <w:p w14:paraId="064B160F" w14:textId="77777777" w:rsidR="005D0FED" w:rsidRPr="00292DEB" w:rsidRDefault="005D0FED" w:rsidP="00CD2271">
            <w:pPr>
              <w:keepNext/>
              <w:numPr>
                <w:ilvl w:val="0"/>
                <w:numId w:val="94"/>
              </w:numPr>
              <w:spacing w:line="276" w:lineRule="auto"/>
              <w:outlineLvl w:val="3"/>
              <w:rPr>
                <w:rFonts w:eastAsia="Arial" w:cs="Arial"/>
                <w:lang w:val="fr-BE"/>
              </w:rPr>
            </w:pPr>
            <w:r w:rsidRPr="00292DEB">
              <w:rPr>
                <w:rFonts w:eastAsia="Arial" w:cs="Arial"/>
                <w:color w:val="008000"/>
                <w:lang w:val="fr-BE"/>
              </w:rPr>
              <w:t xml:space="preserve">Pension nationale </w:t>
            </w:r>
            <w:r w:rsidRPr="00292DEB">
              <w:rPr>
                <w:rFonts w:cs="Arial"/>
                <w:color w:val="008080"/>
                <w:lang w:val="fr-BE"/>
              </w:rPr>
              <w:t>(</w:t>
            </w:r>
            <w:r w:rsidRPr="00292DEB">
              <w:rPr>
                <w:rFonts w:cs="Arial"/>
                <w:i/>
                <w:color w:val="008080"/>
                <w:lang w:val="fr-BE"/>
              </w:rPr>
              <w:t>ΕΘΝΙΚΗ ΣΥΝΤΑΞΗ</w:t>
            </w:r>
            <w:r w:rsidRPr="00292DEB">
              <w:rPr>
                <w:rFonts w:cs="Arial"/>
                <w:color w:val="008080"/>
                <w:lang w:val="fr-BE"/>
              </w:rPr>
              <w:t>)</w:t>
            </w:r>
            <w:r w:rsidRPr="00292DEB">
              <w:rPr>
                <w:rFonts w:eastAsia="Arial" w:cs="Arial"/>
                <w:lang w:val="fr-BE"/>
              </w:rPr>
              <w:t>:</w:t>
            </w:r>
            <w:r w:rsidRPr="00292DEB">
              <w:rPr>
                <w:rFonts w:eastAsia="Arial" w:cs="Arial"/>
                <w:color w:val="800000"/>
                <w:lang w:val="fr-BE"/>
              </w:rPr>
              <w:t xml:space="preserve"> </w:t>
            </w:r>
            <w:r w:rsidRPr="00292DEB">
              <w:rPr>
                <w:rFonts w:eastAsia="Arial" w:cs="Arial"/>
                <w:lang w:val="fr-BE"/>
              </w:rPr>
              <w:t>au moins</w:t>
            </w:r>
            <w:r w:rsidRPr="00292DEB">
              <w:rPr>
                <w:rFonts w:eastAsia="Arial" w:cs="Arial"/>
                <w:color w:val="800000"/>
                <w:lang w:val="fr-BE"/>
              </w:rPr>
              <w:t xml:space="preserve"> 15 </w:t>
            </w:r>
            <w:r w:rsidRPr="00292DEB">
              <w:rPr>
                <w:rFonts w:eastAsia="Arial" w:cs="Arial"/>
                <w:lang w:val="fr-BE"/>
              </w:rPr>
              <w:t xml:space="preserve">années de résidence légale et permanente en Grèce entre l’âge de </w:t>
            </w:r>
            <w:r w:rsidRPr="00292DEB">
              <w:rPr>
                <w:rFonts w:eastAsia="Arial" w:cs="Arial"/>
                <w:color w:val="C00000"/>
                <w:lang w:val="fr-BE"/>
              </w:rPr>
              <w:t>15</w:t>
            </w:r>
            <w:r w:rsidRPr="00292DEB">
              <w:rPr>
                <w:rFonts w:eastAsia="Arial" w:cs="Arial"/>
                <w:lang w:val="fr-BE"/>
              </w:rPr>
              <w:t xml:space="preserve"> ans et celui du départ à la retraite, et au moins 15 années d’assurance.</w:t>
            </w:r>
          </w:p>
          <w:p w14:paraId="0999F739" w14:textId="77777777" w:rsidR="005D0FED" w:rsidRPr="00292DEB" w:rsidRDefault="005D0FED" w:rsidP="00CD2271">
            <w:pPr>
              <w:keepNext/>
              <w:numPr>
                <w:ilvl w:val="0"/>
                <w:numId w:val="94"/>
              </w:numPr>
              <w:spacing w:line="276" w:lineRule="auto"/>
              <w:outlineLvl w:val="3"/>
              <w:rPr>
                <w:rFonts w:cs="Arial"/>
                <w:color w:val="000000"/>
                <w:lang w:val="el-GR"/>
              </w:rPr>
            </w:pPr>
            <w:r w:rsidRPr="00292DEB">
              <w:rPr>
                <w:rFonts w:eastAsia="Arial" w:cs="Arial"/>
                <w:color w:val="008000"/>
                <w:lang w:val="fr-BE"/>
              </w:rPr>
              <w:t>Pension</w:t>
            </w:r>
            <w:r w:rsidRPr="00292DEB">
              <w:rPr>
                <w:rFonts w:eastAsia="Arial" w:cs="Arial"/>
                <w:color w:val="008000"/>
                <w:lang w:val="el-GR"/>
              </w:rPr>
              <w:t xml:space="preserve"> </w:t>
            </w:r>
            <w:r w:rsidRPr="00292DEB">
              <w:rPr>
                <w:rFonts w:eastAsia="Arial" w:cs="Arial"/>
                <w:color w:val="008000"/>
                <w:lang w:val="fr-BE"/>
              </w:rPr>
              <w:t>contributive</w:t>
            </w:r>
            <w:r w:rsidRPr="00292DEB">
              <w:rPr>
                <w:rFonts w:eastAsia="Arial" w:cs="Arial"/>
                <w:color w:val="008000"/>
                <w:lang w:val="el-GR"/>
              </w:rPr>
              <w:t xml:space="preserve"> </w:t>
            </w:r>
            <w:r w:rsidRPr="00292DEB">
              <w:rPr>
                <w:rFonts w:eastAsia="Arial" w:cs="Arial"/>
                <w:lang w:val="el-GR"/>
              </w:rPr>
              <w:t>(</w:t>
            </w:r>
            <w:r w:rsidRPr="00292DEB">
              <w:rPr>
                <w:rFonts w:eastAsia="Arial" w:cs="Arial"/>
                <w:i/>
                <w:color w:val="008080"/>
                <w:lang w:val="el-GR"/>
              </w:rPr>
              <w:t>ΑΝΤΑΠΟΔΟΤΙΚΗ ΣΥΝΤΑΞΗ</w:t>
            </w:r>
            <w:r w:rsidRPr="00292DEB">
              <w:rPr>
                <w:rFonts w:eastAsia="Arial" w:cs="Arial"/>
                <w:lang w:val="el-GR"/>
              </w:rPr>
              <w:t>)</w:t>
            </w:r>
            <w:r w:rsidRPr="00292DEB">
              <w:rPr>
                <w:rFonts w:eastAsia="Arial" w:cs="Arial"/>
                <w:color w:val="800000"/>
                <w:lang w:val="el-GR"/>
              </w:rPr>
              <w:t>:</w:t>
            </w:r>
            <w:r w:rsidRPr="00292DEB">
              <w:rPr>
                <w:rFonts w:cs="Arial"/>
                <w:color w:val="000000"/>
                <w:lang w:val="el-GR"/>
              </w:rPr>
              <w:t xml:space="preserve"> (</w:t>
            </w:r>
            <w:r w:rsidRPr="00292DEB">
              <w:rPr>
                <w:rFonts w:cs="Arial"/>
                <w:i/>
                <w:color w:val="008080"/>
                <w:lang w:val="el-GR"/>
              </w:rPr>
              <w:t>ΑΝΤΑΠΟΔΟΤΙΚΗ ΣΥΝΤΑΞΗ</w:t>
            </w:r>
            <w:r w:rsidRPr="00292DEB">
              <w:rPr>
                <w:rFonts w:cs="Arial"/>
                <w:color w:val="000000"/>
                <w:lang w:val="el-GR"/>
              </w:rPr>
              <w:t>)</w:t>
            </w:r>
            <w:r w:rsidRPr="00292DEB">
              <w:rPr>
                <w:rFonts w:cs="Arial"/>
                <w:color w:val="800000"/>
                <w:lang w:val="el-GR"/>
              </w:rPr>
              <w:t xml:space="preserve">: </w:t>
            </w:r>
          </w:p>
          <w:p w14:paraId="72ADFAE7" w14:textId="77777777" w:rsidR="005D0FED" w:rsidRPr="00292DEB" w:rsidRDefault="005D0FED" w:rsidP="00CD2271">
            <w:pPr>
              <w:numPr>
                <w:ilvl w:val="1"/>
                <w:numId w:val="82"/>
              </w:numPr>
              <w:pBdr>
                <w:top w:val="nil"/>
                <w:left w:val="nil"/>
                <w:bottom w:val="nil"/>
                <w:right w:val="nil"/>
                <w:between w:val="nil"/>
              </w:pBdr>
              <w:spacing w:line="276" w:lineRule="auto"/>
              <w:jc w:val="left"/>
              <w:rPr>
                <w:rFonts w:cs="Arial"/>
                <w:color w:val="000000"/>
                <w:lang w:val="fr-BE"/>
              </w:rPr>
            </w:pPr>
            <w:r w:rsidRPr="00292DEB">
              <w:rPr>
                <w:rFonts w:cs="Arial"/>
                <w:color w:val="000000"/>
                <w:lang w:val="fr-BE"/>
              </w:rPr>
              <w:t xml:space="preserve">Période d’assurance de </w:t>
            </w:r>
            <w:r w:rsidRPr="00292DEB">
              <w:rPr>
                <w:rFonts w:cs="Arial"/>
                <w:color w:val="800000"/>
                <w:lang w:val="fr-BE"/>
              </w:rPr>
              <w:t>4.500 </w:t>
            </w:r>
            <w:r w:rsidRPr="00292DEB">
              <w:rPr>
                <w:rFonts w:cs="Arial"/>
                <w:lang w:val="fr-BE"/>
              </w:rPr>
              <w:t xml:space="preserve">jours de travail (ou </w:t>
            </w:r>
            <w:r w:rsidRPr="00292DEB">
              <w:rPr>
                <w:rFonts w:cs="Arial"/>
                <w:color w:val="C00000"/>
                <w:lang w:val="fr-BE"/>
              </w:rPr>
              <w:t>15</w:t>
            </w:r>
            <w:r w:rsidRPr="00292DEB">
              <w:rPr>
                <w:rFonts w:cs="Arial"/>
                <w:lang w:val="fr-BE"/>
              </w:rPr>
              <w:t> ans) et</w:t>
            </w:r>
            <w:r w:rsidRPr="00292DEB">
              <w:rPr>
                <w:rFonts w:cs="Arial"/>
                <w:color w:val="800000"/>
                <w:lang w:val="fr-BE"/>
              </w:rPr>
              <w:t xml:space="preserve"> 67</w:t>
            </w:r>
            <w:r w:rsidRPr="00292DEB">
              <w:rPr>
                <w:rFonts w:cs="Arial"/>
                <w:color w:val="000000"/>
                <w:lang w:val="fr-BE"/>
              </w:rPr>
              <w:t xml:space="preserve"> ans.</w:t>
            </w:r>
          </w:p>
          <w:p w14:paraId="177F6EC6" w14:textId="77777777" w:rsidR="005D0FED" w:rsidRPr="00292DEB" w:rsidRDefault="005D0FED" w:rsidP="00CD2271">
            <w:pPr>
              <w:numPr>
                <w:ilvl w:val="1"/>
                <w:numId w:val="82"/>
              </w:numPr>
              <w:pBdr>
                <w:top w:val="nil"/>
                <w:left w:val="nil"/>
                <w:bottom w:val="nil"/>
                <w:right w:val="nil"/>
                <w:between w:val="nil"/>
              </w:pBdr>
              <w:spacing w:line="276" w:lineRule="auto"/>
              <w:jc w:val="left"/>
              <w:rPr>
                <w:rFonts w:cs="Arial"/>
                <w:color w:val="000000"/>
                <w:lang w:val="fr-BE"/>
              </w:rPr>
            </w:pPr>
            <w:r w:rsidRPr="00292DEB">
              <w:rPr>
                <w:rFonts w:cs="Arial"/>
                <w:color w:val="000000"/>
                <w:lang w:val="fr-BE"/>
              </w:rPr>
              <w:t xml:space="preserve">Période d’assurance de </w:t>
            </w:r>
            <w:r w:rsidRPr="00292DEB">
              <w:rPr>
                <w:rFonts w:cs="Arial"/>
                <w:color w:val="800000"/>
                <w:lang w:val="fr-BE"/>
              </w:rPr>
              <w:t>12.000</w:t>
            </w:r>
            <w:r w:rsidRPr="00292DEB">
              <w:rPr>
                <w:rFonts w:cs="Arial"/>
                <w:color w:val="000000"/>
                <w:lang w:val="fr-BE"/>
              </w:rPr>
              <w:t xml:space="preserve"> jours </w:t>
            </w:r>
            <w:r w:rsidRPr="00292DEB">
              <w:rPr>
                <w:rFonts w:cs="Arial"/>
                <w:lang w:val="fr-BE"/>
              </w:rPr>
              <w:t>de travail</w:t>
            </w:r>
            <w:r w:rsidRPr="00292DEB">
              <w:rPr>
                <w:rFonts w:cs="Arial"/>
                <w:color w:val="000000"/>
                <w:lang w:val="fr-BE"/>
              </w:rPr>
              <w:t xml:space="preserve"> (ou </w:t>
            </w:r>
            <w:r w:rsidRPr="00292DEB">
              <w:rPr>
                <w:rFonts w:cs="Arial"/>
                <w:color w:val="C00000"/>
                <w:lang w:val="fr-BE"/>
              </w:rPr>
              <w:t>40 </w:t>
            </w:r>
            <w:r w:rsidRPr="00292DEB">
              <w:rPr>
                <w:rFonts w:cs="Arial"/>
                <w:color w:val="000000"/>
                <w:lang w:val="fr-BE"/>
              </w:rPr>
              <w:t xml:space="preserve">ans) et </w:t>
            </w:r>
            <w:r w:rsidRPr="00292DEB">
              <w:rPr>
                <w:rFonts w:cs="Arial"/>
                <w:color w:val="800000"/>
                <w:lang w:val="fr-BE"/>
              </w:rPr>
              <w:t>62</w:t>
            </w:r>
            <w:r w:rsidRPr="00292DEB">
              <w:rPr>
                <w:rFonts w:cs="Arial"/>
                <w:color w:val="000000"/>
                <w:lang w:val="fr-BE"/>
              </w:rPr>
              <w:t xml:space="preserve"> ans.</w:t>
            </w:r>
          </w:p>
          <w:p w14:paraId="0EC96957" w14:textId="77777777" w:rsidR="005D0FED" w:rsidRPr="00292DEB" w:rsidRDefault="005D0FED" w:rsidP="00CD2271">
            <w:pPr>
              <w:numPr>
                <w:ilvl w:val="1"/>
                <w:numId w:val="82"/>
              </w:numPr>
              <w:pBdr>
                <w:top w:val="nil"/>
                <w:left w:val="nil"/>
                <w:bottom w:val="nil"/>
                <w:right w:val="nil"/>
                <w:between w:val="nil"/>
              </w:pBdr>
              <w:spacing w:line="276" w:lineRule="auto"/>
              <w:jc w:val="left"/>
              <w:rPr>
                <w:rFonts w:cs="Arial"/>
                <w:lang w:val="fr-BE"/>
              </w:rPr>
            </w:pPr>
            <w:r w:rsidRPr="00292DEB">
              <w:rPr>
                <w:rFonts w:cs="Arial"/>
                <w:color w:val="000000"/>
                <w:lang w:val="fr-BE"/>
              </w:rPr>
              <w:t>M</w:t>
            </w:r>
            <w:r w:rsidRPr="00292DEB">
              <w:rPr>
                <w:rFonts w:cs="Arial"/>
                <w:lang w:val="fr-BE"/>
              </w:rPr>
              <w:t xml:space="preserve">ères ou pères veufs d’enfants de tout âge incapables de remplir une activité lucrative: </w:t>
            </w:r>
            <w:r w:rsidRPr="00292DEB">
              <w:rPr>
                <w:rFonts w:cs="Arial"/>
                <w:color w:val="800000"/>
                <w:lang w:val="fr-BE"/>
              </w:rPr>
              <w:t>5.500</w:t>
            </w:r>
            <w:r w:rsidRPr="00292DEB">
              <w:rPr>
                <w:rFonts w:cs="Arial"/>
                <w:lang w:val="fr-BE"/>
              </w:rPr>
              <w:t xml:space="preserve"> jours de travail (première assurance jusqu’au </w:t>
            </w:r>
            <w:r w:rsidRPr="00292DEB">
              <w:rPr>
                <w:rFonts w:cs="Arial"/>
                <w:color w:val="C00000"/>
                <w:lang w:val="fr-BE"/>
              </w:rPr>
              <w:t>31 décembre 1992</w:t>
            </w:r>
            <w:r w:rsidRPr="00292DEB">
              <w:rPr>
                <w:rFonts w:cs="Arial"/>
                <w:lang w:val="fr-BE"/>
              </w:rPr>
              <w:t xml:space="preserve">) ou </w:t>
            </w:r>
            <w:r w:rsidRPr="00292DEB">
              <w:rPr>
                <w:rFonts w:cs="Arial"/>
                <w:color w:val="C00000"/>
                <w:lang w:val="fr-BE"/>
              </w:rPr>
              <w:t xml:space="preserve">6.000 </w:t>
            </w:r>
            <w:r w:rsidRPr="00292DEB">
              <w:rPr>
                <w:rFonts w:cs="Arial"/>
                <w:lang w:val="fr-BE"/>
              </w:rPr>
              <w:t xml:space="preserve">jours de travail (première assurance après le </w:t>
            </w:r>
            <w:r w:rsidRPr="00292DEB">
              <w:rPr>
                <w:rFonts w:cs="Arial"/>
                <w:color w:val="C00000"/>
                <w:lang w:val="fr-BE"/>
              </w:rPr>
              <w:t>1</w:t>
            </w:r>
            <w:r w:rsidRPr="00292DEB">
              <w:rPr>
                <w:rFonts w:cs="Arial"/>
                <w:color w:val="C00000"/>
                <w:vertAlign w:val="superscript"/>
                <w:lang w:val="fr-BE"/>
              </w:rPr>
              <w:t>er</w:t>
            </w:r>
            <w:r w:rsidRPr="00292DEB">
              <w:rPr>
                <w:rFonts w:cs="Arial"/>
                <w:color w:val="C00000"/>
                <w:lang w:val="fr-BE"/>
              </w:rPr>
              <w:t xml:space="preserve"> janvier 1993</w:t>
            </w:r>
            <w:r w:rsidRPr="00292DEB">
              <w:rPr>
                <w:rFonts w:cs="Arial"/>
                <w:lang w:val="fr-BE"/>
              </w:rPr>
              <w:t xml:space="preserve">) et âge de </w:t>
            </w:r>
            <w:r w:rsidRPr="00292DEB">
              <w:rPr>
                <w:rFonts w:cs="Arial"/>
                <w:color w:val="800000"/>
                <w:lang w:val="fr-BE"/>
              </w:rPr>
              <w:t>55</w:t>
            </w:r>
            <w:r w:rsidRPr="00292DEB">
              <w:rPr>
                <w:rFonts w:cs="Arial"/>
                <w:lang w:val="fr-BE"/>
              </w:rPr>
              <w:t xml:space="preserve"> ans pour la pension complète, à condition qu’ils ou elles ne perçoivent aucune autre pension.</w:t>
            </w:r>
          </w:p>
          <w:p w14:paraId="5FDAE60D" w14:textId="77777777" w:rsidR="005D0FED" w:rsidRPr="00292DEB" w:rsidRDefault="005D0FED" w:rsidP="00CD2271">
            <w:pPr>
              <w:numPr>
                <w:ilvl w:val="1"/>
                <w:numId w:val="82"/>
              </w:numPr>
              <w:pBdr>
                <w:top w:val="nil"/>
                <w:left w:val="nil"/>
                <w:bottom w:val="nil"/>
                <w:right w:val="nil"/>
                <w:between w:val="nil"/>
              </w:pBdr>
              <w:spacing w:line="276" w:lineRule="auto"/>
              <w:jc w:val="left"/>
              <w:rPr>
                <w:rFonts w:cs="Arial"/>
                <w:lang w:val="fr-BE"/>
              </w:rPr>
            </w:pPr>
            <w:r w:rsidRPr="00292DEB">
              <w:rPr>
                <w:rFonts w:cs="Arial"/>
                <w:lang w:val="fr-BE"/>
              </w:rPr>
              <w:t xml:space="preserve">Parents et frères et sœurs de personnes atteintes d’un handicap d’au moins </w:t>
            </w:r>
            <w:r w:rsidRPr="00292DEB">
              <w:rPr>
                <w:rFonts w:cs="Arial"/>
                <w:color w:val="800000"/>
                <w:lang w:val="fr-BE"/>
              </w:rPr>
              <w:t>67</w:t>
            </w:r>
            <w:r w:rsidRPr="00292DEB">
              <w:rPr>
                <w:rFonts w:cs="Arial"/>
                <w:lang w:val="fr-BE"/>
              </w:rPr>
              <w:t xml:space="preserve">% et époux (ses) des personnes atteintes d’un handicap d’au moins </w:t>
            </w:r>
            <w:r w:rsidRPr="00292DEB">
              <w:rPr>
                <w:rFonts w:cs="Arial"/>
                <w:color w:val="800000"/>
                <w:lang w:val="fr-BE"/>
              </w:rPr>
              <w:t>80</w:t>
            </w:r>
            <w:r w:rsidRPr="00292DEB">
              <w:rPr>
                <w:rFonts w:cs="Arial"/>
                <w:lang w:val="fr-BE"/>
              </w:rPr>
              <w:t xml:space="preserve">%: </w:t>
            </w:r>
            <w:r w:rsidRPr="00292DEB">
              <w:rPr>
                <w:rFonts w:cs="Arial"/>
                <w:color w:val="800000"/>
                <w:lang w:val="fr-BE"/>
              </w:rPr>
              <w:t>7.500</w:t>
            </w:r>
            <w:r w:rsidRPr="00292DEB">
              <w:rPr>
                <w:rFonts w:cs="Arial"/>
                <w:lang w:val="fr-BE"/>
              </w:rPr>
              <w:t xml:space="preserve"> jours de travail (d’assurance) à l’âge de </w:t>
            </w:r>
            <w:r w:rsidRPr="00292DEB">
              <w:rPr>
                <w:rFonts w:cs="Arial"/>
                <w:color w:val="C00000"/>
                <w:lang w:val="fr-BE"/>
              </w:rPr>
              <w:t>62</w:t>
            </w:r>
            <w:r w:rsidRPr="00292DEB">
              <w:rPr>
                <w:rFonts w:cs="Arial"/>
                <w:lang w:val="fr-BE"/>
              </w:rPr>
              <w:t xml:space="preserve"> ans. </w:t>
            </w:r>
          </w:p>
          <w:p w14:paraId="6BB86A72" w14:textId="77777777" w:rsidR="005D0FED" w:rsidRPr="00292DEB" w:rsidRDefault="005D0FED" w:rsidP="00CD2271">
            <w:pPr>
              <w:spacing w:line="276" w:lineRule="auto"/>
              <w:rPr>
                <w:rFonts w:cs="Arial"/>
                <w:lang w:val="fr-BE"/>
              </w:rPr>
            </w:pPr>
            <w:r w:rsidRPr="00292DEB">
              <w:rPr>
                <w:rFonts w:cs="Arial"/>
                <w:lang w:val="fr-BE"/>
              </w:rPr>
              <w:t>Le droit à la pension de vieillesse sans réduction du montant (pension à taux plein) dépend de l’âge au moment de la demande de pension, et non des années de cotisations sociales ou de résidence. Pas de concept de carrière complète ou de registre complet de cotisations.</w:t>
            </w:r>
          </w:p>
          <w:p w14:paraId="1CD87C92" w14:textId="77777777" w:rsidR="005D0FED" w:rsidRPr="00292DEB" w:rsidRDefault="005D0FED" w:rsidP="00CD2271">
            <w:pPr>
              <w:keepNext/>
              <w:spacing w:line="276" w:lineRule="auto"/>
              <w:outlineLvl w:val="3"/>
              <w:rPr>
                <w:rFonts w:cs="Arial"/>
                <w:lang w:val="fr-BE"/>
              </w:rPr>
            </w:pPr>
          </w:p>
          <w:p w14:paraId="382FA8E8" w14:textId="77777777" w:rsidR="005D0FED" w:rsidRPr="00292DEB" w:rsidRDefault="005D0FED" w:rsidP="00CD2271">
            <w:pPr>
              <w:keepNext/>
              <w:spacing w:line="276" w:lineRule="auto"/>
              <w:outlineLvl w:val="2"/>
              <w:rPr>
                <w:rFonts w:cs="Arial"/>
                <w:color w:val="FF0000"/>
                <w:lang w:val="fr-BE"/>
              </w:rPr>
            </w:pPr>
          </w:p>
          <w:p w14:paraId="176FAB25" w14:textId="77777777" w:rsidR="005D0FED" w:rsidRPr="00292DEB" w:rsidRDefault="005D0FED" w:rsidP="00CD2271">
            <w:pPr>
              <w:spacing w:line="276" w:lineRule="auto"/>
              <w:rPr>
                <w:rFonts w:cs="Arial"/>
                <w:lang w:val="fr-BE"/>
              </w:rPr>
            </w:pPr>
          </w:p>
          <w:p w14:paraId="32055C45" w14:textId="77777777" w:rsidR="005D0FED" w:rsidRPr="00292DEB" w:rsidRDefault="005D0FED" w:rsidP="00CD2271">
            <w:pPr>
              <w:keepNext/>
              <w:spacing w:line="276" w:lineRule="auto"/>
              <w:outlineLvl w:val="2"/>
              <w:rPr>
                <w:rFonts w:cs="Arial"/>
                <w:lang w:val="fr-BE"/>
              </w:rPr>
            </w:pPr>
          </w:p>
          <w:p w14:paraId="37A6BD45" w14:textId="77777777" w:rsidR="005D0FED" w:rsidRPr="00292DEB" w:rsidRDefault="005D0FED" w:rsidP="00CD2271">
            <w:pPr>
              <w:pStyle w:val="StandardLinks"/>
              <w:spacing w:line="276" w:lineRule="auto"/>
              <w:jc w:val="both"/>
              <w:rPr>
                <w:rFonts w:cs="Arial"/>
                <w:i/>
                <w:iCs/>
                <w:lang w:val="fr-BE"/>
              </w:rPr>
            </w:pPr>
          </w:p>
        </w:tc>
        <w:tc>
          <w:tcPr>
            <w:tcW w:w="1370" w:type="pct"/>
          </w:tcPr>
          <w:p w14:paraId="6AD0CD7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E-VI-07-EL</w:t>
            </w:r>
          </w:p>
          <w:p w14:paraId="67676E5A"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060152F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In combination with age, the following conditions apply:</w:t>
            </w:r>
          </w:p>
          <w:p w14:paraId="7BD92A51" w14:textId="77777777" w:rsidR="005D0FED" w:rsidRPr="00292DEB" w:rsidRDefault="005D0FED" w:rsidP="00CD2271">
            <w:pPr>
              <w:pStyle w:val="Normal0"/>
              <w:numPr>
                <w:ilvl w:val="0"/>
                <w:numId w:val="129"/>
              </w:numPr>
              <w:pBdr>
                <w:top w:val="nil"/>
                <w:left w:val="nil"/>
                <w:bottom w:val="nil"/>
                <w:right w:val="nil"/>
                <w:between w:val="nil"/>
              </w:pBdr>
              <w:spacing w:after="0"/>
              <w:ind w:hanging="55"/>
              <w:rPr>
                <w:color w:val="000000"/>
                <w:sz w:val="15"/>
                <w:szCs w:val="15"/>
                <w:lang w:val="en-GB"/>
              </w:rPr>
            </w:pPr>
            <w:r w:rsidRPr="00292DEB">
              <w:rPr>
                <w:color w:val="008000"/>
                <w:sz w:val="15"/>
                <w:szCs w:val="15"/>
                <w:lang w:val="en-GB"/>
              </w:rPr>
              <w:t xml:space="preserve">National Pension </w:t>
            </w:r>
            <w:r w:rsidRPr="00292DEB">
              <w:rPr>
                <w:color w:val="008080"/>
                <w:sz w:val="15"/>
                <w:szCs w:val="15"/>
                <w:lang w:val="en-GB"/>
              </w:rPr>
              <w:t>(</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color w:val="008080"/>
                <w:sz w:val="15"/>
                <w:szCs w:val="15"/>
                <w:lang w:val="en-GB"/>
              </w:rPr>
              <w:t>)</w:t>
            </w:r>
            <w:r w:rsidRPr="00292DEB">
              <w:rPr>
                <w:color w:val="000000"/>
                <w:sz w:val="15"/>
                <w:szCs w:val="15"/>
                <w:lang w:val="en-GB"/>
              </w:rPr>
              <w:t>:</w:t>
            </w:r>
            <w:r w:rsidRPr="00292DEB">
              <w:rPr>
                <w:color w:val="800000"/>
                <w:sz w:val="15"/>
                <w:szCs w:val="15"/>
                <w:lang w:val="en-GB"/>
              </w:rPr>
              <w:t xml:space="preserve"> at least 15 </w:t>
            </w:r>
            <w:r w:rsidRPr="00292DEB">
              <w:rPr>
                <w:color w:val="000000"/>
                <w:sz w:val="15"/>
                <w:szCs w:val="15"/>
                <w:lang w:val="en-GB"/>
              </w:rPr>
              <w:t xml:space="preserve">years of legal and permanent residence in Greece between the age of </w:t>
            </w:r>
            <w:r w:rsidRPr="00292DEB">
              <w:rPr>
                <w:color w:val="C00000"/>
                <w:sz w:val="15"/>
                <w:szCs w:val="15"/>
                <w:lang w:val="en-GB"/>
              </w:rPr>
              <w:t xml:space="preserve">15 </w:t>
            </w:r>
            <w:r w:rsidRPr="00292DEB">
              <w:rPr>
                <w:color w:val="000000"/>
                <w:sz w:val="15"/>
                <w:szCs w:val="15"/>
                <w:lang w:val="en-GB"/>
              </w:rPr>
              <w:t xml:space="preserve">and retirement age, and at least </w:t>
            </w:r>
            <w:r w:rsidRPr="00292DEB">
              <w:rPr>
                <w:color w:val="C00000"/>
                <w:sz w:val="15"/>
                <w:szCs w:val="15"/>
                <w:lang w:val="en-GB"/>
              </w:rPr>
              <w:t>15</w:t>
            </w:r>
            <w:r w:rsidRPr="00292DEB">
              <w:rPr>
                <w:color w:val="000000"/>
                <w:sz w:val="15"/>
                <w:szCs w:val="15"/>
                <w:lang w:val="en-GB"/>
              </w:rPr>
              <w:t xml:space="preserve"> years of insurance.</w:t>
            </w:r>
          </w:p>
          <w:p w14:paraId="55395C09" w14:textId="77777777" w:rsidR="005D0FED" w:rsidRPr="00292DEB" w:rsidRDefault="005D0FED" w:rsidP="00CD2271">
            <w:pPr>
              <w:pStyle w:val="Normal0"/>
              <w:numPr>
                <w:ilvl w:val="0"/>
                <w:numId w:val="129"/>
              </w:numPr>
              <w:pBdr>
                <w:top w:val="nil"/>
                <w:left w:val="nil"/>
                <w:bottom w:val="nil"/>
                <w:right w:val="nil"/>
                <w:between w:val="nil"/>
              </w:pBdr>
              <w:spacing w:before="0" w:after="0"/>
              <w:ind w:hanging="55"/>
              <w:rPr>
                <w:color w:val="000000"/>
                <w:sz w:val="15"/>
                <w:szCs w:val="15"/>
              </w:rPr>
            </w:pPr>
            <w:proofErr w:type="spellStart"/>
            <w:r w:rsidRPr="00292DEB">
              <w:rPr>
                <w:color w:val="008000"/>
                <w:sz w:val="15"/>
                <w:szCs w:val="15"/>
              </w:rPr>
              <w:t>Contributory</w:t>
            </w:r>
            <w:proofErr w:type="spellEnd"/>
            <w:r w:rsidRPr="00292DEB">
              <w:rPr>
                <w:color w:val="008000"/>
                <w:sz w:val="15"/>
                <w:szCs w:val="15"/>
              </w:rPr>
              <w:t xml:space="preserve"> pension </w:t>
            </w:r>
            <w:r w:rsidRPr="00292DEB">
              <w:rPr>
                <w:color w:val="000000"/>
                <w:sz w:val="15"/>
                <w:szCs w:val="15"/>
              </w:rPr>
              <w:t>(</w:t>
            </w:r>
            <w:r w:rsidRPr="00292DEB">
              <w:rPr>
                <w:i/>
                <w:color w:val="008080"/>
                <w:sz w:val="15"/>
                <w:szCs w:val="15"/>
              </w:rPr>
              <w:t>ΑΝΤΑΠΟΔΟΤΙΚΗ ΣΥΝΤΑΞΗ</w:t>
            </w:r>
            <w:r w:rsidRPr="00292DEB">
              <w:rPr>
                <w:color w:val="000000"/>
                <w:sz w:val="15"/>
                <w:szCs w:val="15"/>
              </w:rPr>
              <w:t>)</w:t>
            </w:r>
            <w:r w:rsidRPr="00292DEB">
              <w:rPr>
                <w:color w:val="800000"/>
                <w:sz w:val="15"/>
                <w:szCs w:val="15"/>
              </w:rPr>
              <w:t xml:space="preserve">: </w:t>
            </w:r>
          </w:p>
          <w:p w14:paraId="148CB3CB" w14:textId="77777777" w:rsidR="005D0FED" w:rsidRPr="00292DEB" w:rsidRDefault="005D0FED" w:rsidP="00CD2271">
            <w:pPr>
              <w:pStyle w:val="Normal0"/>
              <w:numPr>
                <w:ilvl w:val="1"/>
                <w:numId w:val="13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Period of insurance of </w:t>
            </w:r>
            <w:r w:rsidRPr="00292DEB">
              <w:rPr>
                <w:color w:val="800000"/>
                <w:sz w:val="15"/>
                <w:szCs w:val="15"/>
                <w:lang w:val="en-GB"/>
              </w:rPr>
              <w:t>4,500</w:t>
            </w:r>
            <w:r w:rsidRPr="00292DEB">
              <w:rPr>
                <w:color w:val="000000"/>
                <w:sz w:val="15"/>
                <w:szCs w:val="15"/>
                <w:lang w:val="en-GB"/>
              </w:rPr>
              <w:t xml:space="preserve"> insurance working days (or </w:t>
            </w:r>
            <w:r w:rsidRPr="00292DEB">
              <w:rPr>
                <w:color w:val="C00000"/>
                <w:sz w:val="15"/>
                <w:szCs w:val="15"/>
                <w:lang w:val="en-GB"/>
              </w:rPr>
              <w:t>15</w:t>
            </w:r>
            <w:r w:rsidRPr="00292DEB">
              <w:rPr>
                <w:color w:val="000000"/>
                <w:sz w:val="15"/>
                <w:szCs w:val="15"/>
                <w:lang w:val="en-GB"/>
              </w:rPr>
              <w:t xml:space="preserve"> years) and </w:t>
            </w:r>
            <w:r w:rsidRPr="00292DEB">
              <w:rPr>
                <w:color w:val="800000"/>
                <w:sz w:val="15"/>
                <w:szCs w:val="15"/>
                <w:lang w:val="en-GB"/>
              </w:rPr>
              <w:t>67</w:t>
            </w:r>
            <w:r w:rsidRPr="00292DEB">
              <w:rPr>
                <w:color w:val="000000"/>
                <w:sz w:val="15"/>
                <w:szCs w:val="15"/>
                <w:lang w:val="en-GB"/>
              </w:rPr>
              <w:t xml:space="preserve"> years of age.</w:t>
            </w:r>
          </w:p>
          <w:p w14:paraId="74DA2326" w14:textId="77777777" w:rsidR="005D0FED" w:rsidRPr="00292DEB" w:rsidRDefault="005D0FED" w:rsidP="00CD2271">
            <w:pPr>
              <w:pStyle w:val="Normal0"/>
              <w:numPr>
                <w:ilvl w:val="1"/>
                <w:numId w:val="130"/>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Period of insurance of </w:t>
            </w:r>
            <w:r w:rsidRPr="00292DEB">
              <w:rPr>
                <w:color w:val="800000"/>
                <w:sz w:val="15"/>
                <w:szCs w:val="15"/>
                <w:lang w:val="en-GB"/>
              </w:rPr>
              <w:t>12,000</w:t>
            </w:r>
            <w:r w:rsidRPr="00292DEB">
              <w:rPr>
                <w:color w:val="000000"/>
                <w:sz w:val="15"/>
                <w:szCs w:val="15"/>
                <w:lang w:val="en-GB"/>
              </w:rPr>
              <w:t xml:space="preserve"> insurance working days (or </w:t>
            </w:r>
            <w:r w:rsidRPr="00292DEB">
              <w:rPr>
                <w:color w:val="C00000"/>
                <w:sz w:val="15"/>
                <w:szCs w:val="15"/>
                <w:lang w:val="en-GB"/>
              </w:rPr>
              <w:t>40</w:t>
            </w:r>
            <w:r w:rsidRPr="00292DEB">
              <w:rPr>
                <w:color w:val="000000"/>
                <w:sz w:val="15"/>
                <w:szCs w:val="15"/>
                <w:lang w:val="en-GB"/>
              </w:rPr>
              <w:t xml:space="preserve"> years) and </w:t>
            </w:r>
            <w:r w:rsidRPr="00292DEB">
              <w:rPr>
                <w:color w:val="800000"/>
                <w:sz w:val="15"/>
                <w:szCs w:val="15"/>
                <w:lang w:val="en-GB"/>
              </w:rPr>
              <w:t>62</w:t>
            </w:r>
            <w:r w:rsidRPr="00292DEB">
              <w:rPr>
                <w:color w:val="000000"/>
                <w:sz w:val="15"/>
                <w:szCs w:val="15"/>
                <w:lang w:val="en-GB"/>
              </w:rPr>
              <w:t xml:space="preserve"> years of age.</w:t>
            </w:r>
          </w:p>
          <w:p w14:paraId="6F834FAE" w14:textId="77777777" w:rsidR="005D0FED" w:rsidRPr="00292DEB" w:rsidRDefault="005D0FED" w:rsidP="00CD2271">
            <w:pPr>
              <w:pStyle w:val="ListParagraph"/>
              <w:numPr>
                <w:ilvl w:val="1"/>
                <w:numId w:val="130"/>
              </w:numPr>
              <w:spacing w:before="60" w:after="60" w:line="240" w:lineRule="auto"/>
              <w:jc w:val="both"/>
              <w:rPr>
                <w:rFonts w:ascii="Arial" w:hAnsi="Arial" w:cs="Arial"/>
                <w:bCs/>
                <w:sz w:val="15"/>
                <w:szCs w:val="15"/>
                <w:lang w:val="en-GB"/>
              </w:rPr>
            </w:pPr>
            <w:r w:rsidRPr="00292DEB">
              <w:rPr>
                <w:rFonts w:ascii="Arial" w:hAnsi="Arial" w:cs="Arial"/>
                <w:bCs/>
                <w:sz w:val="15"/>
                <w:szCs w:val="15"/>
                <w:lang w:val="en-GB"/>
              </w:rPr>
              <w:t xml:space="preserve">Mothers or widowed fathers of children of any age who are incapable of any gainful activity: </w:t>
            </w:r>
            <w:r w:rsidRPr="00292DEB">
              <w:rPr>
                <w:rFonts w:ascii="Arial" w:hAnsi="Arial" w:cs="Arial"/>
                <w:bCs/>
                <w:color w:val="C00000"/>
                <w:sz w:val="15"/>
                <w:szCs w:val="15"/>
                <w:lang w:val="en-GB"/>
              </w:rPr>
              <w:t>5,500</w:t>
            </w:r>
            <w:r w:rsidRPr="00292DEB">
              <w:rPr>
                <w:rFonts w:ascii="Arial" w:hAnsi="Arial" w:cs="Arial"/>
                <w:bCs/>
                <w:sz w:val="15"/>
                <w:szCs w:val="15"/>
                <w:lang w:val="en-GB"/>
              </w:rPr>
              <w:t xml:space="preserve"> working days (first insurance until </w:t>
            </w:r>
            <w:r w:rsidRPr="00292DEB">
              <w:rPr>
                <w:rFonts w:ascii="Arial" w:hAnsi="Arial" w:cs="Arial"/>
                <w:bCs/>
                <w:color w:val="C00000"/>
                <w:sz w:val="15"/>
                <w:szCs w:val="15"/>
                <w:lang w:val="en-GB"/>
              </w:rPr>
              <w:t>31.12.1992</w:t>
            </w:r>
            <w:r w:rsidRPr="00292DEB">
              <w:rPr>
                <w:rFonts w:ascii="Arial" w:hAnsi="Arial" w:cs="Arial"/>
                <w:bCs/>
                <w:sz w:val="15"/>
                <w:szCs w:val="15"/>
                <w:lang w:val="en-GB"/>
              </w:rPr>
              <w:t xml:space="preserve">) or </w:t>
            </w:r>
            <w:r w:rsidRPr="00292DEB">
              <w:rPr>
                <w:rFonts w:ascii="Arial" w:hAnsi="Arial" w:cs="Arial"/>
                <w:bCs/>
                <w:color w:val="C00000"/>
                <w:sz w:val="15"/>
                <w:szCs w:val="15"/>
                <w:lang w:val="en-GB"/>
              </w:rPr>
              <w:t>6,000</w:t>
            </w:r>
            <w:r w:rsidRPr="00292DEB">
              <w:rPr>
                <w:rFonts w:ascii="Arial" w:hAnsi="Arial" w:cs="Arial"/>
                <w:bCs/>
                <w:sz w:val="15"/>
                <w:szCs w:val="15"/>
                <w:lang w:val="en-GB"/>
              </w:rPr>
              <w:t xml:space="preserve"> working days (first insurance after </w:t>
            </w:r>
            <w:r w:rsidRPr="00292DEB">
              <w:rPr>
                <w:rFonts w:ascii="Arial" w:hAnsi="Arial" w:cs="Arial"/>
                <w:bCs/>
                <w:color w:val="C00000"/>
                <w:sz w:val="15"/>
                <w:szCs w:val="15"/>
                <w:lang w:val="en-GB"/>
              </w:rPr>
              <w:t>01.01.1993</w:t>
            </w:r>
            <w:r w:rsidRPr="00292DEB">
              <w:rPr>
                <w:rFonts w:ascii="Arial" w:hAnsi="Arial" w:cs="Arial"/>
                <w:bCs/>
                <w:sz w:val="15"/>
                <w:szCs w:val="15"/>
                <w:lang w:val="en-GB"/>
              </w:rPr>
              <w:t>) and</w:t>
            </w:r>
            <w:r w:rsidRPr="00292DEB">
              <w:rPr>
                <w:rFonts w:ascii="Arial" w:hAnsi="Arial" w:cs="Arial"/>
                <w:bCs/>
                <w:color w:val="C00000"/>
                <w:sz w:val="15"/>
                <w:szCs w:val="15"/>
                <w:lang w:val="en-GB"/>
              </w:rPr>
              <w:t xml:space="preserve"> 55</w:t>
            </w:r>
            <w:r w:rsidRPr="00292DEB">
              <w:rPr>
                <w:rFonts w:ascii="Arial" w:hAnsi="Arial" w:cs="Arial"/>
                <w:bCs/>
                <w:sz w:val="15"/>
                <w:szCs w:val="15"/>
                <w:lang w:val="en-GB"/>
              </w:rPr>
              <w:t xml:space="preserve"> years of age for full pension, under the condition they do not receive any other pension. </w:t>
            </w:r>
          </w:p>
          <w:p w14:paraId="1B94AF30" w14:textId="77777777" w:rsidR="005D0FED" w:rsidRPr="00292DEB" w:rsidRDefault="005D0FED" w:rsidP="00CD2271">
            <w:pPr>
              <w:pStyle w:val="Normal0"/>
              <w:numPr>
                <w:ilvl w:val="1"/>
                <w:numId w:val="130"/>
              </w:numPr>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Parents and siblings of persons with a disability of at least </w:t>
            </w:r>
            <w:r w:rsidRPr="00292DEB">
              <w:rPr>
                <w:color w:val="800000"/>
                <w:sz w:val="15"/>
                <w:szCs w:val="15"/>
                <w:lang w:val="en-GB"/>
              </w:rPr>
              <w:t>67</w:t>
            </w:r>
            <w:r w:rsidRPr="00292DEB">
              <w:rPr>
                <w:color w:val="000000" w:themeColor="text1"/>
                <w:sz w:val="15"/>
                <w:szCs w:val="15"/>
                <w:lang w:val="en-GB"/>
              </w:rPr>
              <w:t xml:space="preserve">% and spouses of persons with a disability of at least </w:t>
            </w:r>
            <w:r w:rsidRPr="00292DEB">
              <w:rPr>
                <w:color w:val="800000"/>
                <w:sz w:val="15"/>
                <w:szCs w:val="15"/>
                <w:lang w:val="en-GB"/>
              </w:rPr>
              <w:t>80</w:t>
            </w:r>
            <w:r w:rsidRPr="00292DEB">
              <w:rPr>
                <w:color w:val="000000" w:themeColor="text1"/>
                <w:sz w:val="15"/>
                <w:szCs w:val="15"/>
                <w:lang w:val="en-GB"/>
              </w:rPr>
              <w:t xml:space="preserve">%: </w:t>
            </w:r>
            <w:r w:rsidRPr="00292DEB">
              <w:rPr>
                <w:color w:val="800000"/>
                <w:sz w:val="15"/>
                <w:szCs w:val="15"/>
                <w:lang w:val="en-GB"/>
              </w:rPr>
              <w:t xml:space="preserve">7,500 </w:t>
            </w:r>
            <w:r w:rsidRPr="00292DEB">
              <w:rPr>
                <w:sz w:val="15"/>
                <w:szCs w:val="15"/>
                <w:lang w:val="en-GB"/>
              </w:rPr>
              <w:t xml:space="preserve">working days </w:t>
            </w:r>
            <w:r w:rsidRPr="00292DEB">
              <w:rPr>
                <w:color w:val="000000" w:themeColor="text1"/>
                <w:sz w:val="15"/>
                <w:szCs w:val="15"/>
                <w:lang w:val="en-GB"/>
              </w:rPr>
              <w:t xml:space="preserve">of insurance at the age of </w:t>
            </w:r>
            <w:r w:rsidRPr="00292DEB">
              <w:rPr>
                <w:color w:val="C00000"/>
                <w:sz w:val="15"/>
                <w:szCs w:val="15"/>
                <w:lang w:val="en-GB"/>
              </w:rPr>
              <w:t>62</w:t>
            </w:r>
            <w:r w:rsidRPr="00292DEB">
              <w:rPr>
                <w:color w:val="000000" w:themeColor="text1"/>
                <w:sz w:val="15"/>
                <w:szCs w:val="15"/>
                <w:lang w:val="en-GB"/>
              </w:rPr>
              <w:t xml:space="preserve">. </w:t>
            </w:r>
          </w:p>
          <w:p w14:paraId="32118A59" w14:textId="77777777" w:rsidR="005D0FED" w:rsidRPr="00292DEB" w:rsidRDefault="005D0FED" w:rsidP="00CD2271">
            <w:pPr>
              <w:pStyle w:val="Normal0"/>
              <w:pBdr>
                <w:top w:val="nil"/>
                <w:left w:val="nil"/>
                <w:bottom w:val="nil"/>
                <w:right w:val="nil"/>
                <w:between w:val="nil"/>
              </w:pBdr>
              <w:rPr>
                <w:color w:val="000000"/>
                <w:sz w:val="15"/>
                <w:szCs w:val="15"/>
                <w:lang w:val="en-GB"/>
              </w:rPr>
            </w:pPr>
            <w:r w:rsidRPr="00292DEB">
              <w:rPr>
                <w:color w:val="000000"/>
                <w:sz w:val="15"/>
                <w:szCs w:val="15"/>
                <w:lang w:val="en-GB"/>
              </w:rPr>
              <w:t>The entitlement to old-age pension without reduction in the amount (full pension) depends on age when applying for the pension, not on the years of social contributions or residence. No concept of a full career or full contributions record.</w:t>
            </w:r>
          </w:p>
          <w:p w14:paraId="0BC86689" w14:textId="46A0F36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229E1A5"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5678F319" w14:textId="77777777" w:rsidR="005D0FED" w:rsidRPr="00292DEB" w:rsidRDefault="005D0FED" w:rsidP="00CD2271">
            <w:pPr>
              <w:spacing w:line="276" w:lineRule="auto"/>
              <w:rPr>
                <w:rFonts w:cs="Arial"/>
                <w:color w:val="0000FF"/>
                <w:lang w:val="en-US"/>
              </w:rPr>
            </w:pPr>
          </w:p>
        </w:tc>
        <w:tc>
          <w:tcPr>
            <w:tcW w:w="127" w:type="pct"/>
          </w:tcPr>
          <w:p w14:paraId="4BC25AF8" w14:textId="77777777" w:rsidR="005D0FED" w:rsidRPr="00292DEB" w:rsidRDefault="005D0FED" w:rsidP="00CD2271">
            <w:pPr>
              <w:spacing w:line="276" w:lineRule="auto"/>
              <w:rPr>
                <w:rFonts w:cs="Arial"/>
                <w:color w:val="0000FF"/>
                <w:lang w:val="fr-FR"/>
              </w:rPr>
            </w:pPr>
            <w:r w:rsidRPr="00292DEB">
              <w:rPr>
                <w:rFonts w:cs="Arial"/>
                <w:color w:val="0000FF"/>
                <w:lang w:val="fr-FR"/>
              </w:rPr>
              <w:t>7</w:t>
            </w:r>
          </w:p>
          <w:p w14:paraId="67610D29" w14:textId="77777777" w:rsidR="005D0FED" w:rsidRPr="00292DEB" w:rsidRDefault="005D0FED" w:rsidP="00CD2271">
            <w:pPr>
              <w:spacing w:line="276" w:lineRule="auto"/>
              <w:rPr>
                <w:rFonts w:cs="Arial"/>
                <w:color w:val="0000FF"/>
                <w:lang w:val="en-US"/>
              </w:rPr>
            </w:pPr>
          </w:p>
        </w:tc>
        <w:tc>
          <w:tcPr>
            <w:tcW w:w="402" w:type="pct"/>
          </w:tcPr>
          <w:p w14:paraId="7A28C8D0"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47DFF559" w14:textId="77777777" w:rsidR="005D0FED" w:rsidRPr="00292DEB" w:rsidRDefault="005D0FED" w:rsidP="00CD2271">
            <w:pPr>
              <w:spacing w:line="276" w:lineRule="auto"/>
              <w:rPr>
                <w:rFonts w:cs="Arial"/>
                <w:color w:val="0000FF"/>
                <w:lang w:val="en-US"/>
              </w:rPr>
            </w:pPr>
          </w:p>
        </w:tc>
      </w:tr>
      <w:tr w:rsidR="005D0FED" w:rsidRPr="00292DEB" w14:paraId="69B92D37" w14:textId="77777777" w:rsidTr="005D0FED">
        <w:tc>
          <w:tcPr>
            <w:tcW w:w="193" w:type="pct"/>
          </w:tcPr>
          <w:p w14:paraId="723E4F02" w14:textId="77777777" w:rsidR="005D0FED" w:rsidRPr="00292DEB" w:rsidRDefault="005D0FED" w:rsidP="00CD2271">
            <w:pPr>
              <w:spacing w:line="276" w:lineRule="auto"/>
              <w:jc w:val="left"/>
              <w:rPr>
                <w:rFonts w:cs="Arial"/>
                <w:lang w:val="es-ES"/>
              </w:rPr>
            </w:pPr>
            <w:r w:rsidRPr="00292DEB">
              <w:rPr>
                <w:rFonts w:cs="Arial"/>
                <w:lang w:val="es-ES"/>
              </w:rPr>
              <w:t>EL</w:t>
            </w:r>
          </w:p>
          <w:p w14:paraId="5B69ED1F" w14:textId="77777777" w:rsidR="005D0FED" w:rsidRPr="00292DEB" w:rsidRDefault="005D0FED" w:rsidP="00CD2271">
            <w:pPr>
              <w:spacing w:line="276" w:lineRule="auto"/>
              <w:jc w:val="left"/>
              <w:rPr>
                <w:rFonts w:cs="Arial"/>
                <w:lang w:val="es-ES"/>
              </w:rPr>
            </w:pPr>
            <w:r w:rsidRPr="00292DEB">
              <w:rPr>
                <w:rFonts w:cs="Arial"/>
                <w:lang w:val="es-ES"/>
              </w:rPr>
              <w:t>EL</w:t>
            </w:r>
          </w:p>
          <w:p w14:paraId="09BA9F99" w14:textId="77777777" w:rsidR="005D0FED" w:rsidRPr="00292DEB" w:rsidRDefault="005D0FED" w:rsidP="00CD2271">
            <w:pPr>
              <w:spacing w:line="276" w:lineRule="auto"/>
              <w:jc w:val="left"/>
              <w:rPr>
                <w:rFonts w:cs="Arial"/>
                <w:lang w:val="es-ES"/>
              </w:rPr>
            </w:pPr>
            <w:r w:rsidRPr="00292DEB">
              <w:rPr>
                <w:rFonts w:cs="Arial"/>
                <w:lang w:val="es-ES"/>
              </w:rPr>
              <w:t>EL</w:t>
            </w:r>
          </w:p>
          <w:p w14:paraId="5789622F" w14:textId="77777777" w:rsidR="005D0FED" w:rsidRPr="00292DEB" w:rsidRDefault="005D0FED" w:rsidP="00CD2271">
            <w:pPr>
              <w:spacing w:line="276" w:lineRule="auto"/>
              <w:jc w:val="left"/>
              <w:rPr>
                <w:rFonts w:cs="Arial"/>
                <w:lang w:val="es-ES"/>
              </w:rPr>
            </w:pPr>
            <w:r w:rsidRPr="00292DEB">
              <w:rPr>
                <w:rFonts w:cs="Arial"/>
                <w:lang w:val="es-ES"/>
              </w:rPr>
              <w:t>EL</w:t>
            </w:r>
          </w:p>
          <w:p w14:paraId="628C13FF" w14:textId="62E47A8D" w:rsidR="005D0FED" w:rsidRPr="00292DEB" w:rsidRDefault="005D0FED" w:rsidP="00CD2271">
            <w:pPr>
              <w:spacing w:line="276" w:lineRule="auto"/>
              <w:jc w:val="left"/>
              <w:rPr>
                <w:rFonts w:cs="Arial"/>
                <w:b/>
                <w:lang w:val="es-ES"/>
              </w:rPr>
            </w:pPr>
          </w:p>
        </w:tc>
        <w:tc>
          <w:tcPr>
            <w:tcW w:w="1371" w:type="pct"/>
          </w:tcPr>
          <w:p w14:paraId="12B194E4" w14:textId="77777777" w:rsidR="005D0FED" w:rsidRPr="00292DEB" w:rsidRDefault="005D0FED" w:rsidP="00CD2271">
            <w:pPr>
              <w:spacing w:line="276" w:lineRule="auto"/>
              <w:rPr>
                <w:rFonts w:cs="Arial"/>
                <w:i/>
                <w:iCs/>
              </w:rPr>
            </w:pPr>
            <w:r w:rsidRPr="00292DEB">
              <w:rPr>
                <w:rFonts w:cs="Arial"/>
                <w:i/>
                <w:iCs/>
              </w:rPr>
              <w:t>1. Säule (Hauptrente der e-EFKA):</w:t>
            </w:r>
          </w:p>
          <w:p w14:paraId="41A9AFCB" w14:textId="77777777" w:rsidR="005D0FED" w:rsidRPr="00292DEB" w:rsidRDefault="005D0FED" w:rsidP="00CD2271">
            <w:pPr>
              <w:spacing w:line="276" w:lineRule="auto"/>
              <w:ind w:left="115" w:hanging="115"/>
              <w:rPr>
                <w:rFonts w:cs="Arial"/>
                <w:i/>
              </w:rPr>
            </w:pPr>
            <w:r w:rsidRPr="00292DEB">
              <w:rPr>
                <w:rFonts w:cs="Arial"/>
                <w:i/>
              </w:rPr>
              <w:t xml:space="preserve">Versicherungsbeginn vor </w:t>
            </w:r>
            <w:r w:rsidRPr="00292DEB">
              <w:rPr>
                <w:rFonts w:cs="Arial"/>
                <w:i/>
                <w:color w:val="800000"/>
              </w:rPr>
              <w:t>1.1.1993</w:t>
            </w:r>
            <w:r w:rsidRPr="00292DEB">
              <w:rPr>
                <w:rFonts w:cs="Arial"/>
                <w:i/>
              </w:rPr>
              <w:t>:</w:t>
            </w:r>
          </w:p>
          <w:p w14:paraId="25C9C4BB" w14:textId="77777777" w:rsidR="005D0FED" w:rsidRPr="00292DEB" w:rsidRDefault="005D0FED" w:rsidP="00CD2271">
            <w:pPr>
              <w:spacing w:line="276" w:lineRule="auto"/>
              <w:ind w:left="115" w:hanging="115"/>
              <w:rPr>
                <w:rFonts w:cs="Arial"/>
              </w:rPr>
            </w:pPr>
            <w:r w:rsidRPr="00292DEB">
              <w:rPr>
                <w:rFonts w:cs="Arial"/>
              </w:rPr>
              <w:t>Gekürzter Betrag ab:</w:t>
            </w:r>
          </w:p>
          <w:p w14:paraId="488D066F"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800000"/>
              </w:rPr>
              <w:t>62</w:t>
            </w:r>
            <w:r w:rsidRPr="00292DEB">
              <w:t xml:space="preserve"> Jahren für Männer und Frauen, wenn </w:t>
            </w:r>
            <w:r w:rsidRPr="00292DEB">
              <w:rPr>
                <w:color w:val="800000"/>
              </w:rPr>
              <w:t>15</w:t>
            </w:r>
            <w:r w:rsidRPr="00292DEB">
              <w:t xml:space="preserve"> Versicherungsjahre oder </w:t>
            </w:r>
            <w:r w:rsidRPr="00292DEB">
              <w:rPr>
                <w:color w:val="800000"/>
              </w:rPr>
              <w:t>4.500</w:t>
            </w:r>
            <w:r w:rsidRPr="00292DEB">
              <w:t xml:space="preserve"> Versicherungstage vorliegen (von denen </w:t>
            </w:r>
            <w:r w:rsidRPr="00292DEB">
              <w:rPr>
                <w:color w:val="800000"/>
              </w:rPr>
              <w:t>100</w:t>
            </w:r>
            <w:r w:rsidRPr="00292DEB">
              <w:t xml:space="preserve"> Tage in den letzten </w:t>
            </w:r>
            <w:r w:rsidRPr="00292DEB">
              <w:rPr>
                <w:color w:val="800000"/>
              </w:rPr>
              <w:t>5</w:t>
            </w:r>
            <w:r w:rsidRPr="00292DEB">
              <w:t xml:space="preserve"> Jahren gearbeitet wurde),</w:t>
            </w:r>
          </w:p>
          <w:p w14:paraId="653CBB9F" w14:textId="77777777" w:rsidR="005D0FED" w:rsidRPr="00292DEB" w:rsidRDefault="005D0FED" w:rsidP="00CD2271">
            <w:pPr>
              <w:pStyle w:val="ListBullet"/>
              <w:tabs>
                <w:tab w:val="num" w:pos="360"/>
              </w:tabs>
              <w:spacing w:after="0" w:line="276" w:lineRule="auto"/>
            </w:pPr>
            <w:r w:rsidRPr="00292DEB">
              <w:rPr>
                <w:color w:val="800000"/>
              </w:rPr>
              <w:t>62</w:t>
            </w:r>
            <w:r w:rsidRPr="00292DEB">
              <w:t xml:space="preserve"> Jahren für Mütter und verwitwete Väter minderjähriger Kinder nach </w:t>
            </w:r>
            <w:r w:rsidRPr="00292DEB">
              <w:rPr>
                <w:color w:val="800000"/>
              </w:rPr>
              <w:t>18</w:t>
            </w:r>
            <w:r w:rsidRPr="00292DEB">
              <w:t xml:space="preserve"> Versicherungsjahren oder </w:t>
            </w:r>
            <w:r w:rsidRPr="00292DEB">
              <w:rPr>
                <w:color w:val="800000"/>
              </w:rPr>
              <w:t>5.500</w:t>
            </w:r>
            <w:r w:rsidRPr="00292DEB">
              <w:t xml:space="preserve"> Arbeitstagen,</w:t>
            </w:r>
          </w:p>
          <w:p w14:paraId="65F6A0CB" w14:textId="77777777" w:rsidR="005D0FED" w:rsidRPr="00292DEB" w:rsidRDefault="005D0FED" w:rsidP="00CD2271">
            <w:pPr>
              <w:pStyle w:val="ListBullet"/>
              <w:spacing w:line="276" w:lineRule="auto"/>
            </w:pPr>
            <w:r w:rsidRPr="00292DEB">
              <w:rPr>
                <w:color w:val="C00000"/>
              </w:rPr>
              <w:t xml:space="preserve">50 </w:t>
            </w:r>
            <w:r w:rsidRPr="00292DEB">
              <w:t>Jahren für Mütter oder verwitwete Väter eines Kindes, das zu keinerlei Erwerbstätigkeit befähigt ist, sofern 5.500 Versicherungstage vorliegen.</w:t>
            </w:r>
          </w:p>
          <w:p w14:paraId="41838A60" w14:textId="77777777" w:rsidR="005D0FED" w:rsidRPr="00292DEB" w:rsidRDefault="005D0FED" w:rsidP="00CD2271">
            <w:pPr>
              <w:spacing w:line="276" w:lineRule="auto"/>
              <w:rPr>
                <w:rFonts w:cs="Arial"/>
              </w:rPr>
            </w:pPr>
          </w:p>
          <w:p w14:paraId="6E605DAA" w14:textId="77777777" w:rsidR="005D0FED" w:rsidRPr="00292DEB" w:rsidRDefault="005D0FED" w:rsidP="00CD2271">
            <w:pPr>
              <w:spacing w:line="276" w:lineRule="auto"/>
              <w:ind w:left="115" w:hanging="115"/>
              <w:rPr>
                <w:rFonts w:cs="Arial"/>
              </w:rPr>
            </w:pPr>
            <w:r w:rsidRPr="00292DEB">
              <w:rPr>
                <w:rFonts w:cs="Arial"/>
                <w:i/>
              </w:rPr>
              <w:t xml:space="preserve">Versicherungsbeginn ab </w:t>
            </w:r>
            <w:r w:rsidRPr="00292DEB">
              <w:rPr>
                <w:rFonts w:cs="Arial"/>
                <w:i/>
                <w:color w:val="800000"/>
              </w:rPr>
              <w:t>1.1.1993</w:t>
            </w:r>
            <w:r w:rsidRPr="00292DEB">
              <w:rPr>
                <w:rFonts w:cs="Arial"/>
              </w:rPr>
              <w:t>:</w:t>
            </w:r>
          </w:p>
          <w:p w14:paraId="01F625F8" w14:textId="77777777" w:rsidR="005D0FED" w:rsidRPr="00292DEB" w:rsidRDefault="005D0FED" w:rsidP="00CD2271">
            <w:pPr>
              <w:spacing w:line="276" w:lineRule="auto"/>
              <w:rPr>
                <w:rFonts w:cs="Arial"/>
              </w:rPr>
            </w:pPr>
            <w:r w:rsidRPr="00292DEB">
              <w:rPr>
                <w:rFonts w:cs="Arial"/>
              </w:rPr>
              <w:t>Gekürzter Betrag ab:</w:t>
            </w:r>
          </w:p>
          <w:p w14:paraId="5B1B3B16"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800000"/>
              </w:rPr>
              <w:t xml:space="preserve">62 </w:t>
            </w:r>
            <w:r w:rsidRPr="00292DEB">
              <w:t xml:space="preserve">Jahren mit </w:t>
            </w:r>
            <w:r w:rsidRPr="00292DEB">
              <w:rPr>
                <w:color w:val="C00000"/>
              </w:rPr>
              <w:t>4.500</w:t>
            </w:r>
            <w:r w:rsidRPr="00292DEB">
              <w:t xml:space="preserve"> Versicherungstagen, davon </w:t>
            </w:r>
            <w:r w:rsidRPr="00292DEB">
              <w:rPr>
                <w:color w:val="C00000"/>
              </w:rPr>
              <w:t>750</w:t>
            </w:r>
            <w:r w:rsidRPr="00292DEB">
              <w:t xml:space="preserve"> Arbeitstage in den letzten </w:t>
            </w:r>
            <w:r w:rsidRPr="00292DEB">
              <w:rPr>
                <w:color w:val="C00000"/>
              </w:rPr>
              <w:t xml:space="preserve">5 </w:t>
            </w:r>
            <w:r w:rsidRPr="00292DEB">
              <w:t>Jahren vor Eintritt in den Ruhestand,</w:t>
            </w:r>
          </w:p>
          <w:p w14:paraId="3EB6AA57"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800000"/>
              </w:rPr>
              <w:lastRenderedPageBreak/>
              <w:t xml:space="preserve">62 </w:t>
            </w:r>
            <w:r w:rsidRPr="00292DEB">
              <w:t xml:space="preserve">Jahren für Mütter von minderjährigen Kindern mit </w:t>
            </w:r>
            <w:r w:rsidRPr="00292DEB">
              <w:rPr>
                <w:color w:val="C00000"/>
              </w:rPr>
              <w:t>6.000</w:t>
            </w:r>
            <w:r w:rsidRPr="00292DEB">
              <w:t xml:space="preserve"> Versicherungstagen oder </w:t>
            </w:r>
            <w:r w:rsidRPr="00292DEB">
              <w:rPr>
                <w:color w:val="C00000"/>
              </w:rPr>
              <w:t>20</w:t>
            </w:r>
            <w:r w:rsidRPr="00292DEB">
              <w:t xml:space="preserve"> Jahren,</w:t>
            </w:r>
          </w:p>
          <w:p w14:paraId="00B192F1" w14:textId="77777777" w:rsidR="005D0FED" w:rsidRPr="00292DEB" w:rsidRDefault="005D0FED" w:rsidP="00CD2271">
            <w:pPr>
              <w:pStyle w:val="ListBullet"/>
              <w:tabs>
                <w:tab w:val="num" w:pos="502"/>
              </w:tabs>
              <w:spacing w:after="0" w:line="276" w:lineRule="auto"/>
              <w:ind w:left="115" w:hanging="115"/>
              <w:rPr>
                <w:rFonts w:eastAsia="Arial"/>
              </w:rPr>
            </w:pPr>
            <w:r w:rsidRPr="00292DEB">
              <w:rPr>
                <w:color w:val="800000"/>
              </w:rPr>
              <w:t>50</w:t>
            </w:r>
            <w:r w:rsidRPr="00292DEB">
              <w:t xml:space="preserve"> Jahren für Mütter und verwitwete Väter eines Kindes, das zu keinerlei Erwerbstätigkeit befähigt ist, sofern 6.000 Versicherungstage vorliegen.</w:t>
            </w:r>
          </w:p>
          <w:p w14:paraId="375ED808" w14:textId="77777777" w:rsidR="005D0FED" w:rsidRPr="00292DEB" w:rsidRDefault="005D0FED" w:rsidP="00CD2271">
            <w:pPr>
              <w:tabs>
                <w:tab w:val="right" w:pos="1985"/>
              </w:tabs>
              <w:spacing w:line="276" w:lineRule="auto"/>
              <w:rPr>
                <w:rFonts w:cs="Arial"/>
                <w:bCs/>
              </w:rPr>
            </w:pPr>
            <w:r w:rsidRPr="00292DEB">
              <w:rPr>
                <w:rFonts w:cs="Arial"/>
                <w:bCs/>
              </w:rPr>
              <w:t>Anspruch auf vorgezogene Altersrente ist möglich für Beschäftigte in beschwerlichen und gefährlichen Berufen (für nähere Informationen siehe Tabelle VI zu Alter „Bedingungen, Beschwerliche und gefährliche Arbeiten“).</w:t>
            </w:r>
          </w:p>
          <w:p w14:paraId="51D75AE2" w14:textId="43C86065" w:rsidR="005D0FED" w:rsidRPr="00292DEB" w:rsidRDefault="005D0FED" w:rsidP="00CD2271">
            <w:pPr>
              <w:spacing w:line="276" w:lineRule="auto"/>
              <w:rPr>
                <w:rFonts w:cs="Arial"/>
                <w:i/>
                <w:iCs/>
              </w:rPr>
            </w:pPr>
          </w:p>
        </w:tc>
        <w:tc>
          <w:tcPr>
            <w:tcW w:w="1370" w:type="pct"/>
          </w:tcPr>
          <w:p w14:paraId="4C927263"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lastRenderedPageBreak/>
              <w:t>1</w:t>
            </w:r>
            <w:r w:rsidRPr="00292DEB">
              <w:rPr>
                <w:rFonts w:cs="Arial"/>
                <w:i/>
                <w:iCs/>
                <w:vertAlign w:val="superscript"/>
                <w:lang w:val="fr-BE"/>
              </w:rPr>
              <w:t>er</w:t>
            </w:r>
            <w:r w:rsidRPr="00292DEB">
              <w:rPr>
                <w:rFonts w:cs="Arial"/>
                <w:i/>
                <w:iCs/>
                <w:lang w:val="fr-BE"/>
              </w:rPr>
              <w:t xml:space="preserve"> pilier (pension principale de l’e-EFKA):</w:t>
            </w:r>
          </w:p>
          <w:p w14:paraId="293B3036" w14:textId="77777777" w:rsidR="005D0FED" w:rsidRPr="00292DEB" w:rsidRDefault="005D0FED" w:rsidP="00CD2271">
            <w:pPr>
              <w:spacing w:line="276" w:lineRule="auto"/>
              <w:ind w:left="115" w:hanging="115"/>
              <w:rPr>
                <w:rFonts w:cs="Arial"/>
                <w:i/>
                <w:lang w:val="fr-BE"/>
              </w:rPr>
            </w:pPr>
            <w:r w:rsidRPr="00292DEB">
              <w:rPr>
                <w:rFonts w:cs="Arial"/>
                <w:i/>
                <w:lang w:val="fr-BE"/>
              </w:rPr>
              <w:t xml:space="preserve">Assurés avant le </w:t>
            </w:r>
            <w:r w:rsidRPr="00292DEB">
              <w:rPr>
                <w:rFonts w:cs="Arial"/>
                <w:i/>
                <w:color w:val="800000"/>
                <w:lang w:val="fr-BE"/>
              </w:rPr>
              <w:t>1/1/1993</w:t>
            </w:r>
            <w:r w:rsidRPr="00292DEB">
              <w:rPr>
                <w:rFonts w:cs="Arial"/>
                <w:i/>
                <w:lang w:val="fr-BE"/>
              </w:rPr>
              <w:t>:</w:t>
            </w:r>
          </w:p>
          <w:p w14:paraId="5EB53ED6" w14:textId="77777777" w:rsidR="005D0FED" w:rsidRPr="00292DEB" w:rsidRDefault="005D0FED" w:rsidP="00CD2271">
            <w:pPr>
              <w:spacing w:line="276" w:lineRule="auto"/>
              <w:ind w:left="115" w:hanging="115"/>
              <w:rPr>
                <w:rFonts w:cs="Arial"/>
                <w:lang w:val="fr-BE"/>
              </w:rPr>
            </w:pPr>
            <w:r w:rsidRPr="00292DEB">
              <w:rPr>
                <w:rFonts w:cs="Arial"/>
                <w:lang w:val="fr-BE"/>
              </w:rPr>
              <w:t>Montant réduit à partir de:</w:t>
            </w:r>
          </w:p>
          <w:p w14:paraId="6A3892EC"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color w:val="800000"/>
                <w:lang w:val="fr-BE"/>
              </w:rPr>
              <w:t>62</w:t>
            </w:r>
            <w:r w:rsidRPr="00292DEB">
              <w:rPr>
                <w:lang w:val="fr-BE"/>
              </w:rPr>
              <w:t xml:space="preserve"> ans pour les hommes et les femmes si </w:t>
            </w:r>
            <w:r w:rsidRPr="00292DEB">
              <w:rPr>
                <w:color w:val="800000"/>
                <w:lang w:val="fr-BE"/>
              </w:rPr>
              <w:t>15</w:t>
            </w:r>
            <w:r w:rsidRPr="00292DEB">
              <w:rPr>
                <w:lang w:val="fr-BE"/>
              </w:rPr>
              <w:t xml:space="preserve"> années d'assurance ou </w:t>
            </w:r>
            <w:r w:rsidRPr="00292DEB">
              <w:rPr>
                <w:color w:val="800000"/>
                <w:lang w:val="fr-BE"/>
              </w:rPr>
              <w:t>4.500</w:t>
            </w:r>
            <w:r w:rsidRPr="00292DEB">
              <w:rPr>
                <w:lang w:val="fr-BE"/>
              </w:rPr>
              <w:t xml:space="preserve"> jours d'assurance (dont </w:t>
            </w:r>
            <w:r w:rsidRPr="00292DEB">
              <w:rPr>
                <w:color w:val="800000"/>
                <w:lang w:val="fr-BE"/>
              </w:rPr>
              <w:t>100</w:t>
            </w:r>
            <w:r w:rsidRPr="00292DEB">
              <w:rPr>
                <w:lang w:val="fr-BE"/>
              </w:rPr>
              <w:t xml:space="preserve"> jours de travail au cours des </w:t>
            </w:r>
            <w:r w:rsidRPr="00292DEB">
              <w:rPr>
                <w:color w:val="800000"/>
                <w:lang w:val="fr-BE"/>
              </w:rPr>
              <w:t>5</w:t>
            </w:r>
            <w:r w:rsidRPr="00292DEB">
              <w:rPr>
                <w:lang w:val="fr-BE"/>
              </w:rPr>
              <w:t xml:space="preserve"> dernières années),</w:t>
            </w:r>
          </w:p>
          <w:p w14:paraId="17695941" w14:textId="77777777" w:rsidR="005D0FED" w:rsidRPr="00292DEB" w:rsidRDefault="005D0FED" w:rsidP="00CD2271">
            <w:pPr>
              <w:pStyle w:val="ListBullet"/>
              <w:tabs>
                <w:tab w:val="num" w:pos="360"/>
              </w:tabs>
              <w:spacing w:after="0" w:line="276" w:lineRule="auto"/>
              <w:rPr>
                <w:rFonts w:eastAsia="Arial"/>
                <w:lang w:val="fr-BE"/>
              </w:rPr>
            </w:pPr>
            <w:r w:rsidRPr="00292DEB">
              <w:rPr>
                <w:color w:val="800000"/>
                <w:lang w:val="fr-BE"/>
              </w:rPr>
              <w:t>62</w:t>
            </w:r>
            <w:r w:rsidRPr="00292DEB">
              <w:rPr>
                <w:lang w:val="fr-BE"/>
              </w:rPr>
              <w:t xml:space="preserve"> ans pour les mères et les pères veufs ayant un enfant mineur si </w:t>
            </w:r>
            <w:r w:rsidRPr="00292DEB">
              <w:rPr>
                <w:color w:val="800000"/>
                <w:lang w:val="fr-BE"/>
              </w:rPr>
              <w:t>18</w:t>
            </w:r>
            <w:r w:rsidRPr="00292DEB">
              <w:rPr>
                <w:lang w:val="fr-BE"/>
              </w:rPr>
              <w:t xml:space="preserve"> années d'assurance ou </w:t>
            </w:r>
            <w:r w:rsidRPr="00292DEB">
              <w:rPr>
                <w:color w:val="800000"/>
                <w:lang w:val="fr-BE"/>
              </w:rPr>
              <w:t>5.500</w:t>
            </w:r>
            <w:r w:rsidRPr="00292DEB">
              <w:rPr>
                <w:lang w:val="fr-BE"/>
              </w:rPr>
              <w:t xml:space="preserve"> jours de travail,</w:t>
            </w:r>
          </w:p>
          <w:p w14:paraId="3F91CD35" w14:textId="77777777" w:rsidR="005D0FED" w:rsidRPr="00292DEB" w:rsidRDefault="005D0FED" w:rsidP="00CD2271">
            <w:pPr>
              <w:pStyle w:val="ListBullet"/>
              <w:tabs>
                <w:tab w:val="num" w:pos="360"/>
              </w:tabs>
              <w:spacing w:after="0" w:line="276" w:lineRule="auto"/>
              <w:rPr>
                <w:rFonts w:eastAsia="Arial"/>
                <w:lang w:val="fr-BE"/>
              </w:rPr>
            </w:pPr>
            <w:r w:rsidRPr="00292DEB">
              <w:rPr>
                <w:color w:val="C00000"/>
                <w:lang w:val="fr-BE"/>
              </w:rPr>
              <w:t xml:space="preserve">50 </w:t>
            </w:r>
            <w:r w:rsidRPr="00292DEB">
              <w:rPr>
                <w:lang w:val="fr-BE"/>
              </w:rPr>
              <w:t xml:space="preserve">ans pour les mères ou les pères veufs d’un enfant qui est incapable d’effectuer toute activité lucrative, s’ils ont </w:t>
            </w:r>
            <w:r w:rsidRPr="00292DEB">
              <w:rPr>
                <w:color w:val="C00000"/>
                <w:lang w:val="fr-BE"/>
              </w:rPr>
              <w:t>5.500</w:t>
            </w:r>
            <w:r w:rsidRPr="00292DEB">
              <w:rPr>
                <w:lang w:val="fr-BE"/>
              </w:rPr>
              <w:t xml:space="preserve"> jours d’assurance.</w:t>
            </w:r>
          </w:p>
          <w:p w14:paraId="577A45BE" w14:textId="77777777" w:rsidR="005D0FED" w:rsidRPr="00292DEB" w:rsidRDefault="005D0FED" w:rsidP="00CD2271">
            <w:pPr>
              <w:spacing w:line="276" w:lineRule="auto"/>
              <w:ind w:left="115" w:hanging="115"/>
              <w:rPr>
                <w:rFonts w:cs="Arial"/>
                <w:i/>
                <w:lang w:val="fr-BE"/>
              </w:rPr>
            </w:pPr>
          </w:p>
          <w:p w14:paraId="08D25B8D" w14:textId="77777777" w:rsidR="005D0FED" w:rsidRPr="00292DEB" w:rsidRDefault="005D0FED" w:rsidP="00CD2271">
            <w:pPr>
              <w:spacing w:line="276" w:lineRule="auto"/>
              <w:ind w:left="115" w:hanging="115"/>
              <w:rPr>
                <w:rFonts w:cs="Arial"/>
                <w:lang w:val="fr-BE"/>
              </w:rPr>
            </w:pPr>
            <w:r w:rsidRPr="00292DEB">
              <w:rPr>
                <w:rFonts w:cs="Arial"/>
                <w:i/>
                <w:lang w:val="fr-BE"/>
              </w:rPr>
              <w:t xml:space="preserve">Personnes assurées depuis le </w:t>
            </w:r>
            <w:r w:rsidRPr="00292DEB">
              <w:rPr>
                <w:rFonts w:cs="Arial"/>
                <w:i/>
                <w:color w:val="800000"/>
                <w:lang w:val="fr-BE"/>
              </w:rPr>
              <w:t>1/1/1993</w:t>
            </w:r>
            <w:r w:rsidRPr="00292DEB">
              <w:rPr>
                <w:rFonts w:cs="Arial"/>
                <w:lang w:val="fr-BE"/>
              </w:rPr>
              <w:t>:</w:t>
            </w:r>
          </w:p>
          <w:p w14:paraId="090ED551" w14:textId="77777777" w:rsidR="005D0FED" w:rsidRPr="00292DEB" w:rsidRDefault="005D0FED" w:rsidP="00CD2271">
            <w:pPr>
              <w:spacing w:line="276" w:lineRule="auto"/>
              <w:rPr>
                <w:rFonts w:cs="Arial"/>
                <w:lang w:val="fr-BE"/>
              </w:rPr>
            </w:pPr>
            <w:r w:rsidRPr="00292DEB">
              <w:rPr>
                <w:rFonts w:cs="Arial"/>
                <w:lang w:val="fr-BE"/>
              </w:rPr>
              <w:t>Montant réduit à partir de:</w:t>
            </w:r>
          </w:p>
          <w:p w14:paraId="191A3488"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color w:val="800000"/>
                <w:lang w:val="fr-BE"/>
              </w:rPr>
              <w:t>62</w:t>
            </w:r>
            <w:r w:rsidRPr="00292DEB">
              <w:rPr>
                <w:lang w:val="fr-BE"/>
              </w:rPr>
              <w:t xml:space="preserve"> ans avec </w:t>
            </w:r>
            <w:r w:rsidRPr="00292DEB">
              <w:rPr>
                <w:color w:val="C00000"/>
                <w:lang w:val="fr-BE"/>
              </w:rPr>
              <w:t>4.500</w:t>
            </w:r>
            <w:r w:rsidRPr="00292DEB">
              <w:rPr>
                <w:lang w:val="fr-BE"/>
              </w:rPr>
              <w:t xml:space="preserve"> jours d’assurance dont </w:t>
            </w:r>
            <w:r w:rsidRPr="00292DEB">
              <w:rPr>
                <w:color w:val="C00000"/>
                <w:lang w:val="fr-BE"/>
              </w:rPr>
              <w:t>750</w:t>
            </w:r>
            <w:r w:rsidRPr="00292DEB">
              <w:rPr>
                <w:lang w:val="fr-BE"/>
              </w:rPr>
              <w:t xml:space="preserve"> jours de travail durant les </w:t>
            </w:r>
            <w:r w:rsidRPr="00292DEB">
              <w:rPr>
                <w:color w:val="C00000"/>
                <w:lang w:val="fr-BE"/>
              </w:rPr>
              <w:t>5</w:t>
            </w:r>
            <w:r w:rsidRPr="00292DEB">
              <w:rPr>
                <w:lang w:val="fr-BE"/>
              </w:rPr>
              <w:t xml:space="preserve"> années précédant la retraite,</w:t>
            </w:r>
          </w:p>
          <w:p w14:paraId="1D5E1069"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color w:val="C00000"/>
                <w:lang w:val="fr-BE"/>
              </w:rPr>
              <w:t>62</w:t>
            </w:r>
            <w:r w:rsidRPr="00292DEB">
              <w:rPr>
                <w:lang w:val="fr-BE"/>
              </w:rPr>
              <w:t xml:space="preserve"> ans pour les mères d’enfants mineurs avec </w:t>
            </w:r>
            <w:r w:rsidRPr="00292DEB">
              <w:rPr>
                <w:color w:val="C00000"/>
                <w:lang w:val="fr-BE"/>
              </w:rPr>
              <w:t>6.000</w:t>
            </w:r>
            <w:r w:rsidRPr="00292DEB">
              <w:rPr>
                <w:lang w:val="fr-BE"/>
              </w:rPr>
              <w:t xml:space="preserve"> jours ou </w:t>
            </w:r>
            <w:r w:rsidRPr="00292DEB">
              <w:rPr>
                <w:color w:val="C00000"/>
                <w:lang w:val="fr-BE"/>
              </w:rPr>
              <w:t>20</w:t>
            </w:r>
            <w:r w:rsidRPr="00292DEB">
              <w:rPr>
                <w:lang w:val="fr-BE"/>
              </w:rPr>
              <w:t xml:space="preserve"> ans d’assurance, </w:t>
            </w:r>
          </w:p>
          <w:p w14:paraId="3CA85F2A" w14:textId="77777777" w:rsidR="005D0FED" w:rsidRPr="00292DEB" w:rsidRDefault="005D0FED" w:rsidP="00CD2271">
            <w:pPr>
              <w:pStyle w:val="ListBullet"/>
              <w:tabs>
                <w:tab w:val="num" w:pos="502"/>
              </w:tabs>
              <w:spacing w:after="0" w:line="276" w:lineRule="auto"/>
              <w:ind w:left="115" w:hanging="115"/>
              <w:rPr>
                <w:rFonts w:eastAsia="Arial"/>
                <w:lang w:val="fr-BE"/>
              </w:rPr>
            </w:pPr>
            <w:r w:rsidRPr="00292DEB">
              <w:rPr>
                <w:lang w:val="fr-BE"/>
              </w:rPr>
              <w:lastRenderedPageBreak/>
              <w:t xml:space="preserve">de l’âge de </w:t>
            </w:r>
            <w:r w:rsidRPr="00292DEB">
              <w:rPr>
                <w:color w:val="C00000"/>
                <w:lang w:val="fr-BE"/>
              </w:rPr>
              <w:t>50</w:t>
            </w:r>
            <w:r w:rsidRPr="00292DEB">
              <w:rPr>
                <w:lang w:val="fr-BE"/>
              </w:rPr>
              <w:t xml:space="preserve"> ans pour les mères ou les pères veufs d’un enfant qui est incapable d’effectuer toute activité lucrative, s'ils ont </w:t>
            </w:r>
            <w:r w:rsidRPr="00292DEB">
              <w:rPr>
                <w:color w:val="800000"/>
                <w:lang w:val="fr-BE"/>
              </w:rPr>
              <w:t>6.000</w:t>
            </w:r>
            <w:r w:rsidRPr="00292DEB">
              <w:rPr>
                <w:lang w:val="fr-BE"/>
              </w:rPr>
              <w:t xml:space="preserve"> jours d’assurance.</w:t>
            </w:r>
          </w:p>
          <w:p w14:paraId="2257B1FD" w14:textId="77777777" w:rsidR="005D0FED" w:rsidRPr="00292DEB" w:rsidRDefault="005D0FED" w:rsidP="00CD2271">
            <w:pPr>
              <w:tabs>
                <w:tab w:val="right" w:pos="1985"/>
              </w:tabs>
              <w:spacing w:line="276" w:lineRule="auto"/>
              <w:rPr>
                <w:rFonts w:cs="Arial"/>
                <w:lang w:val="fr-BE"/>
              </w:rPr>
            </w:pPr>
            <w:r w:rsidRPr="00292DEB">
              <w:rPr>
                <w:rFonts w:cs="Arial"/>
                <w:lang w:val="fr-BE"/>
              </w:rPr>
              <w:t>Un droit à une pension de vieillesse anticipée peut être obtenu par les personnes effectuant des métiers pénibles et insalubres (voir le tableau VI «Vieillesse – Conditions, Métiers pénibles et dangereux» pour plus de précisions).</w:t>
            </w:r>
          </w:p>
          <w:p w14:paraId="7134DF28" w14:textId="77777777" w:rsidR="005D0FED" w:rsidRPr="00292DEB" w:rsidRDefault="005D0FED" w:rsidP="00CD2271">
            <w:pPr>
              <w:pStyle w:val="StandardLinks"/>
              <w:spacing w:line="276" w:lineRule="auto"/>
              <w:jc w:val="both"/>
              <w:rPr>
                <w:rFonts w:cs="Arial"/>
                <w:i/>
                <w:iCs/>
                <w:lang w:val="fr-BE"/>
              </w:rPr>
            </w:pPr>
          </w:p>
        </w:tc>
        <w:tc>
          <w:tcPr>
            <w:tcW w:w="1370" w:type="pct"/>
          </w:tcPr>
          <w:p w14:paraId="65F53DDD" w14:textId="77777777" w:rsidR="005D0FED" w:rsidRPr="00292DEB" w:rsidRDefault="005D0FED" w:rsidP="00CD2271">
            <w:pPr>
              <w:pStyle w:val="Normal0"/>
              <w:spacing w:after="0"/>
              <w:rPr>
                <w:color w:val="800000"/>
                <w:sz w:val="15"/>
                <w:szCs w:val="15"/>
                <w:lang w:val="en-GB"/>
              </w:rPr>
            </w:pPr>
            <w:r w:rsidRPr="00292DEB">
              <w:rPr>
                <w:b/>
                <w:color w:val="FF0000"/>
                <w:sz w:val="15"/>
                <w:szCs w:val="15"/>
                <w:lang w:val="en-GB"/>
              </w:rPr>
              <w:lastRenderedPageBreak/>
              <w:t>E-VI-08-EL</w:t>
            </w:r>
          </w:p>
          <w:p w14:paraId="0C5336B5" w14:textId="77777777" w:rsidR="005D0FED" w:rsidRPr="00292DEB" w:rsidRDefault="005D0FED" w:rsidP="00CD2271">
            <w:pPr>
              <w:pStyle w:val="Normal0"/>
              <w:spacing w:after="0"/>
              <w:rPr>
                <w:i/>
                <w:sz w:val="15"/>
                <w:szCs w:val="15"/>
                <w:lang w:val="en-GB"/>
              </w:rPr>
            </w:pPr>
            <w:r w:rsidRPr="00292DEB">
              <w:rPr>
                <w:i/>
                <w:sz w:val="15"/>
                <w:szCs w:val="15"/>
                <w:lang w:val="en-GB"/>
              </w:rPr>
              <w:t>1</w:t>
            </w:r>
            <w:r w:rsidRPr="00292DEB">
              <w:rPr>
                <w:i/>
                <w:sz w:val="15"/>
                <w:szCs w:val="15"/>
                <w:vertAlign w:val="superscript"/>
                <w:lang w:val="en-GB"/>
              </w:rPr>
              <w:t>st</w:t>
            </w:r>
            <w:r w:rsidRPr="00292DEB">
              <w:rPr>
                <w:i/>
                <w:sz w:val="15"/>
                <w:szCs w:val="15"/>
                <w:lang w:val="en-GB"/>
              </w:rPr>
              <w:t xml:space="preserve"> pillar (main pension of e-EFKA)</w:t>
            </w:r>
            <w:r w:rsidRPr="00292DEB">
              <w:rPr>
                <w:sz w:val="15"/>
                <w:szCs w:val="15"/>
                <w:lang w:val="en-GB"/>
              </w:rPr>
              <w:t>:</w:t>
            </w:r>
          </w:p>
          <w:p w14:paraId="6F66750C" w14:textId="77777777" w:rsidR="005D0FED" w:rsidRPr="00292DEB" w:rsidRDefault="005D0FED" w:rsidP="00CD2271">
            <w:pPr>
              <w:pStyle w:val="Normal0"/>
              <w:spacing w:after="0"/>
              <w:ind w:left="115" w:hanging="115"/>
              <w:rPr>
                <w:bCs/>
                <w:color w:val="000000" w:themeColor="text1"/>
                <w:sz w:val="15"/>
                <w:szCs w:val="15"/>
                <w:lang w:val="en-GB"/>
              </w:rPr>
            </w:pPr>
            <w:r w:rsidRPr="00292DEB">
              <w:rPr>
                <w:bCs/>
                <w:i/>
                <w:sz w:val="15"/>
                <w:szCs w:val="15"/>
                <w:lang w:val="en-GB"/>
              </w:rPr>
              <w:t xml:space="preserve">Persons insured before </w:t>
            </w:r>
            <w:r w:rsidRPr="00292DEB">
              <w:rPr>
                <w:bCs/>
                <w:i/>
                <w:color w:val="800000"/>
                <w:sz w:val="15"/>
                <w:szCs w:val="15"/>
                <w:lang w:val="en-GB"/>
              </w:rPr>
              <w:t>1/1/1993</w:t>
            </w:r>
            <w:r w:rsidRPr="00292DEB">
              <w:rPr>
                <w:bCs/>
                <w:i/>
                <w:sz w:val="15"/>
                <w:szCs w:val="15"/>
                <w:lang w:val="en-GB"/>
              </w:rPr>
              <w:t>:</w:t>
            </w:r>
          </w:p>
          <w:p w14:paraId="48A54F82" w14:textId="77777777" w:rsidR="005D0FED" w:rsidRPr="00292DEB" w:rsidRDefault="005D0FED" w:rsidP="00CD2271">
            <w:pPr>
              <w:pStyle w:val="Normal0"/>
              <w:spacing w:after="0"/>
              <w:ind w:left="115" w:hanging="115"/>
              <w:rPr>
                <w:bCs/>
                <w:color w:val="000000" w:themeColor="text1"/>
                <w:sz w:val="15"/>
                <w:szCs w:val="15"/>
                <w:lang w:val="en-GB"/>
              </w:rPr>
            </w:pPr>
            <w:r w:rsidRPr="00292DEB">
              <w:rPr>
                <w:bCs/>
                <w:color w:val="000000" w:themeColor="text1"/>
                <w:sz w:val="15"/>
                <w:szCs w:val="15"/>
                <w:lang w:val="en-GB"/>
              </w:rPr>
              <w:t>Reduced amount:</w:t>
            </w:r>
          </w:p>
          <w:p w14:paraId="08E81BB3" w14:textId="77777777" w:rsidR="005D0FED" w:rsidRPr="00292DEB" w:rsidRDefault="005D0FED" w:rsidP="00CD2271">
            <w:pPr>
              <w:pStyle w:val="Normal0"/>
              <w:numPr>
                <w:ilvl w:val="0"/>
                <w:numId w:val="95"/>
              </w:numPr>
              <w:pBdr>
                <w:top w:val="nil"/>
                <w:left w:val="nil"/>
                <w:bottom w:val="nil"/>
                <w:right w:val="nil"/>
                <w:between w:val="nil"/>
              </w:pBdr>
              <w:tabs>
                <w:tab w:val="left" w:pos="113"/>
                <w:tab w:val="left" w:pos="0"/>
                <w:tab w:val="left" w:pos="502"/>
              </w:tabs>
              <w:spacing w:before="0" w:after="0"/>
              <w:ind w:hanging="55"/>
              <w:rPr>
                <w:color w:val="000000"/>
                <w:sz w:val="15"/>
                <w:szCs w:val="15"/>
                <w:lang w:val="en-GB"/>
              </w:rPr>
            </w:pPr>
            <w:r w:rsidRPr="00292DEB">
              <w:rPr>
                <w:color w:val="000000"/>
                <w:sz w:val="15"/>
                <w:szCs w:val="15"/>
                <w:lang w:val="en-GB"/>
              </w:rPr>
              <w:t xml:space="preserve">From </w:t>
            </w:r>
            <w:r w:rsidRPr="00292DEB">
              <w:rPr>
                <w:color w:val="800000"/>
                <w:sz w:val="15"/>
                <w:szCs w:val="15"/>
                <w:lang w:val="en-GB"/>
              </w:rPr>
              <w:t xml:space="preserve">62 </w:t>
            </w:r>
            <w:r w:rsidRPr="00292DEB">
              <w:rPr>
                <w:color w:val="000000"/>
                <w:sz w:val="15"/>
                <w:szCs w:val="15"/>
                <w:lang w:val="en-GB"/>
              </w:rPr>
              <w:t xml:space="preserve">years for men and women if </w:t>
            </w:r>
            <w:r w:rsidRPr="00292DEB">
              <w:rPr>
                <w:color w:val="800000"/>
                <w:sz w:val="15"/>
                <w:szCs w:val="15"/>
                <w:lang w:val="en-GB"/>
              </w:rPr>
              <w:t>15</w:t>
            </w:r>
            <w:r w:rsidRPr="00292DEB">
              <w:rPr>
                <w:color w:val="000000"/>
                <w:sz w:val="15"/>
                <w:szCs w:val="15"/>
                <w:lang w:val="en-GB"/>
              </w:rPr>
              <w:t xml:space="preserve"> years of insurance or </w:t>
            </w:r>
            <w:r w:rsidRPr="00292DEB">
              <w:rPr>
                <w:color w:val="800000"/>
                <w:sz w:val="15"/>
                <w:szCs w:val="15"/>
                <w:lang w:val="en-GB"/>
              </w:rPr>
              <w:t>4,500</w:t>
            </w:r>
            <w:r w:rsidRPr="00292DEB">
              <w:rPr>
                <w:color w:val="000000"/>
                <w:sz w:val="15"/>
                <w:szCs w:val="15"/>
                <w:lang w:val="en-GB"/>
              </w:rPr>
              <w:t xml:space="preserve"> insurance days (of which </w:t>
            </w:r>
            <w:r w:rsidRPr="00292DEB">
              <w:rPr>
                <w:color w:val="800000"/>
                <w:sz w:val="15"/>
                <w:szCs w:val="15"/>
                <w:lang w:val="en-GB"/>
              </w:rPr>
              <w:t xml:space="preserve">100 </w:t>
            </w:r>
            <w:r w:rsidRPr="00292DEB">
              <w:rPr>
                <w:color w:val="000000"/>
                <w:sz w:val="15"/>
                <w:szCs w:val="15"/>
                <w:lang w:val="en-GB"/>
              </w:rPr>
              <w:t xml:space="preserve">days have been worked during the last </w:t>
            </w:r>
            <w:r w:rsidRPr="00292DEB">
              <w:rPr>
                <w:color w:val="800000"/>
                <w:sz w:val="15"/>
                <w:szCs w:val="15"/>
                <w:lang w:val="en-GB"/>
              </w:rPr>
              <w:t xml:space="preserve">5 </w:t>
            </w:r>
            <w:r w:rsidRPr="00292DEB">
              <w:rPr>
                <w:color w:val="000000"/>
                <w:sz w:val="15"/>
                <w:szCs w:val="15"/>
                <w:lang w:val="en-GB"/>
              </w:rPr>
              <w:t>years),</w:t>
            </w:r>
          </w:p>
          <w:p w14:paraId="4B7B63F7" w14:textId="77777777" w:rsidR="005D0FED" w:rsidRPr="00292DEB" w:rsidRDefault="005D0FED" w:rsidP="00CD2271">
            <w:pPr>
              <w:pStyle w:val="Normal0"/>
              <w:numPr>
                <w:ilvl w:val="0"/>
                <w:numId w:val="95"/>
              </w:numPr>
              <w:pBdr>
                <w:top w:val="nil"/>
                <w:left w:val="nil"/>
                <w:bottom w:val="nil"/>
                <w:right w:val="nil"/>
                <w:between w:val="nil"/>
              </w:pBdr>
              <w:tabs>
                <w:tab w:val="left" w:pos="113"/>
                <w:tab w:val="left" w:pos="0"/>
              </w:tabs>
              <w:spacing w:before="0" w:after="0"/>
              <w:ind w:hanging="55"/>
              <w:rPr>
                <w:color w:val="000000"/>
                <w:sz w:val="15"/>
                <w:szCs w:val="15"/>
                <w:lang w:val="en-GB"/>
              </w:rPr>
            </w:pPr>
            <w:r w:rsidRPr="00292DEB">
              <w:rPr>
                <w:color w:val="000000"/>
                <w:sz w:val="15"/>
                <w:szCs w:val="15"/>
                <w:lang w:val="en-GB"/>
              </w:rPr>
              <w:t xml:space="preserve">from </w:t>
            </w:r>
            <w:r w:rsidRPr="00292DEB">
              <w:rPr>
                <w:color w:val="800000"/>
                <w:sz w:val="15"/>
                <w:szCs w:val="15"/>
                <w:lang w:val="en-GB"/>
              </w:rPr>
              <w:t xml:space="preserve">62 </w:t>
            </w:r>
            <w:r w:rsidRPr="00292DEB">
              <w:rPr>
                <w:color w:val="000000"/>
                <w:sz w:val="15"/>
                <w:szCs w:val="15"/>
                <w:lang w:val="en-GB"/>
              </w:rPr>
              <w:t xml:space="preserve">years for mothers and widowed fathers with a minor if </w:t>
            </w:r>
            <w:r w:rsidRPr="00292DEB">
              <w:rPr>
                <w:color w:val="800000"/>
                <w:sz w:val="15"/>
                <w:szCs w:val="15"/>
                <w:lang w:val="en-GB"/>
              </w:rPr>
              <w:t>18</w:t>
            </w:r>
            <w:r w:rsidRPr="00292DEB">
              <w:rPr>
                <w:color w:val="000000"/>
                <w:sz w:val="15"/>
                <w:szCs w:val="15"/>
                <w:lang w:val="en-GB"/>
              </w:rPr>
              <w:t xml:space="preserve"> years of insurance or </w:t>
            </w:r>
            <w:r w:rsidRPr="00292DEB">
              <w:rPr>
                <w:color w:val="800000"/>
                <w:sz w:val="15"/>
                <w:szCs w:val="15"/>
                <w:lang w:val="en-GB"/>
              </w:rPr>
              <w:t xml:space="preserve">5,500 </w:t>
            </w:r>
            <w:r w:rsidRPr="00292DEB">
              <w:rPr>
                <w:color w:val="000000"/>
                <w:sz w:val="15"/>
                <w:szCs w:val="15"/>
                <w:lang w:val="en-GB"/>
              </w:rPr>
              <w:t>working days,</w:t>
            </w:r>
          </w:p>
          <w:p w14:paraId="57B6CE93" w14:textId="77777777" w:rsidR="005D0FED" w:rsidRPr="00292DEB" w:rsidRDefault="005D0FED" w:rsidP="00CD2271">
            <w:pPr>
              <w:pStyle w:val="Normal0"/>
              <w:numPr>
                <w:ilvl w:val="0"/>
                <w:numId w:val="95"/>
              </w:numPr>
              <w:pBdr>
                <w:top w:val="nil"/>
                <w:left w:val="nil"/>
                <w:bottom w:val="nil"/>
                <w:right w:val="nil"/>
                <w:between w:val="nil"/>
              </w:pBdr>
              <w:tabs>
                <w:tab w:val="left" w:pos="113"/>
                <w:tab w:val="left" w:pos="0"/>
              </w:tabs>
              <w:spacing w:before="0" w:after="0"/>
              <w:ind w:hanging="55"/>
              <w:jc w:val="both"/>
              <w:rPr>
                <w:b/>
                <w:color w:val="00B050"/>
                <w:sz w:val="15"/>
                <w:szCs w:val="15"/>
                <w:lang w:val="en-GB"/>
              </w:rPr>
            </w:pPr>
            <w:r w:rsidRPr="00292DEB">
              <w:rPr>
                <w:bCs/>
                <w:sz w:val="15"/>
                <w:szCs w:val="15"/>
                <w:lang w:val="en-GB"/>
              </w:rPr>
              <w:t xml:space="preserve">from the age of </w:t>
            </w:r>
            <w:r w:rsidRPr="00292DEB">
              <w:rPr>
                <w:bCs/>
                <w:color w:val="C00000"/>
                <w:sz w:val="15"/>
                <w:szCs w:val="15"/>
                <w:lang w:val="en-GB"/>
              </w:rPr>
              <w:t xml:space="preserve">50 </w:t>
            </w:r>
            <w:r w:rsidRPr="00292DEB">
              <w:rPr>
                <w:bCs/>
                <w:sz w:val="15"/>
                <w:szCs w:val="15"/>
                <w:lang w:val="en-GB"/>
              </w:rPr>
              <w:t>for mothers or widowed fathers of a child</w:t>
            </w:r>
            <w:r w:rsidRPr="00292DEB">
              <w:rPr>
                <w:sz w:val="15"/>
                <w:szCs w:val="15"/>
                <w:lang w:val="en-GB"/>
              </w:rPr>
              <w:t xml:space="preserve"> </w:t>
            </w:r>
            <w:r w:rsidRPr="00292DEB">
              <w:rPr>
                <w:bCs/>
                <w:sz w:val="15"/>
                <w:szCs w:val="15"/>
                <w:lang w:val="en-GB"/>
              </w:rPr>
              <w:t xml:space="preserve">who is incapable of any gainful activity, if they have </w:t>
            </w:r>
            <w:r w:rsidRPr="00292DEB">
              <w:rPr>
                <w:bCs/>
                <w:color w:val="C00000"/>
                <w:sz w:val="15"/>
                <w:szCs w:val="15"/>
                <w:lang w:val="en-GB"/>
              </w:rPr>
              <w:t>5,500</w:t>
            </w:r>
            <w:r w:rsidRPr="00292DEB">
              <w:rPr>
                <w:bCs/>
                <w:sz w:val="15"/>
                <w:szCs w:val="15"/>
                <w:lang w:val="en-GB"/>
              </w:rPr>
              <w:t xml:space="preserve"> insurance days.</w:t>
            </w:r>
          </w:p>
          <w:p w14:paraId="1B1FC10F" w14:textId="77777777" w:rsidR="005D0FED" w:rsidRPr="00292DEB" w:rsidRDefault="005D0FED" w:rsidP="00CD2271">
            <w:pPr>
              <w:pStyle w:val="Normal0"/>
              <w:pBdr>
                <w:top w:val="nil"/>
                <w:left w:val="nil"/>
                <w:bottom w:val="nil"/>
                <w:right w:val="nil"/>
                <w:between w:val="nil"/>
              </w:pBdr>
              <w:tabs>
                <w:tab w:val="left" w:pos="113"/>
              </w:tabs>
              <w:spacing w:before="0" w:after="0"/>
              <w:ind w:left="113"/>
              <w:jc w:val="both"/>
              <w:rPr>
                <w:b/>
                <w:color w:val="00B050"/>
                <w:sz w:val="15"/>
                <w:szCs w:val="15"/>
                <w:lang w:val="en-GB"/>
              </w:rPr>
            </w:pPr>
          </w:p>
          <w:p w14:paraId="2C3E2641" w14:textId="77777777" w:rsidR="005D0FED" w:rsidRPr="00292DEB" w:rsidRDefault="005D0FED" w:rsidP="00CD2271">
            <w:pPr>
              <w:pStyle w:val="Normal0"/>
              <w:spacing w:after="0"/>
              <w:ind w:left="115" w:hanging="115"/>
              <w:rPr>
                <w:bCs/>
                <w:color w:val="000000" w:themeColor="text1"/>
                <w:sz w:val="15"/>
                <w:szCs w:val="15"/>
                <w:lang w:val="en-GB"/>
              </w:rPr>
            </w:pPr>
            <w:r w:rsidRPr="00292DEB">
              <w:rPr>
                <w:bCs/>
                <w:i/>
                <w:sz w:val="15"/>
                <w:szCs w:val="15"/>
                <w:lang w:val="en-GB"/>
              </w:rPr>
              <w:t xml:space="preserve">Persons insured since </w:t>
            </w:r>
            <w:r w:rsidRPr="00292DEB">
              <w:rPr>
                <w:bCs/>
                <w:i/>
                <w:color w:val="800000"/>
                <w:sz w:val="15"/>
                <w:szCs w:val="15"/>
                <w:lang w:val="en-GB"/>
              </w:rPr>
              <w:t>1/1/1993</w:t>
            </w:r>
            <w:r w:rsidRPr="00292DEB">
              <w:rPr>
                <w:bCs/>
                <w:color w:val="000000" w:themeColor="text1"/>
                <w:sz w:val="15"/>
                <w:szCs w:val="15"/>
                <w:lang w:val="en-GB"/>
              </w:rPr>
              <w:t>:</w:t>
            </w:r>
          </w:p>
          <w:p w14:paraId="674E623A" w14:textId="77777777" w:rsidR="005D0FED" w:rsidRPr="00292DEB" w:rsidRDefault="005D0FED" w:rsidP="00CD2271">
            <w:pPr>
              <w:pStyle w:val="Normal0"/>
              <w:spacing w:after="0"/>
              <w:rPr>
                <w:color w:val="000000" w:themeColor="text1"/>
                <w:sz w:val="15"/>
                <w:szCs w:val="15"/>
                <w:lang w:val="en-GB"/>
              </w:rPr>
            </w:pPr>
            <w:r w:rsidRPr="00292DEB">
              <w:rPr>
                <w:color w:val="000000" w:themeColor="text1"/>
                <w:sz w:val="15"/>
                <w:szCs w:val="15"/>
                <w:lang w:val="en-GB"/>
              </w:rPr>
              <w:t>Reduced amount:</w:t>
            </w:r>
          </w:p>
          <w:p w14:paraId="451B4A60" w14:textId="77777777" w:rsidR="005D0FED" w:rsidRPr="00292DEB" w:rsidRDefault="005D0FED" w:rsidP="00CD2271">
            <w:pPr>
              <w:pStyle w:val="Normal0"/>
              <w:numPr>
                <w:ilvl w:val="0"/>
                <w:numId w:val="96"/>
              </w:numPr>
              <w:pBdr>
                <w:top w:val="nil"/>
                <w:left w:val="nil"/>
                <w:bottom w:val="nil"/>
                <w:right w:val="nil"/>
                <w:between w:val="nil"/>
              </w:pBdr>
              <w:tabs>
                <w:tab w:val="left" w:pos="113"/>
                <w:tab w:val="left" w:pos="502"/>
              </w:tabs>
              <w:spacing w:before="0" w:after="0"/>
              <w:ind w:hanging="55"/>
              <w:rPr>
                <w:color w:val="000000"/>
                <w:sz w:val="15"/>
                <w:szCs w:val="15"/>
                <w:lang w:val="en-GB"/>
              </w:rPr>
            </w:pPr>
            <w:r w:rsidRPr="00292DEB">
              <w:rPr>
                <w:color w:val="000000"/>
                <w:sz w:val="15"/>
                <w:szCs w:val="15"/>
                <w:lang w:val="en-GB"/>
              </w:rPr>
              <w:t xml:space="preserve">from the age of </w:t>
            </w:r>
            <w:r w:rsidRPr="00292DEB">
              <w:rPr>
                <w:color w:val="C00000"/>
                <w:sz w:val="15"/>
                <w:szCs w:val="15"/>
                <w:lang w:val="en-GB"/>
              </w:rPr>
              <w:t>62</w:t>
            </w:r>
            <w:r w:rsidRPr="00292DEB">
              <w:rPr>
                <w:color w:val="000000"/>
                <w:sz w:val="15"/>
                <w:szCs w:val="15"/>
                <w:lang w:val="en-GB"/>
              </w:rPr>
              <w:t xml:space="preserve"> with </w:t>
            </w:r>
            <w:r w:rsidRPr="00292DEB">
              <w:rPr>
                <w:color w:val="C00000"/>
                <w:sz w:val="15"/>
                <w:szCs w:val="15"/>
                <w:lang w:val="en-GB"/>
              </w:rPr>
              <w:t>4,500</w:t>
            </w:r>
            <w:r w:rsidRPr="00292DEB">
              <w:rPr>
                <w:color w:val="000000"/>
                <w:sz w:val="15"/>
                <w:szCs w:val="15"/>
                <w:lang w:val="en-GB"/>
              </w:rPr>
              <w:t xml:space="preserve"> insurance days of which </w:t>
            </w:r>
            <w:r w:rsidRPr="00292DEB">
              <w:rPr>
                <w:color w:val="C00000"/>
                <w:sz w:val="15"/>
                <w:szCs w:val="15"/>
                <w:lang w:val="en-GB"/>
              </w:rPr>
              <w:t>750</w:t>
            </w:r>
            <w:r w:rsidRPr="00292DEB">
              <w:rPr>
                <w:color w:val="000000"/>
                <w:sz w:val="15"/>
                <w:szCs w:val="15"/>
                <w:lang w:val="en-GB"/>
              </w:rPr>
              <w:t xml:space="preserve"> working days in the last </w:t>
            </w:r>
            <w:r w:rsidRPr="00292DEB">
              <w:rPr>
                <w:color w:val="C00000"/>
                <w:sz w:val="15"/>
                <w:szCs w:val="15"/>
                <w:lang w:val="en-GB"/>
              </w:rPr>
              <w:t>5</w:t>
            </w:r>
            <w:r w:rsidRPr="00292DEB">
              <w:rPr>
                <w:color w:val="000000"/>
                <w:sz w:val="15"/>
                <w:szCs w:val="15"/>
                <w:lang w:val="en-GB"/>
              </w:rPr>
              <w:t xml:space="preserve"> years before retirement,</w:t>
            </w:r>
          </w:p>
          <w:p w14:paraId="43010FA7" w14:textId="77777777" w:rsidR="005D0FED" w:rsidRPr="00292DEB" w:rsidRDefault="005D0FED" w:rsidP="00CD2271">
            <w:pPr>
              <w:pStyle w:val="Normal0"/>
              <w:numPr>
                <w:ilvl w:val="0"/>
                <w:numId w:val="96"/>
              </w:numPr>
              <w:pBdr>
                <w:top w:val="nil"/>
                <w:left w:val="nil"/>
                <w:bottom w:val="nil"/>
                <w:right w:val="nil"/>
                <w:between w:val="nil"/>
              </w:pBdr>
              <w:tabs>
                <w:tab w:val="left" w:pos="113"/>
                <w:tab w:val="left" w:pos="502"/>
              </w:tabs>
              <w:spacing w:before="0" w:after="0"/>
              <w:ind w:hanging="55"/>
              <w:rPr>
                <w:color w:val="000000"/>
                <w:sz w:val="15"/>
                <w:szCs w:val="15"/>
                <w:lang w:val="en-GB"/>
              </w:rPr>
            </w:pPr>
            <w:r w:rsidRPr="00292DEB">
              <w:rPr>
                <w:color w:val="000000"/>
                <w:sz w:val="15"/>
                <w:szCs w:val="15"/>
                <w:lang w:val="en-GB"/>
              </w:rPr>
              <w:lastRenderedPageBreak/>
              <w:t xml:space="preserve">at the age of </w:t>
            </w:r>
            <w:r w:rsidRPr="00292DEB">
              <w:rPr>
                <w:color w:val="C00000"/>
                <w:sz w:val="15"/>
                <w:szCs w:val="15"/>
                <w:lang w:val="en-GB"/>
              </w:rPr>
              <w:t>62</w:t>
            </w:r>
            <w:r w:rsidRPr="00292DEB">
              <w:rPr>
                <w:color w:val="000000"/>
                <w:sz w:val="15"/>
                <w:szCs w:val="15"/>
                <w:lang w:val="en-GB"/>
              </w:rPr>
              <w:t xml:space="preserve"> for mothers of minors with </w:t>
            </w:r>
            <w:r w:rsidRPr="00292DEB">
              <w:rPr>
                <w:color w:val="C00000"/>
                <w:sz w:val="15"/>
                <w:szCs w:val="15"/>
                <w:lang w:val="en-GB"/>
              </w:rPr>
              <w:t>6,000</w:t>
            </w:r>
            <w:r w:rsidRPr="00292DEB">
              <w:rPr>
                <w:color w:val="000000"/>
                <w:sz w:val="15"/>
                <w:szCs w:val="15"/>
                <w:lang w:val="en-GB"/>
              </w:rPr>
              <w:t xml:space="preserve"> insurance days or </w:t>
            </w:r>
            <w:r w:rsidRPr="00292DEB">
              <w:rPr>
                <w:color w:val="C00000"/>
                <w:sz w:val="15"/>
                <w:szCs w:val="15"/>
                <w:lang w:val="en-GB"/>
              </w:rPr>
              <w:t>20</w:t>
            </w:r>
            <w:r w:rsidRPr="00292DEB">
              <w:rPr>
                <w:color w:val="000000"/>
                <w:sz w:val="15"/>
                <w:szCs w:val="15"/>
                <w:lang w:val="en-GB"/>
              </w:rPr>
              <w:t xml:space="preserve"> years,</w:t>
            </w:r>
          </w:p>
          <w:p w14:paraId="1AC25E26" w14:textId="77777777" w:rsidR="005D0FED" w:rsidRPr="00292DEB" w:rsidRDefault="005D0FED" w:rsidP="00CD2271">
            <w:pPr>
              <w:pStyle w:val="Normal0"/>
              <w:numPr>
                <w:ilvl w:val="0"/>
                <w:numId w:val="96"/>
              </w:numPr>
              <w:pBdr>
                <w:top w:val="nil"/>
                <w:left w:val="nil"/>
                <w:bottom w:val="nil"/>
                <w:right w:val="nil"/>
                <w:between w:val="nil"/>
              </w:pBdr>
              <w:tabs>
                <w:tab w:val="left" w:pos="113"/>
                <w:tab w:val="left" w:pos="502"/>
              </w:tabs>
              <w:spacing w:before="0" w:after="0"/>
              <w:ind w:hanging="55"/>
              <w:rPr>
                <w:bCs/>
                <w:sz w:val="15"/>
                <w:szCs w:val="15"/>
                <w:lang w:val="en-GB"/>
              </w:rPr>
            </w:pPr>
            <w:r w:rsidRPr="00292DEB">
              <w:rPr>
                <w:sz w:val="15"/>
                <w:szCs w:val="15"/>
                <w:lang w:val="en-GB"/>
              </w:rPr>
              <w:t xml:space="preserve">from the age of </w:t>
            </w:r>
            <w:r w:rsidRPr="00292DEB">
              <w:rPr>
                <w:color w:val="C00000"/>
                <w:sz w:val="15"/>
                <w:szCs w:val="15"/>
                <w:lang w:val="en-GB"/>
              </w:rPr>
              <w:t xml:space="preserve">50 </w:t>
            </w:r>
            <w:r w:rsidRPr="00292DEB">
              <w:rPr>
                <w:sz w:val="15"/>
                <w:szCs w:val="15"/>
                <w:lang w:val="en-GB"/>
              </w:rPr>
              <w:t xml:space="preserve">for mothers or widowed fathers of a child who is incapable of any gainful activity, if they have </w:t>
            </w:r>
            <w:r w:rsidRPr="00292DEB">
              <w:rPr>
                <w:color w:val="C00000"/>
                <w:sz w:val="15"/>
                <w:szCs w:val="15"/>
                <w:lang w:val="en-GB"/>
              </w:rPr>
              <w:t>6,000</w:t>
            </w:r>
            <w:r w:rsidRPr="00292DEB">
              <w:rPr>
                <w:sz w:val="15"/>
                <w:szCs w:val="15"/>
                <w:lang w:val="en-GB"/>
              </w:rPr>
              <w:t xml:space="preserve"> insurance days. </w:t>
            </w:r>
          </w:p>
          <w:p w14:paraId="2DA2A189" w14:textId="77777777" w:rsidR="005D0FED" w:rsidRPr="00292DEB" w:rsidRDefault="005D0FED" w:rsidP="00CD2271">
            <w:pPr>
              <w:pStyle w:val="Normal0"/>
              <w:tabs>
                <w:tab w:val="right" w:pos="1985"/>
              </w:tabs>
              <w:spacing w:after="0"/>
              <w:rPr>
                <w:color w:val="000000" w:themeColor="text1"/>
                <w:sz w:val="15"/>
                <w:szCs w:val="15"/>
                <w:lang w:val="en-GB"/>
              </w:rPr>
            </w:pPr>
            <w:r w:rsidRPr="00292DEB">
              <w:rPr>
                <w:color w:val="000000" w:themeColor="text1"/>
                <w:sz w:val="15"/>
                <w:szCs w:val="15"/>
                <w:lang w:val="en-GB"/>
              </w:rPr>
              <w:t>Entitlement to early old-age pension is possible for those employed in arduous and unhealthy professions (for details, see Table VI on Old-age “Conditions, Arduous and hazardous jobs”).</w:t>
            </w:r>
          </w:p>
          <w:p w14:paraId="2B209276" w14:textId="59872EEF"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9ACC2E9"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75F9B385" w14:textId="77777777" w:rsidR="005D0FED" w:rsidRPr="00292DEB" w:rsidRDefault="005D0FED" w:rsidP="00CD2271">
            <w:pPr>
              <w:spacing w:line="276" w:lineRule="auto"/>
              <w:rPr>
                <w:rFonts w:cs="Arial"/>
                <w:color w:val="0000FF"/>
                <w:lang w:val="en-US"/>
              </w:rPr>
            </w:pPr>
          </w:p>
        </w:tc>
        <w:tc>
          <w:tcPr>
            <w:tcW w:w="127" w:type="pct"/>
          </w:tcPr>
          <w:p w14:paraId="43BE1520" w14:textId="77777777" w:rsidR="005D0FED" w:rsidRPr="00292DEB" w:rsidRDefault="005D0FED" w:rsidP="00CD2271">
            <w:pPr>
              <w:spacing w:line="276" w:lineRule="auto"/>
              <w:rPr>
                <w:rFonts w:cs="Arial"/>
                <w:color w:val="0000FF"/>
                <w:lang w:val="fr-FR"/>
              </w:rPr>
            </w:pPr>
            <w:r w:rsidRPr="00292DEB">
              <w:rPr>
                <w:rFonts w:cs="Arial"/>
                <w:color w:val="0000FF"/>
                <w:lang w:val="fr-FR"/>
              </w:rPr>
              <w:t>8</w:t>
            </w:r>
          </w:p>
          <w:p w14:paraId="61BC5455" w14:textId="77777777" w:rsidR="005D0FED" w:rsidRPr="00292DEB" w:rsidRDefault="005D0FED" w:rsidP="00CD2271">
            <w:pPr>
              <w:spacing w:line="276" w:lineRule="auto"/>
              <w:rPr>
                <w:rFonts w:cs="Arial"/>
                <w:color w:val="0000FF"/>
                <w:lang w:val="en-US"/>
              </w:rPr>
            </w:pPr>
          </w:p>
        </w:tc>
        <w:tc>
          <w:tcPr>
            <w:tcW w:w="402" w:type="pct"/>
          </w:tcPr>
          <w:p w14:paraId="6E3D341B"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36B8C70E" w14:textId="77777777" w:rsidR="005D0FED" w:rsidRPr="00292DEB" w:rsidRDefault="005D0FED" w:rsidP="00CD2271">
            <w:pPr>
              <w:spacing w:line="276" w:lineRule="auto"/>
              <w:rPr>
                <w:rFonts w:cs="Arial"/>
                <w:color w:val="0000FF"/>
                <w:lang w:val="en-US"/>
              </w:rPr>
            </w:pPr>
          </w:p>
        </w:tc>
      </w:tr>
      <w:tr w:rsidR="005D0FED" w:rsidRPr="00292DEB" w14:paraId="24B0126C" w14:textId="77777777" w:rsidTr="005D0FED">
        <w:tc>
          <w:tcPr>
            <w:tcW w:w="193" w:type="pct"/>
          </w:tcPr>
          <w:p w14:paraId="740005D3" w14:textId="77777777" w:rsidR="005D0FED" w:rsidRPr="00292DEB" w:rsidRDefault="005D0FED" w:rsidP="00CD2271">
            <w:pPr>
              <w:spacing w:line="276" w:lineRule="auto"/>
              <w:jc w:val="left"/>
              <w:rPr>
                <w:rFonts w:cs="Arial"/>
                <w:lang w:val="es-ES"/>
              </w:rPr>
            </w:pPr>
            <w:r w:rsidRPr="00292DEB">
              <w:rPr>
                <w:rFonts w:cs="Arial"/>
                <w:lang w:val="es-ES"/>
              </w:rPr>
              <w:t>EL</w:t>
            </w:r>
          </w:p>
          <w:p w14:paraId="3FEC75ED" w14:textId="77777777" w:rsidR="005D0FED" w:rsidRPr="00292DEB" w:rsidRDefault="005D0FED" w:rsidP="00CD2271">
            <w:pPr>
              <w:spacing w:line="276" w:lineRule="auto"/>
              <w:jc w:val="left"/>
              <w:rPr>
                <w:rFonts w:cs="Arial"/>
                <w:lang w:val="es-ES"/>
              </w:rPr>
            </w:pPr>
            <w:r w:rsidRPr="00292DEB">
              <w:rPr>
                <w:rFonts w:cs="Arial"/>
                <w:lang w:val="es-ES"/>
              </w:rPr>
              <w:t>EL</w:t>
            </w:r>
          </w:p>
          <w:p w14:paraId="6D74CBC1" w14:textId="77777777" w:rsidR="005D0FED" w:rsidRPr="00292DEB" w:rsidRDefault="005D0FED" w:rsidP="00CD2271">
            <w:pPr>
              <w:spacing w:line="276" w:lineRule="auto"/>
              <w:jc w:val="left"/>
              <w:rPr>
                <w:rFonts w:cs="Arial"/>
                <w:lang w:val="es-ES"/>
              </w:rPr>
            </w:pPr>
            <w:r w:rsidRPr="00292DEB">
              <w:rPr>
                <w:rFonts w:cs="Arial"/>
                <w:lang w:val="es-ES"/>
              </w:rPr>
              <w:t>EL</w:t>
            </w:r>
          </w:p>
          <w:p w14:paraId="34B98FF8" w14:textId="77777777" w:rsidR="005D0FED" w:rsidRPr="00292DEB" w:rsidRDefault="005D0FED" w:rsidP="00CD2271">
            <w:pPr>
              <w:spacing w:line="276" w:lineRule="auto"/>
              <w:jc w:val="left"/>
              <w:rPr>
                <w:rFonts w:cs="Arial"/>
                <w:lang w:val="es-ES"/>
              </w:rPr>
            </w:pPr>
            <w:r w:rsidRPr="00292DEB">
              <w:rPr>
                <w:rFonts w:cs="Arial"/>
                <w:lang w:val="es-ES"/>
              </w:rPr>
              <w:t>EL</w:t>
            </w:r>
          </w:p>
          <w:p w14:paraId="4DD4E373" w14:textId="77777777" w:rsidR="005D0FED" w:rsidRPr="00292DEB" w:rsidRDefault="005D0FED" w:rsidP="00CD2271">
            <w:pPr>
              <w:spacing w:line="276" w:lineRule="auto"/>
              <w:jc w:val="left"/>
              <w:rPr>
                <w:rFonts w:cs="Arial"/>
                <w:lang w:val="es-ES"/>
              </w:rPr>
            </w:pPr>
            <w:r w:rsidRPr="00292DEB">
              <w:rPr>
                <w:rFonts w:cs="Arial"/>
                <w:lang w:val="es-ES"/>
              </w:rPr>
              <w:t>EL</w:t>
            </w:r>
          </w:p>
          <w:p w14:paraId="7B26A21E" w14:textId="77777777" w:rsidR="005D0FED" w:rsidRPr="00292DEB" w:rsidRDefault="005D0FED" w:rsidP="00CD2271">
            <w:pPr>
              <w:spacing w:line="276" w:lineRule="auto"/>
              <w:jc w:val="left"/>
              <w:rPr>
                <w:rFonts w:cs="Arial"/>
                <w:lang w:val="es-ES"/>
              </w:rPr>
            </w:pPr>
            <w:r w:rsidRPr="00292DEB">
              <w:rPr>
                <w:rFonts w:cs="Arial"/>
                <w:lang w:val="es-ES"/>
              </w:rPr>
              <w:t>EL</w:t>
            </w:r>
          </w:p>
          <w:p w14:paraId="142655F5" w14:textId="77777777" w:rsidR="005D0FED" w:rsidRPr="00292DEB" w:rsidRDefault="005D0FED" w:rsidP="00CD2271">
            <w:pPr>
              <w:spacing w:line="276" w:lineRule="auto"/>
              <w:jc w:val="left"/>
              <w:rPr>
                <w:rFonts w:cs="Arial"/>
                <w:lang w:val="es-ES"/>
              </w:rPr>
            </w:pPr>
            <w:r w:rsidRPr="00292DEB">
              <w:rPr>
                <w:rFonts w:cs="Arial"/>
                <w:lang w:val="es-ES"/>
              </w:rPr>
              <w:t>EL</w:t>
            </w:r>
          </w:p>
          <w:p w14:paraId="1DBC51A0" w14:textId="77777777" w:rsidR="005D0FED" w:rsidRPr="00292DEB" w:rsidRDefault="005D0FED" w:rsidP="00CD2271">
            <w:pPr>
              <w:spacing w:line="276" w:lineRule="auto"/>
              <w:jc w:val="left"/>
              <w:rPr>
                <w:rFonts w:cs="Arial"/>
                <w:lang w:val="es-ES"/>
              </w:rPr>
            </w:pPr>
            <w:r w:rsidRPr="00292DEB">
              <w:rPr>
                <w:rFonts w:cs="Arial"/>
                <w:lang w:val="es-ES"/>
              </w:rPr>
              <w:t>EL</w:t>
            </w:r>
          </w:p>
          <w:p w14:paraId="5C9434C0" w14:textId="77777777" w:rsidR="005D0FED" w:rsidRPr="00292DEB" w:rsidRDefault="005D0FED" w:rsidP="00CD2271">
            <w:pPr>
              <w:spacing w:line="276" w:lineRule="auto"/>
              <w:jc w:val="left"/>
              <w:rPr>
                <w:rFonts w:cs="Arial"/>
                <w:lang w:val="es-ES"/>
              </w:rPr>
            </w:pPr>
            <w:r w:rsidRPr="00292DEB">
              <w:rPr>
                <w:rFonts w:cs="Arial"/>
                <w:lang w:val="es-ES"/>
              </w:rPr>
              <w:t>EL</w:t>
            </w:r>
          </w:p>
          <w:p w14:paraId="3CB88A7C" w14:textId="77777777" w:rsidR="005D0FED" w:rsidRPr="00292DEB" w:rsidRDefault="005D0FED" w:rsidP="00CD2271">
            <w:pPr>
              <w:spacing w:line="276" w:lineRule="auto"/>
              <w:jc w:val="left"/>
              <w:rPr>
                <w:rFonts w:cs="Arial"/>
                <w:lang w:val="es-ES"/>
              </w:rPr>
            </w:pPr>
            <w:r w:rsidRPr="00292DEB">
              <w:rPr>
                <w:rFonts w:cs="Arial"/>
                <w:lang w:val="es-ES"/>
              </w:rPr>
              <w:t>EL</w:t>
            </w:r>
          </w:p>
          <w:p w14:paraId="0EA57DA2" w14:textId="77777777" w:rsidR="005D0FED" w:rsidRPr="00292DEB" w:rsidRDefault="005D0FED" w:rsidP="00CD2271">
            <w:pPr>
              <w:spacing w:line="276" w:lineRule="auto"/>
              <w:jc w:val="left"/>
              <w:rPr>
                <w:rFonts w:cs="Arial"/>
                <w:lang w:val="es-ES"/>
              </w:rPr>
            </w:pPr>
            <w:r w:rsidRPr="00292DEB">
              <w:rPr>
                <w:rFonts w:cs="Arial"/>
                <w:lang w:val="es-ES"/>
              </w:rPr>
              <w:t>EL</w:t>
            </w:r>
          </w:p>
          <w:p w14:paraId="7DD1675F" w14:textId="77777777" w:rsidR="005D0FED" w:rsidRPr="00292DEB" w:rsidRDefault="005D0FED" w:rsidP="00CD2271">
            <w:pPr>
              <w:spacing w:line="276" w:lineRule="auto"/>
              <w:jc w:val="left"/>
              <w:rPr>
                <w:rFonts w:cs="Arial"/>
                <w:lang w:val="es-ES"/>
              </w:rPr>
            </w:pPr>
            <w:r w:rsidRPr="00292DEB">
              <w:rPr>
                <w:rFonts w:cs="Arial"/>
                <w:lang w:val="es-ES"/>
              </w:rPr>
              <w:t>EL</w:t>
            </w:r>
          </w:p>
          <w:p w14:paraId="65779834" w14:textId="77777777" w:rsidR="005D0FED" w:rsidRPr="00292DEB" w:rsidRDefault="005D0FED" w:rsidP="00CD2271">
            <w:pPr>
              <w:spacing w:line="276" w:lineRule="auto"/>
              <w:jc w:val="left"/>
              <w:rPr>
                <w:rFonts w:cs="Arial"/>
                <w:lang w:val="es-ES"/>
              </w:rPr>
            </w:pPr>
            <w:r w:rsidRPr="00292DEB">
              <w:rPr>
                <w:rFonts w:cs="Arial"/>
                <w:lang w:val="es-ES"/>
              </w:rPr>
              <w:t>EL</w:t>
            </w:r>
          </w:p>
          <w:p w14:paraId="3816E3EC" w14:textId="77777777" w:rsidR="005D0FED" w:rsidRPr="00292DEB" w:rsidRDefault="005D0FED" w:rsidP="00CD2271">
            <w:pPr>
              <w:spacing w:line="276" w:lineRule="auto"/>
              <w:jc w:val="left"/>
              <w:rPr>
                <w:rFonts w:cs="Arial"/>
                <w:lang w:val="es-ES"/>
              </w:rPr>
            </w:pPr>
            <w:r w:rsidRPr="00292DEB">
              <w:rPr>
                <w:rFonts w:cs="Arial"/>
                <w:lang w:val="es-ES"/>
              </w:rPr>
              <w:t>EL</w:t>
            </w:r>
          </w:p>
          <w:p w14:paraId="6132B730" w14:textId="77777777" w:rsidR="005D0FED" w:rsidRPr="00292DEB" w:rsidRDefault="005D0FED" w:rsidP="00CD2271">
            <w:pPr>
              <w:spacing w:line="276" w:lineRule="auto"/>
              <w:jc w:val="left"/>
              <w:rPr>
                <w:rFonts w:cs="Arial"/>
                <w:lang w:val="es-ES"/>
              </w:rPr>
            </w:pPr>
            <w:r w:rsidRPr="00292DEB">
              <w:rPr>
                <w:rFonts w:cs="Arial"/>
                <w:lang w:val="es-ES"/>
              </w:rPr>
              <w:t>EL</w:t>
            </w:r>
          </w:p>
          <w:p w14:paraId="71AAA033" w14:textId="77777777" w:rsidR="005D0FED" w:rsidRPr="00292DEB" w:rsidRDefault="005D0FED" w:rsidP="00CD2271">
            <w:pPr>
              <w:spacing w:line="276" w:lineRule="auto"/>
              <w:jc w:val="left"/>
              <w:rPr>
                <w:rFonts w:cs="Arial"/>
                <w:lang w:val="es-ES"/>
              </w:rPr>
            </w:pPr>
            <w:r w:rsidRPr="00292DEB">
              <w:rPr>
                <w:rFonts w:cs="Arial"/>
                <w:lang w:val="es-ES"/>
              </w:rPr>
              <w:t>EL</w:t>
            </w:r>
          </w:p>
          <w:p w14:paraId="7C6135BD" w14:textId="39D0B6B8"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47B79712" w14:textId="77777777" w:rsidR="005D0FED" w:rsidRPr="00292DEB" w:rsidRDefault="005D0FED" w:rsidP="00CD2271">
            <w:pPr>
              <w:spacing w:line="276" w:lineRule="auto"/>
              <w:rPr>
                <w:rFonts w:cs="Arial"/>
                <w:i/>
                <w:iCs/>
              </w:rPr>
            </w:pPr>
            <w:r w:rsidRPr="00292DEB">
              <w:rPr>
                <w:rFonts w:cs="Arial"/>
                <w:i/>
                <w:iCs/>
              </w:rPr>
              <w:t>1. Säule (Hauptrente der e-EFKA):</w:t>
            </w:r>
          </w:p>
          <w:p w14:paraId="692B66DA" w14:textId="77777777" w:rsidR="005D0FED" w:rsidRPr="00292DEB" w:rsidRDefault="005D0FED" w:rsidP="00CD2271">
            <w:pPr>
              <w:suppressAutoHyphens/>
              <w:spacing w:line="276" w:lineRule="auto"/>
              <w:rPr>
                <w:rFonts w:cs="Arial"/>
              </w:rPr>
            </w:pPr>
            <w:r w:rsidRPr="00292DEB">
              <w:rPr>
                <w:rFonts w:cs="Arial"/>
                <w:i/>
              </w:rPr>
              <w:t>Definition</w:t>
            </w:r>
            <w:r w:rsidRPr="00292DEB">
              <w:rPr>
                <w:rFonts w:cs="Arial"/>
              </w:rPr>
              <w:t>:</w:t>
            </w:r>
          </w:p>
          <w:p w14:paraId="4115A6D1" w14:textId="77777777" w:rsidR="005D0FED" w:rsidRPr="00292DEB" w:rsidRDefault="005D0FED" w:rsidP="00CD2271">
            <w:pPr>
              <w:suppressAutoHyphens/>
              <w:spacing w:line="276" w:lineRule="auto"/>
              <w:rPr>
                <w:rFonts w:cs="Arial"/>
              </w:rPr>
            </w:pPr>
            <w:r w:rsidRPr="00292DEB">
              <w:rPr>
                <w:rFonts w:cs="Arial"/>
              </w:rPr>
              <w:t xml:space="preserve">Beschwerliche und ungesunde Berufe sind in Ministerialentscheidung Nr. </w:t>
            </w:r>
            <w:r w:rsidRPr="00292DEB">
              <w:rPr>
                <w:rFonts w:cs="Arial"/>
                <w:color w:val="C00000"/>
              </w:rPr>
              <w:t xml:space="preserve">F10221/oik.26816/929/2011 </w:t>
            </w:r>
            <w:r w:rsidRPr="00292DEB">
              <w:rPr>
                <w:rFonts w:cs="Arial"/>
              </w:rPr>
              <w:t>aufgeführt. Die Entscheidung enthält Arbeitsplätze, an denen bestimmte Tätigkeiten unter dem Beschwerliche und ungesunde Berufe-Programm versichert sind. (z.B. Minen, Baustellen, Gerbereien, Eisen- und Stahlindustrie, Zementindutrie, Textilfabriken, Chemieindustrie, Waschmittelindustrie, Pflanzenschutzherstellung, Grubenausbau, Marmorverarbeitung, Lack- und Farbenindustrie, Chemiedüngerindustrie, Glasfabriken, Sprengstoffindustrie und Raffinerien).</w:t>
            </w:r>
          </w:p>
          <w:p w14:paraId="76AD6FCC" w14:textId="77777777" w:rsidR="005D0FED" w:rsidRPr="00292DEB" w:rsidRDefault="005D0FED" w:rsidP="00CD2271">
            <w:pPr>
              <w:spacing w:line="276" w:lineRule="auto"/>
              <w:rPr>
                <w:rFonts w:eastAsia="Arial" w:cs="Arial"/>
                <w:b/>
                <w:bCs/>
              </w:rPr>
            </w:pPr>
          </w:p>
          <w:p w14:paraId="76A6D713" w14:textId="77777777" w:rsidR="005D0FED" w:rsidRPr="00292DEB" w:rsidRDefault="005D0FED" w:rsidP="00CD2271">
            <w:pPr>
              <w:spacing w:line="276" w:lineRule="auto"/>
              <w:rPr>
                <w:rFonts w:eastAsia="Arial" w:cs="Arial"/>
                <w:bCs/>
                <w:i/>
              </w:rPr>
            </w:pPr>
            <w:r w:rsidRPr="00292DEB">
              <w:rPr>
                <w:rFonts w:eastAsia="Arial" w:cs="Arial"/>
                <w:bCs/>
                <w:i/>
              </w:rPr>
              <w:t xml:space="preserve">Bedingungen zum Zugang zu </w:t>
            </w:r>
            <w:r w:rsidRPr="00292DEB">
              <w:rPr>
                <w:rFonts w:eastAsia="Arial" w:cs="Arial"/>
                <w:bCs/>
                <w:i/>
                <w:color w:val="008000"/>
              </w:rPr>
              <w:t xml:space="preserve">beitrags-abhängiger Rente </w:t>
            </w:r>
            <w:r w:rsidRPr="00292DEB">
              <w:rPr>
                <w:rFonts w:eastAsia="Arial" w:cs="Arial"/>
                <w:bCs/>
                <w:i/>
              </w:rPr>
              <w:t>(</w:t>
            </w:r>
            <w:r w:rsidRPr="00292DEB">
              <w:rPr>
                <w:rFonts w:eastAsia="Arial" w:cs="Arial"/>
                <w:i/>
                <w:color w:val="008080"/>
              </w:rPr>
              <w:t>ΑΝΤΑΠΟΔΟΤΙΚΗ ΣΥΝΤΑΞΗ</w:t>
            </w:r>
            <w:r w:rsidRPr="00292DEB">
              <w:rPr>
                <w:rFonts w:eastAsia="Arial" w:cs="Arial"/>
              </w:rPr>
              <w:t>)</w:t>
            </w:r>
            <w:r w:rsidRPr="00292DEB">
              <w:rPr>
                <w:rFonts w:eastAsia="Arial" w:cs="Arial"/>
                <w:bCs/>
                <w:i/>
              </w:rPr>
              <w:t>:</w:t>
            </w:r>
          </w:p>
          <w:p w14:paraId="7995D861" w14:textId="77777777" w:rsidR="005D0FED" w:rsidRPr="00292DEB" w:rsidRDefault="005D0FED" w:rsidP="00CD2271">
            <w:pPr>
              <w:spacing w:line="276" w:lineRule="auto"/>
              <w:rPr>
                <w:rFonts w:cs="Arial"/>
                <w:shd w:val="clear" w:color="auto" w:fill="FFFF00"/>
              </w:rPr>
            </w:pPr>
            <w:r w:rsidRPr="00292DEB">
              <w:rPr>
                <w:rFonts w:eastAsia="Arial" w:cs="Arial"/>
              </w:rPr>
              <w:t xml:space="preserve">Diejenigen, die unter den oben genannten Bedingungen versichert sind, gehen im Alter von </w:t>
            </w:r>
            <w:r w:rsidRPr="00292DEB">
              <w:rPr>
                <w:rFonts w:eastAsia="Arial" w:cs="Arial"/>
                <w:color w:val="C00000"/>
              </w:rPr>
              <w:t>62</w:t>
            </w:r>
            <w:r w:rsidRPr="00292DEB">
              <w:rPr>
                <w:rFonts w:eastAsia="Arial" w:cs="Arial"/>
              </w:rPr>
              <w:t xml:space="preserve"> Jahren (mit weniger als </w:t>
            </w:r>
            <w:r w:rsidRPr="00292DEB">
              <w:rPr>
                <w:rFonts w:eastAsia="Arial" w:cs="Arial"/>
                <w:color w:val="C00000"/>
              </w:rPr>
              <w:t>40</w:t>
            </w:r>
            <w:r w:rsidRPr="00292DEB">
              <w:rPr>
                <w:rFonts w:eastAsia="Arial" w:cs="Arial"/>
              </w:rPr>
              <w:t xml:space="preserve"> Beitragsjahren) in den Ruhestand und erhalten den vollen Rentenbetrag. </w:t>
            </w:r>
          </w:p>
          <w:p w14:paraId="049AF169" w14:textId="77777777" w:rsidR="005D0FED" w:rsidRPr="00292DEB" w:rsidRDefault="005D0FED" w:rsidP="00CD2271">
            <w:pPr>
              <w:spacing w:line="276" w:lineRule="auto"/>
              <w:rPr>
                <w:rFonts w:eastAsia="Arial" w:cs="Arial"/>
                <w:b/>
                <w:bCs/>
              </w:rPr>
            </w:pPr>
          </w:p>
          <w:p w14:paraId="472BF979" w14:textId="77777777" w:rsidR="005D0FED" w:rsidRPr="00292DEB" w:rsidRDefault="005D0FED" w:rsidP="00CD2271">
            <w:pPr>
              <w:spacing w:line="276" w:lineRule="auto"/>
              <w:rPr>
                <w:rFonts w:eastAsia="Arial" w:cs="Arial"/>
                <w:bCs/>
                <w:i/>
                <w:color w:val="008000"/>
              </w:rPr>
            </w:pPr>
            <w:r w:rsidRPr="00292DEB">
              <w:rPr>
                <w:rFonts w:eastAsia="Arial" w:cs="Arial"/>
                <w:bCs/>
                <w:i/>
              </w:rPr>
              <w:t xml:space="preserve">Bedingungen zum Zugang zu </w:t>
            </w:r>
            <w:r w:rsidRPr="00292DEB">
              <w:rPr>
                <w:rFonts w:eastAsia="Arial" w:cs="Arial"/>
                <w:bCs/>
                <w:i/>
                <w:color w:val="008000"/>
              </w:rPr>
              <w:t>vorzeitiger Rente:</w:t>
            </w:r>
          </w:p>
          <w:p w14:paraId="7D0E76DD" w14:textId="77777777" w:rsidR="005D0FED" w:rsidRPr="00292DEB" w:rsidRDefault="005D0FED" w:rsidP="00CD2271">
            <w:pPr>
              <w:spacing w:line="276" w:lineRule="auto"/>
              <w:ind w:left="115" w:hanging="115"/>
              <w:rPr>
                <w:rFonts w:cs="Arial"/>
                <w:i/>
              </w:rPr>
            </w:pPr>
            <w:r w:rsidRPr="00292DEB">
              <w:rPr>
                <w:rFonts w:cs="Arial"/>
                <w:i/>
              </w:rPr>
              <w:t xml:space="preserve">Versicherungsbeginn vor </w:t>
            </w:r>
            <w:r w:rsidRPr="00292DEB">
              <w:rPr>
                <w:rFonts w:cs="Arial"/>
                <w:i/>
                <w:color w:val="800000"/>
              </w:rPr>
              <w:t>1.1.1993</w:t>
            </w:r>
            <w:r w:rsidRPr="00292DEB">
              <w:rPr>
                <w:rFonts w:cs="Arial"/>
                <w:i/>
              </w:rPr>
              <w:t>:</w:t>
            </w:r>
          </w:p>
          <w:p w14:paraId="2EF2E94F" w14:textId="77777777" w:rsidR="005D0FED" w:rsidRPr="00292DEB" w:rsidRDefault="005D0FED" w:rsidP="00CD2271">
            <w:pPr>
              <w:numPr>
                <w:ilvl w:val="0"/>
                <w:numId w:val="25"/>
              </w:numPr>
              <w:spacing w:line="276" w:lineRule="auto"/>
              <w:rPr>
                <w:rFonts w:eastAsia="Arial" w:cs="Arial"/>
              </w:rPr>
            </w:pPr>
            <w:r w:rsidRPr="00292DEB">
              <w:rPr>
                <w:rFonts w:eastAsia="Arial" w:cs="Arial"/>
              </w:rPr>
              <w:t xml:space="preserve">Gesamtbetrag: ab </w:t>
            </w:r>
            <w:r w:rsidRPr="00292DEB">
              <w:rPr>
                <w:rFonts w:eastAsia="Arial" w:cs="Arial"/>
                <w:color w:val="C00000"/>
              </w:rPr>
              <w:t xml:space="preserve">62 </w:t>
            </w:r>
            <w:r w:rsidRPr="00292DEB">
              <w:rPr>
                <w:rFonts w:eastAsia="Arial" w:cs="Arial"/>
              </w:rPr>
              <w:t xml:space="preserve">Jahren für Männer und Frauen, wenn sie </w:t>
            </w:r>
            <w:r w:rsidRPr="00292DEB">
              <w:rPr>
                <w:rFonts w:eastAsia="Arial" w:cs="Arial"/>
                <w:color w:val="C00000"/>
              </w:rPr>
              <w:t>10.500</w:t>
            </w:r>
            <w:r w:rsidRPr="00292DEB">
              <w:rPr>
                <w:rFonts w:eastAsia="Arial" w:cs="Arial"/>
              </w:rPr>
              <w:t xml:space="preserve"> Versicherungstage absolviert haben (von denen an </w:t>
            </w:r>
            <w:r w:rsidRPr="00292DEB">
              <w:rPr>
                <w:rFonts w:eastAsia="Arial" w:cs="Arial"/>
                <w:color w:val="C00000"/>
              </w:rPr>
              <w:t>7.500</w:t>
            </w:r>
            <w:r w:rsidRPr="00292DEB">
              <w:rPr>
                <w:rFonts w:eastAsia="Arial" w:cs="Arial"/>
              </w:rPr>
              <w:t xml:space="preserve"> unter beschwerlichen und ungesunden Bedingungen gearbeitet worden sein muss). </w:t>
            </w:r>
          </w:p>
          <w:p w14:paraId="37ED3A44" w14:textId="77777777" w:rsidR="005D0FED" w:rsidRPr="00292DEB" w:rsidRDefault="005D0FED" w:rsidP="00CD2271">
            <w:pPr>
              <w:numPr>
                <w:ilvl w:val="0"/>
                <w:numId w:val="25"/>
              </w:numPr>
              <w:spacing w:line="276" w:lineRule="auto"/>
              <w:rPr>
                <w:rFonts w:cs="Arial"/>
              </w:rPr>
            </w:pPr>
            <w:r w:rsidRPr="00292DEB">
              <w:rPr>
                <w:rFonts w:eastAsia="Arial" w:cs="Arial"/>
              </w:rPr>
              <w:t xml:space="preserve">Gesamtbetrag: ab dem Alter von 62 Jahren für Männer und Frauen, wenn sie </w:t>
            </w:r>
            <w:r w:rsidRPr="00292DEB">
              <w:rPr>
                <w:rFonts w:eastAsia="Arial" w:cs="Arial"/>
                <w:color w:val="800000"/>
              </w:rPr>
              <w:t>4.500</w:t>
            </w:r>
            <w:r w:rsidRPr="00292DEB">
              <w:rPr>
                <w:rFonts w:eastAsia="Arial" w:cs="Arial"/>
              </w:rPr>
              <w:t xml:space="preserve"> Arbeitstage geleistet haben (davon </w:t>
            </w:r>
            <w:r w:rsidRPr="00292DEB">
              <w:rPr>
                <w:rFonts w:eastAsia="Arial" w:cs="Arial"/>
                <w:color w:val="800000"/>
              </w:rPr>
              <w:t>3.600</w:t>
            </w:r>
            <w:r w:rsidRPr="00292DEB">
              <w:rPr>
                <w:rFonts w:eastAsia="Arial" w:cs="Arial"/>
              </w:rPr>
              <w:t xml:space="preserve"> in beschwerlichen und gefährlichen Berufen – und von diesen </w:t>
            </w:r>
            <w:r w:rsidRPr="00292DEB">
              <w:rPr>
                <w:rFonts w:eastAsia="Arial" w:cs="Arial"/>
                <w:color w:val="C00000"/>
              </w:rPr>
              <w:t xml:space="preserve">1.000 </w:t>
            </w:r>
            <w:r w:rsidRPr="00292DEB">
              <w:rPr>
                <w:rFonts w:eastAsia="Arial" w:cs="Arial"/>
              </w:rPr>
              <w:t xml:space="preserve">Tage in den letzten 17 Jahren vor dem Erreichen des Alters von </w:t>
            </w:r>
            <w:r w:rsidRPr="00292DEB">
              <w:rPr>
                <w:rFonts w:eastAsia="Arial" w:cs="Arial"/>
                <w:color w:val="C00000"/>
              </w:rPr>
              <w:t>62</w:t>
            </w:r>
            <w:r w:rsidRPr="00292DEB">
              <w:rPr>
                <w:rFonts w:eastAsia="Arial" w:cs="Arial"/>
              </w:rPr>
              <w:t>).</w:t>
            </w:r>
          </w:p>
          <w:p w14:paraId="22E10FE2" w14:textId="77777777" w:rsidR="005D0FED" w:rsidRPr="00292DEB" w:rsidRDefault="005D0FED" w:rsidP="00CD2271">
            <w:pPr>
              <w:numPr>
                <w:ilvl w:val="0"/>
                <w:numId w:val="25"/>
              </w:numPr>
              <w:spacing w:line="276" w:lineRule="auto"/>
              <w:rPr>
                <w:rFonts w:eastAsia="Arial" w:cs="Arial"/>
                <w:bCs/>
              </w:rPr>
            </w:pPr>
            <w:r w:rsidRPr="00292DEB">
              <w:rPr>
                <w:rFonts w:eastAsia="Arial" w:cs="Arial"/>
                <w:bCs/>
              </w:rPr>
              <w:t>Reduzierter Betrag: ab</w:t>
            </w:r>
            <w:r w:rsidRPr="00292DEB">
              <w:rPr>
                <w:rFonts w:eastAsia="Arial" w:cs="Arial"/>
                <w:spacing w:val="-2"/>
              </w:rPr>
              <w:t xml:space="preserve"> dem Alter von </w:t>
            </w:r>
            <w:r w:rsidRPr="00292DEB">
              <w:rPr>
                <w:rFonts w:eastAsia="Arial" w:cs="Arial"/>
                <w:color w:val="800000"/>
              </w:rPr>
              <w:t>60</w:t>
            </w:r>
            <w:r w:rsidRPr="00292DEB">
              <w:rPr>
                <w:rFonts w:eastAsia="Arial" w:cs="Arial"/>
                <w:spacing w:val="-2"/>
              </w:rPr>
              <w:t xml:space="preserve"> Jahren für Männer und Frauen, wenn sie </w:t>
            </w:r>
            <w:r w:rsidRPr="00292DEB">
              <w:rPr>
                <w:rFonts w:eastAsia="Arial" w:cs="Arial"/>
                <w:color w:val="C00000"/>
                <w:spacing w:val="-2"/>
              </w:rPr>
              <w:t>35</w:t>
            </w:r>
            <w:r w:rsidRPr="00292DEB">
              <w:rPr>
                <w:rFonts w:eastAsia="Arial" w:cs="Arial"/>
                <w:spacing w:val="-2"/>
              </w:rPr>
              <w:t xml:space="preserve"> Arbeitsjahre geleistet haben oder </w:t>
            </w:r>
            <w:r w:rsidRPr="00292DEB">
              <w:rPr>
                <w:rFonts w:eastAsia="Arial" w:cs="Arial"/>
                <w:color w:val="800000"/>
              </w:rPr>
              <w:t>10.500</w:t>
            </w:r>
            <w:r w:rsidRPr="00292DEB">
              <w:rPr>
                <w:rFonts w:eastAsia="Arial" w:cs="Arial"/>
                <w:spacing w:val="-2"/>
              </w:rPr>
              <w:t xml:space="preserve"> Versicherungstage vorliegen </w:t>
            </w:r>
            <w:r w:rsidRPr="00292DEB">
              <w:rPr>
                <w:rFonts w:eastAsia="Arial" w:cs="Arial"/>
              </w:rPr>
              <w:t xml:space="preserve">(von denen </w:t>
            </w:r>
            <w:r w:rsidRPr="00292DEB">
              <w:rPr>
                <w:rFonts w:eastAsia="Arial" w:cs="Arial"/>
                <w:color w:val="800000"/>
              </w:rPr>
              <w:t xml:space="preserve">7.500 </w:t>
            </w:r>
            <w:r w:rsidRPr="00292DEB">
              <w:rPr>
                <w:rFonts w:eastAsia="Arial" w:cs="Arial"/>
              </w:rPr>
              <w:t>Tage unter beschwerlichen oder ungesunden Bedingungen gearbeitet worden sein müssen).</w:t>
            </w:r>
          </w:p>
          <w:p w14:paraId="2F2B0806" w14:textId="77777777" w:rsidR="005D0FED" w:rsidRPr="00292DEB" w:rsidRDefault="005D0FED" w:rsidP="00CD2271">
            <w:pPr>
              <w:spacing w:line="276" w:lineRule="auto"/>
              <w:ind w:left="115" w:hanging="115"/>
              <w:rPr>
                <w:rFonts w:cs="Arial"/>
                <w:i/>
              </w:rPr>
            </w:pPr>
            <w:r w:rsidRPr="00292DEB">
              <w:rPr>
                <w:rFonts w:cs="Arial"/>
                <w:i/>
              </w:rPr>
              <w:t xml:space="preserve">Versicherungsbeginn ab </w:t>
            </w:r>
            <w:r w:rsidRPr="00292DEB">
              <w:rPr>
                <w:rFonts w:cs="Arial"/>
                <w:i/>
                <w:color w:val="800000"/>
              </w:rPr>
              <w:t>1.1.1993</w:t>
            </w:r>
            <w:r w:rsidRPr="00292DEB">
              <w:rPr>
                <w:rFonts w:cs="Arial"/>
                <w:i/>
              </w:rPr>
              <w:t>:</w:t>
            </w:r>
          </w:p>
          <w:p w14:paraId="20DFAD7E" w14:textId="77777777" w:rsidR="005D0FED" w:rsidRPr="00292DEB" w:rsidRDefault="005D0FED" w:rsidP="00CD2271">
            <w:pPr>
              <w:numPr>
                <w:ilvl w:val="0"/>
                <w:numId w:val="26"/>
              </w:numPr>
              <w:spacing w:line="276" w:lineRule="auto"/>
              <w:rPr>
                <w:rFonts w:cs="Arial"/>
                <w:iCs/>
              </w:rPr>
            </w:pPr>
            <w:r w:rsidRPr="00292DEB">
              <w:rPr>
                <w:rFonts w:cs="Arial"/>
                <w:iCs/>
              </w:rPr>
              <w:t xml:space="preserve">Gesamtbetrag: ab dem Alter von </w:t>
            </w:r>
            <w:r w:rsidRPr="00292DEB">
              <w:rPr>
                <w:rFonts w:cs="Arial"/>
                <w:iCs/>
                <w:color w:val="C00000"/>
              </w:rPr>
              <w:t>62</w:t>
            </w:r>
            <w:r w:rsidRPr="00292DEB">
              <w:rPr>
                <w:rFonts w:cs="Arial"/>
                <w:iCs/>
              </w:rPr>
              <w:t xml:space="preserve"> Jahren für Männer und Frauen, wenn sie </w:t>
            </w:r>
            <w:r w:rsidRPr="00292DEB">
              <w:rPr>
                <w:rFonts w:cs="Arial"/>
                <w:iCs/>
                <w:color w:val="C00000"/>
              </w:rPr>
              <w:t>4.500</w:t>
            </w:r>
            <w:r w:rsidRPr="00292DEB">
              <w:rPr>
                <w:rFonts w:cs="Arial"/>
                <w:iCs/>
              </w:rPr>
              <w:t xml:space="preserve"> Arbeitstage geleistet haben, von diesen </w:t>
            </w:r>
            <w:r w:rsidRPr="00292DEB">
              <w:rPr>
                <w:rFonts w:cs="Arial"/>
                <w:iCs/>
                <w:color w:val="C00000"/>
              </w:rPr>
              <w:t>3.375</w:t>
            </w:r>
            <w:r w:rsidRPr="00292DEB">
              <w:rPr>
                <w:rFonts w:cs="Arial"/>
                <w:iCs/>
              </w:rPr>
              <w:t xml:space="preserve"> in </w:t>
            </w:r>
            <w:r w:rsidRPr="00292DEB">
              <w:rPr>
                <w:rFonts w:eastAsia="Arial" w:cs="Arial"/>
              </w:rPr>
              <w:t>in beschwerlichen und gefährlichen Berufen.</w:t>
            </w:r>
          </w:p>
          <w:p w14:paraId="53420D09" w14:textId="195407AF" w:rsidR="005D0FED" w:rsidRPr="00292DEB" w:rsidRDefault="005D0FED" w:rsidP="00CD2271">
            <w:pPr>
              <w:spacing w:line="276" w:lineRule="auto"/>
              <w:rPr>
                <w:rFonts w:cs="Arial"/>
                <w:i/>
                <w:iCs/>
              </w:rPr>
            </w:pPr>
          </w:p>
        </w:tc>
        <w:tc>
          <w:tcPr>
            <w:tcW w:w="1370" w:type="pct"/>
          </w:tcPr>
          <w:p w14:paraId="400F700C"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2B4A5BD2" w14:textId="77777777" w:rsidR="005D0FED" w:rsidRPr="00292DEB" w:rsidRDefault="005D0FED" w:rsidP="00CD2271">
            <w:pPr>
              <w:keepNext/>
              <w:suppressAutoHyphens/>
              <w:spacing w:line="276" w:lineRule="auto"/>
              <w:outlineLvl w:val="3"/>
              <w:rPr>
                <w:rFonts w:cs="Arial"/>
                <w:lang w:val="fr-BE"/>
              </w:rPr>
            </w:pPr>
            <w:r w:rsidRPr="00292DEB">
              <w:rPr>
                <w:rFonts w:cs="Arial"/>
                <w:i/>
                <w:lang w:val="fr-BE"/>
              </w:rPr>
              <w:t>Définition</w:t>
            </w:r>
            <w:r w:rsidRPr="00292DEB">
              <w:rPr>
                <w:rFonts w:cs="Arial"/>
                <w:lang w:val="fr-BE"/>
              </w:rPr>
              <w:t>:</w:t>
            </w:r>
          </w:p>
          <w:p w14:paraId="5EB14A80" w14:textId="77777777" w:rsidR="005D0FED" w:rsidRPr="00292DEB" w:rsidRDefault="005D0FED" w:rsidP="00CD2271">
            <w:pPr>
              <w:suppressAutoHyphens/>
              <w:spacing w:line="276" w:lineRule="auto"/>
              <w:rPr>
                <w:rFonts w:cs="Arial"/>
                <w:lang w:val="fr-BE"/>
              </w:rPr>
            </w:pPr>
            <w:r w:rsidRPr="00292DEB">
              <w:rPr>
                <w:rFonts w:cs="Arial"/>
                <w:lang w:val="fr-BE"/>
              </w:rPr>
              <w:t>Les métiers pénibles et insalubres sont listés dans la décision ministérielle nº </w:t>
            </w:r>
            <w:r w:rsidRPr="00292DEB">
              <w:rPr>
                <w:rFonts w:cs="Arial"/>
                <w:color w:val="C00000"/>
                <w:lang w:val="fr-BE"/>
              </w:rPr>
              <w:t xml:space="preserve">F10221/oik.26816/929/2011. </w:t>
            </w:r>
            <w:r w:rsidRPr="00292DEB">
              <w:rPr>
                <w:rFonts w:cs="Arial"/>
                <w:lang w:val="fr-BE"/>
              </w:rPr>
              <w:t xml:space="preserve">La décision énonce les lieux de travail dans lesquels des postes particuliers relèvent du régime des métiers pénibles et insalubres (par exemple, l’exploitation minière, sites de construction, tannage, sidérurgie, industrie du ciment, usines textiles, industrie chimique, industrie des détergents, médicaments agricoles, débardage, traitement du marbre, industrie des peintures et des vernis, industrie des engrais chimiques, verrerie, industrie des matières explosives et raffineries). </w:t>
            </w:r>
          </w:p>
          <w:p w14:paraId="5283E7B7" w14:textId="77777777" w:rsidR="005D0FED" w:rsidRPr="00292DEB" w:rsidRDefault="005D0FED" w:rsidP="00CD2271">
            <w:pPr>
              <w:keepNext/>
              <w:spacing w:line="276" w:lineRule="auto"/>
              <w:outlineLvl w:val="3"/>
              <w:rPr>
                <w:rFonts w:eastAsia="Arial" w:cs="Arial"/>
                <w:bCs/>
                <w:i/>
                <w:lang w:val="fr-BE"/>
              </w:rPr>
            </w:pPr>
          </w:p>
          <w:p w14:paraId="295D41CE" w14:textId="77777777" w:rsidR="005D0FED" w:rsidRPr="00292DEB" w:rsidRDefault="005D0FED" w:rsidP="00CD2271">
            <w:pPr>
              <w:keepNext/>
              <w:spacing w:line="276" w:lineRule="auto"/>
              <w:outlineLvl w:val="3"/>
              <w:rPr>
                <w:rFonts w:eastAsia="Arial" w:cs="Arial"/>
                <w:bCs/>
                <w:i/>
                <w:lang w:val="fr-BE"/>
              </w:rPr>
            </w:pPr>
            <w:r w:rsidRPr="00292DEB">
              <w:rPr>
                <w:rFonts w:eastAsia="Arial" w:cs="Arial"/>
                <w:bCs/>
                <w:i/>
                <w:lang w:val="fr-BE"/>
              </w:rPr>
              <w:t xml:space="preserve">Conditions d’accès à la </w:t>
            </w:r>
            <w:r w:rsidRPr="00292DEB">
              <w:rPr>
                <w:rFonts w:eastAsia="Arial" w:cs="Arial"/>
                <w:bCs/>
                <w:i/>
                <w:color w:val="008000"/>
                <w:lang w:val="fr-BE"/>
              </w:rPr>
              <w:t xml:space="preserve">pension contributive complète </w:t>
            </w:r>
            <w:r w:rsidRPr="00292DEB">
              <w:rPr>
                <w:rFonts w:eastAsia="Arial" w:cs="Arial"/>
                <w:bCs/>
                <w:i/>
                <w:lang w:val="fr-BE"/>
              </w:rPr>
              <w:t>(</w:t>
            </w:r>
            <w:r w:rsidRPr="00292DEB">
              <w:rPr>
                <w:rFonts w:eastAsia="Arial" w:cs="Arial"/>
                <w:i/>
                <w:color w:val="008080"/>
                <w:lang w:val="fr-BE"/>
              </w:rPr>
              <w:t>ΑΝΤΑΠΟΔΟΤΙΚΗ ΣΥΝΤΑΞΗ</w:t>
            </w:r>
            <w:r w:rsidRPr="00292DEB">
              <w:rPr>
                <w:rFonts w:eastAsia="Arial" w:cs="Arial"/>
                <w:lang w:val="fr-BE"/>
              </w:rPr>
              <w:t>)</w:t>
            </w:r>
            <w:r w:rsidRPr="00292DEB">
              <w:rPr>
                <w:rFonts w:eastAsia="Arial" w:cs="Arial"/>
                <w:bCs/>
                <w:i/>
                <w:lang w:val="fr-BE"/>
              </w:rPr>
              <w:t>:</w:t>
            </w:r>
          </w:p>
          <w:p w14:paraId="79B24C02" w14:textId="77777777" w:rsidR="005D0FED" w:rsidRPr="00292DEB" w:rsidRDefault="005D0FED" w:rsidP="00CD2271">
            <w:pPr>
              <w:keepNext/>
              <w:spacing w:line="276" w:lineRule="auto"/>
              <w:outlineLvl w:val="3"/>
              <w:rPr>
                <w:rFonts w:cs="Arial"/>
                <w:shd w:val="clear" w:color="auto" w:fill="FFFF00"/>
                <w:lang w:val="fr-BE"/>
              </w:rPr>
            </w:pPr>
            <w:r w:rsidRPr="00292DEB">
              <w:rPr>
                <w:rFonts w:eastAsia="Arial" w:cs="Arial"/>
                <w:lang w:val="fr-BE"/>
              </w:rPr>
              <w:t xml:space="preserve">les assurés relevant des dispositions susvisées partent à la retraite à l’âge de </w:t>
            </w:r>
            <w:r w:rsidRPr="00292DEB">
              <w:rPr>
                <w:rFonts w:eastAsia="Arial" w:cs="Arial"/>
                <w:color w:val="C00000"/>
                <w:lang w:val="fr-BE"/>
              </w:rPr>
              <w:t>62</w:t>
            </w:r>
            <w:r w:rsidRPr="00292DEB">
              <w:rPr>
                <w:rFonts w:eastAsia="Arial" w:cs="Arial"/>
                <w:lang w:val="fr-BE"/>
              </w:rPr>
              <w:t xml:space="preserve"> ans (avec moins de </w:t>
            </w:r>
            <w:r w:rsidRPr="00292DEB">
              <w:rPr>
                <w:rFonts w:eastAsia="Arial" w:cs="Arial"/>
                <w:color w:val="C00000"/>
                <w:lang w:val="fr-BE"/>
              </w:rPr>
              <w:t xml:space="preserve">40 </w:t>
            </w:r>
            <w:r w:rsidRPr="00292DEB">
              <w:rPr>
                <w:rFonts w:eastAsia="Arial" w:cs="Arial"/>
                <w:lang w:val="fr-BE"/>
              </w:rPr>
              <w:t xml:space="preserve">années de cotisations) et perçoivent une pension à taux plein. </w:t>
            </w:r>
          </w:p>
          <w:p w14:paraId="481AD034" w14:textId="77777777" w:rsidR="005D0FED" w:rsidRPr="00292DEB" w:rsidRDefault="005D0FED" w:rsidP="00CD2271">
            <w:pPr>
              <w:pStyle w:val="ListParagraph"/>
              <w:keepNext/>
              <w:spacing w:after="0"/>
              <w:ind w:left="0"/>
              <w:outlineLvl w:val="3"/>
              <w:rPr>
                <w:rFonts w:ascii="Arial" w:eastAsia="Arial" w:hAnsi="Arial" w:cs="Arial"/>
                <w:bCs/>
                <w:i/>
                <w:sz w:val="15"/>
                <w:szCs w:val="15"/>
                <w:lang w:val="fr-BE"/>
              </w:rPr>
            </w:pPr>
          </w:p>
          <w:p w14:paraId="47B22EE3" w14:textId="77777777" w:rsidR="005D0FED" w:rsidRPr="00292DEB" w:rsidRDefault="005D0FED" w:rsidP="00CD2271">
            <w:pPr>
              <w:pStyle w:val="ListParagraph"/>
              <w:keepNext/>
              <w:spacing w:after="0"/>
              <w:ind w:left="0"/>
              <w:outlineLvl w:val="3"/>
              <w:rPr>
                <w:rFonts w:ascii="Arial" w:eastAsia="Arial" w:hAnsi="Arial" w:cs="Arial"/>
                <w:bCs/>
                <w:i/>
                <w:color w:val="008000"/>
                <w:sz w:val="15"/>
                <w:szCs w:val="15"/>
                <w:lang w:val="fr-BE"/>
              </w:rPr>
            </w:pPr>
            <w:r w:rsidRPr="00292DEB">
              <w:rPr>
                <w:rFonts w:ascii="Arial" w:eastAsia="Arial" w:hAnsi="Arial" w:cs="Arial"/>
                <w:bCs/>
                <w:i/>
                <w:sz w:val="15"/>
                <w:szCs w:val="15"/>
                <w:lang w:val="fr-BE"/>
              </w:rPr>
              <w:t xml:space="preserve">Conditions d’accès à </w:t>
            </w:r>
            <w:r w:rsidRPr="00292DEB">
              <w:rPr>
                <w:rFonts w:ascii="Arial" w:eastAsia="Arial" w:hAnsi="Arial" w:cs="Arial"/>
                <w:bCs/>
                <w:i/>
                <w:color w:val="008000"/>
                <w:sz w:val="15"/>
                <w:szCs w:val="15"/>
                <w:lang w:val="fr-BE"/>
              </w:rPr>
              <w:t>la pension anticipée:</w:t>
            </w:r>
          </w:p>
          <w:p w14:paraId="19BD85B2" w14:textId="77777777" w:rsidR="005D0FED" w:rsidRPr="00292DEB" w:rsidRDefault="005D0FED" w:rsidP="00CD2271">
            <w:pPr>
              <w:spacing w:line="276" w:lineRule="auto"/>
              <w:ind w:left="115" w:hanging="115"/>
              <w:rPr>
                <w:rFonts w:eastAsia="Arial" w:cs="Arial"/>
                <w:lang w:val="fr-BE"/>
              </w:rPr>
            </w:pPr>
            <w:r w:rsidRPr="00292DEB">
              <w:rPr>
                <w:rFonts w:eastAsia="Arial" w:cs="Arial"/>
                <w:i/>
                <w:iCs/>
                <w:lang w:val="fr-BE"/>
              </w:rPr>
              <w:t xml:space="preserve">Assurés avant le </w:t>
            </w:r>
            <w:r w:rsidRPr="00292DEB">
              <w:rPr>
                <w:rFonts w:eastAsia="Arial" w:cs="Arial"/>
                <w:i/>
                <w:iCs/>
                <w:color w:val="800000"/>
                <w:lang w:val="fr-BE"/>
              </w:rPr>
              <w:t>1/1/1993</w:t>
            </w:r>
            <w:r w:rsidRPr="00292DEB">
              <w:rPr>
                <w:rFonts w:eastAsia="Arial" w:cs="Arial"/>
                <w:i/>
                <w:iCs/>
                <w:lang w:val="fr-BE"/>
              </w:rPr>
              <w:t>:</w:t>
            </w:r>
          </w:p>
          <w:p w14:paraId="16BEBF3B" w14:textId="77777777" w:rsidR="005D0FED" w:rsidRPr="00292DEB" w:rsidRDefault="005D0FED" w:rsidP="00CD2271">
            <w:pPr>
              <w:pStyle w:val="ListParagraph"/>
              <w:keepNext/>
              <w:numPr>
                <w:ilvl w:val="0"/>
                <w:numId w:val="63"/>
              </w:numPr>
              <w:outlineLvl w:val="3"/>
              <w:rPr>
                <w:rFonts w:ascii="Arial" w:eastAsia="Arial" w:hAnsi="Arial" w:cs="Arial"/>
                <w:sz w:val="15"/>
                <w:szCs w:val="15"/>
                <w:lang w:val="fr-BE"/>
              </w:rPr>
            </w:pPr>
            <w:r w:rsidRPr="00292DEB">
              <w:rPr>
                <w:rFonts w:ascii="Arial" w:eastAsia="Arial" w:hAnsi="Arial" w:cs="Arial"/>
                <w:sz w:val="15"/>
                <w:szCs w:val="15"/>
                <w:lang w:val="fr-BE"/>
              </w:rPr>
              <w:t xml:space="preserve">Taux plein: à partir de l’âge de </w:t>
            </w:r>
            <w:r w:rsidRPr="00292DEB">
              <w:rPr>
                <w:rFonts w:ascii="Arial" w:eastAsia="Arial" w:hAnsi="Arial" w:cs="Arial"/>
                <w:color w:val="C00000"/>
                <w:sz w:val="15"/>
                <w:szCs w:val="15"/>
                <w:lang w:val="fr-BE"/>
              </w:rPr>
              <w:t>62</w:t>
            </w:r>
            <w:r w:rsidRPr="00292DEB">
              <w:rPr>
                <w:rFonts w:ascii="Arial" w:eastAsia="Arial" w:hAnsi="Arial" w:cs="Arial"/>
                <w:sz w:val="15"/>
                <w:szCs w:val="15"/>
                <w:lang w:val="fr-BE"/>
              </w:rPr>
              <w:t xml:space="preserve"> ans aussi bien pour les hommes que pour les femmes, s’ils ont complété </w:t>
            </w:r>
            <w:r w:rsidRPr="00292DEB">
              <w:rPr>
                <w:rFonts w:ascii="Arial" w:eastAsia="Arial" w:hAnsi="Arial" w:cs="Arial"/>
                <w:color w:val="C00000"/>
                <w:sz w:val="15"/>
                <w:szCs w:val="15"/>
                <w:lang w:val="fr-BE"/>
              </w:rPr>
              <w:t xml:space="preserve">10.500 </w:t>
            </w:r>
            <w:r w:rsidRPr="00292DEB">
              <w:rPr>
                <w:rFonts w:ascii="Arial" w:eastAsia="Arial" w:hAnsi="Arial" w:cs="Arial"/>
                <w:sz w:val="15"/>
                <w:szCs w:val="15"/>
                <w:lang w:val="fr-BE"/>
              </w:rPr>
              <w:t xml:space="preserve">jours d’affiliation (dont </w:t>
            </w:r>
            <w:r w:rsidRPr="00292DEB">
              <w:rPr>
                <w:rFonts w:ascii="Arial" w:eastAsia="Arial" w:hAnsi="Arial" w:cs="Arial"/>
                <w:color w:val="C00000"/>
                <w:sz w:val="15"/>
                <w:szCs w:val="15"/>
                <w:lang w:val="fr-BE"/>
              </w:rPr>
              <w:t>7.500</w:t>
            </w:r>
            <w:r w:rsidRPr="00292DEB">
              <w:rPr>
                <w:rFonts w:ascii="Arial" w:eastAsia="Arial" w:hAnsi="Arial" w:cs="Arial"/>
                <w:sz w:val="15"/>
                <w:szCs w:val="15"/>
                <w:lang w:val="fr-BE"/>
              </w:rPr>
              <w:t xml:space="preserve"> jours prestés dans des conditions pénibles et insalubres).</w:t>
            </w:r>
          </w:p>
          <w:p w14:paraId="2EBAEB70" w14:textId="77777777" w:rsidR="005D0FED" w:rsidRPr="00292DEB" w:rsidRDefault="005D0FED" w:rsidP="00CD2271">
            <w:pPr>
              <w:pStyle w:val="ListParagraph"/>
              <w:keepNext/>
              <w:numPr>
                <w:ilvl w:val="0"/>
                <w:numId w:val="63"/>
              </w:numPr>
              <w:spacing w:after="0"/>
              <w:jc w:val="both"/>
              <w:outlineLvl w:val="3"/>
              <w:rPr>
                <w:rFonts w:ascii="Arial" w:eastAsia="Arial Unicode MS" w:hAnsi="Arial" w:cs="Arial"/>
                <w:sz w:val="15"/>
                <w:szCs w:val="15"/>
                <w:lang w:val="fr-BE"/>
              </w:rPr>
            </w:pPr>
            <w:r w:rsidRPr="00292DEB">
              <w:rPr>
                <w:rFonts w:ascii="Arial" w:eastAsia="Arial" w:hAnsi="Arial" w:cs="Arial"/>
                <w:sz w:val="15"/>
                <w:szCs w:val="15"/>
                <w:lang w:val="fr-BE"/>
              </w:rPr>
              <w:t xml:space="preserve">Taux plein: à partir de </w:t>
            </w:r>
            <w:r w:rsidRPr="00292DEB">
              <w:rPr>
                <w:rFonts w:ascii="Arial" w:eastAsia="Arial" w:hAnsi="Arial" w:cs="Arial"/>
                <w:color w:val="C00000"/>
                <w:sz w:val="15"/>
                <w:szCs w:val="15"/>
                <w:lang w:val="fr-BE"/>
              </w:rPr>
              <w:t>62</w:t>
            </w:r>
            <w:r w:rsidRPr="00292DEB">
              <w:rPr>
                <w:rFonts w:ascii="Arial" w:eastAsia="Arial" w:hAnsi="Arial" w:cs="Arial"/>
                <w:sz w:val="15"/>
                <w:szCs w:val="15"/>
                <w:lang w:val="fr-BE"/>
              </w:rPr>
              <w:t xml:space="preserve"> ans pour les hommes et pour les femmes, s’ils ont presté </w:t>
            </w:r>
            <w:r w:rsidRPr="00292DEB">
              <w:rPr>
                <w:rFonts w:ascii="Arial" w:eastAsia="Arial" w:hAnsi="Arial" w:cs="Arial"/>
                <w:color w:val="800000"/>
                <w:sz w:val="15"/>
                <w:szCs w:val="15"/>
                <w:lang w:val="fr-BE"/>
              </w:rPr>
              <w:t xml:space="preserve">4.500 </w:t>
            </w:r>
            <w:r w:rsidRPr="00292DEB">
              <w:rPr>
                <w:rFonts w:ascii="Arial" w:eastAsia="Arial" w:hAnsi="Arial" w:cs="Arial"/>
                <w:sz w:val="15"/>
                <w:szCs w:val="15"/>
                <w:lang w:val="fr-BE"/>
              </w:rPr>
              <w:t xml:space="preserve">jours ouvrables (dont </w:t>
            </w:r>
            <w:r w:rsidRPr="00292DEB">
              <w:rPr>
                <w:rFonts w:ascii="Arial" w:eastAsia="Arial" w:hAnsi="Arial" w:cs="Arial"/>
                <w:color w:val="C00000"/>
                <w:sz w:val="15"/>
                <w:szCs w:val="15"/>
                <w:lang w:val="fr-BE"/>
              </w:rPr>
              <w:t>3.600</w:t>
            </w:r>
            <w:r w:rsidRPr="00292DEB">
              <w:rPr>
                <w:rFonts w:ascii="Arial" w:eastAsia="Arial" w:hAnsi="Arial" w:cs="Arial"/>
                <w:sz w:val="15"/>
                <w:szCs w:val="15"/>
                <w:lang w:val="fr-BE"/>
              </w:rPr>
              <w:t xml:space="preserve"> à effectuer un métier pénible et insalubre - dont </w:t>
            </w:r>
            <w:r w:rsidRPr="00292DEB">
              <w:rPr>
                <w:rFonts w:ascii="Arial" w:eastAsia="Arial" w:hAnsi="Arial" w:cs="Arial"/>
                <w:color w:val="C00000"/>
                <w:sz w:val="15"/>
                <w:szCs w:val="15"/>
                <w:lang w:val="fr-BE"/>
              </w:rPr>
              <w:t xml:space="preserve">1.000 jours </w:t>
            </w:r>
            <w:r w:rsidRPr="00292DEB">
              <w:rPr>
                <w:rFonts w:ascii="Arial" w:eastAsia="Arial" w:hAnsi="Arial" w:cs="Arial"/>
                <w:sz w:val="15"/>
                <w:szCs w:val="15"/>
                <w:lang w:val="fr-BE"/>
              </w:rPr>
              <w:t xml:space="preserve">au cours des </w:t>
            </w:r>
            <w:r w:rsidRPr="00292DEB">
              <w:rPr>
                <w:rFonts w:ascii="Arial" w:eastAsia="Arial" w:hAnsi="Arial" w:cs="Arial"/>
                <w:color w:val="C00000"/>
                <w:sz w:val="15"/>
                <w:szCs w:val="15"/>
                <w:lang w:val="fr-BE"/>
              </w:rPr>
              <w:t>17</w:t>
            </w:r>
            <w:r w:rsidRPr="00292DEB">
              <w:rPr>
                <w:rFonts w:ascii="Arial" w:eastAsia="Arial" w:hAnsi="Arial" w:cs="Arial"/>
                <w:sz w:val="15"/>
                <w:szCs w:val="15"/>
                <w:lang w:val="fr-BE"/>
              </w:rPr>
              <w:t xml:space="preserve"> années qui ont précédé leur </w:t>
            </w:r>
            <w:r w:rsidRPr="00292DEB">
              <w:rPr>
                <w:rFonts w:ascii="Arial" w:eastAsia="Arial" w:hAnsi="Arial" w:cs="Arial"/>
                <w:color w:val="C00000"/>
                <w:sz w:val="15"/>
                <w:szCs w:val="15"/>
                <w:lang w:val="fr-BE"/>
              </w:rPr>
              <w:t>62</w:t>
            </w:r>
            <w:r w:rsidRPr="00292DEB">
              <w:rPr>
                <w:rFonts w:ascii="Arial" w:eastAsia="Arial" w:hAnsi="Arial" w:cs="Arial"/>
                <w:color w:val="C00000"/>
                <w:sz w:val="15"/>
                <w:szCs w:val="15"/>
                <w:vertAlign w:val="superscript"/>
                <w:lang w:val="fr-BE"/>
              </w:rPr>
              <w:t>e</w:t>
            </w:r>
            <w:r w:rsidRPr="00292DEB">
              <w:rPr>
                <w:rFonts w:ascii="Arial" w:eastAsia="Arial" w:hAnsi="Arial" w:cs="Arial"/>
                <w:color w:val="C00000"/>
                <w:sz w:val="15"/>
                <w:szCs w:val="15"/>
                <w:lang w:val="fr-BE"/>
              </w:rPr>
              <w:t xml:space="preserve"> </w:t>
            </w:r>
            <w:r w:rsidRPr="00292DEB">
              <w:rPr>
                <w:rFonts w:ascii="Arial" w:eastAsia="Arial" w:hAnsi="Arial" w:cs="Arial"/>
                <w:sz w:val="15"/>
                <w:szCs w:val="15"/>
                <w:lang w:val="fr-BE"/>
              </w:rPr>
              <w:t>anniversaire).</w:t>
            </w:r>
          </w:p>
          <w:p w14:paraId="53E6F995" w14:textId="77777777" w:rsidR="005D0FED" w:rsidRPr="00292DEB" w:rsidRDefault="005D0FED" w:rsidP="00CD2271">
            <w:pPr>
              <w:pStyle w:val="ListParagraph"/>
              <w:keepNext/>
              <w:numPr>
                <w:ilvl w:val="0"/>
                <w:numId w:val="63"/>
              </w:numPr>
              <w:spacing w:after="0"/>
              <w:jc w:val="both"/>
              <w:outlineLvl w:val="3"/>
              <w:rPr>
                <w:rFonts w:ascii="Arial" w:eastAsia="Arial Unicode MS" w:hAnsi="Arial" w:cs="Arial"/>
                <w:sz w:val="15"/>
                <w:szCs w:val="15"/>
                <w:lang w:val="fr-BE"/>
              </w:rPr>
            </w:pPr>
            <w:r w:rsidRPr="00292DEB">
              <w:rPr>
                <w:rFonts w:ascii="Arial" w:eastAsia="Arial" w:hAnsi="Arial" w:cs="Arial"/>
                <w:bCs/>
                <w:sz w:val="15"/>
                <w:szCs w:val="15"/>
                <w:lang w:val="fr-BE"/>
              </w:rPr>
              <w:t xml:space="preserve">Taux réduit: à partir de </w:t>
            </w:r>
            <w:r w:rsidRPr="00292DEB">
              <w:rPr>
                <w:rFonts w:ascii="Arial" w:eastAsia="Arial" w:hAnsi="Arial" w:cs="Arial"/>
                <w:bCs/>
                <w:color w:val="C00000"/>
                <w:sz w:val="15"/>
                <w:szCs w:val="15"/>
                <w:lang w:val="fr-BE"/>
              </w:rPr>
              <w:t>60</w:t>
            </w:r>
            <w:r w:rsidRPr="00292DEB">
              <w:rPr>
                <w:rFonts w:ascii="Arial" w:eastAsia="Arial" w:hAnsi="Arial" w:cs="Arial"/>
                <w:bCs/>
                <w:sz w:val="15"/>
                <w:szCs w:val="15"/>
                <w:lang w:val="fr-BE"/>
              </w:rPr>
              <w:t xml:space="preserve"> ans pour les hommes et pour les femmes s’ils ont presté </w:t>
            </w:r>
            <w:r w:rsidRPr="00292DEB">
              <w:rPr>
                <w:rFonts w:ascii="Arial" w:eastAsia="Arial" w:hAnsi="Arial" w:cs="Arial"/>
                <w:color w:val="800000"/>
                <w:sz w:val="15"/>
                <w:szCs w:val="15"/>
                <w:lang w:val="fr-BE"/>
              </w:rPr>
              <w:t xml:space="preserve">35 </w:t>
            </w:r>
            <w:r w:rsidRPr="00292DEB">
              <w:rPr>
                <w:rFonts w:ascii="Arial" w:eastAsia="Arial" w:hAnsi="Arial" w:cs="Arial"/>
                <w:spacing w:val="-2"/>
                <w:sz w:val="15"/>
                <w:szCs w:val="15"/>
                <w:lang w:val="fr-BE"/>
              </w:rPr>
              <w:t xml:space="preserve">années de travail ou ont </w:t>
            </w:r>
            <w:r w:rsidRPr="00292DEB">
              <w:rPr>
                <w:rFonts w:ascii="Arial" w:eastAsia="Arial" w:hAnsi="Arial" w:cs="Arial"/>
                <w:color w:val="800000"/>
                <w:sz w:val="15"/>
                <w:szCs w:val="15"/>
                <w:lang w:val="fr-BE"/>
              </w:rPr>
              <w:t xml:space="preserve">10.500 </w:t>
            </w:r>
            <w:r w:rsidRPr="00292DEB">
              <w:rPr>
                <w:rFonts w:ascii="Arial" w:eastAsia="Arial" w:hAnsi="Arial" w:cs="Arial"/>
                <w:spacing w:val="-2"/>
                <w:sz w:val="15"/>
                <w:szCs w:val="15"/>
                <w:lang w:val="fr-BE"/>
              </w:rPr>
              <w:t xml:space="preserve">jours d’affiliation (dont </w:t>
            </w:r>
            <w:r w:rsidRPr="00292DEB">
              <w:rPr>
                <w:rFonts w:ascii="Arial" w:eastAsia="Arial" w:hAnsi="Arial" w:cs="Arial"/>
                <w:color w:val="800000"/>
                <w:sz w:val="15"/>
                <w:szCs w:val="15"/>
                <w:lang w:val="fr-BE"/>
              </w:rPr>
              <w:t xml:space="preserve">7.500 </w:t>
            </w:r>
            <w:r w:rsidRPr="00292DEB">
              <w:rPr>
                <w:rFonts w:ascii="Arial" w:eastAsia="Arial" w:hAnsi="Arial" w:cs="Arial"/>
                <w:sz w:val="15"/>
                <w:szCs w:val="15"/>
                <w:lang w:val="fr-BE"/>
              </w:rPr>
              <w:t>jours travaillés dans des conditions pénibles ou insalubres).</w:t>
            </w:r>
          </w:p>
          <w:p w14:paraId="5F01B76C" w14:textId="77777777" w:rsidR="005D0FED" w:rsidRPr="00292DEB" w:rsidRDefault="005D0FED" w:rsidP="00CD2271">
            <w:pPr>
              <w:pStyle w:val="ListParagraph"/>
              <w:keepNext/>
              <w:spacing w:after="0"/>
              <w:ind w:left="0"/>
              <w:jc w:val="both"/>
              <w:outlineLvl w:val="3"/>
              <w:rPr>
                <w:rFonts w:ascii="Arial" w:eastAsia="Arial Unicode MS" w:hAnsi="Arial" w:cs="Arial"/>
                <w:sz w:val="15"/>
                <w:szCs w:val="15"/>
                <w:lang w:val="fr-BE"/>
              </w:rPr>
            </w:pPr>
            <w:r w:rsidRPr="00292DEB">
              <w:rPr>
                <w:rFonts w:ascii="Arial" w:eastAsia="Arial" w:hAnsi="Arial" w:cs="Arial"/>
                <w:i/>
                <w:iCs/>
                <w:sz w:val="15"/>
                <w:szCs w:val="15"/>
                <w:lang w:val="fr-BE"/>
              </w:rPr>
              <w:t xml:space="preserve">Assurés depuis le </w:t>
            </w:r>
            <w:r w:rsidRPr="00292DEB">
              <w:rPr>
                <w:rFonts w:ascii="Arial" w:eastAsia="Arial" w:hAnsi="Arial" w:cs="Arial"/>
                <w:i/>
                <w:iCs/>
                <w:color w:val="800000"/>
                <w:sz w:val="15"/>
                <w:szCs w:val="15"/>
                <w:lang w:val="fr-BE"/>
              </w:rPr>
              <w:t>1/1/1993</w:t>
            </w:r>
            <w:r w:rsidRPr="00292DEB">
              <w:rPr>
                <w:rFonts w:ascii="Arial" w:eastAsia="Arial" w:hAnsi="Arial" w:cs="Arial"/>
                <w:i/>
                <w:iCs/>
                <w:sz w:val="15"/>
                <w:szCs w:val="15"/>
                <w:lang w:val="fr-BE"/>
              </w:rPr>
              <w:t>:</w:t>
            </w:r>
          </w:p>
          <w:p w14:paraId="5FE69275" w14:textId="77777777" w:rsidR="005D0FED" w:rsidRPr="00292DEB" w:rsidRDefault="005D0FED" w:rsidP="00CD2271">
            <w:pPr>
              <w:pStyle w:val="ListParagraph"/>
              <w:keepNext/>
              <w:numPr>
                <w:ilvl w:val="0"/>
                <w:numId w:val="63"/>
              </w:numPr>
              <w:spacing w:after="0"/>
              <w:jc w:val="both"/>
              <w:outlineLvl w:val="3"/>
              <w:rPr>
                <w:rFonts w:ascii="Arial" w:eastAsia="Arial" w:hAnsi="Arial" w:cs="Arial"/>
                <w:sz w:val="15"/>
                <w:szCs w:val="15"/>
                <w:lang w:val="fr-BE"/>
              </w:rPr>
            </w:pPr>
            <w:r w:rsidRPr="00292DEB">
              <w:rPr>
                <w:rFonts w:ascii="Arial" w:eastAsia="Arial" w:hAnsi="Arial" w:cs="Arial"/>
                <w:sz w:val="15"/>
                <w:szCs w:val="15"/>
                <w:lang w:val="fr-BE"/>
              </w:rPr>
              <w:t xml:space="preserve">Taux plein: à partir de </w:t>
            </w:r>
            <w:r w:rsidRPr="00292DEB">
              <w:rPr>
                <w:rFonts w:ascii="Arial" w:eastAsia="Arial" w:hAnsi="Arial" w:cs="Arial"/>
                <w:color w:val="C00000"/>
                <w:sz w:val="15"/>
                <w:szCs w:val="15"/>
                <w:lang w:val="fr-BE"/>
              </w:rPr>
              <w:t>62</w:t>
            </w:r>
            <w:r w:rsidRPr="00292DEB">
              <w:rPr>
                <w:rFonts w:ascii="Arial" w:eastAsia="Arial" w:hAnsi="Arial" w:cs="Arial"/>
                <w:sz w:val="15"/>
                <w:szCs w:val="15"/>
                <w:lang w:val="fr-BE"/>
              </w:rPr>
              <w:t xml:space="preserve"> ans pour les hommes et pour les femmes s’ils ont presté </w:t>
            </w:r>
            <w:r w:rsidRPr="00292DEB">
              <w:rPr>
                <w:rFonts w:ascii="Arial" w:eastAsia="Arial" w:hAnsi="Arial" w:cs="Arial"/>
                <w:color w:val="C00000"/>
                <w:sz w:val="15"/>
                <w:szCs w:val="15"/>
                <w:lang w:val="fr-BE"/>
              </w:rPr>
              <w:t>4.500</w:t>
            </w:r>
            <w:r w:rsidRPr="00292DEB">
              <w:rPr>
                <w:rFonts w:ascii="Arial" w:eastAsia="Arial" w:hAnsi="Arial" w:cs="Arial"/>
                <w:sz w:val="15"/>
                <w:szCs w:val="15"/>
                <w:lang w:val="fr-BE"/>
              </w:rPr>
              <w:t xml:space="preserve"> jours de travail dont </w:t>
            </w:r>
            <w:r w:rsidRPr="00292DEB">
              <w:rPr>
                <w:rFonts w:ascii="Arial" w:eastAsia="Arial" w:hAnsi="Arial" w:cs="Arial"/>
                <w:color w:val="C00000"/>
                <w:sz w:val="15"/>
                <w:szCs w:val="15"/>
                <w:lang w:val="fr-BE"/>
              </w:rPr>
              <w:t>3.375</w:t>
            </w:r>
            <w:r w:rsidRPr="00292DEB">
              <w:rPr>
                <w:rFonts w:ascii="Arial" w:eastAsia="Arial" w:hAnsi="Arial" w:cs="Arial"/>
                <w:sz w:val="15"/>
                <w:szCs w:val="15"/>
                <w:lang w:val="fr-BE"/>
              </w:rPr>
              <w:t xml:space="preserve"> à effectuer un métier pénible et insalubre.</w:t>
            </w:r>
          </w:p>
          <w:p w14:paraId="1826D090" w14:textId="77777777" w:rsidR="005D0FED" w:rsidRPr="00292DEB" w:rsidRDefault="005D0FED" w:rsidP="00CD2271">
            <w:pPr>
              <w:pStyle w:val="StandardLinks"/>
              <w:spacing w:line="276" w:lineRule="auto"/>
              <w:jc w:val="both"/>
              <w:rPr>
                <w:rFonts w:cs="Arial"/>
                <w:i/>
                <w:iCs/>
                <w:lang w:val="fr-BE"/>
              </w:rPr>
            </w:pPr>
          </w:p>
        </w:tc>
        <w:tc>
          <w:tcPr>
            <w:tcW w:w="1370" w:type="pct"/>
          </w:tcPr>
          <w:p w14:paraId="531BD46B" w14:textId="77777777" w:rsidR="005D0FED" w:rsidRPr="00292DEB" w:rsidRDefault="005D0FED" w:rsidP="00CD2271">
            <w:pPr>
              <w:pStyle w:val="Normal0"/>
              <w:spacing w:after="0"/>
              <w:ind w:left="115" w:hanging="115"/>
              <w:rPr>
                <w:i/>
                <w:sz w:val="15"/>
                <w:szCs w:val="15"/>
                <w:lang w:val="en-GB"/>
              </w:rPr>
            </w:pPr>
            <w:r w:rsidRPr="00292DEB">
              <w:rPr>
                <w:b/>
                <w:color w:val="FF0000"/>
                <w:sz w:val="15"/>
                <w:szCs w:val="15"/>
                <w:lang w:val="en-GB"/>
              </w:rPr>
              <w:t>E-VI-09-EL</w:t>
            </w:r>
          </w:p>
          <w:p w14:paraId="6DB0E9EE" w14:textId="77777777" w:rsidR="005D0FED" w:rsidRPr="00292DEB" w:rsidRDefault="005D0FED" w:rsidP="00CD2271">
            <w:pPr>
              <w:pStyle w:val="Normal0"/>
              <w:spacing w:after="0"/>
              <w:rPr>
                <w:i/>
                <w:sz w:val="15"/>
                <w:szCs w:val="15"/>
                <w:lang w:val="en-GB"/>
              </w:rPr>
            </w:pPr>
            <w:r w:rsidRPr="00292DEB">
              <w:rPr>
                <w:i/>
                <w:sz w:val="15"/>
                <w:szCs w:val="15"/>
                <w:lang w:val="en-GB"/>
              </w:rPr>
              <w:t>1</w:t>
            </w:r>
            <w:r w:rsidRPr="00292DEB">
              <w:rPr>
                <w:i/>
                <w:sz w:val="15"/>
                <w:szCs w:val="15"/>
                <w:vertAlign w:val="superscript"/>
                <w:lang w:val="en-GB"/>
              </w:rPr>
              <w:t>st</w:t>
            </w:r>
            <w:r w:rsidRPr="00292DEB">
              <w:rPr>
                <w:i/>
                <w:sz w:val="15"/>
                <w:szCs w:val="15"/>
                <w:lang w:val="en-GB"/>
              </w:rPr>
              <w:t xml:space="preserve"> pillar (main pension of e-EFKA)</w:t>
            </w:r>
            <w:r w:rsidRPr="00292DEB">
              <w:rPr>
                <w:sz w:val="15"/>
                <w:szCs w:val="15"/>
                <w:lang w:val="en-GB"/>
              </w:rPr>
              <w:t>:</w:t>
            </w:r>
          </w:p>
          <w:p w14:paraId="370B403B" w14:textId="77777777" w:rsidR="005D0FED" w:rsidRPr="00292DEB" w:rsidRDefault="005D0FED" w:rsidP="00CD2271">
            <w:pPr>
              <w:pStyle w:val="Normal0"/>
              <w:spacing w:after="0"/>
              <w:rPr>
                <w:sz w:val="15"/>
                <w:szCs w:val="15"/>
                <w:lang w:val="en-GB"/>
              </w:rPr>
            </w:pPr>
            <w:r w:rsidRPr="00292DEB">
              <w:rPr>
                <w:i/>
                <w:sz w:val="15"/>
                <w:szCs w:val="15"/>
                <w:lang w:val="en-GB"/>
              </w:rPr>
              <w:t>Definition</w:t>
            </w:r>
            <w:r w:rsidRPr="00292DEB">
              <w:rPr>
                <w:sz w:val="15"/>
                <w:szCs w:val="15"/>
                <w:lang w:val="en-GB"/>
              </w:rPr>
              <w:t>:</w:t>
            </w:r>
          </w:p>
          <w:p w14:paraId="45ABD925" w14:textId="77777777" w:rsidR="005D0FED" w:rsidRPr="00292DEB" w:rsidRDefault="005D0FED" w:rsidP="00CD2271">
            <w:pPr>
              <w:pStyle w:val="Normal0"/>
              <w:spacing w:after="0"/>
              <w:rPr>
                <w:color w:val="000000" w:themeColor="text1"/>
                <w:sz w:val="15"/>
                <w:szCs w:val="15"/>
                <w:lang w:val="en-GB"/>
              </w:rPr>
            </w:pPr>
            <w:r w:rsidRPr="00292DEB">
              <w:rPr>
                <w:color w:val="000000" w:themeColor="text1"/>
                <w:sz w:val="15"/>
                <w:szCs w:val="15"/>
                <w:lang w:val="en-GB"/>
              </w:rPr>
              <w:t xml:space="preserve">Arduous and unhealthy professions are listed in the Ministerial Decision no. </w:t>
            </w:r>
            <w:r w:rsidRPr="00292DEB">
              <w:rPr>
                <w:color w:val="C00000"/>
                <w:sz w:val="15"/>
                <w:szCs w:val="15"/>
                <w:lang w:val="en-GB"/>
              </w:rPr>
              <w:t>F10221/oik.26816/929/2011.</w:t>
            </w:r>
            <w:r w:rsidRPr="00292DEB">
              <w:rPr>
                <w:color w:val="000000" w:themeColor="text1"/>
                <w:sz w:val="15"/>
                <w:szCs w:val="15"/>
                <w:lang w:val="en-GB"/>
              </w:rPr>
              <w:t xml:space="preserve"> The Decision includes places of work in which specific jobs are insured under the arduous and unhealthy occupations scheme (e.g. mines, construction sites, tanning, iron and steel industry, cement industry, textile factories, chemical industry, detergent industry, agricultural pharmaceuticals, long shoring, marble treatment, varnish and paint industry, chemical fertilisers industry, glassworks, explosive materials industry and refineries).</w:t>
            </w:r>
          </w:p>
          <w:p w14:paraId="6CB645BE" w14:textId="77777777" w:rsidR="005D0FED" w:rsidRPr="00292DEB" w:rsidRDefault="005D0FED" w:rsidP="00CD2271">
            <w:pPr>
              <w:pStyle w:val="Normal0"/>
              <w:spacing w:after="0"/>
              <w:rPr>
                <w:b/>
                <w:sz w:val="15"/>
                <w:szCs w:val="15"/>
                <w:lang w:val="en-GB"/>
              </w:rPr>
            </w:pPr>
          </w:p>
          <w:p w14:paraId="279E7A0B" w14:textId="77777777" w:rsidR="005D0FED" w:rsidRPr="00292DEB" w:rsidRDefault="005D0FED" w:rsidP="00CD2271">
            <w:pPr>
              <w:pStyle w:val="Normal0"/>
              <w:spacing w:after="0"/>
              <w:rPr>
                <w:color w:val="000000" w:themeColor="text1"/>
                <w:sz w:val="15"/>
                <w:szCs w:val="15"/>
                <w:lang w:val="en-GB"/>
              </w:rPr>
            </w:pPr>
            <w:r w:rsidRPr="00292DEB">
              <w:rPr>
                <w:i/>
                <w:sz w:val="15"/>
                <w:szCs w:val="15"/>
                <w:lang w:val="en-GB"/>
              </w:rPr>
              <w:t xml:space="preserve">Conditions to access </w:t>
            </w:r>
            <w:r w:rsidRPr="00292DEB">
              <w:rPr>
                <w:i/>
                <w:color w:val="008000"/>
                <w:sz w:val="15"/>
                <w:szCs w:val="15"/>
                <w:lang w:val="en-GB"/>
              </w:rPr>
              <w:t>full contributory pension</w:t>
            </w:r>
            <w:r w:rsidRPr="00292DEB">
              <w:rPr>
                <w:i/>
                <w:sz w:val="15"/>
                <w:szCs w:val="15"/>
                <w:lang w:val="en-GB"/>
              </w:rPr>
              <w:t xml:space="preserve"> (</w:t>
            </w:r>
            <w:r w:rsidRPr="00292DEB">
              <w:rPr>
                <w:i/>
                <w:color w:val="008080"/>
                <w:sz w:val="15"/>
                <w:szCs w:val="15"/>
              </w:rPr>
              <w:t>ΑΝΤΑΠΟΔΟΤΙΚΗ</w:t>
            </w:r>
            <w:r w:rsidRPr="00292DEB">
              <w:rPr>
                <w:i/>
                <w:color w:val="008080"/>
                <w:sz w:val="15"/>
                <w:szCs w:val="15"/>
                <w:lang w:val="en-GB"/>
              </w:rPr>
              <w:t xml:space="preserve"> </w:t>
            </w:r>
            <w:r w:rsidRPr="00292DEB">
              <w:rPr>
                <w:i/>
                <w:color w:val="008080"/>
                <w:sz w:val="15"/>
                <w:szCs w:val="15"/>
              </w:rPr>
              <w:t>ΣΥΝΤΑΞΗ</w:t>
            </w:r>
            <w:r w:rsidRPr="00292DEB">
              <w:rPr>
                <w:color w:val="000000" w:themeColor="text1"/>
                <w:sz w:val="15"/>
                <w:szCs w:val="15"/>
                <w:lang w:val="en-GB"/>
              </w:rPr>
              <w:t>)</w:t>
            </w:r>
            <w:r w:rsidRPr="00292DEB">
              <w:rPr>
                <w:i/>
                <w:sz w:val="15"/>
                <w:szCs w:val="15"/>
                <w:lang w:val="en-GB"/>
              </w:rPr>
              <w:t>:</w:t>
            </w:r>
          </w:p>
          <w:p w14:paraId="05BCC0C1" w14:textId="77777777" w:rsidR="005D0FED" w:rsidRPr="00292DEB" w:rsidRDefault="005D0FED" w:rsidP="00CD2271">
            <w:pPr>
              <w:pStyle w:val="Normal0"/>
              <w:spacing w:after="0"/>
              <w:rPr>
                <w:b/>
                <w:sz w:val="15"/>
                <w:szCs w:val="15"/>
                <w:lang w:val="en-GB"/>
              </w:rPr>
            </w:pPr>
            <w:r w:rsidRPr="00292DEB">
              <w:rPr>
                <w:color w:val="000000" w:themeColor="text1"/>
                <w:sz w:val="15"/>
                <w:szCs w:val="15"/>
                <w:lang w:val="en-GB"/>
              </w:rPr>
              <w:t xml:space="preserve">Those insured under the provisions mentioned above retire at the age of </w:t>
            </w:r>
            <w:r w:rsidRPr="00292DEB">
              <w:rPr>
                <w:color w:val="C00000"/>
                <w:sz w:val="15"/>
                <w:szCs w:val="15"/>
                <w:lang w:val="en-GB"/>
              </w:rPr>
              <w:t>62</w:t>
            </w:r>
            <w:r w:rsidRPr="00292DEB">
              <w:rPr>
                <w:color w:val="000000" w:themeColor="text1"/>
                <w:sz w:val="15"/>
                <w:szCs w:val="15"/>
                <w:lang w:val="en-GB"/>
              </w:rPr>
              <w:t xml:space="preserve"> (with less than </w:t>
            </w:r>
            <w:r w:rsidRPr="00292DEB">
              <w:rPr>
                <w:color w:val="C00000"/>
                <w:sz w:val="15"/>
                <w:szCs w:val="15"/>
                <w:lang w:val="en-GB"/>
              </w:rPr>
              <w:t xml:space="preserve">40 </w:t>
            </w:r>
            <w:r w:rsidRPr="00292DEB">
              <w:rPr>
                <w:color w:val="000000" w:themeColor="text1"/>
                <w:sz w:val="15"/>
                <w:szCs w:val="15"/>
                <w:lang w:val="en-GB"/>
              </w:rPr>
              <w:t>years of contributions) and they receive a full pension’s amount.</w:t>
            </w:r>
          </w:p>
          <w:p w14:paraId="353B6DE7" w14:textId="77777777" w:rsidR="005D0FED" w:rsidRPr="00292DEB" w:rsidRDefault="005D0FED" w:rsidP="00CD2271">
            <w:pPr>
              <w:pStyle w:val="Normal0"/>
              <w:spacing w:after="0"/>
              <w:rPr>
                <w:b/>
                <w:sz w:val="15"/>
                <w:szCs w:val="15"/>
                <w:lang w:val="en-GB"/>
              </w:rPr>
            </w:pPr>
          </w:p>
          <w:p w14:paraId="43F3FCD3" w14:textId="77777777" w:rsidR="005D0FED" w:rsidRPr="00292DEB" w:rsidRDefault="005D0FED" w:rsidP="00CD2271">
            <w:pPr>
              <w:pStyle w:val="Normal0"/>
              <w:pBdr>
                <w:top w:val="nil"/>
                <w:left w:val="nil"/>
                <w:bottom w:val="nil"/>
                <w:right w:val="nil"/>
                <w:between w:val="nil"/>
              </w:pBdr>
              <w:spacing w:before="0" w:after="40"/>
              <w:ind w:left="360" w:hanging="360"/>
              <w:rPr>
                <w:i/>
                <w:color w:val="000000"/>
                <w:sz w:val="15"/>
                <w:szCs w:val="15"/>
                <w:lang w:val="en-GB"/>
              </w:rPr>
            </w:pPr>
            <w:r w:rsidRPr="00292DEB">
              <w:rPr>
                <w:i/>
                <w:sz w:val="15"/>
                <w:szCs w:val="15"/>
                <w:lang w:val="en-GB"/>
              </w:rPr>
              <w:t xml:space="preserve">Conditions to access </w:t>
            </w:r>
            <w:r w:rsidRPr="00292DEB">
              <w:rPr>
                <w:i/>
                <w:color w:val="008000"/>
                <w:sz w:val="15"/>
                <w:szCs w:val="15"/>
                <w:lang w:val="en-GB"/>
              </w:rPr>
              <w:t>early pension</w:t>
            </w:r>
            <w:r w:rsidRPr="00292DEB">
              <w:rPr>
                <w:i/>
                <w:color w:val="000000"/>
                <w:sz w:val="15"/>
                <w:szCs w:val="15"/>
                <w:lang w:val="en-GB"/>
              </w:rPr>
              <w:t>:</w:t>
            </w:r>
          </w:p>
          <w:p w14:paraId="0237168E" w14:textId="77777777" w:rsidR="005D0FED" w:rsidRPr="00292DEB" w:rsidRDefault="005D0FED" w:rsidP="00CD2271">
            <w:pPr>
              <w:pStyle w:val="Normal0"/>
              <w:spacing w:after="0"/>
              <w:ind w:left="115" w:hanging="115"/>
              <w:rPr>
                <w:color w:val="000000"/>
                <w:sz w:val="15"/>
                <w:szCs w:val="15"/>
              </w:rPr>
            </w:pPr>
            <w:r w:rsidRPr="00292DEB">
              <w:rPr>
                <w:i/>
                <w:sz w:val="15"/>
                <w:szCs w:val="15"/>
              </w:rPr>
              <w:t xml:space="preserve">Persons </w:t>
            </w:r>
            <w:proofErr w:type="spellStart"/>
            <w:r w:rsidRPr="00292DEB">
              <w:rPr>
                <w:i/>
                <w:sz w:val="15"/>
                <w:szCs w:val="15"/>
              </w:rPr>
              <w:t>insured</w:t>
            </w:r>
            <w:proofErr w:type="spellEnd"/>
            <w:r w:rsidRPr="00292DEB">
              <w:rPr>
                <w:i/>
                <w:sz w:val="15"/>
                <w:szCs w:val="15"/>
              </w:rPr>
              <w:t xml:space="preserve"> </w:t>
            </w:r>
            <w:proofErr w:type="spellStart"/>
            <w:r w:rsidRPr="00292DEB">
              <w:rPr>
                <w:i/>
                <w:sz w:val="15"/>
                <w:szCs w:val="15"/>
              </w:rPr>
              <w:t>before</w:t>
            </w:r>
            <w:proofErr w:type="spellEnd"/>
            <w:r w:rsidRPr="00292DEB">
              <w:rPr>
                <w:i/>
                <w:sz w:val="15"/>
                <w:szCs w:val="15"/>
              </w:rPr>
              <w:t xml:space="preserve"> </w:t>
            </w:r>
            <w:r w:rsidRPr="00292DEB">
              <w:rPr>
                <w:i/>
                <w:color w:val="800000"/>
                <w:sz w:val="15"/>
                <w:szCs w:val="15"/>
              </w:rPr>
              <w:t>1/1/1993</w:t>
            </w:r>
            <w:r w:rsidRPr="00292DEB">
              <w:rPr>
                <w:i/>
                <w:sz w:val="15"/>
                <w:szCs w:val="15"/>
              </w:rPr>
              <w:t>:</w:t>
            </w:r>
          </w:p>
          <w:p w14:paraId="1668E848" w14:textId="77777777" w:rsidR="005D0FED" w:rsidRPr="00292DEB" w:rsidRDefault="005D0FED" w:rsidP="00CD2271">
            <w:pPr>
              <w:pStyle w:val="Normal0"/>
              <w:numPr>
                <w:ilvl w:val="0"/>
                <w:numId w:val="97"/>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Full amount: from the age of </w:t>
            </w:r>
            <w:r w:rsidRPr="00292DEB">
              <w:rPr>
                <w:color w:val="C00000"/>
                <w:sz w:val="15"/>
                <w:szCs w:val="15"/>
                <w:lang w:val="en-GB"/>
              </w:rPr>
              <w:t xml:space="preserve">62 </w:t>
            </w:r>
            <w:r w:rsidRPr="00292DEB">
              <w:rPr>
                <w:color w:val="000000"/>
                <w:sz w:val="15"/>
                <w:szCs w:val="15"/>
                <w:lang w:val="en-GB"/>
              </w:rPr>
              <w:t xml:space="preserve">for men and women, if they have completed </w:t>
            </w:r>
            <w:r w:rsidRPr="00292DEB">
              <w:rPr>
                <w:color w:val="C00000"/>
                <w:sz w:val="15"/>
                <w:szCs w:val="15"/>
                <w:lang w:val="en-GB"/>
              </w:rPr>
              <w:t>10,500</w:t>
            </w:r>
            <w:r w:rsidRPr="00292DEB">
              <w:rPr>
                <w:color w:val="000000"/>
                <w:sz w:val="15"/>
                <w:szCs w:val="15"/>
                <w:lang w:val="en-GB"/>
              </w:rPr>
              <w:t xml:space="preserve"> insurance days (of which </w:t>
            </w:r>
            <w:r w:rsidRPr="00292DEB">
              <w:rPr>
                <w:color w:val="C00000"/>
                <w:sz w:val="15"/>
                <w:szCs w:val="15"/>
                <w:lang w:val="en-GB"/>
              </w:rPr>
              <w:t>7,500</w:t>
            </w:r>
            <w:r w:rsidRPr="00292DEB">
              <w:rPr>
                <w:color w:val="000000"/>
                <w:sz w:val="15"/>
                <w:szCs w:val="15"/>
                <w:lang w:val="en-GB"/>
              </w:rPr>
              <w:t xml:space="preserve"> must have been worked under arduous and unhealthy conditions). </w:t>
            </w:r>
          </w:p>
          <w:p w14:paraId="51A3C974" w14:textId="77777777" w:rsidR="005D0FED" w:rsidRPr="00292DEB" w:rsidRDefault="005D0FED" w:rsidP="00CD2271">
            <w:pPr>
              <w:pStyle w:val="Normal0"/>
              <w:numPr>
                <w:ilvl w:val="0"/>
                <w:numId w:val="97"/>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Full amount: from the age of </w:t>
            </w:r>
            <w:r w:rsidRPr="00292DEB">
              <w:rPr>
                <w:color w:val="C00000"/>
                <w:sz w:val="15"/>
                <w:szCs w:val="15"/>
                <w:lang w:val="en-GB"/>
              </w:rPr>
              <w:t xml:space="preserve">62 </w:t>
            </w:r>
            <w:r w:rsidRPr="00292DEB">
              <w:rPr>
                <w:color w:val="000000"/>
                <w:sz w:val="15"/>
                <w:szCs w:val="15"/>
                <w:lang w:val="en-GB"/>
              </w:rPr>
              <w:t xml:space="preserve">for men and women, if they have completed </w:t>
            </w:r>
            <w:r w:rsidRPr="00292DEB">
              <w:rPr>
                <w:color w:val="800000"/>
                <w:sz w:val="15"/>
                <w:szCs w:val="15"/>
                <w:lang w:val="en-GB"/>
              </w:rPr>
              <w:t>4,500</w:t>
            </w:r>
            <w:r w:rsidRPr="00292DEB">
              <w:rPr>
                <w:color w:val="000000"/>
                <w:sz w:val="15"/>
                <w:szCs w:val="15"/>
                <w:lang w:val="en-GB"/>
              </w:rPr>
              <w:t xml:space="preserve"> working days (of which </w:t>
            </w:r>
            <w:r w:rsidRPr="00292DEB">
              <w:rPr>
                <w:color w:val="800000"/>
                <w:sz w:val="15"/>
                <w:szCs w:val="15"/>
                <w:lang w:val="en-GB"/>
              </w:rPr>
              <w:t>3,600</w:t>
            </w:r>
            <w:r w:rsidRPr="00292DEB">
              <w:rPr>
                <w:color w:val="000000"/>
                <w:sz w:val="15"/>
                <w:szCs w:val="15"/>
                <w:lang w:val="en-GB"/>
              </w:rPr>
              <w:t xml:space="preserve"> in arduous and unhealthy occupation(s) - of which </w:t>
            </w:r>
            <w:r w:rsidRPr="00292DEB">
              <w:rPr>
                <w:color w:val="C00000"/>
                <w:sz w:val="15"/>
                <w:szCs w:val="15"/>
                <w:lang w:val="en-GB"/>
              </w:rPr>
              <w:t xml:space="preserve">1,000 </w:t>
            </w:r>
            <w:r w:rsidRPr="00292DEB">
              <w:rPr>
                <w:sz w:val="15"/>
                <w:szCs w:val="15"/>
                <w:lang w:val="en-GB"/>
              </w:rPr>
              <w:t xml:space="preserve">days </w:t>
            </w:r>
            <w:r w:rsidRPr="00292DEB">
              <w:rPr>
                <w:color w:val="000000"/>
                <w:sz w:val="15"/>
                <w:szCs w:val="15"/>
                <w:lang w:val="en-GB"/>
              </w:rPr>
              <w:t xml:space="preserve">in the last </w:t>
            </w:r>
            <w:r w:rsidRPr="00292DEB">
              <w:rPr>
                <w:color w:val="C00000"/>
                <w:sz w:val="15"/>
                <w:szCs w:val="15"/>
                <w:lang w:val="en-GB"/>
              </w:rPr>
              <w:t>17</w:t>
            </w:r>
            <w:r w:rsidRPr="00292DEB">
              <w:rPr>
                <w:color w:val="000000"/>
                <w:sz w:val="15"/>
                <w:szCs w:val="15"/>
                <w:lang w:val="en-GB"/>
              </w:rPr>
              <w:t xml:space="preserve"> years before reaching the age of </w:t>
            </w:r>
            <w:r w:rsidRPr="00292DEB">
              <w:rPr>
                <w:color w:val="C00000"/>
                <w:sz w:val="15"/>
                <w:szCs w:val="15"/>
                <w:lang w:val="en-GB"/>
              </w:rPr>
              <w:t>62</w:t>
            </w:r>
            <w:r w:rsidRPr="00292DEB">
              <w:rPr>
                <w:color w:val="000000"/>
                <w:sz w:val="15"/>
                <w:szCs w:val="15"/>
                <w:lang w:val="en-GB"/>
              </w:rPr>
              <w:t>).</w:t>
            </w:r>
          </w:p>
          <w:p w14:paraId="137459EF" w14:textId="77777777" w:rsidR="005D0FED" w:rsidRPr="00292DEB" w:rsidRDefault="005D0FED" w:rsidP="00CD2271">
            <w:pPr>
              <w:pStyle w:val="Normal0"/>
              <w:numPr>
                <w:ilvl w:val="0"/>
                <w:numId w:val="97"/>
              </w:numPr>
              <w:pBdr>
                <w:top w:val="nil"/>
                <w:left w:val="nil"/>
                <w:bottom w:val="nil"/>
                <w:right w:val="nil"/>
                <w:between w:val="nil"/>
              </w:pBdr>
              <w:spacing w:before="0" w:after="0"/>
              <w:ind w:hanging="56"/>
              <w:rPr>
                <w:b/>
                <w:color w:val="FF0000"/>
                <w:sz w:val="15"/>
                <w:szCs w:val="15"/>
                <w:lang w:val="en-GB"/>
              </w:rPr>
            </w:pPr>
            <w:r w:rsidRPr="00292DEB">
              <w:rPr>
                <w:color w:val="000000"/>
                <w:sz w:val="15"/>
                <w:szCs w:val="15"/>
                <w:lang w:val="en-GB"/>
              </w:rPr>
              <w:t>Reduced amount</w:t>
            </w:r>
            <w:r w:rsidRPr="00292DEB">
              <w:rPr>
                <w:color w:val="FF0000"/>
                <w:sz w:val="15"/>
                <w:szCs w:val="15"/>
                <w:lang w:val="en-GB"/>
              </w:rPr>
              <w:t xml:space="preserve">: </w:t>
            </w:r>
            <w:r w:rsidRPr="00292DEB">
              <w:rPr>
                <w:color w:val="000000"/>
                <w:sz w:val="15"/>
                <w:szCs w:val="15"/>
                <w:lang w:val="en-GB"/>
              </w:rPr>
              <w:t xml:space="preserve">from the age of </w:t>
            </w:r>
            <w:r w:rsidRPr="00292DEB">
              <w:rPr>
                <w:color w:val="800000"/>
                <w:sz w:val="15"/>
                <w:szCs w:val="15"/>
                <w:lang w:val="en-GB"/>
              </w:rPr>
              <w:t xml:space="preserve">60 </w:t>
            </w:r>
            <w:r w:rsidRPr="00292DEB">
              <w:rPr>
                <w:color w:val="000000"/>
                <w:sz w:val="15"/>
                <w:szCs w:val="15"/>
                <w:lang w:val="en-GB"/>
              </w:rPr>
              <w:t xml:space="preserve">for men and women, if they have completed </w:t>
            </w:r>
            <w:r w:rsidRPr="00292DEB">
              <w:rPr>
                <w:color w:val="800000"/>
                <w:sz w:val="15"/>
                <w:szCs w:val="15"/>
                <w:lang w:val="en-GB"/>
              </w:rPr>
              <w:t xml:space="preserve">35 </w:t>
            </w:r>
            <w:r w:rsidRPr="00292DEB">
              <w:rPr>
                <w:color w:val="000000"/>
                <w:sz w:val="15"/>
                <w:szCs w:val="15"/>
                <w:lang w:val="en-GB"/>
              </w:rPr>
              <w:t xml:space="preserve">years of work or </w:t>
            </w:r>
            <w:r w:rsidRPr="00292DEB">
              <w:rPr>
                <w:color w:val="800000"/>
                <w:sz w:val="15"/>
                <w:szCs w:val="15"/>
                <w:lang w:val="en-GB"/>
              </w:rPr>
              <w:t>10,500</w:t>
            </w:r>
            <w:r w:rsidRPr="00292DEB">
              <w:rPr>
                <w:color w:val="000000"/>
                <w:sz w:val="15"/>
                <w:szCs w:val="15"/>
                <w:lang w:val="en-GB"/>
              </w:rPr>
              <w:t xml:space="preserve"> insurance days (of which </w:t>
            </w:r>
            <w:r w:rsidRPr="00292DEB">
              <w:rPr>
                <w:color w:val="800000"/>
                <w:sz w:val="15"/>
                <w:szCs w:val="15"/>
                <w:lang w:val="en-GB"/>
              </w:rPr>
              <w:t xml:space="preserve">7,500 </w:t>
            </w:r>
            <w:r w:rsidRPr="00292DEB">
              <w:rPr>
                <w:color w:val="000000"/>
                <w:sz w:val="15"/>
                <w:szCs w:val="15"/>
                <w:lang w:val="en-GB"/>
              </w:rPr>
              <w:t>days must have been worked under arduous or unhealthy conditions).</w:t>
            </w:r>
          </w:p>
          <w:p w14:paraId="71AAE3CA" w14:textId="77777777" w:rsidR="005D0FED" w:rsidRPr="00292DEB" w:rsidRDefault="005D0FED" w:rsidP="00CD2271">
            <w:pPr>
              <w:pStyle w:val="Normal0"/>
              <w:spacing w:after="0"/>
              <w:ind w:left="115" w:hanging="115"/>
              <w:rPr>
                <w:color w:val="000000" w:themeColor="text1"/>
                <w:sz w:val="15"/>
                <w:szCs w:val="15"/>
              </w:rPr>
            </w:pPr>
            <w:r w:rsidRPr="00292DEB">
              <w:rPr>
                <w:i/>
                <w:sz w:val="15"/>
                <w:szCs w:val="15"/>
              </w:rPr>
              <w:t xml:space="preserve">Persons </w:t>
            </w:r>
            <w:proofErr w:type="spellStart"/>
            <w:r w:rsidRPr="00292DEB">
              <w:rPr>
                <w:i/>
                <w:sz w:val="15"/>
                <w:szCs w:val="15"/>
              </w:rPr>
              <w:t>insured</w:t>
            </w:r>
            <w:proofErr w:type="spellEnd"/>
            <w:r w:rsidRPr="00292DEB">
              <w:rPr>
                <w:i/>
                <w:sz w:val="15"/>
                <w:szCs w:val="15"/>
              </w:rPr>
              <w:t xml:space="preserve"> </w:t>
            </w:r>
            <w:proofErr w:type="spellStart"/>
            <w:r w:rsidRPr="00292DEB">
              <w:rPr>
                <w:i/>
                <w:sz w:val="15"/>
                <w:szCs w:val="15"/>
              </w:rPr>
              <w:t>since</w:t>
            </w:r>
            <w:proofErr w:type="spellEnd"/>
            <w:r w:rsidRPr="00292DEB">
              <w:rPr>
                <w:i/>
                <w:sz w:val="15"/>
                <w:szCs w:val="15"/>
              </w:rPr>
              <w:t xml:space="preserve"> </w:t>
            </w:r>
            <w:r w:rsidRPr="00292DEB">
              <w:rPr>
                <w:i/>
                <w:color w:val="800000"/>
                <w:sz w:val="15"/>
                <w:szCs w:val="15"/>
              </w:rPr>
              <w:t>1/1/1993</w:t>
            </w:r>
            <w:r w:rsidRPr="00292DEB">
              <w:rPr>
                <w:color w:val="000000" w:themeColor="text1"/>
                <w:sz w:val="15"/>
                <w:szCs w:val="15"/>
              </w:rPr>
              <w:t>:</w:t>
            </w:r>
          </w:p>
          <w:p w14:paraId="43F19E8A" w14:textId="77777777" w:rsidR="005D0FED" w:rsidRPr="00292DEB" w:rsidRDefault="005D0FED" w:rsidP="00CD2271">
            <w:pPr>
              <w:pStyle w:val="Normal0"/>
              <w:numPr>
                <w:ilvl w:val="0"/>
                <w:numId w:val="9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Full amount: from the age of </w:t>
            </w:r>
            <w:r w:rsidRPr="00292DEB">
              <w:rPr>
                <w:color w:val="C00000"/>
                <w:sz w:val="15"/>
                <w:szCs w:val="15"/>
                <w:lang w:val="en-GB"/>
              </w:rPr>
              <w:t>62</w:t>
            </w:r>
            <w:r w:rsidRPr="00292DEB">
              <w:rPr>
                <w:color w:val="000000"/>
                <w:sz w:val="15"/>
                <w:szCs w:val="15"/>
                <w:lang w:val="en-GB"/>
              </w:rPr>
              <w:t xml:space="preserve"> for men and women, if they have completed </w:t>
            </w:r>
            <w:r w:rsidRPr="00292DEB">
              <w:rPr>
                <w:color w:val="800000"/>
                <w:sz w:val="15"/>
                <w:szCs w:val="15"/>
                <w:lang w:val="en-GB"/>
              </w:rPr>
              <w:t>4,500</w:t>
            </w:r>
            <w:r w:rsidRPr="00292DEB">
              <w:rPr>
                <w:color w:val="000000"/>
                <w:sz w:val="15"/>
                <w:szCs w:val="15"/>
                <w:lang w:val="en-GB"/>
              </w:rPr>
              <w:t xml:space="preserve"> days of work, out of which </w:t>
            </w:r>
            <w:r w:rsidRPr="00292DEB">
              <w:rPr>
                <w:color w:val="800000"/>
                <w:sz w:val="15"/>
                <w:szCs w:val="15"/>
                <w:lang w:val="en-GB"/>
              </w:rPr>
              <w:t>3,375</w:t>
            </w:r>
            <w:r w:rsidRPr="00292DEB">
              <w:rPr>
                <w:color w:val="000000"/>
                <w:sz w:val="15"/>
                <w:szCs w:val="15"/>
                <w:lang w:val="en-GB"/>
              </w:rPr>
              <w:t xml:space="preserve"> in arduous and unhealthy occupation(s).</w:t>
            </w:r>
          </w:p>
          <w:p w14:paraId="0B900446" w14:textId="582C48A5"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3D04D496"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0F9E0D93" w14:textId="77777777" w:rsidR="005D0FED" w:rsidRPr="00292DEB" w:rsidRDefault="005D0FED" w:rsidP="00CD2271">
            <w:pPr>
              <w:spacing w:line="276" w:lineRule="auto"/>
              <w:rPr>
                <w:rFonts w:cs="Arial"/>
                <w:color w:val="0000FF"/>
                <w:lang w:val="en-US"/>
              </w:rPr>
            </w:pPr>
          </w:p>
        </w:tc>
        <w:tc>
          <w:tcPr>
            <w:tcW w:w="127" w:type="pct"/>
          </w:tcPr>
          <w:p w14:paraId="7D5C642B" w14:textId="77777777" w:rsidR="005D0FED" w:rsidRPr="00292DEB" w:rsidRDefault="005D0FED" w:rsidP="00CD2271">
            <w:pPr>
              <w:spacing w:line="276" w:lineRule="auto"/>
              <w:rPr>
                <w:rFonts w:cs="Arial"/>
                <w:color w:val="0000FF"/>
                <w:lang w:val="fr-FR"/>
              </w:rPr>
            </w:pPr>
            <w:r w:rsidRPr="00292DEB">
              <w:rPr>
                <w:rFonts w:cs="Arial"/>
                <w:color w:val="0000FF"/>
                <w:lang w:val="fr-FR"/>
              </w:rPr>
              <w:t>9</w:t>
            </w:r>
          </w:p>
          <w:p w14:paraId="42A3A139" w14:textId="77777777" w:rsidR="005D0FED" w:rsidRPr="00292DEB" w:rsidRDefault="005D0FED" w:rsidP="00CD2271">
            <w:pPr>
              <w:spacing w:line="276" w:lineRule="auto"/>
              <w:rPr>
                <w:rFonts w:cs="Arial"/>
                <w:color w:val="0000FF"/>
                <w:lang w:val="en-US"/>
              </w:rPr>
            </w:pPr>
          </w:p>
        </w:tc>
        <w:tc>
          <w:tcPr>
            <w:tcW w:w="402" w:type="pct"/>
          </w:tcPr>
          <w:p w14:paraId="5C7BB21E" w14:textId="77777777" w:rsidR="005D0FED" w:rsidRPr="00292DEB" w:rsidRDefault="005D0FED" w:rsidP="00CD2271">
            <w:pPr>
              <w:spacing w:line="276" w:lineRule="auto"/>
              <w:rPr>
                <w:rFonts w:cs="Arial"/>
                <w:color w:val="0000FF"/>
                <w:lang w:val="es-ES"/>
              </w:rPr>
            </w:pPr>
            <w:r w:rsidRPr="00292DEB">
              <w:rPr>
                <w:rFonts w:cs="Arial"/>
                <w:color w:val="0000FF"/>
                <w:lang w:val="es-ES"/>
              </w:rPr>
              <w:t>GREECE</w:t>
            </w:r>
          </w:p>
          <w:p w14:paraId="5DD08CA2" w14:textId="77777777" w:rsidR="005D0FED" w:rsidRPr="00292DEB" w:rsidRDefault="005D0FED" w:rsidP="00CD2271">
            <w:pPr>
              <w:spacing w:line="276" w:lineRule="auto"/>
              <w:rPr>
                <w:rFonts w:cs="Arial"/>
                <w:color w:val="0000FF"/>
                <w:lang w:val="en-US"/>
              </w:rPr>
            </w:pPr>
          </w:p>
        </w:tc>
      </w:tr>
      <w:tr w:rsidR="005D0FED" w:rsidRPr="00292DEB" w14:paraId="1EB6CE43" w14:textId="77777777" w:rsidTr="005D0FED">
        <w:tc>
          <w:tcPr>
            <w:tcW w:w="193" w:type="pct"/>
          </w:tcPr>
          <w:p w14:paraId="77152B1D" w14:textId="77777777" w:rsidR="005D0FED" w:rsidRPr="00292DEB" w:rsidRDefault="005D0FED" w:rsidP="00CD2271">
            <w:pPr>
              <w:spacing w:line="276" w:lineRule="auto"/>
              <w:jc w:val="left"/>
              <w:rPr>
                <w:rFonts w:cs="Arial"/>
                <w:lang w:val="es-ES"/>
              </w:rPr>
            </w:pPr>
            <w:r w:rsidRPr="00292DEB">
              <w:rPr>
                <w:rFonts w:cs="Arial"/>
                <w:lang w:val="es-ES"/>
              </w:rPr>
              <w:t>EL</w:t>
            </w:r>
          </w:p>
          <w:p w14:paraId="0223FC76" w14:textId="77777777" w:rsidR="005D0FED" w:rsidRPr="00292DEB" w:rsidRDefault="005D0FED" w:rsidP="00CD2271">
            <w:pPr>
              <w:spacing w:line="276" w:lineRule="auto"/>
              <w:jc w:val="left"/>
              <w:rPr>
                <w:rFonts w:cs="Arial"/>
                <w:lang w:val="es-ES"/>
              </w:rPr>
            </w:pPr>
            <w:r w:rsidRPr="00292DEB">
              <w:rPr>
                <w:rFonts w:cs="Arial"/>
                <w:lang w:val="es-ES"/>
              </w:rPr>
              <w:t>EL</w:t>
            </w:r>
          </w:p>
          <w:p w14:paraId="3998F756" w14:textId="77777777" w:rsidR="005D0FED" w:rsidRPr="00292DEB" w:rsidRDefault="005D0FED" w:rsidP="00CD2271">
            <w:pPr>
              <w:spacing w:line="276" w:lineRule="auto"/>
              <w:jc w:val="left"/>
              <w:rPr>
                <w:rFonts w:cs="Arial"/>
                <w:lang w:val="es-ES"/>
              </w:rPr>
            </w:pPr>
          </w:p>
          <w:p w14:paraId="595D4DDC" w14:textId="6ED5A6F5" w:rsidR="005D0FED" w:rsidRPr="00292DEB" w:rsidRDefault="005D0FED" w:rsidP="00CD2271">
            <w:pPr>
              <w:spacing w:line="276" w:lineRule="auto"/>
              <w:jc w:val="left"/>
              <w:rPr>
                <w:rFonts w:cs="Arial"/>
                <w:b/>
                <w:lang w:val="en-US"/>
              </w:rPr>
            </w:pPr>
          </w:p>
        </w:tc>
        <w:tc>
          <w:tcPr>
            <w:tcW w:w="1371" w:type="pct"/>
          </w:tcPr>
          <w:p w14:paraId="2B8D85BF" w14:textId="77777777" w:rsidR="005D0FED" w:rsidRPr="00292DEB" w:rsidRDefault="005D0FED" w:rsidP="00CD2271">
            <w:pPr>
              <w:spacing w:line="276" w:lineRule="auto"/>
              <w:rPr>
                <w:rFonts w:cs="Arial"/>
                <w:i/>
                <w:iCs/>
              </w:rPr>
            </w:pPr>
            <w:r w:rsidRPr="00292DEB">
              <w:rPr>
                <w:rFonts w:cs="Arial"/>
                <w:i/>
                <w:iCs/>
              </w:rPr>
              <w:t>1. Säule (Hauptrente der e-EFKA):</w:t>
            </w:r>
          </w:p>
          <w:p w14:paraId="6F50B1CC" w14:textId="77777777" w:rsidR="005D0FED" w:rsidRPr="00292DEB" w:rsidRDefault="005D0FED" w:rsidP="00CD2271">
            <w:pPr>
              <w:spacing w:line="276" w:lineRule="auto"/>
              <w:rPr>
                <w:rFonts w:cs="Arial"/>
              </w:rPr>
            </w:pPr>
            <w:r w:rsidRPr="00292DEB">
              <w:rPr>
                <w:rFonts w:cs="Arial"/>
              </w:rPr>
              <w:t>Unbegrenzter Aufschub möglich.</w:t>
            </w:r>
          </w:p>
          <w:p w14:paraId="62C782BE" w14:textId="05C1CEE8" w:rsidR="005D0FED" w:rsidRPr="00292DEB" w:rsidRDefault="005D0FED" w:rsidP="00CD2271">
            <w:pPr>
              <w:spacing w:line="276" w:lineRule="auto"/>
              <w:rPr>
                <w:rFonts w:cs="Arial"/>
                <w:i/>
                <w:iCs/>
              </w:rPr>
            </w:pPr>
            <w:r w:rsidRPr="00292DEB">
              <w:rPr>
                <w:rFonts w:cs="Arial"/>
              </w:rPr>
              <w:t xml:space="preserve">Kein Aufschub möglich für Beamte über </w:t>
            </w:r>
            <w:r w:rsidRPr="00292DEB">
              <w:rPr>
                <w:rFonts w:cs="Arial"/>
                <w:color w:val="C00000"/>
              </w:rPr>
              <w:t>67</w:t>
            </w:r>
            <w:r w:rsidRPr="00292DEB">
              <w:rPr>
                <w:rFonts w:cs="Arial"/>
              </w:rPr>
              <w:t xml:space="preserve"> Jahren.</w:t>
            </w:r>
          </w:p>
        </w:tc>
        <w:tc>
          <w:tcPr>
            <w:tcW w:w="1370" w:type="pct"/>
          </w:tcPr>
          <w:p w14:paraId="772B4E0E"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35E5CA1" w14:textId="77777777" w:rsidR="005D0FED" w:rsidRPr="00292DEB" w:rsidRDefault="005D0FED" w:rsidP="00CD2271">
            <w:pPr>
              <w:spacing w:line="276" w:lineRule="auto"/>
              <w:rPr>
                <w:rFonts w:cs="Arial"/>
                <w:lang w:val="fr-BE"/>
              </w:rPr>
            </w:pPr>
            <w:r w:rsidRPr="00292DEB">
              <w:rPr>
                <w:rFonts w:cs="Arial"/>
                <w:lang w:val="fr-BE"/>
              </w:rPr>
              <w:t>Prorogation illimitée possible.</w:t>
            </w:r>
          </w:p>
          <w:p w14:paraId="66147BE8" w14:textId="77777777" w:rsidR="005D0FED" w:rsidRPr="00292DEB" w:rsidRDefault="005D0FED" w:rsidP="00CD2271">
            <w:pPr>
              <w:pStyle w:val="ListParagraph"/>
              <w:keepNext/>
              <w:spacing w:after="0"/>
              <w:ind w:left="0"/>
              <w:jc w:val="both"/>
              <w:outlineLvl w:val="3"/>
              <w:rPr>
                <w:rFonts w:ascii="Arial" w:hAnsi="Arial" w:cs="Arial"/>
                <w:bCs/>
                <w:sz w:val="15"/>
                <w:szCs w:val="15"/>
                <w:lang w:val="fr-BE"/>
              </w:rPr>
            </w:pPr>
            <w:r w:rsidRPr="00292DEB">
              <w:rPr>
                <w:rFonts w:ascii="Arial" w:hAnsi="Arial" w:cs="Arial"/>
                <w:bCs/>
                <w:sz w:val="15"/>
                <w:szCs w:val="15"/>
                <w:lang w:val="fr-BE"/>
              </w:rPr>
              <w:lastRenderedPageBreak/>
              <w:t xml:space="preserve">Pas de prorogation possible pour les fonctionnaires au-delà de </w:t>
            </w:r>
            <w:r w:rsidRPr="00292DEB">
              <w:rPr>
                <w:rFonts w:ascii="Arial" w:hAnsi="Arial" w:cs="Arial"/>
                <w:bCs/>
                <w:color w:val="C00000"/>
                <w:sz w:val="15"/>
                <w:szCs w:val="15"/>
                <w:lang w:val="fr-BE"/>
              </w:rPr>
              <w:t>67</w:t>
            </w:r>
            <w:r w:rsidRPr="00292DEB">
              <w:rPr>
                <w:rFonts w:ascii="Arial" w:hAnsi="Arial" w:cs="Arial"/>
                <w:bCs/>
                <w:sz w:val="15"/>
                <w:szCs w:val="15"/>
                <w:lang w:val="fr-BE"/>
              </w:rPr>
              <w:t xml:space="preserve"> ans.</w:t>
            </w:r>
          </w:p>
          <w:p w14:paraId="6AA77735" w14:textId="77777777" w:rsidR="005D0FED" w:rsidRPr="00292DEB" w:rsidRDefault="005D0FED" w:rsidP="00CD2271">
            <w:pPr>
              <w:pStyle w:val="StandardLinks"/>
              <w:spacing w:line="276" w:lineRule="auto"/>
              <w:jc w:val="both"/>
              <w:rPr>
                <w:rFonts w:cs="Arial"/>
                <w:i/>
                <w:iCs/>
                <w:lang w:val="fr-BE"/>
              </w:rPr>
            </w:pPr>
          </w:p>
        </w:tc>
        <w:tc>
          <w:tcPr>
            <w:tcW w:w="1370" w:type="pct"/>
          </w:tcPr>
          <w:p w14:paraId="0C803E3C" w14:textId="77777777" w:rsidR="005D0FED" w:rsidRPr="00292DEB" w:rsidRDefault="005D0FED" w:rsidP="00CD2271">
            <w:pPr>
              <w:pStyle w:val="Normal0"/>
              <w:pBdr>
                <w:top w:val="nil"/>
                <w:left w:val="nil"/>
                <w:bottom w:val="nil"/>
                <w:right w:val="nil"/>
                <w:between w:val="nil"/>
              </w:pBdr>
              <w:spacing w:after="0"/>
              <w:ind w:left="115" w:hanging="115"/>
              <w:rPr>
                <w:i/>
                <w:color w:val="000000"/>
                <w:sz w:val="15"/>
                <w:szCs w:val="15"/>
                <w:lang w:val="en-GB"/>
              </w:rPr>
            </w:pPr>
            <w:r w:rsidRPr="00292DEB">
              <w:rPr>
                <w:b/>
                <w:color w:val="FF0000"/>
                <w:sz w:val="15"/>
                <w:szCs w:val="15"/>
                <w:lang w:val="en-GB"/>
              </w:rPr>
              <w:lastRenderedPageBreak/>
              <w:t>E-VI-10-EL</w:t>
            </w:r>
          </w:p>
          <w:p w14:paraId="2EE04D01"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6DF6E498" w14:textId="77777777" w:rsidR="005D0FED" w:rsidRPr="00292DEB" w:rsidRDefault="005D0FED" w:rsidP="00CD2271">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Unlimited deferment possible.</w:t>
            </w:r>
          </w:p>
          <w:p w14:paraId="69C1B278" w14:textId="33AC9521" w:rsidR="005D0FED" w:rsidRPr="00292DEB" w:rsidRDefault="005D0FED" w:rsidP="00CD2271">
            <w:pPr>
              <w:pStyle w:val="Normal0"/>
              <w:pBdr>
                <w:top w:val="nil"/>
                <w:left w:val="nil"/>
                <w:bottom w:val="nil"/>
                <w:right w:val="nil"/>
                <w:between w:val="nil"/>
              </w:pBdr>
              <w:spacing w:after="0" w:line="276" w:lineRule="auto"/>
              <w:ind w:left="115" w:hanging="115"/>
              <w:rPr>
                <w:b/>
                <w:color w:val="FF0000"/>
                <w:sz w:val="15"/>
                <w:szCs w:val="15"/>
                <w:lang w:val="en-US"/>
              </w:rPr>
            </w:pPr>
            <w:r w:rsidRPr="00292DEB">
              <w:rPr>
                <w:color w:val="000000"/>
                <w:sz w:val="15"/>
                <w:szCs w:val="15"/>
                <w:lang w:val="en-GB"/>
              </w:rPr>
              <w:lastRenderedPageBreak/>
              <w:t xml:space="preserve">No deferment possible for civil servants beyond </w:t>
            </w:r>
            <w:r w:rsidRPr="00292DEB">
              <w:rPr>
                <w:color w:val="C00000"/>
                <w:sz w:val="15"/>
                <w:szCs w:val="15"/>
                <w:lang w:val="en-GB"/>
              </w:rPr>
              <w:t>67</w:t>
            </w:r>
            <w:r w:rsidRPr="00292DEB">
              <w:rPr>
                <w:color w:val="000000"/>
                <w:sz w:val="15"/>
                <w:szCs w:val="15"/>
                <w:lang w:val="en-GB"/>
              </w:rPr>
              <w:t xml:space="preserve"> years of age.</w:t>
            </w:r>
          </w:p>
        </w:tc>
        <w:tc>
          <w:tcPr>
            <w:tcW w:w="167" w:type="pct"/>
          </w:tcPr>
          <w:p w14:paraId="106D0357"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15D39744" w14:textId="77777777" w:rsidR="005D0FED" w:rsidRPr="00292DEB" w:rsidRDefault="005D0FED" w:rsidP="00CD2271">
            <w:pPr>
              <w:spacing w:line="276" w:lineRule="auto"/>
              <w:rPr>
                <w:rFonts w:cs="Arial"/>
                <w:color w:val="0000FF"/>
                <w:lang w:val="en-US"/>
              </w:rPr>
            </w:pPr>
          </w:p>
        </w:tc>
        <w:tc>
          <w:tcPr>
            <w:tcW w:w="127" w:type="pct"/>
          </w:tcPr>
          <w:p w14:paraId="4125DD4C" w14:textId="77777777" w:rsidR="005D0FED" w:rsidRPr="00292DEB" w:rsidRDefault="005D0FED" w:rsidP="00CD2271">
            <w:pPr>
              <w:spacing w:line="276" w:lineRule="auto"/>
              <w:rPr>
                <w:rFonts w:cs="Arial"/>
                <w:color w:val="0000FF"/>
                <w:lang w:val="fr-FR"/>
              </w:rPr>
            </w:pPr>
            <w:r w:rsidRPr="00292DEB">
              <w:rPr>
                <w:rFonts w:cs="Arial"/>
                <w:color w:val="0000FF"/>
                <w:lang w:val="fr-FR"/>
              </w:rPr>
              <w:t>10</w:t>
            </w:r>
          </w:p>
          <w:p w14:paraId="5E23537D" w14:textId="77777777" w:rsidR="005D0FED" w:rsidRPr="00292DEB" w:rsidRDefault="005D0FED" w:rsidP="00CD2271">
            <w:pPr>
              <w:spacing w:line="276" w:lineRule="auto"/>
              <w:rPr>
                <w:rFonts w:cs="Arial"/>
                <w:color w:val="0000FF"/>
                <w:lang w:val="en-US"/>
              </w:rPr>
            </w:pPr>
          </w:p>
        </w:tc>
        <w:tc>
          <w:tcPr>
            <w:tcW w:w="402" w:type="pct"/>
          </w:tcPr>
          <w:p w14:paraId="64A78B64" w14:textId="77777777" w:rsidR="005D0FED" w:rsidRPr="00292DEB" w:rsidRDefault="005D0FED" w:rsidP="00CD2271">
            <w:pPr>
              <w:spacing w:line="276" w:lineRule="auto"/>
              <w:rPr>
                <w:rFonts w:cs="Arial"/>
                <w:color w:val="0000FF"/>
                <w:lang w:val="en-US"/>
              </w:rPr>
            </w:pPr>
            <w:r w:rsidRPr="00292DEB">
              <w:rPr>
                <w:rFonts w:cs="Arial"/>
                <w:color w:val="0000FF"/>
                <w:lang w:val="en-US"/>
              </w:rPr>
              <w:t>GREECE</w:t>
            </w:r>
          </w:p>
          <w:p w14:paraId="13A792C8" w14:textId="77777777" w:rsidR="005D0FED" w:rsidRPr="00292DEB" w:rsidRDefault="005D0FED" w:rsidP="00CD2271">
            <w:pPr>
              <w:spacing w:line="276" w:lineRule="auto"/>
              <w:rPr>
                <w:rFonts w:cs="Arial"/>
                <w:color w:val="0000FF"/>
                <w:lang w:val="en-US"/>
              </w:rPr>
            </w:pPr>
          </w:p>
        </w:tc>
      </w:tr>
      <w:tr w:rsidR="005D0FED" w:rsidRPr="00292DEB" w14:paraId="7B4A60FF" w14:textId="77777777" w:rsidTr="005D0FED">
        <w:tc>
          <w:tcPr>
            <w:tcW w:w="193" w:type="pct"/>
          </w:tcPr>
          <w:p w14:paraId="2A53E19A" w14:textId="77777777" w:rsidR="005D0FED" w:rsidRPr="00292DEB" w:rsidRDefault="005D0FED" w:rsidP="00CD2271">
            <w:pPr>
              <w:spacing w:line="276" w:lineRule="auto"/>
              <w:jc w:val="left"/>
              <w:rPr>
                <w:rFonts w:cs="Arial"/>
                <w:lang w:val="es-ES"/>
              </w:rPr>
            </w:pPr>
            <w:r w:rsidRPr="00292DEB">
              <w:rPr>
                <w:rFonts w:cs="Arial"/>
                <w:lang w:val="es-ES"/>
              </w:rPr>
              <w:t>EL</w:t>
            </w:r>
          </w:p>
          <w:p w14:paraId="6F02A217" w14:textId="77777777" w:rsidR="005D0FED" w:rsidRPr="00292DEB" w:rsidRDefault="005D0FED" w:rsidP="00CD2271">
            <w:pPr>
              <w:spacing w:line="276" w:lineRule="auto"/>
              <w:jc w:val="left"/>
              <w:rPr>
                <w:rFonts w:cs="Arial"/>
                <w:lang w:val="es-ES"/>
              </w:rPr>
            </w:pPr>
            <w:r w:rsidRPr="00292DEB">
              <w:rPr>
                <w:rFonts w:cs="Arial"/>
                <w:lang w:val="es-ES"/>
              </w:rPr>
              <w:t>EL</w:t>
            </w:r>
          </w:p>
          <w:p w14:paraId="531141B1" w14:textId="77777777" w:rsidR="005D0FED" w:rsidRPr="00292DEB" w:rsidRDefault="005D0FED" w:rsidP="00CD2271">
            <w:pPr>
              <w:spacing w:line="276" w:lineRule="auto"/>
              <w:jc w:val="left"/>
              <w:rPr>
                <w:rFonts w:cs="Arial"/>
                <w:lang w:val="es-ES"/>
              </w:rPr>
            </w:pPr>
            <w:r w:rsidRPr="00292DEB">
              <w:rPr>
                <w:rFonts w:cs="Arial"/>
                <w:lang w:val="es-ES"/>
              </w:rPr>
              <w:t>EL</w:t>
            </w:r>
          </w:p>
          <w:p w14:paraId="58120E86" w14:textId="77777777" w:rsidR="005D0FED" w:rsidRPr="00292DEB" w:rsidRDefault="005D0FED" w:rsidP="00CD2271">
            <w:pPr>
              <w:spacing w:line="276" w:lineRule="auto"/>
              <w:jc w:val="left"/>
              <w:rPr>
                <w:rFonts w:cs="Arial"/>
                <w:lang w:val="es-ES"/>
              </w:rPr>
            </w:pPr>
            <w:r w:rsidRPr="00292DEB">
              <w:rPr>
                <w:rFonts w:cs="Arial"/>
                <w:lang w:val="es-ES"/>
              </w:rPr>
              <w:t>EL</w:t>
            </w:r>
          </w:p>
          <w:p w14:paraId="12559346" w14:textId="1F895B0C" w:rsidR="005D0FED" w:rsidRPr="00292DEB" w:rsidRDefault="005D0FED" w:rsidP="00CD2271">
            <w:pPr>
              <w:spacing w:line="276" w:lineRule="auto"/>
              <w:jc w:val="left"/>
              <w:rPr>
                <w:rFonts w:cs="Arial"/>
                <w:b/>
                <w:lang w:val="es-ES"/>
              </w:rPr>
            </w:pPr>
          </w:p>
        </w:tc>
        <w:tc>
          <w:tcPr>
            <w:tcW w:w="1371" w:type="pct"/>
          </w:tcPr>
          <w:p w14:paraId="3AE250F1" w14:textId="77777777" w:rsidR="005D0FED" w:rsidRPr="00292DEB" w:rsidRDefault="005D0FED" w:rsidP="00CD2271">
            <w:pPr>
              <w:spacing w:line="276" w:lineRule="auto"/>
              <w:rPr>
                <w:rFonts w:cs="Arial"/>
                <w:i/>
                <w:iCs/>
              </w:rPr>
            </w:pPr>
            <w:r w:rsidRPr="00292DEB">
              <w:rPr>
                <w:rFonts w:cs="Arial"/>
                <w:i/>
                <w:iCs/>
              </w:rPr>
              <w:t>1. Säule (Hauptrente der e-EFKA):</w:t>
            </w:r>
          </w:p>
          <w:p w14:paraId="17480957" w14:textId="77777777" w:rsidR="005D0FED" w:rsidRPr="00292DEB" w:rsidRDefault="005D0FED" w:rsidP="00CD2271">
            <w:pPr>
              <w:spacing w:line="276" w:lineRule="auto"/>
              <w:rPr>
                <w:rFonts w:cs="Arial"/>
              </w:rPr>
            </w:pPr>
            <w:r w:rsidRPr="00292DEB">
              <w:rPr>
                <w:rFonts w:cs="Arial"/>
              </w:rPr>
              <w:t>Höhe des bisherigen rentenberechtigten Einkommens, Anzahl der Versicherungsjahre, Wohnsitz, Alter, Ersatzrate pro Jahr, BIP, Verbraucherpreisindex, Existenzfähigkeit des Pensionsfonds.</w:t>
            </w:r>
          </w:p>
          <w:p w14:paraId="419B15A3" w14:textId="77777777" w:rsidR="005D0FED" w:rsidRPr="00292DEB" w:rsidRDefault="005D0FED" w:rsidP="00CD2271">
            <w:pPr>
              <w:spacing w:line="276" w:lineRule="auto"/>
              <w:rPr>
                <w:rFonts w:cs="Arial"/>
              </w:rPr>
            </w:pPr>
          </w:p>
          <w:p w14:paraId="7599EF8B" w14:textId="77777777" w:rsidR="005D0FED" w:rsidRPr="00292DEB" w:rsidRDefault="005D0FED" w:rsidP="00CD2271">
            <w:pPr>
              <w:spacing w:line="276" w:lineRule="auto"/>
              <w:rPr>
                <w:rFonts w:cs="Arial"/>
              </w:rPr>
            </w:pPr>
            <w:r w:rsidRPr="00292DEB">
              <w:rPr>
                <w:rFonts w:cs="Arial"/>
              </w:rPr>
              <w:t>Unter besonderen Bedingungen, angerechnete Zeiträume (z. B., Zeiten in Ausbildung, Streiks, Ausbildung, Elternschaft, Wehrdienst und Inhaftierung), für die auf freiwilliger Basis rückwirkend Beiträge gezahlt wurden.</w:t>
            </w:r>
          </w:p>
          <w:p w14:paraId="2D87A5D4" w14:textId="77777777" w:rsidR="005D0FED" w:rsidRPr="00292DEB" w:rsidRDefault="005D0FED" w:rsidP="00CD2271">
            <w:pPr>
              <w:spacing w:line="276" w:lineRule="auto"/>
              <w:rPr>
                <w:rFonts w:cs="Arial"/>
                <w:b/>
                <w:color w:val="7030A0"/>
              </w:rPr>
            </w:pPr>
          </w:p>
          <w:p w14:paraId="47F17315" w14:textId="77777777" w:rsidR="005D0FED" w:rsidRPr="00292DEB" w:rsidRDefault="005D0FED" w:rsidP="00CD2271">
            <w:pPr>
              <w:spacing w:line="276" w:lineRule="auto"/>
              <w:rPr>
                <w:rFonts w:eastAsia="Arial" w:cs="Arial"/>
              </w:rPr>
            </w:pPr>
            <w:r w:rsidRPr="00292DEB">
              <w:rPr>
                <w:rFonts w:eastAsia="Arial" w:cs="Arial"/>
              </w:rPr>
              <w:t xml:space="preserve">Beiträge gezahlt während desselben Zeitraums an unterschiedliche Versicherungsfonds, eingebunden in die </w:t>
            </w:r>
            <w:r w:rsidRPr="00292DEB">
              <w:rPr>
                <w:rFonts w:eastAsia="Arial" w:cs="Arial"/>
                <w:color w:val="008000"/>
              </w:rPr>
              <w:t>Elektronische Nationale Sozialversicherung (e-EFKA</w:t>
            </w:r>
            <w:r w:rsidRPr="00292DEB">
              <w:rPr>
                <w:rFonts w:eastAsia="Arial" w:cs="Arial"/>
              </w:rPr>
              <w:t xml:space="preserve">) (parallele Versicherung – </w:t>
            </w:r>
            <w:r w:rsidRPr="00292DEB">
              <w:rPr>
                <w:rFonts w:eastAsia="Arial" w:cs="Arial"/>
                <w:i/>
                <w:color w:val="008080"/>
              </w:rPr>
              <w:t>παράλληλη ασφάλιση</w:t>
            </w:r>
            <w:r w:rsidRPr="00292DEB">
              <w:rPr>
                <w:rFonts w:eastAsia="Arial" w:cs="Arial"/>
              </w:rPr>
              <w:t xml:space="preserve">) (bis </w:t>
            </w:r>
            <w:r w:rsidRPr="00292DEB">
              <w:rPr>
                <w:rFonts w:eastAsia="Arial" w:cs="Arial"/>
                <w:color w:val="C00000"/>
              </w:rPr>
              <w:t>31. Dezember 2016</w:t>
            </w:r>
            <w:r w:rsidRPr="00292DEB">
              <w:rPr>
                <w:rFonts w:eastAsia="Arial" w:cs="Arial"/>
              </w:rPr>
              <w:t xml:space="preserve">) weil unterschiedliche Tätigkeiten ausgeführt wurden. </w:t>
            </w:r>
          </w:p>
          <w:p w14:paraId="14D8C7E5" w14:textId="77777777" w:rsidR="005D0FED" w:rsidRPr="00292DEB" w:rsidRDefault="005D0FED" w:rsidP="00CD2271">
            <w:pPr>
              <w:spacing w:line="276" w:lineRule="auto"/>
              <w:rPr>
                <w:rFonts w:eastAsia="Arial" w:cs="Arial"/>
              </w:rPr>
            </w:pPr>
          </w:p>
          <w:p w14:paraId="5B7958CF" w14:textId="77777777" w:rsidR="005D0FED" w:rsidRPr="00292DEB" w:rsidRDefault="005D0FED" w:rsidP="00CD2271">
            <w:pPr>
              <w:tabs>
                <w:tab w:val="left" w:pos="680"/>
                <w:tab w:val="center" w:pos="6521"/>
                <w:tab w:val="right" w:pos="12758"/>
              </w:tabs>
              <w:spacing w:line="276" w:lineRule="auto"/>
              <w:rPr>
                <w:rFonts w:cs="Arial"/>
              </w:rPr>
            </w:pPr>
            <w:r w:rsidRPr="00292DEB">
              <w:rPr>
                <w:rFonts w:eastAsia="Arial" w:cs="Arial"/>
              </w:rPr>
              <w:t xml:space="preserve">Versicherungszeit nach Beendigung der Tätigkeit oder Beschäftigung, für die Beiträge (für Arbeitgeber und Arbeitnehmer) freiwillig vom Arbeitnehmer gezahlt werden, um einen Anspruch auf Altersrente zu erwerben </w:t>
            </w:r>
            <w:r w:rsidRPr="00292DEB">
              <w:rPr>
                <w:rFonts w:cs="Arial"/>
                <w:color w:val="008080"/>
              </w:rPr>
              <w:t>(</w:t>
            </w:r>
            <w:r w:rsidRPr="00292DEB">
              <w:rPr>
                <w:rFonts w:cs="Arial"/>
                <w:i/>
                <w:color w:val="008080"/>
                <w:lang w:val="en-GB"/>
              </w:rPr>
              <w:t>π</w:t>
            </w:r>
            <w:proofErr w:type="spellStart"/>
            <w:r w:rsidRPr="00292DEB">
              <w:rPr>
                <w:rFonts w:cs="Arial"/>
                <w:i/>
                <w:color w:val="008080"/>
                <w:lang w:val="en-GB"/>
              </w:rPr>
              <w:t>ρο</w:t>
            </w:r>
            <w:proofErr w:type="spellEnd"/>
            <w:r w:rsidRPr="00292DEB">
              <w:rPr>
                <w:rFonts w:cs="Arial"/>
                <w:i/>
                <w:color w:val="008080"/>
                <w:lang w:val="en-GB"/>
              </w:rPr>
              <w:t>αιρετική</w:t>
            </w:r>
            <w:r w:rsidRPr="00292DEB">
              <w:rPr>
                <w:rFonts w:cs="Arial"/>
                <w:i/>
                <w:color w:val="008080"/>
              </w:rPr>
              <w:t xml:space="preserve"> </w:t>
            </w:r>
            <w:proofErr w:type="spellStart"/>
            <w:r w:rsidRPr="00292DEB">
              <w:rPr>
                <w:rFonts w:cs="Arial"/>
                <w:i/>
                <w:color w:val="008080"/>
                <w:lang w:val="en-GB"/>
              </w:rPr>
              <w:t>συνέχιση</w:t>
            </w:r>
            <w:proofErr w:type="spellEnd"/>
            <w:r w:rsidRPr="00292DEB">
              <w:rPr>
                <w:rFonts w:cs="Arial"/>
                <w:i/>
                <w:color w:val="008080"/>
              </w:rPr>
              <w:t xml:space="preserve"> </w:t>
            </w:r>
            <w:proofErr w:type="spellStart"/>
            <w:r w:rsidRPr="00292DEB">
              <w:rPr>
                <w:rFonts w:cs="Arial"/>
                <w:i/>
                <w:color w:val="008080"/>
                <w:lang w:val="en-GB"/>
              </w:rPr>
              <w:t>της</w:t>
            </w:r>
            <w:proofErr w:type="spellEnd"/>
            <w:r w:rsidRPr="00292DEB">
              <w:rPr>
                <w:rFonts w:cs="Arial"/>
                <w:i/>
                <w:color w:val="008080"/>
              </w:rPr>
              <w:t xml:space="preserve"> </w:t>
            </w:r>
            <w:r w:rsidRPr="00292DEB">
              <w:rPr>
                <w:rFonts w:cs="Arial"/>
                <w:i/>
                <w:color w:val="008080"/>
                <w:lang w:val="en-GB"/>
              </w:rPr>
              <w:t>α</w:t>
            </w:r>
            <w:proofErr w:type="spellStart"/>
            <w:r w:rsidRPr="00292DEB">
              <w:rPr>
                <w:rFonts w:cs="Arial"/>
                <w:i/>
                <w:color w:val="008080"/>
                <w:lang w:val="en-GB"/>
              </w:rPr>
              <w:t>σφάλισης</w:t>
            </w:r>
            <w:proofErr w:type="spellEnd"/>
            <w:r w:rsidRPr="00292DEB">
              <w:rPr>
                <w:rFonts w:cs="Arial"/>
                <w:color w:val="008080"/>
              </w:rPr>
              <w:t>)</w:t>
            </w:r>
            <w:r w:rsidRPr="00292DEB">
              <w:rPr>
                <w:rFonts w:cs="Arial"/>
              </w:rPr>
              <w:t>.</w:t>
            </w:r>
          </w:p>
          <w:p w14:paraId="77B035C4" w14:textId="77777777" w:rsidR="005D0FED" w:rsidRPr="00292DEB" w:rsidRDefault="005D0FED" w:rsidP="00CD2271">
            <w:pPr>
              <w:spacing w:line="276" w:lineRule="auto"/>
              <w:rPr>
                <w:rFonts w:cs="Arial"/>
                <w:i/>
                <w:iCs/>
              </w:rPr>
            </w:pPr>
          </w:p>
        </w:tc>
        <w:tc>
          <w:tcPr>
            <w:tcW w:w="1370" w:type="pct"/>
          </w:tcPr>
          <w:p w14:paraId="5950D504"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0D08CFCD" w14:textId="77777777" w:rsidR="005D0FED" w:rsidRPr="00292DEB" w:rsidRDefault="005D0FED" w:rsidP="00CD2271">
            <w:pPr>
              <w:spacing w:line="276" w:lineRule="auto"/>
              <w:rPr>
                <w:rFonts w:cs="Arial"/>
                <w:lang w:val="fr-BE"/>
              </w:rPr>
            </w:pPr>
            <w:r w:rsidRPr="00292DEB">
              <w:rPr>
                <w:rFonts w:cs="Arial"/>
                <w:lang w:val="fr-BE"/>
              </w:rPr>
              <w:t>Montant du salaire antérieur ouvrant droit à pension, nombre d'années d'affiliation, résidence, âge, coefficients de remplacement par année, PIB, indice des prix à la consommation, viabilité du fonds de pensions.</w:t>
            </w:r>
          </w:p>
          <w:p w14:paraId="26189AAE" w14:textId="77777777" w:rsidR="005D0FED" w:rsidRPr="00292DEB" w:rsidRDefault="005D0FED" w:rsidP="00CD2271">
            <w:pPr>
              <w:keepNext/>
              <w:spacing w:line="276" w:lineRule="auto"/>
              <w:outlineLvl w:val="2"/>
              <w:rPr>
                <w:rFonts w:cs="Arial"/>
                <w:lang w:val="fr-BE"/>
              </w:rPr>
            </w:pPr>
          </w:p>
          <w:p w14:paraId="18F2C953" w14:textId="77777777" w:rsidR="005D0FED" w:rsidRPr="00292DEB" w:rsidRDefault="005D0FED" w:rsidP="00CD2271">
            <w:pPr>
              <w:spacing w:line="276" w:lineRule="auto"/>
              <w:rPr>
                <w:rFonts w:cs="Arial"/>
                <w:lang w:val="fr-BE"/>
              </w:rPr>
            </w:pPr>
            <w:r w:rsidRPr="00292DEB">
              <w:rPr>
                <w:rFonts w:cs="Arial"/>
                <w:lang w:val="fr-BE"/>
              </w:rPr>
              <w:t>Sous certaines conditions, périodes créditées (par exemple périodes d’études, de grève, d'apprentissage, de parentalité, de service militaire et d’emprisonnement) pour lesquelles des cotisations ont été versées rétroactivement sur une base volontaire.</w:t>
            </w:r>
          </w:p>
          <w:p w14:paraId="35222CE6" w14:textId="77777777" w:rsidR="005D0FED" w:rsidRPr="00292DEB" w:rsidRDefault="005D0FED" w:rsidP="00CD2271">
            <w:pPr>
              <w:keepNext/>
              <w:spacing w:line="276" w:lineRule="auto"/>
              <w:outlineLvl w:val="2"/>
              <w:rPr>
                <w:rFonts w:cs="Arial"/>
                <w:lang w:val="fr-BE"/>
              </w:rPr>
            </w:pPr>
          </w:p>
          <w:p w14:paraId="7B2152C9" w14:textId="77777777" w:rsidR="005D0FED" w:rsidRPr="00292DEB" w:rsidRDefault="005D0FED" w:rsidP="00CD2271">
            <w:pPr>
              <w:keepNext/>
              <w:spacing w:line="276" w:lineRule="auto"/>
              <w:outlineLvl w:val="3"/>
              <w:rPr>
                <w:rFonts w:eastAsia="Arial" w:cs="Arial"/>
                <w:lang w:val="fr-BE"/>
              </w:rPr>
            </w:pPr>
            <w:r w:rsidRPr="00292DEB">
              <w:rPr>
                <w:rFonts w:cs="Arial"/>
                <w:lang w:val="fr-BE"/>
              </w:rPr>
              <w:t xml:space="preserve">Les cotisations versées pendant la même période à différents fonds d’assurance relevant du </w:t>
            </w:r>
            <w:r w:rsidRPr="00292DEB">
              <w:rPr>
                <w:rFonts w:cs="Arial"/>
                <w:color w:val="008000"/>
                <w:lang w:val="fr-BE"/>
              </w:rPr>
              <w:t>Fonds national en ligne pour la sécurité sociale (e-EFKA)</w:t>
            </w:r>
            <w:r w:rsidRPr="00292DEB">
              <w:rPr>
                <w:rFonts w:cs="Arial"/>
                <w:lang w:val="fr-BE"/>
              </w:rPr>
              <w:t xml:space="preserve"> (assurance parallèle </w:t>
            </w:r>
            <w:r w:rsidRPr="00292DEB">
              <w:rPr>
                <w:rFonts w:eastAsia="Arial" w:cs="Arial"/>
                <w:lang w:val="fr-BE"/>
              </w:rPr>
              <w:t xml:space="preserve">– </w:t>
            </w:r>
            <w:r w:rsidRPr="00292DEB">
              <w:rPr>
                <w:rFonts w:eastAsia="Arial" w:cs="Arial"/>
                <w:i/>
                <w:color w:val="008080"/>
                <w:lang w:val="fr-BE"/>
              </w:rPr>
              <w:t>πα</w:t>
            </w:r>
            <w:proofErr w:type="spellStart"/>
            <w:r w:rsidRPr="00292DEB">
              <w:rPr>
                <w:rFonts w:eastAsia="Arial" w:cs="Arial"/>
                <w:i/>
                <w:color w:val="008080"/>
                <w:lang w:val="fr-BE"/>
              </w:rPr>
              <w:t>ράλληλη</w:t>
            </w:r>
            <w:proofErr w:type="spellEnd"/>
            <w:r w:rsidRPr="00292DEB">
              <w:rPr>
                <w:rFonts w:eastAsia="Arial" w:cs="Arial"/>
                <w:i/>
                <w:color w:val="008080"/>
                <w:lang w:val="fr-BE"/>
              </w:rPr>
              <w:t xml:space="preserve"> α</w:t>
            </w:r>
            <w:proofErr w:type="spellStart"/>
            <w:r w:rsidRPr="00292DEB">
              <w:rPr>
                <w:rFonts w:eastAsia="Arial" w:cs="Arial"/>
                <w:i/>
                <w:color w:val="008080"/>
                <w:lang w:val="fr-BE"/>
              </w:rPr>
              <w:t>σφάλιση</w:t>
            </w:r>
            <w:proofErr w:type="spellEnd"/>
            <w:r w:rsidRPr="00292DEB">
              <w:rPr>
                <w:rFonts w:eastAsia="Arial" w:cs="Arial"/>
                <w:lang w:val="fr-BE"/>
              </w:rPr>
              <w:t xml:space="preserve">) (jusqu’au </w:t>
            </w:r>
            <w:r w:rsidRPr="00292DEB">
              <w:rPr>
                <w:rFonts w:eastAsia="Arial" w:cs="Arial"/>
                <w:color w:val="C00000"/>
                <w:lang w:val="fr-BE"/>
              </w:rPr>
              <w:t>31 décembre 2016</w:t>
            </w:r>
            <w:r w:rsidRPr="00292DEB">
              <w:rPr>
                <w:rFonts w:eastAsia="Arial" w:cs="Arial"/>
                <w:lang w:val="fr-BE"/>
              </w:rPr>
              <w:t>) en cas de réalisation de plusieurs métiers.</w:t>
            </w:r>
          </w:p>
          <w:p w14:paraId="4871E40D" w14:textId="77777777" w:rsidR="005D0FED" w:rsidRPr="00292DEB" w:rsidRDefault="005D0FED" w:rsidP="00CD2271">
            <w:pPr>
              <w:spacing w:line="276" w:lineRule="auto"/>
              <w:rPr>
                <w:rFonts w:cs="Arial"/>
                <w:b/>
                <w:color w:val="FF0000"/>
                <w:lang w:val="fr-BE"/>
              </w:rPr>
            </w:pPr>
          </w:p>
          <w:p w14:paraId="5446AA74" w14:textId="77777777" w:rsidR="005D0FED" w:rsidRPr="00292DEB" w:rsidRDefault="005D0FED" w:rsidP="00CD2271">
            <w:pPr>
              <w:tabs>
                <w:tab w:val="left" w:pos="680"/>
                <w:tab w:val="center" w:pos="6521"/>
                <w:tab w:val="right" w:pos="12758"/>
              </w:tabs>
              <w:spacing w:line="276" w:lineRule="auto"/>
              <w:rPr>
                <w:rFonts w:cs="Arial"/>
                <w:lang w:val="fr-BE"/>
              </w:rPr>
            </w:pPr>
            <w:r w:rsidRPr="00292DEB">
              <w:rPr>
                <w:rFonts w:cs="Arial"/>
                <w:lang w:val="fr-BE"/>
              </w:rPr>
              <w:t xml:space="preserve">Période d’assurance après la fin de l’activité ou de l’emploi pour laquelle des cotisations (de l’employeur et du salarié) sont versées à titre volontaire par le salarié pour pouvoir prétendre à la pension de retraite </w:t>
            </w:r>
            <w:r w:rsidRPr="00292DEB">
              <w:rPr>
                <w:rFonts w:cs="Arial"/>
                <w:color w:val="008080"/>
                <w:lang w:val="fr-BE"/>
              </w:rPr>
              <w:t>(</w:t>
            </w:r>
            <w:r w:rsidRPr="00292DEB">
              <w:rPr>
                <w:rFonts w:cs="Arial"/>
                <w:i/>
                <w:color w:val="008080"/>
                <w:lang w:val="fr-BE"/>
              </w:rPr>
              <w:t>π</w:t>
            </w:r>
            <w:proofErr w:type="spellStart"/>
            <w:r w:rsidRPr="00292DEB">
              <w:rPr>
                <w:rFonts w:cs="Arial"/>
                <w:i/>
                <w:color w:val="008080"/>
                <w:lang w:val="fr-BE"/>
              </w:rPr>
              <w:t>ρο</w:t>
            </w:r>
            <w:proofErr w:type="spellEnd"/>
            <w:r w:rsidRPr="00292DEB">
              <w:rPr>
                <w:rFonts w:cs="Arial"/>
                <w:i/>
                <w:color w:val="008080"/>
                <w:lang w:val="fr-BE"/>
              </w:rPr>
              <w:t xml:space="preserve">αιρετική </w:t>
            </w:r>
            <w:proofErr w:type="spellStart"/>
            <w:r w:rsidRPr="00292DEB">
              <w:rPr>
                <w:rFonts w:cs="Arial"/>
                <w:i/>
                <w:color w:val="008080"/>
                <w:lang w:val="fr-BE"/>
              </w:rPr>
              <w:t>συνέχιση</w:t>
            </w:r>
            <w:proofErr w:type="spellEnd"/>
            <w:r w:rsidRPr="00292DEB">
              <w:rPr>
                <w:rFonts w:cs="Arial"/>
                <w:i/>
                <w:color w:val="008080"/>
                <w:lang w:val="fr-BE"/>
              </w:rPr>
              <w:t xml:space="preserve"> </w:t>
            </w:r>
            <w:proofErr w:type="spellStart"/>
            <w:r w:rsidRPr="00292DEB">
              <w:rPr>
                <w:rFonts w:cs="Arial"/>
                <w:i/>
                <w:color w:val="008080"/>
                <w:lang w:val="fr-BE"/>
              </w:rPr>
              <w:t>της</w:t>
            </w:r>
            <w:proofErr w:type="spellEnd"/>
            <w:r w:rsidRPr="00292DEB">
              <w:rPr>
                <w:rFonts w:cs="Arial"/>
                <w:i/>
                <w:color w:val="008080"/>
                <w:lang w:val="fr-BE"/>
              </w:rPr>
              <w:t xml:space="preserve"> α</w:t>
            </w:r>
            <w:proofErr w:type="spellStart"/>
            <w:r w:rsidRPr="00292DEB">
              <w:rPr>
                <w:rFonts w:cs="Arial"/>
                <w:i/>
                <w:color w:val="008080"/>
                <w:lang w:val="fr-BE"/>
              </w:rPr>
              <w:t>σφάλισης</w:t>
            </w:r>
            <w:proofErr w:type="spellEnd"/>
            <w:r w:rsidRPr="00292DEB">
              <w:rPr>
                <w:rFonts w:cs="Arial"/>
                <w:color w:val="008080"/>
                <w:lang w:val="fr-BE"/>
              </w:rPr>
              <w:t>)</w:t>
            </w:r>
            <w:r w:rsidRPr="00292DEB">
              <w:rPr>
                <w:rFonts w:cs="Arial"/>
                <w:lang w:val="fr-BE"/>
              </w:rPr>
              <w:t>.</w:t>
            </w:r>
          </w:p>
          <w:p w14:paraId="6538C035" w14:textId="77777777" w:rsidR="005D0FED" w:rsidRPr="00292DEB" w:rsidRDefault="005D0FED" w:rsidP="00CD2271">
            <w:pPr>
              <w:pStyle w:val="StandardLinks"/>
              <w:spacing w:line="276" w:lineRule="auto"/>
              <w:jc w:val="both"/>
              <w:rPr>
                <w:rFonts w:cs="Arial"/>
                <w:i/>
                <w:iCs/>
                <w:lang w:val="fr-BE"/>
              </w:rPr>
            </w:pPr>
          </w:p>
        </w:tc>
        <w:tc>
          <w:tcPr>
            <w:tcW w:w="1370" w:type="pct"/>
          </w:tcPr>
          <w:p w14:paraId="7EE1DAD7" w14:textId="77777777" w:rsidR="005D0FED" w:rsidRPr="00292DEB" w:rsidRDefault="005D0FED" w:rsidP="00CD2271">
            <w:pPr>
              <w:pStyle w:val="Normal0"/>
              <w:spacing w:after="0"/>
              <w:rPr>
                <w:color w:val="000000" w:themeColor="text1"/>
                <w:sz w:val="15"/>
                <w:szCs w:val="15"/>
                <w:lang w:val="en-GB"/>
              </w:rPr>
            </w:pPr>
            <w:r w:rsidRPr="00292DEB">
              <w:rPr>
                <w:b/>
                <w:color w:val="FF0000"/>
                <w:sz w:val="15"/>
                <w:szCs w:val="15"/>
                <w:lang w:val="en-GB"/>
              </w:rPr>
              <w:t>E-VI-11-EL</w:t>
            </w:r>
          </w:p>
          <w:p w14:paraId="399571BA" w14:textId="77777777" w:rsidR="005D0FED" w:rsidRPr="00292DEB" w:rsidRDefault="005D0FED" w:rsidP="00CD2271">
            <w:pPr>
              <w:pStyle w:val="Normal0"/>
              <w:spacing w:after="0"/>
              <w:rPr>
                <w:i/>
                <w:sz w:val="15"/>
                <w:szCs w:val="15"/>
                <w:lang w:val="en-GB"/>
              </w:rPr>
            </w:pPr>
            <w:r w:rsidRPr="00292DEB">
              <w:rPr>
                <w:i/>
                <w:sz w:val="15"/>
                <w:szCs w:val="15"/>
                <w:lang w:val="en-GB"/>
              </w:rPr>
              <w:t>1</w:t>
            </w:r>
            <w:r w:rsidRPr="00292DEB">
              <w:rPr>
                <w:i/>
                <w:sz w:val="15"/>
                <w:szCs w:val="15"/>
                <w:vertAlign w:val="superscript"/>
                <w:lang w:val="en-GB"/>
              </w:rPr>
              <w:t>st</w:t>
            </w:r>
            <w:r w:rsidRPr="00292DEB">
              <w:rPr>
                <w:i/>
                <w:sz w:val="15"/>
                <w:szCs w:val="15"/>
                <w:lang w:val="en-GB"/>
              </w:rPr>
              <w:t xml:space="preserve"> pillar (main pension of e-EFKA)</w:t>
            </w:r>
            <w:r w:rsidRPr="00292DEB">
              <w:rPr>
                <w:sz w:val="15"/>
                <w:szCs w:val="15"/>
                <w:lang w:val="en-GB"/>
              </w:rPr>
              <w:t>:</w:t>
            </w:r>
          </w:p>
          <w:p w14:paraId="3538BDB8" w14:textId="77777777" w:rsidR="005D0FED" w:rsidRPr="00292DEB" w:rsidRDefault="005D0FED" w:rsidP="00CD2271">
            <w:pPr>
              <w:pStyle w:val="Normal0"/>
              <w:spacing w:after="0"/>
              <w:rPr>
                <w:color w:val="000000" w:themeColor="text1"/>
                <w:sz w:val="15"/>
                <w:szCs w:val="15"/>
                <w:lang w:val="en-GB"/>
              </w:rPr>
            </w:pPr>
            <w:r w:rsidRPr="00292DEB">
              <w:rPr>
                <w:color w:val="000000" w:themeColor="text1"/>
                <w:sz w:val="15"/>
                <w:szCs w:val="15"/>
                <w:lang w:val="en-GB"/>
              </w:rPr>
              <w:t>Amount of previous pensionable earnings, number of insured years, residence, age, coefficients of replacement per year, GDP, Consumer Price Index, viability of pension fund.</w:t>
            </w:r>
          </w:p>
          <w:p w14:paraId="5CD30AD1" w14:textId="77777777" w:rsidR="005D0FED" w:rsidRPr="00292DEB" w:rsidRDefault="005D0FED" w:rsidP="00CD2271">
            <w:pPr>
              <w:pStyle w:val="Normal0"/>
              <w:spacing w:before="0" w:after="0"/>
              <w:rPr>
                <w:color w:val="000000" w:themeColor="text1"/>
                <w:sz w:val="15"/>
                <w:szCs w:val="15"/>
                <w:lang w:val="en-GB"/>
              </w:rPr>
            </w:pPr>
          </w:p>
          <w:p w14:paraId="2752DF00" w14:textId="77777777" w:rsidR="005D0FED" w:rsidRPr="00292DEB" w:rsidRDefault="005D0FED" w:rsidP="00CD2271">
            <w:pPr>
              <w:pStyle w:val="Normal0"/>
              <w:spacing w:before="0" w:after="0"/>
              <w:rPr>
                <w:color w:val="000000" w:themeColor="text1"/>
                <w:sz w:val="15"/>
                <w:szCs w:val="15"/>
                <w:lang w:val="en-GB"/>
              </w:rPr>
            </w:pPr>
            <w:r w:rsidRPr="00292DEB">
              <w:rPr>
                <w:color w:val="000000" w:themeColor="text1"/>
                <w:sz w:val="15"/>
                <w:szCs w:val="15"/>
                <w:lang w:val="en-GB"/>
              </w:rPr>
              <w:t>Under specific conditions, credited periods (e.g. periods in education, strikes, apprenticeships, parenthood, military service and imprisonment) for which contributions have been paid retroactively on a voluntary basis.</w:t>
            </w:r>
          </w:p>
          <w:p w14:paraId="3141CC22" w14:textId="77777777" w:rsidR="005D0FED" w:rsidRPr="00292DEB" w:rsidRDefault="005D0FED" w:rsidP="00CD2271">
            <w:pPr>
              <w:pStyle w:val="Normal0"/>
              <w:spacing w:before="0" w:after="0"/>
              <w:rPr>
                <w:color w:val="000000" w:themeColor="text1"/>
                <w:sz w:val="15"/>
                <w:szCs w:val="15"/>
                <w:lang w:val="en-GB"/>
              </w:rPr>
            </w:pPr>
          </w:p>
          <w:p w14:paraId="4440F29E" w14:textId="77777777" w:rsidR="005D0FED" w:rsidRPr="00292DEB" w:rsidRDefault="005D0FED" w:rsidP="00CD2271">
            <w:pPr>
              <w:pStyle w:val="Normal0"/>
              <w:spacing w:before="0" w:after="0"/>
              <w:rPr>
                <w:b/>
                <w:bCs/>
                <w:color w:val="FF0000"/>
                <w:sz w:val="15"/>
                <w:szCs w:val="15"/>
                <w:lang w:val="en-GB"/>
              </w:rPr>
            </w:pPr>
            <w:r w:rsidRPr="00292DEB">
              <w:rPr>
                <w:color w:val="000000" w:themeColor="text1"/>
                <w:sz w:val="15"/>
                <w:szCs w:val="15"/>
                <w:lang w:val="en-GB"/>
              </w:rPr>
              <w:t xml:space="preserve">Contributions paid during the same period to different insurance funds incorporated in </w:t>
            </w:r>
            <w:r w:rsidRPr="00292DEB">
              <w:rPr>
                <w:color w:val="008000"/>
                <w:sz w:val="15"/>
                <w:szCs w:val="15"/>
                <w:lang w:val="en-GB"/>
              </w:rPr>
              <w:t>the Electronic National Social Security Fund (e-EFKA</w:t>
            </w:r>
            <w:r w:rsidRPr="00292DEB">
              <w:rPr>
                <w:color w:val="000000" w:themeColor="text1"/>
                <w:sz w:val="15"/>
                <w:szCs w:val="15"/>
                <w:lang w:val="en-GB"/>
              </w:rPr>
              <w:t xml:space="preserve">) (parallel insurance – </w:t>
            </w:r>
            <w:r w:rsidRPr="00292DEB">
              <w:rPr>
                <w:i/>
                <w:iCs/>
                <w:color w:val="008080"/>
                <w:sz w:val="15"/>
                <w:szCs w:val="15"/>
              </w:rPr>
              <w:t>πα</w:t>
            </w:r>
            <w:proofErr w:type="spellStart"/>
            <w:r w:rsidRPr="00292DEB">
              <w:rPr>
                <w:i/>
                <w:iCs/>
                <w:color w:val="008080"/>
                <w:sz w:val="15"/>
                <w:szCs w:val="15"/>
              </w:rPr>
              <w:t>ράλληλη</w:t>
            </w:r>
            <w:proofErr w:type="spellEnd"/>
            <w:r w:rsidRPr="00292DEB">
              <w:rPr>
                <w:i/>
                <w:iCs/>
                <w:color w:val="008080"/>
                <w:sz w:val="15"/>
                <w:szCs w:val="15"/>
                <w:lang w:val="en-GB"/>
              </w:rPr>
              <w:t xml:space="preserve"> </w:t>
            </w:r>
            <w:r w:rsidRPr="00292DEB">
              <w:rPr>
                <w:i/>
                <w:iCs/>
                <w:color w:val="008080"/>
                <w:sz w:val="15"/>
                <w:szCs w:val="15"/>
              </w:rPr>
              <w:t>α</w:t>
            </w:r>
            <w:proofErr w:type="spellStart"/>
            <w:r w:rsidRPr="00292DEB">
              <w:rPr>
                <w:i/>
                <w:iCs/>
                <w:color w:val="008080"/>
                <w:sz w:val="15"/>
                <w:szCs w:val="15"/>
              </w:rPr>
              <w:t>σφάλιση</w:t>
            </w:r>
            <w:proofErr w:type="spellEnd"/>
            <w:r w:rsidRPr="00292DEB">
              <w:rPr>
                <w:color w:val="000000" w:themeColor="text1"/>
                <w:sz w:val="15"/>
                <w:szCs w:val="15"/>
                <w:lang w:val="en-GB"/>
              </w:rPr>
              <w:t xml:space="preserve">) (until </w:t>
            </w:r>
            <w:r w:rsidRPr="00292DEB">
              <w:rPr>
                <w:color w:val="C00000"/>
                <w:sz w:val="15"/>
                <w:szCs w:val="15"/>
                <w:lang w:val="en-GB"/>
              </w:rPr>
              <w:t>31/12/2016</w:t>
            </w:r>
            <w:r w:rsidRPr="00292DEB">
              <w:rPr>
                <w:color w:val="000000" w:themeColor="text1"/>
                <w:sz w:val="15"/>
                <w:szCs w:val="15"/>
                <w:lang w:val="en-GB"/>
              </w:rPr>
              <w:t>) because of pursuing different occupations.</w:t>
            </w:r>
          </w:p>
          <w:p w14:paraId="0AA86F11" w14:textId="77777777" w:rsidR="005D0FED" w:rsidRPr="00292DEB" w:rsidRDefault="005D0FED" w:rsidP="00CD2271">
            <w:pPr>
              <w:pStyle w:val="Normal0"/>
              <w:spacing w:before="0" w:after="0"/>
              <w:rPr>
                <w:b/>
                <w:color w:val="FF0000"/>
                <w:sz w:val="15"/>
                <w:szCs w:val="15"/>
                <w:lang w:val="en-GB"/>
              </w:rPr>
            </w:pPr>
          </w:p>
          <w:p w14:paraId="7AB9A694" w14:textId="77777777" w:rsidR="005D0FED" w:rsidRPr="00292DEB" w:rsidRDefault="005D0FED" w:rsidP="00CD2271">
            <w:pPr>
              <w:pStyle w:val="Normal0"/>
              <w:tabs>
                <w:tab w:val="left" w:pos="680"/>
                <w:tab w:val="center" w:pos="6521"/>
                <w:tab w:val="right" w:pos="12758"/>
              </w:tabs>
              <w:spacing w:before="0" w:after="0"/>
              <w:rPr>
                <w:color w:val="000000" w:themeColor="text1"/>
                <w:sz w:val="15"/>
                <w:szCs w:val="15"/>
                <w:lang w:val="en-GB"/>
              </w:rPr>
            </w:pPr>
            <w:r w:rsidRPr="00292DEB">
              <w:rPr>
                <w:color w:val="000000" w:themeColor="text1"/>
                <w:sz w:val="15"/>
                <w:szCs w:val="15"/>
                <w:lang w:val="en-GB"/>
              </w:rPr>
              <w:t xml:space="preserve">Insurance period after termination of activity or employment for which contributions (for employer and employee) are paid voluntarily by the employee </w:t>
            </w:r>
            <w:proofErr w:type="gramStart"/>
            <w:r w:rsidRPr="00292DEB">
              <w:rPr>
                <w:color w:val="000000" w:themeColor="text1"/>
                <w:sz w:val="15"/>
                <w:szCs w:val="15"/>
                <w:lang w:val="en-GB"/>
              </w:rPr>
              <w:t>in order to</w:t>
            </w:r>
            <w:proofErr w:type="gramEnd"/>
            <w:r w:rsidRPr="00292DEB">
              <w:rPr>
                <w:color w:val="000000" w:themeColor="text1"/>
                <w:sz w:val="15"/>
                <w:szCs w:val="15"/>
                <w:lang w:val="en-GB"/>
              </w:rPr>
              <w:t xml:space="preserve"> establish entitlement to old age pension </w:t>
            </w:r>
            <w:r w:rsidRPr="00292DEB">
              <w:rPr>
                <w:color w:val="008080"/>
                <w:sz w:val="15"/>
                <w:szCs w:val="15"/>
                <w:lang w:val="en-GB"/>
              </w:rPr>
              <w:t>(</w:t>
            </w:r>
            <w:r w:rsidRPr="00292DEB">
              <w:rPr>
                <w:i/>
                <w:color w:val="008080"/>
                <w:sz w:val="15"/>
                <w:szCs w:val="15"/>
              </w:rPr>
              <w:t>π</w:t>
            </w:r>
            <w:proofErr w:type="spellStart"/>
            <w:r w:rsidRPr="00292DEB">
              <w:rPr>
                <w:i/>
                <w:color w:val="008080"/>
                <w:sz w:val="15"/>
                <w:szCs w:val="15"/>
              </w:rPr>
              <w:t>ρο</w:t>
            </w:r>
            <w:proofErr w:type="spellEnd"/>
            <w:r w:rsidRPr="00292DEB">
              <w:rPr>
                <w:i/>
                <w:color w:val="008080"/>
                <w:sz w:val="15"/>
                <w:szCs w:val="15"/>
              </w:rPr>
              <w:t>αιρετική</w:t>
            </w:r>
            <w:r w:rsidRPr="00292DEB">
              <w:rPr>
                <w:i/>
                <w:color w:val="008080"/>
                <w:sz w:val="15"/>
                <w:szCs w:val="15"/>
                <w:lang w:val="en-GB"/>
              </w:rPr>
              <w:t xml:space="preserve"> </w:t>
            </w:r>
            <w:proofErr w:type="spellStart"/>
            <w:r w:rsidRPr="00292DEB">
              <w:rPr>
                <w:i/>
                <w:color w:val="008080"/>
                <w:sz w:val="15"/>
                <w:szCs w:val="15"/>
              </w:rPr>
              <w:t>συνέχισητης</w:t>
            </w:r>
            <w:proofErr w:type="spellEnd"/>
            <w:r w:rsidRPr="00292DEB">
              <w:rPr>
                <w:i/>
                <w:color w:val="008080"/>
                <w:sz w:val="15"/>
                <w:szCs w:val="15"/>
                <w:lang w:val="en-GB"/>
              </w:rPr>
              <w:t xml:space="preserve"> </w:t>
            </w:r>
            <w:r w:rsidRPr="00292DEB">
              <w:rPr>
                <w:i/>
                <w:color w:val="008080"/>
                <w:sz w:val="15"/>
                <w:szCs w:val="15"/>
              </w:rPr>
              <w:t>α</w:t>
            </w:r>
            <w:proofErr w:type="spellStart"/>
            <w:r w:rsidRPr="00292DEB">
              <w:rPr>
                <w:i/>
                <w:color w:val="008080"/>
                <w:sz w:val="15"/>
                <w:szCs w:val="15"/>
              </w:rPr>
              <w:t>σφάλισης</w:t>
            </w:r>
            <w:proofErr w:type="spellEnd"/>
            <w:r w:rsidRPr="00292DEB">
              <w:rPr>
                <w:color w:val="008080"/>
                <w:sz w:val="15"/>
                <w:szCs w:val="15"/>
                <w:lang w:val="en-GB"/>
              </w:rPr>
              <w:t>)</w:t>
            </w:r>
            <w:r w:rsidRPr="00292DEB">
              <w:rPr>
                <w:color w:val="000000" w:themeColor="text1"/>
                <w:sz w:val="15"/>
                <w:szCs w:val="15"/>
                <w:lang w:val="en-GB"/>
              </w:rPr>
              <w:t>.</w:t>
            </w:r>
          </w:p>
          <w:p w14:paraId="57B72B33"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A9B72EB"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11F96D83" w14:textId="77777777" w:rsidR="005D0FED" w:rsidRPr="00292DEB" w:rsidRDefault="005D0FED" w:rsidP="00CD2271">
            <w:pPr>
              <w:spacing w:line="276" w:lineRule="auto"/>
              <w:rPr>
                <w:rFonts w:cs="Arial"/>
                <w:color w:val="0000FF"/>
              </w:rPr>
            </w:pPr>
          </w:p>
        </w:tc>
        <w:tc>
          <w:tcPr>
            <w:tcW w:w="127" w:type="pct"/>
          </w:tcPr>
          <w:p w14:paraId="089450F4" w14:textId="77777777" w:rsidR="005D0FED" w:rsidRPr="00292DEB" w:rsidRDefault="005D0FED" w:rsidP="00CD2271">
            <w:pPr>
              <w:spacing w:line="276" w:lineRule="auto"/>
              <w:rPr>
                <w:rFonts w:cs="Arial"/>
                <w:color w:val="0000FF"/>
                <w:lang w:val="fr-FR"/>
              </w:rPr>
            </w:pPr>
            <w:r w:rsidRPr="00292DEB">
              <w:rPr>
                <w:rFonts w:cs="Arial"/>
                <w:color w:val="0000FF"/>
                <w:lang w:val="fr-FR"/>
              </w:rPr>
              <w:t>11</w:t>
            </w:r>
          </w:p>
          <w:p w14:paraId="575178A2" w14:textId="77777777" w:rsidR="005D0FED" w:rsidRPr="00292DEB" w:rsidRDefault="005D0FED" w:rsidP="00CD2271">
            <w:pPr>
              <w:spacing w:line="276" w:lineRule="auto"/>
              <w:rPr>
                <w:rFonts w:cs="Arial"/>
                <w:color w:val="0000FF"/>
              </w:rPr>
            </w:pPr>
          </w:p>
        </w:tc>
        <w:tc>
          <w:tcPr>
            <w:tcW w:w="402" w:type="pct"/>
          </w:tcPr>
          <w:p w14:paraId="3CF2613B"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36BC926E" w14:textId="77777777" w:rsidR="005D0FED" w:rsidRPr="00292DEB" w:rsidRDefault="005D0FED" w:rsidP="00CD2271">
            <w:pPr>
              <w:spacing w:line="276" w:lineRule="auto"/>
              <w:rPr>
                <w:rFonts w:cs="Arial"/>
                <w:color w:val="0000FF"/>
              </w:rPr>
            </w:pPr>
          </w:p>
        </w:tc>
      </w:tr>
      <w:tr w:rsidR="005D0FED" w:rsidRPr="00292DEB" w14:paraId="7209E502" w14:textId="77777777" w:rsidTr="005D0FED">
        <w:tc>
          <w:tcPr>
            <w:tcW w:w="193" w:type="pct"/>
          </w:tcPr>
          <w:p w14:paraId="5C7909EE" w14:textId="77777777" w:rsidR="005D0FED" w:rsidRPr="00292DEB" w:rsidRDefault="005D0FED" w:rsidP="00CD2271">
            <w:pPr>
              <w:spacing w:line="276" w:lineRule="auto"/>
              <w:jc w:val="left"/>
              <w:rPr>
                <w:rFonts w:cs="Arial"/>
                <w:lang w:val="es-ES"/>
              </w:rPr>
            </w:pPr>
            <w:r w:rsidRPr="00292DEB">
              <w:rPr>
                <w:rFonts w:cs="Arial"/>
                <w:lang w:val="es-ES"/>
              </w:rPr>
              <w:t>EL</w:t>
            </w:r>
          </w:p>
          <w:p w14:paraId="2A7EC7BA" w14:textId="77777777" w:rsidR="005D0FED" w:rsidRPr="00292DEB" w:rsidRDefault="005D0FED" w:rsidP="00CD2271">
            <w:pPr>
              <w:spacing w:line="276" w:lineRule="auto"/>
              <w:jc w:val="left"/>
              <w:rPr>
                <w:rFonts w:cs="Arial"/>
                <w:lang w:val="es-ES"/>
              </w:rPr>
            </w:pPr>
            <w:r w:rsidRPr="00292DEB">
              <w:rPr>
                <w:rFonts w:cs="Arial"/>
                <w:lang w:val="es-ES"/>
              </w:rPr>
              <w:t>EL</w:t>
            </w:r>
          </w:p>
          <w:p w14:paraId="5CC1035C" w14:textId="77777777" w:rsidR="005D0FED" w:rsidRPr="00292DEB" w:rsidRDefault="005D0FED" w:rsidP="00CD2271">
            <w:pPr>
              <w:spacing w:line="276" w:lineRule="auto"/>
              <w:jc w:val="left"/>
              <w:rPr>
                <w:rFonts w:cs="Arial"/>
                <w:lang w:val="es-ES"/>
              </w:rPr>
            </w:pPr>
            <w:r w:rsidRPr="00292DEB">
              <w:rPr>
                <w:rFonts w:cs="Arial"/>
                <w:lang w:val="es-ES"/>
              </w:rPr>
              <w:t>EL</w:t>
            </w:r>
          </w:p>
          <w:p w14:paraId="24E9F3B4" w14:textId="78F166A6" w:rsidR="005D0FED" w:rsidRPr="00292DEB" w:rsidRDefault="005D0FED" w:rsidP="00CD2271">
            <w:pPr>
              <w:spacing w:line="276" w:lineRule="auto"/>
              <w:jc w:val="left"/>
              <w:rPr>
                <w:rFonts w:cs="Arial"/>
                <w:b/>
                <w:lang w:val="es-ES"/>
              </w:rPr>
            </w:pPr>
          </w:p>
        </w:tc>
        <w:tc>
          <w:tcPr>
            <w:tcW w:w="1371" w:type="pct"/>
          </w:tcPr>
          <w:p w14:paraId="3605F4EA" w14:textId="77777777" w:rsidR="005D0FED" w:rsidRPr="00292DEB" w:rsidRDefault="005D0FED" w:rsidP="00CD2271">
            <w:pPr>
              <w:spacing w:line="276" w:lineRule="auto"/>
              <w:rPr>
                <w:rFonts w:cs="Arial"/>
                <w:i/>
                <w:iCs/>
              </w:rPr>
            </w:pPr>
            <w:r w:rsidRPr="00292DEB">
              <w:rPr>
                <w:rFonts w:cs="Arial"/>
                <w:i/>
                <w:iCs/>
              </w:rPr>
              <w:t>1. Säule (Hauptrente der e-EFKA):</w:t>
            </w:r>
          </w:p>
          <w:p w14:paraId="1D918782" w14:textId="77777777" w:rsidR="005D0FED" w:rsidRPr="00292DEB" w:rsidRDefault="005D0FED" w:rsidP="00CD2271">
            <w:pPr>
              <w:spacing w:line="276" w:lineRule="auto"/>
              <w:rPr>
                <w:rFonts w:cs="Arial"/>
              </w:rPr>
            </w:pPr>
            <w:r w:rsidRPr="00292DEB">
              <w:rPr>
                <w:rFonts w:cs="Arial"/>
              </w:rPr>
              <w:t>Die Hauptrente setzt sich zusammen aus:</w:t>
            </w:r>
          </w:p>
          <w:p w14:paraId="7308392D" w14:textId="77777777" w:rsidR="005D0FED" w:rsidRPr="00292DEB" w:rsidRDefault="005D0FED" w:rsidP="00CD2271">
            <w:pPr>
              <w:spacing w:line="276" w:lineRule="auto"/>
              <w:ind w:right="141"/>
              <w:rPr>
                <w:rFonts w:cs="Arial"/>
              </w:rPr>
            </w:pPr>
            <w:r w:rsidRPr="00292DEB">
              <w:rPr>
                <w:rFonts w:cs="Arial"/>
              </w:rPr>
              <w:t xml:space="preserve">(a) der </w:t>
            </w:r>
            <w:r w:rsidRPr="00292DEB">
              <w:rPr>
                <w:rFonts w:cs="Arial"/>
                <w:color w:val="008000"/>
              </w:rPr>
              <w:t xml:space="preserve">staatlichen Rente </w:t>
            </w:r>
            <w:r w:rsidRPr="00292DEB">
              <w:rPr>
                <w:rFonts w:cs="Arial"/>
                <w:i/>
                <w:color w:val="008080"/>
              </w:rPr>
              <w:t>(ΕΘΝΙΚΗ ΣΥΝΤΑΞΗ)</w:t>
            </w:r>
            <w:r w:rsidRPr="00292DEB">
              <w:rPr>
                <w:rFonts w:cs="Arial"/>
              </w:rPr>
              <w:t xml:space="preserve">, deren Betrag von der Anzahl der Jahre des Aufenthaltes in Griechenland abhängig ist sowie von der Anzahl der Versicherungsjahre. Wenn der Rentner </w:t>
            </w:r>
            <w:r w:rsidRPr="00292DEB">
              <w:rPr>
                <w:rFonts w:cs="Arial"/>
                <w:color w:val="C00000"/>
              </w:rPr>
              <w:t xml:space="preserve">40 </w:t>
            </w:r>
            <w:r w:rsidRPr="00292DEB">
              <w:rPr>
                <w:rFonts w:cs="Arial"/>
              </w:rPr>
              <w:t xml:space="preserve">Jahre Aufenthalt vom Alter von </w:t>
            </w:r>
            <w:r w:rsidRPr="00292DEB">
              <w:rPr>
                <w:rFonts w:cs="Arial"/>
                <w:color w:val="C00000"/>
              </w:rPr>
              <w:t>15</w:t>
            </w:r>
            <w:r w:rsidRPr="00292DEB">
              <w:rPr>
                <w:rFonts w:cs="Arial"/>
              </w:rPr>
              <w:t xml:space="preserve"> bis zum Renteneintrittsalter und mindestens </w:t>
            </w:r>
            <w:r w:rsidRPr="00292DEB">
              <w:rPr>
                <w:rFonts w:cs="Arial"/>
                <w:color w:val="C00000"/>
              </w:rPr>
              <w:t>20</w:t>
            </w:r>
            <w:r w:rsidRPr="00292DEB">
              <w:rPr>
                <w:rFonts w:cs="Arial"/>
              </w:rPr>
              <w:t xml:space="preserve"> Versicherungsjahre vorweisen kann, beläuft sich der Betrag auf </w:t>
            </w:r>
            <w:r w:rsidRPr="00292DEB">
              <w:rPr>
                <w:rFonts w:cs="Arial"/>
                <w:color w:val="FF00FF"/>
              </w:rPr>
              <w:t>€</w:t>
            </w:r>
            <w:r w:rsidRPr="00292DEB">
              <w:rPr>
                <w:rFonts w:cs="Arial"/>
                <w:color w:val="EB1AE7"/>
              </w:rPr>
              <w:t>436,40</w:t>
            </w:r>
            <w:r w:rsidRPr="00292DEB">
              <w:rPr>
                <w:rFonts w:cs="Arial"/>
              </w:rPr>
              <w:t xml:space="preserve"> pro Monat. </w:t>
            </w:r>
          </w:p>
          <w:p w14:paraId="1D8660F8" w14:textId="77777777" w:rsidR="005D0FED" w:rsidRPr="00292DEB" w:rsidRDefault="005D0FED" w:rsidP="00CD2271">
            <w:pPr>
              <w:spacing w:line="276" w:lineRule="auto"/>
              <w:rPr>
                <w:rFonts w:cs="Arial"/>
              </w:rPr>
            </w:pPr>
            <w:r w:rsidRPr="00292DEB">
              <w:rPr>
                <w:rFonts w:cs="Arial"/>
              </w:rPr>
              <w:t xml:space="preserve">Dieser Betrag wird um </w:t>
            </w:r>
            <w:r w:rsidRPr="00292DEB">
              <w:rPr>
                <w:rFonts w:cs="Arial"/>
                <w:color w:val="C00000"/>
              </w:rPr>
              <w:t>2</w:t>
            </w:r>
            <w:r w:rsidRPr="00292DEB">
              <w:rPr>
                <w:rFonts w:cs="Arial"/>
              </w:rPr>
              <w:t xml:space="preserve">% reduziert für jedes Jahr, das für </w:t>
            </w:r>
            <w:r w:rsidRPr="00292DEB">
              <w:rPr>
                <w:rFonts w:cs="Arial"/>
                <w:color w:val="C00000"/>
              </w:rPr>
              <w:t>20</w:t>
            </w:r>
            <w:r w:rsidRPr="00292DEB">
              <w:rPr>
                <w:rFonts w:cs="Arial"/>
              </w:rPr>
              <w:t xml:space="preserve"> bis </w:t>
            </w:r>
            <w:r w:rsidRPr="00292DEB">
              <w:rPr>
                <w:rFonts w:cs="Arial"/>
                <w:color w:val="C00000"/>
              </w:rPr>
              <w:t>15</w:t>
            </w:r>
            <w:r w:rsidRPr="00292DEB">
              <w:rPr>
                <w:rFonts w:cs="Arial"/>
              </w:rPr>
              <w:t xml:space="preserve"> Versicherungsjahre fehlt (d.h. der Betrag der staatlichen Rente für 15 Versicherungsjahre ist </w:t>
            </w:r>
            <w:r w:rsidRPr="00292DEB">
              <w:rPr>
                <w:rFonts w:cs="Arial"/>
                <w:color w:val="FF00FF"/>
              </w:rPr>
              <w:t xml:space="preserve">€392,76 </w:t>
            </w:r>
            <w:r w:rsidRPr="00292DEB">
              <w:rPr>
                <w:rFonts w:cs="Arial"/>
              </w:rPr>
              <w:t xml:space="preserve">pro Monat). </w:t>
            </w:r>
          </w:p>
          <w:p w14:paraId="4742DA0B" w14:textId="77777777" w:rsidR="005D0FED" w:rsidRPr="00292DEB" w:rsidRDefault="005D0FED" w:rsidP="00CD2271">
            <w:pPr>
              <w:spacing w:line="276" w:lineRule="auto"/>
              <w:rPr>
                <w:rFonts w:cs="Arial"/>
              </w:rPr>
            </w:pPr>
            <w:r w:rsidRPr="00292DEB">
              <w:rPr>
                <w:rFonts w:cs="Arial"/>
              </w:rPr>
              <w:t xml:space="preserve">(b) aus der </w:t>
            </w:r>
            <w:r w:rsidRPr="00292DEB">
              <w:rPr>
                <w:rFonts w:cs="Arial"/>
                <w:color w:val="008000"/>
              </w:rPr>
              <w:t xml:space="preserve">beitragspflichtigen Rente </w:t>
            </w:r>
            <w:r w:rsidRPr="00292DEB">
              <w:rPr>
                <w:rFonts w:cs="Arial"/>
                <w:i/>
                <w:color w:val="008080"/>
              </w:rPr>
              <w:t>(ΑΝΤΑΠΟΔΟΤΙΚΗ ΣΥΝΤΑΞΗ)</w:t>
            </w:r>
            <w:r w:rsidRPr="00292DEB">
              <w:rPr>
                <w:rFonts w:cs="Arial"/>
              </w:rPr>
              <w:t>, die berechnet abhängend von</w:t>
            </w:r>
          </w:p>
          <w:p w14:paraId="6AB3AA91" w14:textId="77777777" w:rsidR="005D0FED" w:rsidRPr="00292DEB" w:rsidRDefault="005D0FED" w:rsidP="00CD2271">
            <w:pPr>
              <w:numPr>
                <w:ilvl w:val="0"/>
                <w:numId w:val="20"/>
              </w:numPr>
              <w:spacing w:line="276" w:lineRule="auto"/>
              <w:ind w:right="141"/>
              <w:rPr>
                <w:rFonts w:cs="Arial"/>
              </w:rPr>
            </w:pPr>
            <w:r w:rsidRPr="00292DEB">
              <w:rPr>
                <w:rFonts w:cs="Arial"/>
              </w:rPr>
              <w:t>den Versicherungsjahren, die berücksichtigt werden bei der Anwendung von Ersatzraten pro Jahr (</w:t>
            </w:r>
            <w:r w:rsidRPr="00292DEB">
              <w:rPr>
                <w:rFonts w:cs="Arial"/>
                <w:i/>
                <w:color w:val="008080"/>
              </w:rPr>
              <w:t>ποσοστά αναπλήρωσης</w:t>
            </w:r>
            <w:r w:rsidRPr="00292DEB">
              <w:rPr>
                <w:rFonts w:cs="Arial"/>
              </w:rPr>
              <w:t xml:space="preserve">), welche bei </w:t>
            </w:r>
            <w:r w:rsidRPr="00292DEB">
              <w:rPr>
                <w:rFonts w:cs="Arial"/>
                <w:color w:val="C00000"/>
              </w:rPr>
              <w:t>0,77</w:t>
            </w:r>
            <w:r w:rsidRPr="00292DEB">
              <w:rPr>
                <w:rFonts w:cs="Arial"/>
              </w:rPr>
              <w:t xml:space="preserve">% für 15 Versicherungsjahre beginnen und schrittweise anwachsen auf </w:t>
            </w:r>
            <w:r w:rsidRPr="00292DEB">
              <w:rPr>
                <w:rFonts w:cs="Arial"/>
                <w:color w:val="C00000"/>
              </w:rPr>
              <w:t>2,55</w:t>
            </w:r>
            <w:r w:rsidRPr="00292DEB">
              <w:rPr>
                <w:rFonts w:cs="Arial"/>
              </w:rPr>
              <w:t xml:space="preserve">% für </w:t>
            </w:r>
            <w:r w:rsidRPr="00292DEB">
              <w:rPr>
                <w:rFonts w:cs="Arial"/>
                <w:color w:val="C00000"/>
              </w:rPr>
              <w:t>40</w:t>
            </w:r>
            <w:r w:rsidRPr="00292DEB">
              <w:rPr>
                <w:rFonts w:cs="Arial"/>
              </w:rPr>
              <w:t xml:space="preserve"> Versicherungsjahre und </w:t>
            </w:r>
            <w:r w:rsidRPr="00292DEB">
              <w:rPr>
                <w:rFonts w:cs="Arial"/>
                <w:color w:val="C00000"/>
              </w:rPr>
              <w:t>0,50</w:t>
            </w:r>
            <w:r w:rsidRPr="00292DEB">
              <w:rPr>
                <w:rFonts w:cs="Arial"/>
              </w:rPr>
              <w:t xml:space="preserve">% für jedes Jahr über </w:t>
            </w:r>
            <w:r w:rsidRPr="00292DEB">
              <w:rPr>
                <w:rFonts w:cs="Arial"/>
                <w:color w:val="C00000"/>
              </w:rPr>
              <w:t>40</w:t>
            </w:r>
            <w:r w:rsidRPr="00292DEB">
              <w:rPr>
                <w:rFonts w:cs="Arial"/>
              </w:rPr>
              <w:t xml:space="preserve"> Versicherungsjahren, und</w:t>
            </w:r>
          </w:p>
          <w:p w14:paraId="09A35CF6" w14:textId="77777777" w:rsidR="005D0FED" w:rsidRPr="00292DEB" w:rsidRDefault="005D0FED" w:rsidP="00CD2271">
            <w:pPr>
              <w:numPr>
                <w:ilvl w:val="0"/>
                <w:numId w:val="20"/>
              </w:numPr>
              <w:spacing w:line="276" w:lineRule="auto"/>
              <w:ind w:right="141"/>
              <w:rPr>
                <w:rFonts w:cs="Arial"/>
              </w:rPr>
            </w:pPr>
            <w:r w:rsidRPr="00292DEB">
              <w:rPr>
                <w:rFonts w:cs="Arial"/>
              </w:rPr>
              <w:t xml:space="preserve">vom durchschnittlichen rentenfähigen Einkommen des Versicherten ab dem Versicherungsjahr </w:t>
            </w:r>
            <w:r w:rsidRPr="00292DEB">
              <w:rPr>
                <w:rFonts w:cs="Arial"/>
                <w:color w:val="C00000"/>
              </w:rPr>
              <w:t>2002</w:t>
            </w:r>
            <w:r w:rsidRPr="00292DEB">
              <w:rPr>
                <w:rFonts w:cs="Arial"/>
              </w:rPr>
              <w:t xml:space="preserve"> bis zum Tag der Beantragung der Rente. </w:t>
            </w:r>
          </w:p>
          <w:p w14:paraId="5B320C80" w14:textId="77777777" w:rsidR="005D0FED" w:rsidRPr="00292DEB" w:rsidRDefault="005D0FED" w:rsidP="00CD2271">
            <w:pPr>
              <w:spacing w:line="276" w:lineRule="auto"/>
              <w:rPr>
                <w:rFonts w:eastAsia="Arial" w:cs="Arial"/>
              </w:rPr>
            </w:pPr>
            <w:r w:rsidRPr="00292DEB">
              <w:rPr>
                <w:rFonts w:eastAsia="Arial" w:cs="Arial"/>
              </w:rPr>
              <w:t xml:space="preserve">Zusätzlich werden Beiträge, gezahlt während desselben Zeitraums an unterschiedliche Versicherungsfonds, eingebunden in </w:t>
            </w:r>
            <w:r w:rsidRPr="00292DEB">
              <w:rPr>
                <w:rFonts w:eastAsia="Arial" w:cs="Arial"/>
                <w:color w:val="008000"/>
              </w:rPr>
              <w:t>e-EFKA</w:t>
            </w:r>
            <w:r w:rsidRPr="00292DEB">
              <w:rPr>
                <w:rFonts w:eastAsia="Arial" w:cs="Arial"/>
              </w:rPr>
              <w:t xml:space="preserve"> (Zusatz-/Parallelversicherung – </w:t>
            </w:r>
            <w:r w:rsidRPr="00292DEB">
              <w:rPr>
                <w:rFonts w:eastAsia="Arial" w:cs="Arial"/>
                <w:i/>
                <w:color w:val="008080"/>
              </w:rPr>
              <w:t>παράλληλη ασφάλιση</w:t>
            </w:r>
            <w:r w:rsidRPr="00292DEB">
              <w:rPr>
                <w:rFonts w:eastAsia="Arial" w:cs="Arial"/>
              </w:rPr>
              <w:t xml:space="preserve">) (bis </w:t>
            </w:r>
            <w:r w:rsidRPr="00292DEB">
              <w:rPr>
                <w:rFonts w:eastAsia="Arial" w:cs="Arial"/>
                <w:color w:val="C00000"/>
              </w:rPr>
              <w:t>31. Dezember 2016</w:t>
            </w:r>
            <w:r w:rsidRPr="00292DEB">
              <w:rPr>
                <w:rFonts w:eastAsia="Arial" w:cs="Arial"/>
              </w:rPr>
              <w:t xml:space="preserve">) wie folgt berücktsichtigt beim Betrag der beitragspflichtigen Rente: für jedes Jahr der </w:t>
            </w:r>
            <w:r w:rsidRPr="00292DEB">
              <w:rPr>
                <w:rFonts w:eastAsia="Arial" w:cs="Arial"/>
              </w:rPr>
              <w:lastRenderedPageBreak/>
              <w:t xml:space="preserve">parallelen oder zusätzlichen Beiträge ist die jährliche Ersatzrate </w:t>
            </w:r>
            <w:r w:rsidRPr="00292DEB">
              <w:rPr>
                <w:rFonts w:eastAsia="Arial" w:cs="Arial"/>
                <w:color w:val="C00000"/>
              </w:rPr>
              <w:t>0,075</w:t>
            </w:r>
            <w:r w:rsidRPr="00292DEB">
              <w:rPr>
                <w:rFonts w:eastAsia="Arial" w:cs="Arial"/>
              </w:rPr>
              <w:t xml:space="preserve">% für jedes </w:t>
            </w:r>
            <w:r w:rsidRPr="00292DEB">
              <w:rPr>
                <w:rFonts w:eastAsia="Arial" w:cs="Arial"/>
                <w:color w:val="C00000"/>
              </w:rPr>
              <w:t>1</w:t>
            </w:r>
            <w:r w:rsidRPr="00292DEB">
              <w:rPr>
                <w:rFonts w:eastAsia="Arial" w:cs="Arial"/>
              </w:rPr>
              <w:t xml:space="preserve">% von Zusatzbeiträgen. </w:t>
            </w:r>
          </w:p>
          <w:p w14:paraId="2A16811D" w14:textId="77777777" w:rsidR="005D0FED" w:rsidRPr="00292DEB" w:rsidRDefault="005D0FED" w:rsidP="00CD2271">
            <w:pPr>
              <w:spacing w:line="276" w:lineRule="auto"/>
              <w:rPr>
                <w:rFonts w:eastAsia="Arial" w:cs="Arial"/>
              </w:rPr>
            </w:pPr>
          </w:p>
          <w:p w14:paraId="3C63FD9E" w14:textId="77777777" w:rsidR="005D0FED" w:rsidRPr="00292DEB" w:rsidRDefault="005D0FED" w:rsidP="00CD2271">
            <w:pPr>
              <w:spacing w:line="276" w:lineRule="auto"/>
              <w:rPr>
                <w:rFonts w:eastAsia="Arial" w:cs="Arial"/>
              </w:rPr>
            </w:pPr>
            <w:r w:rsidRPr="00292DEB">
              <w:rPr>
                <w:rFonts w:eastAsia="Arial" w:cs="Arial"/>
              </w:rPr>
              <w:t>Die Hauptrente wird jeden Monat ausgezahlt. Keine zusätzlichen Zahlungen.</w:t>
            </w:r>
          </w:p>
          <w:p w14:paraId="5EF5E8E0" w14:textId="77777777" w:rsidR="005D0FED" w:rsidRPr="00292DEB" w:rsidRDefault="005D0FED" w:rsidP="00CD2271">
            <w:pPr>
              <w:spacing w:line="276" w:lineRule="auto"/>
              <w:rPr>
                <w:rFonts w:cs="Arial"/>
                <w:i/>
                <w:iCs/>
              </w:rPr>
            </w:pPr>
          </w:p>
        </w:tc>
        <w:tc>
          <w:tcPr>
            <w:tcW w:w="1370" w:type="pct"/>
          </w:tcPr>
          <w:p w14:paraId="63056632"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lastRenderedPageBreak/>
              <w:t>1</w:t>
            </w:r>
            <w:r w:rsidRPr="00292DEB">
              <w:rPr>
                <w:rFonts w:cs="Arial"/>
                <w:i/>
                <w:iCs/>
                <w:vertAlign w:val="superscript"/>
                <w:lang w:val="fr-BE"/>
              </w:rPr>
              <w:t>er</w:t>
            </w:r>
            <w:r w:rsidRPr="00292DEB">
              <w:rPr>
                <w:rFonts w:cs="Arial"/>
                <w:i/>
                <w:iCs/>
                <w:lang w:val="fr-BE"/>
              </w:rPr>
              <w:t xml:space="preserve"> pilier (pension principale de l’e-EFKA):</w:t>
            </w:r>
          </w:p>
          <w:p w14:paraId="612E7729" w14:textId="77777777" w:rsidR="005D0FED" w:rsidRPr="00292DEB" w:rsidRDefault="005D0FED" w:rsidP="00CD2271">
            <w:pPr>
              <w:spacing w:line="276" w:lineRule="auto"/>
              <w:rPr>
                <w:rFonts w:cs="Arial"/>
                <w:lang w:val="fr-BE"/>
              </w:rPr>
            </w:pPr>
            <w:r w:rsidRPr="00292DEB">
              <w:rPr>
                <w:rFonts w:cs="Arial"/>
                <w:lang w:val="fr-BE"/>
              </w:rPr>
              <w:t>La pension principale est composée de:</w:t>
            </w:r>
          </w:p>
          <w:p w14:paraId="4E9E486B" w14:textId="77777777" w:rsidR="005D0FED" w:rsidRPr="00292DEB" w:rsidRDefault="005D0FED" w:rsidP="00CD2271">
            <w:pPr>
              <w:spacing w:line="276" w:lineRule="auto"/>
              <w:rPr>
                <w:rFonts w:cs="Arial"/>
                <w:lang w:val="fr-BE"/>
              </w:rPr>
            </w:pPr>
            <w:r w:rsidRPr="00292DEB">
              <w:rPr>
                <w:rFonts w:cs="Arial"/>
                <w:lang w:val="fr-BE"/>
              </w:rPr>
              <w:t xml:space="preserve">(a) la </w:t>
            </w:r>
            <w:r w:rsidRPr="00292DEB">
              <w:rPr>
                <w:rFonts w:cs="Arial"/>
                <w:color w:val="008000"/>
                <w:lang w:val="fr-BE"/>
              </w:rPr>
              <w:t xml:space="preserve">pension nationale </w:t>
            </w:r>
            <w:r w:rsidRPr="00292DEB">
              <w:rPr>
                <w:rFonts w:cs="Arial"/>
                <w:i/>
                <w:color w:val="008080"/>
                <w:lang w:val="fr-BE"/>
              </w:rPr>
              <w:t>(ΕΘΝΙΚΗ ΣΥΝΤΑΞΗ)</w:t>
            </w:r>
            <w:r w:rsidRPr="00292DEB">
              <w:rPr>
                <w:rFonts w:cs="Arial"/>
                <w:lang w:val="fr-BE"/>
              </w:rPr>
              <w:t>, dont le montant dépend du nombre d’années de résidence en Grèce et du nombre d’années d’assurance.</w:t>
            </w:r>
            <w:r w:rsidRPr="00292DEB">
              <w:rPr>
                <w:rFonts w:cs="Arial"/>
                <w:color w:val="FF00FF"/>
                <w:lang w:val="fr-BE"/>
              </w:rPr>
              <w:br/>
            </w:r>
            <w:r w:rsidRPr="00292DEB">
              <w:rPr>
                <w:rFonts w:cs="Arial"/>
                <w:lang w:val="fr-BE"/>
              </w:rPr>
              <w:t xml:space="preserve">Si le pensionné totalise </w:t>
            </w:r>
            <w:r w:rsidRPr="00292DEB">
              <w:rPr>
                <w:rFonts w:cs="Arial"/>
                <w:color w:val="C00000"/>
                <w:lang w:val="fr-BE"/>
              </w:rPr>
              <w:t>40</w:t>
            </w:r>
            <w:r w:rsidRPr="00292DEB">
              <w:rPr>
                <w:rFonts w:cs="Arial"/>
                <w:lang w:val="fr-BE"/>
              </w:rPr>
              <w:t xml:space="preserve"> années de résidence à partir de l’âge de </w:t>
            </w:r>
            <w:r w:rsidRPr="00292DEB">
              <w:rPr>
                <w:rFonts w:cs="Arial"/>
                <w:color w:val="C00000"/>
                <w:lang w:val="fr-BE"/>
              </w:rPr>
              <w:t>15</w:t>
            </w:r>
            <w:r w:rsidRPr="00292DEB">
              <w:rPr>
                <w:rFonts w:cs="Arial"/>
                <w:lang w:val="fr-BE"/>
              </w:rPr>
              <w:t xml:space="preserve"> ans et jusqu’à celui de la perception de la pension et au moins </w:t>
            </w:r>
            <w:r w:rsidRPr="00292DEB">
              <w:rPr>
                <w:rFonts w:cs="Arial"/>
                <w:color w:val="C00000"/>
                <w:lang w:val="fr-BE"/>
              </w:rPr>
              <w:t>20</w:t>
            </w:r>
            <w:r w:rsidRPr="00292DEB">
              <w:rPr>
                <w:rFonts w:cs="Arial"/>
                <w:lang w:val="fr-BE"/>
              </w:rPr>
              <w:t xml:space="preserve"> années d’affiliation, le montant s’élève à </w:t>
            </w:r>
            <w:r w:rsidRPr="00292DEB">
              <w:rPr>
                <w:rFonts w:cs="Arial"/>
                <w:color w:val="FF00FF"/>
                <w:lang w:val="fr-BE"/>
              </w:rPr>
              <w:t>€</w:t>
            </w:r>
            <w:r w:rsidRPr="00292DEB">
              <w:rPr>
                <w:rFonts w:cs="Arial"/>
                <w:color w:val="EB1AE7"/>
                <w:lang w:val="fr-BE"/>
              </w:rPr>
              <w:t>436,40</w:t>
            </w:r>
            <w:r w:rsidRPr="00292DEB">
              <w:rPr>
                <w:rFonts w:cs="Arial"/>
                <w:lang w:val="fr-BE"/>
              </w:rPr>
              <w:t xml:space="preserve"> par mois.</w:t>
            </w:r>
          </w:p>
          <w:p w14:paraId="294D199F" w14:textId="77777777" w:rsidR="005D0FED" w:rsidRPr="00292DEB" w:rsidRDefault="005D0FED" w:rsidP="00CD2271">
            <w:pPr>
              <w:spacing w:line="276" w:lineRule="auto"/>
              <w:rPr>
                <w:rFonts w:cs="Arial"/>
                <w:lang w:val="fr-BE"/>
              </w:rPr>
            </w:pPr>
            <w:r w:rsidRPr="00292DEB">
              <w:rPr>
                <w:rFonts w:cs="Arial"/>
                <w:lang w:val="fr-BE"/>
              </w:rPr>
              <w:t xml:space="preserve">Ce montant est réduit de </w:t>
            </w:r>
            <w:r w:rsidRPr="00292DEB">
              <w:rPr>
                <w:rFonts w:cs="Arial"/>
                <w:color w:val="C00000"/>
                <w:lang w:val="fr-BE"/>
              </w:rPr>
              <w:t>2%</w:t>
            </w:r>
            <w:r w:rsidRPr="00292DEB">
              <w:rPr>
                <w:rFonts w:cs="Arial"/>
                <w:lang w:val="fr-BE"/>
              </w:rPr>
              <w:t xml:space="preserve"> pour chaque année sous le seuil de </w:t>
            </w:r>
            <w:r w:rsidRPr="00292DEB">
              <w:rPr>
                <w:rFonts w:cs="Arial"/>
                <w:color w:val="C00000"/>
                <w:lang w:val="fr-BE"/>
              </w:rPr>
              <w:t>20</w:t>
            </w:r>
            <w:r w:rsidRPr="00292DEB">
              <w:rPr>
                <w:rFonts w:cs="Arial"/>
                <w:lang w:val="fr-BE"/>
              </w:rPr>
              <w:t xml:space="preserve"> à </w:t>
            </w:r>
            <w:r w:rsidRPr="00292DEB">
              <w:rPr>
                <w:rFonts w:cs="Arial"/>
                <w:color w:val="C00000"/>
                <w:lang w:val="fr-BE"/>
              </w:rPr>
              <w:t xml:space="preserve">15 </w:t>
            </w:r>
            <w:r w:rsidRPr="00292DEB">
              <w:rPr>
                <w:rFonts w:cs="Arial"/>
                <w:lang w:val="fr-BE"/>
              </w:rPr>
              <w:t xml:space="preserve">années d’affiliation (à savoir, le montant de la pension nationale pour </w:t>
            </w:r>
            <w:r w:rsidRPr="00292DEB">
              <w:rPr>
                <w:rFonts w:cs="Arial"/>
                <w:color w:val="C00000"/>
                <w:lang w:val="fr-BE"/>
              </w:rPr>
              <w:t>15</w:t>
            </w:r>
            <w:r w:rsidRPr="00292DEB">
              <w:rPr>
                <w:rFonts w:cs="Arial"/>
                <w:lang w:val="fr-BE"/>
              </w:rPr>
              <w:t xml:space="preserve"> années d’affiliation est de </w:t>
            </w:r>
            <w:r w:rsidRPr="00292DEB">
              <w:rPr>
                <w:rFonts w:cs="Arial"/>
                <w:color w:val="FF00FF"/>
                <w:lang w:val="fr-BE"/>
              </w:rPr>
              <w:t xml:space="preserve">€392,76 </w:t>
            </w:r>
            <w:r w:rsidRPr="00292DEB">
              <w:rPr>
                <w:rFonts w:cs="Arial"/>
                <w:lang w:val="fr-BE"/>
              </w:rPr>
              <w:t>par mois);</w:t>
            </w:r>
          </w:p>
          <w:p w14:paraId="0DDCC00E" w14:textId="77777777" w:rsidR="005D0FED" w:rsidRPr="00292DEB" w:rsidRDefault="005D0FED" w:rsidP="00CD2271">
            <w:pPr>
              <w:spacing w:line="276" w:lineRule="auto"/>
              <w:rPr>
                <w:rFonts w:cs="Arial"/>
                <w:lang w:val="fr-BE"/>
              </w:rPr>
            </w:pPr>
            <w:r w:rsidRPr="00292DEB">
              <w:rPr>
                <w:rFonts w:cs="Arial"/>
                <w:lang w:val="fr-BE"/>
              </w:rPr>
              <w:t xml:space="preserve">(b) la </w:t>
            </w:r>
            <w:r w:rsidRPr="00292DEB">
              <w:rPr>
                <w:rFonts w:cs="Arial"/>
                <w:color w:val="008000"/>
                <w:lang w:val="fr-BE"/>
              </w:rPr>
              <w:t xml:space="preserve">pension contributive </w:t>
            </w:r>
            <w:r w:rsidRPr="00292DEB">
              <w:rPr>
                <w:rFonts w:cs="Arial"/>
                <w:i/>
                <w:color w:val="008080"/>
                <w:lang w:val="fr-BE"/>
              </w:rPr>
              <w:t xml:space="preserve">(ΑΝΤΑΠΟΔΟΤΙΚΗ ΣΥΝΤΑΞΗ), </w:t>
            </w:r>
            <w:r w:rsidRPr="00292DEB">
              <w:rPr>
                <w:rFonts w:cs="Arial"/>
                <w:lang w:val="fr-BE"/>
              </w:rPr>
              <w:t>calculée sur la base:</w:t>
            </w:r>
          </w:p>
          <w:p w14:paraId="68C0A403" w14:textId="77777777" w:rsidR="005D0FED" w:rsidRPr="00292DEB" w:rsidRDefault="005D0FED" w:rsidP="00CD2271">
            <w:pPr>
              <w:pStyle w:val="ListParagraph"/>
              <w:keepNext/>
              <w:numPr>
                <w:ilvl w:val="0"/>
                <w:numId w:val="20"/>
              </w:numPr>
              <w:spacing w:after="0"/>
              <w:ind w:right="141"/>
              <w:jc w:val="both"/>
              <w:outlineLvl w:val="3"/>
              <w:rPr>
                <w:rFonts w:ascii="Arial" w:hAnsi="Arial" w:cs="Arial"/>
                <w:sz w:val="15"/>
                <w:szCs w:val="15"/>
                <w:lang w:val="fr-BE"/>
              </w:rPr>
            </w:pPr>
            <w:r w:rsidRPr="00292DEB">
              <w:rPr>
                <w:rFonts w:ascii="Arial" w:hAnsi="Arial" w:cs="Arial"/>
                <w:sz w:val="15"/>
                <w:szCs w:val="15"/>
                <w:lang w:val="fr-BE"/>
              </w:rPr>
              <w:t>des années d’affiliation prises en compte pour l’application des coefficients de remplacement par année (</w:t>
            </w:r>
            <w:r w:rsidRPr="00292DEB">
              <w:rPr>
                <w:rFonts w:ascii="Arial" w:hAnsi="Arial" w:cs="Arial"/>
                <w:i/>
                <w:color w:val="008080"/>
                <w:sz w:val="15"/>
                <w:szCs w:val="15"/>
                <w:lang w:val="fr-BE"/>
              </w:rPr>
              <w:t>π</w:t>
            </w:r>
            <w:proofErr w:type="spellStart"/>
            <w:r w:rsidRPr="00292DEB">
              <w:rPr>
                <w:rFonts w:ascii="Arial" w:hAnsi="Arial" w:cs="Arial"/>
                <w:i/>
                <w:color w:val="008080"/>
                <w:sz w:val="15"/>
                <w:szCs w:val="15"/>
                <w:lang w:val="fr-BE"/>
              </w:rPr>
              <w:t>οσοστά</w:t>
            </w:r>
            <w:proofErr w:type="spellEnd"/>
            <w:r w:rsidRPr="00292DEB">
              <w:rPr>
                <w:rFonts w:ascii="Arial" w:hAnsi="Arial" w:cs="Arial"/>
                <w:i/>
                <w:color w:val="008080"/>
                <w:sz w:val="15"/>
                <w:szCs w:val="15"/>
                <w:lang w:val="fr-BE"/>
              </w:rPr>
              <w:t xml:space="preserve"> αναπ</w:t>
            </w:r>
            <w:proofErr w:type="spellStart"/>
            <w:r w:rsidRPr="00292DEB">
              <w:rPr>
                <w:rFonts w:ascii="Arial" w:hAnsi="Arial" w:cs="Arial"/>
                <w:i/>
                <w:color w:val="008080"/>
                <w:sz w:val="15"/>
                <w:szCs w:val="15"/>
                <w:lang w:val="fr-BE"/>
              </w:rPr>
              <w:t>λήρωσης</w:t>
            </w:r>
            <w:proofErr w:type="spellEnd"/>
            <w:r w:rsidRPr="00292DEB">
              <w:rPr>
                <w:rFonts w:ascii="Arial" w:hAnsi="Arial" w:cs="Arial"/>
                <w:sz w:val="15"/>
                <w:szCs w:val="15"/>
                <w:lang w:val="fr-BE"/>
              </w:rPr>
              <w:t xml:space="preserve">), qui démarrent à </w:t>
            </w:r>
            <w:r w:rsidRPr="00292DEB">
              <w:rPr>
                <w:rFonts w:ascii="Arial" w:hAnsi="Arial" w:cs="Arial"/>
                <w:color w:val="C00000"/>
                <w:sz w:val="15"/>
                <w:szCs w:val="15"/>
                <w:lang w:val="fr-BE"/>
              </w:rPr>
              <w:t>0,77</w:t>
            </w:r>
            <w:r w:rsidRPr="00292DEB">
              <w:rPr>
                <w:rFonts w:ascii="Arial" w:hAnsi="Arial" w:cs="Arial"/>
                <w:sz w:val="15"/>
                <w:szCs w:val="15"/>
                <w:lang w:val="fr-BE"/>
              </w:rPr>
              <w:t xml:space="preserve">% pour </w:t>
            </w:r>
            <w:r w:rsidRPr="00292DEB">
              <w:rPr>
                <w:rFonts w:ascii="Arial" w:hAnsi="Arial" w:cs="Arial"/>
                <w:color w:val="C00000"/>
                <w:sz w:val="15"/>
                <w:szCs w:val="15"/>
                <w:lang w:val="fr-BE"/>
              </w:rPr>
              <w:t>15</w:t>
            </w:r>
            <w:r w:rsidRPr="00292DEB">
              <w:rPr>
                <w:rFonts w:ascii="Arial" w:hAnsi="Arial" w:cs="Arial"/>
                <w:sz w:val="15"/>
                <w:szCs w:val="15"/>
                <w:lang w:val="fr-BE"/>
              </w:rPr>
              <w:t xml:space="preserve"> années d’affiliation augmentant graduellement jusqu’à </w:t>
            </w:r>
            <w:r w:rsidRPr="00292DEB">
              <w:rPr>
                <w:rFonts w:ascii="Arial" w:hAnsi="Arial" w:cs="Arial"/>
                <w:color w:val="C00000"/>
                <w:sz w:val="15"/>
                <w:szCs w:val="15"/>
                <w:lang w:val="fr-BE"/>
              </w:rPr>
              <w:t>2,55</w:t>
            </w:r>
            <w:r w:rsidRPr="00292DEB">
              <w:rPr>
                <w:rFonts w:ascii="Arial" w:hAnsi="Arial" w:cs="Arial"/>
                <w:sz w:val="15"/>
                <w:szCs w:val="15"/>
                <w:lang w:val="fr-BE"/>
              </w:rPr>
              <w:t xml:space="preserve">% pour </w:t>
            </w:r>
            <w:r w:rsidRPr="00292DEB">
              <w:rPr>
                <w:rFonts w:ascii="Arial" w:hAnsi="Arial" w:cs="Arial"/>
                <w:color w:val="C00000"/>
                <w:sz w:val="15"/>
                <w:szCs w:val="15"/>
                <w:lang w:val="fr-BE"/>
              </w:rPr>
              <w:t xml:space="preserve">40 </w:t>
            </w:r>
            <w:r w:rsidRPr="00292DEB">
              <w:rPr>
                <w:rFonts w:ascii="Arial" w:hAnsi="Arial" w:cs="Arial"/>
                <w:sz w:val="15"/>
                <w:szCs w:val="15"/>
                <w:lang w:val="fr-BE"/>
              </w:rPr>
              <w:t xml:space="preserve">années d’affiliation et </w:t>
            </w:r>
            <w:r w:rsidRPr="00292DEB">
              <w:rPr>
                <w:rFonts w:ascii="Arial" w:hAnsi="Arial" w:cs="Arial"/>
                <w:color w:val="C00000"/>
                <w:sz w:val="15"/>
                <w:szCs w:val="15"/>
                <w:lang w:val="fr-BE"/>
              </w:rPr>
              <w:t>0,50</w:t>
            </w:r>
            <w:r w:rsidRPr="00292DEB">
              <w:rPr>
                <w:rFonts w:ascii="Arial" w:hAnsi="Arial" w:cs="Arial"/>
                <w:sz w:val="15"/>
                <w:szCs w:val="15"/>
                <w:lang w:val="fr-BE"/>
              </w:rPr>
              <w:t xml:space="preserve">% pour chaque année au-delà de </w:t>
            </w:r>
            <w:r w:rsidRPr="00292DEB">
              <w:rPr>
                <w:rFonts w:ascii="Arial" w:hAnsi="Arial" w:cs="Arial"/>
                <w:color w:val="C00000"/>
                <w:sz w:val="15"/>
                <w:szCs w:val="15"/>
                <w:lang w:val="fr-BE"/>
              </w:rPr>
              <w:t>40</w:t>
            </w:r>
            <w:r w:rsidRPr="00292DEB">
              <w:rPr>
                <w:rFonts w:ascii="Arial" w:hAnsi="Arial" w:cs="Arial"/>
                <w:sz w:val="15"/>
                <w:szCs w:val="15"/>
                <w:lang w:val="fr-BE"/>
              </w:rPr>
              <w:t xml:space="preserve"> années d’affiliation, et </w:t>
            </w:r>
          </w:p>
          <w:p w14:paraId="4160F981" w14:textId="77777777" w:rsidR="005D0FED" w:rsidRPr="00292DEB" w:rsidRDefault="005D0FED" w:rsidP="00CD2271">
            <w:pPr>
              <w:pStyle w:val="ListParagraph"/>
              <w:keepNext/>
              <w:numPr>
                <w:ilvl w:val="0"/>
                <w:numId w:val="20"/>
              </w:numPr>
              <w:spacing w:after="0"/>
              <w:ind w:right="141"/>
              <w:jc w:val="both"/>
              <w:outlineLvl w:val="3"/>
              <w:rPr>
                <w:rFonts w:ascii="Arial" w:hAnsi="Arial" w:cs="Arial"/>
                <w:sz w:val="15"/>
                <w:szCs w:val="15"/>
                <w:lang w:val="fr-BE"/>
              </w:rPr>
            </w:pPr>
            <w:r w:rsidRPr="00292DEB">
              <w:rPr>
                <w:rFonts w:ascii="Arial" w:hAnsi="Arial" w:cs="Arial"/>
                <w:sz w:val="15"/>
                <w:szCs w:val="15"/>
                <w:lang w:val="fr-BE"/>
              </w:rPr>
              <w:t xml:space="preserve">de la moyenne des revenus donnant droit à pension de l’assuré dès l’année d’affiliation </w:t>
            </w:r>
            <w:r w:rsidRPr="00292DEB">
              <w:rPr>
                <w:rFonts w:ascii="Arial" w:hAnsi="Arial" w:cs="Arial"/>
                <w:color w:val="C00000"/>
                <w:sz w:val="15"/>
                <w:szCs w:val="15"/>
                <w:lang w:val="fr-BE"/>
              </w:rPr>
              <w:t xml:space="preserve">2002 </w:t>
            </w:r>
            <w:r w:rsidRPr="00292DEB">
              <w:rPr>
                <w:rFonts w:ascii="Arial" w:hAnsi="Arial" w:cs="Arial"/>
                <w:sz w:val="15"/>
                <w:szCs w:val="15"/>
                <w:lang w:val="fr-BE"/>
              </w:rPr>
              <w:t>jusqu’au jour auquel la personne sollicite la pension.</w:t>
            </w:r>
          </w:p>
          <w:p w14:paraId="4050B1B7" w14:textId="77777777" w:rsidR="005D0FED" w:rsidRPr="00292DEB" w:rsidRDefault="005D0FED" w:rsidP="00CD2271">
            <w:pPr>
              <w:spacing w:line="276" w:lineRule="auto"/>
              <w:rPr>
                <w:rFonts w:eastAsia="Arial" w:cs="Arial"/>
                <w:lang w:val="fr-BE"/>
              </w:rPr>
            </w:pPr>
            <w:r w:rsidRPr="00292DEB">
              <w:rPr>
                <w:rFonts w:cs="Arial"/>
                <w:lang w:val="fr-BE"/>
              </w:rPr>
              <w:t xml:space="preserve">En outre, les cotisations versées pendant la même période à différents fonds d’assurance relevant de </w:t>
            </w:r>
            <w:r w:rsidRPr="00292DEB">
              <w:rPr>
                <w:rFonts w:cs="Arial"/>
                <w:color w:val="008000"/>
                <w:lang w:val="fr-BE"/>
              </w:rPr>
              <w:t>l’e-EFKA</w:t>
            </w:r>
            <w:r w:rsidRPr="00292DEB">
              <w:rPr>
                <w:rFonts w:cs="Arial"/>
                <w:lang w:val="fr-BE"/>
              </w:rPr>
              <w:t xml:space="preserve"> (assurance supplémentaire/parallèle </w:t>
            </w:r>
            <w:r w:rsidRPr="00292DEB">
              <w:rPr>
                <w:rFonts w:eastAsia="Arial" w:cs="Arial"/>
                <w:lang w:val="fr-BE"/>
              </w:rPr>
              <w:t xml:space="preserve">– </w:t>
            </w:r>
            <w:r w:rsidRPr="00292DEB">
              <w:rPr>
                <w:rFonts w:eastAsia="Arial" w:cs="Arial"/>
                <w:i/>
                <w:color w:val="008080"/>
                <w:lang w:val="fr-BE"/>
              </w:rPr>
              <w:t>πα</w:t>
            </w:r>
            <w:proofErr w:type="spellStart"/>
            <w:r w:rsidRPr="00292DEB">
              <w:rPr>
                <w:rFonts w:eastAsia="Arial" w:cs="Arial"/>
                <w:i/>
                <w:color w:val="008080"/>
                <w:lang w:val="fr-BE"/>
              </w:rPr>
              <w:t>ράλληλη</w:t>
            </w:r>
            <w:proofErr w:type="spellEnd"/>
            <w:r w:rsidRPr="00292DEB">
              <w:rPr>
                <w:rFonts w:eastAsia="Arial" w:cs="Arial"/>
                <w:i/>
                <w:color w:val="008080"/>
                <w:lang w:val="fr-BE"/>
              </w:rPr>
              <w:t xml:space="preserve"> α</w:t>
            </w:r>
            <w:proofErr w:type="spellStart"/>
            <w:r w:rsidRPr="00292DEB">
              <w:rPr>
                <w:rFonts w:eastAsia="Arial" w:cs="Arial"/>
                <w:i/>
                <w:color w:val="008080"/>
                <w:lang w:val="fr-BE"/>
              </w:rPr>
              <w:t>σφάλιση</w:t>
            </w:r>
            <w:proofErr w:type="spellEnd"/>
            <w:r w:rsidRPr="00292DEB">
              <w:rPr>
                <w:rFonts w:eastAsia="Arial" w:cs="Arial"/>
                <w:lang w:val="fr-BE"/>
              </w:rPr>
              <w:t xml:space="preserve">) (jusqu’au </w:t>
            </w:r>
            <w:r w:rsidRPr="00292DEB">
              <w:rPr>
                <w:rFonts w:eastAsia="Arial" w:cs="Arial"/>
                <w:color w:val="C00000"/>
                <w:lang w:val="fr-BE"/>
              </w:rPr>
              <w:t>31 décembre 2016</w:t>
            </w:r>
            <w:r w:rsidRPr="00292DEB">
              <w:rPr>
                <w:rFonts w:eastAsia="Arial" w:cs="Arial"/>
                <w:lang w:val="fr-BE"/>
              </w:rPr>
              <w:t xml:space="preserve">) sont prises en considération dans le montant de la pension contributive comme suit: pour chaque année de cotisations parallèles ou supplémentaires, le taux annuel de </w:t>
            </w:r>
            <w:r w:rsidRPr="00292DEB">
              <w:rPr>
                <w:rFonts w:eastAsia="Arial" w:cs="Arial"/>
                <w:lang w:val="fr-BE"/>
              </w:rPr>
              <w:lastRenderedPageBreak/>
              <w:t xml:space="preserve">remplacement est de </w:t>
            </w:r>
            <w:r w:rsidRPr="00292DEB">
              <w:rPr>
                <w:rFonts w:eastAsia="Arial" w:cs="Arial"/>
                <w:color w:val="C00000"/>
                <w:lang w:val="fr-BE"/>
              </w:rPr>
              <w:t xml:space="preserve">0,075% </w:t>
            </w:r>
            <w:r w:rsidRPr="00292DEB">
              <w:rPr>
                <w:rFonts w:eastAsia="Arial" w:cs="Arial"/>
                <w:lang w:val="fr-BE"/>
              </w:rPr>
              <w:t xml:space="preserve">pour chaque </w:t>
            </w:r>
            <w:r w:rsidRPr="00292DEB">
              <w:rPr>
                <w:rFonts w:eastAsia="Arial" w:cs="Arial"/>
                <w:color w:val="C00000"/>
                <w:lang w:val="fr-BE"/>
              </w:rPr>
              <w:t>1%</w:t>
            </w:r>
            <w:r w:rsidRPr="00292DEB">
              <w:rPr>
                <w:rFonts w:eastAsia="Arial" w:cs="Arial"/>
                <w:lang w:val="fr-BE"/>
              </w:rPr>
              <w:t xml:space="preserve"> de cotisations supplémentaires.</w:t>
            </w:r>
          </w:p>
          <w:p w14:paraId="72BE89E0" w14:textId="77777777" w:rsidR="005D0FED" w:rsidRPr="00292DEB" w:rsidRDefault="005D0FED" w:rsidP="00CD2271">
            <w:pPr>
              <w:spacing w:line="276" w:lineRule="auto"/>
              <w:rPr>
                <w:rFonts w:eastAsia="Arial" w:cs="Arial"/>
                <w:lang w:val="fr-BE"/>
              </w:rPr>
            </w:pPr>
          </w:p>
          <w:p w14:paraId="12BC52C2" w14:textId="77777777" w:rsidR="005D0FED" w:rsidRPr="00292DEB" w:rsidRDefault="005D0FED" w:rsidP="00CD2271">
            <w:pPr>
              <w:spacing w:line="276" w:lineRule="auto"/>
              <w:rPr>
                <w:rFonts w:eastAsia="Arial" w:cs="Arial"/>
                <w:lang w:val="fr-BE"/>
              </w:rPr>
            </w:pPr>
            <w:r w:rsidRPr="00292DEB">
              <w:rPr>
                <w:rFonts w:eastAsia="Arial" w:cs="Arial"/>
                <w:lang w:val="fr-BE"/>
              </w:rPr>
              <w:t>La pension principale est payée chaque mois. Pas de versements complémentaires.</w:t>
            </w:r>
          </w:p>
          <w:p w14:paraId="6CB0C00B" w14:textId="77777777" w:rsidR="005D0FED" w:rsidRPr="00292DEB" w:rsidRDefault="005D0FED" w:rsidP="00CD2271">
            <w:pPr>
              <w:pStyle w:val="StandardLinks"/>
              <w:spacing w:line="276" w:lineRule="auto"/>
              <w:jc w:val="both"/>
              <w:rPr>
                <w:rFonts w:cs="Arial"/>
                <w:i/>
                <w:iCs/>
                <w:lang w:val="fr-BE"/>
              </w:rPr>
            </w:pPr>
          </w:p>
        </w:tc>
        <w:tc>
          <w:tcPr>
            <w:tcW w:w="1370" w:type="pct"/>
          </w:tcPr>
          <w:p w14:paraId="3F387FF1"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E-VI-12-EL</w:t>
            </w:r>
          </w:p>
          <w:p w14:paraId="759103E9"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574FE6CC" w14:textId="77777777" w:rsidR="005D0FED" w:rsidRPr="00292DEB" w:rsidRDefault="005D0FED" w:rsidP="00CD2271">
            <w:pPr>
              <w:pStyle w:val="Normal0"/>
              <w:pBdr>
                <w:top w:val="nil"/>
                <w:left w:val="nil"/>
                <w:bottom w:val="nil"/>
                <w:right w:val="nil"/>
                <w:between w:val="nil"/>
              </w:pBdr>
              <w:spacing w:after="0"/>
              <w:ind w:right="141"/>
              <w:rPr>
                <w:color w:val="000000"/>
                <w:sz w:val="15"/>
                <w:szCs w:val="15"/>
                <w:lang w:val="en-GB"/>
              </w:rPr>
            </w:pPr>
            <w:r w:rsidRPr="00292DEB">
              <w:rPr>
                <w:color w:val="000000"/>
                <w:sz w:val="15"/>
                <w:szCs w:val="15"/>
                <w:lang w:val="en-GB"/>
              </w:rPr>
              <w:t>The main pension is composed of:</w:t>
            </w:r>
          </w:p>
          <w:p w14:paraId="2F560257" w14:textId="77777777" w:rsidR="005D0FED" w:rsidRPr="00292DEB" w:rsidRDefault="005D0FED" w:rsidP="00CD2271">
            <w:pPr>
              <w:pStyle w:val="Normal0"/>
              <w:pBdr>
                <w:top w:val="nil"/>
                <w:left w:val="nil"/>
                <w:bottom w:val="nil"/>
                <w:right w:val="nil"/>
                <w:between w:val="nil"/>
              </w:pBdr>
              <w:spacing w:after="0"/>
              <w:ind w:right="141"/>
              <w:rPr>
                <w:color w:val="000000"/>
                <w:sz w:val="15"/>
                <w:szCs w:val="15"/>
                <w:lang w:val="en-GB"/>
              </w:rPr>
            </w:pPr>
            <w:r w:rsidRPr="00292DEB">
              <w:rPr>
                <w:color w:val="000000"/>
                <w:sz w:val="15"/>
                <w:szCs w:val="15"/>
                <w:lang w:val="en-GB"/>
              </w:rPr>
              <w:t>(a) the</w:t>
            </w:r>
            <w:r w:rsidRPr="00292DEB">
              <w:rPr>
                <w:color w:val="008000"/>
                <w:sz w:val="15"/>
                <w:szCs w:val="15"/>
                <w:lang w:val="en-GB"/>
              </w:rPr>
              <w:t xml:space="preserve"> national pension </w:t>
            </w:r>
            <w:r w:rsidRPr="00292DEB">
              <w:rPr>
                <w:i/>
                <w:color w:val="008080"/>
                <w:sz w:val="15"/>
                <w:szCs w:val="15"/>
                <w:lang w:val="en-GB"/>
              </w:rPr>
              <w:t>(</w:t>
            </w:r>
            <w:r w:rsidRPr="00292DEB">
              <w:rPr>
                <w:i/>
                <w:color w:val="008080"/>
                <w:sz w:val="15"/>
                <w:szCs w:val="15"/>
              </w:rPr>
              <w:t>ΕΘΝΙΚΗ</w:t>
            </w:r>
            <w:r w:rsidRPr="00292DEB">
              <w:rPr>
                <w:i/>
                <w:color w:val="008080"/>
                <w:sz w:val="15"/>
                <w:szCs w:val="15"/>
                <w:lang w:val="en-GB"/>
              </w:rPr>
              <w:t xml:space="preserve"> </w:t>
            </w:r>
            <w:r w:rsidRPr="00292DEB">
              <w:rPr>
                <w:i/>
                <w:color w:val="008080"/>
                <w:sz w:val="15"/>
                <w:szCs w:val="15"/>
              </w:rPr>
              <w:t>ΣΥΝΤΑΞΗ</w:t>
            </w:r>
            <w:r w:rsidRPr="00292DEB">
              <w:rPr>
                <w:i/>
                <w:color w:val="008080"/>
                <w:sz w:val="15"/>
                <w:szCs w:val="15"/>
                <w:lang w:val="en-GB"/>
              </w:rPr>
              <w:t>)</w:t>
            </w:r>
            <w:r w:rsidRPr="00292DEB">
              <w:rPr>
                <w:color w:val="000000"/>
                <w:sz w:val="15"/>
                <w:szCs w:val="15"/>
                <w:lang w:val="en-GB"/>
              </w:rPr>
              <w:t>, the amount of which depends on the number of years of residence in Greece and the number of years of insurance.</w:t>
            </w:r>
          </w:p>
          <w:p w14:paraId="11A4A278" w14:textId="77777777" w:rsidR="005D0FED" w:rsidRPr="00292DEB" w:rsidRDefault="005D0FED" w:rsidP="00CD2271">
            <w:pPr>
              <w:pStyle w:val="Normal0"/>
              <w:pBdr>
                <w:top w:val="nil"/>
                <w:left w:val="nil"/>
                <w:bottom w:val="nil"/>
                <w:right w:val="nil"/>
                <w:between w:val="nil"/>
              </w:pBdr>
              <w:spacing w:after="0"/>
              <w:ind w:right="141"/>
              <w:rPr>
                <w:color w:val="000000"/>
                <w:sz w:val="15"/>
                <w:szCs w:val="15"/>
                <w:lang w:val="en-GB"/>
              </w:rPr>
            </w:pPr>
            <w:r w:rsidRPr="00292DEB">
              <w:rPr>
                <w:color w:val="000000" w:themeColor="text1"/>
                <w:sz w:val="15"/>
                <w:szCs w:val="15"/>
                <w:lang w:val="en-GB"/>
              </w:rPr>
              <w:t xml:space="preserve">If the pensioner has </w:t>
            </w:r>
            <w:r w:rsidRPr="00292DEB">
              <w:rPr>
                <w:color w:val="C00000"/>
                <w:sz w:val="15"/>
                <w:szCs w:val="15"/>
                <w:lang w:val="en-GB"/>
              </w:rPr>
              <w:t>40</w:t>
            </w:r>
            <w:r w:rsidRPr="00292DEB">
              <w:rPr>
                <w:color w:val="000000" w:themeColor="text1"/>
                <w:sz w:val="15"/>
                <w:szCs w:val="15"/>
                <w:lang w:val="en-GB"/>
              </w:rPr>
              <w:t xml:space="preserve"> years of residence from the age of </w:t>
            </w:r>
            <w:r w:rsidRPr="00292DEB">
              <w:rPr>
                <w:color w:val="C00000"/>
                <w:sz w:val="15"/>
                <w:szCs w:val="15"/>
                <w:lang w:val="en-GB"/>
              </w:rPr>
              <w:t>15</w:t>
            </w:r>
            <w:r w:rsidRPr="00292DEB">
              <w:rPr>
                <w:color w:val="000000" w:themeColor="text1"/>
                <w:sz w:val="15"/>
                <w:szCs w:val="15"/>
                <w:lang w:val="en-GB"/>
              </w:rPr>
              <w:t xml:space="preserve"> up to the age for receiving the pension and at least </w:t>
            </w:r>
            <w:r w:rsidRPr="00292DEB">
              <w:rPr>
                <w:color w:val="C00000"/>
                <w:sz w:val="15"/>
                <w:szCs w:val="15"/>
                <w:lang w:val="en-GB"/>
              </w:rPr>
              <w:t>20</w:t>
            </w:r>
            <w:r w:rsidRPr="00292DEB">
              <w:rPr>
                <w:color w:val="000000" w:themeColor="text1"/>
                <w:sz w:val="15"/>
                <w:szCs w:val="15"/>
                <w:lang w:val="en-GB"/>
              </w:rPr>
              <w:t xml:space="preserve"> years of insurance, the amount is </w:t>
            </w:r>
            <w:r w:rsidRPr="00292DEB">
              <w:rPr>
                <w:color w:val="EB1AE7"/>
                <w:sz w:val="15"/>
                <w:szCs w:val="15"/>
                <w:lang w:val="en-GB"/>
              </w:rPr>
              <w:t>€</w:t>
            </w:r>
            <w:del w:id="261" w:author="Author">
              <w:r w:rsidRPr="00292DEB">
                <w:rPr>
                  <w:color w:val="EB1AE7"/>
                  <w:sz w:val="15"/>
                  <w:szCs w:val="15"/>
                  <w:lang w:val="en-GB"/>
                </w:rPr>
                <w:delText>436.40</w:delText>
              </w:r>
            </w:del>
            <w:ins w:id="262" w:author="Author">
              <w:r w:rsidRPr="00292DEB">
                <w:rPr>
                  <w:color w:val="EB1AE7"/>
                  <w:sz w:val="15"/>
                  <w:szCs w:val="15"/>
                  <w:lang w:val="en-GB"/>
                </w:rPr>
                <w:t>446.87</w:t>
              </w:r>
            </w:ins>
            <w:r w:rsidRPr="00292DEB">
              <w:rPr>
                <w:color w:val="EB1AE7"/>
                <w:sz w:val="15"/>
                <w:szCs w:val="15"/>
                <w:lang w:val="en-GB"/>
              </w:rPr>
              <w:t xml:space="preserve"> </w:t>
            </w:r>
            <w:r w:rsidRPr="00292DEB">
              <w:rPr>
                <w:color w:val="000000" w:themeColor="text1"/>
                <w:sz w:val="15"/>
                <w:szCs w:val="15"/>
                <w:lang w:val="en-GB"/>
              </w:rPr>
              <w:t xml:space="preserve">per month. This amount is reduced by </w:t>
            </w:r>
            <w:r w:rsidRPr="00292DEB">
              <w:rPr>
                <w:color w:val="C00000"/>
                <w:sz w:val="15"/>
                <w:szCs w:val="15"/>
                <w:lang w:val="en-GB"/>
              </w:rPr>
              <w:t>2%</w:t>
            </w:r>
            <w:r w:rsidRPr="00292DEB">
              <w:rPr>
                <w:color w:val="000000" w:themeColor="text1"/>
                <w:sz w:val="15"/>
                <w:szCs w:val="15"/>
                <w:lang w:val="en-GB"/>
              </w:rPr>
              <w:t xml:space="preserve"> for every year which falls short from </w:t>
            </w:r>
            <w:r w:rsidRPr="00292DEB">
              <w:rPr>
                <w:color w:val="C00000"/>
                <w:sz w:val="15"/>
                <w:szCs w:val="15"/>
                <w:lang w:val="en-GB"/>
              </w:rPr>
              <w:t xml:space="preserve">20 </w:t>
            </w:r>
            <w:r w:rsidRPr="00292DEB">
              <w:rPr>
                <w:color w:val="000000" w:themeColor="text1"/>
                <w:sz w:val="15"/>
                <w:szCs w:val="15"/>
                <w:lang w:val="en-GB"/>
              </w:rPr>
              <w:t xml:space="preserve">to </w:t>
            </w:r>
            <w:r w:rsidRPr="00292DEB">
              <w:rPr>
                <w:color w:val="C00000"/>
                <w:sz w:val="15"/>
                <w:szCs w:val="15"/>
                <w:lang w:val="en-GB"/>
              </w:rPr>
              <w:t>15</w:t>
            </w:r>
            <w:r w:rsidRPr="00292DEB">
              <w:rPr>
                <w:color w:val="000000" w:themeColor="text1"/>
                <w:sz w:val="15"/>
                <w:szCs w:val="15"/>
                <w:lang w:val="en-GB"/>
              </w:rPr>
              <w:t xml:space="preserve"> years of insurance (i.e. the amount of national pension for </w:t>
            </w:r>
            <w:r w:rsidRPr="00292DEB">
              <w:rPr>
                <w:color w:val="C00000"/>
                <w:sz w:val="15"/>
                <w:szCs w:val="15"/>
                <w:lang w:val="en-GB"/>
              </w:rPr>
              <w:t>15</w:t>
            </w:r>
            <w:r w:rsidRPr="00292DEB">
              <w:rPr>
                <w:color w:val="000000" w:themeColor="text1"/>
                <w:sz w:val="15"/>
                <w:szCs w:val="15"/>
                <w:lang w:val="en-GB"/>
              </w:rPr>
              <w:t xml:space="preserve"> years of insurance is </w:t>
            </w:r>
            <w:r w:rsidRPr="00292DEB">
              <w:rPr>
                <w:color w:val="FF00FF"/>
                <w:sz w:val="15"/>
                <w:szCs w:val="15"/>
                <w:lang w:val="en-GB"/>
              </w:rPr>
              <w:t>€</w:t>
            </w:r>
            <w:del w:id="263" w:author="Author">
              <w:r w:rsidRPr="00292DEB">
                <w:rPr>
                  <w:color w:val="FF00FF"/>
                  <w:sz w:val="15"/>
                  <w:szCs w:val="15"/>
                  <w:lang w:val="en-GB"/>
                </w:rPr>
                <w:delText>392.76</w:delText>
              </w:r>
            </w:del>
            <w:ins w:id="264" w:author="Author">
              <w:r w:rsidRPr="00292DEB">
                <w:rPr>
                  <w:color w:val="FF00FF"/>
                  <w:sz w:val="15"/>
                  <w:szCs w:val="15"/>
                  <w:lang w:val="en-GB"/>
                </w:rPr>
                <w:t>402.19</w:t>
              </w:r>
            </w:ins>
            <w:r w:rsidRPr="00292DEB">
              <w:rPr>
                <w:color w:val="FF00FF"/>
                <w:sz w:val="15"/>
                <w:szCs w:val="15"/>
                <w:lang w:val="en-GB"/>
              </w:rPr>
              <w:t xml:space="preserve"> </w:t>
            </w:r>
            <w:r w:rsidRPr="00292DEB">
              <w:rPr>
                <w:color w:val="000000" w:themeColor="text1"/>
                <w:sz w:val="15"/>
                <w:szCs w:val="15"/>
                <w:lang w:val="en-GB"/>
              </w:rPr>
              <w:t>per month).</w:t>
            </w:r>
          </w:p>
          <w:p w14:paraId="73F9876B" w14:textId="77777777" w:rsidR="005D0FED" w:rsidRPr="00292DEB" w:rsidRDefault="005D0FED" w:rsidP="00CD2271">
            <w:pPr>
              <w:pStyle w:val="Normal0"/>
              <w:pBdr>
                <w:top w:val="nil"/>
                <w:left w:val="nil"/>
                <w:bottom w:val="nil"/>
                <w:right w:val="nil"/>
                <w:between w:val="nil"/>
              </w:pBdr>
              <w:spacing w:after="0"/>
              <w:ind w:right="141"/>
              <w:rPr>
                <w:color w:val="000000"/>
                <w:sz w:val="15"/>
                <w:szCs w:val="15"/>
                <w:lang w:val="en-GB"/>
              </w:rPr>
            </w:pPr>
            <w:r w:rsidRPr="00292DEB">
              <w:rPr>
                <w:color w:val="000000" w:themeColor="text1"/>
                <w:sz w:val="15"/>
                <w:szCs w:val="15"/>
                <w:lang w:val="en-GB"/>
              </w:rPr>
              <w:t xml:space="preserve">(b) the </w:t>
            </w:r>
            <w:r w:rsidRPr="00292DEB">
              <w:rPr>
                <w:color w:val="008000"/>
                <w:sz w:val="15"/>
                <w:szCs w:val="15"/>
                <w:lang w:val="en-GB"/>
              </w:rPr>
              <w:t xml:space="preserve">contributory pension </w:t>
            </w:r>
            <w:r w:rsidRPr="00292DEB">
              <w:rPr>
                <w:i/>
                <w:iCs/>
                <w:color w:val="008080"/>
                <w:sz w:val="15"/>
                <w:szCs w:val="15"/>
                <w:lang w:val="en-GB"/>
              </w:rPr>
              <w:t>(</w:t>
            </w:r>
            <w:r w:rsidRPr="00292DEB">
              <w:rPr>
                <w:i/>
                <w:iCs/>
                <w:color w:val="008080"/>
                <w:sz w:val="15"/>
                <w:szCs w:val="15"/>
              </w:rPr>
              <w:t>ΑΝΤΑΠΟΔΟΤΙΚΗ</w:t>
            </w:r>
            <w:r w:rsidRPr="00292DEB">
              <w:rPr>
                <w:i/>
                <w:iCs/>
                <w:color w:val="008080"/>
                <w:sz w:val="15"/>
                <w:szCs w:val="15"/>
                <w:lang w:val="en-GB"/>
              </w:rPr>
              <w:t xml:space="preserve"> </w:t>
            </w:r>
            <w:r w:rsidRPr="00292DEB">
              <w:rPr>
                <w:i/>
                <w:iCs/>
                <w:color w:val="008080"/>
                <w:sz w:val="15"/>
                <w:szCs w:val="15"/>
              </w:rPr>
              <w:t>ΣΥΝΤΑΞΗ</w:t>
            </w:r>
            <w:r w:rsidRPr="00292DEB">
              <w:rPr>
                <w:i/>
                <w:iCs/>
                <w:color w:val="008080"/>
                <w:sz w:val="15"/>
                <w:szCs w:val="15"/>
                <w:lang w:val="en-GB"/>
              </w:rPr>
              <w:t>)</w:t>
            </w:r>
            <w:r w:rsidRPr="00292DEB">
              <w:rPr>
                <w:color w:val="008080"/>
                <w:sz w:val="15"/>
                <w:szCs w:val="15"/>
                <w:lang w:val="en-GB"/>
              </w:rPr>
              <w:t>,</w:t>
            </w:r>
            <w:r w:rsidRPr="00292DEB">
              <w:rPr>
                <w:color w:val="000000" w:themeColor="text1"/>
                <w:sz w:val="15"/>
                <w:szCs w:val="15"/>
                <w:lang w:val="en-GB"/>
              </w:rPr>
              <w:t xml:space="preserve"> which is calculated depending </w:t>
            </w:r>
          </w:p>
          <w:p w14:paraId="46CD0C0E" w14:textId="77777777" w:rsidR="005D0FED" w:rsidRPr="00292DEB" w:rsidRDefault="005D0FED" w:rsidP="00CD2271">
            <w:pPr>
              <w:pStyle w:val="Normal0"/>
              <w:numPr>
                <w:ilvl w:val="0"/>
                <w:numId w:val="131"/>
              </w:numPr>
              <w:pBdr>
                <w:top w:val="nil"/>
                <w:left w:val="nil"/>
                <w:bottom w:val="nil"/>
                <w:right w:val="nil"/>
                <w:between w:val="nil"/>
              </w:pBdr>
              <w:spacing w:before="0" w:after="0"/>
              <w:ind w:right="141" w:hanging="56"/>
              <w:rPr>
                <w:color w:val="000000"/>
                <w:sz w:val="15"/>
                <w:szCs w:val="15"/>
                <w:lang w:val="en-GB"/>
              </w:rPr>
            </w:pPr>
            <w:r w:rsidRPr="00292DEB">
              <w:rPr>
                <w:color w:val="000000"/>
                <w:sz w:val="15"/>
                <w:szCs w:val="15"/>
                <w:lang w:val="en-GB"/>
              </w:rPr>
              <w:t xml:space="preserve">on the years of insurance </w:t>
            </w:r>
            <w:proofErr w:type="gramStart"/>
            <w:r w:rsidRPr="00292DEB">
              <w:rPr>
                <w:color w:val="000000"/>
                <w:sz w:val="15"/>
                <w:szCs w:val="15"/>
                <w:lang w:val="en-GB"/>
              </w:rPr>
              <w:t>taken into account</w:t>
            </w:r>
            <w:proofErr w:type="gramEnd"/>
            <w:r w:rsidRPr="00292DEB">
              <w:rPr>
                <w:color w:val="000000"/>
                <w:sz w:val="15"/>
                <w:szCs w:val="15"/>
                <w:lang w:val="en-GB"/>
              </w:rPr>
              <w:t xml:space="preserve"> by applying coefficients of replacement per year (</w:t>
            </w:r>
            <w:r w:rsidRPr="00292DEB">
              <w:rPr>
                <w:i/>
                <w:color w:val="008080"/>
                <w:sz w:val="15"/>
                <w:szCs w:val="15"/>
              </w:rPr>
              <w:t>π</w:t>
            </w:r>
            <w:proofErr w:type="spellStart"/>
            <w:r w:rsidRPr="00292DEB">
              <w:rPr>
                <w:i/>
                <w:color w:val="008080"/>
                <w:sz w:val="15"/>
                <w:szCs w:val="15"/>
              </w:rPr>
              <w:t>οσοστά</w:t>
            </w:r>
            <w:proofErr w:type="spellEnd"/>
            <w:r w:rsidRPr="00292DEB">
              <w:rPr>
                <w:i/>
                <w:color w:val="008080"/>
                <w:sz w:val="15"/>
                <w:szCs w:val="15"/>
                <w:lang w:val="en-GB"/>
              </w:rPr>
              <w:t xml:space="preserve"> </w:t>
            </w:r>
            <w:r w:rsidRPr="00292DEB">
              <w:rPr>
                <w:i/>
                <w:color w:val="008080"/>
                <w:sz w:val="15"/>
                <w:szCs w:val="15"/>
              </w:rPr>
              <w:t>αναπ</w:t>
            </w:r>
            <w:proofErr w:type="spellStart"/>
            <w:r w:rsidRPr="00292DEB">
              <w:rPr>
                <w:i/>
                <w:color w:val="008080"/>
                <w:sz w:val="15"/>
                <w:szCs w:val="15"/>
              </w:rPr>
              <w:t>λήρωσης</w:t>
            </w:r>
            <w:proofErr w:type="spellEnd"/>
            <w:r w:rsidRPr="00292DEB">
              <w:rPr>
                <w:color w:val="000000"/>
                <w:sz w:val="15"/>
                <w:szCs w:val="15"/>
                <w:lang w:val="en-GB"/>
              </w:rPr>
              <w:t xml:space="preserve">) which start from </w:t>
            </w:r>
            <w:r w:rsidRPr="00292DEB">
              <w:rPr>
                <w:color w:val="C00000"/>
                <w:sz w:val="15"/>
                <w:szCs w:val="15"/>
                <w:lang w:val="en-GB"/>
              </w:rPr>
              <w:t>0.77</w:t>
            </w:r>
            <w:r w:rsidRPr="00292DEB">
              <w:rPr>
                <w:color w:val="000000"/>
                <w:sz w:val="15"/>
                <w:szCs w:val="15"/>
                <w:lang w:val="en-GB"/>
              </w:rPr>
              <w:t xml:space="preserve">% for </w:t>
            </w:r>
            <w:r w:rsidRPr="00292DEB">
              <w:rPr>
                <w:color w:val="C00000"/>
                <w:sz w:val="15"/>
                <w:szCs w:val="15"/>
                <w:lang w:val="en-GB"/>
              </w:rPr>
              <w:t>15</w:t>
            </w:r>
            <w:r w:rsidRPr="00292DEB">
              <w:rPr>
                <w:color w:val="000000"/>
                <w:sz w:val="15"/>
                <w:szCs w:val="15"/>
                <w:lang w:val="en-GB"/>
              </w:rPr>
              <w:t xml:space="preserve"> years of insurance gradually increasing to </w:t>
            </w:r>
            <w:r w:rsidRPr="00292DEB">
              <w:rPr>
                <w:color w:val="C00000"/>
                <w:sz w:val="15"/>
                <w:szCs w:val="15"/>
                <w:lang w:val="en-GB"/>
              </w:rPr>
              <w:t>2.55</w:t>
            </w:r>
            <w:r w:rsidRPr="00292DEB">
              <w:rPr>
                <w:color w:val="000000"/>
                <w:sz w:val="15"/>
                <w:szCs w:val="15"/>
                <w:lang w:val="en-GB"/>
              </w:rPr>
              <w:t xml:space="preserve">% for </w:t>
            </w:r>
            <w:r w:rsidRPr="00292DEB">
              <w:rPr>
                <w:color w:val="C00000"/>
                <w:sz w:val="15"/>
                <w:szCs w:val="15"/>
                <w:lang w:val="en-GB"/>
              </w:rPr>
              <w:t>40</w:t>
            </w:r>
            <w:r w:rsidRPr="00292DEB">
              <w:rPr>
                <w:color w:val="000000"/>
                <w:sz w:val="15"/>
                <w:szCs w:val="15"/>
                <w:lang w:val="en-GB"/>
              </w:rPr>
              <w:t xml:space="preserve"> years of insurance and </w:t>
            </w:r>
            <w:r w:rsidRPr="00292DEB">
              <w:rPr>
                <w:color w:val="C00000"/>
                <w:sz w:val="15"/>
                <w:szCs w:val="15"/>
                <w:lang w:val="en-GB"/>
              </w:rPr>
              <w:t>0.50</w:t>
            </w:r>
            <w:r w:rsidRPr="00292DEB">
              <w:rPr>
                <w:color w:val="000000"/>
                <w:sz w:val="15"/>
                <w:szCs w:val="15"/>
                <w:lang w:val="en-GB"/>
              </w:rPr>
              <w:t xml:space="preserve">% for every year over </w:t>
            </w:r>
            <w:r w:rsidRPr="00292DEB">
              <w:rPr>
                <w:color w:val="C00000"/>
                <w:sz w:val="15"/>
                <w:szCs w:val="15"/>
                <w:lang w:val="en-GB"/>
              </w:rPr>
              <w:t>40</w:t>
            </w:r>
            <w:r w:rsidRPr="00292DEB">
              <w:rPr>
                <w:color w:val="000000"/>
                <w:sz w:val="15"/>
                <w:szCs w:val="15"/>
                <w:lang w:val="en-GB"/>
              </w:rPr>
              <w:t xml:space="preserve"> years of insurance, and </w:t>
            </w:r>
          </w:p>
          <w:p w14:paraId="43545C6A" w14:textId="77777777" w:rsidR="005D0FED" w:rsidRPr="00292DEB" w:rsidRDefault="005D0FED" w:rsidP="00CD2271">
            <w:pPr>
              <w:pStyle w:val="Normal0"/>
              <w:numPr>
                <w:ilvl w:val="0"/>
                <w:numId w:val="131"/>
              </w:numPr>
              <w:pBdr>
                <w:top w:val="nil"/>
                <w:left w:val="nil"/>
                <w:bottom w:val="nil"/>
                <w:right w:val="nil"/>
                <w:between w:val="nil"/>
              </w:pBdr>
              <w:spacing w:before="0" w:after="0"/>
              <w:ind w:right="141" w:hanging="56"/>
              <w:rPr>
                <w:color w:val="000000"/>
                <w:sz w:val="15"/>
                <w:szCs w:val="15"/>
                <w:lang w:val="en-GB"/>
              </w:rPr>
            </w:pPr>
            <w:r w:rsidRPr="00292DEB">
              <w:rPr>
                <w:color w:val="000000"/>
                <w:sz w:val="15"/>
                <w:szCs w:val="15"/>
                <w:lang w:val="en-GB"/>
              </w:rPr>
              <w:t xml:space="preserve">on the average pensionable earnings of the insured from the insurance year </w:t>
            </w:r>
            <w:r w:rsidRPr="00292DEB">
              <w:rPr>
                <w:color w:val="C00000"/>
                <w:sz w:val="15"/>
                <w:szCs w:val="15"/>
                <w:lang w:val="en-GB"/>
              </w:rPr>
              <w:t>2002</w:t>
            </w:r>
            <w:r w:rsidRPr="00292DEB">
              <w:rPr>
                <w:color w:val="000000"/>
                <w:sz w:val="15"/>
                <w:szCs w:val="15"/>
                <w:lang w:val="en-GB"/>
              </w:rPr>
              <w:t xml:space="preserve"> until the day the person applies for pension.</w:t>
            </w:r>
          </w:p>
          <w:p w14:paraId="166A147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In addition, contributions paid during the same period in different insurance funds incorporated in e-EFKA (extra/parallel insurance –</w:t>
            </w:r>
            <w:r w:rsidRPr="00292DEB">
              <w:rPr>
                <w:i/>
                <w:color w:val="008080"/>
                <w:sz w:val="15"/>
                <w:szCs w:val="15"/>
                <w:lang w:val="en-GB"/>
              </w:rPr>
              <w:t xml:space="preserve"> </w:t>
            </w:r>
            <w:r w:rsidRPr="00292DEB">
              <w:rPr>
                <w:i/>
                <w:color w:val="008080"/>
                <w:sz w:val="15"/>
                <w:szCs w:val="15"/>
              </w:rPr>
              <w:t>πα</w:t>
            </w:r>
            <w:proofErr w:type="spellStart"/>
            <w:r w:rsidRPr="00292DEB">
              <w:rPr>
                <w:i/>
                <w:color w:val="008080"/>
                <w:sz w:val="15"/>
                <w:szCs w:val="15"/>
              </w:rPr>
              <w:t>ράλληλη</w:t>
            </w:r>
            <w:proofErr w:type="spellEnd"/>
            <w:r w:rsidRPr="00292DEB">
              <w:rPr>
                <w:i/>
                <w:color w:val="008080"/>
                <w:sz w:val="15"/>
                <w:szCs w:val="15"/>
                <w:lang w:val="en-GB"/>
              </w:rPr>
              <w:t xml:space="preserve"> </w:t>
            </w:r>
            <w:r w:rsidRPr="00292DEB">
              <w:rPr>
                <w:i/>
                <w:color w:val="008080"/>
                <w:sz w:val="15"/>
                <w:szCs w:val="15"/>
              </w:rPr>
              <w:t>α</w:t>
            </w:r>
            <w:proofErr w:type="spellStart"/>
            <w:r w:rsidRPr="00292DEB">
              <w:rPr>
                <w:i/>
                <w:color w:val="008080"/>
                <w:sz w:val="15"/>
                <w:szCs w:val="15"/>
              </w:rPr>
              <w:t>σφάλιση</w:t>
            </w:r>
            <w:proofErr w:type="spellEnd"/>
            <w:r w:rsidRPr="00292DEB">
              <w:rPr>
                <w:color w:val="000000"/>
                <w:sz w:val="15"/>
                <w:szCs w:val="15"/>
                <w:lang w:val="en-GB"/>
              </w:rPr>
              <w:t xml:space="preserve">) (until </w:t>
            </w:r>
            <w:r w:rsidRPr="00292DEB">
              <w:rPr>
                <w:color w:val="C00000"/>
                <w:sz w:val="15"/>
                <w:szCs w:val="15"/>
                <w:lang w:val="en-GB"/>
              </w:rPr>
              <w:t>31/12/2016</w:t>
            </w:r>
            <w:r w:rsidRPr="00292DEB">
              <w:rPr>
                <w:color w:val="000000"/>
                <w:sz w:val="15"/>
                <w:szCs w:val="15"/>
                <w:lang w:val="en-GB"/>
              </w:rPr>
              <w:t xml:space="preserve">) are taken into account in the amount of the contributory pension as follows: for every year of parallel or extra contributions, the annual percentage of replacement is </w:t>
            </w:r>
            <w:r w:rsidRPr="00292DEB">
              <w:rPr>
                <w:color w:val="C00000"/>
                <w:sz w:val="15"/>
                <w:szCs w:val="15"/>
                <w:lang w:val="en-GB"/>
              </w:rPr>
              <w:t>0.075%</w:t>
            </w:r>
            <w:r w:rsidRPr="00292DEB">
              <w:rPr>
                <w:color w:val="000000"/>
                <w:sz w:val="15"/>
                <w:szCs w:val="15"/>
                <w:lang w:val="en-GB"/>
              </w:rPr>
              <w:t xml:space="preserve"> for every </w:t>
            </w:r>
            <w:r w:rsidRPr="00292DEB">
              <w:rPr>
                <w:color w:val="C00000"/>
                <w:sz w:val="15"/>
                <w:szCs w:val="15"/>
                <w:lang w:val="en-GB"/>
              </w:rPr>
              <w:t xml:space="preserve">1% </w:t>
            </w:r>
            <w:r w:rsidRPr="00292DEB">
              <w:rPr>
                <w:color w:val="000000"/>
                <w:sz w:val="15"/>
                <w:szCs w:val="15"/>
                <w:lang w:val="en-GB"/>
              </w:rPr>
              <w:t>of extra contributions.</w:t>
            </w:r>
          </w:p>
          <w:p w14:paraId="7EA0F246"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7F7B52B9"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color w:val="000000"/>
                <w:sz w:val="15"/>
                <w:szCs w:val="15"/>
                <w:lang w:val="en-GB"/>
              </w:rPr>
              <w:lastRenderedPageBreak/>
              <w:t xml:space="preserve">The main pension is paid every month. </w:t>
            </w:r>
            <w:r w:rsidRPr="00292DEB">
              <w:rPr>
                <w:color w:val="000000"/>
                <w:sz w:val="15"/>
                <w:szCs w:val="15"/>
              </w:rPr>
              <w:t xml:space="preserve">No </w:t>
            </w:r>
            <w:proofErr w:type="spellStart"/>
            <w:r w:rsidRPr="00292DEB">
              <w:rPr>
                <w:color w:val="000000"/>
                <w:sz w:val="15"/>
                <w:szCs w:val="15"/>
              </w:rPr>
              <w:t>additional</w:t>
            </w:r>
            <w:proofErr w:type="spellEnd"/>
            <w:r w:rsidRPr="00292DEB">
              <w:rPr>
                <w:color w:val="000000"/>
                <w:sz w:val="15"/>
                <w:szCs w:val="15"/>
              </w:rPr>
              <w:t xml:space="preserve"> </w:t>
            </w:r>
            <w:proofErr w:type="spellStart"/>
            <w:r w:rsidRPr="00292DEB">
              <w:rPr>
                <w:color w:val="000000"/>
                <w:sz w:val="15"/>
                <w:szCs w:val="15"/>
              </w:rPr>
              <w:t>payments</w:t>
            </w:r>
            <w:proofErr w:type="spellEnd"/>
            <w:r w:rsidRPr="00292DEB">
              <w:rPr>
                <w:color w:val="000000"/>
                <w:sz w:val="15"/>
                <w:szCs w:val="15"/>
              </w:rPr>
              <w:t>.</w:t>
            </w:r>
          </w:p>
          <w:p w14:paraId="2E252638" w14:textId="7777777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988DDF0"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58D8255D" w14:textId="77777777" w:rsidR="005D0FED" w:rsidRPr="00292DEB" w:rsidRDefault="005D0FED" w:rsidP="00CD2271">
            <w:pPr>
              <w:spacing w:line="276" w:lineRule="auto"/>
              <w:rPr>
                <w:rFonts w:cs="Arial"/>
                <w:color w:val="0000FF"/>
                <w:lang w:val="en-US"/>
              </w:rPr>
            </w:pPr>
          </w:p>
        </w:tc>
        <w:tc>
          <w:tcPr>
            <w:tcW w:w="127" w:type="pct"/>
          </w:tcPr>
          <w:p w14:paraId="52B7214B" w14:textId="77777777" w:rsidR="005D0FED" w:rsidRPr="00292DEB" w:rsidRDefault="005D0FED" w:rsidP="00CD2271">
            <w:pPr>
              <w:spacing w:line="276" w:lineRule="auto"/>
              <w:rPr>
                <w:rFonts w:cs="Arial"/>
                <w:color w:val="0000FF"/>
                <w:lang w:val="fr-FR"/>
              </w:rPr>
            </w:pPr>
            <w:r w:rsidRPr="00292DEB">
              <w:rPr>
                <w:rFonts w:cs="Arial"/>
                <w:color w:val="0000FF"/>
                <w:lang w:val="fr-FR"/>
              </w:rPr>
              <w:t>12</w:t>
            </w:r>
          </w:p>
          <w:p w14:paraId="5DE13C1D" w14:textId="77777777" w:rsidR="005D0FED" w:rsidRPr="00292DEB" w:rsidRDefault="005D0FED" w:rsidP="00CD2271">
            <w:pPr>
              <w:spacing w:line="276" w:lineRule="auto"/>
              <w:rPr>
                <w:rFonts w:cs="Arial"/>
                <w:color w:val="0000FF"/>
                <w:lang w:val="en-US"/>
              </w:rPr>
            </w:pPr>
          </w:p>
        </w:tc>
        <w:tc>
          <w:tcPr>
            <w:tcW w:w="402" w:type="pct"/>
          </w:tcPr>
          <w:p w14:paraId="568523AB"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4454533B" w14:textId="77777777" w:rsidR="005D0FED" w:rsidRPr="00292DEB" w:rsidRDefault="005D0FED" w:rsidP="00CD2271">
            <w:pPr>
              <w:spacing w:line="276" w:lineRule="auto"/>
              <w:rPr>
                <w:rFonts w:cs="Arial"/>
                <w:color w:val="0000FF"/>
                <w:lang w:val="en-US"/>
              </w:rPr>
            </w:pPr>
          </w:p>
        </w:tc>
      </w:tr>
      <w:tr w:rsidR="005D0FED" w:rsidRPr="00292DEB" w14:paraId="6793627B" w14:textId="77777777" w:rsidTr="005D0FED">
        <w:tc>
          <w:tcPr>
            <w:tcW w:w="193" w:type="pct"/>
          </w:tcPr>
          <w:p w14:paraId="4CCE81C0" w14:textId="77777777" w:rsidR="005D0FED" w:rsidRPr="00292DEB" w:rsidRDefault="005D0FED" w:rsidP="00CD2271">
            <w:pPr>
              <w:spacing w:line="276" w:lineRule="auto"/>
              <w:jc w:val="left"/>
              <w:rPr>
                <w:rFonts w:cs="Arial"/>
                <w:lang w:val="en-GB"/>
              </w:rPr>
            </w:pPr>
            <w:r w:rsidRPr="00292DEB">
              <w:rPr>
                <w:rFonts w:cs="Arial"/>
                <w:lang w:val="en-GB"/>
              </w:rPr>
              <w:t>EL</w:t>
            </w:r>
          </w:p>
          <w:p w14:paraId="2954819C" w14:textId="77777777" w:rsidR="005D0FED" w:rsidRPr="00292DEB" w:rsidRDefault="005D0FED" w:rsidP="00CD2271">
            <w:pPr>
              <w:spacing w:line="276" w:lineRule="auto"/>
              <w:jc w:val="left"/>
              <w:rPr>
                <w:rFonts w:cs="Arial"/>
                <w:lang w:val="en-GB"/>
              </w:rPr>
            </w:pPr>
            <w:r w:rsidRPr="00292DEB">
              <w:rPr>
                <w:rFonts w:cs="Arial"/>
                <w:lang w:val="en-GB"/>
              </w:rPr>
              <w:t>EL</w:t>
            </w:r>
          </w:p>
          <w:p w14:paraId="29FD15DD" w14:textId="77777777" w:rsidR="005D0FED" w:rsidRPr="00292DEB" w:rsidRDefault="005D0FED" w:rsidP="00CD2271">
            <w:pPr>
              <w:spacing w:line="276" w:lineRule="auto"/>
              <w:jc w:val="left"/>
              <w:rPr>
                <w:rFonts w:cs="Arial"/>
                <w:lang w:val="en-GB"/>
              </w:rPr>
            </w:pPr>
            <w:r w:rsidRPr="00292DEB">
              <w:rPr>
                <w:rFonts w:cs="Arial"/>
                <w:lang w:val="en-GB"/>
              </w:rPr>
              <w:t>EL</w:t>
            </w:r>
          </w:p>
          <w:p w14:paraId="52F11A14" w14:textId="6B4360E5" w:rsidR="005D0FED" w:rsidRPr="00292DEB" w:rsidRDefault="005D0FED" w:rsidP="00CD2271">
            <w:pPr>
              <w:spacing w:line="276" w:lineRule="auto"/>
              <w:jc w:val="left"/>
              <w:rPr>
                <w:rFonts w:cs="Arial"/>
                <w:b/>
                <w:lang w:val="en-US"/>
              </w:rPr>
            </w:pPr>
          </w:p>
        </w:tc>
        <w:tc>
          <w:tcPr>
            <w:tcW w:w="1371" w:type="pct"/>
          </w:tcPr>
          <w:p w14:paraId="5DBFA408" w14:textId="77777777" w:rsidR="005D0FED" w:rsidRPr="00292DEB" w:rsidRDefault="005D0FED" w:rsidP="00CD2271">
            <w:pPr>
              <w:spacing w:line="276" w:lineRule="auto"/>
              <w:rPr>
                <w:rFonts w:cs="Arial"/>
                <w:i/>
                <w:iCs/>
              </w:rPr>
            </w:pPr>
            <w:r w:rsidRPr="00292DEB">
              <w:rPr>
                <w:rFonts w:cs="Arial"/>
                <w:i/>
                <w:iCs/>
              </w:rPr>
              <w:t>1. Säule (Hauptrente der e-EFKA):</w:t>
            </w:r>
          </w:p>
          <w:p w14:paraId="1C04B2A8" w14:textId="77777777" w:rsidR="005D0FED" w:rsidRPr="00292DEB" w:rsidRDefault="005D0FED" w:rsidP="00CD2271">
            <w:pPr>
              <w:spacing w:line="276" w:lineRule="auto"/>
              <w:rPr>
                <w:rFonts w:cs="Arial"/>
              </w:rPr>
            </w:pPr>
            <w:r w:rsidRPr="00292DEB">
              <w:rPr>
                <w:rFonts w:cs="Arial"/>
              </w:rPr>
              <w:t xml:space="preserve">Die </w:t>
            </w:r>
            <w:r w:rsidRPr="00292DEB">
              <w:rPr>
                <w:rFonts w:cs="Arial"/>
                <w:color w:val="008000"/>
              </w:rPr>
              <w:t xml:space="preserve">beitragspflichtige Rente </w:t>
            </w:r>
            <w:r w:rsidRPr="00292DEB">
              <w:rPr>
                <w:rFonts w:cs="Arial"/>
              </w:rPr>
              <w:t>(</w:t>
            </w:r>
            <w:r w:rsidRPr="00292DEB">
              <w:rPr>
                <w:rFonts w:cs="Arial"/>
                <w:i/>
                <w:color w:val="008080"/>
              </w:rPr>
              <w:t>ΑΝΤΑΠΟΔΟΤΙΚΗ ΣΥΝΤΑΞΗ</w:t>
            </w:r>
            <w:r w:rsidRPr="00292DEB">
              <w:rPr>
                <w:rFonts w:cs="Arial"/>
              </w:rPr>
              <w:t xml:space="preserve">) hängt von den durchschnittlichen rentenberechtigten Einkommen des Versicherten ab dem Jahr </w:t>
            </w:r>
            <w:r w:rsidRPr="00292DEB">
              <w:rPr>
                <w:rFonts w:cs="Arial"/>
                <w:color w:val="C00000"/>
              </w:rPr>
              <w:t>2002</w:t>
            </w:r>
            <w:r w:rsidRPr="00292DEB">
              <w:rPr>
                <w:rFonts w:cs="Arial"/>
              </w:rPr>
              <w:t xml:space="preserve"> bis zum Tag der Beantragung der Rente ab. Der Durchschnitt wird als der Quotient der Division der gesamten monatlichen Vergütung des Versicherten durch die Gesamtversicherungszeit berechnet. Die Summe der vom Versicherten erhaltenen Einkommen ist die Summe der monatlichen Vergütung, die während der ganzen Versicherungszeit der Beitragspflicht unterliegen. Die Berechnung der rentenberechtigten Einkünfte berücksichtigt die Bruttoeinkommen des Versicherten in jedem Steuerjahr, erhöht durch die Änderungen des jährlichen Durchschnittsverbraucherpreisindex der griechischen statistischen Behörde für den Zeitraum bis Ende </w:t>
            </w:r>
            <w:r w:rsidRPr="00292DEB">
              <w:rPr>
                <w:rFonts w:cs="Arial"/>
                <w:color w:val="C00000"/>
              </w:rPr>
              <w:t>2025</w:t>
            </w:r>
            <w:r w:rsidRPr="00292DEB">
              <w:rPr>
                <w:rFonts w:cs="Arial"/>
              </w:rPr>
              <w:t xml:space="preserve"> und von </w:t>
            </w:r>
            <w:r w:rsidRPr="00292DEB">
              <w:rPr>
                <w:rFonts w:cs="Arial"/>
                <w:color w:val="C00000"/>
              </w:rPr>
              <w:t>2026</w:t>
            </w:r>
            <w:r w:rsidRPr="00292DEB">
              <w:rPr>
                <w:rFonts w:cs="Arial"/>
              </w:rPr>
              <w:t xml:space="preserve"> an durch den Index für Lohnänderungen, berechnet durch die griechische statistische Behörde. </w:t>
            </w:r>
          </w:p>
          <w:p w14:paraId="7B469225" w14:textId="77777777" w:rsidR="005D0FED" w:rsidRPr="00292DEB" w:rsidRDefault="005D0FED" w:rsidP="00CD2271">
            <w:pPr>
              <w:spacing w:line="276" w:lineRule="auto"/>
              <w:rPr>
                <w:rFonts w:eastAsia="Arial" w:cs="Arial"/>
              </w:rPr>
            </w:pPr>
            <w:r w:rsidRPr="00292DEB">
              <w:rPr>
                <w:rFonts w:eastAsia="Arial" w:cs="Arial"/>
              </w:rPr>
              <w:t xml:space="preserve">Obergrenze für rentenfähiges Einkommen: </w:t>
            </w:r>
            <w:r w:rsidRPr="00292DEB">
              <w:rPr>
                <w:rFonts w:eastAsia="Arial" w:cs="Arial"/>
                <w:color w:val="FF00FF"/>
              </w:rPr>
              <w:t>€7.572,62</w:t>
            </w:r>
            <w:r w:rsidRPr="00292DEB">
              <w:rPr>
                <w:rFonts w:eastAsia="Arial" w:cs="Arial"/>
              </w:rPr>
              <w:t xml:space="preserve"> pro Monat, für den Beiträge gezahlt wurden.</w:t>
            </w:r>
          </w:p>
          <w:p w14:paraId="13292B67" w14:textId="77777777" w:rsidR="005D0FED" w:rsidRPr="00292DEB" w:rsidRDefault="005D0FED" w:rsidP="00CD2271">
            <w:pPr>
              <w:spacing w:line="276" w:lineRule="auto"/>
              <w:rPr>
                <w:rFonts w:cs="Arial"/>
                <w:i/>
                <w:iCs/>
              </w:rPr>
            </w:pPr>
          </w:p>
        </w:tc>
        <w:tc>
          <w:tcPr>
            <w:tcW w:w="1370" w:type="pct"/>
          </w:tcPr>
          <w:p w14:paraId="5D61A1B5"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058577CC" w14:textId="77777777" w:rsidR="005D0FED" w:rsidRPr="00292DEB" w:rsidRDefault="005D0FED" w:rsidP="00CD2271">
            <w:pPr>
              <w:spacing w:line="276" w:lineRule="auto"/>
              <w:rPr>
                <w:rFonts w:cs="Arial"/>
                <w:lang w:val="fr-BE"/>
              </w:rPr>
            </w:pPr>
            <w:r w:rsidRPr="00292DEB">
              <w:rPr>
                <w:rFonts w:cs="Arial"/>
                <w:lang w:val="fr-BE"/>
              </w:rPr>
              <w:t xml:space="preserve">La </w:t>
            </w:r>
            <w:r w:rsidRPr="00292DEB">
              <w:rPr>
                <w:rFonts w:cs="Arial"/>
                <w:color w:val="008000"/>
                <w:lang w:val="fr-BE"/>
              </w:rPr>
              <w:t xml:space="preserve">pension contributive </w:t>
            </w:r>
            <w:r w:rsidRPr="00292DEB">
              <w:rPr>
                <w:rFonts w:cs="Arial"/>
                <w:lang w:val="fr-BE"/>
              </w:rPr>
              <w:t>(</w:t>
            </w:r>
            <w:r w:rsidRPr="00292DEB">
              <w:rPr>
                <w:rFonts w:cs="Arial"/>
                <w:i/>
                <w:color w:val="008080"/>
                <w:lang w:val="fr-BE"/>
              </w:rPr>
              <w:t>ΑΝΤΑΠΟΔΟΤΙΚΗ ΣΥΝΤΑΞΗ</w:t>
            </w:r>
            <w:r w:rsidRPr="00292DEB">
              <w:rPr>
                <w:rFonts w:cs="Arial"/>
                <w:lang w:val="fr-BE"/>
              </w:rPr>
              <w:t xml:space="preserve">) est basée sur les gains moyens ouvrant droit à pension de l’assuré dès l’année </w:t>
            </w:r>
            <w:r w:rsidRPr="00292DEB">
              <w:rPr>
                <w:rFonts w:cs="Arial"/>
                <w:color w:val="C00000"/>
                <w:lang w:val="fr-BE"/>
              </w:rPr>
              <w:t>2002</w:t>
            </w:r>
            <w:r w:rsidRPr="00292DEB">
              <w:rPr>
                <w:rFonts w:cs="Arial"/>
                <w:lang w:val="fr-BE"/>
              </w:rPr>
              <w:t xml:space="preserve"> jusqu’au jour de la présentation de la demande de pension. La moyenne est le quotient de la rémunération mensuelle totale de l’assuré par la période d’assurance totale. La somme des salaires mensuels reçus par l’assuré est la somme de la rémunération mensuelle cotisable pendant la durée d’assurance. Le calcul des gains ouvrant droit à pension tient compte des revenus bruts de l’assuré pour chaque année fiscale, majorés des changements résultant des variations de l’indice annuel moyen des prix à la consommation de l’Office hellénique de la statistique pour la période courant jusqu’à la fin de </w:t>
            </w:r>
            <w:r w:rsidRPr="00292DEB">
              <w:rPr>
                <w:rFonts w:cs="Arial"/>
                <w:color w:val="C00000"/>
                <w:lang w:val="fr-BE"/>
              </w:rPr>
              <w:t>2025</w:t>
            </w:r>
            <w:r w:rsidRPr="00292DEB">
              <w:rPr>
                <w:rFonts w:cs="Arial"/>
                <w:lang w:val="fr-BE"/>
              </w:rPr>
              <w:t xml:space="preserve">, et à partir de </w:t>
            </w:r>
            <w:r w:rsidRPr="00292DEB">
              <w:rPr>
                <w:rFonts w:cs="Arial"/>
                <w:color w:val="C00000"/>
                <w:lang w:val="fr-BE"/>
              </w:rPr>
              <w:t>2026</w:t>
            </w:r>
            <w:r w:rsidRPr="00292DEB">
              <w:rPr>
                <w:rFonts w:cs="Arial"/>
                <w:lang w:val="fr-BE"/>
              </w:rPr>
              <w:t xml:space="preserve"> de l’indexation salariale calculée par l’Office hellénique de la statistique. </w:t>
            </w:r>
          </w:p>
          <w:p w14:paraId="6C5174D2" w14:textId="77777777" w:rsidR="005D0FED" w:rsidRPr="00292DEB" w:rsidRDefault="005D0FED" w:rsidP="00CD2271">
            <w:pPr>
              <w:keepNext/>
              <w:spacing w:line="276" w:lineRule="auto"/>
              <w:outlineLvl w:val="3"/>
              <w:rPr>
                <w:rFonts w:eastAsia="Arial" w:cs="Arial"/>
                <w:lang w:val="fr-BE"/>
              </w:rPr>
            </w:pPr>
            <w:r w:rsidRPr="00292DEB">
              <w:rPr>
                <w:rFonts w:eastAsia="Arial" w:cs="Arial"/>
                <w:lang w:val="fr-BE"/>
              </w:rPr>
              <w:t xml:space="preserve">Plafond des revenus ouvrant droit à pension: </w:t>
            </w:r>
            <w:r w:rsidRPr="00292DEB">
              <w:rPr>
                <w:rFonts w:eastAsia="Arial" w:cs="Arial"/>
                <w:color w:val="FF00FF"/>
                <w:lang w:val="fr-BE"/>
              </w:rPr>
              <w:t>€7.572,62 </w:t>
            </w:r>
            <w:r w:rsidRPr="00292DEB">
              <w:rPr>
                <w:rFonts w:eastAsia="Arial" w:cs="Arial"/>
                <w:lang w:val="fr-BE"/>
              </w:rPr>
              <w:t xml:space="preserve">par mois pour lesquels des cotisations ont été versées. </w:t>
            </w:r>
          </w:p>
          <w:p w14:paraId="5E33A358" w14:textId="77777777" w:rsidR="005D0FED" w:rsidRPr="00292DEB" w:rsidRDefault="005D0FED" w:rsidP="00CD2271">
            <w:pPr>
              <w:suppressAutoHyphens/>
              <w:spacing w:after="40" w:line="276" w:lineRule="auto"/>
              <w:rPr>
                <w:rFonts w:cs="Arial"/>
                <w:i/>
                <w:iCs/>
                <w:lang w:val="fr-BE"/>
              </w:rPr>
            </w:pPr>
          </w:p>
        </w:tc>
        <w:tc>
          <w:tcPr>
            <w:tcW w:w="1370" w:type="pct"/>
          </w:tcPr>
          <w:p w14:paraId="3921879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E-VI-13-EL</w:t>
            </w:r>
          </w:p>
          <w:p w14:paraId="565C1DA6"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26EA4911"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The </w:t>
            </w:r>
            <w:r w:rsidRPr="00292DEB">
              <w:rPr>
                <w:color w:val="008000"/>
                <w:sz w:val="15"/>
                <w:szCs w:val="15"/>
                <w:lang w:val="en-GB"/>
              </w:rPr>
              <w:t>contributory pension</w:t>
            </w:r>
            <w:r w:rsidRPr="00292DEB">
              <w:rPr>
                <w:color w:val="000000" w:themeColor="text1"/>
                <w:sz w:val="15"/>
                <w:szCs w:val="15"/>
                <w:lang w:val="en-GB"/>
              </w:rPr>
              <w:t xml:space="preserve"> (</w:t>
            </w:r>
            <w:r w:rsidRPr="00292DEB">
              <w:rPr>
                <w:i/>
                <w:iCs/>
                <w:color w:val="008080"/>
                <w:sz w:val="15"/>
                <w:szCs w:val="15"/>
              </w:rPr>
              <w:t>ΑΝΤΑΠΟΔΟΤΙΚΗ</w:t>
            </w:r>
            <w:r w:rsidRPr="00292DEB">
              <w:rPr>
                <w:i/>
                <w:iCs/>
                <w:color w:val="008080"/>
                <w:sz w:val="15"/>
                <w:szCs w:val="15"/>
                <w:lang w:val="en-GB"/>
              </w:rPr>
              <w:t xml:space="preserve"> </w:t>
            </w:r>
            <w:r w:rsidRPr="00292DEB">
              <w:rPr>
                <w:i/>
                <w:iCs/>
                <w:color w:val="008080"/>
                <w:sz w:val="15"/>
                <w:szCs w:val="15"/>
              </w:rPr>
              <w:t>ΣΥΝΤΑΞΗ</w:t>
            </w:r>
            <w:r w:rsidRPr="00292DEB">
              <w:rPr>
                <w:color w:val="000000" w:themeColor="text1"/>
                <w:sz w:val="15"/>
                <w:szCs w:val="15"/>
                <w:lang w:val="en-GB"/>
              </w:rPr>
              <w:t xml:space="preserve">) is based on the average pensionable earnings of the insured person from year </w:t>
            </w:r>
            <w:r w:rsidRPr="00292DEB">
              <w:rPr>
                <w:color w:val="C00000"/>
                <w:sz w:val="15"/>
                <w:szCs w:val="15"/>
                <w:lang w:val="en-GB"/>
              </w:rPr>
              <w:t>2002</w:t>
            </w:r>
            <w:r w:rsidRPr="00292DEB">
              <w:rPr>
                <w:color w:val="000000" w:themeColor="text1"/>
                <w:sz w:val="15"/>
                <w:szCs w:val="15"/>
                <w:lang w:val="en-GB"/>
              </w:rPr>
              <w:t xml:space="preserve"> until the day of the application for pension. The average is calculated as the quotient of dividing the total monthly remuneration of the insured by the total insurance period. The sum of monthly salaries received by the insured is the sum of the monthly remuneration subject to contributions throughout the insurance life. The calculation of pensionable earnings </w:t>
            </w:r>
            <w:proofErr w:type="gramStart"/>
            <w:r w:rsidRPr="00292DEB">
              <w:rPr>
                <w:color w:val="000000" w:themeColor="text1"/>
                <w:sz w:val="15"/>
                <w:szCs w:val="15"/>
                <w:lang w:val="en-GB"/>
              </w:rPr>
              <w:t>takes into account</w:t>
            </w:r>
            <w:proofErr w:type="gramEnd"/>
            <w:r w:rsidRPr="00292DEB">
              <w:rPr>
                <w:color w:val="000000" w:themeColor="text1"/>
                <w:sz w:val="15"/>
                <w:szCs w:val="15"/>
                <w:lang w:val="en-GB"/>
              </w:rPr>
              <w:t xml:space="preserve"> the insured’s gross earnings for each tax year, increased by the change in the average annual </w:t>
            </w:r>
            <w:r w:rsidRPr="00292DEB">
              <w:rPr>
                <w:color w:val="008000"/>
                <w:sz w:val="15"/>
                <w:szCs w:val="15"/>
                <w:lang w:val="en-GB"/>
              </w:rPr>
              <w:t>Consumer Price Index</w:t>
            </w:r>
            <w:r w:rsidRPr="00292DEB">
              <w:rPr>
                <w:color w:val="000000" w:themeColor="text1"/>
                <w:sz w:val="15"/>
                <w:szCs w:val="15"/>
                <w:lang w:val="en-GB"/>
              </w:rPr>
              <w:t xml:space="preserve"> of the </w:t>
            </w:r>
            <w:r w:rsidRPr="00292DEB">
              <w:rPr>
                <w:color w:val="008000"/>
                <w:sz w:val="15"/>
                <w:szCs w:val="15"/>
                <w:lang w:val="en-GB"/>
              </w:rPr>
              <w:t>Hellenic Statistical Authority</w:t>
            </w:r>
            <w:r w:rsidRPr="00292DEB">
              <w:rPr>
                <w:color w:val="000000" w:themeColor="text1"/>
                <w:sz w:val="15"/>
                <w:szCs w:val="15"/>
                <w:lang w:val="en-GB"/>
              </w:rPr>
              <w:t xml:space="preserve"> for the period until the end of </w:t>
            </w:r>
            <w:del w:id="265" w:author="Author">
              <w:r w:rsidRPr="00292DEB">
                <w:rPr>
                  <w:color w:val="C00000"/>
                  <w:sz w:val="15"/>
                  <w:szCs w:val="15"/>
                  <w:lang w:val="en-GB"/>
                </w:rPr>
                <w:delText>2025</w:delText>
              </w:r>
            </w:del>
            <w:ins w:id="266" w:author="Author">
              <w:r w:rsidRPr="00292DEB">
                <w:rPr>
                  <w:color w:val="C00000"/>
                  <w:sz w:val="15"/>
                  <w:szCs w:val="15"/>
                  <w:lang w:val="en-GB"/>
                </w:rPr>
                <w:t>2026</w:t>
              </w:r>
            </w:ins>
            <w:r w:rsidRPr="00292DEB">
              <w:rPr>
                <w:color w:val="000000" w:themeColor="text1"/>
                <w:sz w:val="15"/>
                <w:szCs w:val="15"/>
                <w:lang w:val="en-GB"/>
              </w:rPr>
              <w:t xml:space="preserve"> and from </w:t>
            </w:r>
            <w:del w:id="267" w:author="Author">
              <w:r w:rsidRPr="00292DEB">
                <w:rPr>
                  <w:color w:val="C00000"/>
                  <w:sz w:val="15"/>
                  <w:szCs w:val="15"/>
                  <w:lang w:val="en-GB"/>
                </w:rPr>
                <w:delText>2026</w:delText>
              </w:r>
            </w:del>
            <w:ins w:id="268" w:author="Author">
              <w:r w:rsidRPr="00292DEB">
                <w:rPr>
                  <w:color w:val="C00000"/>
                  <w:sz w:val="15"/>
                  <w:szCs w:val="15"/>
                  <w:lang w:val="en-GB"/>
                </w:rPr>
                <w:t>2027</w:t>
              </w:r>
            </w:ins>
            <w:r w:rsidRPr="00292DEB">
              <w:rPr>
                <w:color w:val="000000" w:themeColor="text1"/>
                <w:sz w:val="15"/>
                <w:szCs w:val="15"/>
                <w:lang w:val="en-GB"/>
              </w:rPr>
              <w:t xml:space="preserve"> onwards by the </w:t>
            </w:r>
            <w:r w:rsidRPr="00292DEB">
              <w:rPr>
                <w:color w:val="008000"/>
                <w:sz w:val="15"/>
                <w:szCs w:val="15"/>
                <w:lang w:val="en-GB"/>
              </w:rPr>
              <w:t>Wage change index</w:t>
            </w:r>
            <w:r w:rsidRPr="00292DEB">
              <w:rPr>
                <w:color w:val="000000" w:themeColor="text1"/>
                <w:sz w:val="15"/>
                <w:szCs w:val="15"/>
                <w:lang w:val="en-GB"/>
              </w:rPr>
              <w:t xml:space="preserve">, calculated by the </w:t>
            </w:r>
            <w:r w:rsidRPr="00292DEB">
              <w:rPr>
                <w:color w:val="008000"/>
                <w:sz w:val="15"/>
                <w:szCs w:val="15"/>
                <w:lang w:val="en-GB"/>
              </w:rPr>
              <w:t>Hellenic Statistical Authority</w:t>
            </w:r>
            <w:r w:rsidRPr="00292DEB">
              <w:rPr>
                <w:color w:val="000000" w:themeColor="text1"/>
                <w:sz w:val="15"/>
                <w:szCs w:val="15"/>
                <w:lang w:val="en-GB"/>
              </w:rPr>
              <w:t>.</w:t>
            </w:r>
          </w:p>
          <w:p w14:paraId="0501C9E7"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Ceiling on pensionable earnings: </w:t>
            </w:r>
            <w:r w:rsidRPr="00292DEB">
              <w:rPr>
                <w:color w:val="FF00FF"/>
                <w:sz w:val="15"/>
                <w:szCs w:val="15"/>
                <w:lang w:val="en-GB"/>
              </w:rPr>
              <w:t>€7,</w:t>
            </w:r>
            <w:del w:id="269" w:author="Author">
              <w:r w:rsidRPr="00292DEB">
                <w:rPr>
                  <w:color w:val="FF00FF"/>
                  <w:sz w:val="15"/>
                  <w:szCs w:val="15"/>
                  <w:lang w:val="en-GB"/>
                </w:rPr>
                <w:delText>572.62</w:delText>
              </w:r>
            </w:del>
            <w:ins w:id="270" w:author="Author">
              <w:r w:rsidRPr="00292DEB">
                <w:rPr>
                  <w:color w:val="FF00FF"/>
                  <w:sz w:val="15"/>
                  <w:szCs w:val="15"/>
                  <w:lang w:val="en-GB"/>
                </w:rPr>
                <w:t>761.94</w:t>
              </w:r>
            </w:ins>
            <w:r w:rsidRPr="00292DEB">
              <w:rPr>
                <w:color w:val="000000" w:themeColor="text1"/>
                <w:sz w:val="15"/>
                <w:szCs w:val="15"/>
                <w:lang w:val="en-GB"/>
              </w:rPr>
              <w:t xml:space="preserve"> per month on which contributions have been paid.</w:t>
            </w:r>
          </w:p>
          <w:p w14:paraId="17C4B6E6" w14:textId="764D1D2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CB646C4"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122FAE67" w14:textId="77777777" w:rsidR="005D0FED" w:rsidRPr="00292DEB" w:rsidRDefault="005D0FED" w:rsidP="00CD2271">
            <w:pPr>
              <w:spacing w:line="276" w:lineRule="auto"/>
              <w:rPr>
                <w:rFonts w:cs="Arial"/>
                <w:color w:val="0000FF"/>
              </w:rPr>
            </w:pPr>
          </w:p>
        </w:tc>
        <w:tc>
          <w:tcPr>
            <w:tcW w:w="127" w:type="pct"/>
          </w:tcPr>
          <w:p w14:paraId="07C59969" w14:textId="77777777" w:rsidR="005D0FED" w:rsidRPr="00292DEB" w:rsidRDefault="005D0FED" w:rsidP="00CD2271">
            <w:pPr>
              <w:spacing w:line="276" w:lineRule="auto"/>
              <w:rPr>
                <w:rFonts w:cs="Arial"/>
                <w:color w:val="0000FF"/>
                <w:lang w:val="fr-FR"/>
              </w:rPr>
            </w:pPr>
            <w:r w:rsidRPr="00292DEB">
              <w:rPr>
                <w:rFonts w:cs="Arial"/>
                <w:color w:val="0000FF"/>
                <w:lang w:val="fr-FR"/>
              </w:rPr>
              <w:t>13</w:t>
            </w:r>
          </w:p>
          <w:p w14:paraId="6E19DDB5" w14:textId="77777777" w:rsidR="005D0FED" w:rsidRPr="00292DEB" w:rsidRDefault="005D0FED" w:rsidP="00CD2271">
            <w:pPr>
              <w:spacing w:line="276" w:lineRule="auto"/>
              <w:rPr>
                <w:rFonts w:cs="Arial"/>
                <w:color w:val="0000FF"/>
              </w:rPr>
            </w:pPr>
          </w:p>
        </w:tc>
        <w:tc>
          <w:tcPr>
            <w:tcW w:w="402" w:type="pct"/>
          </w:tcPr>
          <w:p w14:paraId="429AFA35" w14:textId="77777777" w:rsidR="005D0FED" w:rsidRPr="00292DEB" w:rsidRDefault="005D0FED" w:rsidP="00CD2271">
            <w:pPr>
              <w:spacing w:line="276" w:lineRule="auto"/>
              <w:rPr>
                <w:rFonts w:cs="Arial"/>
                <w:color w:val="0000FF"/>
              </w:rPr>
            </w:pPr>
            <w:r w:rsidRPr="00292DEB">
              <w:rPr>
                <w:rFonts w:cs="Arial"/>
                <w:color w:val="0000FF"/>
              </w:rPr>
              <w:t>GREECE</w:t>
            </w:r>
          </w:p>
          <w:p w14:paraId="571BFBB0" w14:textId="77777777" w:rsidR="005D0FED" w:rsidRPr="00292DEB" w:rsidRDefault="005D0FED" w:rsidP="00CD2271">
            <w:pPr>
              <w:spacing w:line="276" w:lineRule="auto"/>
              <w:rPr>
                <w:rFonts w:cs="Arial"/>
                <w:color w:val="0000FF"/>
              </w:rPr>
            </w:pPr>
          </w:p>
        </w:tc>
      </w:tr>
      <w:tr w:rsidR="005D0FED" w:rsidRPr="00292DEB" w14:paraId="48B51F52" w14:textId="77777777" w:rsidTr="005D0FED">
        <w:tc>
          <w:tcPr>
            <w:tcW w:w="193" w:type="pct"/>
          </w:tcPr>
          <w:p w14:paraId="4877B93F" w14:textId="77777777" w:rsidR="005D0FED" w:rsidRPr="00292DEB" w:rsidRDefault="005D0FED" w:rsidP="00CD2271">
            <w:pPr>
              <w:spacing w:line="276" w:lineRule="auto"/>
              <w:jc w:val="left"/>
              <w:rPr>
                <w:rFonts w:cs="Arial"/>
                <w:lang w:val="en-GB"/>
              </w:rPr>
            </w:pPr>
            <w:r w:rsidRPr="00292DEB">
              <w:rPr>
                <w:rFonts w:cs="Arial"/>
                <w:lang w:val="en-GB"/>
              </w:rPr>
              <w:t>EL</w:t>
            </w:r>
          </w:p>
          <w:p w14:paraId="340A7B4E" w14:textId="77777777" w:rsidR="005D0FED" w:rsidRPr="00292DEB" w:rsidRDefault="005D0FED" w:rsidP="00CD2271">
            <w:pPr>
              <w:spacing w:line="276" w:lineRule="auto"/>
              <w:jc w:val="left"/>
              <w:rPr>
                <w:rFonts w:cs="Arial"/>
                <w:lang w:val="en-GB"/>
              </w:rPr>
            </w:pPr>
            <w:r w:rsidRPr="00292DEB">
              <w:rPr>
                <w:rFonts w:cs="Arial"/>
                <w:lang w:val="en-GB"/>
              </w:rPr>
              <w:t>EL</w:t>
            </w:r>
          </w:p>
          <w:p w14:paraId="11293BE0" w14:textId="77777777" w:rsidR="005D0FED" w:rsidRPr="00292DEB" w:rsidRDefault="005D0FED" w:rsidP="00CD2271">
            <w:pPr>
              <w:spacing w:line="276" w:lineRule="auto"/>
              <w:jc w:val="left"/>
              <w:rPr>
                <w:rFonts w:cs="Arial"/>
                <w:lang w:val="en-GB"/>
              </w:rPr>
            </w:pPr>
            <w:r w:rsidRPr="00292DEB">
              <w:rPr>
                <w:rFonts w:cs="Arial"/>
                <w:lang w:val="en-GB"/>
              </w:rPr>
              <w:t>EL</w:t>
            </w:r>
          </w:p>
          <w:p w14:paraId="51A7CF6D" w14:textId="501915AB" w:rsidR="005D0FED" w:rsidRPr="00292DEB" w:rsidRDefault="005D0FED" w:rsidP="00CD2271">
            <w:pPr>
              <w:spacing w:line="276" w:lineRule="auto"/>
              <w:jc w:val="left"/>
              <w:rPr>
                <w:rFonts w:cs="Arial"/>
                <w:b/>
                <w:lang w:val="es-ES"/>
              </w:rPr>
            </w:pPr>
          </w:p>
        </w:tc>
        <w:tc>
          <w:tcPr>
            <w:tcW w:w="1371" w:type="pct"/>
          </w:tcPr>
          <w:p w14:paraId="0BFB8079" w14:textId="77777777" w:rsidR="005D0FED" w:rsidRPr="00292DEB" w:rsidRDefault="005D0FED" w:rsidP="00CD2271">
            <w:pPr>
              <w:spacing w:line="276" w:lineRule="auto"/>
              <w:rPr>
                <w:rFonts w:cs="Arial"/>
                <w:i/>
                <w:iCs/>
              </w:rPr>
            </w:pPr>
            <w:r w:rsidRPr="00292DEB">
              <w:rPr>
                <w:rFonts w:cs="Arial"/>
                <w:i/>
                <w:iCs/>
              </w:rPr>
              <w:t>1. Säule (Hauptrente der e-EFKA):</w:t>
            </w:r>
          </w:p>
          <w:p w14:paraId="4A7C4FE3" w14:textId="77777777" w:rsidR="005D0FED" w:rsidRPr="00292DEB" w:rsidRDefault="005D0FED" w:rsidP="00CD2271">
            <w:pPr>
              <w:spacing w:line="276" w:lineRule="auto"/>
              <w:rPr>
                <w:rFonts w:cs="Arial"/>
              </w:rPr>
            </w:pPr>
            <w:r w:rsidRPr="00292DEB">
              <w:rPr>
                <w:rFonts w:cs="Arial"/>
              </w:rPr>
              <w:t xml:space="preserve">Zeiten, die nur für den Zweck der Bewertung des Pensionsanspruchs, nicht jedoch für die Berechnung des zahlbaren Rentenbetrags genutzt werden: </w:t>
            </w:r>
          </w:p>
          <w:p w14:paraId="1E119E92" w14:textId="77777777" w:rsidR="005D0FED" w:rsidRPr="00292DEB" w:rsidRDefault="005D0FED" w:rsidP="00CD2271">
            <w:pPr>
              <w:pStyle w:val="ListBullet"/>
              <w:numPr>
                <w:ilvl w:val="0"/>
                <w:numId w:val="27"/>
              </w:numPr>
              <w:spacing w:after="0" w:line="276" w:lineRule="auto"/>
              <w:rPr>
                <w:rFonts w:eastAsia="Arial"/>
              </w:rPr>
            </w:pPr>
            <w:r w:rsidRPr="00292DEB">
              <w:t>Zeiten, in denen eine Invalidenrente bezogen wurde,</w:t>
            </w:r>
          </w:p>
          <w:p w14:paraId="24FCF81E" w14:textId="77777777" w:rsidR="005D0FED" w:rsidRPr="00292DEB" w:rsidRDefault="005D0FED" w:rsidP="00CD2271">
            <w:pPr>
              <w:pStyle w:val="ListBullet"/>
              <w:numPr>
                <w:ilvl w:val="0"/>
                <w:numId w:val="27"/>
              </w:numPr>
              <w:spacing w:after="0" w:line="276" w:lineRule="auto"/>
              <w:rPr>
                <w:rFonts w:eastAsia="Arial"/>
              </w:rPr>
            </w:pPr>
            <w:r w:rsidRPr="00292DEB">
              <w:t>Zeiten des Bezugs von Krankengeld oder Arbeitslosengeld,</w:t>
            </w:r>
          </w:p>
          <w:p w14:paraId="17C76FC4" w14:textId="77777777" w:rsidR="005D0FED" w:rsidRPr="00292DEB" w:rsidRDefault="005D0FED" w:rsidP="00CD2271">
            <w:pPr>
              <w:pStyle w:val="AufzhlungNach0"/>
              <w:numPr>
                <w:ilvl w:val="0"/>
                <w:numId w:val="27"/>
              </w:numPr>
              <w:tabs>
                <w:tab w:val="left" w:pos="708"/>
              </w:tabs>
              <w:spacing w:line="276" w:lineRule="auto"/>
              <w:rPr>
                <w:rFonts w:eastAsia="Arial"/>
              </w:rPr>
            </w:pPr>
            <w:r w:rsidRPr="00292DEB">
              <w:t>Zeiten der Teilnahme am Widerstand während des 2. Weltkriegs.</w:t>
            </w:r>
          </w:p>
          <w:p w14:paraId="59177603" w14:textId="77777777" w:rsidR="005D0FED" w:rsidRPr="00292DEB" w:rsidRDefault="005D0FED" w:rsidP="00CD2271">
            <w:pPr>
              <w:spacing w:line="276" w:lineRule="auto"/>
              <w:rPr>
                <w:rFonts w:cs="Arial"/>
              </w:rPr>
            </w:pPr>
          </w:p>
          <w:p w14:paraId="741739B0" w14:textId="77777777" w:rsidR="005D0FED" w:rsidRPr="00292DEB" w:rsidRDefault="005D0FED" w:rsidP="00CD2271">
            <w:pPr>
              <w:spacing w:line="276" w:lineRule="auto"/>
              <w:rPr>
                <w:rFonts w:cs="Arial"/>
              </w:rPr>
            </w:pPr>
            <w:r w:rsidRPr="00292DEB">
              <w:rPr>
                <w:rFonts w:cs="Arial"/>
              </w:rPr>
              <w:t>Zeiträume, die sowohl für die Bewertung des Pensionsanspruchs als auch für die Berechnung der zu zahlenden Pension genutzt werden:</w:t>
            </w:r>
          </w:p>
          <w:p w14:paraId="3A0D04A8" w14:textId="77777777" w:rsidR="005D0FED" w:rsidRPr="00292DEB" w:rsidRDefault="005D0FED" w:rsidP="00CD2271">
            <w:pPr>
              <w:pStyle w:val="ListParagraph"/>
              <w:numPr>
                <w:ilvl w:val="0"/>
                <w:numId w:val="83"/>
              </w:numPr>
              <w:pBdr>
                <w:top w:val="nil"/>
                <w:left w:val="nil"/>
                <w:bottom w:val="nil"/>
                <w:right w:val="nil"/>
                <w:between w:val="nil"/>
              </w:pBdr>
              <w:spacing w:before="60" w:after="0"/>
              <w:rPr>
                <w:rFonts w:ascii="Arial" w:hAnsi="Arial" w:cs="Arial"/>
                <w:color w:val="000000"/>
                <w:sz w:val="15"/>
                <w:szCs w:val="15"/>
                <w:lang w:val="de-DE"/>
              </w:rPr>
            </w:pPr>
            <w:r w:rsidRPr="00292DEB">
              <w:rPr>
                <w:rFonts w:ascii="Arial" w:hAnsi="Arial" w:cs="Arial"/>
                <w:sz w:val="15"/>
                <w:szCs w:val="15"/>
                <w:lang w:val="de-DE"/>
              </w:rPr>
              <w:t xml:space="preserve">Fehlzeiten </w:t>
            </w:r>
            <w:r w:rsidRPr="00292DEB">
              <w:rPr>
                <w:rFonts w:ascii="Arial" w:hAnsi="Arial" w:cs="Arial"/>
                <w:color w:val="000000"/>
                <w:sz w:val="15"/>
                <w:szCs w:val="15"/>
                <w:lang w:val="de-DE"/>
              </w:rPr>
              <w:t>aufgrund der Versorgung eines Kindes werden gutgeschrieben, sofern El</w:t>
            </w:r>
            <w:r w:rsidRPr="00292DEB">
              <w:rPr>
                <w:rFonts w:ascii="Arial" w:hAnsi="Arial" w:cs="Arial"/>
                <w:sz w:val="15"/>
                <w:szCs w:val="15"/>
                <w:lang w:val="de-DE"/>
              </w:rPr>
              <w:t>ternurlaubszeit zur Kindererziehung</w:t>
            </w:r>
            <w:r w:rsidRPr="00292DEB">
              <w:rPr>
                <w:rFonts w:ascii="Arial" w:hAnsi="Arial" w:cs="Arial"/>
                <w:color w:val="000000"/>
                <w:sz w:val="15"/>
                <w:szCs w:val="15"/>
                <w:lang w:val="de-DE"/>
              </w:rPr>
              <w:t xml:space="preserve"> (Gesetz </w:t>
            </w:r>
            <w:r w:rsidRPr="00292DEB">
              <w:rPr>
                <w:rFonts w:ascii="Arial" w:hAnsi="Arial" w:cs="Arial"/>
                <w:color w:val="C00000"/>
                <w:sz w:val="15"/>
                <w:szCs w:val="15"/>
                <w:lang w:val="de-DE"/>
              </w:rPr>
              <w:t>4808</w:t>
            </w:r>
            <w:r w:rsidRPr="00292DEB">
              <w:rPr>
                <w:rFonts w:ascii="Arial" w:hAnsi="Arial" w:cs="Arial"/>
                <w:color w:val="000000"/>
                <w:sz w:val="15"/>
                <w:szCs w:val="15"/>
                <w:lang w:val="de-DE"/>
              </w:rPr>
              <w:t xml:space="preserve">) und Elterngeld gewährt wurden. </w:t>
            </w:r>
          </w:p>
          <w:p w14:paraId="20787447" w14:textId="77777777" w:rsidR="005D0FED" w:rsidRPr="00292DEB" w:rsidRDefault="005D0FED" w:rsidP="00CD2271">
            <w:pPr>
              <w:pStyle w:val="ListParagraph"/>
              <w:numPr>
                <w:ilvl w:val="0"/>
                <w:numId w:val="83"/>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sz w:val="15"/>
                <w:szCs w:val="15"/>
                <w:lang w:val="de-DE"/>
              </w:rPr>
              <w:t xml:space="preserve">Fehlzeiten </w:t>
            </w:r>
            <w:r w:rsidRPr="00292DEB">
              <w:rPr>
                <w:rFonts w:ascii="Arial" w:hAnsi="Arial" w:cs="Arial"/>
                <w:color w:val="000000"/>
                <w:sz w:val="15"/>
                <w:szCs w:val="15"/>
                <w:lang w:val="de-DE"/>
              </w:rPr>
              <w:t xml:space="preserve">aufgrund von Schwangerschaft werden gutgeschrieben, sofern Leistungen bei Schwangerschaft (d.h. </w:t>
            </w:r>
            <w:r w:rsidRPr="00292DEB">
              <w:rPr>
                <w:rFonts w:ascii="Arial" w:hAnsi="Arial" w:cs="Arial"/>
                <w:color w:val="008000"/>
                <w:sz w:val="15"/>
                <w:szCs w:val="15"/>
                <w:lang w:val="de-DE"/>
              </w:rPr>
              <w:t>Mutterschaftsgeld</w:t>
            </w:r>
            <w:r w:rsidRPr="00292DEB">
              <w:rPr>
                <w:rFonts w:ascii="Arial" w:hAnsi="Arial" w:cs="Arial"/>
                <w:sz w:val="15"/>
                <w:szCs w:val="15"/>
                <w:lang w:val="de-DE"/>
              </w:rPr>
              <w:t xml:space="preserve">, </w:t>
            </w:r>
            <w:r w:rsidRPr="00292DEB">
              <w:rPr>
                <w:rFonts w:ascii="Arial" w:hAnsi="Arial" w:cs="Arial"/>
                <w:color w:val="008000"/>
                <w:sz w:val="15"/>
                <w:szCs w:val="15"/>
                <w:lang w:val="de-DE"/>
              </w:rPr>
              <w:t xml:space="preserve">ergänzende Mutterschaftsschutzbeihilfe, </w:t>
            </w:r>
            <w:r w:rsidRPr="00292DEB">
              <w:rPr>
                <w:rFonts w:ascii="Arial" w:hAnsi="Arial" w:cs="Arial"/>
                <w:sz w:val="15"/>
                <w:szCs w:val="15"/>
                <w:lang w:val="de-DE"/>
              </w:rPr>
              <w:t>besondere Mutterschaftsschutzhilfe)</w:t>
            </w:r>
            <w:r w:rsidRPr="00292DEB">
              <w:rPr>
                <w:rFonts w:ascii="Arial" w:hAnsi="Arial" w:cs="Arial"/>
                <w:color w:val="000000"/>
                <w:sz w:val="15"/>
                <w:szCs w:val="15"/>
                <w:lang w:val="de-DE"/>
              </w:rPr>
              <w:t xml:space="preserve"> gewährt wurden.</w:t>
            </w:r>
          </w:p>
          <w:p w14:paraId="48119A10" w14:textId="77777777" w:rsidR="005D0FED" w:rsidRPr="00292DEB" w:rsidRDefault="005D0FED" w:rsidP="00CD2271">
            <w:pPr>
              <w:spacing w:line="276" w:lineRule="auto"/>
              <w:rPr>
                <w:rFonts w:cs="Arial"/>
              </w:rPr>
            </w:pPr>
          </w:p>
          <w:p w14:paraId="66504295" w14:textId="77777777" w:rsidR="005D0FED" w:rsidRPr="00292DEB" w:rsidRDefault="005D0FED" w:rsidP="00CD2271">
            <w:pPr>
              <w:spacing w:line="276" w:lineRule="auto"/>
              <w:rPr>
                <w:rFonts w:cs="Arial"/>
              </w:rPr>
            </w:pPr>
            <w:r w:rsidRPr="00292DEB">
              <w:rPr>
                <w:rFonts w:cs="Arial"/>
              </w:rPr>
              <w:t xml:space="preserve">Nicht anwendbar: </w:t>
            </w:r>
          </w:p>
          <w:p w14:paraId="3017481D" w14:textId="77777777" w:rsidR="005D0FED" w:rsidRPr="00292DEB" w:rsidRDefault="005D0FED" w:rsidP="00CD2271">
            <w:pPr>
              <w:numPr>
                <w:ilvl w:val="0"/>
                <w:numId w:val="89"/>
              </w:numPr>
              <w:spacing w:line="276" w:lineRule="auto"/>
              <w:rPr>
                <w:rFonts w:cs="Arial"/>
              </w:rPr>
            </w:pPr>
            <w:r w:rsidRPr="00292DEB">
              <w:rPr>
                <w:rFonts w:cs="Arial"/>
              </w:rPr>
              <w:t>Fehlzeiten aufgrund der Versorgung eines hilfebedürftigen Erwachsenen;</w:t>
            </w:r>
            <w:r w:rsidRPr="00292DEB" w:rsidDel="008B71C9">
              <w:rPr>
                <w:rFonts w:cs="Arial"/>
              </w:rPr>
              <w:t xml:space="preserve"> </w:t>
            </w:r>
          </w:p>
          <w:p w14:paraId="08364F4A" w14:textId="77777777" w:rsidR="005D0FED" w:rsidRPr="00292DEB" w:rsidRDefault="005D0FED" w:rsidP="00CD2271">
            <w:pPr>
              <w:numPr>
                <w:ilvl w:val="0"/>
                <w:numId w:val="89"/>
              </w:numPr>
              <w:spacing w:line="276" w:lineRule="auto"/>
              <w:rPr>
                <w:rFonts w:cs="Arial"/>
              </w:rPr>
            </w:pPr>
            <w:r w:rsidRPr="00292DEB">
              <w:rPr>
                <w:rFonts w:cs="Arial"/>
              </w:rPr>
              <w:t>Bildungsurlaub.</w:t>
            </w:r>
          </w:p>
          <w:p w14:paraId="2A36F551" w14:textId="6EA68676" w:rsidR="005D0FED" w:rsidRPr="00292DEB" w:rsidRDefault="005D0FED" w:rsidP="00CD2271">
            <w:pPr>
              <w:spacing w:line="276" w:lineRule="auto"/>
              <w:rPr>
                <w:rFonts w:cs="Arial"/>
                <w:i/>
                <w:iCs/>
              </w:rPr>
            </w:pPr>
          </w:p>
        </w:tc>
        <w:tc>
          <w:tcPr>
            <w:tcW w:w="1370" w:type="pct"/>
          </w:tcPr>
          <w:p w14:paraId="268C79B0"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76252A6D" w14:textId="77777777" w:rsidR="005D0FED" w:rsidRPr="00292DEB" w:rsidRDefault="005D0FED" w:rsidP="00CD2271">
            <w:pPr>
              <w:spacing w:line="276" w:lineRule="auto"/>
              <w:rPr>
                <w:rFonts w:cs="Arial"/>
                <w:bCs/>
                <w:lang w:val="fr-BE"/>
              </w:rPr>
            </w:pPr>
            <w:r w:rsidRPr="00292DEB">
              <w:rPr>
                <w:rFonts w:cs="Arial"/>
                <w:bCs/>
                <w:lang w:val="fr-BE"/>
              </w:rPr>
              <w:t>Périodes uniquement utilisées pour évaluer un droit à pension, mais pas pour calculer le montant de la pension due:</w:t>
            </w:r>
          </w:p>
          <w:p w14:paraId="0AD9A178" w14:textId="77777777" w:rsidR="005D0FED" w:rsidRPr="00292DEB" w:rsidRDefault="005D0FED" w:rsidP="00CD2271">
            <w:pPr>
              <w:pStyle w:val="ListBullet"/>
              <w:numPr>
                <w:ilvl w:val="0"/>
                <w:numId w:val="64"/>
              </w:numPr>
              <w:spacing w:after="0" w:line="276" w:lineRule="auto"/>
              <w:rPr>
                <w:rFonts w:eastAsia="Arial"/>
                <w:lang w:val="fr-BE"/>
              </w:rPr>
            </w:pPr>
            <w:r w:rsidRPr="00292DEB">
              <w:rPr>
                <w:lang w:val="fr-BE"/>
              </w:rPr>
              <w:t>Périodes de versement d'une pension d'invalidité,</w:t>
            </w:r>
          </w:p>
          <w:p w14:paraId="5A143476" w14:textId="77777777" w:rsidR="005D0FED" w:rsidRPr="00292DEB" w:rsidRDefault="005D0FED" w:rsidP="00CD2271">
            <w:pPr>
              <w:pStyle w:val="ListBullet"/>
              <w:numPr>
                <w:ilvl w:val="0"/>
                <w:numId w:val="64"/>
              </w:numPr>
              <w:spacing w:after="0" w:line="276" w:lineRule="auto"/>
              <w:rPr>
                <w:rFonts w:eastAsia="Arial"/>
                <w:lang w:val="fr-BE"/>
              </w:rPr>
            </w:pPr>
            <w:r w:rsidRPr="00292DEB">
              <w:rPr>
                <w:lang w:val="fr-BE"/>
              </w:rPr>
              <w:t>Périodes de versement des indemnités de maladie ou de l'allocation de chômage,</w:t>
            </w:r>
          </w:p>
          <w:p w14:paraId="542D71BA" w14:textId="77777777" w:rsidR="005D0FED" w:rsidRPr="00292DEB" w:rsidRDefault="005D0FED" w:rsidP="00CD2271">
            <w:pPr>
              <w:pStyle w:val="AufzhlungNach0"/>
              <w:numPr>
                <w:ilvl w:val="0"/>
                <w:numId w:val="64"/>
              </w:numPr>
              <w:tabs>
                <w:tab w:val="left" w:pos="708"/>
              </w:tabs>
              <w:spacing w:line="276" w:lineRule="auto"/>
              <w:rPr>
                <w:rFonts w:eastAsia="Arial"/>
                <w:lang w:val="fr-BE"/>
              </w:rPr>
            </w:pPr>
            <w:r w:rsidRPr="00292DEB">
              <w:rPr>
                <w:lang w:val="fr-BE"/>
              </w:rPr>
              <w:t>Périodes de participation à la Résistance durant la seconde Guerre Mondiale.</w:t>
            </w:r>
          </w:p>
          <w:p w14:paraId="6E70C4C2" w14:textId="77777777" w:rsidR="005D0FED" w:rsidRPr="00292DEB" w:rsidRDefault="005D0FED" w:rsidP="00CD2271">
            <w:pPr>
              <w:keepNext/>
              <w:spacing w:line="276" w:lineRule="auto"/>
              <w:outlineLvl w:val="2"/>
              <w:rPr>
                <w:rFonts w:cs="Arial"/>
                <w:lang w:val="fr-BE"/>
              </w:rPr>
            </w:pPr>
          </w:p>
          <w:p w14:paraId="77393EA9" w14:textId="77777777" w:rsidR="005D0FED" w:rsidRPr="00292DEB" w:rsidRDefault="005D0FED" w:rsidP="00CD2271">
            <w:pPr>
              <w:spacing w:line="276" w:lineRule="auto"/>
              <w:rPr>
                <w:rFonts w:cs="Arial"/>
                <w:lang w:val="fr-BE"/>
              </w:rPr>
            </w:pPr>
            <w:r w:rsidRPr="00292DEB">
              <w:rPr>
                <w:rFonts w:cs="Arial"/>
                <w:lang w:val="fr-BE"/>
              </w:rPr>
              <w:t>Périodes utilisées à la fois pour déterminer le droit à une pension et pour calculer le montant de la pension due:</w:t>
            </w:r>
          </w:p>
          <w:p w14:paraId="6A25C0B8" w14:textId="77777777" w:rsidR="005D0FED" w:rsidRPr="00292DEB" w:rsidRDefault="005D0FED" w:rsidP="00CD2271">
            <w:pPr>
              <w:keepNext/>
              <w:numPr>
                <w:ilvl w:val="0"/>
                <w:numId w:val="90"/>
              </w:numPr>
              <w:spacing w:line="276" w:lineRule="auto"/>
              <w:outlineLvl w:val="2"/>
              <w:rPr>
                <w:rFonts w:cs="Arial"/>
                <w:lang w:val="fr-BE"/>
              </w:rPr>
            </w:pPr>
            <w:r w:rsidRPr="00292DEB">
              <w:rPr>
                <w:rFonts w:cs="Arial"/>
                <w:lang w:val="fr-BE"/>
              </w:rPr>
              <w:t>Les périodes d’absence du travail pour s’occuper d’un enfant sont créditées sous condition de congé parental pour élever un enfant (loi n° </w:t>
            </w:r>
            <w:r w:rsidRPr="00292DEB">
              <w:rPr>
                <w:rFonts w:cs="Arial"/>
                <w:color w:val="C00000"/>
                <w:lang w:val="fr-BE"/>
              </w:rPr>
              <w:t>4808</w:t>
            </w:r>
            <w:r w:rsidRPr="00292DEB">
              <w:rPr>
                <w:rFonts w:cs="Arial"/>
                <w:lang w:val="fr-BE"/>
              </w:rPr>
              <w:t>) et d’octroi d’une prestation parentale.</w:t>
            </w:r>
          </w:p>
          <w:p w14:paraId="455F3F44" w14:textId="77777777" w:rsidR="005D0FED" w:rsidRPr="00292DEB" w:rsidRDefault="005D0FED" w:rsidP="00CD2271">
            <w:pPr>
              <w:keepNext/>
              <w:numPr>
                <w:ilvl w:val="0"/>
                <w:numId w:val="90"/>
              </w:numPr>
              <w:spacing w:line="276" w:lineRule="auto"/>
              <w:outlineLvl w:val="2"/>
              <w:rPr>
                <w:rFonts w:cs="Arial"/>
                <w:lang w:val="fr-BE"/>
              </w:rPr>
            </w:pPr>
            <w:r w:rsidRPr="00292DEB">
              <w:rPr>
                <w:rFonts w:cs="Arial"/>
                <w:lang w:val="fr-BE"/>
              </w:rPr>
              <w:t xml:space="preserve">Les périodes d’absence du travail pour cause de maternité sont créditées sous condition d’octroi de prestations de maternité (à savoir </w:t>
            </w:r>
            <w:r w:rsidRPr="00292DEB">
              <w:rPr>
                <w:rFonts w:cs="Arial"/>
                <w:color w:val="008000"/>
                <w:lang w:val="fr-BE"/>
              </w:rPr>
              <w:t>l’indemnité de maternité, l‘allocation supplémentaire de maternité et l’allocation spéciale de protection de la maternité</w:t>
            </w:r>
            <w:r w:rsidRPr="00292DEB">
              <w:rPr>
                <w:rFonts w:cs="Arial"/>
                <w:lang w:val="fr-BE"/>
              </w:rPr>
              <w:t>).</w:t>
            </w:r>
          </w:p>
          <w:p w14:paraId="720AE72C" w14:textId="77777777" w:rsidR="005D0FED" w:rsidRPr="00292DEB" w:rsidRDefault="005D0FED" w:rsidP="00CD2271">
            <w:pPr>
              <w:spacing w:line="276" w:lineRule="auto"/>
              <w:rPr>
                <w:rFonts w:cs="Arial"/>
                <w:bCs/>
                <w:lang w:val="fr-BE"/>
              </w:rPr>
            </w:pPr>
          </w:p>
          <w:p w14:paraId="27536A2A" w14:textId="77777777" w:rsidR="005D0FED" w:rsidRPr="00292DEB" w:rsidRDefault="005D0FED" w:rsidP="00CD2271">
            <w:pPr>
              <w:keepNext/>
              <w:spacing w:line="276" w:lineRule="auto"/>
              <w:outlineLvl w:val="2"/>
              <w:rPr>
                <w:rFonts w:cs="Arial"/>
                <w:lang w:val="fr-BE"/>
              </w:rPr>
            </w:pPr>
            <w:r w:rsidRPr="00292DEB">
              <w:rPr>
                <w:rFonts w:cs="Arial"/>
                <w:lang w:val="fr-BE"/>
              </w:rPr>
              <w:t>Non applicable:</w:t>
            </w:r>
          </w:p>
          <w:p w14:paraId="461C8561" w14:textId="77777777" w:rsidR="005D0FED" w:rsidRPr="00292DEB" w:rsidRDefault="005D0FED" w:rsidP="00CD2271">
            <w:pPr>
              <w:numPr>
                <w:ilvl w:val="0"/>
                <w:numId w:val="91"/>
              </w:numPr>
              <w:spacing w:line="276" w:lineRule="auto"/>
              <w:rPr>
                <w:rFonts w:cs="Arial"/>
                <w:lang w:val="fr-BE"/>
              </w:rPr>
            </w:pPr>
            <w:r w:rsidRPr="00292DEB">
              <w:rPr>
                <w:rFonts w:cs="Arial"/>
                <w:lang w:val="fr-BE"/>
              </w:rPr>
              <w:t>Périodes d’absence du travail pour s’occuper d’un adulte dans le besoin.</w:t>
            </w:r>
          </w:p>
          <w:p w14:paraId="4F35B5F3" w14:textId="77777777" w:rsidR="005D0FED" w:rsidRPr="00292DEB" w:rsidRDefault="005D0FED" w:rsidP="00CD2271">
            <w:pPr>
              <w:keepNext/>
              <w:numPr>
                <w:ilvl w:val="0"/>
                <w:numId w:val="91"/>
              </w:numPr>
              <w:spacing w:line="276" w:lineRule="auto"/>
              <w:outlineLvl w:val="3"/>
              <w:rPr>
                <w:rFonts w:eastAsia="Arial" w:cs="Arial"/>
                <w:lang w:val="fr-BE"/>
              </w:rPr>
            </w:pPr>
            <w:r w:rsidRPr="00292DEB">
              <w:rPr>
                <w:rFonts w:eastAsia="Arial" w:cs="Arial"/>
                <w:lang w:val="fr-BE"/>
              </w:rPr>
              <w:t>Congés de formation.</w:t>
            </w:r>
          </w:p>
          <w:p w14:paraId="3BDF9A7B" w14:textId="77777777" w:rsidR="005D0FED" w:rsidRPr="00292DEB" w:rsidRDefault="005D0FED" w:rsidP="00CD2271">
            <w:pPr>
              <w:pStyle w:val="StandardLinks"/>
              <w:spacing w:line="276" w:lineRule="auto"/>
              <w:jc w:val="both"/>
              <w:rPr>
                <w:rFonts w:cs="Arial"/>
                <w:i/>
                <w:iCs/>
                <w:lang w:val="fr-BE"/>
              </w:rPr>
            </w:pPr>
          </w:p>
        </w:tc>
        <w:tc>
          <w:tcPr>
            <w:tcW w:w="1370" w:type="pct"/>
          </w:tcPr>
          <w:p w14:paraId="30AB434A"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b/>
                <w:color w:val="FF0000"/>
                <w:sz w:val="15"/>
                <w:szCs w:val="15"/>
              </w:rPr>
              <w:t>E-VI-14-EL</w:t>
            </w:r>
          </w:p>
          <w:p w14:paraId="35413358"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215B790F" w14:textId="77777777" w:rsidR="005D0FED" w:rsidRPr="00292DEB" w:rsidRDefault="005D0FED" w:rsidP="00CD2271">
            <w:pPr>
              <w:pStyle w:val="Normal0"/>
              <w:pBdr>
                <w:top w:val="nil"/>
                <w:left w:val="nil"/>
                <w:bottom w:val="nil"/>
                <w:right w:val="nil"/>
                <w:between w:val="nil"/>
              </w:pBdr>
              <w:tabs>
                <w:tab w:val="left" w:pos="113"/>
                <w:tab w:val="left" w:pos="0"/>
                <w:tab w:val="left" w:pos="502"/>
              </w:tabs>
              <w:spacing w:before="0" w:after="0"/>
              <w:rPr>
                <w:color w:val="000000"/>
                <w:sz w:val="15"/>
                <w:szCs w:val="15"/>
                <w:lang w:val="en-GB"/>
              </w:rPr>
            </w:pPr>
            <w:r w:rsidRPr="00292DEB">
              <w:rPr>
                <w:color w:val="000000"/>
                <w:sz w:val="15"/>
                <w:szCs w:val="15"/>
                <w:lang w:val="en-GB"/>
              </w:rPr>
              <w:t>Periods used only for the purpose of assessing entitlement to a pension, but not for the calculation of the amount of pension payable:</w:t>
            </w:r>
          </w:p>
          <w:p w14:paraId="4D3FEFDE" w14:textId="77777777" w:rsidR="005D0FED" w:rsidRPr="00292DEB" w:rsidRDefault="005D0FED" w:rsidP="00CD2271">
            <w:pPr>
              <w:pStyle w:val="Normal0"/>
              <w:numPr>
                <w:ilvl w:val="0"/>
                <w:numId w:val="132"/>
              </w:numPr>
              <w:pBdr>
                <w:top w:val="nil"/>
                <w:left w:val="nil"/>
                <w:bottom w:val="nil"/>
                <w:right w:val="nil"/>
                <w:between w:val="nil"/>
              </w:pBdr>
              <w:tabs>
                <w:tab w:val="left" w:pos="113"/>
                <w:tab w:val="left" w:pos="0"/>
                <w:tab w:val="left" w:pos="502"/>
              </w:tabs>
              <w:spacing w:before="0" w:after="0"/>
              <w:ind w:hanging="55"/>
              <w:rPr>
                <w:color w:val="000000"/>
                <w:sz w:val="15"/>
                <w:szCs w:val="15"/>
                <w:lang w:val="en-GB"/>
              </w:rPr>
            </w:pPr>
            <w:r w:rsidRPr="00292DEB">
              <w:rPr>
                <w:color w:val="000000"/>
                <w:sz w:val="15"/>
                <w:szCs w:val="15"/>
                <w:lang w:val="en-GB"/>
              </w:rPr>
              <w:t>Periods during which an invalidity pension is paid,</w:t>
            </w:r>
          </w:p>
          <w:p w14:paraId="28E1F310" w14:textId="77777777" w:rsidR="005D0FED" w:rsidRPr="00292DEB" w:rsidRDefault="005D0FED" w:rsidP="00CD2271">
            <w:pPr>
              <w:pStyle w:val="Normal0"/>
              <w:numPr>
                <w:ilvl w:val="0"/>
                <w:numId w:val="132"/>
              </w:numPr>
              <w:pBdr>
                <w:top w:val="nil"/>
                <w:left w:val="nil"/>
                <w:bottom w:val="nil"/>
                <w:right w:val="nil"/>
                <w:between w:val="nil"/>
              </w:pBdr>
              <w:tabs>
                <w:tab w:val="left" w:pos="113"/>
                <w:tab w:val="left" w:pos="0"/>
                <w:tab w:val="left" w:pos="502"/>
              </w:tabs>
              <w:spacing w:before="0" w:after="0"/>
              <w:ind w:hanging="55"/>
              <w:rPr>
                <w:color w:val="000000"/>
                <w:sz w:val="15"/>
                <w:szCs w:val="15"/>
                <w:lang w:val="en-GB"/>
              </w:rPr>
            </w:pPr>
            <w:r w:rsidRPr="00292DEB">
              <w:rPr>
                <w:color w:val="000000"/>
                <w:sz w:val="15"/>
                <w:szCs w:val="15"/>
                <w:lang w:val="en-GB"/>
              </w:rPr>
              <w:t>Periods during which a sickness benefit or an unemployment benefit has been granted,</w:t>
            </w:r>
          </w:p>
          <w:p w14:paraId="7F36775D" w14:textId="77777777" w:rsidR="005D0FED" w:rsidRPr="00292DEB" w:rsidRDefault="005D0FED" w:rsidP="00CD2271">
            <w:pPr>
              <w:pStyle w:val="Normal0"/>
              <w:numPr>
                <w:ilvl w:val="0"/>
                <w:numId w:val="132"/>
              </w:numPr>
              <w:pBdr>
                <w:top w:val="nil"/>
                <w:left w:val="nil"/>
                <w:bottom w:val="nil"/>
                <w:right w:val="nil"/>
                <w:between w:val="nil"/>
              </w:pBdr>
              <w:tabs>
                <w:tab w:val="left" w:pos="113"/>
              </w:tabs>
              <w:spacing w:before="0" w:after="0"/>
              <w:ind w:hanging="55"/>
              <w:rPr>
                <w:color w:val="000000"/>
                <w:sz w:val="15"/>
                <w:szCs w:val="15"/>
                <w:lang w:val="en-GB"/>
              </w:rPr>
            </w:pPr>
            <w:r w:rsidRPr="00292DEB">
              <w:rPr>
                <w:color w:val="000000"/>
                <w:sz w:val="15"/>
                <w:szCs w:val="15"/>
                <w:lang w:val="en-GB"/>
              </w:rPr>
              <w:t>Periods of participation in the Resistance during World War II.</w:t>
            </w:r>
          </w:p>
          <w:p w14:paraId="678E20B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528A2F73"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Periods used both for assessing entitlement to a pension as well as for the calculation of the amount of pension payable:</w:t>
            </w:r>
          </w:p>
          <w:p w14:paraId="1A4B2B3E" w14:textId="77777777" w:rsidR="005D0FED" w:rsidRPr="00292DEB" w:rsidRDefault="005D0FED" w:rsidP="00CD2271">
            <w:pPr>
              <w:pStyle w:val="Normal0"/>
              <w:numPr>
                <w:ilvl w:val="0"/>
                <w:numId w:val="134"/>
              </w:numPr>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Periods of absence from work for looking after a child are credited subject to parental leave for child raising (Law </w:t>
            </w:r>
            <w:r w:rsidRPr="00292DEB">
              <w:rPr>
                <w:color w:val="C00000"/>
                <w:sz w:val="15"/>
                <w:szCs w:val="15"/>
                <w:lang w:val="en-GB"/>
              </w:rPr>
              <w:t>4808</w:t>
            </w:r>
            <w:r w:rsidRPr="00292DEB">
              <w:rPr>
                <w:color w:val="000000"/>
                <w:sz w:val="15"/>
                <w:szCs w:val="15"/>
                <w:lang w:val="en-GB"/>
              </w:rPr>
              <w:t xml:space="preserve">) and parental benefit being granted. </w:t>
            </w:r>
          </w:p>
          <w:p w14:paraId="50C6A28B" w14:textId="77777777" w:rsidR="005D0FED" w:rsidRPr="00292DEB" w:rsidRDefault="005D0FED" w:rsidP="00CD2271">
            <w:pPr>
              <w:pStyle w:val="Normal0"/>
              <w:numPr>
                <w:ilvl w:val="0"/>
                <w:numId w:val="134"/>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Periods of absence from work due to maternity are credited subject to maternity benefits (i.e. </w:t>
            </w:r>
            <w:r w:rsidRPr="00292DEB">
              <w:rPr>
                <w:color w:val="008000"/>
                <w:sz w:val="15"/>
                <w:szCs w:val="15"/>
                <w:lang w:val="en-GB"/>
              </w:rPr>
              <w:t>Maternity benefit, Supplementary Maternity Allowance, Special Maternity Protection Allowance</w:t>
            </w:r>
            <w:r w:rsidRPr="00292DEB">
              <w:rPr>
                <w:color w:val="000000"/>
                <w:sz w:val="15"/>
                <w:szCs w:val="15"/>
                <w:lang w:val="en-GB"/>
              </w:rPr>
              <w:t>) being granted.</w:t>
            </w:r>
          </w:p>
          <w:p w14:paraId="6F569119"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67096DC8" w14:textId="77777777" w:rsidR="005D0FED" w:rsidRPr="00292DEB" w:rsidRDefault="005D0FED" w:rsidP="00CD2271">
            <w:pPr>
              <w:pStyle w:val="Normal0"/>
              <w:pBdr>
                <w:top w:val="nil"/>
                <w:left w:val="nil"/>
                <w:bottom w:val="nil"/>
                <w:right w:val="nil"/>
                <w:between w:val="nil"/>
              </w:pBdr>
              <w:spacing w:before="0" w:after="0"/>
              <w:rPr>
                <w:color w:val="000000"/>
                <w:sz w:val="15"/>
                <w:szCs w:val="15"/>
              </w:rPr>
            </w:pPr>
            <w:r w:rsidRPr="00292DEB">
              <w:rPr>
                <w:color w:val="000000"/>
                <w:sz w:val="15"/>
                <w:szCs w:val="15"/>
              </w:rPr>
              <w:t>Not applicable:</w:t>
            </w:r>
          </w:p>
          <w:p w14:paraId="6FC57BAD" w14:textId="77777777" w:rsidR="005D0FED" w:rsidRPr="00292DEB" w:rsidRDefault="005D0FED" w:rsidP="00CD2271">
            <w:pPr>
              <w:pStyle w:val="Normal0"/>
              <w:numPr>
                <w:ilvl w:val="0"/>
                <w:numId w:val="133"/>
              </w:numPr>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Periods of absence from work for looking after an adult in need; </w:t>
            </w:r>
          </w:p>
          <w:p w14:paraId="06269CE1" w14:textId="77777777" w:rsidR="005D0FED" w:rsidRPr="00292DEB" w:rsidRDefault="005D0FED" w:rsidP="00CD2271">
            <w:pPr>
              <w:pStyle w:val="Normal0"/>
              <w:numPr>
                <w:ilvl w:val="0"/>
                <w:numId w:val="133"/>
              </w:numPr>
              <w:pBdr>
                <w:top w:val="nil"/>
                <w:left w:val="nil"/>
                <w:bottom w:val="nil"/>
                <w:right w:val="nil"/>
                <w:between w:val="nil"/>
              </w:pBdr>
              <w:spacing w:before="0" w:after="0"/>
              <w:rPr>
                <w:color w:val="000000"/>
                <w:sz w:val="15"/>
                <w:szCs w:val="15"/>
              </w:rPr>
            </w:pPr>
            <w:proofErr w:type="spellStart"/>
            <w:r w:rsidRPr="00292DEB">
              <w:rPr>
                <w:color w:val="000000"/>
                <w:sz w:val="15"/>
                <w:szCs w:val="15"/>
              </w:rPr>
              <w:t>Educational</w:t>
            </w:r>
            <w:proofErr w:type="spellEnd"/>
            <w:r w:rsidRPr="00292DEB">
              <w:rPr>
                <w:color w:val="000000"/>
                <w:sz w:val="15"/>
                <w:szCs w:val="15"/>
              </w:rPr>
              <w:t xml:space="preserve"> </w:t>
            </w:r>
            <w:proofErr w:type="spellStart"/>
            <w:r w:rsidRPr="00292DEB">
              <w:rPr>
                <w:color w:val="000000"/>
                <w:sz w:val="15"/>
                <w:szCs w:val="15"/>
              </w:rPr>
              <w:t>leave</w:t>
            </w:r>
            <w:proofErr w:type="spellEnd"/>
            <w:r w:rsidRPr="00292DEB">
              <w:rPr>
                <w:color w:val="000000"/>
                <w:sz w:val="15"/>
                <w:szCs w:val="15"/>
              </w:rPr>
              <w:t>.</w:t>
            </w:r>
          </w:p>
          <w:p w14:paraId="40597E66" w14:textId="5D6C679C"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E7D8B69"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06DCFE09" w14:textId="77777777" w:rsidR="005D0FED" w:rsidRPr="00292DEB" w:rsidRDefault="005D0FED" w:rsidP="00CD2271">
            <w:pPr>
              <w:spacing w:line="276" w:lineRule="auto"/>
              <w:rPr>
                <w:rFonts w:cs="Arial"/>
                <w:color w:val="0000FF"/>
                <w:lang w:val="en-US"/>
              </w:rPr>
            </w:pPr>
          </w:p>
        </w:tc>
        <w:tc>
          <w:tcPr>
            <w:tcW w:w="127" w:type="pct"/>
          </w:tcPr>
          <w:p w14:paraId="415A11E9" w14:textId="77777777" w:rsidR="005D0FED" w:rsidRPr="00292DEB" w:rsidRDefault="005D0FED" w:rsidP="00CD2271">
            <w:pPr>
              <w:spacing w:line="276" w:lineRule="auto"/>
              <w:rPr>
                <w:rFonts w:cs="Arial"/>
                <w:color w:val="0000FF"/>
                <w:lang w:val="fr-FR"/>
              </w:rPr>
            </w:pPr>
            <w:r w:rsidRPr="00292DEB">
              <w:rPr>
                <w:rFonts w:cs="Arial"/>
                <w:color w:val="0000FF"/>
                <w:lang w:val="fr-FR"/>
              </w:rPr>
              <w:t>14</w:t>
            </w:r>
          </w:p>
          <w:p w14:paraId="1231F9C5" w14:textId="77777777" w:rsidR="005D0FED" w:rsidRPr="00292DEB" w:rsidRDefault="005D0FED" w:rsidP="00CD2271">
            <w:pPr>
              <w:spacing w:line="276" w:lineRule="auto"/>
              <w:rPr>
                <w:rFonts w:cs="Arial"/>
                <w:color w:val="0000FF"/>
                <w:lang w:val="en-US"/>
              </w:rPr>
            </w:pPr>
          </w:p>
        </w:tc>
        <w:tc>
          <w:tcPr>
            <w:tcW w:w="402" w:type="pct"/>
          </w:tcPr>
          <w:p w14:paraId="376DFE86"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326E335C" w14:textId="77777777" w:rsidR="005D0FED" w:rsidRPr="00292DEB" w:rsidRDefault="005D0FED" w:rsidP="00CD2271">
            <w:pPr>
              <w:spacing w:line="276" w:lineRule="auto"/>
              <w:rPr>
                <w:rFonts w:cs="Arial"/>
                <w:color w:val="0000FF"/>
                <w:lang w:val="en-US"/>
              </w:rPr>
            </w:pPr>
          </w:p>
        </w:tc>
      </w:tr>
      <w:tr w:rsidR="005D0FED" w:rsidRPr="00292DEB" w14:paraId="7336608D" w14:textId="77777777" w:rsidTr="005D0FED">
        <w:tc>
          <w:tcPr>
            <w:tcW w:w="193" w:type="pct"/>
          </w:tcPr>
          <w:p w14:paraId="7A1B0F12" w14:textId="77777777" w:rsidR="005D0FED" w:rsidRPr="00292DEB" w:rsidRDefault="005D0FED" w:rsidP="00CD2271">
            <w:pPr>
              <w:spacing w:line="276" w:lineRule="auto"/>
              <w:jc w:val="left"/>
              <w:rPr>
                <w:rFonts w:cs="Arial"/>
                <w:lang w:val="en-GB"/>
              </w:rPr>
            </w:pPr>
            <w:r w:rsidRPr="00292DEB">
              <w:rPr>
                <w:rFonts w:cs="Arial"/>
                <w:lang w:val="en-GB"/>
              </w:rPr>
              <w:t>EL</w:t>
            </w:r>
          </w:p>
          <w:p w14:paraId="7B1E1BD9" w14:textId="77777777" w:rsidR="005D0FED" w:rsidRPr="00292DEB" w:rsidRDefault="005D0FED" w:rsidP="00CD2271">
            <w:pPr>
              <w:spacing w:line="276" w:lineRule="auto"/>
              <w:jc w:val="left"/>
              <w:rPr>
                <w:rFonts w:cs="Arial"/>
                <w:lang w:val="en-GB"/>
              </w:rPr>
            </w:pPr>
            <w:r w:rsidRPr="00292DEB">
              <w:rPr>
                <w:rFonts w:cs="Arial"/>
                <w:lang w:val="en-GB"/>
              </w:rPr>
              <w:t>EL</w:t>
            </w:r>
          </w:p>
          <w:p w14:paraId="4D1F4CD7" w14:textId="77777777" w:rsidR="005D0FED" w:rsidRPr="00292DEB" w:rsidRDefault="005D0FED" w:rsidP="00CD2271">
            <w:pPr>
              <w:spacing w:line="276" w:lineRule="auto"/>
              <w:jc w:val="left"/>
              <w:rPr>
                <w:rFonts w:cs="Arial"/>
                <w:lang w:val="en-GB"/>
              </w:rPr>
            </w:pPr>
            <w:r w:rsidRPr="00292DEB">
              <w:rPr>
                <w:rFonts w:cs="Arial"/>
                <w:lang w:val="en-GB"/>
              </w:rPr>
              <w:t>EL</w:t>
            </w:r>
          </w:p>
          <w:p w14:paraId="6CF2D213" w14:textId="518518F3" w:rsidR="005D0FED" w:rsidRPr="00292DEB" w:rsidRDefault="005D0FED" w:rsidP="00CD2271">
            <w:pPr>
              <w:spacing w:line="276" w:lineRule="auto"/>
              <w:jc w:val="left"/>
              <w:rPr>
                <w:rFonts w:cs="Arial"/>
                <w:b/>
                <w:lang w:val="es-ES"/>
              </w:rPr>
            </w:pPr>
          </w:p>
        </w:tc>
        <w:tc>
          <w:tcPr>
            <w:tcW w:w="1371" w:type="pct"/>
          </w:tcPr>
          <w:p w14:paraId="5A9211B4" w14:textId="77777777" w:rsidR="005D0FED" w:rsidRPr="00292DEB" w:rsidRDefault="005D0FED" w:rsidP="00CD2271">
            <w:pPr>
              <w:spacing w:line="276" w:lineRule="auto"/>
              <w:rPr>
                <w:rFonts w:cs="Arial"/>
                <w:i/>
                <w:iCs/>
              </w:rPr>
            </w:pPr>
            <w:r w:rsidRPr="00292DEB">
              <w:rPr>
                <w:rFonts w:cs="Arial"/>
                <w:i/>
                <w:iCs/>
              </w:rPr>
              <w:t>1. Säule (Hauptrente der e-EFKA):</w:t>
            </w:r>
          </w:p>
          <w:p w14:paraId="30BE0BD8" w14:textId="77777777" w:rsidR="005D0FED" w:rsidRPr="00292DEB" w:rsidRDefault="005D0FED" w:rsidP="00CD2271">
            <w:pPr>
              <w:spacing w:line="276" w:lineRule="auto"/>
              <w:rPr>
                <w:rFonts w:cs="Arial"/>
              </w:rPr>
            </w:pPr>
            <w:r w:rsidRPr="00292DEB">
              <w:rPr>
                <w:rFonts w:cs="Arial"/>
              </w:rPr>
              <w:t xml:space="preserve">Beitragsfreie Zeiten, die regularisiert und zurückgekauft werden können sowohl zum Zweck des Rentenanspruchs als auch zu </w:t>
            </w:r>
            <w:r w:rsidRPr="00292DEB">
              <w:rPr>
                <w:rFonts w:cs="Arial"/>
              </w:rPr>
              <w:lastRenderedPageBreak/>
              <w:t>dessen Berechnung: Zeiten für die Anzahl der Kinder (</w:t>
            </w:r>
            <w:r w:rsidRPr="00292DEB">
              <w:rPr>
                <w:rFonts w:cs="Arial"/>
                <w:color w:val="800000"/>
              </w:rPr>
              <w:t>300</w:t>
            </w:r>
            <w:r w:rsidRPr="00292DEB">
              <w:rPr>
                <w:rFonts w:cs="Arial"/>
              </w:rPr>
              <w:t xml:space="preserve"> Tage, die für das erste Kind bezogen werden können, </w:t>
            </w:r>
            <w:r w:rsidRPr="00292DEB">
              <w:rPr>
                <w:rFonts w:cs="Arial"/>
                <w:color w:val="800000"/>
              </w:rPr>
              <w:t>600</w:t>
            </w:r>
            <w:r w:rsidRPr="00292DEB">
              <w:rPr>
                <w:rFonts w:cs="Arial"/>
              </w:rPr>
              <w:t xml:space="preserve"> Tage für jedes weitere Kind mit bis zu </w:t>
            </w:r>
            <w:r w:rsidRPr="00292DEB">
              <w:rPr>
                <w:rFonts w:cs="Arial"/>
                <w:color w:val="800000"/>
              </w:rPr>
              <w:t>1.500</w:t>
            </w:r>
            <w:r w:rsidRPr="00292DEB">
              <w:rPr>
                <w:rFonts w:cs="Arial"/>
              </w:rPr>
              <w:t xml:space="preserve"> Tagen für maximal </w:t>
            </w:r>
            <w:r w:rsidRPr="00292DEB">
              <w:rPr>
                <w:rFonts w:cs="Arial"/>
                <w:color w:val="800000"/>
              </w:rPr>
              <w:t>drei</w:t>
            </w:r>
            <w:r w:rsidRPr="00292DEB">
              <w:rPr>
                <w:rFonts w:cs="Arial"/>
              </w:rPr>
              <w:t xml:space="preserve"> Kinder), Elternurlaubszeit zur Kindererziehung, Zeit des Militärdienstes, Zeit des Bildungsurlaubs, Studienzeit, Unterbrechungszeit der beruflichen Laufbahn, Streikzeit und Ausbildungszeit. </w:t>
            </w:r>
          </w:p>
          <w:p w14:paraId="05D93510" w14:textId="77777777" w:rsidR="005D0FED" w:rsidRPr="00292DEB" w:rsidRDefault="005D0FED" w:rsidP="00CD2271">
            <w:pPr>
              <w:spacing w:line="276" w:lineRule="auto"/>
              <w:rPr>
                <w:rFonts w:cs="Arial"/>
              </w:rPr>
            </w:pPr>
          </w:p>
          <w:p w14:paraId="78D5673F" w14:textId="77777777" w:rsidR="005D0FED" w:rsidRPr="00292DEB" w:rsidRDefault="005D0FED" w:rsidP="00CD2271">
            <w:pPr>
              <w:spacing w:line="276" w:lineRule="auto"/>
              <w:rPr>
                <w:rFonts w:cs="Arial"/>
              </w:rPr>
            </w:pPr>
            <w:r w:rsidRPr="00292DEB">
              <w:rPr>
                <w:rFonts w:cs="Arial"/>
              </w:rPr>
              <w:t>Beitragsfreie Zeiten, die nur zum Zweck des Rentenanspruchs regularisiert und zurückgekauft werden können, sind Bezugszeiten von Krankengeld oder Arbeitslosengeld oder Fehlzeiten wegen Schwangerschaft und Mutterschaft.</w:t>
            </w:r>
          </w:p>
          <w:p w14:paraId="2DE6E42F" w14:textId="77777777" w:rsidR="005D0FED" w:rsidRPr="00292DEB" w:rsidRDefault="005D0FED" w:rsidP="00CD2271">
            <w:pPr>
              <w:spacing w:line="276" w:lineRule="auto"/>
              <w:rPr>
                <w:rFonts w:cs="Arial"/>
              </w:rPr>
            </w:pPr>
          </w:p>
          <w:p w14:paraId="0DCCA223" w14:textId="77777777" w:rsidR="005D0FED" w:rsidRPr="00292DEB" w:rsidRDefault="005D0FED" w:rsidP="00CD2271">
            <w:pPr>
              <w:spacing w:line="276" w:lineRule="auto"/>
              <w:rPr>
                <w:rFonts w:cs="Arial"/>
              </w:rPr>
            </w:pPr>
            <w:r w:rsidRPr="00292DEB">
              <w:rPr>
                <w:rFonts w:cs="Arial"/>
              </w:rPr>
              <w:t xml:space="preserve">Um die oben genannten Zeiträume zurückzukaufen, müssen folgende Bedingungen erfüllt sein: Anspruch auf Altersrente unter den ab </w:t>
            </w:r>
            <w:r w:rsidRPr="00292DEB">
              <w:rPr>
                <w:rFonts w:cs="Arial"/>
                <w:color w:val="800000"/>
              </w:rPr>
              <w:t>1.1.2011</w:t>
            </w:r>
            <w:r w:rsidRPr="00292DEB">
              <w:rPr>
                <w:rFonts w:cs="Arial"/>
              </w:rPr>
              <w:t xml:space="preserve"> geltenden Bedingungen und Vollendung von mindestens </w:t>
            </w:r>
            <w:r w:rsidRPr="00292DEB">
              <w:rPr>
                <w:rFonts w:cs="Arial"/>
                <w:color w:val="800000"/>
              </w:rPr>
              <w:t>3.600</w:t>
            </w:r>
            <w:r w:rsidRPr="00292DEB">
              <w:rPr>
                <w:rFonts w:cs="Arial"/>
              </w:rPr>
              <w:t xml:space="preserve"> Arbeitstagen oder </w:t>
            </w:r>
            <w:r w:rsidRPr="00292DEB">
              <w:rPr>
                <w:rFonts w:cs="Arial"/>
                <w:color w:val="800000"/>
              </w:rPr>
              <w:t>12</w:t>
            </w:r>
            <w:r w:rsidRPr="00292DEB">
              <w:rPr>
                <w:rFonts w:cs="Arial"/>
              </w:rPr>
              <w:t xml:space="preserve"> Versicherungsjahren.</w:t>
            </w:r>
          </w:p>
          <w:p w14:paraId="7E74E1FE" w14:textId="77777777" w:rsidR="005D0FED" w:rsidRPr="00292DEB" w:rsidRDefault="005D0FED" w:rsidP="00CD2271">
            <w:pPr>
              <w:spacing w:line="276" w:lineRule="auto"/>
              <w:rPr>
                <w:rFonts w:cs="Arial"/>
              </w:rPr>
            </w:pPr>
          </w:p>
          <w:p w14:paraId="650EBFD6" w14:textId="77777777" w:rsidR="005D0FED" w:rsidRPr="00292DEB" w:rsidRDefault="005D0FED" w:rsidP="00CD2271">
            <w:pPr>
              <w:spacing w:line="276" w:lineRule="auto"/>
              <w:rPr>
                <w:rFonts w:cs="Arial"/>
              </w:rPr>
            </w:pPr>
            <w:r w:rsidRPr="00292DEB">
              <w:rPr>
                <w:rFonts w:cs="Arial"/>
              </w:rPr>
              <w:t xml:space="preserve">Es kann mindestens </w:t>
            </w:r>
            <w:r w:rsidRPr="00292DEB">
              <w:rPr>
                <w:rFonts w:cs="Arial"/>
                <w:color w:val="800000"/>
              </w:rPr>
              <w:t>1 Monat bis</w:t>
            </w:r>
            <w:r w:rsidRPr="00292DEB">
              <w:rPr>
                <w:rFonts w:cs="Arial"/>
              </w:rPr>
              <w:t xml:space="preserve"> höchstens </w:t>
            </w:r>
            <w:r w:rsidRPr="00292DEB">
              <w:rPr>
                <w:rFonts w:cs="Arial"/>
                <w:color w:val="800000"/>
              </w:rPr>
              <w:t>84</w:t>
            </w:r>
            <w:r w:rsidRPr="00292DEB">
              <w:rPr>
                <w:rFonts w:cs="Arial"/>
              </w:rPr>
              <w:t xml:space="preserve"> Versicherungsmonate gekauft werden abhängig von den Ruhestandsbedingungen. Jeder sonstige bereits gekaufte Zeitraum wird berücksichtigt.</w:t>
            </w:r>
          </w:p>
          <w:p w14:paraId="29B7FFC9" w14:textId="12CC69D3" w:rsidR="005D0FED" w:rsidRPr="00292DEB" w:rsidRDefault="005D0FED" w:rsidP="00CD2271">
            <w:pPr>
              <w:spacing w:line="276" w:lineRule="auto"/>
              <w:rPr>
                <w:rFonts w:cs="Arial"/>
                <w:i/>
                <w:iCs/>
              </w:rPr>
            </w:pPr>
          </w:p>
        </w:tc>
        <w:tc>
          <w:tcPr>
            <w:tcW w:w="1370" w:type="pct"/>
          </w:tcPr>
          <w:p w14:paraId="01E26A9C"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lastRenderedPageBreak/>
              <w:t>1</w:t>
            </w:r>
            <w:r w:rsidRPr="00292DEB">
              <w:rPr>
                <w:rFonts w:cs="Arial"/>
                <w:i/>
                <w:iCs/>
                <w:vertAlign w:val="superscript"/>
                <w:lang w:val="fr-BE"/>
              </w:rPr>
              <w:t>er</w:t>
            </w:r>
            <w:r w:rsidRPr="00292DEB">
              <w:rPr>
                <w:rFonts w:cs="Arial"/>
                <w:i/>
                <w:iCs/>
                <w:lang w:val="fr-BE"/>
              </w:rPr>
              <w:t xml:space="preserve"> pilier (pension principale de l’e-EFKA):</w:t>
            </w:r>
          </w:p>
          <w:p w14:paraId="66208B6E" w14:textId="77777777" w:rsidR="005D0FED" w:rsidRPr="00292DEB" w:rsidRDefault="005D0FED" w:rsidP="00CD2271">
            <w:pPr>
              <w:spacing w:line="276" w:lineRule="auto"/>
              <w:rPr>
                <w:rFonts w:cs="Arial"/>
                <w:lang w:val="fr-BE"/>
              </w:rPr>
            </w:pPr>
            <w:r w:rsidRPr="00292DEB">
              <w:rPr>
                <w:rFonts w:cs="Arial"/>
                <w:lang w:val="fr-BE"/>
              </w:rPr>
              <w:t xml:space="preserve">Les périodes non contributives pouvant être régularisées et rachetées aux fins de l’ouverture d’un droit à pension et du calcul de </w:t>
            </w:r>
            <w:r w:rsidRPr="00292DEB">
              <w:rPr>
                <w:rFonts w:cs="Arial"/>
                <w:lang w:val="fr-BE"/>
              </w:rPr>
              <w:lastRenderedPageBreak/>
              <w:t>celle-ci: périodes pour le nombre d’enfants (</w:t>
            </w:r>
            <w:r w:rsidRPr="00292DEB">
              <w:rPr>
                <w:rFonts w:cs="Arial"/>
                <w:color w:val="800000"/>
                <w:lang w:val="fr-BE"/>
              </w:rPr>
              <w:t>300</w:t>
            </w:r>
            <w:r w:rsidRPr="00292DEB">
              <w:rPr>
                <w:rFonts w:cs="Arial"/>
                <w:lang w:val="fr-BE"/>
              </w:rPr>
              <w:t xml:space="preserve"> jours peuvent être achetés pour le premier enfant, </w:t>
            </w:r>
            <w:r w:rsidRPr="00292DEB">
              <w:rPr>
                <w:rFonts w:cs="Arial"/>
                <w:color w:val="800000"/>
                <w:lang w:val="fr-BE"/>
              </w:rPr>
              <w:t>600</w:t>
            </w:r>
            <w:r w:rsidRPr="00292DEB">
              <w:rPr>
                <w:rFonts w:cs="Arial"/>
                <w:lang w:val="fr-BE"/>
              </w:rPr>
              <w:t xml:space="preserve"> jours pour chacun des enfants suivants, jusqu’à un maximum de </w:t>
            </w:r>
            <w:r w:rsidRPr="00292DEB">
              <w:rPr>
                <w:rFonts w:cs="Arial"/>
                <w:color w:val="800000"/>
                <w:lang w:val="fr-BE"/>
              </w:rPr>
              <w:t>1.500</w:t>
            </w:r>
            <w:r w:rsidRPr="00292DEB">
              <w:rPr>
                <w:rFonts w:cs="Arial"/>
                <w:lang w:val="fr-BE"/>
              </w:rPr>
              <w:t xml:space="preserve"> jours pour </w:t>
            </w:r>
            <w:r w:rsidRPr="00292DEB">
              <w:rPr>
                <w:rFonts w:cs="Arial"/>
                <w:color w:val="800000"/>
                <w:lang w:val="fr-BE"/>
              </w:rPr>
              <w:t>3</w:t>
            </w:r>
            <w:r w:rsidRPr="00292DEB">
              <w:rPr>
                <w:rFonts w:cs="Arial"/>
                <w:lang w:val="fr-BE"/>
              </w:rPr>
              <w:t xml:space="preserve"> enfants), période de congé parental d’éducation, période de service militaire, période de congé d’éducation, période d’études, période d’interruption de carrière, période de grève et période d’apprentissage. </w:t>
            </w:r>
          </w:p>
          <w:p w14:paraId="0991F3FA" w14:textId="77777777" w:rsidR="005D0FED" w:rsidRPr="00292DEB" w:rsidRDefault="005D0FED" w:rsidP="00CD2271">
            <w:pPr>
              <w:keepNext/>
              <w:spacing w:line="276" w:lineRule="auto"/>
              <w:outlineLvl w:val="2"/>
              <w:rPr>
                <w:rFonts w:cs="Arial"/>
                <w:lang w:val="fr-BE"/>
              </w:rPr>
            </w:pPr>
          </w:p>
          <w:p w14:paraId="3F496F59" w14:textId="77777777" w:rsidR="005D0FED" w:rsidRPr="00292DEB" w:rsidRDefault="005D0FED" w:rsidP="00CD2271">
            <w:pPr>
              <w:spacing w:line="276" w:lineRule="auto"/>
              <w:rPr>
                <w:rFonts w:cs="Arial"/>
                <w:lang w:val="fr-BE"/>
              </w:rPr>
            </w:pPr>
            <w:r w:rsidRPr="00292DEB">
              <w:rPr>
                <w:rFonts w:cs="Arial"/>
                <w:lang w:val="fr-BE"/>
              </w:rPr>
              <w:t>Les périodes non contributives pouvant être régularisées et rachetées uniquement aux fins de l’ouverture du droit: périodes de perception d’indemnités de maladie, d’allocations de chômage ou de congé pour cause de grossesse et d’accouchement.</w:t>
            </w:r>
          </w:p>
          <w:p w14:paraId="7F4185A4" w14:textId="77777777" w:rsidR="005D0FED" w:rsidRPr="00292DEB" w:rsidRDefault="005D0FED" w:rsidP="00CD2271">
            <w:pPr>
              <w:keepNext/>
              <w:spacing w:line="276" w:lineRule="auto"/>
              <w:outlineLvl w:val="2"/>
              <w:rPr>
                <w:rFonts w:cs="Arial"/>
                <w:lang w:val="fr-BE"/>
              </w:rPr>
            </w:pPr>
          </w:p>
          <w:p w14:paraId="0FB0DC64" w14:textId="77777777" w:rsidR="005D0FED" w:rsidRPr="00292DEB" w:rsidRDefault="005D0FED" w:rsidP="00CD2271">
            <w:pPr>
              <w:spacing w:line="276" w:lineRule="auto"/>
              <w:rPr>
                <w:rFonts w:cs="Arial"/>
                <w:lang w:val="fr-BE"/>
              </w:rPr>
            </w:pPr>
            <w:r w:rsidRPr="00292DEB">
              <w:rPr>
                <w:rFonts w:cs="Arial"/>
                <w:lang w:val="fr-BE"/>
              </w:rPr>
              <w:t xml:space="preserve">Les conditions à remplir pour racheter ces périodes sont: l’éligibilité à la pension de vieillesse dans les conditions applicables à partir du </w:t>
            </w:r>
            <w:r w:rsidRPr="00292DEB">
              <w:rPr>
                <w:rFonts w:cs="Arial"/>
                <w:color w:val="800000"/>
                <w:lang w:val="fr-BE"/>
              </w:rPr>
              <w:t>01/01/2011</w:t>
            </w:r>
            <w:r w:rsidRPr="00292DEB">
              <w:rPr>
                <w:rFonts w:cs="Arial"/>
                <w:lang w:val="fr-BE"/>
              </w:rPr>
              <w:t xml:space="preserve"> et la justification d’au moins </w:t>
            </w:r>
            <w:r w:rsidRPr="00292DEB">
              <w:rPr>
                <w:rFonts w:cs="Arial"/>
                <w:color w:val="800000"/>
                <w:lang w:val="fr-BE"/>
              </w:rPr>
              <w:t>3.600</w:t>
            </w:r>
            <w:r w:rsidRPr="00292DEB">
              <w:rPr>
                <w:rFonts w:cs="Arial"/>
                <w:lang w:val="fr-BE"/>
              </w:rPr>
              <w:t xml:space="preserve"> jours de travail ou </w:t>
            </w:r>
            <w:r w:rsidRPr="00292DEB">
              <w:rPr>
                <w:rFonts w:cs="Arial"/>
                <w:color w:val="800000"/>
                <w:lang w:val="fr-BE"/>
              </w:rPr>
              <w:t>12</w:t>
            </w:r>
            <w:r w:rsidRPr="00292DEB">
              <w:rPr>
                <w:rFonts w:cs="Arial"/>
                <w:lang w:val="fr-BE"/>
              </w:rPr>
              <w:t xml:space="preserve"> années d’assurance.</w:t>
            </w:r>
          </w:p>
          <w:p w14:paraId="0F03ACE4" w14:textId="77777777" w:rsidR="005D0FED" w:rsidRPr="00292DEB" w:rsidRDefault="005D0FED" w:rsidP="00CD2271">
            <w:pPr>
              <w:keepNext/>
              <w:spacing w:line="276" w:lineRule="auto"/>
              <w:outlineLvl w:val="2"/>
              <w:rPr>
                <w:rFonts w:cs="Arial"/>
                <w:lang w:val="fr-BE"/>
              </w:rPr>
            </w:pPr>
          </w:p>
          <w:p w14:paraId="1B0C6206" w14:textId="77777777" w:rsidR="005D0FED" w:rsidRPr="00292DEB" w:rsidRDefault="005D0FED" w:rsidP="00CD2271">
            <w:pPr>
              <w:spacing w:line="276" w:lineRule="auto"/>
              <w:rPr>
                <w:rFonts w:cs="Arial"/>
                <w:lang w:val="fr-BE"/>
              </w:rPr>
            </w:pPr>
            <w:r w:rsidRPr="00292DEB">
              <w:rPr>
                <w:rFonts w:cs="Arial"/>
                <w:lang w:val="fr-BE"/>
              </w:rPr>
              <w:t xml:space="preserve">Un minimum de </w:t>
            </w:r>
            <w:r w:rsidRPr="00292DEB">
              <w:rPr>
                <w:rFonts w:cs="Arial"/>
                <w:color w:val="800000"/>
                <w:lang w:val="fr-BE"/>
              </w:rPr>
              <w:t>1</w:t>
            </w:r>
            <w:r w:rsidRPr="00292DEB">
              <w:rPr>
                <w:rFonts w:cs="Arial"/>
                <w:lang w:val="fr-BE"/>
              </w:rPr>
              <w:t xml:space="preserve"> mois et un maximum de </w:t>
            </w:r>
            <w:r w:rsidRPr="00292DEB">
              <w:rPr>
                <w:rFonts w:cs="Arial"/>
                <w:color w:val="800000"/>
                <w:lang w:val="fr-BE"/>
              </w:rPr>
              <w:t>84</w:t>
            </w:r>
            <w:r w:rsidRPr="00292DEB">
              <w:rPr>
                <w:rFonts w:cs="Arial"/>
                <w:lang w:val="fr-BE"/>
              </w:rPr>
              <w:t xml:space="preserve"> mois d’assurance peuvent être achetés en fonction des conditions de départ en retraite. Toute autre période ayant déjà été achetée est prise en compte.</w:t>
            </w:r>
          </w:p>
          <w:p w14:paraId="4076D44F" w14:textId="77777777" w:rsidR="005D0FED" w:rsidRPr="00292DEB" w:rsidRDefault="005D0FED" w:rsidP="00CD2271">
            <w:pPr>
              <w:pStyle w:val="StandardLinks"/>
              <w:spacing w:line="276" w:lineRule="auto"/>
              <w:jc w:val="both"/>
              <w:rPr>
                <w:rFonts w:cs="Arial"/>
                <w:i/>
                <w:iCs/>
                <w:lang w:val="fr-BE"/>
              </w:rPr>
            </w:pPr>
          </w:p>
        </w:tc>
        <w:tc>
          <w:tcPr>
            <w:tcW w:w="1370" w:type="pct"/>
          </w:tcPr>
          <w:p w14:paraId="125D0F20" w14:textId="77777777" w:rsidR="005D0FED" w:rsidRPr="00292DEB" w:rsidRDefault="005D0FED" w:rsidP="00CD2271">
            <w:pPr>
              <w:pStyle w:val="Normal0"/>
              <w:pBdr>
                <w:top w:val="nil"/>
                <w:left w:val="nil"/>
                <w:bottom w:val="nil"/>
                <w:right w:val="nil"/>
                <w:between w:val="nil"/>
              </w:pBdr>
              <w:spacing w:after="0"/>
              <w:ind w:left="115" w:hanging="115"/>
              <w:rPr>
                <w:color w:val="000000"/>
                <w:sz w:val="15"/>
                <w:szCs w:val="15"/>
                <w:lang w:val="en-GB"/>
              </w:rPr>
            </w:pPr>
            <w:r w:rsidRPr="00292DEB">
              <w:rPr>
                <w:b/>
                <w:color w:val="FF0000"/>
                <w:sz w:val="15"/>
                <w:szCs w:val="15"/>
                <w:lang w:val="en-GB"/>
              </w:rPr>
              <w:lastRenderedPageBreak/>
              <w:t>E-VI-15-EL</w:t>
            </w:r>
          </w:p>
          <w:p w14:paraId="1719F89F"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5A63B5DD"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Non-contributory periods that can be regularised and bought back for the purposes </w:t>
            </w:r>
            <w:r w:rsidRPr="00292DEB">
              <w:rPr>
                <w:color w:val="000000"/>
                <w:sz w:val="15"/>
                <w:szCs w:val="15"/>
                <w:lang w:val="en-GB"/>
              </w:rPr>
              <w:lastRenderedPageBreak/>
              <w:t>of entitlement to a pension as well as for its calculation: periods for number of children (</w:t>
            </w:r>
            <w:r w:rsidRPr="00292DEB">
              <w:rPr>
                <w:color w:val="800000"/>
                <w:sz w:val="15"/>
                <w:szCs w:val="15"/>
                <w:lang w:val="en-GB"/>
              </w:rPr>
              <w:t>300</w:t>
            </w:r>
            <w:r w:rsidRPr="00292DEB">
              <w:rPr>
                <w:color w:val="000000"/>
                <w:sz w:val="15"/>
                <w:szCs w:val="15"/>
                <w:lang w:val="en-GB"/>
              </w:rPr>
              <w:t xml:space="preserve"> days which can be purchased for the first child, </w:t>
            </w:r>
            <w:r w:rsidRPr="00292DEB">
              <w:rPr>
                <w:color w:val="800000"/>
                <w:sz w:val="15"/>
                <w:szCs w:val="15"/>
                <w:lang w:val="en-GB"/>
              </w:rPr>
              <w:t>600</w:t>
            </w:r>
            <w:r w:rsidRPr="00292DEB">
              <w:rPr>
                <w:color w:val="000000"/>
                <w:sz w:val="15"/>
                <w:szCs w:val="15"/>
                <w:lang w:val="en-GB"/>
              </w:rPr>
              <w:t xml:space="preserve"> days for every next child up to </w:t>
            </w:r>
            <w:r w:rsidRPr="00292DEB">
              <w:rPr>
                <w:color w:val="800000"/>
                <w:sz w:val="15"/>
                <w:szCs w:val="15"/>
                <w:lang w:val="en-GB"/>
              </w:rPr>
              <w:t>1,500</w:t>
            </w:r>
            <w:r w:rsidRPr="00292DEB">
              <w:rPr>
                <w:color w:val="000000"/>
                <w:sz w:val="15"/>
                <w:szCs w:val="15"/>
                <w:lang w:val="en-GB"/>
              </w:rPr>
              <w:t xml:space="preserve"> days for a maximum of </w:t>
            </w:r>
            <w:r w:rsidRPr="00292DEB">
              <w:rPr>
                <w:color w:val="800000"/>
                <w:sz w:val="15"/>
                <w:szCs w:val="15"/>
                <w:lang w:val="en-GB"/>
              </w:rPr>
              <w:t>3</w:t>
            </w:r>
            <w:r w:rsidRPr="00292DEB">
              <w:rPr>
                <w:color w:val="000000"/>
                <w:sz w:val="15"/>
                <w:szCs w:val="15"/>
                <w:lang w:val="en-GB"/>
              </w:rPr>
              <w:t xml:space="preserve"> children), period of parental leave for child raising, period of military service, period of educational leave, period of study, period of career interruption, period of strike, and period of apprenticeship. </w:t>
            </w:r>
          </w:p>
          <w:p w14:paraId="3E44D1C7"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713087BF"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Non-contributory periods that can be regularised and be bought back only for the purpose of entitlement: periods of receipt of sickness benefit, unemployment benefit or of absence from work due to pregnancy and maternity.</w:t>
            </w:r>
          </w:p>
          <w:p w14:paraId="6DD49D06"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1098EC17"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conditions to be met </w:t>
            </w:r>
            <w:proofErr w:type="gramStart"/>
            <w:r w:rsidRPr="00292DEB">
              <w:rPr>
                <w:color w:val="000000"/>
                <w:sz w:val="15"/>
                <w:szCs w:val="15"/>
                <w:lang w:val="en-GB"/>
              </w:rPr>
              <w:t>in order to</w:t>
            </w:r>
            <w:proofErr w:type="gramEnd"/>
            <w:r w:rsidRPr="00292DEB">
              <w:rPr>
                <w:color w:val="000000"/>
                <w:sz w:val="15"/>
                <w:szCs w:val="15"/>
                <w:lang w:val="en-GB"/>
              </w:rPr>
              <w:t xml:space="preserve"> buy back the above periods are eligibility for old age pension under conditions valid from </w:t>
            </w:r>
            <w:r w:rsidRPr="00292DEB">
              <w:rPr>
                <w:color w:val="800000"/>
                <w:sz w:val="15"/>
                <w:szCs w:val="15"/>
                <w:lang w:val="en-GB"/>
              </w:rPr>
              <w:t>01.01.2011</w:t>
            </w:r>
            <w:r w:rsidRPr="00292DEB">
              <w:rPr>
                <w:color w:val="000000"/>
                <w:sz w:val="15"/>
                <w:szCs w:val="15"/>
                <w:lang w:val="en-GB"/>
              </w:rPr>
              <w:t xml:space="preserve"> onwards and completion of at least </w:t>
            </w:r>
            <w:r w:rsidRPr="00292DEB">
              <w:rPr>
                <w:color w:val="800000"/>
                <w:sz w:val="15"/>
                <w:szCs w:val="15"/>
                <w:lang w:val="en-GB"/>
              </w:rPr>
              <w:t>3,600</w:t>
            </w:r>
            <w:r w:rsidRPr="00292DEB">
              <w:rPr>
                <w:color w:val="000000"/>
                <w:sz w:val="15"/>
                <w:szCs w:val="15"/>
                <w:lang w:val="en-GB"/>
              </w:rPr>
              <w:t xml:space="preserve"> working days or </w:t>
            </w:r>
            <w:r w:rsidRPr="00292DEB">
              <w:rPr>
                <w:color w:val="800000"/>
                <w:sz w:val="15"/>
                <w:szCs w:val="15"/>
                <w:lang w:val="en-GB"/>
              </w:rPr>
              <w:t>12</w:t>
            </w:r>
            <w:r w:rsidRPr="00292DEB">
              <w:rPr>
                <w:color w:val="000000"/>
                <w:sz w:val="15"/>
                <w:szCs w:val="15"/>
                <w:lang w:val="en-GB"/>
              </w:rPr>
              <w:t xml:space="preserve"> years of insurance.</w:t>
            </w:r>
          </w:p>
          <w:p w14:paraId="55A5DA0A" w14:textId="77777777" w:rsidR="005D0FED" w:rsidRPr="00292DEB" w:rsidRDefault="005D0FED" w:rsidP="00CD2271">
            <w:pPr>
              <w:pStyle w:val="Normal0"/>
              <w:pBdr>
                <w:top w:val="nil"/>
                <w:left w:val="nil"/>
                <w:bottom w:val="nil"/>
                <w:right w:val="nil"/>
                <w:between w:val="nil"/>
              </w:pBdr>
              <w:spacing w:before="0" w:after="0"/>
              <w:rPr>
                <w:color w:val="000000"/>
                <w:sz w:val="15"/>
                <w:szCs w:val="15"/>
                <w:lang w:val="en-GB"/>
              </w:rPr>
            </w:pPr>
          </w:p>
          <w:p w14:paraId="56AA8780" w14:textId="77777777" w:rsidR="005D0FED" w:rsidRPr="00292DEB" w:rsidRDefault="005D0FED" w:rsidP="00CD2271">
            <w:pPr>
              <w:pStyle w:val="Normal0"/>
              <w:spacing w:before="0" w:after="0"/>
              <w:rPr>
                <w:b/>
                <w:bCs/>
                <w:color w:val="FF0000"/>
                <w:sz w:val="15"/>
                <w:szCs w:val="15"/>
                <w:lang w:val="en-GB"/>
              </w:rPr>
            </w:pPr>
            <w:r w:rsidRPr="00292DEB">
              <w:rPr>
                <w:color w:val="000000" w:themeColor="text1"/>
                <w:sz w:val="15"/>
                <w:szCs w:val="15"/>
                <w:lang w:val="en-GB"/>
              </w:rPr>
              <w:t xml:space="preserve">A minimum of </w:t>
            </w:r>
            <w:r w:rsidRPr="00292DEB">
              <w:rPr>
                <w:color w:val="C00000"/>
                <w:sz w:val="15"/>
                <w:szCs w:val="15"/>
                <w:lang w:val="en-GB"/>
              </w:rPr>
              <w:t>1</w:t>
            </w:r>
            <w:r w:rsidRPr="00292DEB">
              <w:rPr>
                <w:color w:val="000000" w:themeColor="text1"/>
                <w:sz w:val="15"/>
                <w:szCs w:val="15"/>
                <w:lang w:val="en-GB"/>
              </w:rPr>
              <w:t xml:space="preserve"> month to a maximum of </w:t>
            </w:r>
            <w:r w:rsidRPr="00292DEB">
              <w:rPr>
                <w:color w:val="800000"/>
                <w:sz w:val="15"/>
                <w:szCs w:val="15"/>
                <w:lang w:val="en-GB"/>
              </w:rPr>
              <w:t>84</w:t>
            </w:r>
            <w:r w:rsidRPr="00292DEB">
              <w:rPr>
                <w:color w:val="000000" w:themeColor="text1"/>
                <w:sz w:val="15"/>
                <w:szCs w:val="15"/>
                <w:lang w:val="en-GB"/>
              </w:rPr>
              <w:t xml:space="preserve"> months of insurance can be bought, depending on retirement conditions. Any other </w:t>
            </w:r>
            <w:proofErr w:type="gramStart"/>
            <w:r w:rsidRPr="00292DEB">
              <w:rPr>
                <w:color w:val="000000" w:themeColor="text1"/>
                <w:sz w:val="15"/>
                <w:szCs w:val="15"/>
                <w:lang w:val="en-GB"/>
              </w:rPr>
              <w:t>period of time</w:t>
            </w:r>
            <w:proofErr w:type="gramEnd"/>
            <w:r w:rsidRPr="00292DEB">
              <w:rPr>
                <w:color w:val="000000" w:themeColor="text1"/>
                <w:sz w:val="15"/>
                <w:szCs w:val="15"/>
                <w:lang w:val="en-GB"/>
              </w:rPr>
              <w:t xml:space="preserve"> that has already been bought is </w:t>
            </w:r>
            <w:proofErr w:type="gramStart"/>
            <w:r w:rsidRPr="00292DEB">
              <w:rPr>
                <w:color w:val="000000" w:themeColor="text1"/>
                <w:sz w:val="15"/>
                <w:szCs w:val="15"/>
                <w:lang w:val="en-GB"/>
              </w:rPr>
              <w:t>taken into account</w:t>
            </w:r>
            <w:proofErr w:type="gramEnd"/>
            <w:r w:rsidRPr="00292DEB">
              <w:rPr>
                <w:color w:val="000000" w:themeColor="text1"/>
                <w:sz w:val="15"/>
                <w:szCs w:val="15"/>
                <w:lang w:val="en-GB"/>
              </w:rPr>
              <w:t>.</w:t>
            </w:r>
          </w:p>
          <w:p w14:paraId="635EBCF9" w14:textId="5B6D3BED" w:rsidR="005D0FED" w:rsidRPr="00292DEB" w:rsidRDefault="005D0FED" w:rsidP="00CD2271">
            <w:pPr>
              <w:pStyle w:val="Normal0"/>
              <w:pBdr>
                <w:top w:val="nil"/>
                <w:left w:val="nil"/>
                <w:bottom w:val="nil"/>
                <w:right w:val="nil"/>
                <w:between w:val="nil"/>
              </w:pBdr>
              <w:shd w:val="clear" w:color="auto" w:fill="FFFFFF"/>
              <w:spacing w:after="0" w:line="276" w:lineRule="auto"/>
              <w:rPr>
                <w:b/>
                <w:color w:val="FF0000"/>
                <w:sz w:val="15"/>
                <w:szCs w:val="15"/>
                <w:lang w:val="en-US"/>
              </w:rPr>
            </w:pPr>
          </w:p>
        </w:tc>
        <w:tc>
          <w:tcPr>
            <w:tcW w:w="167" w:type="pct"/>
          </w:tcPr>
          <w:p w14:paraId="11CA1D38" w14:textId="77777777"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p w14:paraId="5C01C477" w14:textId="77777777" w:rsidR="005D0FED" w:rsidRPr="00292DEB" w:rsidRDefault="005D0FED" w:rsidP="00CD2271">
            <w:pPr>
              <w:spacing w:line="276" w:lineRule="auto"/>
              <w:rPr>
                <w:rFonts w:cs="Arial"/>
                <w:color w:val="0000FF"/>
                <w:lang w:val="en-US"/>
              </w:rPr>
            </w:pPr>
          </w:p>
        </w:tc>
        <w:tc>
          <w:tcPr>
            <w:tcW w:w="127" w:type="pct"/>
          </w:tcPr>
          <w:p w14:paraId="11CFAC36" w14:textId="77777777" w:rsidR="005D0FED" w:rsidRPr="00292DEB" w:rsidRDefault="005D0FED" w:rsidP="00CD2271">
            <w:pPr>
              <w:spacing w:line="276" w:lineRule="auto"/>
              <w:rPr>
                <w:rFonts w:cs="Arial"/>
                <w:color w:val="0000FF"/>
                <w:lang w:val="fr-FR"/>
              </w:rPr>
            </w:pPr>
            <w:r w:rsidRPr="00292DEB">
              <w:rPr>
                <w:rFonts w:cs="Arial"/>
                <w:color w:val="0000FF"/>
                <w:lang w:val="fr-FR"/>
              </w:rPr>
              <w:t>15</w:t>
            </w:r>
          </w:p>
          <w:p w14:paraId="4B5FAE89" w14:textId="77777777" w:rsidR="005D0FED" w:rsidRPr="00292DEB" w:rsidRDefault="005D0FED" w:rsidP="00CD2271">
            <w:pPr>
              <w:spacing w:line="276" w:lineRule="auto"/>
              <w:rPr>
                <w:rFonts w:cs="Arial"/>
                <w:color w:val="0000FF"/>
                <w:lang w:val="en-US"/>
              </w:rPr>
            </w:pPr>
          </w:p>
        </w:tc>
        <w:tc>
          <w:tcPr>
            <w:tcW w:w="402" w:type="pct"/>
          </w:tcPr>
          <w:p w14:paraId="670E564D"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10E66ED3" w14:textId="77777777" w:rsidR="005D0FED" w:rsidRPr="00292DEB" w:rsidRDefault="005D0FED" w:rsidP="00CD2271">
            <w:pPr>
              <w:spacing w:line="276" w:lineRule="auto"/>
              <w:rPr>
                <w:rFonts w:cs="Arial"/>
                <w:color w:val="0000FF"/>
                <w:lang w:val="en-US"/>
              </w:rPr>
            </w:pPr>
          </w:p>
        </w:tc>
      </w:tr>
      <w:tr w:rsidR="005D0FED" w:rsidRPr="00292DEB" w14:paraId="088D8C6F" w14:textId="77777777" w:rsidTr="005D0FED">
        <w:tc>
          <w:tcPr>
            <w:tcW w:w="193" w:type="pct"/>
          </w:tcPr>
          <w:p w14:paraId="2F45CC0A" w14:textId="77777777" w:rsidR="005D0FED" w:rsidRPr="00292DEB" w:rsidRDefault="005D0FED" w:rsidP="00CD2271">
            <w:pPr>
              <w:spacing w:line="276" w:lineRule="auto"/>
              <w:jc w:val="left"/>
              <w:rPr>
                <w:rFonts w:cs="Arial"/>
                <w:lang w:val="es-ES"/>
              </w:rPr>
            </w:pPr>
            <w:r w:rsidRPr="00292DEB">
              <w:rPr>
                <w:rFonts w:cs="Arial"/>
                <w:lang w:val="es-ES"/>
              </w:rPr>
              <w:t>EL</w:t>
            </w:r>
          </w:p>
          <w:p w14:paraId="23B16271" w14:textId="77777777" w:rsidR="005D0FED" w:rsidRPr="00292DEB" w:rsidRDefault="005D0FED" w:rsidP="00CD2271">
            <w:pPr>
              <w:spacing w:line="276" w:lineRule="auto"/>
              <w:jc w:val="left"/>
              <w:rPr>
                <w:rFonts w:cs="Arial"/>
                <w:lang w:val="es-ES"/>
              </w:rPr>
            </w:pPr>
            <w:r w:rsidRPr="00292DEB">
              <w:rPr>
                <w:rFonts w:cs="Arial"/>
                <w:lang w:val="es-ES"/>
              </w:rPr>
              <w:t>EL</w:t>
            </w:r>
          </w:p>
          <w:p w14:paraId="671A60FA" w14:textId="77777777" w:rsidR="005D0FED" w:rsidRPr="00292DEB" w:rsidRDefault="005D0FED" w:rsidP="00CD2271">
            <w:pPr>
              <w:spacing w:line="276" w:lineRule="auto"/>
              <w:jc w:val="left"/>
              <w:rPr>
                <w:rFonts w:cs="Arial"/>
                <w:lang w:val="es-ES"/>
              </w:rPr>
            </w:pPr>
            <w:r w:rsidRPr="00292DEB">
              <w:rPr>
                <w:rFonts w:cs="Arial"/>
                <w:lang w:val="es-ES"/>
              </w:rPr>
              <w:t>EL</w:t>
            </w:r>
          </w:p>
          <w:p w14:paraId="7A0749CB" w14:textId="77777777" w:rsidR="005D0FED" w:rsidRPr="00292DEB" w:rsidRDefault="005D0FED" w:rsidP="00CD2271">
            <w:pPr>
              <w:spacing w:line="276" w:lineRule="auto"/>
              <w:jc w:val="left"/>
              <w:rPr>
                <w:rFonts w:cs="Arial"/>
                <w:lang w:val="es-ES"/>
              </w:rPr>
            </w:pPr>
            <w:r w:rsidRPr="00292DEB">
              <w:rPr>
                <w:rFonts w:cs="Arial"/>
                <w:lang w:val="es-ES"/>
              </w:rPr>
              <w:t>EL</w:t>
            </w:r>
          </w:p>
          <w:p w14:paraId="04A6F9B8" w14:textId="77777777" w:rsidR="005D0FED" w:rsidRPr="00292DEB" w:rsidRDefault="005D0FED" w:rsidP="00CD2271">
            <w:pPr>
              <w:spacing w:line="276" w:lineRule="auto"/>
              <w:jc w:val="left"/>
              <w:rPr>
                <w:rFonts w:cs="Arial"/>
                <w:lang w:val="es-ES"/>
              </w:rPr>
            </w:pPr>
            <w:r w:rsidRPr="00292DEB">
              <w:rPr>
                <w:rFonts w:cs="Arial"/>
                <w:lang w:val="es-ES"/>
              </w:rPr>
              <w:t>EL</w:t>
            </w:r>
          </w:p>
          <w:p w14:paraId="7D3C2B0D" w14:textId="14C6BCD2" w:rsidR="005D0FED" w:rsidRPr="00292DEB" w:rsidRDefault="005D0FED" w:rsidP="00CD2271">
            <w:pPr>
              <w:spacing w:line="276" w:lineRule="auto"/>
              <w:jc w:val="left"/>
              <w:rPr>
                <w:rFonts w:cs="Arial"/>
                <w:b/>
                <w:lang w:val="es-ES"/>
              </w:rPr>
            </w:pPr>
            <w:r w:rsidRPr="00292DEB">
              <w:rPr>
                <w:rFonts w:cs="Arial"/>
                <w:lang w:val="es-ES"/>
              </w:rPr>
              <w:t>EL</w:t>
            </w:r>
          </w:p>
        </w:tc>
        <w:tc>
          <w:tcPr>
            <w:tcW w:w="1371" w:type="pct"/>
          </w:tcPr>
          <w:p w14:paraId="451946B0" w14:textId="77777777" w:rsidR="005D0FED" w:rsidRPr="00292DEB" w:rsidRDefault="005D0FED" w:rsidP="00CD2271">
            <w:pPr>
              <w:spacing w:line="276" w:lineRule="auto"/>
              <w:rPr>
                <w:rFonts w:cs="Arial"/>
                <w:i/>
                <w:iCs/>
              </w:rPr>
            </w:pPr>
            <w:r w:rsidRPr="00292DEB">
              <w:rPr>
                <w:rFonts w:cs="Arial"/>
                <w:i/>
                <w:iCs/>
              </w:rPr>
              <w:t>1. Säule (Hauptrente der e-EFKA):</w:t>
            </w:r>
          </w:p>
          <w:p w14:paraId="75B9A4DA" w14:textId="77777777" w:rsidR="005D0FED" w:rsidRPr="00292DEB" w:rsidRDefault="005D0FED" w:rsidP="00CD2271">
            <w:pPr>
              <w:snapToGrid w:val="0"/>
              <w:spacing w:line="276" w:lineRule="auto"/>
              <w:rPr>
                <w:rFonts w:cs="Arial"/>
                <w:i/>
              </w:rPr>
            </w:pPr>
            <w:r w:rsidRPr="00292DEB">
              <w:rPr>
                <w:rFonts w:cs="Arial"/>
                <w:i/>
              </w:rPr>
              <w:t xml:space="preserve">Personen, die ab dem </w:t>
            </w:r>
            <w:r w:rsidRPr="00292DEB">
              <w:rPr>
                <w:rFonts w:cs="Arial"/>
                <w:i/>
                <w:color w:val="C00000"/>
              </w:rPr>
              <w:t>12.05.2016</w:t>
            </w:r>
            <w:r w:rsidRPr="00292DEB">
              <w:rPr>
                <w:rFonts w:cs="Arial"/>
                <w:i/>
              </w:rPr>
              <w:t xml:space="preserve"> in Rente gingen:</w:t>
            </w:r>
          </w:p>
          <w:p w14:paraId="6DF63402" w14:textId="77777777" w:rsidR="005D0FED" w:rsidRPr="00292DEB" w:rsidRDefault="005D0FED" w:rsidP="00CD2271">
            <w:pPr>
              <w:spacing w:line="276" w:lineRule="auto"/>
              <w:rPr>
                <w:rFonts w:cs="Arial"/>
              </w:rPr>
            </w:pPr>
            <w:r w:rsidRPr="00292DEB">
              <w:rPr>
                <w:rFonts w:cs="Arial"/>
              </w:rPr>
              <w:t xml:space="preserve">Keine Zulagen für Unterhaltsberechtigte. Aber Bezieher von Altersrente können </w:t>
            </w:r>
            <w:r w:rsidRPr="00292DEB">
              <w:rPr>
                <w:rFonts w:cs="Arial"/>
                <w:color w:val="008000"/>
              </w:rPr>
              <w:t>Kindergeld</w:t>
            </w:r>
            <w:r w:rsidRPr="00292DEB">
              <w:rPr>
                <w:rFonts w:cs="Arial"/>
              </w:rPr>
              <w:t xml:space="preserve"> (</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ΠΑΙΔΙΟΥ</w:t>
            </w:r>
            <w:r w:rsidRPr="00292DEB">
              <w:rPr>
                <w:rFonts w:cs="Arial"/>
                <w:color w:val="008080"/>
              </w:rPr>
              <w:t>)</w:t>
            </w:r>
            <w:r w:rsidRPr="00292DEB">
              <w:rPr>
                <w:rFonts w:cs="Arial"/>
              </w:rPr>
              <w:t xml:space="preserve"> beantragen.</w:t>
            </w:r>
          </w:p>
          <w:p w14:paraId="310F9E3B" w14:textId="79FE029C" w:rsidR="005D0FED" w:rsidRPr="00292DEB" w:rsidRDefault="005D0FED" w:rsidP="00CD2271">
            <w:pPr>
              <w:spacing w:line="276" w:lineRule="auto"/>
              <w:rPr>
                <w:rFonts w:cs="Arial"/>
                <w:i/>
                <w:iCs/>
              </w:rPr>
            </w:pPr>
          </w:p>
        </w:tc>
        <w:tc>
          <w:tcPr>
            <w:tcW w:w="1370" w:type="pct"/>
          </w:tcPr>
          <w:p w14:paraId="19361176"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4A48A286" w14:textId="77777777" w:rsidR="005D0FED" w:rsidRPr="00292DEB" w:rsidRDefault="005D0FED" w:rsidP="00CD2271">
            <w:pPr>
              <w:spacing w:line="276" w:lineRule="auto"/>
              <w:rPr>
                <w:rFonts w:cs="Arial"/>
                <w:i/>
                <w:lang w:val="fr-BE"/>
              </w:rPr>
            </w:pPr>
            <w:r w:rsidRPr="00292DEB">
              <w:rPr>
                <w:rFonts w:cs="Arial"/>
                <w:i/>
                <w:lang w:val="fr-BE"/>
              </w:rPr>
              <w:t xml:space="preserve">Personnes retraitées depuis le </w:t>
            </w:r>
            <w:r w:rsidRPr="00292DEB">
              <w:rPr>
                <w:rFonts w:cs="Arial"/>
                <w:i/>
                <w:color w:val="C00000"/>
                <w:lang w:val="fr-BE"/>
              </w:rPr>
              <w:t>12/05/2016</w:t>
            </w:r>
            <w:r w:rsidRPr="00292DEB">
              <w:rPr>
                <w:rFonts w:cs="Arial"/>
                <w:i/>
                <w:lang w:val="fr-BE"/>
              </w:rPr>
              <w:t xml:space="preserve">: </w:t>
            </w:r>
          </w:p>
          <w:p w14:paraId="5F8FD388" w14:textId="77777777" w:rsidR="005D0FED" w:rsidRPr="00292DEB" w:rsidRDefault="005D0FED" w:rsidP="00CD2271">
            <w:pPr>
              <w:tabs>
                <w:tab w:val="right" w:pos="2438"/>
              </w:tabs>
              <w:spacing w:line="276" w:lineRule="auto"/>
              <w:rPr>
                <w:rFonts w:eastAsia="Arial" w:cs="Arial"/>
                <w:i/>
                <w:iCs/>
                <w:color w:val="008080"/>
                <w:lang w:val="fr-BE"/>
              </w:rPr>
            </w:pPr>
            <w:r w:rsidRPr="00292DEB">
              <w:rPr>
                <w:rFonts w:cs="Arial"/>
                <w:lang w:val="fr-BE"/>
              </w:rPr>
              <w:t>Pas de majorations pour personnes à charge. Mais les bénéficiaires de la pension de vieillesse peuvent demander l’</w:t>
            </w:r>
            <w:r w:rsidRPr="00292DEB">
              <w:rPr>
                <w:rFonts w:cs="Arial"/>
                <w:color w:val="008000"/>
                <w:lang w:val="fr-BE"/>
              </w:rPr>
              <w:t xml:space="preserve">allocation familiale </w:t>
            </w:r>
            <w:r w:rsidRPr="00292DEB">
              <w:rPr>
                <w:rFonts w:cs="Arial"/>
                <w:i/>
                <w:color w:val="008080"/>
                <w:lang w:val="fr-BE"/>
              </w:rPr>
              <w:t>(ΕΠΙΔΟΜΑ ΠΑΙΔΙΟΥ</w:t>
            </w:r>
            <w:r w:rsidRPr="00292DEB">
              <w:rPr>
                <w:rFonts w:cs="Arial"/>
                <w:lang w:val="fr-BE"/>
              </w:rPr>
              <w:t>).</w:t>
            </w:r>
          </w:p>
          <w:p w14:paraId="005890B7" w14:textId="06667049" w:rsidR="005D0FED" w:rsidRPr="00292DEB" w:rsidRDefault="005D0FED" w:rsidP="00CD2271">
            <w:pPr>
              <w:pStyle w:val="StandardLinks"/>
              <w:spacing w:line="276" w:lineRule="auto"/>
              <w:jc w:val="both"/>
              <w:rPr>
                <w:rFonts w:cs="Arial"/>
                <w:i/>
                <w:iCs/>
                <w:lang w:val="fr-BE"/>
              </w:rPr>
            </w:pPr>
          </w:p>
        </w:tc>
        <w:tc>
          <w:tcPr>
            <w:tcW w:w="1370" w:type="pct"/>
          </w:tcPr>
          <w:p w14:paraId="671D197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E-VI-16-EL</w:t>
            </w:r>
          </w:p>
          <w:p w14:paraId="626777AC"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3666E23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 xml:space="preserve">Persons who retired from </w:t>
            </w:r>
            <w:r w:rsidRPr="00292DEB">
              <w:rPr>
                <w:i/>
                <w:color w:val="C00000"/>
                <w:sz w:val="15"/>
                <w:szCs w:val="15"/>
                <w:lang w:val="en-GB"/>
              </w:rPr>
              <w:t>12/05/2016</w:t>
            </w:r>
            <w:r w:rsidRPr="00292DEB">
              <w:rPr>
                <w:color w:val="000000"/>
                <w:sz w:val="15"/>
                <w:szCs w:val="15"/>
                <w:lang w:val="en-GB"/>
              </w:rPr>
              <w:t>:</w:t>
            </w:r>
          </w:p>
          <w:p w14:paraId="240144E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 supplements for dependants. </w:t>
            </w:r>
          </w:p>
          <w:p w14:paraId="5FBE15F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But old-age pensioners may apply for the </w:t>
            </w:r>
            <w:r w:rsidRPr="00292DEB">
              <w:rPr>
                <w:color w:val="008000"/>
                <w:sz w:val="15"/>
                <w:szCs w:val="15"/>
                <w:lang w:val="en-GB"/>
              </w:rPr>
              <w:t xml:space="preserve">Child Benefit </w:t>
            </w:r>
            <w:r w:rsidRPr="00292DEB">
              <w:rPr>
                <w:color w:val="000000" w:themeColor="text1"/>
                <w:sz w:val="15"/>
                <w:szCs w:val="15"/>
                <w:lang w:val="en-GB"/>
              </w:rPr>
              <w:t>(</w:t>
            </w:r>
            <w:r w:rsidRPr="00292DEB">
              <w:rPr>
                <w:i/>
                <w:iCs/>
                <w:color w:val="008080"/>
                <w:sz w:val="15"/>
                <w:szCs w:val="15"/>
              </w:rPr>
              <w:t>ΕΠΙΔΟΜΑ</w:t>
            </w:r>
            <w:r w:rsidRPr="00292DEB">
              <w:rPr>
                <w:i/>
                <w:iCs/>
                <w:color w:val="008080"/>
                <w:sz w:val="15"/>
                <w:szCs w:val="15"/>
                <w:lang w:val="en-GB"/>
              </w:rPr>
              <w:t xml:space="preserve"> </w:t>
            </w:r>
            <w:r w:rsidRPr="00292DEB">
              <w:rPr>
                <w:i/>
                <w:iCs/>
                <w:color w:val="008080"/>
                <w:sz w:val="15"/>
                <w:szCs w:val="15"/>
              </w:rPr>
              <w:t>ΠΑΙΔΙΟΥ</w:t>
            </w:r>
            <w:del w:id="271" w:author="Author">
              <w:r w:rsidRPr="00292DEB">
                <w:rPr>
                  <w:color w:val="000000"/>
                  <w:sz w:val="15"/>
                  <w:szCs w:val="15"/>
                  <w:lang w:val="en-GB"/>
                </w:rPr>
                <w:delText>).</w:delText>
              </w:r>
            </w:del>
            <w:ins w:id="272" w:author="Author">
              <w:r w:rsidRPr="00292DEB">
                <w:rPr>
                  <w:color w:val="000000" w:themeColor="text1"/>
                  <w:sz w:val="15"/>
                  <w:szCs w:val="15"/>
                  <w:lang w:val="en-GB"/>
                </w:rPr>
                <w:t>) from OPEKA.</w:t>
              </w:r>
            </w:ins>
          </w:p>
          <w:p w14:paraId="46ADBA92" w14:textId="206EAC78" w:rsidR="005D0FED" w:rsidRPr="00292DEB" w:rsidRDefault="005D0FED" w:rsidP="006D3342">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C11BB24"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7DAB9B51" w14:textId="77777777" w:rsidR="005D0FED" w:rsidRPr="00292DEB" w:rsidRDefault="005D0FED" w:rsidP="00CD2271">
            <w:pPr>
              <w:spacing w:line="276" w:lineRule="auto"/>
              <w:rPr>
                <w:rFonts w:cs="Arial"/>
                <w:color w:val="0000FF"/>
                <w:lang w:val="en-US"/>
              </w:rPr>
            </w:pPr>
          </w:p>
        </w:tc>
        <w:tc>
          <w:tcPr>
            <w:tcW w:w="127" w:type="pct"/>
          </w:tcPr>
          <w:p w14:paraId="3F450E86" w14:textId="77777777" w:rsidR="005D0FED" w:rsidRPr="00292DEB" w:rsidRDefault="005D0FED" w:rsidP="00CD2271">
            <w:pPr>
              <w:spacing w:line="276" w:lineRule="auto"/>
              <w:rPr>
                <w:rFonts w:cs="Arial"/>
                <w:color w:val="0000FF"/>
                <w:lang w:val="fr-FR"/>
              </w:rPr>
            </w:pPr>
            <w:r w:rsidRPr="00292DEB">
              <w:rPr>
                <w:rFonts w:cs="Arial"/>
                <w:color w:val="0000FF"/>
                <w:lang w:val="fr-FR"/>
              </w:rPr>
              <w:t>16</w:t>
            </w:r>
          </w:p>
          <w:p w14:paraId="2D34C3CF" w14:textId="77777777" w:rsidR="005D0FED" w:rsidRPr="00292DEB" w:rsidRDefault="005D0FED" w:rsidP="00CD2271">
            <w:pPr>
              <w:spacing w:line="276" w:lineRule="auto"/>
              <w:rPr>
                <w:rFonts w:cs="Arial"/>
                <w:color w:val="0000FF"/>
                <w:lang w:val="en-US"/>
              </w:rPr>
            </w:pPr>
          </w:p>
        </w:tc>
        <w:tc>
          <w:tcPr>
            <w:tcW w:w="402" w:type="pct"/>
          </w:tcPr>
          <w:p w14:paraId="574AF83B"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CB8CC96" w14:textId="77777777" w:rsidR="005D0FED" w:rsidRPr="00292DEB" w:rsidRDefault="005D0FED" w:rsidP="00CD2271">
            <w:pPr>
              <w:spacing w:line="276" w:lineRule="auto"/>
              <w:rPr>
                <w:rFonts w:cs="Arial"/>
                <w:color w:val="0000FF"/>
                <w:lang w:val="en-US"/>
              </w:rPr>
            </w:pPr>
          </w:p>
        </w:tc>
      </w:tr>
      <w:tr w:rsidR="005D0FED" w:rsidRPr="00292DEB" w14:paraId="21DA3782" w14:textId="77777777" w:rsidTr="005D0FED">
        <w:tc>
          <w:tcPr>
            <w:tcW w:w="193" w:type="pct"/>
          </w:tcPr>
          <w:p w14:paraId="316B4E63" w14:textId="77777777" w:rsidR="005D0FED" w:rsidRPr="00292DEB" w:rsidRDefault="005D0FED" w:rsidP="00CD2271">
            <w:pPr>
              <w:spacing w:line="276" w:lineRule="auto"/>
              <w:jc w:val="left"/>
              <w:rPr>
                <w:rFonts w:cs="Arial"/>
                <w:lang w:val="en-GB"/>
              </w:rPr>
            </w:pPr>
            <w:r w:rsidRPr="00292DEB">
              <w:rPr>
                <w:rFonts w:cs="Arial"/>
                <w:lang w:val="en-GB"/>
              </w:rPr>
              <w:t>EL</w:t>
            </w:r>
          </w:p>
          <w:p w14:paraId="7CAB0281" w14:textId="77777777" w:rsidR="005D0FED" w:rsidRPr="00292DEB" w:rsidRDefault="005D0FED" w:rsidP="00CD2271">
            <w:pPr>
              <w:spacing w:line="276" w:lineRule="auto"/>
              <w:jc w:val="left"/>
              <w:rPr>
                <w:rFonts w:cs="Arial"/>
                <w:lang w:val="en-GB"/>
              </w:rPr>
            </w:pPr>
            <w:r w:rsidRPr="00292DEB">
              <w:rPr>
                <w:rFonts w:cs="Arial"/>
                <w:lang w:val="en-GB"/>
              </w:rPr>
              <w:t>EL</w:t>
            </w:r>
          </w:p>
          <w:p w14:paraId="478C0733" w14:textId="77777777" w:rsidR="005D0FED" w:rsidRPr="00292DEB" w:rsidRDefault="005D0FED" w:rsidP="00CD2271">
            <w:pPr>
              <w:spacing w:line="276" w:lineRule="auto"/>
              <w:jc w:val="left"/>
              <w:rPr>
                <w:rFonts w:cs="Arial"/>
                <w:lang w:val="en-GB"/>
              </w:rPr>
            </w:pPr>
            <w:r w:rsidRPr="00292DEB">
              <w:rPr>
                <w:rFonts w:cs="Arial"/>
                <w:lang w:val="en-GB"/>
              </w:rPr>
              <w:t>EL</w:t>
            </w:r>
          </w:p>
          <w:p w14:paraId="39512E34" w14:textId="1B099941" w:rsidR="005D0FED" w:rsidRPr="00292DEB" w:rsidRDefault="005D0FED" w:rsidP="00CD2271">
            <w:pPr>
              <w:spacing w:line="276" w:lineRule="auto"/>
              <w:jc w:val="left"/>
              <w:rPr>
                <w:rFonts w:cs="Arial"/>
                <w:b/>
                <w:lang w:val="en-US"/>
              </w:rPr>
            </w:pPr>
          </w:p>
        </w:tc>
        <w:tc>
          <w:tcPr>
            <w:tcW w:w="1371" w:type="pct"/>
          </w:tcPr>
          <w:p w14:paraId="2BB2F4FB" w14:textId="77777777" w:rsidR="005D0FED" w:rsidRPr="00292DEB" w:rsidRDefault="005D0FED" w:rsidP="00CD2271">
            <w:pPr>
              <w:spacing w:line="276" w:lineRule="auto"/>
              <w:rPr>
                <w:rFonts w:cs="Arial"/>
                <w:i/>
                <w:iCs/>
              </w:rPr>
            </w:pPr>
            <w:r w:rsidRPr="00292DEB">
              <w:rPr>
                <w:rFonts w:cs="Arial"/>
                <w:i/>
                <w:iCs/>
              </w:rPr>
              <w:t>1. Säule (Hauptrente der e-EFKA):</w:t>
            </w:r>
          </w:p>
          <w:p w14:paraId="0B6CFC3B" w14:textId="77777777" w:rsidR="005D0FED" w:rsidRPr="00292DEB" w:rsidRDefault="005D0FED" w:rsidP="00CD2271">
            <w:pPr>
              <w:spacing w:line="276" w:lineRule="auto"/>
              <w:rPr>
                <w:rFonts w:cs="Arial"/>
              </w:rPr>
            </w:pPr>
            <w:r w:rsidRPr="00292DEB">
              <w:rPr>
                <w:rFonts w:cs="Arial"/>
              </w:rPr>
              <w:t xml:space="preserve">Keine sonstigen Zulagen für Rentner. Bezug ist aber möglich von: </w:t>
            </w:r>
          </w:p>
          <w:p w14:paraId="6F151C00" w14:textId="77777777" w:rsidR="005D0FED" w:rsidRPr="00292DEB" w:rsidRDefault="005D0FED" w:rsidP="00CD2271">
            <w:pPr>
              <w:pStyle w:val="ListParagraph"/>
              <w:numPr>
                <w:ilvl w:val="0"/>
                <w:numId w:val="84"/>
              </w:numPr>
              <w:spacing w:before="60" w:after="0"/>
              <w:rPr>
                <w:rFonts w:ascii="Arial" w:hAnsi="Arial" w:cs="Arial"/>
                <w:color w:val="000000"/>
                <w:sz w:val="15"/>
                <w:szCs w:val="15"/>
                <w:lang w:val="de-DE"/>
              </w:rPr>
            </w:pPr>
            <w:r w:rsidRPr="00292DEB">
              <w:rPr>
                <w:rFonts w:ascii="Arial" w:hAnsi="Arial" w:cs="Arial"/>
                <w:color w:val="008000"/>
                <w:sz w:val="15"/>
                <w:szCs w:val="15"/>
                <w:lang w:val="de-DE"/>
              </w:rPr>
              <w:t xml:space="preserve">Leistung für nicht-stationäre Pflege </w:t>
            </w:r>
            <w:r w:rsidRPr="00292DEB">
              <w:rPr>
                <w:rFonts w:ascii="Arial" w:hAnsi="Arial" w:cs="Arial"/>
                <w:i/>
                <w:color w:val="008080"/>
                <w:sz w:val="15"/>
                <w:szCs w:val="15"/>
                <w:lang w:val="de-DE"/>
              </w:rPr>
              <w:t>(</w:t>
            </w:r>
            <w:r w:rsidRPr="00292DEB">
              <w:rPr>
                <w:rFonts w:ascii="Arial" w:hAnsi="Arial" w:cs="Arial"/>
                <w:i/>
                <w:color w:val="008080"/>
                <w:sz w:val="15"/>
                <w:szCs w:val="15"/>
                <w:lang w:val="en-GB"/>
              </w:rPr>
              <w:t>ΕΞΩΙΔΡΥΜΑΤΙΚΟ</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ΕΠΙΔΟΜΑ</w:t>
            </w:r>
            <w:r w:rsidRPr="00292DEB">
              <w:rPr>
                <w:rFonts w:ascii="Arial" w:hAnsi="Arial" w:cs="Arial"/>
                <w:i/>
                <w:color w:val="008080"/>
                <w:sz w:val="15"/>
                <w:szCs w:val="15"/>
                <w:lang w:val="de-DE"/>
              </w:rPr>
              <w:t>)</w:t>
            </w:r>
            <w:r w:rsidRPr="00292DEB">
              <w:rPr>
                <w:rFonts w:ascii="Arial" w:hAnsi="Arial" w:cs="Arial"/>
                <w:color w:val="000000"/>
                <w:sz w:val="15"/>
                <w:szCs w:val="15"/>
                <w:lang w:val="de-DE"/>
              </w:rPr>
              <w:t>;</w:t>
            </w:r>
          </w:p>
          <w:p w14:paraId="17E03186"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color w:val="008000"/>
                <w:sz w:val="15"/>
                <w:szCs w:val="15"/>
                <w:lang w:val="de-DE"/>
              </w:rPr>
              <w:t>Invaliditätsleistung</w:t>
            </w:r>
            <w:r w:rsidRPr="00292DEB">
              <w:rPr>
                <w:rFonts w:ascii="Arial" w:hAnsi="Arial" w:cs="Arial"/>
                <w:sz w:val="15"/>
                <w:szCs w:val="15"/>
                <w:lang w:val="de-DE"/>
              </w:rPr>
              <w:t xml:space="preserve"> </w:t>
            </w:r>
            <w:r w:rsidRPr="00292DEB">
              <w:rPr>
                <w:rFonts w:ascii="Arial" w:hAnsi="Arial" w:cs="Arial"/>
                <w:i/>
                <w:color w:val="008080"/>
                <w:sz w:val="15"/>
                <w:szCs w:val="15"/>
                <w:lang w:val="de-DE"/>
              </w:rPr>
              <w:t>(</w:t>
            </w:r>
            <w:r w:rsidRPr="00292DEB">
              <w:rPr>
                <w:rFonts w:ascii="Arial" w:hAnsi="Arial" w:cs="Arial"/>
                <w:i/>
                <w:color w:val="008080"/>
                <w:sz w:val="15"/>
                <w:szCs w:val="15"/>
                <w:lang w:val="en-GB"/>
              </w:rPr>
              <w:t>ΕΠΙΔΟΜΑ</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ΑΠΟΛΥΤΟΥ</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ΑΝΑΠΗΡΙΑΣ</w:t>
            </w:r>
            <w:r w:rsidRPr="00292DEB">
              <w:rPr>
                <w:rFonts w:ascii="Arial" w:hAnsi="Arial" w:cs="Arial"/>
                <w:color w:val="008080"/>
                <w:sz w:val="15"/>
                <w:szCs w:val="15"/>
                <w:lang w:val="de-DE"/>
              </w:rPr>
              <w:t>)</w:t>
            </w:r>
            <w:r w:rsidRPr="00292DEB">
              <w:rPr>
                <w:rFonts w:ascii="Arial" w:hAnsi="Arial" w:cs="Arial"/>
                <w:sz w:val="15"/>
                <w:szCs w:val="15"/>
                <w:lang w:val="de-DE"/>
              </w:rPr>
              <w:t xml:space="preserve"> </w:t>
            </w:r>
            <w:r w:rsidRPr="00292DEB">
              <w:rPr>
                <w:rFonts w:ascii="Arial" w:hAnsi="Arial" w:cs="Arial"/>
                <w:color w:val="000000"/>
                <w:sz w:val="15"/>
                <w:szCs w:val="15"/>
                <w:lang w:val="de-DE"/>
              </w:rPr>
              <w:t>bei vollständiger Blindheit;</w:t>
            </w:r>
          </w:p>
          <w:p w14:paraId="0ED8AF89"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000000"/>
                <w:sz w:val="15"/>
                <w:szCs w:val="15"/>
                <w:lang w:val="en-GB"/>
              </w:rPr>
            </w:pPr>
            <w:proofErr w:type="spellStart"/>
            <w:r w:rsidRPr="00292DEB">
              <w:rPr>
                <w:rFonts w:ascii="Arial" w:hAnsi="Arial" w:cs="Arial"/>
                <w:bCs/>
                <w:sz w:val="15"/>
                <w:szCs w:val="15"/>
              </w:rPr>
              <w:t>Sonderbeihilfen</w:t>
            </w:r>
            <w:proofErr w:type="spellEnd"/>
            <w:r w:rsidRPr="00292DEB">
              <w:rPr>
                <w:rFonts w:ascii="Arial" w:hAnsi="Arial" w:cs="Arial"/>
                <w:bCs/>
                <w:sz w:val="15"/>
                <w:szCs w:val="15"/>
              </w:rPr>
              <w:t xml:space="preserve"> </w:t>
            </w:r>
            <w:proofErr w:type="spellStart"/>
            <w:r w:rsidRPr="00292DEB">
              <w:rPr>
                <w:rFonts w:ascii="Arial" w:hAnsi="Arial" w:cs="Arial"/>
                <w:bCs/>
                <w:sz w:val="15"/>
                <w:szCs w:val="15"/>
              </w:rPr>
              <w:t>bei</w:t>
            </w:r>
            <w:proofErr w:type="spellEnd"/>
            <w:r w:rsidRPr="00292DEB">
              <w:rPr>
                <w:rFonts w:ascii="Arial" w:hAnsi="Arial" w:cs="Arial"/>
                <w:bCs/>
                <w:sz w:val="15"/>
                <w:szCs w:val="15"/>
              </w:rPr>
              <w:t xml:space="preserve"> </w:t>
            </w:r>
            <w:proofErr w:type="spellStart"/>
            <w:r w:rsidRPr="00292DEB">
              <w:rPr>
                <w:rFonts w:ascii="Arial" w:hAnsi="Arial" w:cs="Arial"/>
                <w:bCs/>
                <w:sz w:val="15"/>
                <w:szCs w:val="15"/>
              </w:rPr>
              <w:t>Invalidität</w:t>
            </w:r>
            <w:proofErr w:type="spellEnd"/>
            <w:r w:rsidRPr="00292DEB">
              <w:rPr>
                <w:rFonts w:ascii="Arial" w:hAnsi="Arial" w:cs="Arial"/>
                <w:color w:val="000000"/>
                <w:sz w:val="15"/>
                <w:szCs w:val="15"/>
                <w:lang w:val="en-GB"/>
              </w:rPr>
              <w:t>;</w:t>
            </w:r>
          </w:p>
          <w:p w14:paraId="29D2C3AF"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sz w:val="15"/>
                <w:szCs w:val="15"/>
                <w:lang w:val="de-DE"/>
              </w:rPr>
              <w:t>Unterhaltskosten für mittellose und unversicherte Personen mit Behinderung, die in Einrichtungen des betreuten Wohnens leben</w:t>
            </w:r>
            <w:r w:rsidRPr="00292DEB">
              <w:rPr>
                <w:rFonts w:ascii="Arial" w:hAnsi="Arial" w:cs="Arial"/>
                <w:i/>
                <w:color w:val="008080"/>
                <w:sz w:val="15"/>
                <w:szCs w:val="15"/>
                <w:lang w:val="de-DE"/>
              </w:rPr>
              <w:t>(</w:t>
            </w:r>
            <w:proofErr w:type="spellStart"/>
            <w:r w:rsidRPr="00292DEB">
              <w:rPr>
                <w:rFonts w:ascii="Arial" w:hAnsi="Arial" w:cs="Arial"/>
                <w:i/>
                <w:color w:val="008080"/>
                <w:sz w:val="15"/>
                <w:szCs w:val="15"/>
                <w:lang w:val="en-GB"/>
              </w:rPr>
              <w:t>Στέγες</w:t>
            </w:r>
            <w:proofErr w:type="spellEnd"/>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Υπ</w:t>
            </w:r>
            <w:proofErr w:type="spellStart"/>
            <w:r w:rsidRPr="00292DEB">
              <w:rPr>
                <w:rFonts w:ascii="Arial" w:hAnsi="Arial" w:cs="Arial"/>
                <w:i/>
                <w:color w:val="008080"/>
                <w:sz w:val="15"/>
                <w:szCs w:val="15"/>
                <w:lang w:val="en-GB"/>
              </w:rPr>
              <w:t>οστηριζόμενης</w:t>
            </w:r>
            <w:proofErr w:type="spellEnd"/>
            <w:r w:rsidRPr="00292DEB">
              <w:rPr>
                <w:rFonts w:ascii="Arial" w:hAnsi="Arial" w:cs="Arial"/>
                <w:i/>
                <w:color w:val="008080"/>
                <w:sz w:val="15"/>
                <w:szCs w:val="15"/>
                <w:lang w:val="de-DE"/>
              </w:rPr>
              <w:t xml:space="preserve"> </w:t>
            </w:r>
            <w:proofErr w:type="spellStart"/>
            <w:r w:rsidRPr="00292DEB">
              <w:rPr>
                <w:rFonts w:ascii="Arial" w:hAnsi="Arial" w:cs="Arial"/>
                <w:i/>
                <w:color w:val="008080"/>
                <w:sz w:val="15"/>
                <w:szCs w:val="15"/>
                <w:lang w:val="en-GB"/>
              </w:rPr>
              <w:t>Δι</w:t>
            </w:r>
            <w:proofErr w:type="spellEnd"/>
            <w:r w:rsidRPr="00292DEB">
              <w:rPr>
                <w:rFonts w:ascii="Arial" w:hAnsi="Arial" w:cs="Arial"/>
                <w:i/>
                <w:color w:val="008080"/>
                <w:sz w:val="15"/>
                <w:szCs w:val="15"/>
                <w:lang w:val="en-GB"/>
              </w:rPr>
              <w:t>αβίωσης</w:t>
            </w:r>
            <w:r w:rsidRPr="00292DEB">
              <w:rPr>
                <w:rFonts w:ascii="Arial" w:hAnsi="Arial" w:cs="Arial"/>
                <w:i/>
                <w:color w:val="008080"/>
                <w:sz w:val="15"/>
                <w:szCs w:val="15"/>
                <w:lang w:val="de-DE"/>
              </w:rPr>
              <w:t>)</w:t>
            </w:r>
            <w:r w:rsidRPr="00292DEB">
              <w:rPr>
                <w:rFonts w:ascii="Arial" w:hAnsi="Arial" w:cs="Arial"/>
                <w:color w:val="000000"/>
                <w:sz w:val="15"/>
                <w:szCs w:val="15"/>
                <w:lang w:val="de-DE"/>
              </w:rPr>
              <w:t>.</w:t>
            </w:r>
          </w:p>
          <w:p w14:paraId="14D4FBE5" w14:textId="3269D7D2" w:rsidR="005D0FED" w:rsidRPr="00292DEB" w:rsidRDefault="005D0FED" w:rsidP="00CD2271">
            <w:pPr>
              <w:spacing w:line="276" w:lineRule="auto"/>
              <w:rPr>
                <w:rFonts w:cs="Arial"/>
                <w:i/>
                <w:iCs/>
              </w:rPr>
            </w:pPr>
          </w:p>
        </w:tc>
        <w:tc>
          <w:tcPr>
            <w:tcW w:w="1370" w:type="pct"/>
          </w:tcPr>
          <w:p w14:paraId="15A9CACC"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2DD5ACC2" w14:textId="77777777" w:rsidR="005D0FED" w:rsidRPr="00292DEB" w:rsidRDefault="005D0FED" w:rsidP="00CD2271">
            <w:pPr>
              <w:spacing w:line="276" w:lineRule="auto"/>
              <w:rPr>
                <w:rFonts w:cs="Arial"/>
                <w:lang w:val="fr-BE"/>
              </w:rPr>
            </w:pPr>
            <w:r w:rsidRPr="00292DEB">
              <w:rPr>
                <w:rFonts w:cs="Arial"/>
                <w:lang w:val="fr-BE"/>
              </w:rPr>
              <w:t xml:space="preserve">Pas d’autres majorations pour les retraités, lesquels peuvent néanmoins percevoir: </w:t>
            </w:r>
          </w:p>
          <w:p w14:paraId="79514E3D" w14:textId="77777777" w:rsidR="005D0FED" w:rsidRPr="00292DEB" w:rsidRDefault="005D0FED" w:rsidP="00CD2271">
            <w:pPr>
              <w:pStyle w:val="ListParagraph"/>
              <w:numPr>
                <w:ilvl w:val="0"/>
                <w:numId w:val="84"/>
              </w:numPr>
              <w:spacing w:after="0"/>
              <w:rPr>
                <w:rFonts w:ascii="Arial" w:hAnsi="Arial" w:cs="Arial"/>
                <w:color w:val="000000"/>
                <w:sz w:val="15"/>
                <w:szCs w:val="15"/>
                <w:lang w:val="fr-BE"/>
              </w:rPr>
            </w:pPr>
            <w:r w:rsidRPr="00292DEB">
              <w:rPr>
                <w:rFonts w:ascii="Arial" w:hAnsi="Arial" w:cs="Arial"/>
                <w:color w:val="008000"/>
                <w:sz w:val="15"/>
                <w:szCs w:val="15"/>
                <w:lang w:val="fr-BE"/>
              </w:rPr>
              <w:t xml:space="preserve">une prestation pour soins ambulatoires </w:t>
            </w:r>
            <w:r w:rsidRPr="00292DEB">
              <w:rPr>
                <w:rFonts w:ascii="Arial" w:hAnsi="Arial" w:cs="Arial"/>
                <w:i/>
                <w:color w:val="008080"/>
                <w:sz w:val="15"/>
                <w:szCs w:val="15"/>
                <w:lang w:val="fr-BE"/>
              </w:rPr>
              <w:t>(ΕΞΩΙΔΡΥΜΑΤΙΚΟ ΕΠΙΔΟΜΑ)</w:t>
            </w:r>
            <w:r w:rsidRPr="00292DEB">
              <w:rPr>
                <w:rFonts w:ascii="Arial" w:hAnsi="Arial" w:cs="Arial"/>
                <w:color w:val="000000"/>
                <w:sz w:val="15"/>
                <w:szCs w:val="15"/>
                <w:lang w:val="fr-BE"/>
              </w:rPr>
              <w:t>;</w:t>
            </w:r>
          </w:p>
          <w:p w14:paraId="3F336A1A"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000000"/>
                <w:sz w:val="15"/>
                <w:szCs w:val="15"/>
                <w:lang w:val="fr-BE"/>
              </w:rPr>
            </w:pPr>
            <w:r w:rsidRPr="00292DEB">
              <w:rPr>
                <w:rFonts w:ascii="Arial" w:hAnsi="Arial" w:cs="Arial"/>
                <w:color w:val="008000"/>
                <w:sz w:val="15"/>
                <w:szCs w:val="15"/>
                <w:lang w:val="fr-BE"/>
              </w:rPr>
              <w:t xml:space="preserve">une prestation d’invalidité totale </w:t>
            </w:r>
            <w:r w:rsidRPr="00292DEB">
              <w:rPr>
                <w:rFonts w:ascii="Arial" w:hAnsi="Arial" w:cs="Arial"/>
                <w:i/>
                <w:color w:val="008080"/>
                <w:sz w:val="15"/>
                <w:szCs w:val="15"/>
                <w:lang w:val="fr-BE"/>
              </w:rPr>
              <w:t>(ΕΠΙΔΟΜΑ ΑΠΟΛΥΤΟΥ ΑΝΑΠΗΡΙΑΣ</w:t>
            </w:r>
            <w:r w:rsidRPr="00292DEB">
              <w:rPr>
                <w:rFonts w:ascii="Arial" w:hAnsi="Arial" w:cs="Arial"/>
                <w:color w:val="008080"/>
                <w:sz w:val="15"/>
                <w:szCs w:val="15"/>
                <w:lang w:val="fr-BE"/>
              </w:rPr>
              <w:t>)</w:t>
            </w:r>
            <w:r w:rsidRPr="00292DEB">
              <w:rPr>
                <w:rFonts w:ascii="Arial" w:hAnsi="Arial" w:cs="Arial"/>
                <w:sz w:val="15"/>
                <w:szCs w:val="15"/>
                <w:lang w:val="fr-BE"/>
              </w:rPr>
              <w:t xml:space="preserve"> s’ils sont complètement aveugles; </w:t>
            </w:r>
          </w:p>
          <w:p w14:paraId="327A4FAC"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000000"/>
                <w:sz w:val="15"/>
                <w:szCs w:val="15"/>
                <w:lang w:val="fr-BE"/>
              </w:rPr>
            </w:pPr>
            <w:r w:rsidRPr="00292DEB">
              <w:rPr>
                <w:rFonts w:ascii="Arial" w:hAnsi="Arial" w:cs="Arial"/>
                <w:color w:val="000000"/>
                <w:sz w:val="15"/>
                <w:szCs w:val="15"/>
                <w:lang w:val="fr-BE"/>
              </w:rPr>
              <w:t>des prestations spéciales en cas d’invalidité;</w:t>
            </w:r>
          </w:p>
          <w:p w14:paraId="194F465D" w14:textId="77777777" w:rsidR="005D0FED" w:rsidRPr="00292DEB" w:rsidRDefault="005D0FED" w:rsidP="00CD2271">
            <w:pPr>
              <w:pStyle w:val="ListParagraph"/>
              <w:numPr>
                <w:ilvl w:val="0"/>
                <w:numId w:val="84"/>
              </w:numPr>
              <w:pBdr>
                <w:top w:val="nil"/>
                <w:left w:val="nil"/>
                <w:bottom w:val="nil"/>
                <w:right w:val="nil"/>
                <w:between w:val="nil"/>
              </w:pBdr>
              <w:spacing w:after="0"/>
              <w:rPr>
                <w:rFonts w:ascii="Arial" w:hAnsi="Arial" w:cs="Arial"/>
                <w:color w:val="1D2228"/>
                <w:sz w:val="15"/>
                <w:szCs w:val="15"/>
                <w:shd w:val="clear" w:color="auto" w:fill="FFFFFF"/>
                <w:lang w:val="fr-BE"/>
              </w:rPr>
            </w:pPr>
            <w:r w:rsidRPr="00292DEB">
              <w:rPr>
                <w:rFonts w:ascii="Arial" w:hAnsi="Arial" w:cs="Arial"/>
                <w:color w:val="000000"/>
                <w:sz w:val="15"/>
                <w:szCs w:val="15"/>
                <w:lang w:val="fr-BE"/>
              </w:rPr>
              <w:t xml:space="preserve"> une aide pour assumer les frais de personnes handicapées indigentes et non assurées </w:t>
            </w:r>
            <w:r w:rsidRPr="00292DEB">
              <w:rPr>
                <w:rFonts w:ascii="Arial" w:hAnsi="Arial" w:cs="Arial"/>
                <w:color w:val="1D2228"/>
                <w:sz w:val="15"/>
                <w:szCs w:val="15"/>
                <w:shd w:val="clear" w:color="auto" w:fill="FFFFFF"/>
                <w:lang w:val="fr-BE"/>
              </w:rPr>
              <w:t>qui résident dans des foyers avec services de soutien (</w:t>
            </w:r>
            <w:proofErr w:type="spellStart"/>
            <w:r w:rsidRPr="00292DEB">
              <w:rPr>
                <w:rFonts w:ascii="Arial" w:hAnsi="Arial" w:cs="Arial"/>
                <w:i/>
                <w:color w:val="008080"/>
                <w:sz w:val="15"/>
                <w:szCs w:val="15"/>
                <w:shd w:val="clear" w:color="auto" w:fill="FFFFFF"/>
                <w:lang w:val="fr-BE"/>
              </w:rPr>
              <w:t>Στέγες</w:t>
            </w:r>
            <w:proofErr w:type="spellEnd"/>
            <w:r w:rsidRPr="00292DEB">
              <w:rPr>
                <w:rFonts w:ascii="Arial" w:hAnsi="Arial" w:cs="Arial"/>
                <w:i/>
                <w:color w:val="008080"/>
                <w:sz w:val="15"/>
                <w:szCs w:val="15"/>
                <w:shd w:val="clear" w:color="auto" w:fill="FFFFFF"/>
                <w:lang w:val="fr-BE"/>
              </w:rPr>
              <w:t xml:space="preserve"> Υπ</w:t>
            </w:r>
            <w:proofErr w:type="spellStart"/>
            <w:r w:rsidRPr="00292DEB">
              <w:rPr>
                <w:rFonts w:ascii="Arial" w:hAnsi="Arial" w:cs="Arial"/>
                <w:i/>
                <w:color w:val="008080"/>
                <w:sz w:val="15"/>
                <w:szCs w:val="15"/>
                <w:shd w:val="clear" w:color="auto" w:fill="FFFFFF"/>
                <w:lang w:val="fr-BE"/>
              </w:rPr>
              <w:t>οστηριζόμενης</w:t>
            </w:r>
            <w:proofErr w:type="spellEnd"/>
            <w:r w:rsidRPr="00292DEB">
              <w:rPr>
                <w:rFonts w:ascii="Arial" w:hAnsi="Arial" w:cs="Arial"/>
                <w:i/>
                <w:color w:val="008080"/>
                <w:sz w:val="15"/>
                <w:szCs w:val="15"/>
                <w:shd w:val="clear" w:color="auto" w:fill="FFFFFF"/>
                <w:lang w:val="fr-BE"/>
              </w:rPr>
              <w:t xml:space="preserve"> </w:t>
            </w:r>
            <w:proofErr w:type="spellStart"/>
            <w:r w:rsidRPr="00292DEB">
              <w:rPr>
                <w:rFonts w:ascii="Arial" w:hAnsi="Arial" w:cs="Arial"/>
                <w:i/>
                <w:color w:val="008080"/>
                <w:sz w:val="15"/>
                <w:szCs w:val="15"/>
                <w:shd w:val="clear" w:color="auto" w:fill="FFFFFF"/>
                <w:lang w:val="fr-BE"/>
              </w:rPr>
              <w:t>Δι</w:t>
            </w:r>
            <w:proofErr w:type="spellEnd"/>
            <w:r w:rsidRPr="00292DEB">
              <w:rPr>
                <w:rFonts w:ascii="Arial" w:hAnsi="Arial" w:cs="Arial"/>
                <w:i/>
                <w:color w:val="008080"/>
                <w:sz w:val="15"/>
                <w:szCs w:val="15"/>
                <w:shd w:val="clear" w:color="auto" w:fill="FFFFFF"/>
                <w:lang w:val="fr-BE"/>
              </w:rPr>
              <w:t>αβίωσης</w:t>
            </w:r>
            <w:r w:rsidRPr="00292DEB">
              <w:rPr>
                <w:rFonts w:ascii="Arial" w:hAnsi="Arial" w:cs="Arial"/>
                <w:color w:val="1D2228"/>
                <w:sz w:val="15"/>
                <w:szCs w:val="15"/>
                <w:shd w:val="clear" w:color="auto" w:fill="FFFFFF"/>
                <w:lang w:val="fr-BE"/>
              </w:rPr>
              <w:t>).</w:t>
            </w:r>
          </w:p>
          <w:p w14:paraId="0F63CC5D" w14:textId="28E2BE58" w:rsidR="005D0FED" w:rsidRPr="00292DEB" w:rsidRDefault="005D0FED" w:rsidP="00CD2271">
            <w:pPr>
              <w:pStyle w:val="StandardLinks"/>
              <w:spacing w:line="276" w:lineRule="auto"/>
              <w:jc w:val="both"/>
              <w:rPr>
                <w:rFonts w:cs="Arial"/>
                <w:i/>
                <w:iCs/>
                <w:lang w:val="fr-BE"/>
              </w:rPr>
            </w:pPr>
          </w:p>
        </w:tc>
        <w:tc>
          <w:tcPr>
            <w:tcW w:w="1370" w:type="pct"/>
          </w:tcPr>
          <w:p w14:paraId="2A392869"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E-VI-17-EL</w:t>
            </w:r>
          </w:p>
          <w:p w14:paraId="6DD0003C"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5FA5F18F"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No other supplements for pensioners. </w:t>
            </w:r>
            <w:r w:rsidRPr="00292DEB">
              <w:rPr>
                <w:color w:val="000000"/>
                <w:sz w:val="15"/>
                <w:szCs w:val="15"/>
              </w:rPr>
              <w:t xml:space="preserve">But </w:t>
            </w:r>
            <w:proofErr w:type="spellStart"/>
            <w:r w:rsidRPr="00292DEB">
              <w:rPr>
                <w:color w:val="000000"/>
                <w:sz w:val="15"/>
                <w:szCs w:val="15"/>
              </w:rPr>
              <w:t>they</w:t>
            </w:r>
            <w:proofErr w:type="spellEnd"/>
            <w:r w:rsidRPr="00292DEB">
              <w:rPr>
                <w:color w:val="000000"/>
                <w:sz w:val="15"/>
                <w:szCs w:val="15"/>
              </w:rPr>
              <w:t xml:space="preserve"> </w:t>
            </w:r>
            <w:proofErr w:type="spellStart"/>
            <w:r w:rsidRPr="00292DEB">
              <w:rPr>
                <w:color w:val="000000"/>
                <w:sz w:val="15"/>
                <w:szCs w:val="15"/>
              </w:rPr>
              <w:t>may</w:t>
            </w:r>
            <w:proofErr w:type="spellEnd"/>
            <w:r w:rsidRPr="00292DEB">
              <w:rPr>
                <w:color w:val="000000"/>
                <w:sz w:val="15"/>
                <w:szCs w:val="15"/>
              </w:rPr>
              <w:t xml:space="preserve"> </w:t>
            </w:r>
            <w:proofErr w:type="spellStart"/>
            <w:r w:rsidRPr="00292DEB">
              <w:rPr>
                <w:color w:val="000000"/>
                <w:sz w:val="15"/>
                <w:szCs w:val="15"/>
              </w:rPr>
              <w:t>receive</w:t>
            </w:r>
            <w:proofErr w:type="spellEnd"/>
            <w:r w:rsidRPr="00292DEB">
              <w:rPr>
                <w:color w:val="000000"/>
                <w:sz w:val="15"/>
                <w:szCs w:val="15"/>
              </w:rPr>
              <w:t xml:space="preserve">: </w:t>
            </w:r>
          </w:p>
          <w:p w14:paraId="7C30ED36" w14:textId="77777777" w:rsidR="005D0FED" w:rsidRPr="00292DEB" w:rsidRDefault="005D0FED" w:rsidP="00CD2271">
            <w:pPr>
              <w:pStyle w:val="Normal0"/>
              <w:numPr>
                <w:ilvl w:val="0"/>
                <w:numId w:val="135"/>
              </w:numPr>
              <w:pBdr>
                <w:top w:val="nil"/>
                <w:left w:val="nil"/>
                <w:bottom w:val="nil"/>
                <w:right w:val="nil"/>
                <w:between w:val="nil"/>
              </w:pBdr>
              <w:spacing w:after="0"/>
              <w:ind w:hanging="56"/>
              <w:rPr>
                <w:color w:val="000000"/>
                <w:sz w:val="15"/>
                <w:szCs w:val="15"/>
                <w:lang w:val="en-GB"/>
              </w:rPr>
            </w:pPr>
            <w:r w:rsidRPr="00292DEB">
              <w:rPr>
                <w:color w:val="008000"/>
                <w:sz w:val="15"/>
                <w:szCs w:val="15"/>
                <w:lang w:val="en-GB"/>
              </w:rPr>
              <w:t xml:space="preserve">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w:t>
            </w:r>
          </w:p>
          <w:p w14:paraId="7C0930E4" w14:textId="77777777" w:rsidR="005D0FED" w:rsidRPr="00292DEB" w:rsidRDefault="005D0FED" w:rsidP="00CD2271">
            <w:pPr>
              <w:pStyle w:val="Normal0"/>
              <w:numPr>
                <w:ilvl w:val="0"/>
                <w:numId w:val="135"/>
              </w:numPr>
              <w:pBdr>
                <w:top w:val="nil"/>
                <w:left w:val="nil"/>
                <w:bottom w:val="nil"/>
                <w:right w:val="nil"/>
                <w:between w:val="nil"/>
              </w:pBdr>
              <w:spacing w:before="0" w:after="0"/>
              <w:ind w:hanging="56"/>
              <w:rPr>
                <w:color w:val="000000"/>
                <w:sz w:val="15"/>
                <w:szCs w:val="15"/>
                <w:lang w:val="en-GB"/>
              </w:rPr>
            </w:pPr>
            <w:r w:rsidRPr="00292DEB">
              <w:rPr>
                <w:color w:val="008000"/>
                <w:sz w:val="15"/>
                <w:szCs w:val="15"/>
                <w:lang w:val="en-GB"/>
              </w:rPr>
              <w:t xml:space="preserve">Total 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color w:val="008080"/>
                <w:sz w:val="15"/>
                <w:szCs w:val="15"/>
                <w:lang w:val="en-GB"/>
              </w:rPr>
              <w:t>)</w:t>
            </w:r>
            <w:r w:rsidRPr="00292DEB">
              <w:rPr>
                <w:color w:val="000000"/>
                <w:sz w:val="15"/>
                <w:szCs w:val="15"/>
                <w:lang w:val="en-GB"/>
              </w:rPr>
              <w:t xml:space="preserve"> if they are totally blind;</w:t>
            </w:r>
          </w:p>
          <w:p w14:paraId="07A599D6" w14:textId="77777777" w:rsidR="005D0FED" w:rsidRPr="00292DEB" w:rsidRDefault="005D0FED" w:rsidP="00CD2271">
            <w:pPr>
              <w:pStyle w:val="Normal0"/>
              <w:numPr>
                <w:ilvl w:val="0"/>
                <w:numId w:val="135"/>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Special allowances in the case of invalidity;</w:t>
            </w:r>
          </w:p>
          <w:p w14:paraId="770B55B8" w14:textId="77777777" w:rsidR="005D0FED" w:rsidRPr="00292DEB" w:rsidRDefault="005D0FED" w:rsidP="00CD2271">
            <w:pPr>
              <w:pStyle w:val="Normal0"/>
              <w:numPr>
                <w:ilvl w:val="0"/>
                <w:numId w:val="135"/>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Support to cover the costs for destitute and uninsured persons with disabilities who reside in </w:t>
            </w:r>
            <w:r w:rsidRPr="00292DEB">
              <w:rPr>
                <w:color w:val="008000"/>
                <w:sz w:val="15"/>
                <w:szCs w:val="15"/>
                <w:lang w:val="en-GB"/>
              </w:rPr>
              <w:t>Supporting Living Homes</w:t>
            </w:r>
            <w:r w:rsidRPr="00292DEB">
              <w:rPr>
                <w:color w:val="000000"/>
                <w:sz w:val="15"/>
                <w:szCs w:val="15"/>
                <w:lang w:val="en-GB"/>
              </w:rPr>
              <w:t xml:space="preserve"> </w:t>
            </w:r>
            <w:r w:rsidRPr="00292DEB">
              <w:rPr>
                <w:i/>
                <w:color w:val="008080"/>
                <w:sz w:val="15"/>
                <w:szCs w:val="15"/>
                <w:lang w:val="en-GB"/>
              </w:rPr>
              <w:t>(</w:t>
            </w:r>
            <w:proofErr w:type="spellStart"/>
            <w:r w:rsidRPr="00292DEB">
              <w:rPr>
                <w:i/>
                <w:color w:val="008080"/>
                <w:sz w:val="15"/>
                <w:szCs w:val="15"/>
              </w:rPr>
              <w:t>Στέγες</w:t>
            </w:r>
            <w:proofErr w:type="spellEnd"/>
            <w:r w:rsidRPr="00292DEB">
              <w:rPr>
                <w:i/>
                <w:color w:val="008080"/>
                <w:sz w:val="15"/>
                <w:szCs w:val="15"/>
                <w:lang w:val="en-GB"/>
              </w:rPr>
              <w:t xml:space="preserve"> </w:t>
            </w:r>
            <w:r w:rsidRPr="00292DEB">
              <w:rPr>
                <w:i/>
                <w:color w:val="008080"/>
                <w:sz w:val="15"/>
                <w:szCs w:val="15"/>
              </w:rPr>
              <w:t>Υπ</w:t>
            </w:r>
            <w:proofErr w:type="spellStart"/>
            <w:r w:rsidRPr="00292DEB">
              <w:rPr>
                <w:i/>
                <w:color w:val="008080"/>
                <w:sz w:val="15"/>
                <w:szCs w:val="15"/>
              </w:rPr>
              <w:t>οστηριζόμενης</w:t>
            </w:r>
            <w:proofErr w:type="spellEnd"/>
            <w:r w:rsidRPr="00292DEB">
              <w:rPr>
                <w:i/>
                <w:color w:val="008080"/>
                <w:sz w:val="15"/>
                <w:szCs w:val="15"/>
                <w:lang w:val="en-GB"/>
              </w:rPr>
              <w:t xml:space="preserve"> </w:t>
            </w:r>
            <w:proofErr w:type="spellStart"/>
            <w:r w:rsidRPr="00292DEB">
              <w:rPr>
                <w:i/>
                <w:color w:val="008080"/>
                <w:sz w:val="15"/>
                <w:szCs w:val="15"/>
              </w:rPr>
              <w:t>Δι</w:t>
            </w:r>
            <w:proofErr w:type="spellEnd"/>
            <w:r w:rsidRPr="00292DEB">
              <w:rPr>
                <w:i/>
                <w:color w:val="008080"/>
                <w:sz w:val="15"/>
                <w:szCs w:val="15"/>
              </w:rPr>
              <w:t>αβίωσης</w:t>
            </w:r>
            <w:r w:rsidRPr="00292DEB">
              <w:rPr>
                <w:i/>
                <w:color w:val="008080"/>
                <w:sz w:val="15"/>
                <w:szCs w:val="15"/>
                <w:lang w:val="en-GB"/>
              </w:rPr>
              <w:t>)</w:t>
            </w:r>
            <w:r w:rsidRPr="00292DEB">
              <w:rPr>
                <w:color w:val="000000"/>
                <w:sz w:val="15"/>
                <w:szCs w:val="15"/>
                <w:lang w:val="en-GB"/>
              </w:rPr>
              <w:t>.</w:t>
            </w:r>
          </w:p>
          <w:p w14:paraId="1B501F80" w14:textId="57D12CD4"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221C932"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56603AF6" w14:textId="77777777" w:rsidR="005D0FED" w:rsidRPr="00292DEB" w:rsidRDefault="005D0FED" w:rsidP="00CD2271">
            <w:pPr>
              <w:spacing w:line="276" w:lineRule="auto"/>
              <w:rPr>
                <w:rFonts w:cs="Arial"/>
                <w:color w:val="0000FF"/>
                <w:lang w:val="en-US"/>
              </w:rPr>
            </w:pPr>
          </w:p>
        </w:tc>
        <w:tc>
          <w:tcPr>
            <w:tcW w:w="127" w:type="pct"/>
          </w:tcPr>
          <w:p w14:paraId="1530743C" w14:textId="77777777" w:rsidR="005D0FED" w:rsidRPr="00292DEB" w:rsidRDefault="005D0FED" w:rsidP="00CD2271">
            <w:pPr>
              <w:spacing w:line="276" w:lineRule="auto"/>
              <w:rPr>
                <w:rFonts w:cs="Arial"/>
                <w:color w:val="0000FF"/>
                <w:lang w:val="fr-FR"/>
              </w:rPr>
            </w:pPr>
            <w:r w:rsidRPr="00292DEB">
              <w:rPr>
                <w:rFonts w:cs="Arial"/>
                <w:color w:val="0000FF"/>
                <w:lang w:val="fr-FR"/>
              </w:rPr>
              <w:t>17</w:t>
            </w:r>
          </w:p>
          <w:p w14:paraId="7F5D4B8B" w14:textId="77777777" w:rsidR="005D0FED" w:rsidRPr="00292DEB" w:rsidRDefault="005D0FED" w:rsidP="00CD2271">
            <w:pPr>
              <w:spacing w:line="276" w:lineRule="auto"/>
              <w:rPr>
                <w:rFonts w:cs="Arial"/>
                <w:color w:val="0000FF"/>
                <w:lang w:val="en-US"/>
              </w:rPr>
            </w:pPr>
          </w:p>
        </w:tc>
        <w:tc>
          <w:tcPr>
            <w:tcW w:w="402" w:type="pct"/>
          </w:tcPr>
          <w:p w14:paraId="7EE7D904"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5182CC08" w14:textId="77777777" w:rsidR="005D0FED" w:rsidRPr="00292DEB" w:rsidRDefault="005D0FED" w:rsidP="00CD2271">
            <w:pPr>
              <w:spacing w:line="276" w:lineRule="auto"/>
              <w:rPr>
                <w:rFonts w:cs="Arial"/>
                <w:color w:val="0000FF"/>
                <w:lang w:val="en-US"/>
              </w:rPr>
            </w:pPr>
          </w:p>
        </w:tc>
      </w:tr>
      <w:tr w:rsidR="005D0FED" w:rsidRPr="00292DEB" w14:paraId="23920101" w14:textId="77777777" w:rsidTr="005D0FED">
        <w:tc>
          <w:tcPr>
            <w:tcW w:w="193" w:type="pct"/>
          </w:tcPr>
          <w:p w14:paraId="4BBF037F" w14:textId="77777777" w:rsidR="005D0FED" w:rsidRPr="00292DEB" w:rsidRDefault="005D0FED" w:rsidP="00CD2271">
            <w:pPr>
              <w:spacing w:line="276" w:lineRule="auto"/>
              <w:jc w:val="left"/>
              <w:rPr>
                <w:rFonts w:cs="Arial"/>
                <w:lang w:val="es-ES"/>
              </w:rPr>
            </w:pPr>
            <w:r w:rsidRPr="00292DEB">
              <w:rPr>
                <w:rFonts w:cs="Arial"/>
                <w:lang w:val="es-ES"/>
              </w:rPr>
              <w:t>EL</w:t>
            </w:r>
          </w:p>
          <w:p w14:paraId="79F60410" w14:textId="77777777" w:rsidR="005D0FED" w:rsidRPr="00292DEB" w:rsidRDefault="005D0FED" w:rsidP="00CD2271">
            <w:pPr>
              <w:spacing w:line="276" w:lineRule="auto"/>
              <w:jc w:val="left"/>
              <w:rPr>
                <w:rFonts w:cs="Arial"/>
                <w:lang w:val="es-ES"/>
              </w:rPr>
            </w:pPr>
            <w:r w:rsidRPr="00292DEB">
              <w:rPr>
                <w:rFonts w:cs="Arial"/>
                <w:lang w:val="es-ES"/>
              </w:rPr>
              <w:t>EL</w:t>
            </w:r>
          </w:p>
          <w:p w14:paraId="6E06CD59" w14:textId="77777777" w:rsidR="005D0FED" w:rsidRPr="00292DEB" w:rsidRDefault="005D0FED" w:rsidP="00CD2271">
            <w:pPr>
              <w:spacing w:line="276" w:lineRule="auto"/>
              <w:jc w:val="left"/>
              <w:rPr>
                <w:rFonts w:cs="Arial"/>
                <w:lang w:val="es-ES"/>
              </w:rPr>
            </w:pPr>
            <w:r w:rsidRPr="00292DEB">
              <w:rPr>
                <w:rFonts w:cs="Arial"/>
                <w:lang w:val="es-ES"/>
              </w:rPr>
              <w:t>EL</w:t>
            </w:r>
          </w:p>
          <w:p w14:paraId="51C64E45" w14:textId="4A3AC5B1" w:rsidR="005D0FED" w:rsidRPr="00292DEB" w:rsidRDefault="005D0FED" w:rsidP="00CD2271">
            <w:pPr>
              <w:spacing w:line="276" w:lineRule="auto"/>
              <w:jc w:val="left"/>
              <w:rPr>
                <w:rFonts w:cs="Arial"/>
                <w:b/>
                <w:lang w:val="en-US"/>
              </w:rPr>
            </w:pPr>
          </w:p>
        </w:tc>
        <w:tc>
          <w:tcPr>
            <w:tcW w:w="1371" w:type="pct"/>
          </w:tcPr>
          <w:p w14:paraId="09F8B0F6" w14:textId="77777777" w:rsidR="005D0FED" w:rsidRPr="00292DEB" w:rsidRDefault="005D0FED" w:rsidP="00CD2271">
            <w:pPr>
              <w:spacing w:line="276" w:lineRule="auto"/>
              <w:rPr>
                <w:rFonts w:cs="Arial"/>
                <w:i/>
                <w:iCs/>
              </w:rPr>
            </w:pPr>
            <w:r w:rsidRPr="00292DEB">
              <w:rPr>
                <w:rFonts w:cs="Arial"/>
                <w:i/>
                <w:iCs/>
              </w:rPr>
              <w:t>1. Säule (Hauptrente der e-EFKA):</w:t>
            </w:r>
          </w:p>
          <w:p w14:paraId="24A98125" w14:textId="77777777" w:rsidR="005D0FED" w:rsidRPr="00292DEB" w:rsidRDefault="005D0FED" w:rsidP="00CD2271">
            <w:pPr>
              <w:suppressAutoHyphens/>
              <w:spacing w:after="40" w:line="276" w:lineRule="auto"/>
              <w:rPr>
                <w:rFonts w:eastAsia="Arial" w:cs="Arial"/>
                <w:bCs/>
              </w:rPr>
            </w:pPr>
            <w:r w:rsidRPr="00292DEB">
              <w:rPr>
                <w:rFonts w:cs="Arial"/>
              </w:rPr>
              <w:t>Keine Mindestbetrag.</w:t>
            </w:r>
          </w:p>
          <w:p w14:paraId="5557C1E7" w14:textId="114B1F33" w:rsidR="005D0FED" w:rsidRPr="00292DEB" w:rsidRDefault="005D0FED" w:rsidP="00CD2271">
            <w:pPr>
              <w:spacing w:line="276" w:lineRule="auto"/>
              <w:rPr>
                <w:rFonts w:cs="Arial"/>
                <w:i/>
                <w:iCs/>
              </w:rPr>
            </w:pPr>
          </w:p>
        </w:tc>
        <w:tc>
          <w:tcPr>
            <w:tcW w:w="1370" w:type="pct"/>
          </w:tcPr>
          <w:p w14:paraId="15CC2FA0" w14:textId="77777777" w:rsidR="005D0FED" w:rsidRPr="00292DEB" w:rsidRDefault="005D0FED" w:rsidP="00CD2271">
            <w:pPr>
              <w:suppressAutoHyphens/>
              <w:spacing w:after="40" w:line="276" w:lineRule="auto"/>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54BD607" w14:textId="77777777" w:rsidR="005D0FED" w:rsidRPr="00292DEB" w:rsidRDefault="005D0FED" w:rsidP="00CD2271">
            <w:pPr>
              <w:suppressAutoHyphens/>
              <w:spacing w:after="40" w:line="276" w:lineRule="auto"/>
              <w:rPr>
                <w:rFonts w:eastAsia="Arial" w:cs="Arial"/>
                <w:bCs/>
                <w:lang w:val="fr-BE"/>
              </w:rPr>
            </w:pPr>
            <w:r w:rsidRPr="00292DEB">
              <w:rPr>
                <w:rFonts w:eastAsia="Arial" w:cs="Arial"/>
                <w:bCs/>
                <w:lang w:val="fr-BE"/>
              </w:rPr>
              <w:t>Pas de minimum.</w:t>
            </w:r>
          </w:p>
          <w:p w14:paraId="7532F3EC" w14:textId="185901C8" w:rsidR="005D0FED" w:rsidRPr="00292DEB" w:rsidRDefault="005D0FED" w:rsidP="00CD2271">
            <w:pPr>
              <w:pStyle w:val="StandardLinks"/>
              <w:spacing w:line="276" w:lineRule="auto"/>
              <w:jc w:val="both"/>
              <w:rPr>
                <w:rFonts w:cs="Arial"/>
                <w:i/>
                <w:iCs/>
                <w:lang w:val="fr-BE"/>
              </w:rPr>
            </w:pPr>
          </w:p>
        </w:tc>
        <w:tc>
          <w:tcPr>
            <w:tcW w:w="1370" w:type="pct"/>
          </w:tcPr>
          <w:p w14:paraId="3EA0E98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E-VI-18-EL</w:t>
            </w:r>
          </w:p>
          <w:p w14:paraId="3E2CB245"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30271486" w14:textId="53BFD80F"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No minimum.</w:t>
            </w:r>
          </w:p>
        </w:tc>
        <w:tc>
          <w:tcPr>
            <w:tcW w:w="167" w:type="pct"/>
          </w:tcPr>
          <w:p w14:paraId="1F7D69A3"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46EFF6FD" w14:textId="77777777" w:rsidR="005D0FED" w:rsidRPr="00292DEB" w:rsidRDefault="005D0FED" w:rsidP="00CD2271">
            <w:pPr>
              <w:spacing w:line="276" w:lineRule="auto"/>
              <w:rPr>
                <w:rFonts w:cs="Arial"/>
                <w:color w:val="0000FF"/>
              </w:rPr>
            </w:pPr>
          </w:p>
        </w:tc>
        <w:tc>
          <w:tcPr>
            <w:tcW w:w="127" w:type="pct"/>
          </w:tcPr>
          <w:p w14:paraId="294A5D5F" w14:textId="77777777" w:rsidR="005D0FED" w:rsidRPr="00292DEB" w:rsidRDefault="005D0FED" w:rsidP="00CD2271">
            <w:pPr>
              <w:spacing w:line="276" w:lineRule="auto"/>
              <w:rPr>
                <w:rFonts w:cs="Arial"/>
                <w:color w:val="0000FF"/>
                <w:lang w:val="fr-FR"/>
              </w:rPr>
            </w:pPr>
            <w:r w:rsidRPr="00292DEB">
              <w:rPr>
                <w:rFonts w:cs="Arial"/>
                <w:color w:val="0000FF"/>
                <w:lang w:val="fr-FR"/>
              </w:rPr>
              <w:t>18</w:t>
            </w:r>
          </w:p>
          <w:p w14:paraId="6BA967E0" w14:textId="77777777" w:rsidR="005D0FED" w:rsidRPr="00292DEB" w:rsidRDefault="005D0FED" w:rsidP="00CD2271">
            <w:pPr>
              <w:spacing w:line="276" w:lineRule="auto"/>
              <w:rPr>
                <w:rFonts w:cs="Arial"/>
                <w:color w:val="0000FF"/>
              </w:rPr>
            </w:pPr>
          </w:p>
        </w:tc>
        <w:tc>
          <w:tcPr>
            <w:tcW w:w="402" w:type="pct"/>
          </w:tcPr>
          <w:p w14:paraId="24ECC01C"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542827F7" w14:textId="77777777" w:rsidR="005D0FED" w:rsidRPr="00292DEB" w:rsidRDefault="005D0FED" w:rsidP="00CD2271">
            <w:pPr>
              <w:spacing w:line="276" w:lineRule="auto"/>
              <w:rPr>
                <w:rFonts w:cs="Arial"/>
                <w:color w:val="0000FF"/>
              </w:rPr>
            </w:pPr>
          </w:p>
        </w:tc>
      </w:tr>
      <w:tr w:rsidR="005D0FED" w:rsidRPr="00292DEB" w14:paraId="7FABEA9E" w14:textId="77777777" w:rsidTr="005D0FED">
        <w:tc>
          <w:tcPr>
            <w:tcW w:w="193" w:type="pct"/>
          </w:tcPr>
          <w:p w14:paraId="4BF33F30" w14:textId="77777777" w:rsidR="005D0FED" w:rsidRPr="00292DEB" w:rsidRDefault="005D0FED" w:rsidP="00CD2271">
            <w:pPr>
              <w:spacing w:line="276" w:lineRule="auto"/>
              <w:jc w:val="left"/>
              <w:rPr>
                <w:rFonts w:cs="Arial"/>
                <w:lang w:val="es-ES"/>
              </w:rPr>
            </w:pPr>
            <w:r w:rsidRPr="00292DEB">
              <w:rPr>
                <w:rFonts w:cs="Arial"/>
                <w:lang w:val="es-ES"/>
              </w:rPr>
              <w:t>EL</w:t>
            </w:r>
          </w:p>
          <w:p w14:paraId="4DCBF1CC" w14:textId="77777777" w:rsidR="005D0FED" w:rsidRPr="00292DEB" w:rsidRDefault="005D0FED" w:rsidP="00CD2271">
            <w:pPr>
              <w:spacing w:line="276" w:lineRule="auto"/>
              <w:jc w:val="left"/>
              <w:rPr>
                <w:rFonts w:cs="Arial"/>
                <w:lang w:val="es-ES"/>
              </w:rPr>
            </w:pPr>
            <w:r w:rsidRPr="00292DEB">
              <w:rPr>
                <w:rFonts w:cs="Arial"/>
                <w:lang w:val="es-ES"/>
              </w:rPr>
              <w:t>EL</w:t>
            </w:r>
          </w:p>
          <w:p w14:paraId="3C50C9ED" w14:textId="24080563" w:rsidR="005D0FED" w:rsidRPr="00292DEB" w:rsidRDefault="005D0FED" w:rsidP="00CD2271">
            <w:pPr>
              <w:spacing w:line="276" w:lineRule="auto"/>
              <w:jc w:val="left"/>
              <w:rPr>
                <w:rFonts w:cs="Arial"/>
                <w:b/>
              </w:rPr>
            </w:pPr>
            <w:r w:rsidRPr="00292DEB">
              <w:rPr>
                <w:rFonts w:cs="Arial"/>
                <w:lang w:val="en-GB"/>
              </w:rPr>
              <w:t>EL</w:t>
            </w:r>
          </w:p>
        </w:tc>
        <w:tc>
          <w:tcPr>
            <w:tcW w:w="1371" w:type="pct"/>
          </w:tcPr>
          <w:p w14:paraId="2310C485" w14:textId="77777777" w:rsidR="005D0FED" w:rsidRPr="00292DEB" w:rsidRDefault="005D0FED" w:rsidP="00CD2271">
            <w:pPr>
              <w:spacing w:line="276" w:lineRule="auto"/>
              <w:rPr>
                <w:rFonts w:cs="Arial"/>
                <w:i/>
                <w:iCs/>
              </w:rPr>
            </w:pPr>
            <w:r w:rsidRPr="00292DEB">
              <w:rPr>
                <w:rFonts w:cs="Arial"/>
                <w:i/>
                <w:iCs/>
              </w:rPr>
              <w:t>1. Säule (Hauptrente der e-EFKA):</w:t>
            </w:r>
          </w:p>
          <w:p w14:paraId="515049D4" w14:textId="554FE899" w:rsidR="005D0FED" w:rsidRPr="00292DEB" w:rsidRDefault="005D0FED" w:rsidP="00CD2271">
            <w:pPr>
              <w:spacing w:line="276" w:lineRule="auto"/>
              <w:rPr>
                <w:rFonts w:cs="Arial"/>
                <w:i/>
                <w:iCs/>
              </w:rPr>
            </w:pPr>
            <w:r w:rsidRPr="00292DEB">
              <w:rPr>
                <w:rFonts w:eastAsia="Arial" w:cs="Arial"/>
                <w:color w:val="FF00FF"/>
              </w:rPr>
              <w:t xml:space="preserve">€5.236,80 </w:t>
            </w:r>
            <w:r w:rsidRPr="00292DEB">
              <w:rPr>
                <w:rFonts w:eastAsia="Arial" w:cs="Arial"/>
              </w:rPr>
              <w:t>pro Monat</w:t>
            </w:r>
            <w:r w:rsidRPr="00292DEB">
              <w:rPr>
                <w:rFonts w:eastAsia="Arial" w:cs="Arial"/>
                <w:color w:val="FF00FF"/>
              </w:rPr>
              <w:t xml:space="preserve"> </w:t>
            </w:r>
            <w:r w:rsidRPr="00292DEB">
              <w:rPr>
                <w:rFonts w:eastAsia="Arial" w:cs="Arial"/>
              </w:rPr>
              <w:t>(entsprechend zwölf Mal die volle staatliche Rente, 12</w:t>
            </w:r>
            <w:r w:rsidRPr="00292DEB">
              <w:rPr>
                <w:rFonts w:eastAsia="Arial" w:cs="Arial"/>
                <w:color w:val="FF00FF"/>
              </w:rPr>
              <w:t>*€436,40</w:t>
            </w:r>
            <w:r w:rsidRPr="00292DEB">
              <w:rPr>
                <w:rFonts w:eastAsia="Arial" w:cs="Arial"/>
              </w:rPr>
              <w:t>).</w:t>
            </w:r>
          </w:p>
        </w:tc>
        <w:tc>
          <w:tcPr>
            <w:tcW w:w="1370" w:type="pct"/>
          </w:tcPr>
          <w:p w14:paraId="759B1DF4"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AD91AD1" w14:textId="77777777" w:rsidR="005D0FED" w:rsidRPr="00292DEB" w:rsidRDefault="005D0FED" w:rsidP="00CD2271">
            <w:pPr>
              <w:spacing w:line="276" w:lineRule="auto"/>
              <w:rPr>
                <w:rFonts w:cs="Arial"/>
                <w:lang w:val="fr-BE"/>
              </w:rPr>
            </w:pPr>
            <w:r w:rsidRPr="00292DEB">
              <w:rPr>
                <w:rFonts w:cs="Arial"/>
                <w:bCs/>
                <w:color w:val="FF00FF"/>
                <w:lang w:val="fr-BE"/>
              </w:rPr>
              <w:t>€5.236,80</w:t>
            </w:r>
            <w:r w:rsidRPr="00292DEB">
              <w:rPr>
                <w:rFonts w:cs="Arial"/>
                <w:bCs/>
                <w:color w:val="FF0000"/>
                <w:lang w:val="fr-BE"/>
              </w:rPr>
              <w:t xml:space="preserve"> </w:t>
            </w:r>
            <w:r w:rsidRPr="00292DEB">
              <w:rPr>
                <w:rFonts w:cs="Arial"/>
                <w:bCs/>
                <w:lang w:val="fr-BE"/>
              </w:rPr>
              <w:t>par mois</w:t>
            </w:r>
            <w:r w:rsidRPr="00292DEB">
              <w:rPr>
                <w:rFonts w:cs="Arial"/>
                <w:bCs/>
                <w:color w:val="FF0000"/>
                <w:lang w:val="fr-BE"/>
              </w:rPr>
              <w:t xml:space="preserve"> </w:t>
            </w:r>
            <w:r w:rsidRPr="00292DEB">
              <w:rPr>
                <w:rFonts w:cs="Arial"/>
                <w:bCs/>
                <w:lang w:val="fr-BE"/>
              </w:rPr>
              <w:t>(soit</w:t>
            </w:r>
            <w:r w:rsidRPr="00292DEB">
              <w:rPr>
                <w:rFonts w:cs="Arial"/>
                <w:lang w:val="fr-BE"/>
              </w:rPr>
              <w:t xml:space="preserve"> douze fois la pension nationale complète – 12x</w:t>
            </w:r>
            <w:r w:rsidRPr="00292DEB">
              <w:rPr>
                <w:rFonts w:cs="Arial"/>
                <w:color w:val="FF00FF"/>
                <w:lang w:val="fr-BE"/>
              </w:rPr>
              <w:t>€436,40</w:t>
            </w:r>
            <w:r w:rsidRPr="00292DEB">
              <w:rPr>
                <w:rFonts w:cs="Arial"/>
                <w:lang w:val="fr-BE"/>
              </w:rPr>
              <w:t>).</w:t>
            </w:r>
          </w:p>
          <w:p w14:paraId="71F18034" w14:textId="2C6CC99B" w:rsidR="005D0FED" w:rsidRPr="00292DEB" w:rsidRDefault="005D0FED" w:rsidP="00CD2271">
            <w:pPr>
              <w:pStyle w:val="StandardLinks"/>
              <w:spacing w:line="276" w:lineRule="auto"/>
              <w:jc w:val="both"/>
              <w:rPr>
                <w:rFonts w:cs="Arial"/>
                <w:i/>
                <w:iCs/>
                <w:lang w:val="fr-BE"/>
              </w:rPr>
            </w:pPr>
          </w:p>
        </w:tc>
        <w:tc>
          <w:tcPr>
            <w:tcW w:w="1370" w:type="pct"/>
          </w:tcPr>
          <w:p w14:paraId="38B8FD30"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E-VI-19-EL</w:t>
            </w:r>
          </w:p>
          <w:p w14:paraId="2BD5DA6E"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0C28C2F3" w14:textId="46297D16" w:rsidR="005D0FED" w:rsidRPr="00292DEB" w:rsidRDefault="005D0FED" w:rsidP="00CD2271">
            <w:pPr>
              <w:pStyle w:val="Normal0"/>
              <w:spacing w:after="0" w:line="276" w:lineRule="auto"/>
              <w:rPr>
                <w:b/>
                <w:color w:val="FF0000"/>
                <w:sz w:val="15"/>
                <w:szCs w:val="15"/>
                <w:lang w:val="en-US"/>
              </w:rPr>
            </w:pPr>
            <w:r w:rsidRPr="00292DEB">
              <w:rPr>
                <w:color w:val="FF00FF"/>
                <w:sz w:val="15"/>
                <w:szCs w:val="15"/>
                <w:lang w:val="en-GB"/>
              </w:rPr>
              <w:t>€5,</w:t>
            </w:r>
            <w:del w:id="273" w:author="Author">
              <w:r w:rsidRPr="00292DEB">
                <w:rPr>
                  <w:color w:val="FF00FF"/>
                  <w:sz w:val="15"/>
                  <w:szCs w:val="15"/>
                  <w:lang w:val="en-GB"/>
                </w:rPr>
                <w:delText>236.80</w:delText>
              </w:r>
            </w:del>
            <w:ins w:id="274" w:author="Author">
              <w:r w:rsidRPr="00292DEB">
                <w:rPr>
                  <w:color w:val="FF00FF"/>
                  <w:sz w:val="15"/>
                  <w:szCs w:val="15"/>
                  <w:lang w:val="en-GB"/>
                </w:rPr>
                <w:t>362.44</w:t>
              </w:r>
            </w:ins>
            <w:r w:rsidRPr="00292DEB">
              <w:rPr>
                <w:color w:val="FF00FF"/>
                <w:sz w:val="15"/>
                <w:szCs w:val="15"/>
                <w:lang w:val="en-GB"/>
              </w:rPr>
              <w:t xml:space="preserve"> </w:t>
            </w:r>
            <w:r w:rsidRPr="00292DEB">
              <w:rPr>
                <w:color w:val="000000" w:themeColor="text1"/>
                <w:sz w:val="15"/>
                <w:szCs w:val="15"/>
                <w:lang w:val="en-GB"/>
              </w:rPr>
              <w:t xml:space="preserve">per month (corresponding to twelve times the full national pension </w:t>
            </w:r>
            <w:r w:rsidRPr="00292DEB">
              <w:rPr>
                <w:color w:val="C00000"/>
                <w:sz w:val="15"/>
                <w:szCs w:val="15"/>
                <w:lang w:val="en-GB"/>
              </w:rPr>
              <w:t>12</w:t>
            </w:r>
            <w:r w:rsidRPr="00292DEB">
              <w:rPr>
                <w:color w:val="000000" w:themeColor="text1"/>
                <w:sz w:val="15"/>
                <w:szCs w:val="15"/>
                <w:lang w:val="en-GB"/>
              </w:rPr>
              <w:t>*</w:t>
            </w:r>
            <w:r w:rsidRPr="00292DEB">
              <w:rPr>
                <w:color w:val="FF00FF"/>
                <w:sz w:val="15"/>
                <w:szCs w:val="15"/>
                <w:lang w:val="en-GB"/>
              </w:rPr>
              <w:t>€</w:t>
            </w:r>
            <w:del w:id="275" w:author="Author">
              <w:r w:rsidRPr="00292DEB">
                <w:rPr>
                  <w:color w:val="FF00FF"/>
                  <w:sz w:val="15"/>
                  <w:szCs w:val="15"/>
                  <w:lang w:val="en-GB"/>
                </w:rPr>
                <w:delText>436.40</w:delText>
              </w:r>
            </w:del>
            <w:ins w:id="276" w:author="Author">
              <w:r w:rsidRPr="00292DEB">
                <w:rPr>
                  <w:color w:val="FF00FF"/>
                  <w:sz w:val="15"/>
                  <w:szCs w:val="15"/>
                  <w:lang w:val="en-GB"/>
                </w:rPr>
                <w:t>446.87</w:t>
              </w:r>
            </w:ins>
            <w:r w:rsidRPr="00292DEB">
              <w:rPr>
                <w:color w:val="000000" w:themeColor="text1"/>
                <w:sz w:val="15"/>
                <w:szCs w:val="15"/>
                <w:lang w:val="en-GB"/>
              </w:rPr>
              <w:t xml:space="preserve">). </w:t>
            </w:r>
          </w:p>
        </w:tc>
        <w:tc>
          <w:tcPr>
            <w:tcW w:w="167" w:type="pct"/>
          </w:tcPr>
          <w:p w14:paraId="2992A74C"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6DCC032F" w14:textId="77777777" w:rsidR="005D0FED" w:rsidRPr="00292DEB" w:rsidRDefault="005D0FED" w:rsidP="00CD2271">
            <w:pPr>
              <w:spacing w:line="276" w:lineRule="auto"/>
              <w:rPr>
                <w:rFonts w:cs="Arial"/>
                <w:color w:val="0000FF"/>
                <w:lang w:val="en-US"/>
              </w:rPr>
            </w:pPr>
          </w:p>
        </w:tc>
        <w:tc>
          <w:tcPr>
            <w:tcW w:w="127" w:type="pct"/>
          </w:tcPr>
          <w:p w14:paraId="7A28E021" w14:textId="77777777" w:rsidR="005D0FED" w:rsidRPr="00292DEB" w:rsidRDefault="005D0FED" w:rsidP="00CD2271">
            <w:pPr>
              <w:spacing w:line="276" w:lineRule="auto"/>
              <w:rPr>
                <w:rFonts w:cs="Arial"/>
                <w:color w:val="0000FF"/>
                <w:lang w:val="fr-FR"/>
              </w:rPr>
            </w:pPr>
            <w:r w:rsidRPr="00292DEB">
              <w:rPr>
                <w:rFonts w:cs="Arial"/>
                <w:color w:val="0000FF"/>
                <w:lang w:val="fr-FR"/>
              </w:rPr>
              <w:t>19</w:t>
            </w:r>
          </w:p>
          <w:p w14:paraId="78927020" w14:textId="77777777" w:rsidR="005D0FED" w:rsidRPr="00292DEB" w:rsidRDefault="005D0FED" w:rsidP="00CD2271">
            <w:pPr>
              <w:spacing w:line="276" w:lineRule="auto"/>
              <w:rPr>
                <w:rFonts w:cs="Arial"/>
                <w:color w:val="0000FF"/>
                <w:lang w:val="en-US"/>
              </w:rPr>
            </w:pPr>
          </w:p>
        </w:tc>
        <w:tc>
          <w:tcPr>
            <w:tcW w:w="402" w:type="pct"/>
          </w:tcPr>
          <w:p w14:paraId="0D2B43CF"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DD0D5EE" w14:textId="77777777" w:rsidR="005D0FED" w:rsidRPr="00292DEB" w:rsidRDefault="005D0FED" w:rsidP="00CD2271">
            <w:pPr>
              <w:spacing w:line="276" w:lineRule="auto"/>
              <w:rPr>
                <w:rFonts w:cs="Arial"/>
                <w:color w:val="0000FF"/>
                <w:lang w:val="en-US"/>
              </w:rPr>
            </w:pPr>
          </w:p>
        </w:tc>
      </w:tr>
      <w:tr w:rsidR="005D0FED" w:rsidRPr="00292DEB" w14:paraId="1EAEF21E" w14:textId="77777777" w:rsidTr="005D0FED">
        <w:tc>
          <w:tcPr>
            <w:tcW w:w="193" w:type="pct"/>
          </w:tcPr>
          <w:p w14:paraId="3B02C268" w14:textId="77777777" w:rsidR="005D0FED" w:rsidRPr="00292DEB" w:rsidRDefault="005D0FED" w:rsidP="00CD2271">
            <w:pPr>
              <w:spacing w:line="276" w:lineRule="auto"/>
              <w:jc w:val="left"/>
              <w:rPr>
                <w:rFonts w:cs="Arial"/>
                <w:lang w:val="en-GB"/>
              </w:rPr>
            </w:pPr>
            <w:r w:rsidRPr="00292DEB">
              <w:rPr>
                <w:rFonts w:cs="Arial"/>
                <w:lang w:val="en-GB"/>
              </w:rPr>
              <w:t>EL</w:t>
            </w:r>
          </w:p>
          <w:p w14:paraId="58874E8E" w14:textId="73E8DA7B"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55E6A375" w14:textId="77777777" w:rsidR="005D0FED" w:rsidRPr="00292DEB" w:rsidRDefault="005D0FED" w:rsidP="00CD2271">
            <w:pPr>
              <w:spacing w:line="276" w:lineRule="auto"/>
              <w:rPr>
                <w:rFonts w:cs="Arial"/>
                <w:i/>
                <w:iCs/>
              </w:rPr>
            </w:pPr>
            <w:r w:rsidRPr="00292DEB">
              <w:rPr>
                <w:rFonts w:cs="Arial"/>
                <w:i/>
                <w:iCs/>
              </w:rPr>
              <w:t>1. Säule (Hauptrente der e-EFKA):</w:t>
            </w:r>
          </w:p>
          <w:p w14:paraId="0C19B00D" w14:textId="77777777" w:rsidR="005D0FED" w:rsidRPr="00292DEB" w:rsidRDefault="005D0FED" w:rsidP="00CD2271">
            <w:pPr>
              <w:pStyle w:val="ListBullet"/>
              <w:numPr>
                <w:ilvl w:val="0"/>
                <w:numId w:val="0"/>
              </w:numPr>
              <w:spacing w:after="0" w:line="276" w:lineRule="auto"/>
            </w:pPr>
            <w:r w:rsidRPr="00292DEB">
              <w:t xml:space="preserve">Ab dem </w:t>
            </w:r>
            <w:r w:rsidRPr="00292DEB">
              <w:rPr>
                <w:color w:val="800000"/>
              </w:rPr>
              <w:t>62.</w:t>
            </w:r>
            <w:r w:rsidRPr="00292DEB">
              <w:t xml:space="preserve"> Lebensjahr für Männer und Frauen: Kürzung des nationalen Rentenbetrags um </w:t>
            </w:r>
            <w:r w:rsidRPr="00292DEB">
              <w:rPr>
                <w:color w:val="800000"/>
              </w:rPr>
              <w:t>1/200</w:t>
            </w:r>
            <w:r w:rsidRPr="00292DEB">
              <w:t xml:space="preserve"> für jeden fehlenden Monat bis zur Vollendung des </w:t>
            </w:r>
            <w:r w:rsidRPr="00292DEB">
              <w:rPr>
                <w:color w:val="800000"/>
              </w:rPr>
              <w:t>67.</w:t>
            </w:r>
            <w:r w:rsidRPr="00292DEB">
              <w:t xml:space="preserve"> Lebensjahres.</w:t>
            </w:r>
          </w:p>
          <w:p w14:paraId="50838F74" w14:textId="77777777" w:rsidR="005D0FED" w:rsidRPr="00292DEB" w:rsidRDefault="005D0FED" w:rsidP="00CD2271">
            <w:pPr>
              <w:shd w:val="clear" w:color="auto" w:fill="FFFFFF"/>
              <w:spacing w:line="276" w:lineRule="auto"/>
              <w:rPr>
                <w:rFonts w:eastAsia="Arial,Times New Roman" w:cs="Arial"/>
              </w:rPr>
            </w:pPr>
            <w:r w:rsidRPr="00292DEB">
              <w:rPr>
                <w:rFonts w:cs="Arial"/>
              </w:rPr>
              <w:t xml:space="preserve">Die Kürzung um </w:t>
            </w:r>
            <w:r w:rsidRPr="00292DEB">
              <w:rPr>
                <w:rFonts w:cs="Arial"/>
                <w:color w:val="800000"/>
              </w:rPr>
              <w:t>1/200</w:t>
            </w:r>
            <w:r w:rsidRPr="00292DEB">
              <w:rPr>
                <w:rFonts w:cs="Arial"/>
              </w:rPr>
              <w:t xml:space="preserve"> ist dauerhaft.</w:t>
            </w:r>
          </w:p>
          <w:p w14:paraId="30FBA0C1" w14:textId="62233FD6" w:rsidR="005D0FED" w:rsidRPr="00292DEB" w:rsidRDefault="005D0FED" w:rsidP="00CD2271">
            <w:pPr>
              <w:spacing w:line="276" w:lineRule="auto"/>
              <w:rPr>
                <w:rFonts w:cs="Arial"/>
                <w:i/>
                <w:iCs/>
              </w:rPr>
            </w:pPr>
            <w:r w:rsidRPr="00292DEB">
              <w:rPr>
                <w:rFonts w:cs="Arial"/>
              </w:rPr>
              <w:t xml:space="preserve">Die Rente wird </w:t>
            </w:r>
            <w:r w:rsidRPr="00292DEB">
              <w:rPr>
                <w:rFonts w:cs="Arial"/>
                <w:color w:val="800000"/>
              </w:rPr>
              <w:t>12</w:t>
            </w:r>
            <w:r w:rsidRPr="00292DEB">
              <w:rPr>
                <w:rFonts w:cs="Arial"/>
              </w:rPr>
              <w:t xml:space="preserve"> Mal im Jahr gezahlt.</w:t>
            </w:r>
          </w:p>
        </w:tc>
        <w:tc>
          <w:tcPr>
            <w:tcW w:w="1370" w:type="pct"/>
          </w:tcPr>
          <w:p w14:paraId="3D4BD059"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2084BC47" w14:textId="77777777" w:rsidR="005D0FED" w:rsidRPr="00292DEB" w:rsidRDefault="005D0FED" w:rsidP="00CD2271">
            <w:pPr>
              <w:pStyle w:val="ListBullet"/>
              <w:numPr>
                <w:ilvl w:val="0"/>
                <w:numId w:val="0"/>
              </w:numPr>
              <w:spacing w:after="0" w:line="276" w:lineRule="auto"/>
              <w:rPr>
                <w:lang w:val="fr-BE"/>
              </w:rPr>
            </w:pPr>
            <w:r w:rsidRPr="00292DEB">
              <w:rPr>
                <w:lang w:val="fr-BE"/>
              </w:rPr>
              <w:t xml:space="preserve">À partir de l’âge de </w:t>
            </w:r>
            <w:r w:rsidRPr="00292DEB">
              <w:rPr>
                <w:color w:val="800000"/>
                <w:lang w:val="fr-BE"/>
              </w:rPr>
              <w:t>62</w:t>
            </w:r>
            <w:r w:rsidRPr="00292DEB">
              <w:rPr>
                <w:lang w:val="fr-BE"/>
              </w:rPr>
              <w:t xml:space="preserve"> ans (hommes et femmes): réduction du montant de la pension nationale de </w:t>
            </w:r>
            <w:r w:rsidRPr="00292DEB">
              <w:rPr>
                <w:color w:val="800000"/>
                <w:lang w:val="fr-BE"/>
              </w:rPr>
              <w:t>1/200</w:t>
            </w:r>
            <w:r w:rsidRPr="00292DEB">
              <w:rPr>
                <w:lang w:val="fr-BE"/>
              </w:rPr>
              <w:t xml:space="preserve"> pour chaque mois manquant jusqu'à l'âge de </w:t>
            </w:r>
            <w:r w:rsidRPr="00292DEB">
              <w:rPr>
                <w:color w:val="800000"/>
                <w:lang w:val="fr-BE"/>
              </w:rPr>
              <w:t>67</w:t>
            </w:r>
            <w:r w:rsidRPr="00292DEB">
              <w:rPr>
                <w:lang w:val="fr-BE"/>
              </w:rPr>
              <w:t xml:space="preserve"> ans.</w:t>
            </w:r>
          </w:p>
          <w:p w14:paraId="1F37B062" w14:textId="77777777" w:rsidR="005D0FED" w:rsidRPr="00292DEB" w:rsidRDefault="005D0FED" w:rsidP="00CD2271">
            <w:pPr>
              <w:shd w:val="clear" w:color="auto" w:fill="FFFFFF"/>
              <w:spacing w:line="276" w:lineRule="auto"/>
              <w:rPr>
                <w:rFonts w:eastAsia="Arial,Times New Roman" w:cs="Arial"/>
                <w:lang w:val="fr-BE"/>
              </w:rPr>
            </w:pPr>
            <w:r w:rsidRPr="00292DEB">
              <w:rPr>
                <w:rFonts w:cs="Arial"/>
                <w:lang w:val="fr-BE"/>
              </w:rPr>
              <w:t xml:space="preserve">La réduction de </w:t>
            </w:r>
            <w:r w:rsidRPr="00292DEB">
              <w:rPr>
                <w:rFonts w:cs="Arial"/>
                <w:color w:val="800000"/>
                <w:lang w:val="fr-BE"/>
              </w:rPr>
              <w:t>1/200</w:t>
            </w:r>
            <w:r w:rsidRPr="00292DEB">
              <w:rPr>
                <w:rFonts w:cs="Arial"/>
                <w:lang w:val="fr-BE"/>
              </w:rPr>
              <w:t xml:space="preserve"> est permanente.</w:t>
            </w:r>
          </w:p>
          <w:p w14:paraId="3676691B" w14:textId="77777777" w:rsidR="005D0FED" w:rsidRPr="00292DEB" w:rsidRDefault="005D0FED" w:rsidP="00CD2271">
            <w:pPr>
              <w:spacing w:line="276" w:lineRule="auto"/>
              <w:rPr>
                <w:rFonts w:cs="Arial"/>
                <w:lang w:val="fr-BE"/>
              </w:rPr>
            </w:pPr>
            <w:r w:rsidRPr="00292DEB">
              <w:rPr>
                <w:rFonts w:cs="Arial"/>
                <w:lang w:val="fr-BE"/>
              </w:rPr>
              <w:t xml:space="preserve">La pension est versée </w:t>
            </w:r>
            <w:r w:rsidRPr="00292DEB">
              <w:rPr>
                <w:rFonts w:cs="Arial"/>
                <w:color w:val="800000"/>
                <w:lang w:val="fr-BE"/>
              </w:rPr>
              <w:t>12</w:t>
            </w:r>
            <w:r w:rsidRPr="00292DEB">
              <w:rPr>
                <w:rFonts w:cs="Arial"/>
                <w:lang w:val="fr-BE"/>
              </w:rPr>
              <w:t xml:space="preserve"> fois par an.</w:t>
            </w:r>
          </w:p>
          <w:p w14:paraId="5D361A42" w14:textId="7D54E7C1" w:rsidR="005D0FED" w:rsidRPr="00292DEB" w:rsidRDefault="005D0FED" w:rsidP="00CD2271">
            <w:pPr>
              <w:pStyle w:val="StandardLinks"/>
              <w:spacing w:line="276" w:lineRule="auto"/>
              <w:jc w:val="both"/>
              <w:rPr>
                <w:rFonts w:cs="Arial"/>
                <w:i/>
                <w:iCs/>
                <w:lang w:val="fr-BE"/>
              </w:rPr>
            </w:pPr>
          </w:p>
        </w:tc>
        <w:tc>
          <w:tcPr>
            <w:tcW w:w="1370" w:type="pct"/>
          </w:tcPr>
          <w:p w14:paraId="4F505F77"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E-VI-20-EL</w:t>
            </w:r>
          </w:p>
          <w:p w14:paraId="596B3D9B"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02275A4C" w14:textId="77777777" w:rsidR="005D0FED" w:rsidRPr="00292DEB" w:rsidRDefault="005D0FED" w:rsidP="00CD2271">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 xml:space="preserve">From the age of </w:t>
            </w:r>
            <w:r w:rsidRPr="00292DEB">
              <w:rPr>
                <w:color w:val="800000"/>
                <w:sz w:val="15"/>
                <w:szCs w:val="15"/>
                <w:lang w:val="en-GB"/>
              </w:rPr>
              <w:t>62</w:t>
            </w:r>
            <w:r w:rsidRPr="00292DEB">
              <w:rPr>
                <w:color w:val="000000"/>
                <w:sz w:val="15"/>
                <w:szCs w:val="15"/>
                <w:lang w:val="en-GB"/>
              </w:rPr>
              <w:t xml:space="preserve"> for men and women: reduction of the national pension amount by </w:t>
            </w:r>
            <w:r w:rsidRPr="00292DEB">
              <w:rPr>
                <w:color w:val="800000"/>
                <w:sz w:val="15"/>
                <w:szCs w:val="15"/>
                <w:lang w:val="en-GB"/>
              </w:rPr>
              <w:t xml:space="preserve">1/200 </w:t>
            </w:r>
            <w:r w:rsidRPr="00292DEB">
              <w:rPr>
                <w:color w:val="000000"/>
                <w:sz w:val="15"/>
                <w:szCs w:val="15"/>
                <w:lang w:val="en-GB"/>
              </w:rPr>
              <w:t xml:space="preserve">for each missing month up to the age of </w:t>
            </w:r>
            <w:r w:rsidRPr="00292DEB">
              <w:rPr>
                <w:color w:val="800000"/>
                <w:sz w:val="15"/>
                <w:szCs w:val="15"/>
                <w:lang w:val="en-GB"/>
              </w:rPr>
              <w:t>67</w:t>
            </w:r>
            <w:r w:rsidRPr="00292DEB">
              <w:rPr>
                <w:color w:val="000000"/>
                <w:sz w:val="15"/>
                <w:szCs w:val="15"/>
                <w:lang w:val="en-GB"/>
              </w:rPr>
              <w:t xml:space="preserve">. The decrease of </w:t>
            </w:r>
            <w:r w:rsidRPr="00292DEB">
              <w:rPr>
                <w:color w:val="800000"/>
                <w:sz w:val="15"/>
                <w:szCs w:val="15"/>
                <w:lang w:val="en-GB"/>
              </w:rPr>
              <w:t>1/200</w:t>
            </w:r>
            <w:r w:rsidRPr="00292DEB">
              <w:rPr>
                <w:color w:val="000000"/>
                <w:sz w:val="15"/>
                <w:szCs w:val="15"/>
                <w:lang w:val="en-GB"/>
              </w:rPr>
              <w:t xml:space="preserve"> is permanent.</w:t>
            </w:r>
          </w:p>
          <w:p w14:paraId="4BDE019D" w14:textId="3ABFDA2B"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It is paid </w:t>
            </w:r>
            <w:r w:rsidRPr="00292DEB">
              <w:rPr>
                <w:color w:val="800000"/>
                <w:sz w:val="15"/>
                <w:szCs w:val="15"/>
                <w:lang w:val="en-GB"/>
              </w:rPr>
              <w:t>12</w:t>
            </w:r>
            <w:r w:rsidRPr="00292DEB">
              <w:rPr>
                <w:color w:val="000000"/>
                <w:sz w:val="15"/>
                <w:szCs w:val="15"/>
                <w:lang w:val="en-GB"/>
              </w:rPr>
              <w:t xml:space="preserve"> times a year.</w:t>
            </w:r>
          </w:p>
        </w:tc>
        <w:tc>
          <w:tcPr>
            <w:tcW w:w="167" w:type="pct"/>
          </w:tcPr>
          <w:p w14:paraId="4FD50C61"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62A217E8" w14:textId="77777777" w:rsidR="005D0FED" w:rsidRPr="00292DEB" w:rsidRDefault="005D0FED" w:rsidP="00CD2271">
            <w:pPr>
              <w:spacing w:line="276" w:lineRule="auto"/>
              <w:rPr>
                <w:rFonts w:cs="Arial"/>
                <w:color w:val="0000FF"/>
              </w:rPr>
            </w:pPr>
          </w:p>
        </w:tc>
        <w:tc>
          <w:tcPr>
            <w:tcW w:w="127" w:type="pct"/>
          </w:tcPr>
          <w:p w14:paraId="3B48B736" w14:textId="77777777" w:rsidR="005D0FED" w:rsidRPr="00292DEB" w:rsidRDefault="005D0FED" w:rsidP="00CD2271">
            <w:pPr>
              <w:spacing w:line="276" w:lineRule="auto"/>
              <w:rPr>
                <w:rFonts w:cs="Arial"/>
                <w:color w:val="0000FF"/>
                <w:lang w:val="fr-FR"/>
              </w:rPr>
            </w:pPr>
            <w:r w:rsidRPr="00292DEB">
              <w:rPr>
                <w:rFonts w:cs="Arial"/>
                <w:color w:val="0000FF"/>
                <w:lang w:val="fr-FR"/>
              </w:rPr>
              <w:t>20</w:t>
            </w:r>
          </w:p>
          <w:p w14:paraId="543BB2F9" w14:textId="77777777" w:rsidR="005D0FED" w:rsidRPr="00292DEB" w:rsidRDefault="005D0FED" w:rsidP="00CD2271">
            <w:pPr>
              <w:spacing w:line="276" w:lineRule="auto"/>
              <w:rPr>
                <w:rFonts w:cs="Arial"/>
                <w:color w:val="0000FF"/>
              </w:rPr>
            </w:pPr>
          </w:p>
        </w:tc>
        <w:tc>
          <w:tcPr>
            <w:tcW w:w="402" w:type="pct"/>
          </w:tcPr>
          <w:p w14:paraId="6FA96184"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7351A835" w14:textId="77777777" w:rsidR="005D0FED" w:rsidRPr="00292DEB" w:rsidRDefault="005D0FED" w:rsidP="00CD2271">
            <w:pPr>
              <w:spacing w:line="276" w:lineRule="auto"/>
              <w:rPr>
                <w:rFonts w:cs="Arial"/>
                <w:color w:val="0000FF"/>
              </w:rPr>
            </w:pPr>
          </w:p>
        </w:tc>
      </w:tr>
      <w:tr w:rsidR="005D0FED" w:rsidRPr="00292DEB" w14:paraId="17ABF581" w14:textId="77777777" w:rsidTr="005D0FED">
        <w:tc>
          <w:tcPr>
            <w:tcW w:w="193" w:type="pct"/>
          </w:tcPr>
          <w:p w14:paraId="251ECA66" w14:textId="77777777" w:rsidR="005D0FED" w:rsidRPr="00292DEB" w:rsidRDefault="005D0FED" w:rsidP="00CD2271">
            <w:pPr>
              <w:spacing w:line="276" w:lineRule="auto"/>
              <w:jc w:val="left"/>
              <w:rPr>
                <w:rFonts w:cs="Arial"/>
                <w:lang w:val="es-ES"/>
              </w:rPr>
            </w:pPr>
            <w:r w:rsidRPr="00292DEB">
              <w:rPr>
                <w:rFonts w:cs="Arial"/>
                <w:lang w:val="es-ES"/>
              </w:rPr>
              <w:lastRenderedPageBreak/>
              <w:t>EL</w:t>
            </w:r>
          </w:p>
          <w:p w14:paraId="29476414" w14:textId="77777777" w:rsidR="005D0FED" w:rsidRPr="00292DEB" w:rsidRDefault="005D0FED" w:rsidP="00CD2271">
            <w:pPr>
              <w:spacing w:line="276" w:lineRule="auto"/>
              <w:jc w:val="left"/>
              <w:rPr>
                <w:rFonts w:cs="Arial"/>
                <w:lang w:val="es-ES"/>
              </w:rPr>
            </w:pPr>
            <w:r w:rsidRPr="00292DEB">
              <w:rPr>
                <w:rFonts w:cs="Arial"/>
                <w:lang w:val="es-ES"/>
              </w:rPr>
              <w:t>EL</w:t>
            </w:r>
          </w:p>
          <w:p w14:paraId="32D70F82" w14:textId="77777777" w:rsidR="005D0FED" w:rsidRPr="00292DEB" w:rsidRDefault="005D0FED" w:rsidP="00CD2271">
            <w:pPr>
              <w:spacing w:line="276" w:lineRule="auto"/>
              <w:jc w:val="left"/>
              <w:rPr>
                <w:rFonts w:cs="Arial"/>
                <w:lang w:val="es-ES"/>
              </w:rPr>
            </w:pPr>
            <w:r w:rsidRPr="00292DEB">
              <w:rPr>
                <w:rFonts w:cs="Arial"/>
                <w:lang w:val="es-ES"/>
              </w:rPr>
              <w:t>EL</w:t>
            </w:r>
          </w:p>
          <w:p w14:paraId="6E65E842" w14:textId="399F08BB" w:rsidR="005D0FED" w:rsidRPr="00292DEB" w:rsidRDefault="005D0FED" w:rsidP="00CD2271">
            <w:pPr>
              <w:spacing w:line="276" w:lineRule="auto"/>
              <w:jc w:val="left"/>
              <w:rPr>
                <w:rFonts w:cs="Arial"/>
                <w:b/>
              </w:rPr>
            </w:pPr>
          </w:p>
        </w:tc>
        <w:tc>
          <w:tcPr>
            <w:tcW w:w="1371" w:type="pct"/>
          </w:tcPr>
          <w:p w14:paraId="77AB11EA" w14:textId="77777777" w:rsidR="005D0FED" w:rsidRPr="00292DEB" w:rsidRDefault="005D0FED" w:rsidP="00CD2271">
            <w:pPr>
              <w:spacing w:line="276" w:lineRule="auto"/>
              <w:rPr>
                <w:rFonts w:cs="Arial"/>
                <w:i/>
                <w:iCs/>
              </w:rPr>
            </w:pPr>
            <w:r w:rsidRPr="00292DEB">
              <w:rPr>
                <w:rFonts w:cs="Arial"/>
                <w:i/>
                <w:iCs/>
              </w:rPr>
              <w:t>1. Säule (Hauptrente der e-EFKA):</w:t>
            </w:r>
          </w:p>
          <w:p w14:paraId="78DB276E" w14:textId="77777777" w:rsidR="005D0FED" w:rsidRPr="00292DEB" w:rsidRDefault="005D0FED" w:rsidP="00CD2271">
            <w:pPr>
              <w:spacing w:line="276" w:lineRule="auto"/>
              <w:rPr>
                <w:rFonts w:eastAsia="Arial" w:cs="Arial"/>
                <w:bCs/>
              </w:rPr>
            </w:pPr>
            <w:r w:rsidRPr="00292DEB">
              <w:rPr>
                <w:rFonts w:eastAsia="Arial" w:cs="Arial"/>
                <w:bCs/>
              </w:rPr>
              <w:t xml:space="preserve">Keine besonderen Bestimmungen bezüglich dem Leistungsniveau. </w:t>
            </w:r>
          </w:p>
          <w:p w14:paraId="464CBED3" w14:textId="333B72A3" w:rsidR="005D0FED" w:rsidRPr="00292DEB" w:rsidRDefault="005D0FED" w:rsidP="00CD2271">
            <w:pPr>
              <w:spacing w:line="276" w:lineRule="auto"/>
              <w:rPr>
                <w:rFonts w:cs="Arial"/>
                <w:i/>
                <w:iCs/>
              </w:rPr>
            </w:pPr>
          </w:p>
        </w:tc>
        <w:tc>
          <w:tcPr>
            <w:tcW w:w="1370" w:type="pct"/>
          </w:tcPr>
          <w:p w14:paraId="0A8496AF"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1B956475" w14:textId="77777777" w:rsidR="005D0FED" w:rsidRPr="00292DEB" w:rsidRDefault="005D0FED" w:rsidP="00CD2271">
            <w:pPr>
              <w:spacing w:line="276" w:lineRule="auto"/>
              <w:rPr>
                <w:rFonts w:cs="Arial"/>
                <w:lang w:val="fr-BE"/>
              </w:rPr>
            </w:pPr>
            <w:r w:rsidRPr="00292DEB">
              <w:rPr>
                <w:rFonts w:cs="Arial"/>
                <w:lang w:val="fr-BE"/>
              </w:rPr>
              <w:t>Pas de disposition particulière concernant le niveau de prestation.</w:t>
            </w:r>
          </w:p>
          <w:p w14:paraId="6CBCE065" w14:textId="4D3BAEC6" w:rsidR="005D0FED" w:rsidRPr="00292DEB" w:rsidRDefault="005D0FED" w:rsidP="00CD2271">
            <w:pPr>
              <w:pStyle w:val="StandardLinks"/>
              <w:spacing w:line="276" w:lineRule="auto"/>
              <w:jc w:val="both"/>
              <w:rPr>
                <w:rFonts w:cs="Arial"/>
                <w:i/>
                <w:iCs/>
                <w:lang w:val="fr-BE"/>
              </w:rPr>
            </w:pPr>
            <w:r w:rsidRPr="00292DEB">
              <w:rPr>
                <w:rFonts w:cs="Arial"/>
                <w:lang w:val="fr-BE"/>
              </w:rPr>
              <w:t xml:space="preserve"> </w:t>
            </w:r>
          </w:p>
        </w:tc>
        <w:tc>
          <w:tcPr>
            <w:tcW w:w="1370" w:type="pct"/>
          </w:tcPr>
          <w:p w14:paraId="39FF1339" w14:textId="77777777" w:rsidR="005D0FED" w:rsidRPr="00292DEB" w:rsidRDefault="005D0FED" w:rsidP="00CD2271">
            <w:pPr>
              <w:pStyle w:val="Normal0"/>
              <w:pBdr>
                <w:top w:val="nil"/>
                <w:left w:val="nil"/>
                <w:bottom w:val="nil"/>
                <w:right w:val="nil"/>
                <w:between w:val="nil"/>
              </w:pBdr>
              <w:spacing w:after="0"/>
              <w:ind w:left="115" w:hanging="115"/>
              <w:rPr>
                <w:color w:val="000000"/>
                <w:sz w:val="15"/>
                <w:szCs w:val="15"/>
                <w:lang w:val="en-GB"/>
              </w:rPr>
            </w:pPr>
            <w:r w:rsidRPr="00292DEB">
              <w:rPr>
                <w:b/>
                <w:color w:val="FF0000"/>
                <w:sz w:val="15"/>
                <w:szCs w:val="15"/>
                <w:lang w:val="en-GB"/>
              </w:rPr>
              <w:t>E-VI-21-EL</w:t>
            </w:r>
          </w:p>
          <w:p w14:paraId="09913F90"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12A969B2" w14:textId="2440203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No specific provisions relating to the level of benefit. </w:t>
            </w:r>
          </w:p>
        </w:tc>
        <w:tc>
          <w:tcPr>
            <w:tcW w:w="167" w:type="pct"/>
          </w:tcPr>
          <w:p w14:paraId="500EE90F"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727E3C11" w14:textId="77777777" w:rsidR="005D0FED" w:rsidRPr="00292DEB" w:rsidRDefault="005D0FED" w:rsidP="00CD2271">
            <w:pPr>
              <w:spacing w:line="276" w:lineRule="auto"/>
              <w:rPr>
                <w:rFonts w:cs="Arial"/>
                <w:color w:val="0000FF"/>
                <w:lang w:val="en-US"/>
              </w:rPr>
            </w:pPr>
          </w:p>
        </w:tc>
        <w:tc>
          <w:tcPr>
            <w:tcW w:w="127" w:type="pct"/>
          </w:tcPr>
          <w:p w14:paraId="670FB1B3" w14:textId="77777777" w:rsidR="005D0FED" w:rsidRPr="00292DEB" w:rsidRDefault="005D0FED" w:rsidP="00CD2271">
            <w:pPr>
              <w:spacing w:line="276" w:lineRule="auto"/>
              <w:rPr>
                <w:rFonts w:cs="Arial"/>
                <w:color w:val="0000FF"/>
                <w:lang w:val="fr-FR"/>
              </w:rPr>
            </w:pPr>
            <w:r w:rsidRPr="00292DEB">
              <w:rPr>
                <w:rFonts w:cs="Arial"/>
                <w:color w:val="0000FF"/>
                <w:lang w:val="fr-FR"/>
              </w:rPr>
              <w:t>21</w:t>
            </w:r>
          </w:p>
          <w:p w14:paraId="158E657B" w14:textId="77777777" w:rsidR="005D0FED" w:rsidRPr="00292DEB" w:rsidRDefault="005D0FED" w:rsidP="00CD2271">
            <w:pPr>
              <w:spacing w:line="276" w:lineRule="auto"/>
              <w:rPr>
                <w:rFonts w:cs="Arial"/>
                <w:color w:val="0000FF"/>
                <w:lang w:val="en-US"/>
              </w:rPr>
            </w:pPr>
          </w:p>
        </w:tc>
        <w:tc>
          <w:tcPr>
            <w:tcW w:w="402" w:type="pct"/>
          </w:tcPr>
          <w:p w14:paraId="60210448"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7CC11E15" w14:textId="77777777" w:rsidR="005D0FED" w:rsidRPr="00292DEB" w:rsidRDefault="005D0FED" w:rsidP="00CD2271">
            <w:pPr>
              <w:spacing w:line="276" w:lineRule="auto"/>
              <w:rPr>
                <w:rFonts w:cs="Arial"/>
                <w:color w:val="0000FF"/>
                <w:lang w:val="en-US"/>
              </w:rPr>
            </w:pPr>
          </w:p>
        </w:tc>
      </w:tr>
      <w:tr w:rsidR="005D0FED" w:rsidRPr="00292DEB" w14:paraId="0460F847" w14:textId="77777777" w:rsidTr="005D0FED">
        <w:tc>
          <w:tcPr>
            <w:tcW w:w="193" w:type="pct"/>
          </w:tcPr>
          <w:p w14:paraId="2D656362" w14:textId="77777777" w:rsidR="005D0FED" w:rsidRPr="00292DEB" w:rsidRDefault="005D0FED" w:rsidP="00CD2271">
            <w:pPr>
              <w:spacing w:line="276" w:lineRule="auto"/>
              <w:jc w:val="left"/>
              <w:rPr>
                <w:rFonts w:cs="Arial"/>
                <w:lang w:val="en-GB"/>
              </w:rPr>
            </w:pPr>
            <w:r w:rsidRPr="00292DEB">
              <w:rPr>
                <w:rFonts w:cs="Arial"/>
                <w:lang w:val="en-GB"/>
              </w:rPr>
              <w:t>EL</w:t>
            </w:r>
          </w:p>
          <w:p w14:paraId="25A27055" w14:textId="77777777" w:rsidR="005D0FED" w:rsidRPr="00292DEB" w:rsidRDefault="005D0FED" w:rsidP="00CD2271">
            <w:pPr>
              <w:spacing w:line="276" w:lineRule="auto"/>
              <w:jc w:val="left"/>
              <w:rPr>
                <w:rFonts w:cs="Arial"/>
                <w:lang w:val="en-GB"/>
              </w:rPr>
            </w:pPr>
            <w:r w:rsidRPr="00292DEB">
              <w:rPr>
                <w:rFonts w:cs="Arial"/>
                <w:lang w:val="en-GB"/>
              </w:rPr>
              <w:t>EL</w:t>
            </w:r>
          </w:p>
          <w:p w14:paraId="7FB04A71" w14:textId="63BC3C87"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5135E903" w14:textId="77777777" w:rsidR="005D0FED" w:rsidRPr="00292DEB" w:rsidRDefault="005D0FED" w:rsidP="00CD2271">
            <w:pPr>
              <w:spacing w:line="276" w:lineRule="auto"/>
              <w:rPr>
                <w:rFonts w:cs="Arial"/>
                <w:i/>
                <w:iCs/>
              </w:rPr>
            </w:pPr>
            <w:r w:rsidRPr="00292DEB">
              <w:rPr>
                <w:rFonts w:cs="Arial"/>
                <w:i/>
                <w:iCs/>
              </w:rPr>
              <w:t>1. Säule (Hauptrente der e-EFKA):</w:t>
            </w:r>
          </w:p>
          <w:p w14:paraId="1C38E6D8" w14:textId="77777777" w:rsidR="005D0FED" w:rsidRPr="00292DEB" w:rsidRDefault="005D0FED" w:rsidP="00CD2271">
            <w:pPr>
              <w:spacing w:line="276" w:lineRule="auto"/>
              <w:rPr>
                <w:rFonts w:cs="Arial"/>
              </w:rPr>
            </w:pPr>
            <w:r w:rsidRPr="00292DEB">
              <w:rPr>
                <w:rFonts w:cs="Arial"/>
              </w:rPr>
              <w:t>Keine Teilpensionierung.</w:t>
            </w:r>
          </w:p>
          <w:p w14:paraId="2E067752" w14:textId="05ACCCB5" w:rsidR="005D0FED" w:rsidRPr="00292DEB" w:rsidRDefault="005D0FED" w:rsidP="00CD2271">
            <w:pPr>
              <w:spacing w:line="276" w:lineRule="auto"/>
              <w:rPr>
                <w:rFonts w:cs="Arial"/>
                <w:i/>
                <w:iCs/>
              </w:rPr>
            </w:pPr>
          </w:p>
        </w:tc>
        <w:tc>
          <w:tcPr>
            <w:tcW w:w="1370" w:type="pct"/>
          </w:tcPr>
          <w:p w14:paraId="4DFC9C46"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6F03FEEC" w14:textId="77777777" w:rsidR="005D0FED" w:rsidRPr="00292DEB" w:rsidRDefault="005D0FED" w:rsidP="00CD2271">
            <w:pPr>
              <w:spacing w:line="276" w:lineRule="auto"/>
              <w:rPr>
                <w:rFonts w:cs="Arial"/>
                <w:lang w:val="fr-BE"/>
              </w:rPr>
            </w:pPr>
            <w:r w:rsidRPr="00292DEB">
              <w:rPr>
                <w:rFonts w:cs="Arial"/>
                <w:lang w:val="fr-BE"/>
              </w:rPr>
              <w:t>Pas de retraite partielle.</w:t>
            </w:r>
          </w:p>
          <w:p w14:paraId="72C9EB4C" w14:textId="0A0BDF30" w:rsidR="005D0FED" w:rsidRPr="00292DEB" w:rsidRDefault="005D0FED" w:rsidP="00CD2271">
            <w:pPr>
              <w:pStyle w:val="StandardLinks"/>
              <w:spacing w:line="276" w:lineRule="auto"/>
              <w:jc w:val="both"/>
              <w:rPr>
                <w:rFonts w:cs="Arial"/>
                <w:i/>
                <w:iCs/>
                <w:lang w:val="fr-BE"/>
              </w:rPr>
            </w:pPr>
          </w:p>
        </w:tc>
        <w:tc>
          <w:tcPr>
            <w:tcW w:w="1370" w:type="pct"/>
          </w:tcPr>
          <w:p w14:paraId="4B210B4A"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E-VI-22-EL</w:t>
            </w:r>
          </w:p>
          <w:p w14:paraId="4DBAF4E4"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1851B4F5" w14:textId="77777777" w:rsidR="005D0FED" w:rsidRPr="00292DEB" w:rsidRDefault="005D0FED" w:rsidP="00CD2271">
            <w:pPr>
              <w:pStyle w:val="Normal0"/>
              <w:pBdr>
                <w:top w:val="nil"/>
                <w:left w:val="nil"/>
                <w:bottom w:val="nil"/>
                <w:right w:val="nil"/>
                <w:between w:val="nil"/>
              </w:pBdr>
              <w:spacing w:after="0"/>
              <w:rPr>
                <w:color w:val="000000"/>
                <w:sz w:val="15"/>
                <w:szCs w:val="15"/>
              </w:rPr>
            </w:pPr>
            <w:r w:rsidRPr="00292DEB">
              <w:rPr>
                <w:color w:val="000000"/>
                <w:sz w:val="15"/>
                <w:szCs w:val="15"/>
              </w:rPr>
              <w:t>No partial retirement.</w:t>
            </w:r>
          </w:p>
          <w:p w14:paraId="1D363CAE" w14:textId="5D3D5B35"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DAE1957"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7E087FF7" w14:textId="77777777" w:rsidR="005D0FED" w:rsidRPr="00292DEB" w:rsidRDefault="005D0FED" w:rsidP="00CD2271">
            <w:pPr>
              <w:spacing w:line="276" w:lineRule="auto"/>
              <w:rPr>
                <w:rFonts w:cs="Arial"/>
                <w:color w:val="0000FF"/>
                <w:lang w:val="en-US"/>
              </w:rPr>
            </w:pPr>
          </w:p>
        </w:tc>
        <w:tc>
          <w:tcPr>
            <w:tcW w:w="127" w:type="pct"/>
          </w:tcPr>
          <w:p w14:paraId="4B0F20FB" w14:textId="77777777" w:rsidR="005D0FED" w:rsidRPr="00292DEB" w:rsidRDefault="005D0FED" w:rsidP="00CD2271">
            <w:pPr>
              <w:spacing w:line="276" w:lineRule="auto"/>
              <w:rPr>
                <w:rFonts w:cs="Arial"/>
                <w:color w:val="0000FF"/>
                <w:lang w:val="fr-FR"/>
              </w:rPr>
            </w:pPr>
            <w:r w:rsidRPr="00292DEB">
              <w:rPr>
                <w:rFonts w:cs="Arial"/>
                <w:color w:val="0000FF"/>
                <w:lang w:val="fr-FR"/>
              </w:rPr>
              <w:t>22</w:t>
            </w:r>
          </w:p>
          <w:p w14:paraId="65F43CB5" w14:textId="77777777" w:rsidR="005D0FED" w:rsidRPr="00292DEB" w:rsidRDefault="005D0FED" w:rsidP="00CD2271">
            <w:pPr>
              <w:spacing w:line="276" w:lineRule="auto"/>
              <w:rPr>
                <w:rFonts w:cs="Arial"/>
                <w:color w:val="0000FF"/>
                <w:lang w:val="en-US"/>
              </w:rPr>
            </w:pPr>
          </w:p>
        </w:tc>
        <w:tc>
          <w:tcPr>
            <w:tcW w:w="402" w:type="pct"/>
          </w:tcPr>
          <w:p w14:paraId="1E71191F"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0BDBA54B" w14:textId="77777777" w:rsidR="005D0FED" w:rsidRPr="00292DEB" w:rsidRDefault="005D0FED" w:rsidP="00CD2271">
            <w:pPr>
              <w:spacing w:line="276" w:lineRule="auto"/>
              <w:rPr>
                <w:rFonts w:cs="Arial"/>
                <w:color w:val="0000FF"/>
                <w:lang w:val="en-US"/>
              </w:rPr>
            </w:pPr>
          </w:p>
        </w:tc>
      </w:tr>
      <w:tr w:rsidR="005D0FED" w:rsidRPr="00292DEB" w14:paraId="5197683B" w14:textId="77777777" w:rsidTr="005D0FED">
        <w:tc>
          <w:tcPr>
            <w:tcW w:w="193" w:type="pct"/>
          </w:tcPr>
          <w:p w14:paraId="2A2D7BDE" w14:textId="77777777" w:rsidR="005D0FED" w:rsidRPr="00292DEB" w:rsidRDefault="005D0FED" w:rsidP="00CD2271">
            <w:pPr>
              <w:spacing w:line="276" w:lineRule="auto"/>
              <w:jc w:val="left"/>
              <w:rPr>
                <w:rFonts w:cs="Arial"/>
                <w:lang w:val="es-ES"/>
              </w:rPr>
            </w:pPr>
            <w:r w:rsidRPr="00292DEB">
              <w:rPr>
                <w:rFonts w:cs="Arial"/>
                <w:lang w:val="es-ES"/>
              </w:rPr>
              <w:t>EL</w:t>
            </w:r>
          </w:p>
          <w:p w14:paraId="2DF5AB9F" w14:textId="77777777" w:rsidR="005D0FED" w:rsidRPr="00292DEB" w:rsidRDefault="005D0FED" w:rsidP="00CD2271">
            <w:pPr>
              <w:spacing w:line="276" w:lineRule="auto"/>
              <w:jc w:val="left"/>
              <w:rPr>
                <w:rFonts w:cs="Arial"/>
                <w:lang w:val="es-ES"/>
              </w:rPr>
            </w:pPr>
            <w:r w:rsidRPr="00292DEB">
              <w:rPr>
                <w:rFonts w:cs="Arial"/>
                <w:lang w:val="es-ES"/>
              </w:rPr>
              <w:t>EL</w:t>
            </w:r>
          </w:p>
          <w:p w14:paraId="44C5C08A" w14:textId="77777777" w:rsidR="005D0FED" w:rsidRPr="00292DEB" w:rsidRDefault="005D0FED" w:rsidP="00CD2271">
            <w:pPr>
              <w:spacing w:line="276" w:lineRule="auto"/>
              <w:jc w:val="left"/>
              <w:rPr>
                <w:rFonts w:cs="Arial"/>
                <w:lang w:val="es-ES"/>
              </w:rPr>
            </w:pPr>
            <w:r w:rsidRPr="00292DEB">
              <w:rPr>
                <w:rFonts w:cs="Arial"/>
                <w:lang w:val="es-ES"/>
              </w:rPr>
              <w:t>EL</w:t>
            </w:r>
          </w:p>
          <w:p w14:paraId="71783670" w14:textId="77777777" w:rsidR="005D0FED" w:rsidRPr="00292DEB" w:rsidRDefault="005D0FED" w:rsidP="00CD2271">
            <w:pPr>
              <w:spacing w:line="276" w:lineRule="auto"/>
              <w:jc w:val="left"/>
              <w:rPr>
                <w:rFonts w:cs="Arial"/>
                <w:lang w:val="es-ES"/>
              </w:rPr>
            </w:pPr>
            <w:r w:rsidRPr="00292DEB">
              <w:rPr>
                <w:rFonts w:cs="Arial"/>
                <w:lang w:val="es-ES"/>
              </w:rPr>
              <w:t>EL</w:t>
            </w:r>
          </w:p>
          <w:p w14:paraId="2BCD4B65" w14:textId="77777777" w:rsidR="005D0FED" w:rsidRPr="00292DEB" w:rsidRDefault="005D0FED" w:rsidP="00CD2271">
            <w:pPr>
              <w:spacing w:line="276" w:lineRule="auto"/>
              <w:jc w:val="left"/>
              <w:rPr>
                <w:rFonts w:cs="Arial"/>
                <w:lang w:val="es-ES"/>
              </w:rPr>
            </w:pPr>
            <w:r w:rsidRPr="00292DEB">
              <w:rPr>
                <w:rFonts w:cs="Arial"/>
                <w:lang w:val="es-ES"/>
              </w:rPr>
              <w:t>EL</w:t>
            </w:r>
          </w:p>
          <w:p w14:paraId="7DD219F6" w14:textId="77777777" w:rsidR="005D0FED" w:rsidRPr="00292DEB" w:rsidRDefault="005D0FED" w:rsidP="00CD2271">
            <w:pPr>
              <w:spacing w:line="276" w:lineRule="auto"/>
              <w:jc w:val="left"/>
              <w:rPr>
                <w:rFonts w:cs="Arial"/>
                <w:lang w:val="es-ES"/>
              </w:rPr>
            </w:pPr>
            <w:r w:rsidRPr="00292DEB">
              <w:rPr>
                <w:rFonts w:cs="Arial"/>
                <w:lang w:val="es-ES"/>
              </w:rPr>
              <w:t>EL</w:t>
            </w:r>
          </w:p>
          <w:p w14:paraId="349F793F" w14:textId="003ADC05"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43EC1164" w14:textId="77777777" w:rsidR="005D0FED" w:rsidRPr="00292DEB" w:rsidRDefault="005D0FED" w:rsidP="00CD2271">
            <w:pPr>
              <w:spacing w:line="276" w:lineRule="auto"/>
              <w:rPr>
                <w:rFonts w:cs="Arial"/>
                <w:i/>
                <w:iCs/>
              </w:rPr>
            </w:pPr>
            <w:r w:rsidRPr="00292DEB">
              <w:rPr>
                <w:rFonts w:cs="Arial"/>
                <w:i/>
                <w:iCs/>
              </w:rPr>
              <w:t>1. Säule (Hauptrente der e-EFKA):</w:t>
            </w:r>
          </w:p>
          <w:p w14:paraId="52640830" w14:textId="77777777" w:rsidR="005D0FED" w:rsidRPr="00292DEB" w:rsidRDefault="005D0FED" w:rsidP="00CD2271">
            <w:pPr>
              <w:spacing w:line="276" w:lineRule="auto"/>
              <w:rPr>
                <w:rFonts w:cs="Arial"/>
              </w:rPr>
            </w:pPr>
            <w:r w:rsidRPr="00292DEB">
              <w:rPr>
                <w:rFonts w:cs="Arial"/>
              </w:rPr>
              <w:t>Der Betrag der</w:t>
            </w:r>
            <w:r w:rsidRPr="00292DEB">
              <w:rPr>
                <w:rFonts w:cs="Arial"/>
                <w:color w:val="008000"/>
              </w:rPr>
              <w:t xml:space="preserve"> Beitragspflichtigen Rente </w:t>
            </w:r>
            <w:r w:rsidRPr="00292DEB">
              <w:rPr>
                <w:rFonts w:cs="Arial"/>
              </w:rPr>
              <w:t>(</w:t>
            </w:r>
            <w:r w:rsidRPr="00292DEB">
              <w:rPr>
                <w:rFonts w:cs="Arial"/>
                <w:i/>
                <w:color w:val="008080"/>
              </w:rPr>
              <w:t>ΑΝΤΑΠΟΔΟΤΙΚΗ ΣΥΝΤΑΞΗ</w:t>
            </w:r>
            <w:r w:rsidRPr="00292DEB">
              <w:rPr>
                <w:rFonts w:cs="Arial"/>
              </w:rPr>
              <w:t xml:space="preserve">) wird erhöht: Die Ersatzrate, die für jedes Jahr über </w:t>
            </w:r>
            <w:r w:rsidRPr="00292DEB">
              <w:rPr>
                <w:rFonts w:cs="Arial"/>
                <w:color w:val="C00000"/>
              </w:rPr>
              <w:t>40</w:t>
            </w:r>
            <w:r w:rsidRPr="00292DEB">
              <w:rPr>
                <w:rFonts w:cs="Arial"/>
              </w:rPr>
              <w:t xml:space="preserve"> Versicherungsjahre angewendet wird, ist </w:t>
            </w:r>
            <w:r w:rsidRPr="00292DEB">
              <w:rPr>
                <w:rFonts w:cs="Arial"/>
                <w:color w:val="C00000"/>
              </w:rPr>
              <w:t>0,5</w:t>
            </w:r>
            <w:r w:rsidRPr="00292DEB">
              <w:rPr>
                <w:rFonts w:cs="Arial"/>
              </w:rPr>
              <w:t>%.</w:t>
            </w:r>
          </w:p>
          <w:p w14:paraId="629AF1A0" w14:textId="77777777" w:rsidR="005D0FED" w:rsidRPr="00292DEB" w:rsidRDefault="005D0FED" w:rsidP="00CD2271">
            <w:pPr>
              <w:spacing w:line="276" w:lineRule="auto"/>
              <w:rPr>
                <w:rFonts w:cs="Arial"/>
                <w:b/>
                <w:color w:val="FF0000"/>
              </w:rPr>
            </w:pPr>
          </w:p>
          <w:p w14:paraId="5F44C538" w14:textId="6D347F4F" w:rsidR="005D0FED" w:rsidRPr="00292DEB" w:rsidRDefault="005D0FED" w:rsidP="00CD2271">
            <w:pPr>
              <w:spacing w:line="276" w:lineRule="auto"/>
              <w:rPr>
                <w:rFonts w:cs="Arial"/>
                <w:i/>
                <w:iCs/>
              </w:rPr>
            </w:pPr>
            <w:r w:rsidRPr="00292DEB">
              <w:rPr>
                <w:rFonts w:cs="Arial"/>
              </w:rPr>
              <w:t xml:space="preserve">Kein Aufschub möglich für Beamte über </w:t>
            </w:r>
            <w:r w:rsidRPr="00292DEB">
              <w:rPr>
                <w:rFonts w:cs="Arial"/>
                <w:color w:val="C00000"/>
              </w:rPr>
              <w:t>67</w:t>
            </w:r>
            <w:r w:rsidRPr="00292DEB">
              <w:rPr>
                <w:rFonts w:cs="Arial"/>
              </w:rPr>
              <w:t xml:space="preserve"> Jahren.</w:t>
            </w:r>
          </w:p>
        </w:tc>
        <w:tc>
          <w:tcPr>
            <w:tcW w:w="1370" w:type="pct"/>
          </w:tcPr>
          <w:p w14:paraId="60398F99"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1B46DA6B" w14:textId="77777777" w:rsidR="005D0FED" w:rsidRPr="00292DEB" w:rsidRDefault="005D0FED" w:rsidP="00CD2271">
            <w:pPr>
              <w:spacing w:line="276" w:lineRule="auto"/>
              <w:rPr>
                <w:rFonts w:cs="Arial"/>
                <w:lang w:val="fr-BE"/>
              </w:rPr>
            </w:pPr>
            <w:r w:rsidRPr="00292DEB">
              <w:rPr>
                <w:rFonts w:cs="Arial"/>
                <w:lang w:val="fr-BE"/>
              </w:rPr>
              <w:t>Le montant de la</w:t>
            </w:r>
            <w:r w:rsidRPr="00292DEB">
              <w:rPr>
                <w:rFonts w:cs="Arial"/>
                <w:color w:val="008000"/>
                <w:lang w:val="fr-BE"/>
              </w:rPr>
              <w:t xml:space="preserve"> pension contributive </w:t>
            </w:r>
            <w:r w:rsidRPr="00292DEB">
              <w:rPr>
                <w:rFonts w:cs="Arial"/>
                <w:lang w:val="fr-BE"/>
              </w:rPr>
              <w:t>(</w:t>
            </w:r>
            <w:r w:rsidRPr="00292DEB">
              <w:rPr>
                <w:rFonts w:cs="Arial"/>
                <w:i/>
                <w:color w:val="008080"/>
                <w:lang w:val="fr-BE"/>
              </w:rPr>
              <w:t>ΑΝΤΑΠΟΔΟΤΙΚΗ ΣΥΝΤΑΞΗ</w:t>
            </w:r>
            <w:r w:rsidRPr="00292DEB">
              <w:rPr>
                <w:rFonts w:cs="Arial"/>
                <w:lang w:val="fr-BE"/>
              </w:rPr>
              <w:t xml:space="preserve">) est </w:t>
            </w:r>
            <w:proofErr w:type="gramStart"/>
            <w:r w:rsidRPr="00292DEB">
              <w:rPr>
                <w:rFonts w:cs="Arial"/>
                <w:lang w:val="fr-BE"/>
              </w:rPr>
              <w:t>majorée</w:t>
            </w:r>
            <w:proofErr w:type="gramEnd"/>
            <w:r w:rsidRPr="00292DEB">
              <w:rPr>
                <w:rFonts w:cs="Arial"/>
                <w:lang w:val="fr-BE"/>
              </w:rPr>
              <w:t xml:space="preserve">. Un coefficient de remplacement de </w:t>
            </w:r>
            <w:r w:rsidRPr="00292DEB">
              <w:rPr>
                <w:rFonts w:cs="Arial"/>
                <w:color w:val="C00000"/>
                <w:lang w:val="fr-BE"/>
              </w:rPr>
              <w:t>0,5%</w:t>
            </w:r>
            <w:r w:rsidRPr="00292DEB">
              <w:rPr>
                <w:rFonts w:cs="Arial"/>
                <w:lang w:val="fr-BE"/>
              </w:rPr>
              <w:t xml:space="preserve"> est appliqué pour chaque année au-delà de </w:t>
            </w:r>
            <w:r w:rsidRPr="00292DEB">
              <w:rPr>
                <w:rFonts w:cs="Arial"/>
                <w:color w:val="C00000"/>
                <w:lang w:val="fr-BE"/>
              </w:rPr>
              <w:t>40</w:t>
            </w:r>
            <w:r w:rsidRPr="00292DEB">
              <w:rPr>
                <w:rFonts w:cs="Arial"/>
                <w:lang w:val="fr-BE"/>
              </w:rPr>
              <w:t xml:space="preserve"> années d’affiliation. </w:t>
            </w:r>
          </w:p>
          <w:p w14:paraId="0835FBB0" w14:textId="77777777" w:rsidR="005D0FED" w:rsidRPr="00292DEB" w:rsidRDefault="005D0FED" w:rsidP="00CD2271">
            <w:pPr>
              <w:spacing w:line="276" w:lineRule="auto"/>
              <w:rPr>
                <w:rFonts w:cs="Arial"/>
                <w:lang w:val="fr-BE"/>
              </w:rPr>
            </w:pPr>
          </w:p>
          <w:p w14:paraId="1A0546FD" w14:textId="77777777" w:rsidR="005D0FED" w:rsidRPr="00292DEB" w:rsidRDefault="005D0FED" w:rsidP="00CD2271">
            <w:pPr>
              <w:spacing w:line="276" w:lineRule="auto"/>
              <w:rPr>
                <w:rFonts w:cs="Arial"/>
                <w:lang w:val="fr-BE"/>
              </w:rPr>
            </w:pPr>
            <w:r w:rsidRPr="00292DEB">
              <w:rPr>
                <w:rFonts w:cs="Arial"/>
                <w:lang w:val="fr-BE"/>
              </w:rPr>
              <w:t xml:space="preserve">Pas de report possible pour les fonctionnaires au-delà de </w:t>
            </w:r>
            <w:r w:rsidRPr="00292DEB">
              <w:rPr>
                <w:rFonts w:cs="Arial"/>
                <w:color w:val="C00000"/>
                <w:lang w:val="fr-BE"/>
              </w:rPr>
              <w:t>67</w:t>
            </w:r>
            <w:r w:rsidRPr="00292DEB">
              <w:rPr>
                <w:rFonts w:cs="Arial"/>
                <w:lang w:val="fr-BE"/>
              </w:rPr>
              <w:t xml:space="preserve"> ans.</w:t>
            </w:r>
          </w:p>
          <w:p w14:paraId="1DAF37CE" w14:textId="1204E107" w:rsidR="005D0FED" w:rsidRPr="00292DEB" w:rsidRDefault="005D0FED" w:rsidP="00CD2271">
            <w:pPr>
              <w:pStyle w:val="StandardLinks"/>
              <w:spacing w:line="276" w:lineRule="auto"/>
              <w:jc w:val="both"/>
              <w:rPr>
                <w:rFonts w:cs="Arial"/>
                <w:i/>
                <w:iCs/>
                <w:lang w:val="fr-BE"/>
              </w:rPr>
            </w:pPr>
          </w:p>
        </w:tc>
        <w:tc>
          <w:tcPr>
            <w:tcW w:w="1370" w:type="pct"/>
          </w:tcPr>
          <w:p w14:paraId="0B291035" w14:textId="77777777" w:rsidR="005D0FED" w:rsidRPr="00292DEB" w:rsidRDefault="005D0FED" w:rsidP="00CD2271">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E-VI-23-EL</w:t>
            </w:r>
          </w:p>
          <w:p w14:paraId="415F8032"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07C5C7D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The amount of the </w:t>
            </w:r>
            <w:r w:rsidRPr="00292DEB">
              <w:rPr>
                <w:color w:val="008000"/>
                <w:sz w:val="15"/>
                <w:szCs w:val="15"/>
                <w:lang w:val="en-GB"/>
              </w:rPr>
              <w:t xml:space="preserve">Contributory pension </w:t>
            </w:r>
            <w:r w:rsidRPr="00292DEB">
              <w:rPr>
                <w:color w:val="000000" w:themeColor="text1"/>
                <w:sz w:val="15"/>
                <w:szCs w:val="15"/>
                <w:lang w:val="en-GB"/>
              </w:rPr>
              <w:t>(</w:t>
            </w:r>
            <w:r w:rsidRPr="00292DEB">
              <w:rPr>
                <w:i/>
                <w:iCs/>
                <w:color w:val="008080"/>
                <w:sz w:val="15"/>
                <w:szCs w:val="15"/>
              </w:rPr>
              <w:t>ΑΝΤΑΠΟΔΟΤΙΚΗ</w:t>
            </w:r>
            <w:r w:rsidRPr="00292DEB">
              <w:rPr>
                <w:i/>
                <w:iCs/>
                <w:color w:val="008080"/>
                <w:sz w:val="15"/>
                <w:szCs w:val="15"/>
                <w:lang w:val="en-GB"/>
              </w:rPr>
              <w:t xml:space="preserve"> </w:t>
            </w:r>
            <w:r w:rsidRPr="00292DEB">
              <w:rPr>
                <w:i/>
                <w:iCs/>
                <w:color w:val="008080"/>
                <w:sz w:val="15"/>
                <w:szCs w:val="15"/>
              </w:rPr>
              <w:t>ΣΥΝΤΑΞΗ</w:t>
            </w:r>
            <w:r w:rsidRPr="00292DEB">
              <w:rPr>
                <w:color w:val="000000" w:themeColor="text1"/>
                <w:sz w:val="15"/>
                <w:szCs w:val="15"/>
                <w:lang w:val="en-GB"/>
              </w:rPr>
              <w:t xml:space="preserve">) is increased. The coefficient of replacement applied to every year over </w:t>
            </w:r>
            <w:r w:rsidRPr="00292DEB">
              <w:rPr>
                <w:color w:val="C00000"/>
                <w:sz w:val="15"/>
                <w:szCs w:val="15"/>
                <w:lang w:val="en-GB"/>
              </w:rPr>
              <w:t>40</w:t>
            </w:r>
            <w:r w:rsidRPr="00292DEB">
              <w:rPr>
                <w:color w:val="000000" w:themeColor="text1"/>
                <w:sz w:val="15"/>
                <w:szCs w:val="15"/>
                <w:lang w:val="en-GB"/>
              </w:rPr>
              <w:t xml:space="preserve"> years of insurance is </w:t>
            </w:r>
            <w:r w:rsidRPr="00292DEB">
              <w:rPr>
                <w:color w:val="C00000"/>
                <w:sz w:val="15"/>
                <w:szCs w:val="15"/>
                <w:lang w:val="en-GB"/>
              </w:rPr>
              <w:t>0.5%.</w:t>
            </w:r>
          </w:p>
          <w:p w14:paraId="498F8BF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7486FA5D" w14:textId="22F98A47"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No deferment possible for civil servants beyond </w:t>
            </w:r>
            <w:r w:rsidRPr="00292DEB">
              <w:rPr>
                <w:color w:val="C00000"/>
                <w:sz w:val="15"/>
                <w:szCs w:val="15"/>
                <w:lang w:val="en-GB"/>
              </w:rPr>
              <w:t>67</w:t>
            </w:r>
            <w:r w:rsidRPr="00292DEB">
              <w:rPr>
                <w:color w:val="000000"/>
                <w:sz w:val="15"/>
                <w:szCs w:val="15"/>
                <w:lang w:val="en-GB"/>
              </w:rPr>
              <w:t xml:space="preserve"> years old.</w:t>
            </w:r>
          </w:p>
        </w:tc>
        <w:tc>
          <w:tcPr>
            <w:tcW w:w="167" w:type="pct"/>
          </w:tcPr>
          <w:p w14:paraId="73DD8F3A"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75EEE1B7" w14:textId="0778649B" w:rsidR="005D0FED" w:rsidRPr="00292DEB" w:rsidRDefault="005D0FED" w:rsidP="00CD2271">
            <w:pPr>
              <w:spacing w:line="276" w:lineRule="auto"/>
              <w:rPr>
                <w:rFonts w:cs="Arial"/>
                <w:color w:val="0000FF"/>
                <w:lang w:val="en-US"/>
              </w:rPr>
            </w:pPr>
          </w:p>
        </w:tc>
        <w:tc>
          <w:tcPr>
            <w:tcW w:w="127" w:type="pct"/>
          </w:tcPr>
          <w:p w14:paraId="15CCA387" w14:textId="77777777" w:rsidR="005D0FED" w:rsidRPr="00292DEB" w:rsidRDefault="005D0FED" w:rsidP="00CD2271">
            <w:pPr>
              <w:spacing w:line="276" w:lineRule="auto"/>
              <w:rPr>
                <w:rFonts w:cs="Arial"/>
                <w:color w:val="0000FF"/>
                <w:lang w:val="fr-FR"/>
              </w:rPr>
            </w:pPr>
            <w:r w:rsidRPr="00292DEB">
              <w:rPr>
                <w:rFonts w:cs="Arial"/>
                <w:color w:val="0000FF"/>
                <w:lang w:val="fr-FR"/>
              </w:rPr>
              <w:t>23</w:t>
            </w:r>
          </w:p>
          <w:p w14:paraId="68562795" w14:textId="26CF188E" w:rsidR="005D0FED" w:rsidRPr="00292DEB" w:rsidRDefault="005D0FED" w:rsidP="00CD2271">
            <w:pPr>
              <w:spacing w:line="276" w:lineRule="auto"/>
              <w:rPr>
                <w:rFonts w:cs="Arial"/>
                <w:color w:val="0000FF"/>
                <w:lang w:val="en-US"/>
              </w:rPr>
            </w:pPr>
          </w:p>
        </w:tc>
        <w:tc>
          <w:tcPr>
            <w:tcW w:w="402" w:type="pct"/>
          </w:tcPr>
          <w:p w14:paraId="66AA2478"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5321C535" w14:textId="77777777" w:rsidR="005D0FED" w:rsidRPr="00292DEB" w:rsidRDefault="005D0FED" w:rsidP="00CD2271">
            <w:pPr>
              <w:spacing w:line="276" w:lineRule="auto"/>
              <w:rPr>
                <w:rFonts w:cs="Arial"/>
                <w:color w:val="0000FF"/>
                <w:lang w:val="en-US"/>
              </w:rPr>
            </w:pPr>
          </w:p>
        </w:tc>
      </w:tr>
      <w:tr w:rsidR="005D0FED" w:rsidRPr="00292DEB" w14:paraId="5C349DD3" w14:textId="77777777" w:rsidTr="005D0FED">
        <w:tc>
          <w:tcPr>
            <w:tcW w:w="193" w:type="pct"/>
          </w:tcPr>
          <w:p w14:paraId="2AD1CB07" w14:textId="77777777" w:rsidR="005D0FED" w:rsidRPr="00292DEB" w:rsidRDefault="005D0FED" w:rsidP="00CD2271">
            <w:pPr>
              <w:spacing w:line="276" w:lineRule="auto"/>
              <w:jc w:val="left"/>
              <w:rPr>
                <w:rFonts w:cs="Arial"/>
                <w:lang w:val="en-GB"/>
              </w:rPr>
            </w:pPr>
            <w:r w:rsidRPr="00292DEB">
              <w:rPr>
                <w:rFonts w:cs="Arial"/>
                <w:lang w:val="en-GB"/>
              </w:rPr>
              <w:t>EL</w:t>
            </w:r>
          </w:p>
          <w:p w14:paraId="4D669233" w14:textId="77777777" w:rsidR="005D0FED" w:rsidRPr="00292DEB" w:rsidRDefault="005D0FED" w:rsidP="00CD2271">
            <w:pPr>
              <w:spacing w:line="276" w:lineRule="auto"/>
              <w:jc w:val="left"/>
              <w:rPr>
                <w:rFonts w:cs="Arial"/>
                <w:lang w:val="en-GB"/>
              </w:rPr>
            </w:pPr>
            <w:r w:rsidRPr="00292DEB">
              <w:rPr>
                <w:rFonts w:cs="Arial"/>
                <w:lang w:val="en-GB"/>
              </w:rPr>
              <w:t>EL</w:t>
            </w:r>
          </w:p>
          <w:p w14:paraId="73039361" w14:textId="77777777" w:rsidR="005D0FED" w:rsidRPr="00292DEB" w:rsidRDefault="005D0FED" w:rsidP="00CD2271">
            <w:pPr>
              <w:spacing w:line="276" w:lineRule="auto"/>
              <w:jc w:val="left"/>
              <w:rPr>
                <w:rFonts w:cs="Arial"/>
                <w:lang w:val="en-GB"/>
              </w:rPr>
            </w:pPr>
            <w:r w:rsidRPr="00292DEB">
              <w:rPr>
                <w:rFonts w:cs="Arial"/>
                <w:lang w:val="en-GB"/>
              </w:rPr>
              <w:t>EL</w:t>
            </w:r>
          </w:p>
          <w:p w14:paraId="6B39DCCF" w14:textId="77777777" w:rsidR="005D0FED" w:rsidRPr="00292DEB" w:rsidRDefault="005D0FED" w:rsidP="00CD2271">
            <w:pPr>
              <w:spacing w:line="276" w:lineRule="auto"/>
              <w:jc w:val="left"/>
              <w:rPr>
                <w:rFonts w:cs="Arial"/>
                <w:lang w:val="en-GB"/>
              </w:rPr>
            </w:pPr>
            <w:r w:rsidRPr="00292DEB">
              <w:rPr>
                <w:rFonts w:cs="Arial"/>
                <w:lang w:val="en-GB"/>
              </w:rPr>
              <w:t>EL</w:t>
            </w:r>
          </w:p>
          <w:p w14:paraId="25D8D2AF" w14:textId="77777777" w:rsidR="005D0FED" w:rsidRPr="00292DEB" w:rsidRDefault="005D0FED" w:rsidP="00CD2271">
            <w:pPr>
              <w:spacing w:line="276" w:lineRule="auto"/>
              <w:jc w:val="left"/>
              <w:rPr>
                <w:rFonts w:cs="Arial"/>
                <w:lang w:val="en-GB"/>
              </w:rPr>
            </w:pPr>
            <w:r w:rsidRPr="00292DEB">
              <w:rPr>
                <w:rFonts w:cs="Arial"/>
                <w:lang w:val="en-GB"/>
              </w:rPr>
              <w:t>EL</w:t>
            </w:r>
          </w:p>
          <w:p w14:paraId="23BC7012" w14:textId="0DA4A939" w:rsidR="005D0FED" w:rsidRPr="00292DEB" w:rsidRDefault="005D0FED" w:rsidP="00CD2271">
            <w:pPr>
              <w:spacing w:line="276" w:lineRule="auto"/>
              <w:jc w:val="left"/>
              <w:rPr>
                <w:rFonts w:cs="Arial"/>
                <w:b/>
                <w:lang w:val="en-US"/>
              </w:rPr>
            </w:pPr>
          </w:p>
        </w:tc>
        <w:tc>
          <w:tcPr>
            <w:tcW w:w="1371" w:type="pct"/>
          </w:tcPr>
          <w:p w14:paraId="0BDB2F6F" w14:textId="77777777" w:rsidR="005D0FED" w:rsidRPr="00292DEB" w:rsidRDefault="005D0FED" w:rsidP="00CD2271">
            <w:pPr>
              <w:spacing w:line="276" w:lineRule="auto"/>
              <w:rPr>
                <w:rFonts w:cs="Arial"/>
                <w:i/>
                <w:iCs/>
              </w:rPr>
            </w:pPr>
            <w:r w:rsidRPr="00292DEB">
              <w:rPr>
                <w:rFonts w:cs="Arial"/>
                <w:i/>
                <w:iCs/>
              </w:rPr>
              <w:t>1. Säule (Hauptrente der e-EFKA):</w:t>
            </w:r>
          </w:p>
          <w:p w14:paraId="72B77409" w14:textId="77777777" w:rsidR="005D0FED" w:rsidRPr="00292DEB" w:rsidRDefault="005D0FED" w:rsidP="00CD2271">
            <w:pPr>
              <w:shd w:val="clear" w:color="auto" w:fill="FFFFFF"/>
              <w:spacing w:line="276" w:lineRule="auto"/>
              <w:rPr>
                <w:rFonts w:eastAsia="Times New Roman" w:cs="Arial"/>
                <w:lang w:eastAsia="el-GR"/>
              </w:rPr>
            </w:pPr>
            <w:r w:rsidRPr="00292DEB">
              <w:rPr>
                <w:rFonts w:eastAsia="Arial" w:cs="Arial"/>
              </w:rPr>
              <w:t xml:space="preserve">Jährliche </w:t>
            </w:r>
            <w:r w:rsidRPr="00292DEB">
              <w:rPr>
                <w:rFonts w:cs="Arial"/>
              </w:rPr>
              <w:t xml:space="preserve">Anpassung </w:t>
            </w:r>
            <w:r w:rsidRPr="00292DEB">
              <w:rPr>
                <w:rFonts w:eastAsia="Arial" w:cs="Arial"/>
              </w:rPr>
              <w:t>durch gemeinsame Entscheidung des M</w:t>
            </w:r>
            <w:r w:rsidRPr="00292DEB">
              <w:rPr>
                <w:rFonts w:cs="Arial"/>
              </w:rPr>
              <w:t xml:space="preserve">inisters für Wirtschaft und Finanzen, Arbeit und soziale Sicherheit, basierend auf einem Koeffizienten, der festgelegt wird durch die Summe der Änderungen des BIP und die Änderungen des Verbraucherpreisindex des vorangegangenen Jahres geteilt durch </w:t>
            </w:r>
            <w:r w:rsidRPr="00292DEB">
              <w:rPr>
                <w:rFonts w:cs="Arial"/>
                <w:color w:val="C00000"/>
              </w:rPr>
              <w:t>2</w:t>
            </w:r>
            <w:r w:rsidRPr="00292DEB">
              <w:rPr>
                <w:rFonts w:cs="Arial"/>
              </w:rPr>
              <w:t xml:space="preserve">. </w:t>
            </w:r>
            <w:r w:rsidRPr="00292DEB">
              <w:rPr>
                <w:rFonts w:eastAsia="Times New Roman" w:cs="Arial"/>
                <w:lang w:eastAsia="el-GR"/>
              </w:rPr>
              <w:t xml:space="preserve">Die jährliche durchschnittliche Veränderung des Verbraucherpreisindexes darf dabei nicht überschritten werden. (Art. 25 Par. 4a von Gesetz Nr. </w:t>
            </w:r>
            <w:r w:rsidRPr="00292DEB">
              <w:rPr>
                <w:rFonts w:eastAsia="Arial" w:cs="Arial"/>
                <w:color w:val="C00000"/>
              </w:rPr>
              <w:t>4670/2020</w:t>
            </w:r>
            <w:r w:rsidRPr="00292DEB">
              <w:rPr>
                <w:rFonts w:eastAsia="Times New Roman" w:cs="Arial"/>
                <w:lang w:eastAsia="el-GR"/>
              </w:rPr>
              <w:t>).</w:t>
            </w:r>
          </w:p>
          <w:p w14:paraId="02EB7EC0" w14:textId="77777777" w:rsidR="005D0FED" w:rsidRPr="00292DEB" w:rsidRDefault="005D0FED" w:rsidP="00CD2271">
            <w:pPr>
              <w:shd w:val="clear" w:color="auto" w:fill="FFFFFF"/>
              <w:spacing w:line="276" w:lineRule="auto"/>
              <w:rPr>
                <w:rFonts w:eastAsia="Times New Roman" w:cs="Arial"/>
                <w:lang w:eastAsia="el-GR"/>
              </w:rPr>
            </w:pPr>
          </w:p>
          <w:p w14:paraId="1F6A3A6F" w14:textId="77777777" w:rsidR="005D0FED" w:rsidRPr="00292DEB" w:rsidRDefault="005D0FED" w:rsidP="00CD2271">
            <w:pPr>
              <w:shd w:val="clear" w:color="auto" w:fill="FFFFFF"/>
              <w:spacing w:line="276" w:lineRule="auto"/>
              <w:rPr>
                <w:rFonts w:cs="Arial"/>
              </w:rPr>
            </w:pPr>
            <w:r w:rsidRPr="00292DEB">
              <w:rPr>
                <w:rFonts w:eastAsia="Arial,Times New Roman" w:cs="Arial"/>
              </w:rPr>
              <w:t xml:space="preserve">Für das Jahr </w:t>
            </w:r>
            <w:r w:rsidRPr="00292DEB">
              <w:rPr>
                <w:rFonts w:eastAsia="Arial,Times New Roman" w:cs="Arial"/>
                <w:color w:val="C00000"/>
              </w:rPr>
              <w:t>2025</w:t>
            </w:r>
            <w:r w:rsidRPr="00292DEB">
              <w:rPr>
                <w:rFonts w:eastAsia="Arial,Times New Roman" w:cs="Arial"/>
              </w:rPr>
              <w:t xml:space="preserve"> ist der Anpassungskoeffizient von Renten </w:t>
            </w:r>
            <w:r w:rsidRPr="00292DEB">
              <w:rPr>
                <w:rFonts w:eastAsia="Arial,Times New Roman" w:cs="Arial"/>
                <w:color w:val="C00000"/>
              </w:rPr>
              <w:t>2,4</w:t>
            </w:r>
            <w:r w:rsidRPr="00292DEB">
              <w:rPr>
                <w:rFonts w:eastAsia="Arial,Times New Roman" w:cs="Arial"/>
              </w:rPr>
              <w:t>% (</w:t>
            </w:r>
            <w:r w:rsidRPr="00292DEB">
              <w:rPr>
                <w:rFonts w:cs="Arial"/>
              </w:rPr>
              <w:t xml:space="preserve">Ministerialentscheidung Nr. </w:t>
            </w:r>
            <w:r w:rsidRPr="00292DEB">
              <w:rPr>
                <w:rFonts w:cs="Arial"/>
                <w:color w:val="C00000"/>
              </w:rPr>
              <w:t>53457/12. Dezember 2024/ (Β’ 6865/16. Dezember 2024</w:t>
            </w:r>
            <w:r w:rsidRPr="00292DEB">
              <w:rPr>
                <w:rFonts w:cs="Arial"/>
              </w:rPr>
              <w:t>)).</w:t>
            </w:r>
          </w:p>
          <w:p w14:paraId="49506E05" w14:textId="77777777" w:rsidR="005D0FED" w:rsidRPr="00292DEB" w:rsidRDefault="005D0FED" w:rsidP="00CD2271">
            <w:pPr>
              <w:shd w:val="clear" w:color="auto" w:fill="FFFFFF"/>
              <w:spacing w:line="276" w:lineRule="auto"/>
              <w:rPr>
                <w:rFonts w:eastAsia="Times New Roman" w:cs="Arial"/>
                <w:lang w:eastAsia="el-GR"/>
              </w:rPr>
            </w:pPr>
          </w:p>
          <w:p w14:paraId="2B403844" w14:textId="2D99A16A" w:rsidR="005D0FED" w:rsidRPr="00292DEB" w:rsidRDefault="005D0FED" w:rsidP="00CD2271">
            <w:pPr>
              <w:spacing w:line="276" w:lineRule="auto"/>
              <w:rPr>
                <w:rFonts w:cs="Arial"/>
                <w:i/>
                <w:iCs/>
              </w:rPr>
            </w:pPr>
            <w:r w:rsidRPr="00292DEB">
              <w:rPr>
                <w:rFonts w:eastAsia="Times New Roman" w:cs="Arial"/>
                <w:lang w:eastAsia="el-GR"/>
              </w:rPr>
              <w:t xml:space="preserve">Zusätzlich werden Renten alle drei Jahre gemäß einem besonderen Gesetz angepasst, um die langfristige Tragfähigkeit des Sozialversicherungssystems sicherzustellen (Art. 25 Par. 5 von Gesetz Nr. </w:t>
            </w:r>
            <w:r w:rsidRPr="00292DEB">
              <w:rPr>
                <w:rFonts w:eastAsia="Arial" w:cs="Arial"/>
                <w:color w:val="C00000"/>
              </w:rPr>
              <w:t>4670/2020</w:t>
            </w:r>
            <w:r w:rsidRPr="00292DEB">
              <w:rPr>
                <w:rFonts w:eastAsia="Times New Roman" w:cs="Arial"/>
                <w:lang w:eastAsia="el-GR"/>
              </w:rPr>
              <w:t>).</w:t>
            </w:r>
          </w:p>
        </w:tc>
        <w:tc>
          <w:tcPr>
            <w:tcW w:w="1370" w:type="pct"/>
          </w:tcPr>
          <w:p w14:paraId="79D2330D"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0FFD67DF" w14:textId="77777777" w:rsidR="005D0FED" w:rsidRPr="00292DEB" w:rsidRDefault="005D0FED" w:rsidP="00CD2271">
            <w:pPr>
              <w:shd w:val="clear" w:color="auto" w:fill="FFFFFF"/>
              <w:spacing w:line="276" w:lineRule="auto"/>
              <w:rPr>
                <w:rFonts w:eastAsia="Times New Roman" w:cs="Arial"/>
                <w:lang w:val="fr-BE" w:eastAsia="el-GR"/>
              </w:rPr>
            </w:pPr>
            <w:r w:rsidRPr="00292DEB">
              <w:rPr>
                <w:rFonts w:cs="Arial"/>
                <w:lang w:val="fr-BE"/>
              </w:rPr>
              <w:t xml:space="preserve">Revalorisation annuelle par décision conjointe du ministre de </w:t>
            </w:r>
            <w:proofErr w:type="gramStart"/>
            <w:r w:rsidRPr="00292DEB">
              <w:rPr>
                <w:rFonts w:cs="Arial"/>
                <w:lang w:val="fr-BE"/>
              </w:rPr>
              <w:t>l’économie</w:t>
            </w:r>
            <w:proofErr w:type="gramEnd"/>
            <w:r w:rsidRPr="00292DEB">
              <w:rPr>
                <w:rFonts w:cs="Arial"/>
                <w:lang w:val="fr-BE"/>
              </w:rPr>
              <w:t xml:space="preserve"> et des finances, et du ministre du travail et de la Sécurité sociale, sur la base d’un coefficient déterminé en divisant par </w:t>
            </w:r>
            <w:r w:rsidRPr="00292DEB">
              <w:rPr>
                <w:rFonts w:cs="Arial"/>
                <w:color w:val="C00000"/>
                <w:lang w:val="fr-BE"/>
              </w:rPr>
              <w:t>deux</w:t>
            </w:r>
            <w:r w:rsidRPr="00292DEB">
              <w:rPr>
                <w:rFonts w:cs="Arial"/>
                <w:lang w:val="fr-BE"/>
              </w:rPr>
              <w:t xml:space="preserve"> la somme de l’évolution du PIB et de l’évolution de l’indice des prix à la consommation de l’année précédente. Il ne peut être supérieur à l’évolution annuelle moyenne de ce dernier (article 25, paragraphe 4a, de la loi </w:t>
            </w:r>
            <w:r w:rsidRPr="00292DEB">
              <w:rPr>
                <w:rFonts w:cs="Arial"/>
                <w:color w:val="C00000"/>
                <w:lang w:val="fr-BE"/>
              </w:rPr>
              <w:t>4670/2020</w:t>
            </w:r>
            <w:r w:rsidRPr="00292DEB">
              <w:rPr>
                <w:rFonts w:cs="Arial"/>
                <w:lang w:val="fr-BE"/>
              </w:rPr>
              <w:t>)</w:t>
            </w:r>
            <w:r w:rsidRPr="00292DEB">
              <w:rPr>
                <w:rFonts w:eastAsia="Times New Roman" w:cs="Arial"/>
                <w:lang w:val="fr-BE" w:eastAsia="el-GR"/>
              </w:rPr>
              <w:t>.</w:t>
            </w:r>
          </w:p>
          <w:p w14:paraId="07868A17" w14:textId="77777777" w:rsidR="005D0FED" w:rsidRPr="00292DEB" w:rsidRDefault="005D0FED" w:rsidP="00CD2271">
            <w:pPr>
              <w:keepNext/>
              <w:shd w:val="clear" w:color="auto" w:fill="FFFFFF"/>
              <w:spacing w:line="276" w:lineRule="auto"/>
              <w:outlineLvl w:val="2"/>
              <w:rPr>
                <w:rFonts w:eastAsia="Times New Roman" w:cs="Arial"/>
                <w:lang w:val="fr-BE" w:eastAsia="el-GR"/>
              </w:rPr>
            </w:pPr>
          </w:p>
          <w:p w14:paraId="4F6C510C" w14:textId="77777777" w:rsidR="005D0FED" w:rsidRPr="00292DEB" w:rsidRDefault="005D0FED" w:rsidP="00CD2271">
            <w:pPr>
              <w:keepNext/>
              <w:shd w:val="clear" w:color="auto" w:fill="FFFFFF"/>
              <w:spacing w:line="276" w:lineRule="auto"/>
              <w:outlineLvl w:val="2"/>
              <w:rPr>
                <w:rFonts w:eastAsia="Times New Roman" w:cs="Arial"/>
                <w:lang w:val="fr-BE" w:eastAsia="el-GR"/>
              </w:rPr>
            </w:pPr>
            <w:r w:rsidRPr="00292DEB">
              <w:rPr>
                <w:rFonts w:eastAsia="Times New Roman" w:cs="Arial"/>
                <w:lang w:val="fr-BE" w:eastAsia="el-GR"/>
              </w:rPr>
              <w:t xml:space="preserve">Pour </w:t>
            </w:r>
            <w:r w:rsidRPr="00292DEB">
              <w:rPr>
                <w:rFonts w:eastAsia="Times New Roman" w:cs="Arial"/>
                <w:color w:val="C00000"/>
                <w:lang w:val="fr-BE" w:eastAsia="el-GR"/>
              </w:rPr>
              <w:t>2025</w:t>
            </w:r>
            <w:r w:rsidRPr="00292DEB">
              <w:rPr>
                <w:rFonts w:eastAsia="Times New Roman" w:cs="Arial"/>
                <w:lang w:val="fr-BE" w:eastAsia="el-GR"/>
              </w:rPr>
              <w:t xml:space="preserve">, le coefficient de valorisation des pensions est de </w:t>
            </w:r>
            <w:r w:rsidRPr="00292DEB">
              <w:rPr>
                <w:rFonts w:eastAsia="Times New Roman" w:cs="Arial"/>
                <w:color w:val="C00000"/>
                <w:lang w:val="fr-BE" w:eastAsia="el-GR"/>
              </w:rPr>
              <w:t>2,4</w:t>
            </w:r>
            <w:r w:rsidRPr="00292DEB">
              <w:rPr>
                <w:rFonts w:eastAsia="Times New Roman" w:cs="Arial"/>
                <w:lang w:val="fr-BE" w:eastAsia="el-GR"/>
              </w:rPr>
              <w:t xml:space="preserve">% (décision ministérielle n° </w:t>
            </w:r>
            <w:r w:rsidRPr="00292DEB">
              <w:rPr>
                <w:rFonts w:cs="Arial"/>
                <w:color w:val="C00000"/>
                <w:lang w:val="fr-FR"/>
              </w:rPr>
              <w:t>53457/12 décembre 2024/ (</w:t>
            </w:r>
            <w:r w:rsidRPr="00292DEB">
              <w:rPr>
                <w:rFonts w:cs="Arial"/>
                <w:color w:val="C00000"/>
              </w:rPr>
              <w:t>Β</w:t>
            </w:r>
            <w:r w:rsidRPr="00292DEB">
              <w:rPr>
                <w:rFonts w:cs="Arial"/>
                <w:color w:val="C00000"/>
                <w:lang w:val="fr-FR"/>
              </w:rPr>
              <w:t>’ 6865/16 décembre 2024</w:t>
            </w:r>
            <w:r w:rsidRPr="00292DEB">
              <w:rPr>
                <w:rFonts w:cs="Arial"/>
                <w:lang w:val="fr-FR"/>
              </w:rPr>
              <w:t>))</w:t>
            </w:r>
            <w:r w:rsidRPr="00292DEB">
              <w:rPr>
                <w:rFonts w:eastAsia="Times New Roman" w:cs="Arial"/>
                <w:lang w:val="fr-BE" w:eastAsia="el-GR"/>
              </w:rPr>
              <w:t xml:space="preserve"> </w:t>
            </w:r>
          </w:p>
          <w:p w14:paraId="1CC88A50" w14:textId="096E1826" w:rsidR="005D0FED" w:rsidRPr="00292DEB" w:rsidRDefault="005D0FED" w:rsidP="00CD2271">
            <w:pPr>
              <w:pStyle w:val="StandardLinks"/>
              <w:spacing w:line="276" w:lineRule="auto"/>
              <w:jc w:val="both"/>
              <w:rPr>
                <w:rFonts w:cs="Arial"/>
                <w:i/>
                <w:iCs/>
                <w:lang w:val="fr-BE"/>
              </w:rPr>
            </w:pPr>
            <w:r w:rsidRPr="00292DEB">
              <w:rPr>
                <w:rFonts w:eastAsia="Times New Roman" w:cs="Arial"/>
                <w:lang w:val="fr-BE" w:eastAsia="el-GR"/>
              </w:rPr>
              <w:t xml:space="preserve">Par ailleurs, tous les trois ans, les pensions sont revalorisées en application d’une loi spéciale, afin de garantir la durabilité sur le long terme du système de sécurité sociale (article 25, paragraphe 5, de la loi </w:t>
            </w:r>
            <w:r w:rsidRPr="00292DEB">
              <w:rPr>
                <w:rFonts w:eastAsia="Times New Roman" w:cs="Arial"/>
                <w:color w:val="C00000"/>
                <w:lang w:val="fr-BE" w:eastAsia="el-GR"/>
              </w:rPr>
              <w:t>4670/2020</w:t>
            </w:r>
            <w:r w:rsidRPr="00292DEB">
              <w:rPr>
                <w:rFonts w:eastAsia="Times New Roman" w:cs="Arial"/>
                <w:lang w:val="fr-BE" w:eastAsia="el-GR"/>
              </w:rPr>
              <w:t>).</w:t>
            </w:r>
          </w:p>
        </w:tc>
        <w:tc>
          <w:tcPr>
            <w:tcW w:w="1370" w:type="pct"/>
          </w:tcPr>
          <w:p w14:paraId="13AC56D0" w14:textId="77777777" w:rsidR="005D0FED" w:rsidRPr="00292DEB" w:rsidRDefault="005D0FED" w:rsidP="00CD2271">
            <w:pPr>
              <w:pStyle w:val="Normal0"/>
              <w:spacing w:after="0"/>
              <w:rPr>
                <w:color w:val="000000" w:themeColor="text1"/>
                <w:sz w:val="15"/>
                <w:szCs w:val="15"/>
                <w:lang w:val="en-GB"/>
              </w:rPr>
            </w:pPr>
            <w:r w:rsidRPr="00292DEB">
              <w:rPr>
                <w:b/>
                <w:color w:val="FF0000"/>
                <w:sz w:val="15"/>
                <w:szCs w:val="15"/>
                <w:lang w:val="en-GB"/>
              </w:rPr>
              <w:t>E-VI-24-EL</w:t>
            </w:r>
          </w:p>
          <w:p w14:paraId="558B3623" w14:textId="77777777" w:rsidR="005D0FED" w:rsidRPr="00292DEB" w:rsidRDefault="005D0FED" w:rsidP="00CD2271">
            <w:pPr>
              <w:pStyle w:val="Normal0"/>
              <w:spacing w:after="0"/>
              <w:rPr>
                <w:i/>
                <w:sz w:val="15"/>
                <w:szCs w:val="15"/>
                <w:lang w:val="en-GB"/>
              </w:rPr>
            </w:pPr>
            <w:r w:rsidRPr="00292DEB">
              <w:rPr>
                <w:i/>
                <w:sz w:val="15"/>
                <w:szCs w:val="15"/>
                <w:lang w:val="en-GB"/>
              </w:rPr>
              <w:t>1</w:t>
            </w:r>
            <w:r w:rsidRPr="00292DEB">
              <w:rPr>
                <w:i/>
                <w:sz w:val="15"/>
                <w:szCs w:val="15"/>
                <w:vertAlign w:val="superscript"/>
                <w:lang w:val="en-GB"/>
              </w:rPr>
              <w:t>st</w:t>
            </w:r>
            <w:r w:rsidRPr="00292DEB">
              <w:rPr>
                <w:i/>
                <w:sz w:val="15"/>
                <w:szCs w:val="15"/>
                <w:lang w:val="en-GB"/>
              </w:rPr>
              <w:t xml:space="preserve"> pillar (main pension of e-EFKA)</w:t>
            </w:r>
            <w:r w:rsidRPr="00292DEB">
              <w:rPr>
                <w:sz w:val="15"/>
                <w:szCs w:val="15"/>
                <w:lang w:val="en-GB"/>
              </w:rPr>
              <w:t>:</w:t>
            </w:r>
          </w:p>
          <w:p w14:paraId="58A8CEFB" w14:textId="77777777" w:rsidR="005D0FED" w:rsidRPr="00292DEB" w:rsidRDefault="005D0FED" w:rsidP="00CD2271">
            <w:pPr>
              <w:pStyle w:val="Normal0"/>
              <w:shd w:val="clear" w:color="auto" w:fill="FFFFFF" w:themeFill="background1"/>
              <w:spacing w:after="0"/>
              <w:rPr>
                <w:color w:val="000000" w:themeColor="text1"/>
                <w:sz w:val="15"/>
                <w:szCs w:val="15"/>
                <w:lang w:val="en-GB"/>
              </w:rPr>
            </w:pPr>
            <w:r w:rsidRPr="00292DEB">
              <w:rPr>
                <w:color w:val="000000" w:themeColor="text1"/>
                <w:sz w:val="15"/>
                <w:szCs w:val="15"/>
                <w:lang w:val="en-GB"/>
              </w:rPr>
              <w:t xml:space="preserve">Adjustment every year by joint decision of the </w:t>
            </w:r>
            <w:r w:rsidRPr="00292DEB">
              <w:rPr>
                <w:color w:val="008000"/>
                <w:sz w:val="15"/>
                <w:szCs w:val="15"/>
                <w:lang w:val="en-GB"/>
              </w:rPr>
              <w:t>Ministers of Economy and Finance, Labour and Social Security</w:t>
            </w:r>
            <w:r w:rsidRPr="00292DEB">
              <w:rPr>
                <w:color w:val="000000" w:themeColor="text1"/>
                <w:sz w:val="15"/>
                <w:szCs w:val="15"/>
                <w:lang w:val="en-GB"/>
              </w:rPr>
              <w:t xml:space="preserve">, based on a coefficient which is determined by the sum of the change of </w:t>
            </w:r>
            <w:r w:rsidRPr="00292DEB">
              <w:rPr>
                <w:color w:val="008000"/>
                <w:sz w:val="15"/>
                <w:szCs w:val="15"/>
                <w:lang w:val="en-GB"/>
              </w:rPr>
              <w:t>GDP</w:t>
            </w:r>
            <w:r w:rsidRPr="00292DEB">
              <w:rPr>
                <w:color w:val="000000" w:themeColor="text1"/>
                <w:sz w:val="15"/>
                <w:szCs w:val="15"/>
                <w:lang w:val="en-GB"/>
              </w:rPr>
              <w:t xml:space="preserve"> and of the change in the </w:t>
            </w:r>
            <w:r w:rsidRPr="00292DEB">
              <w:rPr>
                <w:color w:val="008000"/>
                <w:sz w:val="15"/>
                <w:szCs w:val="15"/>
                <w:lang w:val="en-GB"/>
              </w:rPr>
              <w:t>Consumers' Price Index</w:t>
            </w:r>
            <w:r w:rsidRPr="00292DEB">
              <w:rPr>
                <w:color w:val="000000" w:themeColor="text1"/>
                <w:sz w:val="15"/>
                <w:szCs w:val="15"/>
                <w:lang w:val="en-GB"/>
              </w:rPr>
              <w:t xml:space="preserve"> of the preceding year divided by </w:t>
            </w:r>
            <w:r w:rsidRPr="00292DEB">
              <w:rPr>
                <w:color w:val="C00000"/>
                <w:sz w:val="15"/>
                <w:szCs w:val="15"/>
                <w:lang w:val="en-GB"/>
              </w:rPr>
              <w:t>2</w:t>
            </w:r>
            <w:r w:rsidRPr="00292DEB">
              <w:rPr>
                <w:color w:val="000000" w:themeColor="text1"/>
                <w:sz w:val="15"/>
                <w:szCs w:val="15"/>
                <w:lang w:val="en-GB"/>
              </w:rPr>
              <w:t xml:space="preserve">. It must not exceed the average annual change in the </w:t>
            </w:r>
            <w:r w:rsidRPr="00292DEB">
              <w:rPr>
                <w:color w:val="008000"/>
                <w:sz w:val="15"/>
                <w:szCs w:val="15"/>
                <w:lang w:val="en-GB"/>
              </w:rPr>
              <w:t>Consumer Price Index</w:t>
            </w:r>
            <w:r w:rsidRPr="00292DEB">
              <w:rPr>
                <w:color w:val="000000" w:themeColor="text1"/>
                <w:sz w:val="15"/>
                <w:szCs w:val="15"/>
                <w:lang w:val="en-GB"/>
              </w:rPr>
              <w:t xml:space="preserve"> (Art. 25 par. 4a of Law </w:t>
            </w:r>
            <w:r w:rsidRPr="00292DEB">
              <w:rPr>
                <w:color w:val="C00000"/>
                <w:sz w:val="15"/>
                <w:szCs w:val="15"/>
                <w:lang w:val="en-GB"/>
              </w:rPr>
              <w:t>4670/2020</w:t>
            </w:r>
            <w:r w:rsidRPr="00292DEB">
              <w:rPr>
                <w:color w:val="000000" w:themeColor="text1"/>
                <w:sz w:val="15"/>
                <w:szCs w:val="15"/>
                <w:lang w:val="en-GB"/>
              </w:rPr>
              <w:t>).</w:t>
            </w:r>
          </w:p>
          <w:p w14:paraId="5F194D19" w14:textId="77777777" w:rsidR="005D0FED" w:rsidRPr="00292DEB" w:rsidRDefault="005D0FED" w:rsidP="00CD2271">
            <w:pPr>
              <w:pStyle w:val="Normal0"/>
              <w:shd w:val="clear" w:color="auto" w:fill="FFFFFF" w:themeFill="background1"/>
              <w:spacing w:after="0"/>
              <w:rPr>
                <w:color w:val="000000" w:themeColor="text1"/>
                <w:sz w:val="15"/>
                <w:szCs w:val="15"/>
                <w:lang w:val="en-GB"/>
              </w:rPr>
            </w:pPr>
          </w:p>
          <w:p w14:paraId="68AF90B8" w14:textId="77777777" w:rsidR="005D0FED" w:rsidRPr="00292DEB" w:rsidRDefault="005D0FED" w:rsidP="00CD2271">
            <w:pPr>
              <w:pStyle w:val="Normal0"/>
              <w:shd w:val="clear" w:color="auto" w:fill="FFFFFF" w:themeFill="background1"/>
              <w:spacing w:after="0"/>
              <w:rPr>
                <w:sz w:val="15"/>
                <w:szCs w:val="15"/>
                <w:lang w:val="en-GB"/>
              </w:rPr>
            </w:pPr>
            <w:r w:rsidRPr="00292DEB">
              <w:rPr>
                <w:sz w:val="15"/>
                <w:szCs w:val="15"/>
                <w:lang w:val="en-GB"/>
              </w:rPr>
              <w:t xml:space="preserve">For </w:t>
            </w:r>
            <w:del w:id="277" w:author="Author">
              <w:r w:rsidRPr="00292DEB">
                <w:rPr>
                  <w:color w:val="C00000"/>
                  <w:sz w:val="15"/>
                  <w:szCs w:val="15"/>
                  <w:lang w:val="en-GB"/>
                </w:rPr>
                <w:delText>2025</w:delText>
              </w:r>
            </w:del>
            <w:ins w:id="278" w:author="Author">
              <w:r w:rsidRPr="00292DEB">
                <w:rPr>
                  <w:color w:val="C00000"/>
                  <w:sz w:val="15"/>
                  <w:szCs w:val="15"/>
                  <w:lang w:val="en-GB"/>
                </w:rPr>
                <w:t>2026</w:t>
              </w:r>
            </w:ins>
            <w:r w:rsidRPr="00292DEB">
              <w:rPr>
                <w:sz w:val="15"/>
                <w:szCs w:val="15"/>
                <w:lang w:val="en-GB"/>
              </w:rPr>
              <w:t xml:space="preserve">, the adjustment coefficient of pensions is </w:t>
            </w:r>
            <w:r w:rsidRPr="00292DEB">
              <w:rPr>
                <w:color w:val="C00000"/>
                <w:sz w:val="15"/>
                <w:szCs w:val="15"/>
                <w:lang w:val="en-GB"/>
              </w:rPr>
              <w:t xml:space="preserve">2.4% </w:t>
            </w:r>
            <w:r w:rsidRPr="00292DEB">
              <w:rPr>
                <w:sz w:val="15"/>
                <w:szCs w:val="15"/>
                <w:lang w:val="en-GB"/>
              </w:rPr>
              <w:t>(Ministerial Decision no.</w:t>
            </w:r>
            <w:del w:id="279" w:author="Author">
              <w:r w:rsidRPr="00292DEB">
                <w:rPr>
                  <w:color w:val="C00000"/>
                  <w:sz w:val="15"/>
                  <w:szCs w:val="15"/>
                  <w:lang w:val="en-GB"/>
                </w:rPr>
                <w:delText>53457/</w:delText>
              </w:r>
            </w:del>
            <w:ins w:id="280" w:author="Author">
              <w:r w:rsidRPr="00292DEB">
                <w:rPr>
                  <w:color w:val="C00000"/>
                  <w:sz w:val="15"/>
                  <w:szCs w:val="15"/>
                  <w:lang w:val="en-GB"/>
                </w:rPr>
                <w:t xml:space="preserve"> 31854/05.</w:t>
              </w:r>
            </w:ins>
            <w:r w:rsidRPr="00292DEB">
              <w:rPr>
                <w:color w:val="C00000"/>
                <w:sz w:val="15"/>
                <w:szCs w:val="15"/>
                <w:lang w:val="en-GB"/>
              </w:rPr>
              <w:t>12.</w:t>
            </w:r>
            <w:ins w:id="281" w:author="Author">
              <w:r w:rsidRPr="00292DEB">
                <w:rPr>
                  <w:color w:val="C00000"/>
                  <w:sz w:val="15"/>
                  <w:szCs w:val="15"/>
                  <w:lang w:val="en-GB"/>
                </w:rPr>
                <w:t xml:space="preserve">2025/ </w:t>
              </w:r>
              <w:r w:rsidRPr="00292DEB">
                <w:rPr>
                  <w:sz w:val="15"/>
                  <w:szCs w:val="15"/>
                  <w:lang w:val="en-GB"/>
                </w:rPr>
                <w:t>B’ 6519/08.</w:t>
              </w:r>
            </w:ins>
            <w:r w:rsidRPr="00292DEB">
              <w:rPr>
                <w:sz w:val="15"/>
                <w:szCs w:val="15"/>
                <w:lang w:val="en-GB"/>
              </w:rPr>
              <w:t>12.</w:t>
            </w:r>
            <w:del w:id="282" w:author="Author">
              <w:r w:rsidRPr="00292DEB">
                <w:rPr>
                  <w:color w:val="C00000"/>
                  <w:sz w:val="15"/>
                  <w:szCs w:val="15"/>
                  <w:lang w:val="en-GB"/>
                </w:rPr>
                <w:delText>2024/ (</w:delText>
              </w:r>
              <w:r w:rsidRPr="00292DEB">
                <w:rPr>
                  <w:color w:val="C00000"/>
                  <w:sz w:val="15"/>
                  <w:szCs w:val="15"/>
                </w:rPr>
                <w:delText>Β</w:delText>
              </w:r>
              <w:r w:rsidRPr="00292DEB">
                <w:rPr>
                  <w:color w:val="C00000"/>
                  <w:sz w:val="15"/>
                  <w:szCs w:val="15"/>
                  <w:lang w:val="en-GB"/>
                </w:rPr>
                <w:delText>’ 6865/16.12.2024</w:delText>
              </w:r>
              <w:r w:rsidRPr="00292DEB">
                <w:rPr>
                  <w:sz w:val="15"/>
                  <w:szCs w:val="15"/>
                  <w:lang w:val="en-GB"/>
                </w:rPr>
                <w:delText>))</w:delText>
              </w:r>
            </w:del>
            <w:ins w:id="283" w:author="Author">
              <w:r w:rsidRPr="00292DEB">
                <w:rPr>
                  <w:sz w:val="15"/>
                  <w:szCs w:val="15"/>
                  <w:lang w:val="en-GB"/>
                </w:rPr>
                <w:t>2025)</w:t>
              </w:r>
            </w:ins>
          </w:p>
          <w:p w14:paraId="1F6BBE91" w14:textId="324FDE7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color w:val="000000" w:themeColor="text1"/>
                <w:sz w:val="15"/>
                <w:szCs w:val="15"/>
                <w:lang w:val="en-GB"/>
              </w:rPr>
              <w:t xml:space="preserve">In addition, every </w:t>
            </w:r>
            <w:r w:rsidRPr="00292DEB">
              <w:rPr>
                <w:color w:val="C00000"/>
                <w:sz w:val="15"/>
                <w:szCs w:val="15"/>
                <w:lang w:val="en-GB"/>
              </w:rPr>
              <w:t>three</w:t>
            </w:r>
            <w:r w:rsidRPr="00292DEB">
              <w:rPr>
                <w:color w:val="000000" w:themeColor="text1"/>
                <w:sz w:val="15"/>
                <w:szCs w:val="15"/>
                <w:lang w:val="en-GB"/>
              </w:rPr>
              <w:t xml:space="preserve"> years, pensions are adjusted under a special law to ensure long-term sustainability of the social security system (Art. 25 par. 5 Law </w:t>
            </w:r>
            <w:r w:rsidRPr="00292DEB">
              <w:rPr>
                <w:color w:val="C00000"/>
                <w:sz w:val="15"/>
                <w:szCs w:val="15"/>
                <w:lang w:val="en-GB"/>
              </w:rPr>
              <w:t>4670/2020</w:t>
            </w:r>
            <w:r w:rsidRPr="00292DEB">
              <w:rPr>
                <w:color w:val="000000" w:themeColor="text1"/>
                <w:sz w:val="15"/>
                <w:szCs w:val="15"/>
                <w:lang w:val="en-GB"/>
              </w:rPr>
              <w:t>).</w:t>
            </w:r>
          </w:p>
        </w:tc>
        <w:tc>
          <w:tcPr>
            <w:tcW w:w="167" w:type="pct"/>
          </w:tcPr>
          <w:p w14:paraId="2845F2CD"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73EE00B2" w14:textId="521337CD" w:rsidR="005D0FED" w:rsidRPr="00292DEB" w:rsidRDefault="005D0FED" w:rsidP="00CD2271">
            <w:pPr>
              <w:spacing w:line="276" w:lineRule="auto"/>
              <w:rPr>
                <w:rFonts w:cs="Arial"/>
                <w:color w:val="0000FF"/>
              </w:rPr>
            </w:pPr>
          </w:p>
        </w:tc>
        <w:tc>
          <w:tcPr>
            <w:tcW w:w="127" w:type="pct"/>
          </w:tcPr>
          <w:p w14:paraId="1E8068D5" w14:textId="77777777" w:rsidR="005D0FED" w:rsidRPr="00292DEB" w:rsidRDefault="005D0FED" w:rsidP="00CD2271">
            <w:pPr>
              <w:spacing w:line="276" w:lineRule="auto"/>
              <w:rPr>
                <w:rFonts w:cs="Arial"/>
                <w:color w:val="0000FF"/>
                <w:lang w:val="fr-FR"/>
              </w:rPr>
            </w:pPr>
            <w:r w:rsidRPr="00292DEB">
              <w:rPr>
                <w:rFonts w:cs="Arial"/>
                <w:color w:val="0000FF"/>
                <w:lang w:val="fr-FR"/>
              </w:rPr>
              <w:t>24</w:t>
            </w:r>
          </w:p>
          <w:p w14:paraId="0C9D9AAA" w14:textId="19E2B7E7" w:rsidR="005D0FED" w:rsidRPr="00292DEB" w:rsidRDefault="005D0FED" w:rsidP="00CD2271">
            <w:pPr>
              <w:spacing w:line="276" w:lineRule="auto"/>
              <w:rPr>
                <w:rFonts w:cs="Arial"/>
                <w:color w:val="0000FF"/>
              </w:rPr>
            </w:pPr>
          </w:p>
        </w:tc>
        <w:tc>
          <w:tcPr>
            <w:tcW w:w="402" w:type="pct"/>
          </w:tcPr>
          <w:p w14:paraId="3F427C5C"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4AC755D5" w14:textId="77777777" w:rsidR="005D0FED" w:rsidRPr="00292DEB" w:rsidRDefault="005D0FED" w:rsidP="00CD2271">
            <w:pPr>
              <w:spacing w:line="276" w:lineRule="auto"/>
              <w:rPr>
                <w:rFonts w:cs="Arial"/>
                <w:color w:val="0000FF"/>
              </w:rPr>
            </w:pPr>
          </w:p>
        </w:tc>
      </w:tr>
      <w:tr w:rsidR="005D0FED" w:rsidRPr="00292DEB" w14:paraId="680C83AF" w14:textId="77777777" w:rsidTr="005D0FED">
        <w:tc>
          <w:tcPr>
            <w:tcW w:w="193" w:type="pct"/>
          </w:tcPr>
          <w:p w14:paraId="362C1EE8" w14:textId="77777777" w:rsidR="005D0FED" w:rsidRPr="00292DEB" w:rsidRDefault="005D0FED" w:rsidP="00CD2271">
            <w:pPr>
              <w:spacing w:line="276" w:lineRule="auto"/>
              <w:jc w:val="left"/>
              <w:rPr>
                <w:rFonts w:cs="Arial"/>
                <w:lang w:val="es-ES"/>
              </w:rPr>
            </w:pPr>
            <w:r w:rsidRPr="00292DEB">
              <w:rPr>
                <w:rFonts w:cs="Arial"/>
                <w:lang w:val="es-ES"/>
              </w:rPr>
              <w:t>EL</w:t>
            </w:r>
          </w:p>
          <w:p w14:paraId="55AA750F" w14:textId="77777777" w:rsidR="005D0FED" w:rsidRPr="00292DEB" w:rsidRDefault="005D0FED" w:rsidP="00CD2271">
            <w:pPr>
              <w:spacing w:line="276" w:lineRule="auto"/>
              <w:jc w:val="left"/>
              <w:rPr>
                <w:rFonts w:cs="Arial"/>
                <w:lang w:val="es-ES"/>
              </w:rPr>
            </w:pPr>
            <w:r w:rsidRPr="00292DEB">
              <w:rPr>
                <w:rFonts w:cs="Arial"/>
                <w:lang w:val="es-ES"/>
              </w:rPr>
              <w:t>EL</w:t>
            </w:r>
          </w:p>
          <w:p w14:paraId="07179AEE" w14:textId="076B3064" w:rsidR="005D0FED" w:rsidRPr="00292DEB" w:rsidRDefault="005D0FED" w:rsidP="00CD2271">
            <w:pPr>
              <w:spacing w:line="276" w:lineRule="auto"/>
              <w:jc w:val="left"/>
              <w:rPr>
                <w:rFonts w:cs="Arial"/>
                <w:lang w:val="es-ES"/>
              </w:rPr>
            </w:pPr>
          </w:p>
        </w:tc>
        <w:tc>
          <w:tcPr>
            <w:tcW w:w="1371" w:type="pct"/>
          </w:tcPr>
          <w:p w14:paraId="41A293B3" w14:textId="77777777" w:rsidR="005D0FED" w:rsidRPr="00292DEB" w:rsidRDefault="005D0FED" w:rsidP="00CD2271">
            <w:pPr>
              <w:spacing w:line="276" w:lineRule="auto"/>
              <w:rPr>
                <w:rFonts w:cs="Arial"/>
                <w:i/>
                <w:iCs/>
              </w:rPr>
            </w:pPr>
            <w:r w:rsidRPr="00292DEB">
              <w:rPr>
                <w:rFonts w:cs="Arial"/>
                <w:i/>
                <w:iCs/>
              </w:rPr>
              <w:t>1. Säule (Hauptrente der e-EFKA):</w:t>
            </w:r>
          </w:p>
          <w:p w14:paraId="150920FB" w14:textId="77777777" w:rsidR="005D0FED" w:rsidRPr="00292DEB" w:rsidRDefault="005D0FED" w:rsidP="00CD2271">
            <w:pPr>
              <w:spacing w:line="276" w:lineRule="auto"/>
              <w:rPr>
                <w:rFonts w:cs="Arial"/>
              </w:rPr>
            </w:pPr>
            <w:r w:rsidRPr="00292DEB">
              <w:rPr>
                <w:rFonts w:cs="Arial"/>
              </w:rPr>
              <w:t xml:space="preserve">Bei Rentnern, die eine Beschäftigung ausüben (als Arbeitnehmer oder selbständig), die der Pflichtversicherung der </w:t>
            </w:r>
            <w:r w:rsidRPr="00292DEB">
              <w:rPr>
                <w:rFonts w:cs="Arial"/>
                <w:color w:val="008000"/>
              </w:rPr>
              <w:t xml:space="preserve">Elektronischen Nationalen Sozialversicherung (e-EFKA) </w:t>
            </w:r>
            <w:r w:rsidRPr="00292DEB">
              <w:rPr>
                <w:rFonts w:cs="Arial"/>
              </w:rPr>
              <w:t>unterliegt, werden die Haupt- oder Zusatzrenten während der Beschäftigungszeit vollständig ausgezahlt, es werden jedoch beitragsunabhängige Mittel für die e-EFKA einbehalten.</w:t>
            </w:r>
          </w:p>
          <w:p w14:paraId="1A4306B1" w14:textId="77777777" w:rsidR="005D0FED" w:rsidRPr="00292DEB" w:rsidRDefault="005D0FED" w:rsidP="00CD2271">
            <w:pPr>
              <w:spacing w:line="276" w:lineRule="auto"/>
              <w:rPr>
                <w:rFonts w:cs="Arial"/>
              </w:rPr>
            </w:pPr>
          </w:p>
          <w:p w14:paraId="2F9F46B9" w14:textId="18646F0C" w:rsidR="005D0FED" w:rsidRPr="00292DEB" w:rsidRDefault="005D0FED" w:rsidP="00CD2271">
            <w:pPr>
              <w:spacing w:line="276" w:lineRule="auto"/>
              <w:rPr>
                <w:rFonts w:cs="Arial"/>
                <w:i/>
                <w:iCs/>
              </w:rPr>
            </w:pPr>
            <w:r w:rsidRPr="00292DEB">
              <w:rPr>
                <w:rFonts w:cs="Arial"/>
              </w:rPr>
              <w:t xml:space="preserve">Bei Rentnern, die Stellen in allgemeinen Regierungsbehörden zugeteilt wurden, wird die Zahlung der Hauptrente ausgesetzt, wenn sie jünger sind als </w:t>
            </w:r>
            <w:r w:rsidRPr="00292DEB">
              <w:rPr>
                <w:rFonts w:cs="Arial"/>
                <w:color w:val="C00000"/>
              </w:rPr>
              <w:t>62</w:t>
            </w:r>
            <w:r w:rsidRPr="00292DEB">
              <w:rPr>
                <w:rFonts w:cs="Arial"/>
              </w:rPr>
              <w:t xml:space="preserve"> Jahre. Nach Vollendung des </w:t>
            </w:r>
            <w:r w:rsidRPr="00292DEB">
              <w:rPr>
                <w:rFonts w:cs="Arial"/>
                <w:color w:val="C00000"/>
              </w:rPr>
              <w:t>62</w:t>
            </w:r>
            <w:r w:rsidRPr="00292DEB">
              <w:rPr>
                <w:rFonts w:cs="Arial"/>
              </w:rPr>
              <w:t xml:space="preserve">. Lebensjahres erhalten diese Rentner den vollen Betrag ihrer Renten (Haupt- oder Zusatzrente), sind jedoch verpflichtet, die beitragsunabhängigen Mittel zu zahlen. </w:t>
            </w:r>
          </w:p>
        </w:tc>
        <w:tc>
          <w:tcPr>
            <w:tcW w:w="1370" w:type="pct"/>
          </w:tcPr>
          <w:p w14:paraId="6004E26B"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366F1284" w14:textId="77777777" w:rsidR="005D0FED" w:rsidRPr="00292DEB" w:rsidRDefault="005D0FED" w:rsidP="00CD2271">
            <w:pPr>
              <w:spacing w:line="276" w:lineRule="auto"/>
              <w:rPr>
                <w:rFonts w:cs="Arial"/>
                <w:lang w:val="fr-BE"/>
              </w:rPr>
            </w:pPr>
            <w:r w:rsidRPr="00292DEB">
              <w:rPr>
                <w:rFonts w:cs="Arial"/>
                <w:lang w:val="fr-BE"/>
              </w:rPr>
              <w:t xml:space="preserve">Pour les retraités qui travaillent (en tant que salariés ou travailleurs indépendants) et qui relèvent de l’assurance obligatoire du </w:t>
            </w:r>
            <w:r w:rsidRPr="00292DEB">
              <w:rPr>
                <w:rFonts w:cs="Arial"/>
                <w:color w:val="008000"/>
                <w:lang w:val="fr-BE"/>
              </w:rPr>
              <w:t>Fonds national en ligne pour la sécurité sociale (e-EFKA</w:t>
            </w:r>
            <w:r w:rsidRPr="00292DEB">
              <w:rPr>
                <w:rFonts w:cs="Arial"/>
                <w:lang w:val="fr-BE"/>
              </w:rPr>
              <w:t>), la pension principale et la pension complémentaire sont versées dans leur totalité pendant la période de travail, mais une ressource non-contributive est retenue pour l’e-EFKA.</w:t>
            </w:r>
          </w:p>
          <w:p w14:paraId="5E261E27" w14:textId="77777777" w:rsidR="005D0FED" w:rsidRPr="00292DEB" w:rsidRDefault="005D0FED" w:rsidP="00CD2271">
            <w:pPr>
              <w:spacing w:line="276" w:lineRule="auto"/>
              <w:rPr>
                <w:rFonts w:cs="Arial"/>
                <w:lang w:val="fr-BE"/>
              </w:rPr>
            </w:pPr>
          </w:p>
          <w:p w14:paraId="775FB3F4" w14:textId="77777777" w:rsidR="005D0FED" w:rsidRPr="00292DEB" w:rsidRDefault="005D0FED" w:rsidP="00CD2271">
            <w:pPr>
              <w:spacing w:line="276" w:lineRule="auto"/>
              <w:rPr>
                <w:rFonts w:cs="Arial"/>
                <w:lang w:val="fr-BE"/>
              </w:rPr>
            </w:pPr>
            <w:r w:rsidRPr="00292DEB">
              <w:rPr>
                <w:rFonts w:cs="Arial"/>
                <w:lang w:val="fr-BE"/>
              </w:rPr>
              <w:t xml:space="preserve">Pour les retraités nommés à des postes dans des administrations publiques, le versement de la pension principale est suspendu (s’ils sont âgés de moins de </w:t>
            </w:r>
            <w:r w:rsidRPr="00292DEB">
              <w:rPr>
                <w:rFonts w:cs="Arial"/>
                <w:color w:val="C00000"/>
                <w:lang w:val="fr-BE"/>
              </w:rPr>
              <w:t xml:space="preserve">62 </w:t>
            </w:r>
            <w:r w:rsidRPr="00292DEB">
              <w:rPr>
                <w:rFonts w:cs="Arial"/>
                <w:lang w:val="fr-BE"/>
              </w:rPr>
              <w:t xml:space="preserve">ans). A l’issue de leur </w:t>
            </w:r>
            <w:r w:rsidRPr="00292DEB">
              <w:rPr>
                <w:rFonts w:cs="Arial"/>
                <w:color w:val="C00000"/>
                <w:lang w:val="fr-BE"/>
              </w:rPr>
              <w:t>62</w:t>
            </w:r>
            <w:r w:rsidRPr="00292DEB">
              <w:rPr>
                <w:rFonts w:cs="Arial"/>
                <w:vertAlign w:val="superscript"/>
                <w:lang w:val="fr-BE"/>
              </w:rPr>
              <w:t>e</w:t>
            </w:r>
            <w:r w:rsidRPr="00292DEB">
              <w:rPr>
                <w:rFonts w:cs="Arial"/>
                <w:lang w:val="fr-BE"/>
              </w:rPr>
              <w:t xml:space="preserve"> année, ces retraités reçoivent le montant complet des pensions (principale et complémentaire), mais sont obligés de payer la part non-contributive.</w:t>
            </w:r>
          </w:p>
          <w:p w14:paraId="0C68EBC5" w14:textId="77777777" w:rsidR="005D0FED" w:rsidRPr="00292DEB" w:rsidRDefault="005D0FED" w:rsidP="00CD2271">
            <w:pPr>
              <w:pStyle w:val="StandardLinks"/>
              <w:spacing w:line="276" w:lineRule="auto"/>
              <w:jc w:val="both"/>
              <w:rPr>
                <w:rFonts w:cs="Arial"/>
                <w:i/>
                <w:iCs/>
                <w:lang w:val="fr-BE"/>
              </w:rPr>
            </w:pPr>
          </w:p>
        </w:tc>
        <w:tc>
          <w:tcPr>
            <w:tcW w:w="1370" w:type="pct"/>
          </w:tcPr>
          <w:p w14:paraId="3D16BCE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E-VI-25-EL</w:t>
            </w:r>
          </w:p>
          <w:p w14:paraId="2C5A71F7"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24D2EE78"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For pensioners who undertake work (as an employee or self-employed) which is subject to compulsory insurance of the </w:t>
            </w:r>
            <w:r w:rsidRPr="00292DEB">
              <w:rPr>
                <w:color w:val="008000"/>
                <w:sz w:val="15"/>
                <w:szCs w:val="15"/>
                <w:lang w:val="en-GB"/>
              </w:rPr>
              <w:t>Electronic National Social Security Fund (e-EFKA)</w:t>
            </w:r>
            <w:r w:rsidRPr="00292DEB">
              <w:rPr>
                <w:color w:val="000000" w:themeColor="text1"/>
                <w:sz w:val="15"/>
                <w:szCs w:val="15"/>
                <w:lang w:val="en-GB"/>
              </w:rPr>
              <w:t xml:space="preserve">, the main and supplementary pensions </w:t>
            </w:r>
            <w:r w:rsidRPr="00292DEB">
              <w:rPr>
                <w:sz w:val="15"/>
                <w:szCs w:val="15"/>
                <w:lang w:val="en-GB"/>
              </w:rPr>
              <w:t>are paid in full during</w:t>
            </w:r>
            <w:r w:rsidRPr="00292DEB">
              <w:rPr>
                <w:color w:val="000000" w:themeColor="text1"/>
                <w:sz w:val="15"/>
                <w:szCs w:val="15"/>
                <w:lang w:val="en-GB"/>
              </w:rPr>
              <w:t xml:space="preserve"> the period of employment, but a non-contributory resource for </w:t>
            </w:r>
            <w:r w:rsidRPr="00292DEB">
              <w:rPr>
                <w:color w:val="008000"/>
                <w:sz w:val="15"/>
                <w:szCs w:val="15"/>
                <w:lang w:val="en-GB"/>
              </w:rPr>
              <w:t>e-EFKA</w:t>
            </w:r>
            <w:r w:rsidRPr="00292DEB">
              <w:rPr>
                <w:color w:val="000000" w:themeColor="text1"/>
                <w:sz w:val="15"/>
                <w:szCs w:val="15"/>
                <w:lang w:val="en-GB"/>
              </w:rPr>
              <w:t xml:space="preserve"> is withheld.</w:t>
            </w:r>
          </w:p>
          <w:p w14:paraId="4B132DFC"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p>
          <w:p w14:paraId="39D805D2" w14:textId="77777777" w:rsidR="005D0FED" w:rsidRPr="00292DEB" w:rsidRDefault="005D0FED" w:rsidP="00CD2271">
            <w:pPr>
              <w:pStyle w:val="Normal0"/>
              <w:spacing w:after="0" w:line="259" w:lineRule="auto"/>
              <w:rPr>
                <w:color w:val="000000" w:themeColor="text1"/>
                <w:sz w:val="15"/>
                <w:szCs w:val="15"/>
                <w:lang w:val="en-GB"/>
              </w:rPr>
            </w:pPr>
            <w:r w:rsidRPr="00292DEB">
              <w:rPr>
                <w:color w:val="000000" w:themeColor="text1"/>
                <w:sz w:val="15"/>
                <w:szCs w:val="15"/>
                <w:lang w:val="en-GB"/>
              </w:rPr>
              <w:t>For pensioners appointed to posts of general government bodies, the payment of the main pension is suspended if they are less than</w:t>
            </w:r>
            <w:r w:rsidRPr="00292DEB">
              <w:rPr>
                <w:color w:val="FF0000"/>
                <w:sz w:val="15"/>
                <w:szCs w:val="15"/>
                <w:lang w:val="en-GB"/>
              </w:rPr>
              <w:t xml:space="preserve"> </w:t>
            </w:r>
            <w:r w:rsidRPr="00292DEB">
              <w:rPr>
                <w:color w:val="C00000"/>
                <w:sz w:val="15"/>
                <w:szCs w:val="15"/>
                <w:lang w:val="en-GB"/>
              </w:rPr>
              <w:t>62</w:t>
            </w:r>
            <w:r w:rsidRPr="00292DEB">
              <w:rPr>
                <w:color w:val="000000" w:themeColor="text1"/>
                <w:sz w:val="15"/>
                <w:szCs w:val="15"/>
                <w:lang w:val="en-GB"/>
              </w:rPr>
              <w:t xml:space="preserve"> years old. After completion of their </w:t>
            </w:r>
            <w:r w:rsidRPr="00292DEB">
              <w:rPr>
                <w:color w:val="C00000"/>
                <w:sz w:val="15"/>
                <w:szCs w:val="15"/>
                <w:lang w:val="en-GB"/>
              </w:rPr>
              <w:t>62</w:t>
            </w:r>
            <w:r w:rsidRPr="00292DEB">
              <w:rPr>
                <w:color w:val="000000" w:themeColor="text1"/>
                <w:sz w:val="15"/>
                <w:szCs w:val="15"/>
                <w:vertAlign w:val="superscript"/>
                <w:lang w:val="en-GB"/>
              </w:rPr>
              <w:t>nd</w:t>
            </w:r>
            <w:r w:rsidRPr="00292DEB">
              <w:rPr>
                <w:color w:val="000000" w:themeColor="text1"/>
                <w:sz w:val="15"/>
                <w:szCs w:val="15"/>
                <w:lang w:val="en-GB"/>
              </w:rPr>
              <w:t xml:space="preserve"> year of age, these pensioners receive the full </w:t>
            </w:r>
            <w:proofErr w:type="gramStart"/>
            <w:r w:rsidRPr="00292DEB">
              <w:rPr>
                <w:color w:val="000000" w:themeColor="text1"/>
                <w:sz w:val="15"/>
                <w:szCs w:val="15"/>
                <w:lang w:val="en-GB"/>
              </w:rPr>
              <w:t>amount</w:t>
            </w:r>
            <w:proofErr w:type="gramEnd"/>
            <w:r w:rsidRPr="00292DEB">
              <w:rPr>
                <w:color w:val="000000" w:themeColor="text1"/>
                <w:sz w:val="15"/>
                <w:szCs w:val="15"/>
                <w:lang w:val="en-GB"/>
              </w:rPr>
              <w:t xml:space="preserve"> of pensions (main or supplementary</w:t>
            </w:r>
            <w:proofErr w:type="gramStart"/>
            <w:r w:rsidRPr="00292DEB">
              <w:rPr>
                <w:color w:val="000000" w:themeColor="text1"/>
                <w:sz w:val="15"/>
                <w:szCs w:val="15"/>
                <w:lang w:val="en-GB"/>
              </w:rPr>
              <w:t>), but</w:t>
            </w:r>
            <w:proofErr w:type="gramEnd"/>
            <w:r w:rsidRPr="00292DEB">
              <w:rPr>
                <w:color w:val="000000" w:themeColor="text1"/>
                <w:sz w:val="15"/>
                <w:szCs w:val="15"/>
                <w:lang w:val="en-GB"/>
              </w:rPr>
              <w:t xml:space="preserve"> are obliged to pay the non-contributory resource. </w:t>
            </w:r>
          </w:p>
          <w:p w14:paraId="2F642AFF" w14:textId="77777777" w:rsidR="005D0FED" w:rsidRPr="00292DEB" w:rsidRDefault="005D0FED" w:rsidP="00CD2271">
            <w:pPr>
              <w:pStyle w:val="Normal0"/>
              <w:spacing w:after="0" w:line="259" w:lineRule="auto"/>
              <w:rPr>
                <w:color w:val="000000" w:themeColor="text1"/>
                <w:sz w:val="15"/>
                <w:szCs w:val="15"/>
                <w:lang w:val="en-GB"/>
              </w:rPr>
            </w:pPr>
          </w:p>
          <w:p w14:paraId="30299FC3" w14:textId="4684435F" w:rsidR="005D0FED" w:rsidRPr="00292DEB" w:rsidRDefault="005D0FED" w:rsidP="00CD2271">
            <w:pPr>
              <w:pStyle w:val="Normal0"/>
              <w:spacing w:after="0" w:line="276" w:lineRule="auto"/>
              <w:rPr>
                <w:i/>
                <w:iCs/>
                <w:color w:val="000000" w:themeColor="text1"/>
                <w:sz w:val="15"/>
                <w:szCs w:val="15"/>
                <w:lang w:val="en-GB"/>
              </w:rPr>
            </w:pPr>
          </w:p>
        </w:tc>
        <w:tc>
          <w:tcPr>
            <w:tcW w:w="167" w:type="pct"/>
          </w:tcPr>
          <w:p w14:paraId="74A9AC1C"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47E2C259" w14:textId="487510B8" w:rsidR="005D0FED" w:rsidRPr="00292DEB" w:rsidRDefault="005D0FED" w:rsidP="00CD2271">
            <w:pPr>
              <w:spacing w:line="276" w:lineRule="auto"/>
              <w:rPr>
                <w:rFonts w:cs="Arial"/>
                <w:color w:val="0000FF"/>
                <w:lang w:val="fr-FR"/>
              </w:rPr>
            </w:pPr>
          </w:p>
        </w:tc>
        <w:tc>
          <w:tcPr>
            <w:tcW w:w="127" w:type="pct"/>
          </w:tcPr>
          <w:p w14:paraId="2C3CB472" w14:textId="77777777" w:rsidR="005D0FED" w:rsidRPr="00292DEB" w:rsidRDefault="005D0FED" w:rsidP="00CD2271">
            <w:pPr>
              <w:spacing w:line="276" w:lineRule="auto"/>
              <w:rPr>
                <w:rFonts w:cs="Arial"/>
                <w:color w:val="0000FF"/>
                <w:lang w:val="fr-FR"/>
              </w:rPr>
            </w:pPr>
            <w:r w:rsidRPr="00292DEB">
              <w:rPr>
                <w:rFonts w:cs="Arial"/>
                <w:color w:val="0000FF"/>
                <w:lang w:val="fr-FR"/>
              </w:rPr>
              <w:t>25</w:t>
            </w:r>
          </w:p>
          <w:p w14:paraId="6146A73F" w14:textId="3C581790" w:rsidR="005D0FED" w:rsidRPr="00292DEB" w:rsidRDefault="005D0FED" w:rsidP="00CD2271">
            <w:pPr>
              <w:spacing w:line="276" w:lineRule="auto"/>
              <w:rPr>
                <w:rFonts w:cs="Arial"/>
                <w:color w:val="0000FF"/>
                <w:lang w:val="fr-FR"/>
              </w:rPr>
            </w:pPr>
          </w:p>
        </w:tc>
        <w:tc>
          <w:tcPr>
            <w:tcW w:w="402" w:type="pct"/>
          </w:tcPr>
          <w:p w14:paraId="2FE34013"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6E8B10B3" w14:textId="0962EF03" w:rsidR="005D0FED" w:rsidRPr="00292DEB" w:rsidRDefault="005D0FED" w:rsidP="00CD2271">
            <w:pPr>
              <w:spacing w:line="276" w:lineRule="auto"/>
              <w:rPr>
                <w:rFonts w:cs="Arial"/>
                <w:color w:val="0000FF"/>
                <w:lang w:val="en-GB"/>
              </w:rPr>
            </w:pPr>
          </w:p>
        </w:tc>
      </w:tr>
      <w:tr w:rsidR="005D0FED" w:rsidRPr="00292DEB" w14:paraId="7B80CD0F" w14:textId="77777777" w:rsidTr="005D0FED">
        <w:tc>
          <w:tcPr>
            <w:tcW w:w="193" w:type="pct"/>
          </w:tcPr>
          <w:p w14:paraId="65611F4B" w14:textId="77777777" w:rsidR="005D0FED" w:rsidRPr="00292DEB" w:rsidRDefault="005D0FED" w:rsidP="00CD2271">
            <w:pPr>
              <w:spacing w:line="276" w:lineRule="auto"/>
              <w:jc w:val="left"/>
              <w:rPr>
                <w:rFonts w:cs="Arial"/>
                <w:lang w:val="es-ES"/>
              </w:rPr>
            </w:pPr>
            <w:r w:rsidRPr="00292DEB">
              <w:rPr>
                <w:rFonts w:cs="Arial"/>
                <w:lang w:val="es-ES"/>
              </w:rPr>
              <w:t>EL</w:t>
            </w:r>
          </w:p>
          <w:p w14:paraId="59FA6EC4" w14:textId="77777777" w:rsidR="005D0FED" w:rsidRPr="00292DEB" w:rsidRDefault="005D0FED" w:rsidP="00CD2271">
            <w:pPr>
              <w:spacing w:line="276" w:lineRule="auto"/>
              <w:jc w:val="left"/>
              <w:rPr>
                <w:rFonts w:cs="Arial"/>
                <w:lang w:val="es-ES"/>
              </w:rPr>
            </w:pPr>
            <w:r w:rsidRPr="00292DEB">
              <w:rPr>
                <w:rFonts w:cs="Arial"/>
                <w:lang w:val="es-ES"/>
              </w:rPr>
              <w:t>EL</w:t>
            </w:r>
          </w:p>
          <w:p w14:paraId="77782BF8" w14:textId="77777777" w:rsidR="005D0FED" w:rsidRPr="00292DEB" w:rsidRDefault="005D0FED" w:rsidP="00CD2271">
            <w:pPr>
              <w:spacing w:line="276" w:lineRule="auto"/>
              <w:jc w:val="left"/>
              <w:rPr>
                <w:rFonts w:cs="Arial"/>
                <w:lang w:val="es-ES"/>
              </w:rPr>
            </w:pPr>
            <w:r w:rsidRPr="00292DEB">
              <w:rPr>
                <w:rFonts w:cs="Arial"/>
                <w:lang w:val="es-ES"/>
              </w:rPr>
              <w:t>EL</w:t>
            </w:r>
          </w:p>
          <w:p w14:paraId="4324B6B4" w14:textId="583BAFF8" w:rsidR="005D0FED" w:rsidRPr="00292DEB" w:rsidRDefault="005D0FED" w:rsidP="00CD2271">
            <w:pPr>
              <w:spacing w:line="276" w:lineRule="auto"/>
              <w:jc w:val="left"/>
              <w:rPr>
                <w:rFonts w:cs="Arial"/>
                <w:lang w:val="es-ES"/>
              </w:rPr>
            </w:pPr>
            <w:r w:rsidRPr="00292DEB">
              <w:rPr>
                <w:rFonts w:cs="Arial"/>
                <w:lang w:val="es-ES"/>
              </w:rPr>
              <w:t>EL</w:t>
            </w:r>
          </w:p>
        </w:tc>
        <w:tc>
          <w:tcPr>
            <w:tcW w:w="1371" w:type="pct"/>
          </w:tcPr>
          <w:p w14:paraId="2D878629" w14:textId="77777777" w:rsidR="005D0FED" w:rsidRPr="00292DEB" w:rsidRDefault="005D0FED" w:rsidP="00CD2271">
            <w:pPr>
              <w:spacing w:line="276" w:lineRule="auto"/>
              <w:rPr>
                <w:rFonts w:cs="Arial"/>
                <w:i/>
                <w:iCs/>
              </w:rPr>
            </w:pPr>
            <w:r w:rsidRPr="00292DEB">
              <w:rPr>
                <w:rFonts w:cs="Arial"/>
                <w:i/>
                <w:iCs/>
              </w:rPr>
              <w:t>1. Säule (Hauptrente der e-EFKA):</w:t>
            </w:r>
          </w:p>
          <w:p w14:paraId="7281E0F8" w14:textId="4332A9BD" w:rsidR="005D0FED" w:rsidRPr="00292DEB" w:rsidRDefault="005D0FED" w:rsidP="00CD2271">
            <w:pPr>
              <w:spacing w:line="276" w:lineRule="auto"/>
              <w:rPr>
                <w:rFonts w:cs="Arial"/>
                <w:i/>
                <w:iCs/>
              </w:rPr>
            </w:pPr>
            <w:r w:rsidRPr="00292DEB">
              <w:rPr>
                <w:rFonts w:cs="Arial"/>
              </w:rPr>
              <w:t>Kumulation mit anderen Leistungen der sozialen Sicherheit möglich. Der Rentenbetrag wird nicht gekürzt.</w:t>
            </w:r>
          </w:p>
        </w:tc>
        <w:tc>
          <w:tcPr>
            <w:tcW w:w="1370" w:type="pct"/>
          </w:tcPr>
          <w:p w14:paraId="09A67F25"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3686CDB" w14:textId="77777777" w:rsidR="005D0FED" w:rsidRPr="00292DEB" w:rsidRDefault="005D0FED" w:rsidP="00CD2271">
            <w:pPr>
              <w:spacing w:line="276" w:lineRule="auto"/>
              <w:rPr>
                <w:rFonts w:cs="Arial"/>
                <w:bCs/>
                <w:lang w:val="fr-BE"/>
              </w:rPr>
            </w:pPr>
            <w:r w:rsidRPr="00292DEB">
              <w:rPr>
                <w:rFonts w:cs="Arial"/>
                <w:bCs/>
                <w:lang w:val="fr-BE"/>
              </w:rPr>
              <w:t>Le cumul avec d’autres prestations de sécurité sociale est possible. Le montant de la pension n’est pas réduit.</w:t>
            </w:r>
          </w:p>
          <w:p w14:paraId="7BA0722A" w14:textId="2ACD38F6" w:rsidR="005D0FED" w:rsidRPr="00292DEB" w:rsidRDefault="005D0FED" w:rsidP="00CD2271">
            <w:pPr>
              <w:pStyle w:val="StandardLinks"/>
              <w:spacing w:line="276" w:lineRule="auto"/>
              <w:jc w:val="both"/>
              <w:rPr>
                <w:rFonts w:cs="Arial"/>
                <w:i/>
                <w:iCs/>
                <w:lang w:val="fr-BE"/>
              </w:rPr>
            </w:pPr>
          </w:p>
        </w:tc>
        <w:tc>
          <w:tcPr>
            <w:tcW w:w="1370" w:type="pct"/>
          </w:tcPr>
          <w:p w14:paraId="0EE3ED4F"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E-VI-26-EL</w:t>
            </w:r>
          </w:p>
          <w:p w14:paraId="59139889"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5548C100" w14:textId="5FCF9962" w:rsidR="005D0FED" w:rsidRPr="00292DEB" w:rsidRDefault="005D0FED" w:rsidP="00CD2271">
            <w:pPr>
              <w:pStyle w:val="Normal0"/>
              <w:spacing w:after="0" w:line="276" w:lineRule="auto"/>
              <w:rPr>
                <w:i/>
                <w:iCs/>
                <w:color w:val="000000" w:themeColor="text1"/>
                <w:sz w:val="15"/>
                <w:szCs w:val="15"/>
                <w:lang w:val="en-GB"/>
              </w:rPr>
            </w:pPr>
            <w:r w:rsidRPr="00292DEB">
              <w:rPr>
                <w:color w:val="000000"/>
                <w:sz w:val="15"/>
                <w:szCs w:val="15"/>
                <w:lang w:val="en-GB"/>
              </w:rPr>
              <w:t>Cumulation with other social security benefits possible. The pension’s amount is not reduced.</w:t>
            </w:r>
          </w:p>
        </w:tc>
        <w:tc>
          <w:tcPr>
            <w:tcW w:w="167" w:type="pct"/>
          </w:tcPr>
          <w:p w14:paraId="5FDD03E6" w14:textId="77777777" w:rsidR="005D0FED" w:rsidRPr="00292DEB" w:rsidRDefault="005D0FED" w:rsidP="00CD2271">
            <w:pPr>
              <w:spacing w:line="276" w:lineRule="auto"/>
              <w:rPr>
                <w:rFonts w:cs="Arial"/>
                <w:color w:val="0000FF"/>
                <w:lang w:val="fr-FR"/>
              </w:rPr>
            </w:pPr>
            <w:r w:rsidRPr="00292DEB">
              <w:rPr>
                <w:rFonts w:cs="Arial"/>
                <w:color w:val="0000FF"/>
                <w:lang w:val="fr-FR"/>
              </w:rPr>
              <w:t>6</w:t>
            </w:r>
          </w:p>
          <w:p w14:paraId="6320EDB2" w14:textId="3C1DD765" w:rsidR="005D0FED" w:rsidRPr="00292DEB" w:rsidRDefault="005D0FED" w:rsidP="00CD2271">
            <w:pPr>
              <w:spacing w:line="276" w:lineRule="auto"/>
              <w:rPr>
                <w:rFonts w:cs="Arial"/>
                <w:color w:val="0000FF"/>
                <w:lang w:val="fr-FR"/>
              </w:rPr>
            </w:pPr>
          </w:p>
        </w:tc>
        <w:tc>
          <w:tcPr>
            <w:tcW w:w="127" w:type="pct"/>
          </w:tcPr>
          <w:p w14:paraId="2F330F4D" w14:textId="77777777" w:rsidR="005D0FED" w:rsidRPr="00292DEB" w:rsidRDefault="005D0FED" w:rsidP="00CD2271">
            <w:pPr>
              <w:spacing w:line="276" w:lineRule="auto"/>
              <w:rPr>
                <w:rFonts w:cs="Arial"/>
                <w:color w:val="0000FF"/>
                <w:lang w:val="fr-FR"/>
              </w:rPr>
            </w:pPr>
            <w:r w:rsidRPr="00292DEB">
              <w:rPr>
                <w:rFonts w:cs="Arial"/>
                <w:color w:val="0000FF"/>
                <w:lang w:val="fr-FR"/>
              </w:rPr>
              <w:t>26</w:t>
            </w:r>
          </w:p>
          <w:p w14:paraId="014BB78F" w14:textId="3CEB6FF6" w:rsidR="005D0FED" w:rsidRPr="00292DEB" w:rsidRDefault="005D0FED" w:rsidP="00CD2271">
            <w:pPr>
              <w:spacing w:line="276" w:lineRule="auto"/>
              <w:rPr>
                <w:rFonts w:cs="Arial"/>
                <w:color w:val="0000FF"/>
                <w:lang w:val="fr-FR"/>
              </w:rPr>
            </w:pPr>
          </w:p>
        </w:tc>
        <w:tc>
          <w:tcPr>
            <w:tcW w:w="402" w:type="pct"/>
          </w:tcPr>
          <w:p w14:paraId="54DEDC21"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50CDA005" w14:textId="343B8D91" w:rsidR="005D0FED" w:rsidRPr="00292DEB" w:rsidRDefault="005D0FED" w:rsidP="00CD2271">
            <w:pPr>
              <w:spacing w:line="276" w:lineRule="auto"/>
              <w:rPr>
                <w:rFonts w:cs="Arial"/>
                <w:color w:val="0000FF"/>
                <w:lang w:val="en-GB"/>
              </w:rPr>
            </w:pPr>
          </w:p>
        </w:tc>
      </w:tr>
      <w:tr w:rsidR="005D0FED" w:rsidRPr="00292DEB" w14:paraId="15DDEE8B" w14:textId="77777777" w:rsidTr="005D0FED">
        <w:tc>
          <w:tcPr>
            <w:tcW w:w="193" w:type="pct"/>
          </w:tcPr>
          <w:p w14:paraId="2D50D97C" w14:textId="77777777" w:rsidR="005D0FED" w:rsidRPr="00292DEB" w:rsidRDefault="005D0FED" w:rsidP="00CD2271">
            <w:pPr>
              <w:spacing w:line="276" w:lineRule="auto"/>
              <w:jc w:val="left"/>
              <w:rPr>
                <w:rFonts w:cs="Arial"/>
                <w:lang w:val="en-GB"/>
              </w:rPr>
            </w:pPr>
            <w:r w:rsidRPr="00292DEB">
              <w:rPr>
                <w:rFonts w:cs="Arial"/>
                <w:lang w:val="en-GB"/>
              </w:rPr>
              <w:t>EL</w:t>
            </w:r>
          </w:p>
          <w:p w14:paraId="1747BDAD" w14:textId="11B42432"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6824F329" w14:textId="77777777" w:rsidR="005D0FED" w:rsidRPr="00292DEB" w:rsidRDefault="005D0FED" w:rsidP="00CD2271">
            <w:pPr>
              <w:spacing w:line="276" w:lineRule="auto"/>
              <w:rPr>
                <w:rFonts w:cs="Arial"/>
                <w:i/>
                <w:iCs/>
              </w:rPr>
            </w:pPr>
            <w:r w:rsidRPr="00292DEB">
              <w:rPr>
                <w:rFonts w:cs="Arial"/>
                <w:i/>
                <w:iCs/>
              </w:rPr>
              <w:t>1. Säule (Hauptrente der e-EFKA):</w:t>
            </w:r>
          </w:p>
          <w:p w14:paraId="6C91516C" w14:textId="77777777" w:rsidR="005D0FED" w:rsidRPr="00292DEB" w:rsidRDefault="005D0FED" w:rsidP="00CD2271">
            <w:pPr>
              <w:spacing w:line="276" w:lineRule="auto"/>
              <w:rPr>
                <w:rFonts w:cs="Arial"/>
              </w:rPr>
            </w:pPr>
            <w:r w:rsidRPr="00292DEB">
              <w:rPr>
                <w:rFonts w:cs="Arial"/>
              </w:rPr>
              <w:t>Die Leistungen unterliegen der Steuer.</w:t>
            </w:r>
          </w:p>
          <w:p w14:paraId="364447D3" w14:textId="08FBA5BD" w:rsidR="005D0FED" w:rsidRPr="00292DEB" w:rsidRDefault="005D0FED" w:rsidP="00CD2271">
            <w:pPr>
              <w:spacing w:line="276" w:lineRule="auto"/>
              <w:rPr>
                <w:rFonts w:cs="Arial"/>
                <w:i/>
                <w:iCs/>
              </w:rPr>
            </w:pPr>
          </w:p>
        </w:tc>
        <w:tc>
          <w:tcPr>
            <w:tcW w:w="1370" w:type="pct"/>
          </w:tcPr>
          <w:p w14:paraId="1DED7ACC"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3A8CA094" w14:textId="77777777" w:rsidR="005D0FED" w:rsidRPr="00292DEB" w:rsidRDefault="005D0FED" w:rsidP="00CD2271">
            <w:pPr>
              <w:spacing w:line="276" w:lineRule="auto"/>
              <w:rPr>
                <w:rFonts w:cs="Arial"/>
                <w:lang w:val="fr-BE"/>
              </w:rPr>
            </w:pPr>
            <w:r w:rsidRPr="00292DEB">
              <w:rPr>
                <w:rFonts w:cs="Arial"/>
                <w:lang w:val="fr-BE"/>
              </w:rPr>
              <w:t>Prestations soumises à l’impôt.</w:t>
            </w:r>
          </w:p>
          <w:p w14:paraId="74844968" w14:textId="0DBDD451" w:rsidR="005D0FED" w:rsidRPr="00292DEB" w:rsidRDefault="005D0FED" w:rsidP="00CD2271">
            <w:pPr>
              <w:pStyle w:val="StandardLinks"/>
              <w:spacing w:line="276" w:lineRule="auto"/>
              <w:jc w:val="both"/>
              <w:rPr>
                <w:rFonts w:cs="Arial"/>
                <w:i/>
                <w:iCs/>
                <w:lang w:val="fr-BE"/>
              </w:rPr>
            </w:pPr>
          </w:p>
        </w:tc>
        <w:tc>
          <w:tcPr>
            <w:tcW w:w="1370" w:type="pct"/>
          </w:tcPr>
          <w:p w14:paraId="3A3C27BB"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E-VI-27-EL</w:t>
            </w:r>
          </w:p>
          <w:p w14:paraId="30CD16B0"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46EC2B0A"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Benefits are subject to tax.</w:t>
            </w:r>
          </w:p>
          <w:p w14:paraId="1201203B" w14:textId="5A52540D" w:rsidR="005D0FED" w:rsidRPr="00292DEB" w:rsidRDefault="005D0FED" w:rsidP="00CD2271">
            <w:pPr>
              <w:pStyle w:val="Normal0"/>
              <w:spacing w:after="0" w:line="276" w:lineRule="auto"/>
              <w:rPr>
                <w:i/>
                <w:iCs/>
                <w:color w:val="000000" w:themeColor="text1"/>
                <w:sz w:val="15"/>
                <w:szCs w:val="15"/>
                <w:lang w:val="en-GB"/>
              </w:rPr>
            </w:pPr>
          </w:p>
        </w:tc>
        <w:tc>
          <w:tcPr>
            <w:tcW w:w="167" w:type="pct"/>
          </w:tcPr>
          <w:p w14:paraId="503E3E3D" w14:textId="681A246C" w:rsidR="005D0FED" w:rsidRPr="00292DEB" w:rsidRDefault="005D0FED" w:rsidP="00CD2271">
            <w:pPr>
              <w:spacing w:line="276" w:lineRule="auto"/>
              <w:rPr>
                <w:rFonts w:cs="Arial"/>
                <w:color w:val="0000FF"/>
                <w:lang w:val="fr-FR"/>
              </w:rPr>
            </w:pPr>
            <w:r w:rsidRPr="00292DEB">
              <w:rPr>
                <w:rFonts w:cs="Arial"/>
                <w:color w:val="0000FF"/>
                <w:lang w:val="fr-FR"/>
              </w:rPr>
              <w:lastRenderedPageBreak/>
              <w:t>6</w:t>
            </w:r>
          </w:p>
        </w:tc>
        <w:tc>
          <w:tcPr>
            <w:tcW w:w="127" w:type="pct"/>
          </w:tcPr>
          <w:p w14:paraId="7EE69CF2" w14:textId="2B4B19B6" w:rsidR="005D0FED" w:rsidRPr="00292DEB" w:rsidRDefault="005D0FED" w:rsidP="00CD2271">
            <w:pPr>
              <w:spacing w:line="276" w:lineRule="auto"/>
              <w:rPr>
                <w:rFonts w:cs="Arial"/>
                <w:color w:val="0000FF"/>
                <w:lang w:val="fr-FR"/>
              </w:rPr>
            </w:pPr>
            <w:r w:rsidRPr="00292DEB">
              <w:rPr>
                <w:rFonts w:cs="Arial"/>
                <w:color w:val="0000FF"/>
                <w:lang w:val="fr-FR"/>
              </w:rPr>
              <w:t>27</w:t>
            </w:r>
          </w:p>
        </w:tc>
        <w:tc>
          <w:tcPr>
            <w:tcW w:w="402" w:type="pct"/>
          </w:tcPr>
          <w:p w14:paraId="7B2621EC"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701FFA9B" w14:textId="5D746F04" w:rsidR="005D0FED" w:rsidRPr="00292DEB" w:rsidRDefault="005D0FED" w:rsidP="00CD2271">
            <w:pPr>
              <w:spacing w:line="276" w:lineRule="auto"/>
              <w:rPr>
                <w:rFonts w:cs="Arial"/>
                <w:color w:val="0000FF"/>
                <w:lang w:val="en-GB"/>
              </w:rPr>
            </w:pPr>
          </w:p>
        </w:tc>
      </w:tr>
      <w:tr w:rsidR="005D0FED" w:rsidRPr="00292DEB" w14:paraId="1117EED3" w14:textId="77777777" w:rsidTr="005D0FED">
        <w:tc>
          <w:tcPr>
            <w:tcW w:w="193" w:type="pct"/>
          </w:tcPr>
          <w:p w14:paraId="3446118E" w14:textId="77777777" w:rsidR="005D0FED" w:rsidRPr="00292DEB" w:rsidRDefault="005D0FED" w:rsidP="00CD2271">
            <w:pPr>
              <w:spacing w:line="276" w:lineRule="auto"/>
              <w:jc w:val="left"/>
              <w:rPr>
                <w:rFonts w:cs="Arial"/>
                <w:lang w:val="en-GB"/>
              </w:rPr>
            </w:pPr>
            <w:r w:rsidRPr="00292DEB">
              <w:rPr>
                <w:rFonts w:cs="Arial"/>
                <w:lang w:val="en-GB"/>
              </w:rPr>
              <w:t>EL</w:t>
            </w:r>
          </w:p>
          <w:p w14:paraId="7E150310" w14:textId="7F1C49B3"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3FF917A5" w14:textId="77777777" w:rsidR="005D0FED" w:rsidRPr="00292DEB" w:rsidRDefault="005D0FED" w:rsidP="00CD2271">
            <w:pPr>
              <w:spacing w:line="276" w:lineRule="auto"/>
              <w:rPr>
                <w:rFonts w:cs="Arial"/>
                <w:i/>
                <w:iCs/>
              </w:rPr>
            </w:pPr>
            <w:r w:rsidRPr="00292DEB">
              <w:rPr>
                <w:rFonts w:cs="Arial"/>
                <w:i/>
                <w:iCs/>
              </w:rPr>
              <w:t>1. Säule (Hauptrente der e-EFKA):</w:t>
            </w:r>
          </w:p>
          <w:p w14:paraId="520CF287" w14:textId="77777777" w:rsidR="005D0FED" w:rsidRPr="00292DEB" w:rsidRDefault="005D0FED" w:rsidP="00CD2271">
            <w:pPr>
              <w:spacing w:line="276" w:lineRule="auto"/>
              <w:rPr>
                <w:rFonts w:cs="Arial"/>
              </w:rPr>
            </w:pPr>
            <w:r w:rsidRPr="00292DEB">
              <w:rPr>
                <w:rFonts w:cs="Arial"/>
              </w:rPr>
              <w:t>Es gelten allgemeine Regeln der Besteuerung. Ausnahmen für bestimmte Gruppen wie Kriegsversehrte, Kriegsopfer und ihre Familien, Blinde und Querschnittsgelähmte.</w:t>
            </w:r>
          </w:p>
          <w:p w14:paraId="07238257" w14:textId="04CBC2FF" w:rsidR="005D0FED" w:rsidRPr="00292DEB" w:rsidRDefault="005D0FED" w:rsidP="00CD2271">
            <w:pPr>
              <w:spacing w:line="276" w:lineRule="auto"/>
              <w:rPr>
                <w:rFonts w:cs="Arial"/>
                <w:i/>
                <w:iCs/>
              </w:rPr>
            </w:pPr>
          </w:p>
        </w:tc>
        <w:tc>
          <w:tcPr>
            <w:tcW w:w="1370" w:type="pct"/>
          </w:tcPr>
          <w:p w14:paraId="55C0F9DC"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673E5E70" w14:textId="77777777" w:rsidR="005D0FED" w:rsidRPr="00292DEB" w:rsidRDefault="005D0FED" w:rsidP="00CD2271">
            <w:pPr>
              <w:spacing w:line="276" w:lineRule="auto"/>
              <w:rPr>
                <w:rFonts w:cs="Arial"/>
                <w:lang w:val="fr-BE"/>
              </w:rPr>
            </w:pPr>
            <w:r w:rsidRPr="00292DEB">
              <w:rPr>
                <w:rFonts w:cs="Arial"/>
                <w:lang w:val="fr-BE"/>
              </w:rPr>
              <w:t>Les règles générales d’imposition s’appliquent. Certaines exonérations pour les mutilés de guerre, les victimes et les familles des victimes de guerre, les aveugles et les personnes souffrant de paraplégie.</w:t>
            </w:r>
          </w:p>
          <w:p w14:paraId="784BEB17" w14:textId="201F4D8A" w:rsidR="005D0FED" w:rsidRPr="00292DEB" w:rsidRDefault="005D0FED" w:rsidP="00CD2271">
            <w:pPr>
              <w:pStyle w:val="StandardLinks"/>
              <w:spacing w:line="276" w:lineRule="auto"/>
              <w:jc w:val="both"/>
              <w:rPr>
                <w:rFonts w:cs="Arial"/>
                <w:i/>
                <w:iCs/>
                <w:lang w:val="fr-BE"/>
              </w:rPr>
            </w:pPr>
          </w:p>
        </w:tc>
        <w:tc>
          <w:tcPr>
            <w:tcW w:w="1370" w:type="pct"/>
          </w:tcPr>
          <w:p w14:paraId="6D3BF4F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E-VI-28-EL</w:t>
            </w:r>
          </w:p>
          <w:p w14:paraId="3030F1B5" w14:textId="77777777" w:rsidR="005D0FED" w:rsidRPr="00292DEB" w:rsidRDefault="005D0FED" w:rsidP="00CD2271">
            <w:pPr>
              <w:pStyle w:val="Normal0"/>
              <w:pBdr>
                <w:top w:val="nil"/>
                <w:left w:val="nil"/>
                <w:bottom w:val="nil"/>
                <w:right w:val="nil"/>
                <w:between w:val="nil"/>
              </w:pBdr>
              <w:spacing w:after="0"/>
              <w:rPr>
                <w:i/>
                <w:color w:val="000000"/>
                <w:sz w:val="15"/>
                <w:szCs w:val="15"/>
                <w:lang w:val="en-GB"/>
              </w:rPr>
            </w:pP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color w:val="000000"/>
                <w:sz w:val="15"/>
                <w:szCs w:val="15"/>
                <w:lang w:val="en-GB"/>
              </w:rPr>
              <w:t>:</w:t>
            </w:r>
          </w:p>
          <w:p w14:paraId="60B58817"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General taxation rules apply. Certain exemptions for persons disabled in war, war victims and their families, blind and those suffering from paraplegia.</w:t>
            </w:r>
          </w:p>
          <w:p w14:paraId="1386C6FF" w14:textId="6BF20E0D" w:rsidR="005D0FED" w:rsidRPr="00292DEB" w:rsidRDefault="005D0FED" w:rsidP="00CD2271">
            <w:pPr>
              <w:pStyle w:val="Normal0"/>
              <w:spacing w:after="0" w:line="276" w:lineRule="auto"/>
              <w:rPr>
                <w:i/>
                <w:iCs/>
                <w:color w:val="000000" w:themeColor="text1"/>
                <w:sz w:val="15"/>
                <w:szCs w:val="15"/>
                <w:lang w:val="en-GB"/>
              </w:rPr>
            </w:pPr>
          </w:p>
        </w:tc>
        <w:tc>
          <w:tcPr>
            <w:tcW w:w="167" w:type="pct"/>
          </w:tcPr>
          <w:p w14:paraId="348CDF02" w14:textId="1DDAF203" w:rsidR="005D0FED" w:rsidRPr="00292DEB" w:rsidRDefault="005D0FED" w:rsidP="00CD2271">
            <w:pPr>
              <w:spacing w:line="276" w:lineRule="auto"/>
              <w:rPr>
                <w:rFonts w:cs="Arial"/>
                <w:color w:val="0000FF"/>
                <w:lang w:val="fr-FR"/>
              </w:rPr>
            </w:pPr>
            <w:r w:rsidRPr="00292DEB">
              <w:rPr>
                <w:rFonts w:cs="Arial"/>
                <w:color w:val="0000FF"/>
                <w:lang w:val="fr-FR"/>
              </w:rPr>
              <w:t>6</w:t>
            </w:r>
          </w:p>
        </w:tc>
        <w:tc>
          <w:tcPr>
            <w:tcW w:w="127" w:type="pct"/>
          </w:tcPr>
          <w:p w14:paraId="1B541650" w14:textId="075E797F" w:rsidR="005D0FED" w:rsidRPr="00292DEB" w:rsidRDefault="005D0FED" w:rsidP="00CD2271">
            <w:pPr>
              <w:spacing w:line="276" w:lineRule="auto"/>
              <w:rPr>
                <w:rFonts w:cs="Arial"/>
                <w:color w:val="0000FF"/>
                <w:lang w:val="fr-FR"/>
              </w:rPr>
            </w:pPr>
            <w:r w:rsidRPr="00292DEB">
              <w:rPr>
                <w:rFonts w:cs="Arial"/>
                <w:color w:val="0000FF"/>
                <w:lang w:val="fr-FR"/>
              </w:rPr>
              <w:t>28</w:t>
            </w:r>
          </w:p>
        </w:tc>
        <w:tc>
          <w:tcPr>
            <w:tcW w:w="402" w:type="pct"/>
          </w:tcPr>
          <w:p w14:paraId="7D846AF5" w14:textId="77777777" w:rsidR="005D0FED" w:rsidRPr="00292DEB" w:rsidRDefault="005D0FED" w:rsidP="00CD2271">
            <w:pPr>
              <w:spacing w:line="276" w:lineRule="auto"/>
              <w:rPr>
                <w:rFonts w:cs="Arial"/>
                <w:color w:val="0000FF"/>
                <w:lang w:val="en-GB"/>
              </w:rPr>
            </w:pPr>
            <w:r w:rsidRPr="00292DEB">
              <w:rPr>
                <w:rFonts w:cs="Arial"/>
                <w:color w:val="0000FF"/>
                <w:lang w:val="en-GB"/>
              </w:rPr>
              <w:t>GREECE</w:t>
            </w:r>
          </w:p>
          <w:p w14:paraId="03E8B297" w14:textId="4E67C1D8" w:rsidR="005D0FED" w:rsidRPr="00292DEB" w:rsidRDefault="005D0FED" w:rsidP="00CD2271">
            <w:pPr>
              <w:spacing w:line="276" w:lineRule="auto"/>
              <w:rPr>
                <w:rFonts w:cs="Arial"/>
                <w:color w:val="0000FF"/>
                <w:lang w:val="en-GB"/>
              </w:rPr>
            </w:pPr>
          </w:p>
        </w:tc>
      </w:tr>
      <w:tr w:rsidR="005D0FED" w:rsidRPr="00292DEB" w14:paraId="528A16BE" w14:textId="77777777" w:rsidTr="005D0FED">
        <w:tc>
          <w:tcPr>
            <w:tcW w:w="193" w:type="pct"/>
          </w:tcPr>
          <w:p w14:paraId="7C8784D8" w14:textId="77777777" w:rsidR="005D0FED" w:rsidRPr="00292DEB" w:rsidRDefault="005D0FED" w:rsidP="00CD2271">
            <w:pPr>
              <w:spacing w:line="276" w:lineRule="auto"/>
              <w:jc w:val="left"/>
              <w:rPr>
                <w:rFonts w:cs="Arial"/>
                <w:lang w:val="es-ES"/>
              </w:rPr>
            </w:pPr>
            <w:r w:rsidRPr="00292DEB">
              <w:rPr>
                <w:rFonts w:cs="Arial"/>
                <w:lang w:val="es-ES"/>
              </w:rPr>
              <w:t>EL</w:t>
            </w:r>
          </w:p>
          <w:p w14:paraId="760052E5" w14:textId="77777777" w:rsidR="005D0FED" w:rsidRPr="00292DEB" w:rsidRDefault="005D0FED" w:rsidP="00CD2271">
            <w:pPr>
              <w:spacing w:line="276" w:lineRule="auto"/>
              <w:jc w:val="left"/>
              <w:rPr>
                <w:rFonts w:cs="Arial"/>
                <w:lang w:val="es-ES"/>
              </w:rPr>
            </w:pPr>
            <w:r w:rsidRPr="00292DEB">
              <w:rPr>
                <w:rFonts w:cs="Arial"/>
                <w:lang w:val="es-ES"/>
              </w:rPr>
              <w:t>EL</w:t>
            </w:r>
          </w:p>
          <w:p w14:paraId="057901EC" w14:textId="77777777" w:rsidR="005D0FED" w:rsidRPr="00292DEB" w:rsidRDefault="005D0FED" w:rsidP="00CD2271">
            <w:pPr>
              <w:spacing w:line="276" w:lineRule="auto"/>
              <w:jc w:val="left"/>
              <w:rPr>
                <w:rFonts w:cs="Arial"/>
                <w:lang w:val="es-ES"/>
              </w:rPr>
            </w:pPr>
            <w:r w:rsidRPr="00292DEB">
              <w:rPr>
                <w:rFonts w:cs="Arial"/>
                <w:lang w:val="es-ES"/>
              </w:rPr>
              <w:t>EL</w:t>
            </w:r>
          </w:p>
          <w:p w14:paraId="0E4B6F6A" w14:textId="77777777" w:rsidR="005D0FED" w:rsidRPr="00292DEB" w:rsidRDefault="005D0FED" w:rsidP="00CD2271">
            <w:pPr>
              <w:spacing w:line="276" w:lineRule="auto"/>
              <w:jc w:val="left"/>
              <w:rPr>
                <w:rFonts w:cs="Arial"/>
                <w:lang w:val="es-ES"/>
              </w:rPr>
            </w:pPr>
            <w:r w:rsidRPr="00292DEB">
              <w:rPr>
                <w:rFonts w:cs="Arial"/>
                <w:lang w:val="es-ES"/>
              </w:rPr>
              <w:t>EL</w:t>
            </w:r>
          </w:p>
          <w:p w14:paraId="7EFDDD37" w14:textId="77777777" w:rsidR="005D0FED" w:rsidRPr="00292DEB" w:rsidRDefault="005D0FED" w:rsidP="00CD2271">
            <w:pPr>
              <w:spacing w:line="276" w:lineRule="auto"/>
              <w:jc w:val="left"/>
              <w:rPr>
                <w:rFonts w:cs="Arial"/>
                <w:lang w:val="es-ES"/>
              </w:rPr>
            </w:pPr>
            <w:r w:rsidRPr="00292DEB">
              <w:rPr>
                <w:rFonts w:cs="Arial"/>
                <w:lang w:val="es-ES"/>
              </w:rPr>
              <w:t>EL</w:t>
            </w:r>
          </w:p>
          <w:p w14:paraId="70289FBA" w14:textId="0521CB79" w:rsidR="005D0FED" w:rsidRPr="00292DEB" w:rsidRDefault="005D0FED" w:rsidP="00CD2271">
            <w:pPr>
              <w:spacing w:line="276" w:lineRule="auto"/>
              <w:jc w:val="left"/>
              <w:rPr>
                <w:rFonts w:cs="Arial"/>
                <w:lang w:val="es-ES"/>
              </w:rPr>
            </w:pPr>
          </w:p>
        </w:tc>
        <w:tc>
          <w:tcPr>
            <w:tcW w:w="1371" w:type="pct"/>
          </w:tcPr>
          <w:p w14:paraId="195FC86E" w14:textId="77777777" w:rsidR="005D0FED" w:rsidRPr="00292DEB" w:rsidRDefault="005D0FED" w:rsidP="00CD2271">
            <w:pPr>
              <w:spacing w:line="276" w:lineRule="auto"/>
              <w:rPr>
                <w:rFonts w:cs="Arial"/>
                <w:i/>
                <w:iCs/>
              </w:rPr>
            </w:pPr>
            <w:r w:rsidRPr="00292DEB">
              <w:rPr>
                <w:rFonts w:cs="Arial"/>
                <w:i/>
                <w:iCs/>
              </w:rPr>
              <w:t>1. Säule (Hauptrente der e-EFKA):</w:t>
            </w:r>
          </w:p>
          <w:p w14:paraId="0A98F57D" w14:textId="77777777" w:rsidR="005D0FED" w:rsidRPr="00292DEB" w:rsidRDefault="005D0FED" w:rsidP="00CD2271">
            <w:pPr>
              <w:pStyle w:val="ListParagraph"/>
              <w:numPr>
                <w:ilvl w:val="0"/>
                <w:numId w:val="85"/>
              </w:numPr>
              <w:pBdr>
                <w:top w:val="nil"/>
                <w:left w:val="nil"/>
                <w:bottom w:val="nil"/>
                <w:right w:val="nil"/>
                <w:between w:val="nil"/>
              </w:pBdr>
              <w:spacing w:before="60" w:after="0"/>
              <w:rPr>
                <w:rFonts w:ascii="Arial" w:hAnsi="Arial" w:cs="Arial"/>
                <w:color w:val="000000"/>
                <w:sz w:val="15"/>
                <w:szCs w:val="15"/>
                <w:lang w:val="de-DE"/>
              </w:rPr>
            </w:pPr>
            <w:r w:rsidRPr="00292DEB">
              <w:rPr>
                <w:rFonts w:ascii="Arial" w:hAnsi="Arial" w:cs="Arial"/>
                <w:color w:val="C00000"/>
                <w:sz w:val="15"/>
                <w:szCs w:val="15"/>
                <w:lang w:val="de-DE"/>
              </w:rPr>
              <w:t>6%</w:t>
            </w:r>
            <w:r w:rsidRPr="00292DEB">
              <w:rPr>
                <w:rFonts w:ascii="Arial" w:hAnsi="Arial" w:cs="Arial"/>
                <w:color w:val="000000"/>
                <w:sz w:val="15"/>
                <w:szCs w:val="15"/>
                <w:lang w:val="de-DE"/>
              </w:rPr>
              <w:t xml:space="preserve"> der Hauptrente für Gesundheitsversorgung, nach Abzug des </w:t>
            </w:r>
            <w:r w:rsidRPr="00292DEB">
              <w:rPr>
                <w:rFonts w:ascii="Arial" w:hAnsi="Arial" w:cs="Arial"/>
                <w:sz w:val="15"/>
                <w:szCs w:val="15"/>
                <w:lang w:val="de-DE"/>
              </w:rPr>
              <w:t>sozialen</w:t>
            </w:r>
            <w:r w:rsidRPr="00292DEB">
              <w:rPr>
                <w:rFonts w:ascii="Arial" w:hAnsi="Arial" w:cs="Arial"/>
                <w:color w:val="008000"/>
                <w:sz w:val="15"/>
                <w:szCs w:val="15"/>
                <w:lang w:val="de-DE"/>
              </w:rPr>
              <w:t xml:space="preserve"> Solidaritätsbeitrags für Rentenempfänger.</w:t>
            </w:r>
            <w:r w:rsidRPr="00292DEB">
              <w:rPr>
                <w:rFonts w:ascii="Arial" w:hAnsi="Arial" w:cs="Arial"/>
                <w:sz w:val="15"/>
                <w:szCs w:val="15"/>
                <w:lang w:val="de-DE"/>
              </w:rPr>
              <w:t xml:space="preserve"> </w:t>
            </w:r>
          </w:p>
          <w:p w14:paraId="290E6180" w14:textId="77777777" w:rsidR="005D0FED" w:rsidRPr="00292DEB" w:rsidRDefault="005D0FED" w:rsidP="00CD2271">
            <w:pPr>
              <w:pStyle w:val="ListParagraph"/>
              <w:numPr>
                <w:ilvl w:val="0"/>
                <w:numId w:val="85"/>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sz w:val="15"/>
                <w:szCs w:val="15"/>
                <w:lang w:val="de-DE"/>
              </w:rPr>
              <w:t>sozialer</w:t>
            </w:r>
            <w:r w:rsidRPr="00292DEB">
              <w:rPr>
                <w:rFonts w:ascii="Arial" w:hAnsi="Arial" w:cs="Arial"/>
                <w:color w:val="008000"/>
                <w:sz w:val="15"/>
                <w:szCs w:val="15"/>
                <w:lang w:val="de-DE"/>
              </w:rPr>
              <w:t xml:space="preserve"> Solidaritätsbeitrag für Rentenempfänger</w:t>
            </w:r>
            <w:r w:rsidRPr="00292DEB">
              <w:rPr>
                <w:rFonts w:ascii="Arial" w:hAnsi="Arial" w:cs="Arial"/>
                <w:sz w:val="15"/>
                <w:szCs w:val="15"/>
                <w:lang w:val="de-DE"/>
              </w:rPr>
              <w:t xml:space="preserve"> </w:t>
            </w:r>
            <w:r w:rsidRPr="00292DEB">
              <w:rPr>
                <w:rFonts w:ascii="Arial" w:hAnsi="Arial" w:cs="Arial"/>
                <w:i/>
                <w:color w:val="008080"/>
                <w:sz w:val="15"/>
                <w:szCs w:val="15"/>
                <w:lang w:val="de-DE"/>
              </w:rPr>
              <w:t>(</w:t>
            </w:r>
            <w:r w:rsidRPr="00292DEB">
              <w:rPr>
                <w:rFonts w:ascii="Arial" w:hAnsi="Arial" w:cs="Arial"/>
                <w:i/>
                <w:color w:val="008080"/>
                <w:sz w:val="15"/>
                <w:szCs w:val="15"/>
                <w:lang w:val="en-GB"/>
              </w:rPr>
              <w:t>ΕΙΣΦΟΡΑ</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ΑΛΛΗΛΕΓΓΥΗΣ</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ΣΥΝΤΑΞΙΟΥΧΩΝ</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ΕΑΣ</w:t>
            </w:r>
            <w:r w:rsidRPr="00292DEB">
              <w:rPr>
                <w:rFonts w:ascii="Arial" w:hAnsi="Arial" w:cs="Arial"/>
                <w:i/>
                <w:color w:val="008080"/>
                <w:sz w:val="15"/>
                <w:szCs w:val="15"/>
                <w:lang w:val="de-DE"/>
              </w:rPr>
              <w:t>)</w:t>
            </w:r>
            <w:r w:rsidRPr="00292DEB">
              <w:rPr>
                <w:rFonts w:ascii="Arial" w:hAnsi="Arial" w:cs="Arial"/>
                <w:color w:val="008080"/>
                <w:sz w:val="15"/>
                <w:szCs w:val="15"/>
                <w:lang w:val="de-DE"/>
              </w:rPr>
              <w:t xml:space="preserve"> </w:t>
            </w:r>
            <w:r w:rsidRPr="00292DEB">
              <w:rPr>
                <w:rFonts w:ascii="Arial" w:hAnsi="Arial" w:cs="Arial"/>
                <w:sz w:val="15"/>
                <w:szCs w:val="15"/>
                <w:lang w:val="de-DE"/>
              </w:rPr>
              <w:t>wird auf monatliche Renten erhoben, die</w:t>
            </w:r>
            <w:r w:rsidRPr="00292DEB">
              <w:rPr>
                <w:rFonts w:ascii="Arial" w:hAnsi="Arial" w:cs="Arial"/>
                <w:color w:val="008080"/>
                <w:sz w:val="15"/>
                <w:szCs w:val="15"/>
                <w:lang w:val="de-DE"/>
              </w:rPr>
              <w:t xml:space="preserve"> </w:t>
            </w:r>
            <w:r w:rsidRPr="00292DEB">
              <w:rPr>
                <w:rFonts w:ascii="Arial" w:hAnsi="Arial" w:cs="Arial"/>
                <w:color w:val="FF00FF"/>
                <w:sz w:val="15"/>
                <w:szCs w:val="15"/>
                <w:lang w:val="de-DE"/>
              </w:rPr>
              <w:t xml:space="preserve">€1.433,61 </w:t>
            </w:r>
            <w:r w:rsidRPr="00292DEB">
              <w:rPr>
                <w:rFonts w:ascii="Arial" w:hAnsi="Arial" w:cs="Arial"/>
                <w:sz w:val="15"/>
                <w:szCs w:val="15"/>
                <w:lang w:val="de-DE"/>
              </w:rPr>
              <w:t>übersteigen.</w:t>
            </w:r>
          </w:p>
          <w:p w14:paraId="27BF41F8" w14:textId="77777777" w:rsidR="005D0FED" w:rsidRPr="00292DEB" w:rsidRDefault="005D0FED" w:rsidP="00CD2271">
            <w:pPr>
              <w:pStyle w:val="ListParagraph"/>
              <w:numPr>
                <w:ilvl w:val="0"/>
                <w:numId w:val="85"/>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sz w:val="15"/>
                <w:szCs w:val="15"/>
                <w:lang w:val="de-DE"/>
              </w:rPr>
              <w:t xml:space="preserve">Für Rentner im Alter von unter </w:t>
            </w:r>
            <w:r w:rsidRPr="00292DEB">
              <w:rPr>
                <w:rFonts w:ascii="Arial" w:hAnsi="Arial" w:cs="Arial"/>
                <w:color w:val="800000"/>
                <w:sz w:val="15"/>
                <w:szCs w:val="15"/>
                <w:lang w:val="de-DE"/>
              </w:rPr>
              <w:t>60</w:t>
            </w:r>
            <w:r w:rsidRPr="00292DEB">
              <w:rPr>
                <w:rFonts w:ascii="Arial" w:hAnsi="Arial" w:cs="Arial"/>
                <w:sz w:val="15"/>
                <w:szCs w:val="15"/>
                <w:lang w:val="de-DE"/>
              </w:rPr>
              <w:t xml:space="preserve"> Jahren wird ein zusätzlicher sozialer</w:t>
            </w:r>
            <w:r w:rsidRPr="00292DEB">
              <w:rPr>
                <w:rFonts w:ascii="Arial" w:hAnsi="Arial" w:cs="Arial"/>
                <w:color w:val="FF0000"/>
                <w:sz w:val="15"/>
                <w:szCs w:val="15"/>
                <w:lang w:val="de-DE"/>
              </w:rPr>
              <w:t xml:space="preserve"> </w:t>
            </w:r>
            <w:r w:rsidRPr="00292DEB">
              <w:rPr>
                <w:rFonts w:ascii="Arial" w:hAnsi="Arial" w:cs="Arial"/>
                <w:color w:val="008000"/>
                <w:sz w:val="15"/>
                <w:szCs w:val="15"/>
                <w:lang w:val="de-DE"/>
              </w:rPr>
              <w:t>Solidaritätsbeitrag</w:t>
            </w:r>
            <w:r w:rsidRPr="00292DEB">
              <w:rPr>
                <w:rFonts w:ascii="Arial" w:hAnsi="Arial" w:cs="Arial"/>
                <w:sz w:val="15"/>
                <w:szCs w:val="15"/>
                <w:lang w:val="de-DE"/>
              </w:rPr>
              <w:t xml:space="preserve"> auf monatliche Renten über</w:t>
            </w:r>
            <w:r w:rsidRPr="00292DEB">
              <w:rPr>
                <w:rFonts w:ascii="Arial" w:hAnsi="Arial" w:cs="Arial"/>
                <w:color w:val="000000"/>
                <w:sz w:val="15"/>
                <w:szCs w:val="15"/>
                <w:lang w:val="de-DE"/>
              </w:rPr>
              <w:t xml:space="preserve"> </w:t>
            </w:r>
            <w:r w:rsidRPr="00292DEB">
              <w:rPr>
                <w:rFonts w:ascii="Arial" w:hAnsi="Arial" w:cs="Arial"/>
                <w:color w:val="FF00FF"/>
                <w:sz w:val="15"/>
                <w:szCs w:val="15"/>
                <w:lang w:val="de-DE"/>
              </w:rPr>
              <w:t xml:space="preserve">€1.740,81 </w:t>
            </w:r>
            <w:r w:rsidRPr="00292DEB">
              <w:rPr>
                <w:rFonts w:ascii="Arial" w:hAnsi="Arial" w:cs="Arial"/>
                <w:sz w:val="15"/>
                <w:szCs w:val="15"/>
                <w:lang w:val="de-DE"/>
              </w:rPr>
              <w:t>erhoben.</w:t>
            </w:r>
          </w:p>
          <w:p w14:paraId="6F529218" w14:textId="77777777" w:rsidR="005D0FED" w:rsidRPr="00292DEB" w:rsidRDefault="005D0FED" w:rsidP="00CD2271">
            <w:pPr>
              <w:shd w:val="clear" w:color="auto" w:fill="FFFFFF"/>
              <w:spacing w:line="276" w:lineRule="auto"/>
              <w:rPr>
                <w:rFonts w:cs="Arial"/>
              </w:rPr>
            </w:pPr>
            <w:r w:rsidRPr="00292DEB">
              <w:rPr>
                <w:rFonts w:cs="Arial"/>
              </w:rPr>
              <w:t xml:space="preserve">Spezifische Kategorien von Rentnern sind von den oben genannten Beiträgen ausgenommen, z.B. Rentner mit Anspruch auf </w:t>
            </w:r>
            <w:r w:rsidRPr="00292DEB">
              <w:rPr>
                <w:rFonts w:cs="Arial"/>
                <w:color w:val="008000"/>
              </w:rPr>
              <w:t>Leistungen für nicht-stationäre Pflege</w:t>
            </w:r>
            <w:r w:rsidRPr="00292DEB">
              <w:rPr>
                <w:rFonts w:cs="Arial"/>
              </w:rPr>
              <w:t xml:space="preserve"> </w:t>
            </w:r>
            <w:r w:rsidRPr="00292DEB">
              <w:rPr>
                <w:rFonts w:cs="Arial"/>
                <w:i/>
                <w:color w:val="008080"/>
              </w:rPr>
              <w:t>(ΕΞΩΙΔΡΥΜΑΤΙΚΟ ΕΠΙΔΟΜΑ)</w:t>
            </w:r>
            <w:r w:rsidRPr="00292DEB">
              <w:rPr>
                <w:rFonts w:cs="Arial"/>
              </w:rPr>
              <w:t>.</w:t>
            </w:r>
          </w:p>
          <w:p w14:paraId="4DBB9C1A" w14:textId="77777777" w:rsidR="005D0FED" w:rsidRPr="00292DEB" w:rsidRDefault="005D0FED" w:rsidP="00CD2271">
            <w:pPr>
              <w:spacing w:line="276" w:lineRule="auto"/>
              <w:rPr>
                <w:rFonts w:cs="Arial"/>
              </w:rPr>
            </w:pPr>
            <w:r w:rsidRPr="00292DEB">
              <w:rPr>
                <w:rFonts w:cs="Arial"/>
              </w:rPr>
              <w:t>Siehe Tabelle V „Invalidität“, „Besteuerung und Sozialabgaben, Sozialabgaben von der Rente“ für nähere Informationen.</w:t>
            </w:r>
          </w:p>
          <w:p w14:paraId="6184A5C5" w14:textId="5EB9CFA5" w:rsidR="005D0FED" w:rsidRPr="00292DEB" w:rsidRDefault="005D0FED" w:rsidP="00CD2271">
            <w:pPr>
              <w:spacing w:line="276" w:lineRule="auto"/>
              <w:rPr>
                <w:rFonts w:cs="Arial"/>
                <w:i/>
                <w:iCs/>
              </w:rPr>
            </w:pPr>
          </w:p>
        </w:tc>
        <w:tc>
          <w:tcPr>
            <w:tcW w:w="1370" w:type="pct"/>
          </w:tcPr>
          <w:p w14:paraId="3160752D" w14:textId="77777777" w:rsidR="005D0FED" w:rsidRPr="00292DEB" w:rsidRDefault="005D0FED" w:rsidP="00CD2271">
            <w:pPr>
              <w:pStyle w:val="StandardLinks"/>
              <w:spacing w:line="276" w:lineRule="auto"/>
              <w:jc w:val="both"/>
              <w:rPr>
                <w:rFonts w:cs="Arial"/>
                <w:i/>
                <w:iCs/>
                <w:lang w:val="fr-BE"/>
              </w:rPr>
            </w:pPr>
            <w:r w:rsidRPr="00292DEB">
              <w:rPr>
                <w:rFonts w:cs="Arial"/>
                <w:i/>
                <w:iCs/>
                <w:lang w:val="fr-BE"/>
              </w:rPr>
              <w:t>1</w:t>
            </w:r>
            <w:r w:rsidRPr="00292DEB">
              <w:rPr>
                <w:rFonts w:cs="Arial"/>
                <w:i/>
                <w:iCs/>
                <w:vertAlign w:val="superscript"/>
                <w:lang w:val="fr-BE"/>
              </w:rPr>
              <w:t>er</w:t>
            </w:r>
            <w:r w:rsidRPr="00292DEB">
              <w:rPr>
                <w:rFonts w:cs="Arial"/>
                <w:i/>
                <w:iCs/>
                <w:lang w:val="fr-BE"/>
              </w:rPr>
              <w:t xml:space="preserve"> pilier (pension principale de l’e-EFKA):</w:t>
            </w:r>
          </w:p>
          <w:p w14:paraId="5C7C101E" w14:textId="77777777" w:rsidR="005D0FED" w:rsidRPr="00292DEB" w:rsidRDefault="005D0FED" w:rsidP="00CD2271">
            <w:pPr>
              <w:pStyle w:val="ListParagraph"/>
              <w:numPr>
                <w:ilvl w:val="0"/>
                <w:numId w:val="85"/>
              </w:numPr>
              <w:pBdr>
                <w:top w:val="nil"/>
                <w:left w:val="nil"/>
                <w:bottom w:val="nil"/>
                <w:right w:val="nil"/>
                <w:between w:val="nil"/>
              </w:pBdr>
              <w:spacing w:before="60" w:after="0"/>
              <w:rPr>
                <w:rFonts w:ascii="Arial" w:hAnsi="Arial" w:cs="Arial"/>
                <w:color w:val="000000"/>
                <w:sz w:val="15"/>
                <w:szCs w:val="15"/>
                <w:lang w:val="fr-BE"/>
              </w:rPr>
            </w:pPr>
            <w:r w:rsidRPr="00292DEB">
              <w:rPr>
                <w:rFonts w:ascii="Arial" w:hAnsi="Arial" w:cs="Arial"/>
                <w:color w:val="C00000"/>
                <w:sz w:val="15"/>
                <w:szCs w:val="15"/>
                <w:lang w:val="fr-BE"/>
              </w:rPr>
              <w:t>6%</w:t>
            </w:r>
            <w:r w:rsidRPr="00292DEB">
              <w:rPr>
                <w:rFonts w:ascii="Arial" w:hAnsi="Arial" w:cs="Arial"/>
                <w:color w:val="000000"/>
                <w:sz w:val="15"/>
                <w:szCs w:val="15"/>
                <w:lang w:val="fr-BE"/>
              </w:rPr>
              <w:t xml:space="preserve"> de la pension principale pour les soins de santé après déduction de la </w:t>
            </w:r>
            <w:r w:rsidRPr="00292DEB">
              <w:rPr>
                <w:rFonts w:ascii="Arial" w:hAnsi="Arial" w:cs="Arial"/>
                <w:color w:val="008000"/>
                <w:sz w:val="15"/>
                <w:szCs w:val="15"/>
                <w:lang w:val="fr-BE"/>
              </w:rPr>
              <w:t>cotisation de solidarité sociale du retraité</w:t>
            </w:r>
            <w:r w:rsidRPr="00292DEB">
              <w:rPr>
                <w:rFonts w:ascii="Arial" w:hAnsi="Arial" w:cs="Arial"/>
                <w:color w:val="000000"/>
                <w:sz w:val="15"/>
                <w:szCs w:val="15"/>
                <w:lang w:val="fr-BE"/>
              </w:rPr>
              <w:t>.</w:t>
            </w:r>
          </w:p>
          <w:p w14:paraId="1E8347C3" w14:textId="77777777" w:rsidR="005D0FED" w:rsidRPr="00292DEB" w:rsidRDefault="005D0FED" w:rsidP="00CD2271">
            <w:pPr>
              <w:pStyle w:val="ListParagraph"/>
              <w:numPr>
                <w:ilvl w:val="0"/>
                <w:numId w:val="85"/>
              </w:numPr>
              <w:pBdr>
                <w:top w:val="nil"/>
                <w:left w:val="nil"/>
                <w:bottom w:val="nil"/>
                <w:right w:val="nil"/>
                <w:between w:val="nil"/>
              </w:pBdr>
              <w:spacing w:after="0"/>
              <w:rPr>
                <w:rFonts w:ascii="Arial" w:hAnsi="Arial" w:cs="Arial"/>
                <w:color w:val="000000"/>
                <w:sz w:val="15"/>
                <w:szCs w:val="15"/>
                <w:lang w:val="fr-BE"/>
              </w:rPr>
            </w:pPr>
            <w:r w:rsidRPr="00292DEB">
              <w:rPr>
                <w:rFonts w:ascii="Arial" w:hAnsi="Arial" w:cs="Arial"/>
                <w:sz w:val="15"/>
                <w:szCs w:val="15"/>
                <w:lang w:val="fr-BE"/>
              </w:rPr>
              <w:t>Une</w:t>
            </w:r>
            <w:r w:rsidRPr="00292DEB">
              <w:rPr>
                <w:rFonts w:ascii="Arial" w:hAnsi="Arial" w:cs="Arial"/>
                <w:color w:val="008000"/>
                <w:sz w:val="15"/>
                <w:szCs w:val="15"/>
                <w:lang w:val="fr-BE"/>
              </w:rPr>
              <w:t xml:space="preserve"> cotisation de solidarité sociale du retraité </w:t>
            </w:r>
            <w:r w:rsidRPr="00292DEB">
              <w:rPr>
                <w:rFonts w:ascii="Arial" w:hAnsi="Arial" w:cs="Arial"/>
                <w:i/>
                <w:color w:val="008080"/>
                <w:sz w:val="15"/>
                <w:szCs w:val="15"/>
                <w:lang w:val="fr-BE"/>
              </w:rPr>
              <w:t>(ΕΙΣΦΟΡΑ ΑΛΛΗΛΕΓΓΥΗΣ ΣΥΝΤΑΞΙΟΥΧΩΝ, ΕΑΣ)</w:t>
            </w:r>
            <w:r w:rsidRPr="00292DEB">
              <w:rPr>
                <w:rFonts w:ascii="Arial" w:hAnsi="Arial" w:cs="Arial"/>
                <w:color w:val="008080"/>
                <w:sz w:val="15"/>
                <w:szCs w:val="15"/>
                <w:lang w:val="fr-BE"/>
              </w:rPr>
              <w:t xml:space="preserve"> </w:t>
            </w:r>
            <w:r w:rsidRPr="00292DEB">
              <w:rPr>
                <w:rFonts w:ascii="Arial" w:hAnsi="Arial" w:cs="Arial"/>
                <w:sz w:val="15"/>
                <w:szCs w:val="15"/>
                <w:lang w:val="fr-BE"/>
              </w:rPr>
              <w:t xml:space="preserve">est prélevée sur les pensions mensuelles supérieures à </w:t>
            </w:r>
            <w:r w:rsidRPr="00292DEB">
              <w:rPr>
                <w:rFonts w:ascii="Arial" w:hAnsi="Arial" w:cs="Arial"/>
                <w:color w:val="FF00FF"/>
                <w:sz w:val="15"/>
                <w:szCs w:val="15"/>
                <w:lang w:val="fr-BE"/>
              </w:rPr>
              <w:t>€1.433,61</w:t>
            </w:r>
            <w:r w:rsidRPr="00292DEB">
              <w:rPr>
                <w:rFonts w:ascii="Arial" w:hAnsi="Arial" w:cs="Arial"/>
                <w:color w:val="000000"/>
                <w:sz w:val="15"/>
                <w:szCs w:val="15"/>
                <w:lang w:val="fr-BE"/>
              </w:rPr>
              <w:t>.</w:t>
            </w:r>
          </w:p>
          <w:p w14:paraId="2D64B6CB" w14:textId="77777777" w:rsidR="005D0FED" w:rsidRPr="00292DEB" w:rsidRDefault="005D0FED" w:rsidP="00CD2271">
            <w:pPr>
              <w:pStyle w:val="ListParagraph"/>
              <w:numPr>
                <w:ilvl w:val="0"/>
                <w:numId w:val="85"/>
              </w:numPr>
              <w:pBdr>
                <w:top w:val="nil"/>
                <w:left w:val="nil"/>
                <w:bottom w:val="nil"/>
                <w:right w:val="nil"/>
                <w:between w:val="nil"/>
              </w:pBdr>
              <w:spacing w:after="0"/>
              <w:rPr>
                <w:rFonts w:ascii="Arial" w:hAnsi="Arial" w:cs="Arial"/>
                <w:color w:val="000000"/>
                <w:sz w:val="15"/>
                <w:szCs w:val="15"/>
                <w:lang w:val="fr-BE"/>
              </w:rPr>
            </w:pPr>
            <w:r w:rsidRPr="00292DEB">
              <w:rPr>
                <w:rFonts w:ascii="Arial" w:hAnsi="Arial" w:cs="Arial"/>
                <w:color w:val="000000"/>
                <w:sz w:val="15"/>
                <w:szCs w:val="15"/>
                <w:lang w:val="fr-BE"/>
              </w:rPr>
              <w:t xml:space="preserve">Pour les retraités de moins de </w:t>
            </w:r>
            <w:r w:rsidRPr="00292DEB">
              <w:rPr>
                <w:rFonts w:ascii="Arial" w:hAnsi="Arial" w:cs="Arial"/>
                <w:color w:val="C00000"/>
                <w:sz w:val="15"/>
                <w:szCs w:val="15"/>
                <w:lang w:val="fr-BE"/>
              </w:rPr>
              <w:t>60</w:t>
            </w:r>
            <w:r w:rsidRPr="00292DEB">
              <w:rPr>
                <w:rFonts w:ascii="Arial" w:hAnsi="Arial" w:cs="Arial"/>
                <w:color w:val="000000"/>
                <w:sz w:val="15"/>
                <w:szCs w:val="15"/>
                <w:lang w:val="fr-BE"/>
              </w:rPr>
              <w:t xml:space="preserve"> ans, une cotisation supplémentaire de solidarité sociale est prélevée sur les pensions mensuelles supérieures à </w:t>
            </w:r>
            <w:r w:rsidRPr="00292DEB">
              <w:rPr>
                <w:rFonts w:ascii="Arial" w:hAnsi="Arial" w:cs="Arial"/>
                <w:color w:val="FF00FF"/>
                <w:sz w:val="15"/>
                <w:szCs w:val="15"/>
                <w:lang w:val="fr-BE"/>
              </w:rPr>
              <w:t>€1.740,81</w:t>
            </w:r>
            <w:r w:rsidRPr="00292DEB">
              <w:rPr>
                <w:rFonts w:ascii="Arial" w:hAnsi="Arial" w:cs="Arial"/>
                <w:color w:val="000000"/>
                <w:sz w:val="15"/>
                <w:szCs w:val="15"/>
                <w:lang w:val="fr-BE"/>
              </w:rPr>
              <w:t>.</w:t>
            </w:r>
          </w:p>
          <w:p w14:paraId="0BC55102" w14:textId="77777777" w:rsidR="005D0FED" w:rsidRPr="00292DEB" w:rsidRDefault="005D0FED" w:rsidP="00CD2271">
            <w:pPr>
              <w:spacing w:line="276" w:lineRule="auto"/>
              <w:rPr>
                <w:rFonts w:cs="Arial"/>
                <w:lang w:val="fr-BE"/>
              </w:rPr>
            </w:pPr>
            <w:r w:rsidRPr="00292DEB">
              <w:rPr>
                <w:rFonts w:cs="Arial"/>
                <w:lang w:val="fr-BE"/>
              </w:rPr>
              <w:t xml:space="preserve">Des catégories spécifiques de retraités sont exemptées de certaines des contributions susmentionnées: c’est notamment le cas des retraités ayant droit à la </w:t>
            </w:r>
            <w:r w:rsidRPr="00292DEB">
              <w:rPr>
                <w:rFonts w:cs="Arial"/>
                <w:color w:val="008000"/>
                <w:lang w:val="fr-BE"/>
              </w:rPr>
              <w:t>prestation pour soins ambulatoires</w:t>
            </w:r>
            <w:r w:rsidRPr="00292DEB">
              <w:rPr>
                <w:rFonts w:cs="Arial"/>
                <w:lang w:val="fr-BE"/>
              </w:rPr>
              <w:t xml:space="preserve"> </w:t>
            </w:r>
            <w:r w:rsidRPr="00292DEB">
              <w:rPr>
                <w:rFonts w:cs="Arial"/>
                <w:i/>
                <w:color w:val="008080"/>
                <w:lang w:val="fr-BE"/>
              </w:rPr>
              <w:t>(ΕΞΩΙΔΡΥΜΑΤΙΚΟ ΕΠΙΔΟΜΑ)</w:t>
            </w:r>
            <w:r w:rsidRPr="00292DEB">
              <w:rPr>
                <w:rFonts w:cs="Arial"/>
                <w:lang w:val="fr-BE"/>
              </w:rPr>
              <w:t>.</w:t>
            </w:r>
          </w:p>
          <w:p w14:paraId="2BC1633D" w14:textId="77777777" w:rsidR="005D0FED" w:rsidRPr="00292DEB" w:rsidRDefault="005D0FED" w:rsidP="00CD2271">
            <w:pPr>
              <w:spacing w:line="276" w:lineRule="auto"/>
              <w:rPr>
                <w:rFonts w:cs="Arial"/>
                <w:lang w:val="fr-BE"/>
              </w:rPr>
            </w:pPr>
            <w:r w:rsidRPr="00292DEB">
              <w:rPr>
                <w:rFonts w:cs="Arial"/>
                <w:lang w:val="fr-BE"/>
              </w:rPr>
              <w:t>Voir le tableau V «Invalidité – Impositions fiscales et cotisations sociales, Cotisations sociales sur les prestations» pour plus de précisions.</w:t>
            </w:r>
          </w:p>
          <w:p w14:paraId="38D85281" w14:textId="292073EA" w:rsidR="005D0FED" w:rsidRPr="00292DEB" w:rsidRDefault="005D0FED" w:rsidP="00CD2271">
            <w:pPr>
              <w:pStyle w:val="StandardLinks"/>
              <w:spacing w:line="276" w:lineRule="auto"/>
              <w:jc w:val="both"/>
              <w:rPr>
                <w:rFonts w:cs="Arial"/>
                <w:i/>
                <w:iCs/>
                <w:lang w:val="fr-BE"/>
              </w:rPr>
            </w:pPr>
          </w:p>
        </w:tc>
        <w:tc>
          <w:tcPr>
            <w:tcW w:w="1370" w:type="pct"/>
          </w:tcPr>
          <w:p w14:paraId="2F32C44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E-VI-29-EL</w:t>
            </w:r>
          </w:p>
          <w:p w14:paraId="49A1B808" w14:textId="77777777" w:rsidR="005D0FED" w:rsidRPr="00292DEB" w:rsidRDefault="005D0FED" w:rsidP="00CD2271">
            <w:pPr>
              <w:pStyle w:val="Normal0"/>
              <w:spacing w:after="0"/>
              <w:rPr>
                <w:i/>
                <w:iCs/>
                <w:color w:val="000000"/>
                <w:sz w:val="15"/>
                <w:szCs w:val="15"/>
                <w:lang w:val="en-GB"/>
              </w:rPr>
            </w:pPr>
            <w:r w:rsidRPr="00292DEB">
              <w:rPr>
                <w:i/>
                <w:iCs/>
                <w:color w:val="000000" w:themeColor="text1"/>
                <w:sz w:val="15"/>
                <w:szCs w:val="15"/>
                <w:lang w:val="en-GB"/>
              </w:rPr>
              <w:t>1</w:t>
            </w:r>
            <w:r w:rsidRPr="00292DEB">
              <w:rPr>
                <w:i/>
                <w:iCs/>
                <w:color w:val="000000" w:themeColor="text1"/>
                <w:sz w:val="15"/>
                <w:szCs w:val="15"/>
                <w:vertAlign w:val="superscript"/>
                <w:lang w:val="en-GB"/>
              </w:rPr>
              <w:t>st</w:t>
            </w:r>
            <w:r w:rsidRPr="00292DEB">
              <w:rPr>
                <w:i/>
                <w:iCs/>
                <w:color w:val="000000" w:themeColor="text1"/>
                <w:sz w:val="15"/>
                <w:szCs w:val="15"/>
                <w:lang w:val="en-GB"/>
              </w:rPr>
              <w:t xml:space="preserve"> pillar (main pension of e-EFKA)</w:t>
            </w:r>
            <w:r w:rsidRPr="00292DEB">
              <w:rPr>
                <w:color w:val="000000" w:themeColor="text1"/>
                <w:sz w:val="15"/>
                <w:szCs w:val="15"/>
                <w:lang w:val="en-GB"/>
              </w:rPr>
              <w:t>:</w:t>
            </w:r>
          </w:p>
          <w:p w14:paraId="5C1DE09F" w14:textId="77777777" w:rsidR="005D0FED" w:rsidRPr="00292DEB" w:rsidRDefault="005D0FED" w:rsidP="00CD2271">
            <w:pPr>
              <w:pStyle w:val="Normal0"/>
              <w:numPr>
                <w:ilvl w:val="0"/>
                <w:numId w:val="136"/>
              </w:numPr>
              <w:pBdr>
                <w:top w:val="nil"/>
                <w:left w:val="nil"/>
                <w:bottom w:val="nil"/>
                <w:right w:val="nil"/>
                <w:between w:val="nil"/>
              </w:pBdr>
              <w:spacing w:after="0"/>
              <w:ind w:hanging="56"/>
              <w:rPr>
                <w:color w:val="000000"/>
                <w:sz w:val="15"/>
                <w:szCs w:val="15"/>
                <w:lang w:val="en-GB"/>
              </w:rPr>
            </w:pPr>
            <w:r w:rsidRPr="00292DEB">
              <w:rPr>
                <w:color w:val="C00000"/>
                <w:sz w:val="15"/>
                <w:szCs w:val="15"/>
                <w:lang w:val="en-GB"/>
              </w:rPr>
              <w:t>6%</w:t>
            </w:r>
            <w:r w:rsidRPr="00292DEB">
              <w:rPr>
                <w:color w:val="000000"/>
                <w:sz w:val="15"/>
                <w:szCs w:val="15"/>
                <w:lang w:val="en-GB"/>
              </w:rPr>
              <w:t xml:space="preserve"> of main pension for healthcare, after the </w:t>
            </w:r>
            <w:r w:rsidRPr="00292DEB">
              <w:rPr>
                <w:color w:val="008000"/>
                <w:sz w:val="15"/>
                <w:szCs w:val="15"/>
                <w:lang w:val="en-GB"/>
              </w:rPr>
              <w:t>Pensioners’ Social Solidarity Contribution</w:t>
            </w:r>
            <w:r w:rsidRPr="00292DEB">
              <w:rPr>
                <w:color w:val="000000"/>
                <w:sz w:val="15"/>
                <w:szCs w:val="15"/>
                <w:lang w:val="en-GB"/>
              </w:rPr>
              <w:t xml:space="preserve"> is deducted.</w:t>
            </w:r>
          </w:p>
          <w:p w14:paraId="013F2C2D" w14:textId="77777777" w:rsidR="005D0FED" w:rsidRPr="00292DEB" w:rsidRDefault="005D0FED" w:rsidP="00CD2271">
            <w:pPr>
              <w:pStyle w:val="Normal0"/>
              <w:numPr>
                <w:ilvl w:val="0"/>
                <w:numId w:val="136"/>
              </w:numPr>
              <w:pBdr>
                <w:top w:val="nil"/>
                <w:left w:val="nil"/>
                <w:bottom w:val="nil"/>
                <w:right w:val="nil"/>
                <w:between w:val="nil"/>
              </w:pBdr>
              <w:spacing w:before="0" w:after="0"/>
              <w:ind w:hanging="56"/>
              <w:rPr>
                <w:color w:val="000000"/>
                <w:sz w:val="15"/>
                <w:szCs w:val="15"/>
                <w:lang w:val="en-GB"/>
              </w:rPr>
            </w:pPr>
            <w:r w:rsidRPr="00292DEB">
              <w:rPr>
                <w:color w:val="008000"/>
                <w:sz w:val="15"/>
                <w:szCs w:val="15"/>
                <w:lang w:val="en-GB"/>
              </w:rPr>
              <w:t xml:space="preserve">Pensioners’ Social Solidarity Contribution </w:t>
            </w:r>
            <w:r w:rsidRPr="00292DEB">
              <w:rPr>
                <w:i/>
                <w:color w:val="008080"/>
                <w:sz w:val="15"/>
                <w:szCs w:val="15"/>
                <w:lang w:val="en-GB"/>
              </w:rPr>
              <w:t>(</w:t>
            </w:r>
            <w:r w:rsidRPr="00292DEB">
              <w:rPr>
                <w:i/>
                <w:color w:val="008080"/>
                <w:sz w:val="15"/>
                <w:szCs w:val="15"/>
              </w:rPr>
              <w:t>ΕΙΣΦΟΡΑ</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ΣΥΝΤΑΞΙΟΥΧΩΝ</w:t>
            </w:r>
            <w:r w:rsidRPr="00292DEB">
              <w:rPr>
                <w:i/>
                <w:color w:val="008080"/>
                <w:sz w:val="15"/>
                <w:szCs w:val="15"/>
                <w:lang w:val="en-GB"/>
              </w:rPr>
              <w:t xml:space="preserve">, </w:t>
            </w:r>
            <w:r w:rsidRPr="00292DEB">
              <w:rPr>
                <w:i/>
                <w:color w:val="008080"/>
                <w:sz w:val="15"/>
                <w:szCs w:val="15"/>
              </w:rPr>
              <w:t>ΕΑΣ</w:t>
            </w:r>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 xml:space="preserve">is levied on monthly pensions exceeding </w:t>
            </w:r>
            <w:r w:rsidRPr="00292DEB">
              <w:rPr>
                <w:color w:val="FF00FF"/>
                <w:sz w:val="15"/>
                <w:szCs w:val="15"/>
                <w:lang w:val="en-GB"/>
              </w:rPr>
              <w:t>€1,433.61</w:t>
            </w:r>
            <w:r w:rsidRPr="00292DEB">
              <w:rPr>
                <w:color w:val="000000"/>
                <w:sz w:val="15"/>
                <w:szCs w:val="15"/>
                <w:lang w:val="en-GB"/>
              </w:rPr>
              <w:t>.</w:t>
            </w:r>
          </w:p>
          <w:p w14:paraId="6F8E69DA" w14:textId="77777777" w:rsidR="005D0FED" w:rsidRPr="00292DEB" w:rsidRDefault="005D0FED" w:rsidP="00CD2271">
            <w:pPr>
              <w:pStyle w:val="Normal0"/>
              <w:numPr>
                <w:ilvl w:val="0"/>
                <w:numId w:val="136"/>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For pensioners who are younger than </w:t>
            </w:r>
            <w:r w:rsidRPr="00292DEB">
              <w:rPr>
                <w:color w:val="C00000"/>
                <w:sz w:val="15"/>
                <w:szCs w:val="15"/>
                <w:lang w:val="en-GB"/>
              </w:rPr>
              <w:t>60</w:t>
            </w:r>
            <w:r w:rsidRPr="00292DEB">
              <w:rPr>
                <w:color w:val="000000"/>
                <w:sz w:val="15"/>
                <w:szCs w:val="15"/>
                <w:lang w:val="en-GB"/>
              </w:rPr>
              <w:t xml:space="preserve"> years of age, there is an additional Social Solidarity Contribution, which is levied on monthly pensions exceeding </w:t>
            </w:r>
            <w:r w:rsidRPr="00292DEB">
              <w:rPr>
                <w:color w:val="FF00FF"/>
                <w:sz w:val="15"/>
                <w:szCs w:val="15"/>
                <w:lang w:val="en-GB"/>
              </w:rPr>
              <w:t>€1,740.81</w:t>
            </w:r>
            <w:r w:rsidRPr="00292DEB">
              <w:rPr>
                <w:color w:val="000000"/>
                <w:sz w:val="15"/>
                <w:szCs w:val="15"/>
                <w:lang w:val="en-GB"/>
              </w:rPr>
              <w:t>.</w:t>
            </w:r>
          </w:p>
          <w:p w14:paraId="457FB02E"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Specific categories of pensioners are exempted from some of the above contributions e.g. pensioners who are entitled to the </w:t>
            </w:r>
            <w:r w:rsidRPr="00292DEB">
              <w:rPr>
                <w:color w:val="008000"/>
                <w:sz w:val="15"/>
                <w:szCs w:val="15"/>
                <w:lang w:val="en-GB"/>
              </w:rPr>
              <w:t xml:space="preserve">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w:t>
            </w:r>
          </w:p>
          <w:p w14:paraId="4E96ADF3" w14:textId="77777777" w:rsidR="005D0FED" w:rsidRPr="00292DEB" w:rsidRDefault="005D0FED" w:rsidP="00CD2271">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See Table V on "Invalidity", "Taxation and social contributions, Social contributions on pension" for details.</w:t>
            </w:r>
          </w:p>
          <w:p w14:paraId="5DE1F3D5" w14:textId="54E91244" w:rsidR="005D0FED" w:rsidRPr="00292DEB" w:rsidRDefault="005D0FED" w:rsidP="00CD2271">
            <w:pPr>
              <w:pStyle w:val="Normal0"/>
              <w:spacing w:after="0" w:line="276" w:lineRule="auto"/>
              <w:rPr>
                <w:i/>
                <w:iCs/>
                <w:color w:val="000000" w:themeColor="text1"/>
                <w:sz w:val="15"/>
                <w:szCs w:val="15"/>
                <w:lang w:val="en-GB"/>
              </w:rPr>
            </w:pPr>
          </w:p>
        </w:tc>
        <w:tc>
          <w:tcPr>
            <w:tcW w:w="167" w:type="pct"/>
          </w:tcPr>
          <w:p w14:paraId="40540B78" w14:textId="44256561" w:rsidR="005D0FED" w:rsidRPr="00292DEB" w:rsidRDefault="005D0FED" w:rsidP="00CD2271">
            <w:pPr>
              <w:spacing w:line="276" w:lineRule="auto"/>
              <w:rPr>
                <w:rFonts w:cs="Arial"/>
                <w:color w:val="0000FF"/>
                <w:lang w:val="fr-FR"/>
              </w:rPr>
            </w:pPr>
            <w:r w:rsidRPr="00292DEB">
              <w:rPr>
                <w:rFonts w:cs="Arial"/>
                <w:color w:val="0000FF"/>
              </w:rPr>
              <w:t>6</w:t>
            </w:r>
          </w:p>
        </w:tc>
        <w:tc>
          <w:tcPr>
            <w:tcW w:w="127" w:type="pct"/>
          </w:tcPr>
          <w:p w14:paraId="7348D34E" w14:textId="7AEA48B9" w:rsidR="005D0FED" w:rsidRPr="00292DEB" w:rsidRDefault="005D0FED" w:rsidP="00CD2271">
            <w:pPr>
              <w:spacing w:line="276" w:lineRule="auto"/>
              <w:rPr>
                <w:rFonts w:cs="Arial"/>
                <w:color w:val="0000FF"/>
                <w:lang w:val="fr-FR"/>
              </w:rPr>
            </w:pPr>
            <w:r w:rsidRPr="00292DEB">
              <w:rPr>
                <w:rFonts w:cs="Arial"/>
                <w:color w:val="0000FF"/>
              </w:rPr>
              <w:t>29</w:t>
            </w:r>
          </w:p>
        </w:tc>
        <w:tc>
          <w:tcPr>
            <w:tcW w:w="402" w:type="pct"/>
          </w:tcPr>
          <w:p w14:paraId="4BDF59F0" w14:textId="322850F8" w:rsidR="005D0FED" w:rsidRPr="00292DEB" w:rsidRDefault="005D0FED" w:rsidP="00CD2271">
            <w:pPr>
              <w:spacing w:line="276" w:lineRule="auto"/>
              <w:rPr>
                <w:rFonts w:cs="Arial"/>
                <w:color w:val="0000FF"/>
                <w:lang w:val="en-GB"/>
              </w:rPr>
            </w:pPr>
            <w:r w:rsidRPr="00292DEB">
              <w:rPr>
                <w:rFonts w:cs="Arial"/>
                <w:color w:val="0000FF"/>
                <w:lang w:val="en-GB"/>
              </w:rPr>
              <w:t>GREECE</w:t>
            </w:r>
          </w:p>
        </w:tc>
      </w:tr>
      <w:tr w:rsidR="005D0FED" w:rsidRPr="00292DEB" w14:paraId="11B6C847" w14:textId="77777777" w:rsidTr="005D0FED">
        <w:tc>
          <w:tcPr>
            <w:tcW w:w="193" w:type="pct"/>
          </w:tcPr>
          <w:p w14:paraId="1697469A" w14:textId="172F530A"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3508E6C4" w14:textId="77777777" w:rsidR="005D0FED" w:rsidRPr="00292DEB" w:rsidRDefault="005D0FED" w:rsidP="00CD2271">
            <w:pPr>
              <w:spacing w:line="276" w:lineRule="auto"/>
              <w:rPr>
                <w:rFonts w:cs="Arial"/>
              </w:rPr>
            </w:pPr>
            <w:r w:rsidRPr="00292DEB">
              <w:rPr>
                <w:rFonts w:cs="Arial"/>
              </w:rPr>
              <w:t>Selbstständige sind über das allgemeine System abgedeckt.</w:t>
            </w:r>
          </w:p>
          <w:p w14:paraId="447C31AD" w14:textId="3189AB3F" w:rsidR="005D0FED" w:rsidRPr="00292DEB" w:rsidRDefault="005D0FED" w:rsidP="00CD2271">
            <w:pPr>
              <w:spacing w:line="276" w:lineRule="auto"/>
              <w:rPr>
                <w:rFonts w:cs="Arial"/>
                <w:i/>
                <w:iCs/>
              </w:rPr>
            </w:pPr>
            <w:r w:rsidRPr="00292DEB">
              <w:rPr>
                <w:rFonts w:cs="Arial"/>
              </w:rPr>
              <w:t xml:space="preserve">Landwirte werden schrittweise in die Elektronische gesetzliche Sozialversicherungskasse (e-EFKA) aufgenommen. </w:t>
            </w:r>
          </w:p>
        </w:tc>
        <w:tc>
          <w:tcPr>
            <w:tcW w:w="1370" w:type="pct"/>
          </w:tcPr>
          <w:p w14:paraId="5B1E7E13" w14:textId="77777777" w:rsidR="005D0FED" w:rsidRPr="00292DEB" w:rsidRDefault="005D0FED" w:rsidP="00CD2271">
            <w:pPr>
              <w:spacing w:line="276" w:lineRule="auto"/>
              <w:rPr>
                <w:rFonts w:cs="Arial"/>
                <w:lang w:val="fr-BE"/>
              </w:rPr>
            </w:pPr>
            <w:r w:rsidRPr="00292DEB">
              <w:rPr>
                <w:rFonts w:cs="Arial"/>
                <w:lang w:val="fr-BE"/>
              </w:rPr>
              <w:t>Les travailleurs indépendants sont couverts par le régime général.</w:t>
            </w:r>
          </w:p>
          <w:p w14:paraId="3BD77B97" w14:textId="77777777" w:rsidR="005D0FED" w:rsidRPr="00292DEB" w:rsidRDefault="005D0FED" w:rsidP="00CD2271">
            <w:pPr>
              <w:spacing w:line="276" w:lineRule="auto"/>
              <w:rPr>
                <w:rFonts w:cs="Arial"/>
                <w:lang w:val="fr-BE"/>
              </w:rPr>
            </w:pPr>
            <w:r w:rsidRPr="00292DEB">
              <w:rPr>
                <w:rFonts w:cs="Arial"/>
                <w:lang w:val="fr-BE"/>
              </w:rPr>
              <w:t xml:space="preserve">Les agriculteurs sont graduellement intégrés dans le Fonds national en ligne pour la sécurité sociale (e-EFKA). </w:t>
            </w:r>
          </w:p>
          <w:p w14:paraId="6B8A885F" w14:textId="097B52A7" w:rsidR="005D0FED" w:rsidRPr="00292DEB" w:rsidRDefault="005D0FED" w:rsidP="00CD2271">
            <w:pPr>
              <w:pStyle w:val="StandardLinks"/>
              <w:spacing w:line="276" w:lineRule="auto"/>
              <w:jc w:val="both"/>
              <w:rPr>
                <w:rFonts w:cs="Arial"/>
                <w:i/>
                <w:iCs/>
                <w:lang w:val="fr-BE"/>
              </w:rPr>
            </w:pPr>
          </w:p>
        </w:tc>
        <w:tc>
          <w:tcPr>
            <w:tcW w:w="1370" w:type="pct"/>
          </w:tcPr>
          <w:p w14:paraId="53016374" w14:textId="77777777" w:rsidR="005D0FED" w:rsidRPr="00292DEB" w:rsidRDefault="005D0FED" w:rsidP="00CD2271">
            <w:pPr>
              <w:pStyle w:val="Normal0"/>
              <w:pBdr>
                <w:top w:val="nil"/>
                <w:left w:val="nil"/>
                <w:bottom w:val="nil"/>
                <w:right w:val="nil"/>
                <w:between w:val="nil"/>
              </w:pBdr>
              <w:spacing w:after="0"/>
              <w:rPr>
                <w:i/>
                <w:iCs/>
                <w:sz w:val="15"/>
                <w:szCs w:val="15"/>
                <w:lang w:val="en-GB"/>
              </w:rPr>
            </w:pPr>
            <w:r w:rsidRPr="00292DEB">
              <w:rPr>
                <w:iCs/>
                <w:sz w:val="15"/>
                <w:szCs w:val="15"/>
                <w:lang w:val="en-GB"/>
              </w:rPr>
              <w:t>Self-employed are covered by the general scheme</w:t>
            </w:r>
            <w:del w:id="284" w:author="Author">
              <w:r w:rsidRPr="00292DEB">
                <w:rPr>
                  <w:iCs/>
                  <w:sz w:val="15"/>
                  <w:szCs w:val="15"/>
                  <w:lang w:val="en-GB"/>
                </w:rPr>
                <w:delText>.</w:delText>
              </w:r>
            </w:del>
            <w:ins w:id="285" w:author="Author">
              <w:r w:rsidRPr="00292DEB">
                <w:rPr>
                  <w:iCs/>
                  <w:sz w:val="15"/>
                  <w:szCs w:val="15"/>
                  <w:lang w:val="en-GB"/>
                </w:rPr>
                <w:t xml:space="preserve"> (</w:t>
              </w:r>
              <w:r w:rsidRPr="00292DEB">
                <w:rPr>
                  <w:i/>
                  <w:color w:val="000000"/>
                  <w:sz w:val="15"/>
                  <w:szCs w:val="15"/>
                  <w:lang w:val="en-GB"/>
                </w:rPr>
                <w:t>1</w:t>
              </w:r>
              <w:r w:rsidRPr="00292DEB">
                <w:rPr>
                  <w:i/>
                  <w:color w:val="000000"/>
                  <w:sz w:val="15"/>
                  <w:szCs w:val="15"/>
                  <w:vertAlign w:val="superscript"/>
                  <w:lang w:val="en-GB"/>
                </w:rPr>
                <w:t>st</w:t>
              </w:r>
              <w:r w:rsidRPr="00292DEB">
                <w:rPr>
                  <w:i/>
                  <w:color w:val="000000"/>
                  <w:sz w:val="15"/>
                  <w:szCs w:val="15"/>
                  <w:lang w:val="en-GB"/>
                </w:rPr>
                <w:t xml:space="preserve"> pillar (main pension of e-EFKA))</w:t>
              </w:r>
              <w:r w:rsidRPr="00292DEB">
                <w:rPr>
                  <w:iCs/>
                  <w:sz w:val="15"/>
                  <w:szCs w:val="15"/>
                  <w:lang w:val="en-GB"/>
                </w:rPr>
                <w:t>.</w:t>
              </w:r>
            </w:ins>
            <w:r w:rsidRPr="00292DEB">
              <w:rPr>
                <w:iCs/>
                <w:sz w:val="15"/>
                <w:szCs w:val="15"/>
                <w:lang w:val="en-GB"/>
              </w:rPr>
              <w:t xml:space="preserve"> </w:t>
            </w:r>
          </w:p>
          <w:p w14:paraId="3C9E8C23" w14:textId="77514ABB" w:rsidR="005D0FED" w:rsidRPr="00292DEB" w:rsidRDefault="005D0FED" w:rsidP="00CD2271">
            <w:pPr>
              <w:pStyle w:val="Normal0"/>
              <w:spacing w:after="0" w:line="276" w:lineRule="auto"/>
              <w:rPr>
                <w:i/>
                <w:iCs/>
                <w:color w:val="000000" w:themeColor="text1"/>
                <w:sz w:val="15"/>
                <w:szCs w:val="15"/>
                <w:lang w:val="en-GB"/>
              </w:rPr>
            </w:pPr>
            <w:r w:rsidRPr="00292DEB">
              <w:rPr>
                <w:iCs/>
                <w:color w:val="000000"/>
                <w:sz w:val="15"/>
                <w:szCs w:val="15"/>
                <w:lang w:val="en-GB"/>
              </w:rPr>
              <w:t>Farmers are gradually incorporated into</w:t>
            </w:r>
            <w:r w:rsidRPr="00292DEB">
              <w:rPr>
                <w:iCs/>
                <w:sz w:val="15"/>
                <w:szCs w:val="15"/>
                <w:lang w:val="en-GB"/>
              </w:rPr>
              <w:t xml:space="preserve"> the </w:t>
            </w:r>
            <w:r w:rsidRPr="00292DEB">
              <w:rPr>
                <w:iCs/>
                <w:color w:val="008000"/>
                <w:sz w:val="15"/>
                <w:szCs w:val="15"/>
                <w:lang w:val="en-GB"/>
              </w:rPr>
              <w:t>Electronic National Social Security Fund (e-EFKA)</w:t>
            </w:r>
            <w:r w:rsidRPr="00292DEB">
              <w:rPr>
                <w:iCs/>
                <w:color w:val="000000"/>
                <w:sz w:val="15"/>
                <w:szCs w:val="15"/>
                <w:lang w:val="en-GB"/>
              </w:rPr>
              <w:t>.</w:t>
            </w:r>
          </w:p>
        </w:tc>
        <w:tc>
          <w:tcPr>
            <w:tcW w:w="167" w:type="pct"/>
          </w:tcPr>
          <w:p w14:paraId="2972FCA6" w14:textId="3BAA3ED6" w:rsidR="005D0FED" w:rsidRPr="00292DEB" w:rsidRDefault="005D0FED" w:rsidP="00CD2271">
            <w:pPr>
              <w:spacing w:line="276" w:lineRule="auto"/>
              <w:rPr>
                <w:rFonts w:cs="Arial"/>
                <w:color w:val="0000FF"/>
                <w:lang w:val="fr-FR"/>
              </w:rPr>
            </w:pPr>
            <w:r w:rsidRPr="00292DEB">
              <w:rPr>
                <w:rFonts w:cs="Arial"/>
                <w:color w:val="0000FF"/>
                <w:lang w:val="fr-FR"/>
              </w:rPr>
              <w:t>6</w:t>
            </w:r>
          </w:p>
        </w:tc>
        <w:tc>
          <w:tcPr>
            <w:tcW w:w="127" w:type="pct"/>
          </w:tcPr>
          <w:p w14:paraId="3B532F4B" w14:textId="6E20A5CF" w:rsidR="005D0FED" w:rsidRPr="00292DEB" w:rsidRDefault="005D0FED" w:rsidP="00CD2271">
            <w:pPr>
              <w:spacing w:line="276" w:lineRule="auto"/>
              <w:rPr>
                <w:rFonts w:cs="Arial"/>
                <w:color w:val="0000FF"/>
                <w:lang w:val="fr-FR"/>
              </w:rPr>
            </w:pPr>
            <w:r w:rsidRPr="00292DEB">
              <w:rPr>
                <w:rFonts w:cs="Arial"/>
                <w:color w:val="0000FF"/>
                <w:lang w:val="fr-FR"/>
              </w:rPr>
              <w:t>30</w:t>
            </w:r>
          </w:p>
        </w:tc>
        <w:tc>
          <w:tcPr>
            <w:tcW w:w="402" w:type="pct"/>
          </w:tcPr>
          <w:p w14:paraId="014A1290" w14:textId="2E05CDDB" w:rsidR="005D0FED" w:rsidRPr="00292DEB" w:rsidRDefault="005D0FED" w:rsidP="00CD2271">
            <w:pPr>
              <w:spacing w:line="276" w:lineRule="auto"/>
              <w:rPr>
                <w:rFonts w:cs="Arial"/>
                <w:color w:val="0000FF"/>
                <w:lang w:val="en-GB"/>
              </w:rPr>
            </w:pPr>
            <w:r w:rsidRPr="00292DEB">
              <w:rPr>
                <w:rFonts w:cs="Arial"/>
                <w:color w:val="0000FF"/>
                <w:lang w:val="en-GB"/>
              </w:rPr>
              <w:t>GREECE</w:t>
            </w:r>
          </w:p>
        </w:tc>
      </w:tr>
      <w:tr w:rsidR="005D0FED" w:rsidRPr="00292DEB" w14:paraId="790D9EE6" w14:textId="77777777" w:rsidTr="005D0FED">
        <w:tc>
          <w:tcPr>
            <w:tcW w:w="193" w:type="pct"/>
          </w:tcPr>
          <w:p w14:paraId="2C2DF47B" w14:textId="37079FF5"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105C57E7" w14:textId="77777777" w:rsidR="005D0FED" w:rsidRPr="00292DEB" w:rsidRDefault="005D0FED" w:rsidP="00CD2271">
            <w:pPr>
              <w:spacing w:line="276" w:lineRule="auto"/>
              <w:rPr>
                <w:rFonts w:cs="Arial"/>
              </w:rPr>
            </w:pPr>
            <w:r w:rsidRPr="00292DEB">
              <w:rPr>
                <w:rFonts w:cs="Arial"/>
              </w:rPr>
              <w:t>Staatliche Rente: auf Pflichtversicherung beruhendes und wohnsitzabhängiges System.</w:t>
            </w:r>
          </w:p>
          <w:p w14:paraId="41A4EF04" w14:textId="77777777" w:rsidR="005D0FED" w:rsidRPr="00292DEB" w:rsidRDefault="005D0FED" w:rsidP="00CD2271">
            <w:pPr>
              <w:spacing w:line="276" w:lineRule="auto"/>
              <w:rPr>
                <w:rFonts w:cs="Arial"/>
              </w:rPr>
            </w:pPr>
            <w:r w:rsidRPr="00292DEB">
              <w:rPr>
                <w:rFonts w:cs="Arial"/>
              </w:rPr>
              <w:t>Beitragsabhängige Rente: Auf Erwerbstätigkeit beruhendes Versicherungspflichtsystem.</w:t>
            </w:r>
          </w:p>
          <w:p w14:paraId="6F724BD6" w14:textId="77777777" w:rsidR="005D0FED" w:rsidRPr="00292DEB" w:rsidRDefault="005D0FED" w:rsidP="00CD2271">
            <w:pPr>
              <w:spacing w:line="276" w:lineRule="auto"/>
              <w:rPr>
                <w:rFonts w:cs="Arial"/>
              </w:rPr>
            </w:pPr>
            <w:r w:rsidRPr="00292DEB">
              <w:rPr>
                <w:rFonts w:cs="Arial"/>
              </w:rPr>
              <w:t>Keine freiwilligen Systeme.</w:t>
            </w:r>
          </w:p>
          <w:p w14:paraId="7A08E9DC" w14:textId="54AD1DC8" w:rsidR="005D0FED" w:rsidRPr="00292DEB" w:rsidRDefault="005D0FED" w:rsidP="00CD2271">
            <w:pPr>
              <w:spacing w:line="276" w:lineRule="auto"/>
              <w:rPr>
                <w:rFonts w:cs="Arial"/>
                <w:i/>
                <w:iCs/>
              </w:rPr>
            </w:pPr>
          </w:p>
        </w:tc>
        <w:tc>
          <w:tcPr>
            <w:tcW w:w="1370" w:type="pct"/>
          </w:tcPr>
          <w:p w14:paraId="7DC2B8AB" w14:textId="77777777" w:rsidR="005D0FED" w:rsidRPr="00292DEB" w:rsidRDefault="005D0FED" w:rsidP="00CD2271">
            <w:pPr>
              <w:spacing w:line="276" w:lineRule="auto"/>
              <w:rPr>
                <w:rFonts w:cs="Arial"/>
                <w:lang w:val="fr-BE"/>
              </w:rPr>
            </w:pPr>
            <w:r w:rsidRPr="00292DEB">
              <w:rPr>
                <w:rFonts w:cs="Arial"/>
                <w:lang w:val="fr-BE"/>
              </w:rPr>
              <w:t>Pension nationale: régime obligatoire fondé sur l’assurance et sur la résidence.</w:t>
            </w:r>
          </w:p>
          <w:p w14:paraId="32336212" w14:textId="77777777" w:rsidR="005D0FED" w:rsidRPr="00292DEB" w:rsidRDefault="005D0FED" w:rsidP="00CD2271">
            <w:pPr>
              <w:spacing w:line="276" w:lineRule="auto"/>
              <w:rPr>
                <w:rFonts w:cs="Arial"/>
                <w:lang w:val="fr-BE"/>
              </w:rPr>
            </w:pPr>
            <w:r w:rsidRPr="00292DEB">
              <w:rPr>
                <w:rFonts w:cs="Arial"/>
                <w:lang w:val="fr-BE"/>
              </w:rPr>
              <w:t>Pension contributive: régime obligatoire basé sur l’assurance et sur le travail.</w:t>
            </w:r>
          </w:p>
          <w:p w14:paraId="430096F1" w14:textId="78462061" w:rsidR="005D0FED" w:rsidRPr="00292DEB" w:rsidRDefault="005D0FED" w:rsidP="00CD2271">
            <w:pPr>
              <w:pStyle w:val="StandardLinks"/>
              <w:spacing w:line="276" w:lineRule="auto"/>
              <w:jc w:val="both"/>
              <w:rPr>
                <w:rFonts w:cs="Arial"/>
                <w:i/>
                <w:iCs/>
                <w:lang w:val="fr-BE"/>
              </w:rPr>
            </w:pPr>
            <w:r w:rsidRPr="00292DEB">
              <w:rPr>
                <w:rFonts w:cs="Arial"/>
                <w:lang w:val="fr-BE"/>
              </w:rPr>
              <w:t>Pas de régimes volontaires.</w:t>
            </w:r>
          </w:p>
        </w:tc>
        <w:tc>
          <w:tcPr>
            <w:tcW w:w="1370" w:type="pct"/>
          </w:tcPr>
          <w:p w14:paraId="74AF025C" w14:textId="77777777" w:rsidR="005D0FED" w:rsidRPr="00292DEB" w:rsidRDefault="005D0FED" w:rsidP="00CD2271">
            <w:pPr>
              <w:rPr>
                <w:rFonts w:cs="Arial"/>
                <w:i/>
                <w:iCs/>
                <w:lang w:val="en-GB"/>
              </w:rPr>
            </w:pPr>
            <w:r w:rsidRPr="00292DEB">
              <w:rPr>
                <w:rFonts w:cs="Arial"/>
                <w:iCs/>
                <w:lang w:val="en-GB"/>
              </w:rPr>
              <w:t>National pension: compulsory insurance based and residence-based system.</w:t>
            </w:r>
          </w:p>
          <w:p w14:paraId="78FA82A6" w14:textId="77777777" w:rsidR="005D0FED" w:rsidRPr="00292DEB" w:rsidRDefault="005D0FED" w:rsidP="00CD2271">
            <w:pPr>
              <w:rPr>
                <w:rFonts w:cs="Arial"/>
                <w:i/>
                <w:iCs/>
                <w:lang w:val="en-GB"/>
              </w:rPr>
            </w:pPr>
            <w:r w:rsidRPr="00292DEB">
              <w:rPr>
                <w:rFonts w:cs="Arial"/>
                <w:iCs/>
                <w:lang w:val="en-GB"/>
              </w:rPr>
              <w:t>Contributory pension: compulsory insurance-based, work-based system.</w:t>
            </w:r>
          </w:p>
          <w:p w14:paraId="08AB8115" w14:textId="3D7304A1" w:rsidR="005D0FED" w:rsidRPr="00292DEB" w:rsidRDefault="005D0FED" w:rsidP="00CD2271">
            <w:pPr>
              <w:pStyle w:val="Normal0"/>
              <w:spacing w:after="0" w:line="276" w:lineRule="auto"/>
              <w:rPr>
                <w:i/>
                <w:iCs/>
                <w:color w:val="000000" w:themeColor="text1"/>
                <w:sz w:val="15"/>
                <w:szCs w:val="15"/>
                <w:lang w:val="en-GB"/>
              </w:rPr>
            </w:pPr>
            <w:r w:rsidRPr="00292DEB">
              <w:rPr>
                <w:iCs/>
                <w:sz w:val="15"/>
                <w:szCs w:val="15"/>
              </w:rPr>
              <w:t xml:space="preserve">No </w:t>
            </w:r>
            <w:proofErr w:type="spellStart"/>
            <w:r w:rsidRPr="00292DEB">
              <w:rPr>
                <w:iCs/>
                <w:sz w:val="15"/>
                <w:szCs w:val="15"/>
              </w:rPr>
              <w:t>voluntary</w:t>
            </w:r>
            <w:proofErr w:type="spellEnd"/>
            <w:r w:rsidRPr="00292DEB">
              <w:rPr>
                <w:iCs/>
                <w:sz w:val="15"/>
                <w:szCs w:val="15"/>
              </w:rPr>
              <w:t xml:space="preserve"> </w:t>
            </w:r>
            <w:proofErr w:type="spellStart"/>
            <w:r w:rsidRPr="00292DEB">
              <w:rPr>
                <w:iCs/>
                <w:sz w:val="15"/>
                <w:szCs w:val="15"/>
              </w:rPr>
              <w:t>schemes</w:t>
            </w:r>
            <w:proofErr w:type="spellEnd"/>
            <w:r w:rsidRPr="00292DEB">
              <w:rPr>
                <w:iCs/>
                <w:sz w:val="15"/>
                <w:szCs w:val="15"/>
              </w:rPr>
              <w:t>.</w:t>
            </w:r>
          </w:p>
        </w:tc>
        <w:tc>
          <w:tcPr>
            <w:tcW w:w="167" w:type="pct"/>
          </w:tcPr>
          <w:p w14:paraId="3683BAD3" w14:textId="1D10D05B" w:rsidR="005D0FED" w:rsidRPr="00292DEB" w:rsidRDefault="005D0FED" w:rsidP="00CD2271">
            <w:pPr>
              <w:spacing w:line="276" w:lineRule="auto"/>
              <w:rPr>
                <w:rFonts w:cs="Arial"/>
                <w:color w:val="0000FF"/>
                <w:lang w:val="fr-FR"/>
              </w:rPr>
            </w:pPr>
            <w:r w:rsidRPr="00292DEB">
              <w:rPr>
                <w:rFonts w:cs="Arial"/>
                <w:color w:val="0000FF"/>
              </w:rPr>
              <w:t>6</w:t>
            </w:r>
          </w:p>
        </w:tc>
        <w:tc>
          <w:tcPr>
            <w:tcW w:w="127" w:type="pct"/>
          </w:tcPr>
          <w:p w14:paraId="76A31354" w14:textId="47C12CDF" w:rsidR="005D0FED" w:rsidRPr="00292DEB" w:rsidRDefault="005D0FED" w:rsidP="00CD2271">
            <w:pPr>
              <w:spacing w:line="276" w:lineRule="auto"/>
              <w:rPr>
                <w:rFonts w:cs="Arial"/>
                <w:color w:val="0000FF"/>
                <w:lang w:val="fr-FR"/>
              </w:rPr>
            </w:pPr>
            <w:r w:rsidRPr="00292DEB">
              <w:rPr>
                <w:rFonts w:cs="Arial"/>
                <w:color w:val="0000FF"/>
              </w:rPr>
              <w:t>31</w:t>
            </w:r>
          </w:p>
        </w:tc>
        <w:tc>
          <w:tcPr>
            <w:tcW w:w="402" w:type="pct"/>
          </w:tcPr>
          <w:p w14:paraId="6929862F" w14:textId="241B9BC3" w:rsidR="005D0FED" w:rsidRPr="00292DEB" w:rsidRDefault="005D0FED" w:rsidP="00CD2271">
            <w:pPr>
              <w:spacing w:line="276" w:lineRule="auto"/>
              <w:rPr>
                <w:rFonts w:cs="Arial"/>
                <w:color w:val="0000FF"/>
                <w:lang w:val="en-GB"/>
              </w:rPr>
            </w:pPr>
            <w:r w:rsidRPr="00292DEB">
              <w:rPr>
                <w:rFonts w:cs="Arial"/>
                <w:color w:val="0000FF"/>
                <w:lang w:val="en-GB"/>
              </w:rPr>
              <w:t>GREECE</w:t>
            </w:r>
          </w:p>
        </w:tc>
      </w:tr>
      <w:tr w:rsidR="005D0FED" w:rsidRPr="00292DEB" w14:paraId="1C5708B9" w14:textId="77777777" w:rsidTr="005D0FED">
        <w:tc>
          <w:tcPr>
            <w:tcW w:w="193" w:type="pct"/>
          </w:tcPr>
          <w:p w14:paraId="1A95D7FD" w14:textId="55B3BD0C" w:rsidR="005D0FED" w:rsidRPr="00292DEB" w:rsidRDefault="005D0FED" w:rsidP="00CD2271">
            <w:pPr>
              <w:spacing w:line="276" w:lineRule="auto"/>
              <w:jc w:val="left"/>
              <w:rPr>
                <w:rFonts w:cs="Arial"/>
                <w:lang w:val="es-ES"/>
              </w:rPr>
            </w:pPr>
            <w:r w:rsidRPr="00292DEB">
              <w:rPr>
                <w:rFonts w:cs="Arial"/>
                <w:lang w:val="en-GB"/>
              </w:rPr>
              <w:t>EL</w:t>
            </w:r>
          </w:p>
        </w:tc>
        <w:tc>
          <w:tcPr>
            <w:tcW w:w="1371" w:type="pct"/>
          </w:tcPr>
          <w:p w14:paraId="018BD743" w14:textId="35553342" w:rsidR="005D0FED" w:rsidRPr="00292DEB" w:rsidRDefault="005D0FED" w:rsidP="00CD2271">
            <w:pPr>
              <w:spacing w:line="276" w:lineRule="auto"/>
              <w:rPr>
                <w:rFonts w:cs="Arial"/>
                <w:i/>
                <w:iCs/>
              </w:rPr>
            </w:pPr>
            <w:r w:rsidRPr="00292DEB">
              <w:rPr>
                <w:rFonts w:cs="Arial"/>
              </w:rPr>
              <w:t>Keine bestimmten Voraussetzungen für den Anspruch auf Deckung für Selbstständige.</w:t>
            </w:r>
          </w:p>
        </w:tc>
        <w:tc>
          <w:tcPr>
            <w:tcW w:w="1370" w:type="pct"/>
          </w:tcPr>
          <w:p w14:paraId="6CCDCA5A" w14:textId="23A77304" w:rsidR="005D0FED" w:rsidRPr="00292DEB" w:rsidRDefault="005D0FED" w:rsidP="00CD2271">
            <w:pPr>
              <w:pStyle w:val="StandardLinks"/>
              <w:spacing w:line="276" w:lineRule="auto"/>
              <w:jc w:val="both"/>
              <w:rPr>
                <w:rFonts w:cs="Arial"/>
                <w:i/>
                <w:iCs/>
                <w:lang w:val="fr-BE"/>
              </w:rPr>
            </w:pPr>
            <w:r w:rsidRPr="00292DEB">
              <w:rPr>
                <w:rFonts w:cs="Arial"/>
                <w:lang w:val="fr-BE"/>
              </w:rPr>
              <w:t>Pas de conditions spécifiquement applicables aux travailleurs indépendants.</w:t>
            </w:r>
          </w:p>
        </w:tc>
        <w:tc>
          <w:tcPr>
            <w:tcW w:w="1370" w:type="pct"/>
          </w:tcPr>
          <w:p w14:paraId="18766EBE" w14:textId="77777777" w:rsidR="005D0FED" w:rsidRPr="00292DEB" w:rsidRDefault="005D0FED" w:rsidP="00CD2271">
            <w:pPr>
              <w:pStyle w:val="Normal0"/>
              <w:pBdr>
                <w:top w:val="nil"/>
                <w:left w:val="nil"/>
                <w:bottom w:val="nil"/>
                <w:right w:val="nil"/>
                <w:between w:val="nil"/>
              </w:pBdr>
              <w:spacing w:after="0"/>
              <w:rPr>
                <w:ins w:id="286" w:author="Author"/>
                <w:iCs/>
                <w:sz w:val="15"/>
                <w:szCs w:val="15"/>
                <w:lang w:val="en-GB"/>
              </w:rPr>
            </w:pPr>
            <w:r w:rsidRPr="00292DEB">
              <w:rPr>
                <w:iCs/>
                <w:sz w:val="15"/>
                <w:szCs w:val="15"/>
                <w:lang w:val="en-GB"/>
              </w:rPr>
              <w:t>No specific qualifying conditions for self-employed.</w:t>
            </w:r>
          </w:p>
          <w:p w14:paraId="12833ED4" w14:textId="77777777" w:rsidR="005D0FED" w:rsidRPr="00292DEB" w:rsidRDefault="005D0FED" w:rsidP="00CD2271">
            <w:pPr>
              <w:pStyle w:val="Normal0"/>
              <w:pBdr>
                <w:top w:val="nil"/>
                <w:left w:val="nil"/>
                <w:bottom w:val="nil"/>
                <w:right w:val="nil"/>
                <w:between w:val="nil"/>
              </w:pBdr>
              <w:spacing w:after="0"/>
              <w:rPr>
                <w:ins w:id="287" w:author="Author"/>
                <w:iCs/>
                <w:sz w:val="15"/>
                <w:szCs w:val="15"/>
                <w:lang w:val="en-GB"/>
              </w:rPr>
            </w:pPr>
          </w:p>
          <w:p w14:paraId="305594E9" w14:textId="77777777" w:rsidR="005D0FED" w:rsidRDefault="005D0FED" w:rsidP="00CD2271">
            <w:pPr>
              <w:pStyle w:val="Normal0"/>
              <w:spacing w:after="0" w:line="276" w:lineRule="auto"/>
              <w:rPr>
                <w:bCs/>
                <w:sz w:val="15"/>
                <w:szCs w:val="15"/>
                <w:lang w:val="en-GB"/>
              </w:rPr>
            </w:pPr>
            <w:ins w:id="288" w:author="Author">
              <w:r w:rsidRPr="00292DEB">
                <w:rPr>
                  <w:bCs/>
                  <w:sz w:val="15"/>
                  <w:szCs w:val="15"/>
                  <w:lang w:val="en-GB"/>
                </w:rPr>
                <w:t>No exemptions from paying contributions.</w:t>
              </w:r>
            </w:ins>
          </w:p>
          <w:p w14:paraId="2DD8D48F" w14:textId="500DF4CA" w:rsidR="006D3342" w:rsidRPr="00292DEB" w:rsidRDefault="006D3342" w:rsidP="00CD2271">
            <w:pPr>
              <w:pStyle w:val="Normal0"/>
              <w:spacing w:after="0" w:line="276" w:lineRule="auto"/>
              <w:rPr>
                <w:i/>
                <w:iCs/>
                <w:color w:val="000000" w:themeColor="text1"/>
                <w:sz w:val="15"/>
                <w:szCs w:val="15"/>
                <w:lang w:val="en-GB"/>
              </w:rPr>
            </w:pPr>
          </w:p>
        </w:tc>
        <w:tc>
          <w:tcPr>
            <w:tcW w:w="167" w:type="pct"/>
          </w:tcPr>
          <w:p w14:paraId="725F4CAF" w14:textId="154603C5" w:rsidR="005D0FED" w:rsidRPr="00292DEB" w:rsidRDefault="005D0FED" w:rsidP="00CD2271">
            <w:pPr>
              <w:spacing w:line="276" w:lineRule="auto"/>
              <w:rPr>
                <w:rFonts w:cs="Arial"/>
                <w:color w:val="0000FF"/>
                <w:lang w:val="fr-FR"/>
              </w:rPr>
            </w:pPr>
            <w:r w:rsidRPr="00292DEB">
              <w:rPr>
                <w:rFonts w:cs="Arial"/>
                <w:color w:val="0000FF"/>
              </w:rPr>
              <w:t>6</w:t>
            </w:r>
          </w:p>
        </w:tc>
        <w:tc>
          <w:tcPr>
            <w:tcW w:w="127" w:type="pct"/>
          </w:tcPr>
          <w:p w14:paraId="4D0DD481" w14:textId="5FCDFEDF" w:rsidR="005D0FED" w:rsidRPr="00292DEB" w:rsidRDefault="005D0FED" w:rsidP="00CD2271">
            <w:pPr>
              <w:spacing w:line="276" w:lineRule="auto"/>
              <w:rPr>
                <w:rFonts w:cs="Arial"/>
                <w:color w:val="0000FF"/>
                <w:lang w:val="fr-FR"/>
              </w:rPr>
            </w:pPr>
            <w:r w:rsidRPr="00292DEB">
              <w:rPr>
                <w:rFonts w:cs="Arial"/>
                <w:color w:val="0000FF"/>
              </w:rPr>
              <w:t>32</w:t>
            </w:r>
          </w:p>
        </w:tc>
        <w:tc>
          <w:tcPr>
            <w:tcW w:w="402" w:type="pct"/>
          </w:tcPr>
          <w:p w14:paraId="269E2751" w14:textId="2C44B19B" w:rsidR="005D0FED" w:rsidRPr="00292DEB" w:rsidRDefault="005D0FED" w:rsidP="00CD2271">
            <w:pPr>
              <w:spacing w:line="276" w:lineRule="auto"/>
              <w:rPr>
                <w:rFonts w:cs="Arial"/>
                <w:color w:val="0000FF"/>
                <w:lang w:val="en-GB"/>
              </w:rPr>
            </w:pPr>
            <w:r w:rsidRPr="00292DEB">
              <w:rPr>
                <w:rFonts w:cs="Arial"/>
                <w:color w:val="0000FF"/>
                <w:lang w:val="en-GB"/>
              </w:rPr>
              <w:t>GREECE</w:t>
            </w:r>
          </w:p>
        </w:tc>
      </w:tr>
      <w:tr w:rsidR="005D0FED" w:rsidRPr="00292DEB" w14:paraId="5D32A331" w14:textId="77777777" w:rsidTr="005D0FED">
        <w:tc>
          <w:tcPr>
            <w:tcW w:w="193" w:type="pct"/>
          </w:tcPr>
          <w:p w14:paraId="0331F207" w14:textId="560212C3"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580E70B2" w14:textId="77777777" w:rsidR="005D0FED" w:rsidRPr="00292DEB" w:rsidRDefault="005D0FED" w:rsidP="00CD2271">
            <w:pPr>
              <w:spacing w:line="276" w:lineRule="auto"/>
              <w:rPr>
                <w:rFonts w:cs="Arial"/>
              </w:rPr>
            </w:pPr>
            <w:r w:rsidRPr="00292DEB">
              <w:rPr>
                <w:rFonts w:cs="Arial"/>
              </w:rPr>
              <w:t xml:space="preserve">Als Arbeitnehmer zahlt die Person in jedem Fall die Versicherungsbeiträge, die im Arbeitnehmergesetz vorgesehen sind. </w:t>
            </w:r>
          </w:p>
          <w:p w14:paraId="3D063A1A" w14:textId="77777777" w:rsidR="005D0FED" w:rsidRPr="00292DEB" w:rsidRDefault="005D0FED" w:rsidP="00CD2271">
            <w:pPr>
              <w:spacing w:line="276" w:lineRule="auto"/>
              <w:rPr>
                <w:rFonts w:cs="Arial"/>
              </w:rPr>
            </w:pPr>
            <w:r w:rsidRPr="00292DEB">
              <w:rPr>
                <w:rFonts w:cs="Arial"/>
              </w:rPr>
              <w:t xml:space="preserve">Als Selbstständiger muss die Person den Betrag der </w:t>
            </w:r>
            <w:r w:rsidRPr="00292DEB">
              <w:rPr>
                <w:rFonts w:cs="Arial"/>
                <w:color w:val="C00000"/>
              </w:rPr>
              <w:t>2.</w:t>
            </w:r>
            <w:r w:rsidRPr="00292DEB">
              <w:rPr>
                <w:rFonts w:cs="Arial"/>
              </w:rPr>
              <w:t xml:space="preserve"> Versicherungskategorie, welche die Mindestanforderung ist. Sind die als Arbeitnehmer gezahlten Beiträge aber gleich hoch oder höher als der Betrag der </w:t>
            </w:r>
            <w:r w:rsidRPr="00292DEB">
              <w:rPr>
                <w:rFonts w:cs="Arial"/>
                <w:color w:val="C00000"/>
              </w:rPr>
              <w:t>2.</w:t>
            </w:r>
            <w:r w:rsidRPr="00292DEB">
              <w:rPr>
                <w:rFonts w:cs="Arial"/>
              </w:rPr>
              <w:t xml:space="preserve"> Versicherungskategorie, muss die Person (für die selbstständige Tätigkeit) keinen Zusatzbeitrag leisten. Andernfalls zahlt die Person die Differenz zum Betrag der </w:t>
            </w:r>
            <w:r w:rsidRPr="00292DEB">
              <w:rPr>
                <w:rFonts w:cs="Arial"/>
                <w:color w:val="C00000"/>
              </w:rPr>
              <w:t>2.</w:t>
            </w:r>
            <w:r w:rsidRPr="00292DEB">
              <w:rPr>
                <w:rFonts w:cs="Arial"/>
              </w:rPr>
              <w:t xml:space="preserve"> Versicherungskategorie.</w:t>
            </w:r>
          </w:p>
          <w:p w14:paraId="32EFBE54" w14:textId="77777777" w:rsidR="005D0FED" w:rsidRPr="00292DEB" w:rsidRDefault="005D0FED" w:rsidP="00CD2271">
            <w:pPr>
              <w:spacing w:line="276" w:lineRule="auto"/>
              <w:rPr>
                <w:rFonts w:eastAsia="Calibri" w:cs="Arial"/>
                <w:bCs/>
              </w:rPr>
            </w:pPr>
            <w:r w:rsidRPr="00292DEB">
              <w:rPr>
                <w:rFonts w:eastAsia="Calibri" w:cs="Arial"/>
                <w:bCs/>
              </w:rPr>
              <w:t xml:space="preserve">Für Menschen, die als Selbstständige weniger als </w:t>
            </w:r>
            <w:r w:rsidRPr="00292DEB">
              <w:rPr>
                <w:rFonts w:eastAsia="Calibri" w:cs="Arial"/>
                <w:bCs/>
                <w:color w:val="C00000"/>
              </w:rPr>
              <w:t>5</w:t>
            </w:r>
            <w:r w:rsidRPr="00292DEB">
              <w:rPr>
                <w:rFonts w:eastAsia="Calibri" w:cs="Arial"/>
                <w:bCs/>
              </w:rPr>
              <w:t xml:space="preserve"> Jahre versichert waren (Sonderversicherungskategorie), ist der oben genannte Betrag der der </w:t>
            </w:r>
            <w:r w:rsidRPr="00292DEB">
              <w:rPr>
                <w:rFonts w:eastAsia="Calibri" w:cs="Arial"/>
                <w:bCs/>
                <w:color w:val="C00000"/>
              </w:rPr>
              <w:t>1.</w:t>
            </w:r>
            <w:r w:rsidRPr="00292DEB">
              <w:rPr>
                <w:rFonts w:eastAsia="Calibri" w:cs="Arial"/>
                <w:bCs/>
              </w:rPr>
              <w:t xml:space="preserve"> Versicherungskategorie.</w:t>
            </w:r>
          </w:p>
          <w:p w14:paraId="32656FE9" w14:textId="77777777" w:rsidR="005D0FED" w:rsidRPr="00292DEB" w:rsidRDefault="005D0FED" w:rsidP="00CD2271">
            <w:pPr>
              <w:spacing w:line="276" w:lineRule="auto"/>
              <w:rPr>
                <w:rFonts w:eastAsia="Calibri" w:cs="Arial"/>
                <w:bCs/>
              </w:rPr>
            </w:pPr>
            <w:r w:rsidRPr="00292DEB">
              <w:rPr>
                <w:rFonts w:eastAsia="Calibri" w:cs="Arial"/>
                <w:bCs/>
              </w:rPr>
              <w:t xml:space="preserve">Hat sich die Person (als Selbstständiger) für eine höhere Versicherungskategorie entschieden als die </w:t>
            </w:r>
            <w:r w:rsidRPr="00292DEB">
              <w:rPr>
                <w:rFonts w:eastAsia="Calibri" w:cs="Arial"/>
                <w:bCs/>
                <w:color w:val="C00000"/>
              </w:rPr>
              <w:t>2.</w:t>
            </w:r>
            <w:r w:rsidRPr="00292DEB">
              <w:rPr>
                <w:rFonts w:eastAsia="Calibri" w:cs="Arial"/>
                <w:bCs/>
              </w:rPr>
              <w:t xml:space="preserve">, müssen die </w:t>
            </w:r>
            <w:r w:rsidRPr="00292DEB">
              <w:rPr>
                <w:rFonts w:eastAsia="Calibri" w:cs="Arial"/>
                <w:bCs/>
              </w:rPr>
              <w:lastRenderedPageBreak/>
              <w:t>Beiträge, die als Arbeitnehmer gezahlt werden, gleich hoch oder höher sein als der Betrag der gewählten Kategorie.</w:t>
            </w:r>
          </w:p>
          <w:p w14:paraId="78831DD9" w14:textId="77777777" w:rsidR="005D0FED" w:rsidRPr="00292DEB" w:rsidRDefault="005D0FED" w:rsidP="00CD2271">
            <w:pPr>
              <w:pStyle w:val="CommentText"/>
              <w:spacing w:line="276" w:lineRule="auto"/>
              <w:rPr>
                <w:rFonts w:cs="Arial"/>
                <w:sz w:val="15"/>
                <w:szCs w:val="15"/>
              </w:rPr>
            </w:pPr>
            <w:r w:rsidRPr="00292DEB">
              <w:rPr>
                <w:rFonts w:eastAsia="Calibri" w:cs="Arial"/>
                <w:bCs/>
                <w:sz w:val="15"/>
                <w:szCs w:val="15"/>
              </w:rPr>
              <w:t>Andernfalls zahlt die Person die Differenz zum Betrag der gewählten Versicherungskategorie.</w:t>
            </w:r>
          </w:p>
          <w:p w14:paraId="04364661" w14:textId="69F43126" w:rsidR="005D0FED" w:rsidRPr="00292DEB" w:rsidRDefault="005D0FED" w:rsidP="00CD2271">
            <w:pPr>
              <w:spacing w:line="276" w:lineRule="auto"/>
              <w:rPr>
                <w:rFonts w:cs="Arial"/>
              </w:rPr>
            </w:pPr>
          </w:p>
        </w:tc>
        <w:tc>
          <w:tcPr>
            <w:tcW w:w="1370" w:type="pct"/>
          </w:tcPr>
          <w:p w14:paraId="4BFDB204" w14:textId="77777777" w:rsidR="005D0FED" w:rsidRPr="00292DEB" w:rsidRDefault="005D0FED" w:rsidP="00CD2271">
            <w:pPr>
              <w:spacing w:line="276" w:lineRule="auto"/>
              <w:rPr>
                <w:rFonts w:cs="Arial"/>
                <w:lang w:val="fr-BE"/>
              </w:rPr>
            </w:pPr>
            <w:r w:rsidRPr="00292DEB">
              <w:rPr>
                <w:rFonts w:cs="Arial"/>
                <w:lang w:val="fr-BE"/>
              </w:rPr>
              <w:lastRenderedPageBreak/>
              <w:t xml:space="preserve">En tant que salarié, la personne verse, dans tous les cas, les cotisations d’assurance prévues par la législation relative aux salariés. </w:t>
            </w:r>
          </w:p>
          <w:p w14:paraId="5EA31220" w14:textId="77777777" w:rsidR="005D0FED" w:rsidRPr="00292DEB" w:rsidRDefault="005D0FED" w:rsidP="00CD2271">
            <w:pPr>
              <w:spacing w:line="276" w:lineRule="auto"/>
              <w:rPr>
                <w:rFonts w:cs="Arial"/>
                <w:lang w:val="fr-BE"/>
              </w:rPr>
            </w:pPr>
            <w:r w:rsidRPr="00292DEB">
              <w:rPr>
                <w:rFonts w:cs="Arial"/>
                <w:lang w:val="fr-BE"/>
              </w:rPr>
              <w:t xml:space="preserve">En tant que travailleur indépendant, la personne doit payer le montant de la </w:t>
            </w:r>
            <w:r w:rsidRPr="00292DEB">
              <w:rPr>
                <w:rFonts w:cs="Arial"/>
                <w:color w:val="C00000"/>
                <w:lang w:val="fr-BE"/>
              </w:rPr>
              <w:t>2</w:t>
            </w:r>
            <w:r w:rsidRPr="00292DEB">
              <w:rPr>
                <w:rFonts w:cs="Arial"/>
                <w:color w:val="C00000"/>
                <w:vertAlign w:val="superscript"/>
                <w:lang w:val="fr-BE"/>
              </w:rPr>
              <w:t>e</w:t>
            </w:r>
            <w:r w:rsidRPr="00292DEB">
              <w:rPr>
                <w:rFonts w:cs="Arial"/>
                <w:lang w:val="fr-BE"/>
              </w:rPr>
              <w:t xml:space="preserve"> catégorie d’assurance, qui représente l’obligation minimale. Mais si les cotisations versées en tant que salarié sont supérieures au montant de la </w:t>
            </w:r>
            <w:r w:rsidRPr="00292DEB">
              <w:rPr>
                <w:rFonts w:cs="Arial"/>
                <w:color w:val="C00000"/>
                <w:lang w:val="fr-BE"/>
              </w:rPr>
              <w:t>2</w:t>
            </w:r>
            <w:r w:rsidRPr="00292DEB">
              <w:rPr>
                <w:rFonts w:cs="Arial"/>
                <w:color w:val="C00000"/>
                <w:vertAlign w:val="superscript"/>
                <w:lang w:val="fr-BE"/>
              </w:rPr>
              <w:t>e</w:t>
            </w:r>
            <w:r w:rsidRPr="00292DEB">
              <w:rPr>
                <w:rFonts w:cs="Arial"/>
                <w:lang w:val="fr-BE"/>
              </w:rPr>
              <w:t xml:space="preserve"> catégorie d’assurance, la personne n’est pas tenue de verser de cotisation supplémentaire (en tant que travailleur indépendant). Dans le cas contraire, la personne verse la différence pour arriver au montant de la </w:t>
            </w:r>
            <w:r w:rsidRPr="00292DEB">
              <w:rPr>
                <w:rFonts w:cs="Arial"/>
                <w:color w:val="C00000"/>
                <w:lang w:val="fr-BE"/>
              </w:rPr>
              <w:t>2</w:t>
            </w:r>
            <w:r w:rsidRPr="00292DEB">
              <w:rPr>
                <w:rFonts w:cs="Arial"/>
                <w:color w:val="C00000"/>
                <w:vertAlign w:val="superscript"/>
                <w:lang w:val="fr-BE"/>
              </w:rPr>
              <w:t>e</w:t>
            </w:r>
            <w:r w:rsidRPr="00292DEB">
              <w:rPr>
                <w:rFonts w:cs="Arial"/>
                <w:lang w:val="fr-BE"/>
              </w:rPr>
              <w:t xml:space="preserve"> catégorie d’assurance.</w:t>
            </w:r>
          </w:p>
          <w:p w14:paraId="30FB4B30" w14:textId="77777777" w:rsidR="005D0FED" w:rsidRPr="00292DEB" w:rsidRDefault="005D0FED" w:rsidP="00CD2271">
            <w:pPr>
              <w:spacing w:line="276" w:lineRule="auto"/>
              <w:rPr>
                <w:rFonts w:cs="Arial"/>
                <w:lang w:val="fr-BE"/>
              </w:rPr>
            </w:pPr>
            <w:r w:rsidRPr="00292DEB">
              <w:rPr>
                <w:rFonts w:cs="Arial"/>
                <w:lang w:val="fr-BE"/>
              </w:rPr>
              <w:t xml:space="preserve">Pour les personnes ayant cotisé à l’assurance pendant moins de </w:t>
            </w:r>
            <w:r w:rsidRPr="00292DEB">
              <w:rPr>
                <w:rFonts w:cs="Arial"/>
                <w:color w:val="C00000"/>
                <w:lang w:val="fr-BE"/>
              </w:rPr>
              <w:t>5</w:t>
            </w:r>
            <w:r w:rsidRPr="00292DEB">
              <w:rPr>
                <w:rFonts w:cs="Arial"/>
                <w:lang w:val="fr-BE"/>
              </w:rPr>
              <w:t xml:space="preserve"> ans en tant que travailleur indépendant (catégorie d’assurance spéciale), le montant est celui de la </w:t>
            </w:r>
            <w:r w:rsidRPr="00292DEB">
              <w:rPr>
                <w:rFonts w:cs="Arial"/>
                <w:color w:val="C00000"/>
                <w:lang w:val="fr-BE"/>
              </w:rPr>
              <w:t>1</w:t>
            </w:r>
            <w:r w:rsidRPr="00292DEB">
              <w:rPr>
                <w:rFonts w:cs="Arial"/>
                <w:color w:val="C00000"/>
                <w:vertAlign w:val="superscript"/>
                <w:lang w:val="fr-BE"/>
              </w:rPr>
              <w:t>e</w:t>
            </w:r>
            <w:r w:rsidRPr="00292DEB">
              <w:rPr>
                <w:rFonts w:cs="Arial"/>
                <w:lang w:val="fr-BE"/>
              </w:rPr>
              <w:t xml:space="preserve"> catégorie d’assurance.</w:t>
            </w:r>
          </w:p>
          <w:p w14:paraId="33804A0E" w14:textId="77777777" w:rsidR="005D0FED" w:rsidRPr="00292DEB" w:rsidRDefault="005D0FED" w:rsidP="00CD2271">
            <w:pPr>
              <w:spacing w:line="276" w:lineRule="auto"/>
              <w:rPr>
                <w:rFonts w:cs="Arial"/>
                <w:lang w:val="fr-BE"/>
              </w:rPr>
            </w:pPr>
            <w:r w:rsidRPr="00292DEB">
              <w:rPr>
                <w:rFonts w:cs="Arial"/>
                <w:lang w:val="fr-BE"/>
              </w:rPr>
              <w:lastRenderedPageBreak/>
              <w:t xml:space="preserve">Si la personne (en tant que travailleur indépendant) a choisi une catégorie d’assurance supérieure à la </w:t>
            </w:r>
            <w:r w:rsidRPr="00292DEB">
              <w:rPr>
                <w:rFonts w:cs="Arial"/>
                <w:color w:val="C00000"/>
                <w:lang w:val="fr-BE"/>
              </w:rPr>
              <w:t>deuxième</w:t>
            </w:r>
            <w:r w:rsidRPr="00292DEB">
              <w:rPr>
                <w:rFonts w:cs="Arial"/>
                <w:lang w:val="fr-BE"/>
              </w:rPr>
              <w:t>, les cotisations versées en tant que salarié doivent être égales ou supérieures au montant de la catégorie choisie.</w:t>
            </w:r>
          </w:p>
          <w:p w14:paraId="0D199F6F" w14:textId="5BA5B7DA" w:rsidR="005D0FED" w:rsidRPr="00292DEB" w:rsidRDefault="005D0FED" w:rsidP="00CD2271">
            <w:pPr>
              <w:spacing w:line="276" w:lineRule="auto"/>
              <w:rPr>
                <w:rFonts w:cs="Arial"/>
                <w:lang w:val="fr-BE"/>
              </w:rPr>
            </w:pPr>
            <w:r w:rsidRPr="00292DEB">
              <w:rPr>
                <w:rFonts w:cs="Arial"/>
                <w:lang w:val="fr-BE"/>
              </w:rPr>
              <w:t>Sinon, la personne paie la différence jusqu'au montant de la catégorie d'assurance choisie.</w:t>
            </w:r>
          </w:p>
        </w:tc>
        <w:tc>
          <w:tcPr>
            <w:tcW w:w="1370" w:type="pct"/>
          </w:tcPr>
          <w:p w14:paraId="4274BA31" w14:textId="77777777" w:rsidR="005D0FED" w:rsidRPr="00292DEB" w:rsidRDefault="005D0FED" w:rsidP="00CD2271">
            <w:pPr>
              <w:rPr>
                <w:rFonts w:cs="Arial"/>
                <w:i/>
                <w:iCs/>
                <w:lang w:val="en-GB"/>
              </w:rPr>
            </w:pPr>
            <w:r w:rsidRPr="00292DEB">
              <w:rPr>
                <w:rFonts w:cs="Arial"/>
                <w:iCs/>
                <w:lang w:val="en-GB"/>
              </w:rPr>
              <w:lastRenderedPageBreak/>
              <w:t xml:space="preserve">As an employee, the person pays, in any case, the insurance contributions provided by the law for the employees. </w:t>
            </w:r>
          </w:p>
          <w:p w14:paraId="1317D301" w14:textId="77777777" w:rsidR="005D0FED" w:rsidRPr="00292DEB" w:rsidRDefault="005D0FED" w:rsidP="00CD2271">
            <w:pPr>
              <w:rPr>
                <w:rFonts w:cs="Arial"/>
                <w:i/>
                <w:lang w:val="en-GB"/>
              </w:rPr>
            </w:pPr>
            <w:r w:rsidRPr="00292DEB">
              <w:rPr>
                <w:rFonts w:cs="Arial"/>
                <w:iCs/>
                <w:lang w:val="en-GB"/>
              </w:rPr>
              <w:t xml:space="preserve">As a self-employed, the person </w:t>
            </w:r>
            <w:proofErr w:type="gramStart"/>
            <w:r w:rsidRPr="00292DEB">
              <w:rPr>
                <w:rFonts w:cs="Arial"/>
                <w:iCs/>
                <w:lang w:val="en-GB"/>
              </w:rPr>
              <w:t>has to</w:t>
            </w:r>
            <w:proofErr w:type="gramEnd"/>
            <w:r w:rsidRPr="00292DEB">
              <w:rPr>
                <w:rFonts w:cs="Arial"/>
                <w:iCs/>
                <w:lang w:val="en-GB"/>
              </w:rPr>
              <w:t xml:space="preserve"> pay the amount of the 2</w:t>
            </w:r>
            <w:r w:rsidRPr="00292DEB">
              <w:rPr>
                <w:rFonts w:cs="Arial"/>
                <w:iCs/>
                <w:vertAlign w:val="superscript"/>
                <w:lang w:val="en-GB"/>
              </w:rPr>
              <w:t>nd</w:t>
            </w:r>
            <w:r w:rsidRPr="00292DEB">
              <w:rPr>
                <w:rFonts w:cs="Arial"/>
                <w:iCs/>
                <w:lang w:val="en-GB"/>
              </w:rPr>
              <w:t xml:space="preserve"> insurance category, which is the minimum requirement. But if the contributions paid as employee are equal or higher than the amount of the 2</w:t>
            </w:r>
            <w:r w:rsidRPr="00292DEB">
              <w:rPr>
                <w:rFonts w:cs="Arial"/>
                <w:iCs/>
                <w:vertAlign w:val="superscript"/>
                <w:lang w:val="en-GB"/>
              </w:rPr>
              <w:t>nd</w:t>
            </w:r>
            <w:r w:rsidRPr="00292DEB">
              <w:rPr>
                <w:rFonts w:cs="Arial"/>
                <w:iCs/>
                <w:lang w:val="en-GB"/>
              </w:rPr>
              <w:t xml:space="preserve"> insurance category, then the person does not have to pay any contribution. Otherwise, the person pays the difference up to the amount of the 2</w:t>
            </w:r>
            <w:r w:rsidRPr="00292DEB">
              <w:rPr>
                <w:rFonts w:cs="Arial"/>
                <w:iCs/>
                <w:vertAlign w:val="superscript"/>
                <w:lang w:val="en-GB"/>
              </w:rPr>
              <w:t>nd</w:t>
            </w:r>
            <w:r w:rsidRPr="00292DEB">
              <w:rPr>
                <w:rFonts w:cs="Arial"/>
                <w:iCs/>
                <w:lang w:val="en-GB"/>
              </w:rPr>
              <w:t xml:space="preserve"> insurance category (as self-employed). </w:t>
            </w:r>
          </w:p>
          <w:p w14:paraId="140681BE" w14:textId="77777777" w:rsidR="005D0FED" w:rsidRPr="00292DEB" w:rsidRDefault="005D0FED" w:rsidP="00CD2271">
            <w:pPr>
              <w:rPr>
                <w:rFonts w:cs="Arial"/>
                <w:i/>
                <w:lang w:val="en-GB"/>
              </w:rPr>
            </w:pPr>
            <w:r w:rsidRPr="00292DEB">
              <w:rPr>
                <w:rFonts w:cs="Arial"/>
                <w:lang w:val="en-GB"/>
              </w:rPr>
              <w:t>F</w:t>
            </w:r>
            <w:r w:rsidRPr="00292DEB">
              <w:rPr>
                <w:rFonts w:cs="Arial"/>
                <w:iCs/>
                <w:lang w:val="en-GB"/>
              </w:rPr>
              <w:t xml:space="preserve">or those with less than </w:t>
            </w:r>
            <w:r w:rsidRPr="00292DEB">
              <w:rPr>
                <w:rFonts w:cs="Arial"/>
                <w:iCs/>
                <w:color w:val="C00000"/>
                <w:lang w:val="en-GB"/>
              </w:rPr>
              <w:t>5</w:t>
            </w:r>
            <w:r w:rsidRPr="00292DEB">
              <w:rPr>
                <w:rFonts w:cs="Arial"/>
                <w:iCs/>
                <w:lang w:val="en-GB"/>
              </w:rPr>
              <w:t xml:space="preserve"> years of insurance as self-employed (special insurance category), the above amount is that of the 1</w:t>
            </w:r>
            <w:r w:rsidRPr="00292DEB">
              <w:rPr>
                <w:rFonts w:cs="Arial"/>
                <w:iCs/>
                <w:vertAlign w:val="superscript"/>
                <w:lang w:val="en-GB"/>
              </w:rPr>
              <w:t>st</w:t>
            </w:r>
            <w:r w:rsidRPr="00292DEB">
              <w:rPr>
                <w:rFonts w:cs="Arial"/>
                <w:iCs/>
                <w:lang w:val="en-GB"/>
              </w:rPr>
              <w:t xml:space="preserve"> insurance category.  </w:t>
            </w:r>
          </w:p>
          <w:p w14:paraId="58AC0839" w14:textId="77777777" w:rsidR="005D0FED" w:rsidRPr="00292DEB" w:rsidRDefault="005D0FED" w:rsidP="00CD2271">
            <w:pPr>
              <w:rPr>
                <w:rFonts w:cs="Arial"/>
                <w:i/>
                <w:iCs/>
                <w:lang w:val="en-GB"/>
              </w:rPr>
            </w:pPr>
            <w:r w:rsidRPr="00292DEB">
              <w:rPr>
                <w:rFonts w:cs="Arial"/>
                <w:iCs/>
                <w:lang w:val="en-GB"/>
              </w:rPr>
              <w:t xml:space="preserve">In case the person (as self-employed) has chosen an insurance category higher than the second one, the contributions paid as employee </w:t>
            </w:r>
            <w:proofErr w:type="gramStart"/>
            <w:r w:rsidRPr="00292DEB">
              <w:rPr>
                <w:rFonts w:cs="Arial"/>
                <w:iCs/>
                <w:lang w:val="en-GB"/>
              </w:rPr>
              <w:t>have to</w:t>
            </w:r>
            <w:proofErr w:type="gramEnd"/>
            <w:r w:rsidRPr="00292DEB">
              <w:rPr>
                <w:rFonts w:cs="Arial"/>
                <w:iCs/>
                <w:lang w:val="en-GB"/>
              </w:rPr>
              <w:t xml:space="preserve"> be equal or higher than the amount of the chosen category.</w:t>
            </w:r>
          </w:p>
          <w:p w14:paraId="5AC4675E" w14:textId="77777777" w:rsidR="005D0FED" w:rsidRPr="00292DEB" w:rsidRDefault="005D0FED" w:rsidP="00CD2271">
            <w:pPr>
              <w:rPr>
                <w:rFonts w:cs="Arial"/>
                <w:i/>
                <w:iCs/>
                <w:lang w:val="en-GB"/>
              </w:rPr>
            </w:pPr>
            <w:r w:rsidRPr="00292DEB">
              <w:rPr>
                <w:rFonts w:cs="Arial"/>
                <w:iCs/>
                <w:lang w:val="en-GB"/>
              </w:rPr>
              <w:t>Otherwise the person pays the difference up to the amount of the chosen insurance category.</w:t>
            </w:r>
          </w:p>
          <w:p w14:paraId="7A8AC499" w14:textId="088E78CE"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B701CFB" w14:textId="5640E8D3" w:rsidR="005D0FED" w:rsidRPr="00292DEB" w:rsidRDefault="005D0FED" w:rsidP="00CD2271">
            <w:pPr>
              <w:spacing w:line="276" w:lineRule="auto"/>
              <w:rPr>
                <w:rFonts w:cs="Arial"/>
                <w:color w:val="0000FF"/>
              </w:rPr>
            </w:pPr>
            <w:r w:rsidRPr="00292DEB">
              <w:rPr>
                <w:rFonts w:cs="Arial"/>
                <w:color w:val="0000FF"/>
                <w:lang w:val="fr-FR"/>
              </w:rPr>
              <w:lastRenderedPageBreak/>
              <w:t>6</w:t>
            </w:r>
          </w:p>
        </w:tc>
        <w:tc>
          <w:tcPr>
            <w:tcW w:w="127" w:type="pct"/>
          </w:tcPr>
          <w:p w14:paraId="00C14C45" w14:textId="533B1214" w:rsidR="005D0FED" w:rsidRPr="00292DEB" w:rsidRDefault="005D0FED" w:rsidP="00CD2271">
            <w:pPr>
              <w:spacing w:line="276" w:lineRule="auto"/>
              <w:rPr>
                <w:rFonts w:cs="Arial"/>
                <w:color w:val="0000FF"/>
              </w:rPr>
            </w:pPr>
            <w:r w:rsidRPr="00292DEB">
              <w:rPr>
                <w:rFonts w:cs="Arial"/>
                <w:color w:val="0000FF"/>
                <w:lang w:val="fr-FR"/>
              </w:rPr>
              <w:t>33</w:t>
            </w:r>
          </w:p>
        </w:tc>
        <w:tc>
          <w:tcPr>
            <w:tcW w:w="402" w:type="pct"/>
          </w:tcPr>
          <w:p w14:paraId="610D7AF3" w14:textId="2F464260" w:rsidR="005D0FED" w:rsidRPr="00292DEB" w:rsidRDefault="005D0FED" w:rsidP="00CD2271">
            <w:pPr>
              <w:spacing w:line="276" w:lineRule="auto"/>
              <w:rPr>
                <w:rFonts w:cs="Arial"/>
                <w:color w:val="0000FF"/>
              </w:rPr>
            </w:pPr>
            <w:r w:rsidRPr="00292DEB">
              <w:rPr>
                <w:rFonts w:cs="Arial"/>
                <w:color w:val="0000FF"/>
                <w:lang w:val="en-GB"/>
              </w:rPr>
              <w:t>GREECE</w:t>
            </w:r>
          </w:p>
        </w:tc>
      </w:tr>
      <w:tr w:rsidR="005D0FED" w:rsidRPr="00292DEB" w14:paraId="21B1022A" w14:textId="77777777" w:rsidTr="005D0FED">
        <w:tc>
          <w:tcPr>
            <w:tcW w:w="193" w:type="pct"/>
          </w:tcPr>
          <w:p w14:paraId="367D9029" w14:textId="39F664A7"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1A14B696" w14:textId="14563662" w:rsidR="005D0FED" w:rsidRPr="00292DEB" w:rsidRDefault="005D0FED" w:rsidP="00CD2271">
            <w:pPr>
              <w:spacing w:line="276" w:lineRule="auto"/>
              <w:rPr>
                <w:rFonts w:cs="Arial"/>
              </w:rPr>
            </w:pPr>
            <w:r w:rsidRPr="00292DEB">
              <w:rPr>
                <w:rFonts w:cs="Arial"/>
              </w:rPr>
              <w:t>Dieselben wie für Arbeitnehmer.</w:t>
            </w:r>
          </w:p>
        </w:tc>
        <w:tc>
          <w:tcPr>
            <w:tcW w:w="1370" w:type="pct"/>
          </w:tcPr>
          <w:p w14:paraId="6FD166E2" w14:textId="6BBEF3E2" w:rsidR="005D0FED" w:rsidRPr="00292DEB" w:rsidRDefault="005D0FED" w:rsidP="00CD2271">
            <w:pPr>
              <w:spacing w:line="276" w:lineRule="auto"/>
              <w:rPr>
                <w:rFonts w:cs="Arial"/>
                <w:lang w:val="fr-BE"/>
              </w:rPr>
            </w:pPr>
            <w:r w:rsidRPr="00292DEB">
              <w:rPr>
                <w:rFonts w:eastAsia="Times New Roman" w:cs="Arial"/>
                <w:lang w:val="fr-BE"/>
              </w:rPr>
              <w:t>Mêmes que pour les salariés.</w:t>
            </w:r>
          </w:p>
        </w:tc>
        <w:tc>
          <w:tcPr>
            <w:tcW w:w="1370" w:type="pct"/>
          </w:tcPr>
          <w:p w14:paraId="6CA02295" w14:textId="156417A8"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sz w:val="15"/>
                <w:szCs w:val="15"/>
              </w:rPr>
              <w:t>Same</w:t>
            </w:r>
            <w:proofErr w:type="spellEnd"/>
            <w:r w:rsidRPr="00292DEB">
              <w:rPr>
                <w:sz w:val="15"/>
                <w:szCs w:val="15"/>
              </w:rPr>
              <w:t xml:space="preserve"> as for </w:t>
            </w:r>
            <w:proofErr w:type="spellStart"/>
            <w:r w:rsidRPr="00292DEB">
              <w:rPr>
                <w:sz w:val="15"/>
                <w:szCs w:val="15"/>
              </w:rPr>
              <w:t>employees</w:t>
            </w:r>
            <w:proofErr w:type="spellEnd"/>
            <w:r w:rsidRPr="00292DEB">
              <w:rPr>
                <w:sz w:val="15"/>
                <w:szCs w:val="15"/>
              </w:rPr>
              <w:t>.</w:t>
            </w:r>
          </w:p>
        </w:tc>
        <w:tc>
          <w:tcPr>
            <w:tcW w:w="167" w:type="pct"/>
          </w:tcPr>
          <w:p w14:paraId="47685321" w14:textId="398E1F84" w:rsidR="005D0FED" w:rsidRPr="00292DEB" w:rsidRDefault="005D0FED" w:rsidP="00CD2271">
            <w:pPr>
              <w:spacing w:line="276" w:lineRule="auto"/>
              <w:rPr>
                <w:rFonts w:cs="Arial"/>
                <w:color w:val="0000FF"/>
                <w:lang w:val="en-US"/>
              </w:rPr>
            </w:pPr>
            <w:r w:rsidRPr="00292DEB">
              <w:rPr>
                <w:rFonts w:cs="Arial"/>
                <w:color w:val="0000FF"/>
              </w:rPr>
              <w:t>6</w:t>
            </w:r>
          </w:p>
        </w:tc>
        <w:tc>
          <w:tcPr>
            <w:tcW w:w="127" w:type="pct"/>
          </w:tcPr>
          <w:p w14:paraId="173D88F8" w14:textId="0B231FE8" w:rsidR="005D0FED" w:rsidRPr="00292DEB" w:rsidRDefault="005D0FED" w:rsidP="00CD2271">
            <w:pPr>
              <w:spacing w:line="276" w:lineRule="auto"/>
              <w:rPr>
                <w:rFonts w:cs="Arial"/>
                <w:color w:val="0000FF"/>
                <w:lang w:val="en-US"/>
              </w:rPr>
            </w:pPr>
            <w:r w:rsidRPr="00292DEB">
              <w:rPr>
                <w:rFonts w:cs="Arial"/>
                <w:color w:val="0000FF"/>
              </w:rPr>
              <w:t>34</w:t>
            </w:r>
          </w:p>
        </w:tc>
        <w:tc>
          <w:tcPr>
            <w:tcW w:w="402" w:type="pct"/>
          </w:tcPr>
          <w:p w14:paraId="06FC8CC4" w14:textId="54A534DB"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2A1E5657" w14:textId="77777777" w:rsidTr="005D0FED">
        <w:tc>
          <w:tcPr>
            <w:tcW w:w="193" w:type="pct"/>
          </w:tcPr>
          <w:p w14:paraId="6183BF44" w14:textId="4E79C5C4"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4EFF77BD" w14:textId="77777777" w:rsidR="005D0FED" w:rsidRPr="00292DEB" w:rsidRDefault="005D0FED" w:rsidP="00CD2271">
            <w:pPr>
              <w:spacing w:line="276" w:lineRule="auto"/>
              <w:rPr>
                <w:rFonts w:cs="Arial"/>
              </w:rPr>
            </w:pPr>
            <w:r w:rsidRPr="00292DEB">
              <w:rPr>
                <w:rFonts w:cs="Arial"/>
              </w:rPr>
              <w:t>Dieselben wie für Arbeitnehmer.</w:t>
            </w:r>
          </w:p>
          <w:p w14:paraId="3E81B82E" w14:textId="39A168EC" w:rsidR="005D0FED" w:rsidRPr="00292DEB" w:rsidRDefault="005D0FED" w:rsidP="00CD2271">
            <w:pPr>
              <w:spacing w:line="276" w:lineRule="auto"/>
              <w:rPr>
                <w:rFonts w:cs="Arial"/>
              </w:rPr>
            </w:pPr>
            <w:r w:rsidRPr="00292DEB">
              <w:rPr>
                <w:rFonts w:eastAsia="Calibri" w:cs="Arial"/>
                <w:iCs/>
              </w:rPr>
              <w:t xml:space="preserve">Landwirte: Rentenberechnung (Alter und Invalidität) wird schrittweise vereinheitlicht bis </w:t>
            </w:r>
            <w:r w:rsidRPr="00292DEB">
              <w:rPr>
                <w:rFonts w:eastAsia="Calibri" w:cs="Arial"/>
                <w:iCs/>
                <w:color w:val="C00000"/>
              </w:rPr>
              <w:t>1. Januar 2031</w:t>
            </w:r>
            <w:r w:rsidRPr="00292DEB">
              <w:rPr>
                <w:rFonts w:eastAsia="Calibri" w:cs="Arial"/>
                <w:iCs/>
              </w:rPr>
              <w:t>.</w:t>
            </w:r>
          </w:p>
        </w:tc>
        <w:tc>
          <w:tcPr>
            <w:tcW w:w="1370" w:type="pct"/>
          </w:tcPr>
          <w:p w14:paraId="004308B8" w14:textId="77777777" w:rsidR="005D0FED" w:rsidRPr="00292DEB" w:rsidRDefault="005D0FED" w:rsidP="00CD2271">
            <w:pPr>
              <w:spacing w:line="276" w:lineRule="auto"/>
              <w:ind w:right="141"/>
              <w:rPr>
                <w:rFonts w:cs="Arial"/>
                <w:lang w:val="fr-BE"/>
              </w:rPr>
            </w:pPr>
            <w:r w:rsidRPr="00292DEB">
              <w:rPr>
                <w:rFonts w:cs="Arial"/>
                <w:lang w:val="fr-BE"/>
              </w:rPr>
              <w:t>Mêmes que pour les salariés.</w:t>
            </w:r>
          </w:p>
          <w:p w14:paraId="62F56DAD" w14:textId="26B22C4C" w:rsidR="005D0FED" w:rsidRPr="00292DEB" w:rsidRDefault="005D0FED" w:rsidP="00CD2271">
            <w:pPr>
              <w:spacing w:line="276" w:lineRule="auto"/>
              <w:rPr>
                <w:rFonts w:cs="Arial"/>
                <w:lang w:val="fr-BE"/>
              </w:rPr>
            </w:pPr>
            <w:r w:rsidRPr="00292DEB">
              <w:rPr>
                <w:rFonts w:eastAsia="Calibri" w:cs="Arial"/>
                <w:iCs/>
                <w:lang w:val="fr-BE"/>
              </w:rPr>
              <w:t xml:space="preserve">Agriculteurs: le calcul de la pension (vieillesse et invalidité) sera progressivement unifié d’ici au </w:t>
            </w:r>
            <w:r w:rsidRPr="00292DEB">
              <w:rPr>
                <w:rFonts w:eastAsia="Calibri" w:cs="Arial"/>
                <w:iCs/>
                <w:color w:val="C00000"/>
                <w:lang w:val="fr-BE"/>
              </w:rPr>
              <w:t>1</w:t>
            </w:r>
            <w:r w:rsidRPr="00292DEB">
              <w:rPr>
                <w:rFonts w:eastAsia="Calibri" w:cs="Arial"/>
                <w:iCs/>
                <w:color w:val="C00000"/>
                <w:vertAlign w:val="superscript"/>
                <w:lang w:val="fr-BE"/>
              </w:rPr>
              <w:t>er</w:t>
            </w:r>
            <w:r w:rsidRPr="00292DEB">
              <w:rPr>
                <w:rFonts w:eastAsia="Calibri" w:cs="Arial"/>
                <w:iCs/>
                <w:color w:val="C00000"/>
                <w:lang w:val="fr-BE"/>
              </w:rPr>
              <w:t xml:space="preserve"> janvier 2031</w:t>
            </w:r>
            <w:r w:rsidRPr="00292DEB">
              <w:rPr>
                <w:rFonts w:eastAsia="Calibri" w:cs="Arial"/>
                <w:iCs/>
                <w:lang w:val="fr-BE"/>
              </w:rPr>
              <w:t>. </w:t>
            </w:r>
          </w:p>
        </w:tc>
        <w:tc>
          <w:tcPr>
            <w:tcW w:w="1370" w:type="pct"/>
          </w:tcPr>
          <w:p w14:paraId="71D04F18" w14:textId="77777777" w:rsidR="005D0FED" w:rsidRPr="00292DEB" w:rsidRDefault="005D0FED" w:rsidP="00CD2271">
            <w:pPr>
              <w:ind w:right="141"/>
              <w:rPr>
                <w:rFonts w:cs="Arial"/>
                <w:i/>
                <w:iCs/>
                <w:lang w:val="en-GB"/>
              </w:rPr>
            </w:pPr>
            <w:r w:rsidRPr="00292DEB">
              <w:rPr>
                <w:rFonts w:cs="Arial"/>
                <w:iCs/>
                <w:lang w:val="en-GB"/>
              </w:rPr>
              <w:t>Same as for employees.</w:t>
            </w:r>
          </w:p>
          <w:p w14:paraId="1D2A4170" w14:textId="5F77331E"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US"/>
              </w:rPr>
            </w:pPr>
            <w:r w:rsidRPr="00292DEB">
              <w:rPr>
                <w:iCs/>
                <w:color w:val="000000"/>
                <w:sz w:val="15"/>
                <w:szCs w:val="15"/>
                <w:lang w:val="en-GB"/>
              </w:rPr>
              <w:t xml:space="preserve">Farmers: calculation of pension (old age and invalidity) will be gradually unified by </w:t>
            </w:r>
            <w:r w:rsidRPr="00292DEB">
              <w:rPr>
                <w:iCs/>
                <w:color w:val="C00000"/>
                <w:sz w:val="15"/>
                <w:szCs w:val="15"/>
                <w:lang w:val="en-GB"/>
              </w:rPr>
              <w:t>01/01/2031</w:t>
            </w:r>
            <w:r w:rsidRPr="00292DEB">
              <w:rPr>
                <w:iCs/>
                <w:color w:val="000000"/>
                <w:sz w:val="15"/>
                <w:szCs w:val="15"/>
                <w:lang w:val="en-GB"/>
              </w:rPr>
              <w:t>.</w:t>
            </w:r>
          </w:p>
        </w:tc>
        <w:tc>
          <w:tcPr>
            <w:tcW w:w="167" w:type="pct"/>
          </w:tcPr>
          <w:p w14:paraId="08B1A054" w14:textId="7AB0936A" w:rsidR="005D0FED" w:rsidRPr="00292DEB" w:rsidRDefault="005D0FED" w:rsidP="00CD2271">
            <w:pPr>
              <w:spacing w:line="276" w:lineRule="auto"/>
              <w:rPr>
                <w:rFonts w:cs="Arial"/>
                <w:color w:val="0000FF"/>
                <w:lang w:val="en-US"/>
              </w:rPr>
            </w:pPr>
            <w:r w:rsidRPr="00292DEB">
              <w:rPr>
                <w:rFonts w:cs="Arial"/>
                <w:color w:val="0000FF"/>
                <w:lang w:val="fr-FR"/>
              </w:rPr>
              <w:t>6</w:t>
            </w:r>
          </w:p>
        </w:tc>
        <w:tc>
          <w:tcPr>
            <w:tcW w:w="127" w:type="pct"/>
          </w:tcPr>
          <w:p w14:paraId="0AFFE4C0" w14:textId="1AB8EFC0" w:rsidR="005D0FED" w:rsidRPr="00292DEB" w:rsidRDefault="005D0FED" w:rsidP="00CD2271">
            <w:pPr>
              <w:spacing w:line="276" w:lineRule="auto"/>
              <w:rPr>
                <w:rFonts w:cs="Arial"/>
                <w:color w:val="0000FF"/>
                <w:lang w:val="en-US"/>
              </w:rPr>
            </w:pPr>
            <w:r w:rsidRPr="00292DEB">
              <w:rPr>
                <w:rFonts w:cs="Arial"/>
                <w:color w:val="0000FF"/>
                <w:lang w:val="fr-FR"/>
              </w:rPr>
              <w:t>35</w:t>
            </w:r>
          </w:p>
        </w:tc>
        <w:tc>
          <w:tcPr>
            <w:tcW w:w="402" w:type="pct"/>
          </w:tcPr>
          <w:p w14:paraId="4C491102" w14:textId="74EB8870"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0FB7F117" w14:textId="77777777" w:rsidTr="005D0FED">
        <w:tc>
          <w:tcPr>
            <w:tcW w:w="193" w:type="pct"/>
          </w:tcPr>
          <w:p w14:paraId="7E94FFBA" w14:textId="5D827C3D" w:rsidR="005D0FED" w:rsidRPr="00292DEB" w:rsidRDefault="005D0FED" w:rsidP="00CD2271">
            <w:pPr>
              <w:spacing w:line="276" w:lineRule="auto"/>
              <w:jc w:val="left"/>
              <w:rPr>
                <w:rFonts w:cs="Arial"/>
                <w:b/>
                <w:lang w:val="en-US"/>
              </w:rPr>
            </w:pPr>
            <w:r w:rsidRPr="00292DEB">
              <w:rPr>
                <w:rFonts w:cs="Arial"/>
                <w:lang w:val="en-GB"/>
              </w:rPr>
              <w:t>EL</w:t>
            </w:r>
          </w:p>
        </w:tc>
        <w:tc>
          <w:tcPr>
            <w:tcW w:w="1371" w:type="pct"/>
          </w:tcPr>
          <w:p w14:paraId="7F47BB7F" w14:textId="4BAE5898" w:rsidR="005D0FED" w:rsidRPr="00292DEB" w:rsidRDefault="005D0FED" w:rsidP="00CD2271">
            <w:pPr>
              <w:spacing w:line="276" w:lineRule="auto"/>
              <w:rPr>
                <w:rFonts w:cs="Arial"/>
              </w:rPr>
            </w:pPr>
            <w:r w:rsidRPr="00292DEB">
              <w:rPr>
                <w:rFonts w:cs="Arial"/>
              </w:rPr>
              <w:t>Dieselben wie für Arbeitnehmer.</w:t>
            </w:r>
          </w:p>
        </w:tc>
        <w:tc>
          <w:tcPr>
            <w:tcW w:w="1370" w:type="pct"/>
          </w:tcPr>
          <w:p w14:paraId="7A89A4E5" w14:textId="77777777" w:rsidR="005D0FED" w:rsidRPr="00292DEB" w:rsidRDefault="005D0FED" w:rsidP="00CD2271">
            <w:pPr>
              <w:spacing w:line="276" w:lineRule="auto"/>
              <w:rPr>
                <w:rFonts w:cs="Arial"/>
                <w:lang w:val="fr-BE"/>
              </w:rPr>
            </w:pPr>
            <w:r w:rsidRPr="00292DEB">
              <w:rPr>
                <w:rFonts w:cs="Arial"/>
                <w:lang w:val="fr-BE"/>
              </w:rPr>
              <w:t>Mêmes que pour les salariés.</w:t>
            </w:r>
          </w:p>
          <w:p w14:paraId="2A3DF606" w14:textId="19F72375" w:rsidR="005D0FED" w:rsidRPr="00292DEB" w:rsidRDefault="005D0FED" w:rsidP="00CD2271">
            <w:pPr>
              <w:spacing w:line="276" w:lineRule="auto"/>
              <w:rPr>
                <w:rFonts w:cs="Arial"/>
                <w:lang w:val="fr-BE"/>
              </w:rPr>
            </w:pPr>
          </w:p>
        </w:tc>
        <w:tc>
          <w:tcPr>
            <w:tcW w:w="1370" w:type="pct"/>
          </w:tcPr>
          <w:p w14:paraId="7AF0F936" w14:textId="77777777" w:rsidR="005D0FED" w:rsidRPr="00292DEB" w:rsidRDefault="005D0FED" w:rsidP="00CD2271">
            <w:pPr>
              <w:rPr>
                <w:rFonts w:cs="Arial"/>
                <w:i/>
                <w:iCs/>
              </w:rPr>
            </w:pPr>
            <w:r w:rsidRPr="00292DEB">
              <w:rPr>
                <w:rFonts w:cs="Arial"/>
                <w:iCs/>
              </w:rPr>
              <w:t>Same as for employees.</w:t>
            </w:r>
          </w:p>
          <w:p w14:paraId="1DA45864" w14:textId="696C3ADA" w:rsidR="005D0FED" w:rsidRPr="00292DEB" w:rsidRDefault="005D0FED" w:rsidP="00CD2271">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2F718E9E" w14:textId="0ADE329E" w:rsidR="005D0FED" w:rsidRPr="00292DEB" w:rsidRDefault="005D0FED" w:rsidP="00CD2271">
            <w:pPr>
              <w:spacing w:line="276" w:lineRule="auto"/>
              <w:rPr>
                <w:rFonts w:cs="Arial"/>
                <w:color w:val="0000FF"/>
                <w:lang w:val="en-US"/>
              </w:rPr>
            </w:pPr>
            <w:r w:rsidRPr="00292DEB">
              <w:rPr>
                <w:rFonts w:cs="Arial"/>
                <w:color w:val="0000FF"/>
              </w:rPr>
              <w:t>6</w:t>
            </w:r>
          </w:p>
        </w:tc>
        <w:tc>
          <w:tcPr>
            <w:tcW w:w="127" w:type="pct"/>
          </w:tcPr>
          <w:p w14:paraId="6A8628CA" w14:textId="094889AE" w:rsidR="005D0FED" w:rsidRPr="00292DEB" w:rsidRDefault="005D0FED" w:rsidP="00CD2271">
            <w:pPr>
              <w:spacing w:line="276" w:lineRule="auto"/>
              <w:rPr>
                <w:rFonts w:cs="Arial"/>
                <w:color w:val="0000FF"/>
                <w:lang w:val="en-US"/>
              </w:rPr>
            </w:pPr>
            <w:r w:rsidRPr="00292DEB">
              <w:rPr>
                <w:rFonts w:cs="Arial"/>
                <w:color w:val="0000FF"/>
              </w:rPr>
              <w:t>36</w:t>
            </w:r>
          </w:p>
        </w:tc>
        <w:tc>
          <w:tcPr>
            <w:tcW w:w="402" w:type="pct"/>
          </w:tcPr>
          <w:p w14:paraId="68B5562D" w14:textId="3ED6871E" w:rsidR="005D0FED" w:rsidRPr="00292DEB" w:rsidRDefault="005D0FED" w:rsidP="00CD2271">
            <w:pPr>
              <w:spacing w:line="276" w:lineRule="auto"/>
              <w:rPr>
                <w:rFonts w:cs="Arial"/>
                <w:color w:val="0000FF"/>
                <w:lang w:val="en-US"/>
              </w:rPr>
            </w:pPr>
            <w:r w:rsidRPr="00292DEB">
              <w:rPr>
                <w:rFonts w:cs="Arial"/>
                <w:color w:val="0000FF"/>
                <w:lang w:val="en-GB"/>
              </w:rPr>
              <w:t>GREECE</w:t>
            </w:r>
          </w:p>
        </w:tc>
      </w:tr>
      <w:tr w:rsidR="005D0FED" w:rsidRPr="00292DEB" w14:paraId="220ADE8B" w14:textId="77777777" w:rsidTr="005D0FED">
        <w:tc>
          <w:tcPr>
            <w:tcW w:w="193" w:type="pct"/>
          </w:tcPr>
          <w:p w14:paraId="1625815C" w14:textId="36189CA3" w:rsidR="005D0FED" w:rsidRPr="00292DEB" w:rsidRDefault="005D0FED" w:rsidP="00CD2271">
            <w:pPr>
              <w:spacing w:line="276" w:lineRule="auto"/>
              <w:jc w:val="left"/>
              <w:rPr>
                <w:rFonts w:cs="Arial"/>
                <w:b/>
                <w:lang w:val="es-ES"/>
              </w:rPr>
            </w:pPr>
            <w:r w:rsidRPr="00292DEB">
              <w:rPr>
                <w:rFonts w:cs="Arial"/>
                <w:lang w:val="en-GB"/>
              </w:rPr>
              <w:t>EL</w:t>
            </w:r>
          </w:p>
        </w:tc>
        <w:tc>
          <w:tcPr>
            <w:tcW w:w="1371" w:type="pct"/>
          </w:tcPr>
          <w:p w14:paraId="1F22A3CE" w14:textId="0D87D1B1" w:rsidR="005D0FED" w:rsidRPr="00292DEB" w:rsidRDefault="005D0FED" w:rsidP="00CD2271">
            <w:pPr>
              <w:pStyle w:val="ListBullet"/>
              <w:tabs>
                <w:tab w:val="num" w:pos="502"/>
              </w:tabs>
              <w:spacing w:after="0" w:line="276" w:lineRule="auto"/>
              <w:ind w:left="115" w:hanging="115"/>
              <w:rPr>
                <w:rFonts w:eastAsia="Arial"/>
              </w:rPr>
            </w:pPr>
            <w:r w:rsidRPr="00292DEB">
              <w:t>Dieselben wie für Arbeitnehmer.</w:t>
            </w:r>
          </w:p>
        </w:tc>
        <w:tc>
          <w:tcPr>
            <w:tcW w:w="1370" w:type="pct"/>
          </w:tcPr>
          <w:p w14:paraId="1EE770EF" w14:textId="77777777" w:rsidR="005D0FED" w:rsidRPr="00292DEB" w:rsidRDefault="005D0FED" w:rsidP="00CD2271">
            <w:pPr>
              <w:spacing w:line="276" w:lineRule="auto"/>
              <w:rPr>
                <w:rFonts w:cs="Arial"/>
                <w:lang w:val="fr-BE"/>
              </w:rPr>
            </w:pPr>
            <w:r w:rsidRPr="00292DEB">
              <w:rPr>
                <w:rFonts w:cs="Arial"/>
                <w:lang w:val="fr-BE"/>
              </w:rPr>
              <w:t>Mêmes que pour les salariés.</w:t>
            </w:r>
          </w:p>
          <w:p w14:paraId="2AF63D77" w14:textId="2E842761" w:rsidR="005D0FED" w:rsidRPr="00292DEB" w:rsidRDefault="005D0FED" w:rsidP="00CD2271">
            <w:pPr>
              <w:pStyle w:val="ListBullet"/>
              <w:numPr>
                <w:ilvl w:val="0"/>
                <w:numId w:val="0"/>
              </w:numPr>
              <w:spacing w:after="0" w:line="276" w:lineRule="auto"/>
              <w:rPr>
                <w:lang w:val="fr-BE"/>
              </w:rPr>
            </w:pPr>
          </w:p>
        </w:tc>
        <w:tc>
          <w:tcPr>
            <w:tcW w:w="1370" w:type="pct"/>
          </w:tcPr>
          <w:p w14:paraId="09957B5D" w14:textId="77777777" w:rsidR="005D0FED" w:rsidRPr="00292DEB" w:rsidRDefault="005D0FED" w:rsidP="00CD2271">
            <w:pPr>
              <w:rPr>
                <w:rFonts w:cs="Arial"/>
                <w:i/>
                <w:iCs/>
              </w:rPr>
            </w:pPr>
            <w:r w:rsidRPr="00292DEB">
              <w:rPr>
                <w:rFonts w:cs="Arial"/>
                <w:iCs/>
              </w:rPr>
              <w:t>Same as for employees.</w:t>
            </w:r>
          </w:p>
          <w:p w14:paraId="3E7CA75D" w14:textId="2BCD3158" w:rsidR="005D0FED" w:rsidRPr="00292DEB" w:rsidRDefault="005D0FED" w:rsidP="00CD2271">
            <w:pPr>
              <w:pStyle w:val="Normal0"/>
              <w:pBdr>
                <w:top w:val="nil"/>
                <w:left w:val="nil"/>
                <w:bottom w:val="nil"/>
                <w:right w:val="nil"/>
                <w:between w:val="nil"/>
              </w:pBdr>
              <w:spacing w:after="0" w:line="276" w:lineRule="auto"/>
              <w:ind w:left="115" w:hanging="115"/>
              <w:rPr>
                <w:b/>
                <w:color w:val="FF0000"/>
                <w:sz w:val="15"/>
                <w:szCs w:val="15"/>
                <w:lang w:val="en-US"/>
              </w:rPr>
            </w:pPr>
          </w:p>
        </w:tc>
        <w:tc>
          <w:tcPr>
            <w:tcW w:w="167" w:type="pct"/>
          </w:tcPr>
          <w:p w14:paraId="22B2CD99" w14:textId="05DFF9D9" w:rsidR="005D0FED" w:rsidRPr="00292DEB" w:rsidRDefault="005D0FED" w:rsidP="00CD2271">
            <w:pPr>
              <w:spacing w:line="276" w:lineRule="auto"/>
              <w:rPr>
                <w:rFonts w:cs="Arial"/>
                <w:color w:val="0000FF"/>
              </w:rPr>
            </w:pPr>
            <w:r w:rsidRPr="00292DEB">
              <w:rPr>
                <w:rFonts w:cs="Arial"/>
                <w:color w:val="0000FF"/>
              </w:rPr>
              <w:t>6</w:t>
            </w:r>
          </w:p>
        </w:tc>
        <w:tc>
          <w:tcPr>
            <w:tcW w:w="127" w:type="pct"/>
          </w:tcPr>
          <w:p w14:paraId="75B096F4" w14:textId="5F43D5BD" w:rsidR="005D0FED" w:rsidRPr="00292DEB" w:rsidRDefault="005D0FED" w:rsidP="00CD2271">
            <w:pPr>
              <w:spacing w:line="276" w:lineRule="auto"/>
              <w:rPr>
                <w:rFonts w:cs="Arial"/>
                <w:color w:val="0000FF"/>
              </w:rPr>
            </w:pPr>
            <w:r w:rsidRPr="00292DEB">
              <w:rPr>
                <w:rFonts w:cs="Arial"/>
                <w:color w:val="0000FF"/>
              </w:rPr>
              <w:t>3</w:t>
            </w:r>
            <w:r w:rsidRPr="00292DEB">
              <w:rPr>
                <w:rFonts w:cs="Arial"/>
                <w:color w:val="0000FF"/>
              </w:rPr>
              <w:t>7</w:t>
            </w:r>
          </w:p>
        </w:tc>
        <w:tc>
          <w:tcPr>
            <w:tcW w:w="402" w:type="pct"/>
          </w:tcPr>
          <w:p w14:paraId="064BB928" w14:textId="722902FA" w:rsidR="005D0FED" w:rsidRPr="00292DEB" w:rsidRDefault="005D0FED" w:rsidP="00CD2271">
            <w:pPr>
              <w:spacing w:line="276" w:lineRule="auto"/>
              <w:rPr>
                <w:rFonts w:cs="Arial"/>
                <w:color w:val="0000FF"/>
              </w:rPr>
            </w:pPr>
            <w:r w:rsidRPr="00292DEB">
              <w:rPr>
                <w:rFonts w:cs="Arial"/>
                <w:color w:val="0000FF"/>
                <w:lang w:val="en-GB"/>
              </w:rPr>
              <w:t>GREECE</w:t>
            </w:r>
          </w:p>
        </w:tc>
      </w:tr>
      <w:tr w:rsidR="005D0FED" w:rsidRPr="00292DEB" w14:paraId="64767962" w14:textId="77777777" w:rsidTr="005D0FED">
        <w:tc>
          <w:tcPr>
            <w:tcW w:w="193" w:type="pct"/>
          </w:tcPr>
          <w:p w14:paraId="40F1F85D" w14:textId="77777777" w:rsidR="005D0FED" w:rsidRPr="00292DEB" w:rsidRDefault="005D0FED" w:rsidP="00481BFF">
            <w:pPr>
              <w:spacing w:line="276" w:lineRule="auto"/>
              <w:jc w:val="left"/>
              <w:rPr>
                <w:rFonts w:cs="Arial"/>
                <w:lang w:val="es-ES"/>
              </w:rPr>
            </w:pPr>
            <w:r w:rsidRPr="00292DEB">
              <w:rPr>
                <w:rFonts w:cs="Arial"/>
                <w:lang w:val="es-ES"/>
              </w:rPr>
              <w:t>EL</w:t>
            </w:r>
          </w:p>
          <w:p w14:paraId="1DD1DD6E" w14:textId="77777777" w:rsidR="005D0FED" w:rsidRPr="00292DEB" w:rsidRDefault="005D0FED" w:rsidP="00481BFF">
            <w:pPr>
              <w:spacing w:line="276" w:lineRule="auto"/>
              <w:jc w:val="left"/>
              <w:rPr>
                <w:rFonts w:cs="Arial"/>
                <w:lang w:val="es-ES"/>
              </w:rPr>
            </w:pPr>
            <w:r w:rsidRPr="00292DEB">
              <w:rPr>
                <w:rFonts w:cs="Arial"/>
                <w:lang w:val="es-ES"/>
              </w:rPr>
              <w:t>EL</w:t>
            </w:r>
          </w:p>
          <w:p w14:paraId="1728900B" w14:textId="77777777" w:rsidR="005D0FED" w:rsidRPr="00292DEB" w:rsidRDefault="005D0FED" w:rsidP="00481BFF">
            <w:pPr>
              <w:spacing w:line="276" w:lineRule="auto"/>
              <w:jc w:val="left"/>
              <w:rPr>
                <w:rFonts w:cs="Arial"/>
                <w:lang w:val="es-ES"/>
              </w:rPr>
            </w:pPr>
            <w:r w:rsidRPr="00292DEB">
              <w:rPr>
                <w:rFonts w:cs="Arial"/>
                <w:lang w:val="es-ES"/>
              </w:rPr>
              <w:t>EL</w:t>
            </w:r>
          </w:p>
          <w:p w14:paraId="0A2AA9A0" w14:textId="77777777" w:rsidR="005D0FED" w:rsidRPr="00292DEB" w:rsidRDefault="005D0FED" w:rsidP="00481BFF">
            <w:pPr>
              <w:spacing w:line="276" w:lineRule="auto"/>
              <w:jc w:val="left"/>
              <w:rPr>
                <w:rFonts w:cs="Arial"/>
                <w:lang w:val="es-ES"/>
              </w:rPr>
            </w:pPr>
            <w:r w:rsidRPr="00292DEB">
              <w:rPr>
                <w:rFonts w:cs="Arial"/>
                <w:lang w:val="es-ES"/>
              </w:rPr>
              <w:t>EL</w:t>
            </w:r>
          </w:p>
          <w:p w14:paraId="21BA185F" w14:textId="77777777" w:rsidR="005D0FED" w:rsidRPr="00292DEB" w:rsidRDefault="005D0FED" w:rsidP="00481BFF">
            <w:pPr>
              <w:spacing w:line="276" w:lineRule="auto"/>
              <w:jc w:val="left"/>
              <w:rPr>
                <w:rFonts w:cs="Arial"/>
                <w:lang w:val="es-ES"/>
              </w:rPr>
            </w:pPr>
            <w:r w:rsidRPr="00292DEB">
              <w:rPr>
                <w:rFonts w:cs="Arial"/>
                <w:lang w:val="es-ES"/>
              </w:rPr>
              <w:t>EL</w:t>
            </w:r>
          </w:p>
          <w:p w14:paraId="3623EF51" w14:textId="7B45C5A8"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2FE4393F"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1846/51</w:t>
            </w:r>
            <w:r w:rsidRPr="00292DEB">
              <w:rPr>
                <w:rFonts w:cs="Arial"/>
              </w:rPr>
              <w:t xml:space="preserve"> vom 14. Juni 1951, in der durch das Gesetz Nr. 2676 vom 5. Januar 1999 geänderten Fassung.</w:t>
            </w:r>
          </w:p>
          <w:p w14:paraId="6174F71B"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1902/90</w:t>
            </w:r>
            <w:r w:rsidRPr="00292DEB">
              <w:rPr>
                <w:rFonts w:cs="Arial"/>
              </w:rPr>
              <w:t xml:space="preserve"> vom 17. Oktober 1990.</w:t>
            </w:r>
          </w:p>
          <w:p w14:paraId="5F38C31D"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2084/92</w:t>
            </w:r>
            <w:r w:rsidRPr="00292DEB">
              <w:rPr>
                <w:rFonts w:cs="Arial"/>
              </w:rPr>
              <w:t xml:space="preserve"> vom 7. Oktober 1992.</w:t>
            </w:r>
          </w:p>
          <w:p w14:paraId="1FA2167D"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3029/02</w:t>
            </w:r>
            <w:r w:rsidRPr="00292DEB">
              <w:rPr>
                <w:rFonts w:cs="Arial"/>
              </w:rPr>
              <w:t xml:space="preserve"> vom 11. Juli 2002.</w:t>
            </w:r>
          </w:p>
          <w:p w14:paraId="284582EB"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3232/04</w:t>
            </w:r>
            <w:r w:rsidRPr="00292DEB">
              <w:rPr>
                <w:rFonts w:cs="Arial"/>
              </w:rPr>
              <w:t xml:space="preserve"> vom 12. Februar 2004.</w:t>
            </w:r>
          </w:p>
          <w:p w14:paraId="0DBC2C1E"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3385/05</w:t>
            </w:r>
            <w:r w:rsidRPr="00292DEB">
              <w:rPr>
                <w:rFonts w:cs="Arial"/>
              </w:rPr>
              <w:t xml:space="preserve"> vom 19. August 2005.</w:t>
            </w:r>
          </w:p>
          <w:p w14:paraId="06F53DF7"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3863/10</w:t>
            </w:r>
            <w:r w:rsidRPr="00292DEB">
              <w:rPr>
                <w:rFonts w:cs="Arial"/>
              </w:rPr>
              <w:t xml:space="preserve"> vom 15. Juli 2010.</w:t>
            </w:r>
          </w:p>
          <w:p w14:paraId="0956CFA7"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800000"/>
              </w:rPr>
              <w:t>3986/11</w:t>
            </w:r>
            <w:r w:rsidRPr="00292DEB">
              <w:rPr>
                <w:rFonts w:cs="Arial"/>
              </w:rPr>
              <w:t xml:space="preserve"> vom 1. Juli 2011.</w:t>
            </w:r>
          </w:p>
          <w:p w14:paraId="6268DF81" w14:textId="77777777" w:rsidR="005D0FED" w:rsidRPr="00292DEB" w:rsidRDefault="005D0FED" w:rsidP="00481BFF">
            <w:pPr>
              <w:spacing w:line="276" w:lineRule="auto"/>
              <w:rPr>
                <w:rFonts w:eastAsia="Arial" w:cs="Arial"/>
              </w:rPr>
            </w:pPr>
            <w:r w:rsidRPr="00292DEB">
              <w:rPr>
                <w:rFonts w:cs="Arial"/>
              </w:rPr>
              <w:t xml:space="preserve">Gesetz Nr. </w:t>
            </w:r>
            <w:r w:rsidRPr="00292DEB">
              <w:rPr>
                <w:rFonts w:cs="Arial"/>
                <w:color w:val="800000"/>
              </w:rPr>
              <w:t>3996/11</w:t>
            </w:r>
            <w:r w:rsidRPr="00292DEB">
              <w:rPr>
                <w:rFonts w:cs="Arial"/>
              </w:rPr>
              <w:t xml:space="preserve"> vom 5. August </w:t>
            </w:r>
            <w:r w:rsidRPr="00292DEB">
              <w:rPr>
                <w:rFonts w:cs="Arial"/>
                <w:color w:val="800000"/>
              </w:rPr>
              <w:t>2011</w:t>
            </w:r>
            <w:r w:rsidRPr="00292DEB">
              <w:rPr>
                <w:rFonts w:cs="Arial"/>
              </w:rPr>
              <w:t>.</w:t>
            </w:r>
          </w:p>
          <w:p w14:paraId="6C534DA6" w14:textId="77777777" w:rsidR="005D0FED" w:rsidRPr="00292DEB" w:rsidRDefault="005D0FED" w:rsidP="00481BFF">
            <w:pPr>
              <w:spacing w:after="40" w:line="276" w:lineRule="auto"/>
              <w:rPr>
                <w:rFonts w:eastAsia="Arial" w:cs="Arial"/>
                <w:bCs/>
              </w:rPr>
            </w:pPr>
            <w:r w:rsidRPr="00292DEB">
              <w:rPr>
                <w:rFonts w:cs="Arial"/>
              </w:rPr>
              <w:t xml:space="preserve">Gesetz Nr. </w:t>
            </w:r>
            <w:r w:rsidRPr="00292DEB">
              <w:rPr>
                <w:rFonts w:cs="Arial"/>
                <w:color w:val="C00000"/>
              </w:rPr>
              <w:t>4093/2012</w:t>
            </w:r>
            <w:r w:rsidRPr="00292DEB">
              <w:rPr>
                <w:rFonts w:cs="Arial"/>
              </w:rPr>
              <w:t xml:space="preserve"> vom 12. November 2012.</w:t>
            </w:r>
          </w:p>
          <w:p w14:paraId="52D6C7D3" w14:textId="77777777" w:rsidR="005D0FED" w:rsidRPr="00292DEB" w:rsidRDefault="005D0FED" w:rsidP="00481BFF">
            <w:pPr>
              <w:spacing w:after="40" w:line="276" w:lineRule="auto"/>
              <w:rPr>
                <w:rFonts w:eastAsia="Arial" w:cs="Arial"/>
                <w:bCs/>
              </w:rPr>
            </w:pPr>
            <w:r w:rsidRPr="00292DEB">
              <w:rPr>
                <w:rFonts w:cs="Arial"/>
              </w:rPr>
              <w:t xml:space="preserve">Gesetz Nr. </w:t>
            </w:r>
            <w:r w:rsidRPr="00292DEB">
              <w:rPr>
                <w:rFonts w:cs="Arial"/>
                <w:color w:val="C00000"/>
              </w:rPr>
              <w:t>4111/2013</w:t>
            </w:r>
            <w:r w:rsidRPr="00292DEB">
              <w:rPr>
                <w:rFonts w:cs="Arial"/>
              </w:rPr>
              <w:t xml:space="preserve"> vom 25. Januar 2013.</w:t>
            </w:r>
          </w:p>
          <w:p w14:paraId="14BCC07F" w14:textId="77777777" w:rsidR="005D0FED" w:rsidRPr="00292DEB" w:rsidRDefault="005D0FED" w:rsidP="00481BFF">
            <w:pPr>
              <w:spacing w:after="40" w:line="276" w:lineRule="auto"/>
              <w:rPr>
                <w:rFonts w:eastAsia="Arial" w:cs="Arial"/>
                <w:bCs/>
              </w:rPr>
            </w:pPr>
            <w:r w:rsidRPr="00292DEB">
              <w:rPr>
                <w:rFonts w:cs="Arial"/>
              </w:rPr>
              <w:t xml:space="preserve">Gesetz Nr. </w:t>
            </w:r>
            <w:r w:rsidRPr="00292DEB">
              <w:rPr>
                <w:rFonts w:cs="Arial"/>
                <w:color w:val="C00000"/>
              </w:rPr>
              <w:t>4147/2013</w:t>
            </w:r>
            <w:r w:rsidRPr="00292DEB">
              <w:rPr>
                <w:rFonts w:cs="Arial"/>
              </w:rPr>
              <w:t xml:space="preserve"> vom 26. April 2013.</w:t>
            </w:r>
          </w:p>
          <w:p w14:paraId="28318F9F" w14:textId="77777777" w:rsidR="005D0FED" w:rsidRPr="00292DEB" w:rsidRDefault="005D0FED" w:rsidP="00481BFF">
            <w:pPr>
              <w:spacing w:after="40" w:line="276" w:lineRule="auto"/>
              <w:rPr>
                <w:rFonts w:cs="Arial"/>
              </w:rPr>
            </w:pPr>
            <w:r w:rsidRPr="00292DEB">
              <w:rPr>
                <w:rFonts w:cs="Arial"/>
              </w:rPr>
              <w:t xml:space="preserve">Gesetz Nr. </w:t>
            </w:r>
            <w:r w:rsidRPr="00292DEB">
              <w:rPr>
                <w:rFonts w:cs="Arial"/>
                <w:color w:val="C00000"/>
              </w:rPr>
              <w:t>4237/2014</w:t>
            </w:r>
            <w:r w:rsidRPr="00292DEB">
              <w:rPr>
                <w:rFonts w:cs="Arial"/>
              </w:rPr>
              <w:t xml:space="preserve"> vom 12. Dezember 2014.</w:t>
            </w:r>
          </w:p>
          <w:p w14:paraId="105F852E" w14:textId="77777777" w:rsidR="005D0FED" w:rsidRPr="00292DEB" w:rsidRDefault="005D0FED" w:rsidP="00481BFF">
            <w:pPr>
              <w:spacing w:after="40" w:line="276" w:lineRule="auto"/>
              <w:rPr>
                <w:rFonts w:eastAsia="Arial" w:cs="Arial"/>
                <w:bCs/>
              </w:rPr>
            </w:pPr>
            <w:r w:rsidRPr="00292DEB">
              <w:rPr>
                <w:rFonts w:cs="Arial"/>
              </w:rPr>
              <w:t>Gesetz Nr. 4387/2016 vom 12. Mai 2016.</w:t>
            </w:r>
          </w:p>
          <w:p w14:paraId="3B84F4F3" w14:textId="77777777" w:rsidR="005D0FED" w:rsidRPr="00292DEB" w:rsidRDefault="005D0FED" w:rsidP="00481BFF">
            <w:pPr>
              <w:spacing w:line="276" w:lineRule="auto"/>
              <w:rPr>
                <w:rFonts w:eastAsia="Arial" w:cs="Arial"/>
                <w:bCs/>
              </w:rPr>
            </w:pPr>
            <w:r w:rsidRPr="00292DEB">
              <w:rPr>
                <w:rFonts w:eastAsia="Arial" w:cs="Arial"/>
                <w:bCs/>
              </w:rPr>
              <w:t xml:space="preserve">Gesetz Nr </w:t>
            </w:r>
            <w:r w:rsidRPr="00292DEB">
              <w:rPr>
                <w:rFonts w:eastAsia="Arial" w:cs="Arial"/>
                <w:bCs/>
                <w:color w:val="C00000"/>
              </w:rPr>
              <w:t>4393/2016</w:t>
            </w:r>
            <w:r w:rsidRPr="00292DEB">
              <w:rPr>
                <w:rFonts w:eastAsia="Arial" w:cs="Arial"/>
                <w:bCs/>
              </w:rPr>
              <w:t xml:space="preserve"> vom </w:t>
            </w:r>
            <w:r w:rsidRPr="00292DEB">
              <w:rPr>
                <w:rFonts w:eastAsia="Arial" w:cs="Arial"/>
                <w:bCs/>
                <w:color w:val="C00000"/>
              </w:rPr>
              <w:t>6. Juni 2016</w:t>
            </w:r>
            <w:r w:rsidRPr="00292DEB">
              <w:rPr>
                <w:rFonts w:eastAsia="Arial" w:cs="Arial"/>
                <w:bCs/>
              </w:rPr>
              <w:t>.</w:t>
            </w:r>
          </w:p>
          <w:p w14:paraId="76B5F3CD" w14:textId="77777777" w:rsidR="005D0FED" w:rsidRPr="00292DEB" w:rsidRDefault="005D0FED" w:rsidP="00481BFF">
            <w:pPr>
              <w:spacing w:line="276" w:lineRule="auto"/>
              <w:rPr>
                <w:rFonts w:eastAsia="Arial" w:cs="Arial"/>
                <w:bCs/>
              </w:rPr>
            </w:pPr>
            <w:r w:rsidRPr="00292DEB">
              <w:rPr>
                <w:rFonts w:cs="Arial"/>
              </w:rPr>
              <w:t xml:space="preserve">Gesetz Nr. </w:t>
            </w:r>
            <w:r w:rsidRPr="00292DEB">
              <w:rPr>
                <w:rFonts w:eastAsia="Arial" w:cs="Arial"/>
                <w:bCs/>
                <w:color w:val="C00000"/>
              </w:rPr>
              <w:t>4472/2016</w:t>
            </w:r>
            <w:r w:rsidRPr="00292DEB">
              <w:rPr>
                <w:rFonts w:eastAsia="Arial" w:cs="Arial"/>
                <w:bCs/>
              </w:rPr>
              <w:t xml:space="preserve"> vom </w:t>
            </w:r>
            <w:r w:rsidRPr="00292DEB">
              <w:rPr>
                <w:rFonts w:eastAsia="Arial" w:cs="Arial"/>
                <w:bCs/>
                <w:color w:val="C00000"/>
              </w:rPr>
              <w:t>19. Mai 2017</w:t>
            </w:r>
            <w:r w:rsidRPr="00292DEB">
              <w:rPr>
                <w:rFonts w:eastAsia="Arial" w:cs="Arial"/>
                <w:bCs/>
              </w:rPr>
              <w:t>.</w:t>
            </w:r>
          </w:p>
          <w:p w14:paraId="3D570465" w14:textId="77777777" w:rsidR="005D0FED" w:rsidRPr="00292DEB" w:rsidRDefault="005D0FED" w:rsidP="00481BFF">
            <w:pPr>
              <w:spacing w:line="276" w:lineRule="auto"/>
              <w:rPr>
                <w:rFonts w:eastAsia="Arial" w:cs="Arial"/>
                <w:bCs/>
              </w:rPr>
            </w:pPr>
            <w:r w:rsidRPr="00292DEB">
              <w:rPr>
                <w:rFonts w:eastAsia="Arial" w:cs="Arial"/>
                <w:bCs/>
              </w:rPr>
              <w:t xml:space="preserve">Gesetz </w:t>
            </w:r>
            <w:r w:rsidRPr="00292DEB">
              <w:rPr>
                <w:rFonts w:eastAsia="Arial" w:cs="Arial"/>
                <w:bCs/>
                <w:color w:val="C00000"/>
              </w:rPr>
              <w:t>Nr. 4499/2017</w:t>
            </w:r>
            <w:r w:rsidRPr="00292DEB">
              <w:rPr>
                <w:rFonts w:eastAsia="Arial" w:cs="Arial"/>
                <w:bCs/>
              </w:rPr>
              <w:t xml:space="preserve"> vom </w:t>
            </w:r>
            <w:r w:rsidRPr="00292DEB">
              <w:rPr>
                <w:rFonts w:eastAsia="Arial" w:cs="Arial"/>
                <w:bCs/>
                <w:color w:val="C00000"/>
              </w:rPr>
              <w:t>21. November 2017</w:t>
            </w:r>
            <w:r w:rsidRPr="00292DEB">
              <w:rPr>
                <w:rFonts w:eastAsia="Arial" w:cs="Arial"/>
                <w:bCs/>
              </w:rPr>
              <w:t>.</w:t>
            </w:r>
          </w:p>
          <w:p w14:paraId="4E507985"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C00000"/>
              </w:rPr>
              <w:t>4554/2018</w:t>
            </w:r>
            <w:r w:rsidRPr="00292DEB">
              <w:rPr>
                <w:rFonts w:cs="Arial"/>
              </w:rPr>
              <w:t xml:space="preserve"> vom 18. Juni 2018.</w:t>
            </w:r>
          </w:p>
          <w:p w14:paraId="0052D390"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C00000"/>
              </w:rPr>
              <w:t>4611/2019</w:t>
            </w:r>
            <w:r w:rsidRPr="00292DEB">
              <w:rPr>
                <w:rFonts w:cs="Arial"/>
              </w:rPr>
              <w:t xml:space="preserve"> vom 17. Mai 2019 (Art. 19).</w:t>
            </w:r>
          </w:p>
          <w:p w14:paraId="048AF28A" w14:textId="77777777" w:rsidR="005D0FED" w:rsidRPr="00292DEB" w:rsidRDefault="005D0FED" w:rsidP="00481BFF">
            <w:pPr>
              <w:spacing w:line="276" w:lineRule="auto"/>
              <w:rPr>
                <w:rFonts w:cs="Arial"/>
              </w:rPr>
            </w:pPr>
            <w:r w:rsidRPr="00292DEB">
              <w:rPr>
                <w:rFonts w:cs="Arial"/>
              </w:rPr>
              <w:t xml:space="preserve">Gesetz Nr. </w:t>
            </w:r>
            <w:r w:rsidRPr="00292DEB">
              <w:rPr>
                <w:rFonts w:cs="Arial"/>
                <w:color w:val="C00000"/>
              </w:rPr>
              <w:t>4670/2020</w:t>
            </w:r>
            <w:r w:rsidRPr="00292DEB">
              <w:rPr>
                <w:rFonts w:cs="Arial"/>
              </w:rPr>
              <w:t xml:space="preserve"> vom 28. Februar 2020.</w:t>
            </w:r>
          </w:p>
          <w:p w14:paraId="61874697" w14:textId="77777777" w:rsidR="005D0FED" w:rsidRPr="00292DEB" w:rsidRDefault="005D0FED" w:rsidP="00481BFF">
            <w:pPr>
              <w:spacing w:line="276" w:lineRule="auto"/>
              <w:rPr>
                <w:rFonts w:cs="Arial"/>
              </w:rPr>
            </w:pPr>
            <w:r w:rsidRPr="00292DEB">
              <w:rPr>
                <w:rFonts w:cs="Arial"/>
              </w:rPr>
              <w:t>Gesetz Nr. 4798/2021 vom 24. April 2021</w:t>
            </w:r>
          </w:p>
          <w:p w14:paraId="1DABE862" w14:textId="77777777" w:rsidR="005D0FED" w:rsidRPr="00292DEB" w:rsidRDefault="005D0FED" w:rsidP="00481BFF">
            <w:pPr>
              <w:spacing w:line="276" w:lineRule="auto"/>
              <w:rPr>
                <w:rFonts w:cs="Arial"/>
              </w:rPr>
            </w:pPr>
            <w:r w:rsidRPr="00292DEB">
              <w:rPr>
                <w:rFonts w:cs="Arial"/>
              </w:rPr>
              <w:t>Gesetz Nr. 4892/2022 vom 22. Februar 2022</w:t>
            </w:r>
          </w:p>
          <w:p w14:paraId="66FEBCE8" w14:textId="77777777" w:rsidR="005D0FED" w:rsidRPr="00292DEB" w:rsidRDefault="005D0FED" w:rsidP="00481BFF">
            <w:pPr>
              <w:spacing w:line="276" w:lineRule="auto"/>
              <w:rPr>
                <w:rFonts w:cs="Arial"/>
              </w:rPr>
            </w:pPr>
            <w:r w:rsidRPr="00292DEB">
              <w:rPr>
                <w:rFonts w:cs="Arial"/>
              </w:rPr>
              <w:t>Gesetz Nr. 4997/2022 vom 25. November 2022</w:t>
            </w:r>
          </w:p>
          <w:p w14:paraId="55A21128" w14:textId="77777777" w:rsidR="005D0FED" w:rsidRPr="00292DEB" w:rsidRDefault="005D0FED" w:rsidP="00481BFF">
            <w:pPr>
              <w:spacing w:line="276" w:lineRule="auto"/>
              <w:rPr>
                <w:rFonts w:cs="Arial"/>
              </w:rPr>
            </w:pPr>
            <w:r w:rsidRPr="00292DEB">
              <w:rPr>
                <w:rFonts w:cs="Arial"/>
              </w:rPr>
              <w:t>Gesetz Nr. 5036/2023 vom 28. März 2023</w:t>
            </w:r>
          </w:p>
          <w:p w14:paraId="4579158E" w14:textId="77777777" w:rsidR="005D0FED" w:rsidRPr="00292DEB" w:rsidRDefault="005D0FED" w:rsidP="00481BFF">
            <w:pPr>
              <w:spacing w:line="276" w:lineRule="auto"/>
              <w:rPr>
                <w:rFonts w:cs="Arial"/>
              </w:rPr>
            </w:pPr>
            <w:r w:rsidRPr="00292DEB">
              <w:rPr>
                <w:rFonts w:cs="Arial"/>
              </w:rPr>
              <w:t>Gesetz Nr. 5078/2023 vom 20. Dezember 2023</w:t>
            </w:r>
          </w:p>
          <w:p w14:paraId="513CC340" w14:textId="77777777" w:rsidR="005D0FED" w:rsidRPr="00292DEB" w:rsidRDefault="005D0FED" w:rsidP="00481BFF">
            <w:pPr>
              <w:spacing w:line="276" w:lineRule="auto"/>
              <w:rPr>
                <w:rFonts w:eastAsia="Times New Roman" w:cs="Arial"/>
                <w:lang w:eastAsia="de-DE"/>
              </w:rPr>
            </w:pPr>
          </w:p>
          <w:p w14:paraId="231B3FD9" w14:textId="77777777" w:rsidR="005D0FED" w:rsidRPr="00292DEB" w:rsidRDefault="005D0FED" w:rsidP="00481BFF">
            <w:pPr>
              <w:spacing w:line="276" w:lineRule="auto"/>
              <w:rPr>
                <w:rFonts w:cs="Arial"/>
                <w:color w:val="000000" w:themeColor="text1"/>
              </w:rPr>
            </w:pPr>
            <w:r w:rsidRPr="00292DEB">
              <w:rPr>
                <w:rFonts w:eastAsia="Times New Roman" w:cs="Arial"/>
                <w:lang w:eastAsia="de-DE"/>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151BBCFA" w14:textId="3DE8E0DC" w:rsidR="005D0FED" w:rsidRPr="00292DEB" w:rsidRDefault="005D0FED" w:rsidP="00481BFF">
            <w:pPr>
              <w:spacing w:line="276" w:lineRule="auto"/>
              <w:rPr>
                <w:rFonts w:cs="Arial"/>
              </w:rPr>
            </w:pPr>
          </w:p>
        </w:tc>
        <w:tc>
          <w:tcPr>
            <w:tcW w:w="1370" w:type="pct"/>
          </w:tcPr>
          <w:p w14:paraId="676D3A40"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1846/51</w:t>
            </w:r>
            <w:r w:rsidRPr="00292DEB">
              <w:rPr>
                <w:rFonts w:cs="Arial"/>
                <w:lang w:val="fr-BE"/>
              </w:rPr>
              <w:t xml:space="preserve"> du 14 juin 1951, modifiée le 5 janvier 1999 par la publication de la Loi nº 2676.</w:t>
            </w:r>
          </w:p>
          <w:p w14:paraId="6460A1F5"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1902/90</w:t>
            </w:r>
            <w:r w:rsidRPr="00292DEB">
              <w:rPr>
                <w:rFonts w:cs="Arial"/>
                <w:lang w:val="fr-BE"/>
              </w:rPr>
              <w:t xml:space="preserve"> du 17 octobre 1990.</w:t>
            </w:r>
          </w:p>
          <w:p w14:paraId="6A3225BE"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2084/92</w:t>
            </w:r>
            <w:r w:rsidRPr="00292DEB">
              <w:rPr>
                <w:rFonts w:cs="Arial"/>
                <w:lang w:val="fr-BE"/>
              </w:rPr>
              <w:t xml:space="preserve"> du 7 octobre 1992.</w:t>
            </w:r>
          </w:p>
          <w:p w14:paraId="20DEDFE3"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3029/02</w:t>
            </w:r>
            <w:r w:rsidRPr="00292DEB">
              <w:rPr>
                <w:rFonts w:cs="Arial"/>
                <w:lang w:val="fr-BE"/>
              </w:rPr>
              <w:t xml:space="preserve"> du 11 juillet 2002.</w:t>
            </w:r>
          </w:p>
          <w:p w14:paraId="213FD697"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3232/04</w:t>
            </w:r>
            <w:r w:rsidRPr="00292DEB">
              <w:rPr>
                <w:rFonts w:cs="Arial"/>
                <w:lang w:val="fr-BE"/>
              </w:rPr>
              <w:t xml:space="preserve"> du 12 février 2004.</w:t>
            </w:r>
          </w:p>
          <w:p w14:paraId="29183181"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3385/05</w:t>
            </w:r>
            <w:r w:rsidRPr="00292DEB">
              <w:rPr>
                <w:rFonts w:cs="Arial"/>
                <w:lang w:val="fr-BE"/>
              </w:rPr>
              <w:t xml:space="preserve"> du 19 août 2005.</w:t>
            </w:r>
          </w:p>
          <w:p w14:paraId="202FE2C1"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3863/10</w:t>
            </w:r>
            <w:r w:rsidRPr="00292DEB">
              <w:rPr>
                <w:rFonts w:cs="Arial"/>
                <w:lang w:val="fr-BE"/>
              </w:rPr>
              <w:t xml:space="preserve"> du 15 juillet 2010.</w:t>
            </w:r>
          </w:p>
          <w:p w14:paraId="681AC520" w14:textId="77777777" w:rsidR="005D0FED" w:rsidRPr="00292DEB" w:rsidRDefault="005D0FED" w:rsidP="00481BFF">
            <w:pPr>
              <w:spacing w:line="276" w:lineRule="auto"/>
              <w:rPr>
                <w:rFonts w:cs="Arial"/>
                <w:lang w:val="fr-BE"/>
              </w:rPr>
            </w:pPr>
            <w:r w:rsidRPr="00292DEB">
              <w:rPr>
                <w:rFonts w:cs="Arial"/>
                <w:lang w:val="fr-BE"/>
              </w:rPr>
              <w:t>Loi nº </w:t>
            </w:r>
            <w:r w:rsidRPr="00292DEB">
              <w:rPr>
                <w:rFonts w:cs="Arial"/>
                <w:color w:val="800000"/>
                <w:lang w:val="fr-BE"/>
              </w:rPr>
              <w:t>3986/11</w:t>
            </w:r>
            <w:r w:rsidRPr="00292DEB">
              <w:rPr>
                <w:rFonts w:cs="Arial"/>
                <w:lang w:val="fr-BE"/>
              </w:rPr>
              <w:t xml:space="preserve"> du 1</w:t>
            </w:r>
            <w:r w:rsidRPr="00292DEB">
              <w:rPr>
                <w:rFonts w:cs="Arial"/>
                <w:vertAlign w:val="superscript"/>
                <w:lang w:val="fr-BE"/>
              </w:rPr>
              <w:t>er</w:t>
            </w:r>
            <w:r w:rsidRPr="00292DEB">
              <w:rPr>
                <w:rFonts w:cs="Arial"/>
                <w:lang w:val="fr-BE"/>
              </w:rPr>
              <w:t xml:space="preserve"> juillet 2011.</w:t>
            </w:r>
          </w:p>
          <w:p w14:paraId="6609539C" w14:textId="77777777" w:rsidR="005D0FED" w:rsidRPr="00292DEB" w:rsidRDefault="005D0FED" w:rsidP="00481BFF">
            <w:pPr>
              <w:spacing w:line="276" w:lineRule="auto"/>
              <w:rPr>
                <w:rFonts w:eastAsia="Arial" w:cs="Arial"/>
                <w:lang w:val="fr-BE"/>
              </w:rPr>
            </w:pPr>
            <w:r w:rsidRPr="00292DEB">
              <w:rPr>
                <w:rFonts w:cs="Arial"/>
                <w:lang w:val="fr-BE"/>
              </w:rPr>
              <w:t>Loi nº </w:t>
            </w:r>
            <w:r w:rsidRPr="00292DEB">
              <w:rPr>
                <w:rFonts w:cs="Arial"/>
                <w:color w:val="800000"/>
                <w:lang w:val="fr-BE"/>
              </w:rPr>
              <w:t>3996/11</w:t>
            </w:r>
            <w:r w:rsidRPr="00292DEB">
              <w:rPr>
                <w:rFonts w:cs="Arial"/>
                <w:lang w:val="fr-BE"/>
              </w:rPr>
              <w:t xml:space="preserve"> du 5 août </w:t>
            </w:r>
            <w:r w:rsidRPr="00292DEB">
              <w:rPr>
                <w:rFonts w:cs="Arial"/>
                <w:color w:val="800000"/>
                <w:lang w:val="fr-BE"/>
              </w:rPr>
              <w:t>2011</w:t>
            </w:r>
            <w:r w:rsidRPr="00292DEB">
              <w:rPr>
                <w:rFonts w:cs="Arial"/>
                <w:lang w:val="fr-BE"/>
              </w:rPr>
              <w:t>.</w:t>
            </w:r>
          </w:p>
          <w:p w14:paraId="0ED97299" w14:textId="77777777" w:rsidR="005D0FED" w:rsidRPr="00292DEB" w:rsidRDefault="005D0FED" w:rsidP="00481BFF">
            <w:pPr>
              <w:spacing w:after="40" w:line="276" w:lineRule="auto"/>
              <w:rPr>
                <w:rFonts w:eastAsia="Arial" w:cs="Arial"/>
                <w:bCs/>
                <w:lang w:val="fr-BE"/>
              </w:rPr>
            </w:pPr>
            <w:r w:rsidRPr="00292DEB">
              <w:rPr>
                <w:rFonts w:cs="Arial"/>
                <w:lang w:val="fr-BE"/>
              </w:rPr>
              <w:t>Loi nº </w:t>
            </w:r>
            <w:r w:rsidRPr="00292DEB">
              <w:rPr>
                <w:rFonts w:cs="Arial"/>
                <w:color w:val="C00000"/>
                <w:lang w:val="fr-BE"/>
              </w:rPr>
              <w:t>4093/2012</w:t>
            </w:r>
            <w:r w:rsidRPr="00292DEB">
              <w:rPr>
                <w:rFonts w:cs="Arial"/>
                <w:lang w:val="fr-BE"/>
              </w:rPr>
              <w:t xml:space="preserve"> du 12 novembre 2012.</w:t>
            </w:r>
          </w:p>
          <w:p w14:paraId="470E12C6" w14:textId="77777777" w:rsidR="005D0FED" w:rsidRPr="00292DEB" w:rsidRDefault="005D0FED" w:rsidP="00481BFF">
            <w:pPr>
              <w:spacing w:after="40" w:line="276" w:lineRule="auto"/>
              <w:rPr>
                <w:rFonts w:eastAsia="Arial" w:cs="Arial"/>
                <w:bCs/>
                <w:lang w:val="fr-BE"/>
              </w:rPr>
            </w:pPr>
            <w:r w:rsidRPr="00292DEB">
              <w:rPr>
                <w:rFonts w:cs="Arial"/>
                <w:lang w:val="fr-BE"/>
              </w:rPr>
              <w:t>Loi nº </w:t>
            </w:r>
            <w:r w:rsidRPr="00292DEB">
              <w:rPr>
                <w:rFonts w:cs="Arial"/>
                <w:color w:val="C00000"/>
                <w:lang w:val="fr-BE"/>
              </w:rPr>
              <w:t>4111/2013</w:t>
            </w:r>
            <w:r w:rsidRPr="00292DEB">
              <w:rPr>
                <w:rFonts w:cs="Arial"/>
                <w:lang w:val="fr-BE"/>
              </w:rPr>
              <w:t xml:space="preserve"> du 25 janvier 2013.</w:t>
            </w:r>
          </w:p>
          <w:p w14:paraId="01F322CE" w14:textId="77777777" w:rsidR="005D0FED" w:rsidRPr="00292DEB" w:rsidRDefault="005D0FED" w:rsidP="00481BFF">
            <w:pPr>
              <w:spacing w:after="40" w:line="276" w:lineRule="auto"/>
              <w:rPr>
                <w:rFonts w:eastAsia="Arial" w:cs="Arial"/>
                <w:bCs/>
                <w:lang w:val="fr-BE"/>
              </w:rPr>
            </w:pPr>
            <w:r w:rsidRPr="00292DEB">
              <w:rPr>
                <w:rFonts w:cs="Arial"/>
                <w:lang w:val="fr-BE"/>
              </w:rPr>
              <w:t>Loi nº </w:t>
            </w:r>
            <w:r w:rsidRPr="00292DEB">
              <w:rPr>
                <w:rFonts w:cs="Arial"/>
                <w:color w:val="C00000"/>
                <w:lang w:val="fr-BE"/>
              </w:rPr>
              <w:t>4147/2013</w:t>
            </w:r>
            <w:r w:rsidRPr="00292DEB">
              <w:rPr>
                <w:rFonts w:cs="Arial"/>
                <w:lang w:val="fr-BE"/>
              </w:rPr>
              <w:t xml:space="preserve"> du 26 avril 2013.</w:t>
            </w:r>
          </w:p>
          <w:p w14:paraId="678AE963" w14:textId="77777777" w:rsidR="005D0FED" w:rsidRPr="00292DEB" w:rsidRDefault="005D0FED" w:rsidP="00481BFF">
            <w:pPr>
              <w:spacing w:after="40" w:line="276" w:lineRule="auto"/>
              <w:rPr>
                <w:rFonts w:eastAsia="Arial" w:cs="Arial"/>
                <w:bCs/>
                <w:lang w:val="fr-BE"/>
              </w:rPr>
            </w:pPr>
            <w:r w:rsidRPr="00292DEB">
              <w:rPr>
                <w:rFonts w:cs="Arial"/>
                <w:lang w:val="fr-BE"/>
              </w:rPr>
              <w:t>Loi nº </w:t>
            </w:r>
            <w:r w:rsidRPr="00292DEB">
              <w:rPr>
                <w:rFonts w:cs="Arial"/>
                <w:color w:val="C00000"/>
                <w:lang w:val="fr-BE"/>
              </w:rPr>
              <w:t>4237/2014</w:t>
            </w:r>
            <w:r w:rsidRPr="00292DEB">
              <w:rPr>
                <w:rFonts w:cs="Arial"/>
                <w:lang w:val="fr-BE"/>
              </w:rPr>
              <w:t xml:space="preserve"> du 12 décembre 2014.</w:t>
            </w:r>
          </w:p>
          <w:p w14:paraId="57286FC8" w14:textId="77777777" w:rsidR="005D0FED" w:rsidRPr="00292DEB" w:rsidRDefault="005D0FED" w:rsidP="00481BFF">
            <w:pPr>
              <w:spacing w:line="276" w:lineRule="auto"/>
              <w:rPr>
                <w:rFonts w:cs="Arial"/>
                <w:lang w:val="fr-BE"/>
              </w:rPr>
            </w:pPr>
            <w:r w:rsidRPr="00292DEB">
              <w:rPr>
                <w:rFonts w:cs="Arial"/>
                <w:lang w:val="fr-BE"/>
              </w:rPr>
              <w:t>Loi nº 4387/2016 du 12 mai 2016.</w:t>
            </w:r>
          </w:p>
          <w:p w14:paraId="45551CF4" w14:textId="77777777" w:rsidR="005D0FED" w:rsidRPr="00292DEB" w:rsidRDefault="005D0FED" w:rsidP="00481BFF">
            <w:pPr>
              <w:spacing w:line="276" w:lineRule="auto"/>
              <w:rPr>
                <w:rFonts w:eastAsia="Arial" w:cs="Arial"/>
                <w:bCs/>
                <w:lang w:val="fr-BE"/>
              </w:rPr>
            </w:pPr>
            <w:r w:rsidRPr="00292DEB">
              <w:rPr>
                <w:rFonts w:cs="Arial"/>
                <w:lang w:val="fr-BE"/>
              </w:rPr>
              <w:t>Loi nº </w:t>
            </w:r>
            <w:r w:rsidRPr="00292DEB">
              <w:rPr>
                <w:rFonts w:eastAsia="Arial" w:cs="Arial"/>
                <w:bCs/>
                <w:color w:val="C00000"/>
                <w:lang w:val="fr-BE"/>
              </w:rPr>
              <w:t xml:space="preserve">4393/2016 </w:t>
            </w:r>
            <w:r w:rsidRPr="00292DEB">
              <w:rPr>
                <w:rFonts w:eastAsia="Arial" w:cs="Arial"/>
                <w:bCs/>
                <w:lang w:val="fr-BE"/>
              </w:rPr>
              <w:t xml:space="preserve">du 6 juin </w:t>
            </w:r>
            <w:r w:rsidRPr="00292DEB">
              <w:rPr>
                <w:rFonts w:eastAsia="Arial" w:cs="Arial"/>
                <w:bCs/>
                <w:color w:val="C00000"/>
                <w:lang w:val="fr-BE"/>
              </w:rPr>
              <w:t>2016</w:t>
            </w:r>
            <w:r w:rsidRPr="00292DEB">
              <w:rPr>
                <w:rFonts w:eastAsia="Arial" w:cs="Arial"/>
                <w:bCs/>
                <w:lang w:val="fr-BE"/>
              </w:rPr>
              <w:t>.</w:t>
            </w:r>
          </w:p>
          <w:p w14:paraId="6D44998D" w14:textId="77777777" w:rsidR="005D0FED" w:rsidRPr="00292DEB" w:rsidRDefault="005D0FED" w:rsidP="00481BFF">
            <w:pPr>
              <w:spacing w:line="276" w:lineRule="auto"/>
              <w:rPr>
                <w:rFonts w:eastAsia="Arial" w:cs="Arial"/>
                <w:bCs/>
                <w:lang w:val="fr-BE"/>
              </w:rPr>
            </w:pPr>
            <w:r w:rsidRPr="00292DEB">
              <w:rPr>
                <w:rFonts w:cs="Arial"/>
                <w:lang w:val="fr-BE"/>
              </w:rPr>
              <w:t>Loi nº </w:t>
            </w:r>
            <w:r w:rsidRPr="00292DEB">
              <w:rPr>
                <w:rFonts w:eastAsia="Arial" w:cs="Arial"/>
                <w:bCs/>
                <w:color w:val="C00000"/>
                <w:lang w:val="fr-BE"/>
              </w:rPr>
              <w:t>4472/2016</w:t>
            </w:r>
            <w:r w:rsidRPr="00292DEB">
              <w:rPr>
                <w:rFonts w:eastAsia="Arial" w:cs="Arial"/>
                <w:bCs/>
                <w:lang w:val="fr-BE"/>
              </w:rPr>
              <w:t xml:space="preserve"> du </w:t>
            </w:r>
            <w:r w:rsidRPr="00292DEB">
              <w:rPr>
                <w:rFonts w:eastAsia="Arial" w:cs="Arial"/>
                <w:bCs/>
                <w:color w:val="C00000"/>
                <w:lang w:val="fr-BE"/>
              </w:rPr>
              <w:t>19 mai 2017</w:t>
            </w:r>
            <w:r w:rsidRPr="00292DEB">
              <w:rPr>
                <w:rFonts w:eastAsia="Arial" w:cs="Arial"/>
                <w:bCs/>
                <w:lang w:val="fr-BE"/>
              </w:rPr>
              <w:t>.</w:t>
            </w:r>
          </w:p>
          <w:p w14:paraId="7BC3990D" w14:textId="77777777" w:rsidR="005D0FED" w:rsidRPr="00292DEB" w:rsidRDefault="005D0FED" w:rsidP="00481BFF">
            <w:pPr>
              <w:spacing w:line="276" w:lineRule="auto"/>
              <w:rPr>
                <w:rFonts w:eastAsia="Arial" w:cs="Arial"/>
                <w:bCs/>
                <w:color w:val="C00000"/>
                <w:lang w:val="fr-BE"/>
              </w:rPr>
            </w:pPr>
            <w:r w:rsidRPr="00292DEB">
              <w:rPr>
                <w:rFonts w:eastAsia="Arial" w:cs="Arial"/>
                <w:bCs/>
                <w:lang w:val="fr-BE"/>
              </w:rPr>
              <w:t>Loi n° </w:t>
            </w:r>
            <w:r w:rsidRPr="00292DEB">
              <w:rPr>
                <w:rFonts w:eastAsia="Arial" w:cs="Arial"/>
                <w:bCs/>
                <w:color w:val="C00000"/>
                <w:lang w:val="fr-BE"/>
              </w:rPr>
              <w:t xml:space="preserve">4499/2017 </w:t>
            </w:r>
            <w:r w:rsidRPr="00292DEB">
              <w:rPr>
                <w:rFonts w:eastAsia="Arial" w:cs="Arial"/>
                <w:bCs/>
                <w:lang w:val="fr-BE"/>
              </w:rPr>
              <w:t xml:space="preserve">du 21 novembre </w:t>
            </w:r>
            <w:r w:rsidRPr="00292DEB">
              <w:rPr>
                <w:rFonts w:eastAsia="Arial" w:cs="Arial"/>
                <w:bCs/>
                <w:color w:val="C00000"/>
                <w:lang w:val="fr-BE"/>
              </w:rPr>
              <w:t>2017.</w:t>
            </w:r>
          </w:p>
          <w:p w14:paraId="19D3780B" w14:textId="77777777" w:rsidR="005D0FED" w:rsidRPr="00292DEB" w:rsidRDefault="005D0FED" w:rsidP="00481BFF">
            <w:pPr>
              <w:spacing w:line="276" w:lineRule="auto"/>
              <w:rPr>
                <w:rFonts w:eastAsia="Arial" w:cs="Arial"/>
                <w:bCs/>
                <w:color w:val="C00000"/>
                <w:lang w:val="fr-BE"/>
              </w:rPr>
            </w:pPr>
            <w:r w:rsidRPr="00292DEB">
              <w:rPr>
                <w:rFonts w:eastAsia="Arial" w:cs="Arial"/>
                <w:bCs/>
                <w:lang w:val="fr-BE"/>
              </w:rPr>
              <w:t>Loi n°</w:t>
            </w:r>
            <w:r w:rsidRPr="00292DEB">
              <w:rPr>
                <w:rFonts w:eastAsia="Arial" w:cs="Arial"/>
                <w:bCs/>
                <w:color w:val="C00000"/>
                <w:lang w:val="fr-BE"/>
              </w:rPr>
              <w:t xml:space="preserve"> 4554/2018 </w:t>
            </w:r>
            <w:r w:rsidRPr="00292DEB">
              <w:rPr>
                <w:rFonts w:eastAsia="Arial" w:cs="Arial"/>
                <w:bCs/>
                <w:lang w:val="fr-BE"/>
              </w:rPr>
              <w:t>du 18 juin 2018.</w:t>
            </w:r>
          </w:p>
          <w:p w14:paraId="60B0FC43" w14:textId="77777777" w:rsidR="005D0FED" w:rsidRPr="00292DEB" w:rsidRDefault="005D0FED" w:rsidP="00481BFF">
            <w:pPr>
              <w:spacing w:line="276" w:lineRule="auto"/>
              <w:rPr>
                <w:rFonts w:eastAsia="Arial" w:cs="Arial"/>
                <w:bCs/>
                <w:color w:val="C00000"/>
                <w:lang w:val="fr-BE"/>
              </w:rPr>
            </w:pPr>
            <w:r w:rsidRPr="00292DEB">
              <w:rPr>
                <w:rFonts w:eastAsia="Arial" w:cs="Arial"/>
                <w:bCs/>
                <w:lang w:val="fr-BE"/>
              </w:rPr>
              <w:t>Loi n°</w:t>
            </w:r>
            <w:r w:rsidRPr="00292DEB">
              <w:rPr>
                <w:rFonts w:eastAsia="Arial" w:cs="Arial"/>
                <w:bCs/>
                <w:color w:val="C00000"/>
                <w:lang w:val="fr-BE"/>
              </w:rPr>
              <w:t xml:space="preserve"> 4611/2019 </w:t>
            </w:r>
            <w:r w:rsidRPr="00292DEB">
              <w:rPr>
                <w:rFonts w:eastAsia="Arial" w:cs="Arial"/>
                <w:bCs/>
                <w:lang w:val="fr-BE"/>
              </w:rPr>
              <w:t>du 17 mai 2019 (art.19).</w:t>
            </w:r>
          </w:p>
          <w:p w14:paraId="00CA6E03"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w:t>
            </w:r>
            <w:r w:rsidRPr="00292DEB">
              <w:rPr>
                <w:rFonts w:eastAsia="Arial" w:cs="Arial"/>
                <w:bCs/>
                <w:color w:val="C00000"/>
                <w:lang w:val="fr-BE"/>
              </w:rPr>
              <w:t xml:space="preserve"> 4670/2020 </w:t>
            </w:r>
            <w:r w:rsidRPr="00292DEB">
              <w:rPr>
                <w:rFonts w:eastAsia="Arial" w:cs="Arial"/>
                <w:bCs/>
                <w:lang w:val="fr-BE"/>
              </w:rPr>
              <w:t>du 28 février 2020.</w:t>
            </w:r>
          </w:p>
          <w:p w14:paraId="70EB0A21"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 4798/2021 du 24 avril 2021.</w:t>
            </w:r>
          </w:p>
          <w:p w14:paraId="03F0982B"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 4892/2022 du 22 février 2022.</w:t>
            </w:r>
          </w:p>
          <w:p w14:paraId="400A5228"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 4997/2022 du 25 novembre 2022.</w:t>
            </w:r>
          </w:p>
          <w:p w14:paraId="66FEACA2"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 5036/2023 du 28 mars 2023</w:t>
            </w:r>
          </w:p>
          <w:p w14:paraId="5331B677" w14:textId="77777777" w:rsidR="005D0FED" w:rsidRPr="00292DEB" w:rsidRDefault="005D0FED" w:rsidP="00481BFF">
            <w:pPr>
              <w:spacing w:line="276" w:lineRule="auto"/>
              <w:rPr>
                <w:rFonts w:eastAsia="Arial" w:cs="Arial"/>
                <w:bCs/>
                <w:lang w:val="fr-BE"/>
              </w:rPr>
            </w:pPr>
            <w:r w:rsidRPr="00292DEB">
              <w:rPr>
                <w:rFonts w:eastAsia="Arial" w:cs="Arial"/>
                <w:bCs/>
                <w:lang w:val="fr-BE"/>
              </w:rPr>
              <w:t>Loi nº 5078/2023 du 20 décembre 2023</w:t>
            </w:r>
          </w:p>
          <w:p w14:paraId="3531D77C" w14:textId="77777777" w:rsidR="005D0FED" w:rsidRPr="00292DEB" w:rsidRDefault="005D0FED" w:rsidP="00481BFF">
            <w:pPr>
              <w:spacing w:line="276" w:lineRule="auto"/>
              <w:rPr>
                <w:rFonts w:eastAsia="Arial" w:cs="Arial"/>
                <w:bCs/>
                <w:lang w:val="fr-BE"/>
              </w:rPr>
            </w:pPr>
          </w:p>
          <w:p w14:paraId="331AB478" w14:textId="54248B3C" w:rsidR="005D0FED" w:rsidRPr="00292DEB" w:rsidRDefault="005D0FED" w:rsidP="00481BFF">
            <w:pPr>
              <w:spacing w:line="276" w:lineRule="auto"/>
              <w:rPr>
                <w:rFonts w:cs="Arial"/>
                <w:lang w:val="fr-BE"/>
              </w:rPr>
            </w:pPr>
            <w:r w:rsidRPr="00292DEB">
              <w:rPr>
                <w:rFonts w:cs="Arial"/>
                <w:lang w:val="fr-BE"/>
              </w:rPr>
              <w:t xml:space="preserve">Répertoire des actes juridiques: </w:t>
            </w:r>
            <w:hyperlink r:id="rId24" w:history="1">
              <w:r w:rsidRPr="00292DEB">
                <w:rPr>
                  <w:rStyle w:val="Hyperlink"/>
                  <w:rFonts w:cs="Arial"/>
                  <w:lang w:val="fr-FR"/>
                </w:rPr>
                <w:t>https://search.et.gr/el/</w:t>
              </w:r>
            </w:hyperlink>
          </w:p>
        </w:tc>
        <w:tc>
          <w:tcPr>
            <w:tcW w:w="1370" w:type="pct"/>
          </w:tcPr>
          <w:p w14:paraId="7F38F71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E-VII-01-EL</w:t>
            </w:r>
          </w:p>
          <w:p w14:paraId="476CC37D" w14:textId="77777777" w:rsidR="005D0FED" w:rsidRPr="00292DEB" w:rsidRDefault="005D0FED" w:rsidP="00481BFF">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1846/51</w:t>
            </w:r>
            <w:r w:rsidRPr="00292DEB">
              <w:rPr>
                <w:color w:val="000000"/>
                <w:sz w:val="15"/>
                <w:szCs w:val="15"/>
                <w:lang w:val="en-GB"/>
              </w:rPr>
              <w:t xml:space="preserve"> of 14 June 1951, amended on 5 January 1999 with the publication of Law No. 2676.</w:t>
            </w:r>
          </w:p>
          <w:p w14:paraId="329475D7" w14:textId="77777777" w:rsidR="005D0FED" w:rsidRPr="00292DEB" w:rsidRDefault="005D0FED" w:rsidP="00481BFF">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1902/90</w:t>
            </w:r>
            <w:r w:rsidRPr="00292DEB">
              <w:rPr>
                <w:color w:val="000000"/>
                <w:sz w:val="15"/>
                <w:szCs w:val="15"/>
                <w:lang w:val="en-GB"/>
              </w:rPr>
              <w:t xml:space="preserve"> of 17 October 1990.</w:t>
            </w:r>
          </w:p>
          <w:p w14:paraId="0479945F" w14:textId="77777777" w:rsidR="005D0FED" w:rsidRPr="00292DEB" w:rsidRDefault="005D0FED" w:rsidP="00481BFF">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2084/92</w:t>
            </w:r>
            <w:r w:rsidRPr="00292DEB">
              <w:rPr>
                <w:color w:val="000000"/>
                <w:sz w:val="15"/>
                <w:szCs w:val="15"/>
                <w:lang w:val="en-GB"/>
              </w:rPr>
              <w:t xml:space="preserve"> of 7 October 1992.</w:t>
            </w:r>
          </w:p>
          <w:p w14:paraId="473DBD21" w14:textId="77777777" w:rsidR="005D0FED" w:rsidRPr="00292DEB" w:rsidRDefault="005D0FED" w:rsidP="00481BFF">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3029/02</w:t>
            </w:r>
            <w:r w:rsidRPr="00292DEB">
              <w:rPr>
                <w:color w:val="000000"/>
                <w:sz w:val="15"/>
                <w:szCs w:val="15"/>
                <w:lang w:val="en-GB"/>
              </w:rPr>
              <w:t xml:space="preserve"> of 11 July 2002.</w:t>
            </w:r>
          </w:p>
          <w:p w14:paraId="268D72CE" w14:textId="77777777" w:rsidR="005D0FED" w:rsidRPr="00292DEB" w:rsidRDefault="005D0FED" w:rsidP="00481BFF">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Law No. </w:t>
            </w:r>
            <w:r w:rsidRPr="00292DEB">
              <w:rPr>
                <w:color w:val="800000"/>
                <w:sz w:val="15"/>
                <w:szCs w:val="15"/>
                <w:lang w:val="en-GB"/>
              </w:rPr>
              <w:t>3232/04</w:t>
            </w:r>
            <w:r w:rsidRPr="00292DEB">
              <w:rPr>
                <w:color w:val="000000"/>
                <w:sz w:val="15"/>
                <w:szCs w:val="15"/>
                <w:lang w:val="en-GB"/>
              </w:rPr>
              <w:t xml:space="preserve"> of 12 February 2004.</w:t>
            </w:r>
          </w:p>
          <w:p w14:paraId="1B7A1E2F"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3385/05</w:t>
            </w:r>
            <w:r w:rsidRPr="00292DEB">
              <w:rPr>
                <w:color w:val="000000"/>
                <w:sz w:val="15"/>
                <w:szCs w:val="15"/>
                <w:lang w:val="en-GB"/>
              </w:rPr>
              <w:t xml:space="preserve"> of 19 August 2005.</w:t>
            </w:r>
          </w:p>
          <w:p w14:paraId="36E4A048"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3863/10</w:t>
            </w:r>
            <w:r w:rsidRPr="00292DEB">
              <w:rPr>
                <w:color w:val="000000"/>
                <w:sz w:val="15"/>
                <w:szCs w:val="15"/>
                <w:lang w:val="en-GB"/>
              </w:rPr>
              <w:t xml:space="preserve"> of 15 July 2010.</w:t>
            </w:r>
          </w:p>
          <w:p w14:paraId="7BE5AE43"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3986/11</w:t>
            </w:r>
            <w:r w:rsidRPr="00292DEB">
              <w:rPr>
                <w:color w:val="000000"/>
                <w:sz w:val="15"/>
                <w:szCs w:val="15"/>
                <w:lang w:val="en-GB"/>
              </w:rPr>
              <w:t xml:space="preserve"> of 1 July 2011.</w:t>
            </w:r>
          </w:p>
          <w:p w14:paraId="355B44D0"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3996/11</w:t>
            </w:r>
            <w:r w:rsidRPr="00292DEB">
              <w:rPr>
                <w:color w:val="000000"/>
                <w:sz w:val="15"/>
                <w:szCs w:val="15"/>
                <w:lang w:val="en-GB"/>
              </w:rPr>
              <w:t xml:space="preserve"> of 5 August </w:t>
            </w:r>
            <w:r w:rsidRPr="00292DEB">
              <w:rPr>
                <w:color w:val="800000"/>
                <w:sz w:val="15"/>
                <w:szCs w:val="15"/>
                <w:lang w:val="en-GB"/>
              </w:rPr>
              <w:t>2011</w:t>
            </w:r>
            <w:r w:rsidRPr="00292DEB">
              <w:rPr>
                <w:color w:val="000000"/>
                <w:sz w:val="15"/>
                <w:szCs w:val="15"/>
                <w:lang w:val="en-GB"/>
              </w:rPr>
              <w:t>.</w:t>
            </w:r>
          </w:p>
          <w:p w14:paraId="096BBECD"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4093/2012</w:t>
            </w:r>
            <w:r w:rsidRPr="00292DEB">
              <w:rPr>
                <w:color w:val="000000"/>
                <w:sz w:val="15"/>
                <w:szCs w:val="15"/>
                <w:lang w:val="en-GB"/>
              </w:rPr>
              <w:t xml:space="preserve"> of 12 November 2012.</w:t>
            </w:r>
          </w:p>
          <w:p w14:paraId="05836CC8"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4111/2013</w:t>
            </w:r>
            <w:r w:rsidRPr="00292DEB">
              <w:rPr>
                <w:color w:val="000000"/>
                <w:sz w:val="15"/>
                <w:szCs w:val="15"/>
                <w:lang w:val="en-GB"/>
              </w:rPr>
              <w:t xml:space="preserve"> of 25 January 2013.</w:t>
            </w:r>
          </w:p>
          <w:p w14:paraId="1DF0F1E0"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4147/2013</w:t>
            </w:r>
            <w:r w:rsidRPr="00292DEB">
              <w:rPr>
                <w:color w:val="000000"/>
                <w:sz w:val="15"/>
                <w:szCs w:val="15"/>
                <w:lang w:val="en-GB"/>
              </w:rPr>
              <w:t xml:space="preserve"> of 26 April 2013.</w:t>
            </w:r>
          </w:p>
          <w:p w14:paraId="3F7BE136"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4237/2014</w:t>
            </w:r>
            <w:r w:rsidRPr="00292DEB">
              <w:rPr>
                <w:color w:val="000000"/>
                <w:sz w:val="15"/>
                <w:szCs w:val="15"/>
                <w:lang w:val="en-GB"/>
              </w:rPr>
              <w:t xml:space="preserve"> of 12 December 2014.</w:t>
            </w:r>
          </w:p>
          <w:p w14:paraId="0E7BAF5C"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4387/2016</w:t>
            </w:r>
            <w:r w:rsidRPr="00292DEB">
              <w:rPr>
                <w:color w:val="000000"/>
                <w:sz w:val="15"/>
                <w:szCs w:val="15"/>
                <w:lang w:val="en-GB"/>
              </w:rPr>
              <w:t xml:space="preserve"> of </w:t>
            </w:r>
            <w:r w:rsidRPr="00292DEB">
              <w:rPr>
                <w:color w:val="C00000"/>
                <w:sz w:val="15"/>
                <w:szCs w:val="15"/>
                <w:lang w:val="en-GB"/>
              </w:rPr>
              <w:t>12 May 2016</w:t>
            </w:r>
            <w:r w:rsidRPr="00292DEB">
              <w:rPr>
                <w:color w:val="000000"/>
                <w:sz w:val="15"/>
                <w:szCs w:val="15"/>
                <w:lang w:val="en-GB"/>
              </w:rPr>
              <w:t>.</w:t>
            </w:r>
          </w:p>
          <w:p w14:paraId="3A030EA0"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4393/2016</w:t>
            </w:r>
            <w:r w:rsidRPr="00292DEB">
              <w:rPr>
                <w:color w:val="000000"/>
                <w:sz w:val="15"/>
                <w:szCs w:val="15"/>
                <w:lang w:val="en-GB"/>
              </w:rPr>
              <w:t xml:space="preserve"> of </w:t>
            </w:r>
            <w:r w:rsidRPr="00292DEB">
              <w:rPr>
                <w:color w:val="C00000"/>
                <w:sz w:val="15"/>
                <w:szCs w:val="15"/>
                <w:lang w:val="en-GB"/>
              </w:rPr>
              <w:t>6 June 2016</w:t>
            </w:r>
            <w:r w:rsidRPr="00292DEB">
              <w:rPr>
                <w:color w:val="000000"/>
                <w:sz w:val="15"/>
                <w:szCs w:val="15"/>
                <w:lang w:val="en-GB"/>
              </w:rPr>
              <w:t>.</w:t>
            </w:r>
          </w:p>
          <w:p w14:paraId="2254DE6D"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4472/2016</w:t>
            </w:r>
            <w:r w:rsidRPr="00292DEB">
              <w:rPr>
                <w:color w:val="000000"/>
                <w:sz w:val="15"/>
                <w:szCs w:val="15"/>
                <w:lang w:val="en-GB"/>
              </w:rPr>
              <w:t xml:space="preserve"> of </w:t>
            </w:r>
            <w:r w:rsidRPr="00292DEB">
              <w:rPr>
                <w:color w:val="C00000"/>
                <w:sz w:val="15"/>
                <w:szCs w:val="15"/>
                <w:lang w:val="en-GB"/>
              </w:rPr>
              <w:t>19 May 2017</w:t>
            </w:r>
            <w:r w:rsidRPr="00292DEB">
              <w:rPr>
                <w:color w:val="000000"/>
                <w:sz w:val="15"/>
                <w:szCs w:val="15"/>
                <w:lang w:val="en-GB"/>
              </w:rPr>
              <w:t>.</w:t>
            </w:r>
          </w:p>
          <w:p w14:paraId="2CE5CE52"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4499/2017</w:t>
            </w:r>
            <w:r w:rsidRPr="00292DEB">
              <w:rPr>
                <w:color w:val="000000"/>
                <w:sz w:val="15"/>
                <w:szCs w:val="15"/>
                <w:lang w:val="en-GB"/>
              </w:rPr>
              <w:t xml:space="preserve"> of </w:t>
            </w:r>
            <w:r w:rsidRPr="00292DEB">
              <w:rPr>
                <w:color w:val="C00000"/>
                <w:sz w:val="15"/>
                <w:szCs w:val="15"/>
                <w:lang w:val="en-GB"/>
              </w:rPr>
              <w:t>21 November 2017</w:t>
            </w:r>
            <w:r w:rsidRPr="00292DEB">
              <w:rPr>
                <w:color w:val="000000"/>
                <w:sz w:val="15"/>
                <w:szCs w:val="15"/>
                <w:lang w:val="en-GB"/>
              </w:rPr>
              <w:t>.</w:t>
            </w:r>
          </w:p>
          <w:p w14:paraId="0728E7A6"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4554/2018</w:t>
            </w:r>
            <w:r w:rsidRPr="00292DEB">
              <w:rPr>
                <w:color w:val="000000"/>
                <w:sz w:val="15"/>
                <w:szCs w:val="15"/>
                <w:lang w:val="en-GB"/>
              </w:rPr>
              <w:t xml:space="preserve"> of 18 June 2018.</w:t>
            </w:r>
          </w:p>
          <w:p w14:paraId="474B8633"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4611/2019</w:t>
            </w:r>
            <w:r w:rsidRPr="00292DEB">
              <w:rPr>
                <w:color w:val="000000"/>
                <w:sz w:val="15"/>
                <w:szCs w:val="15"/>
                <w:lang w:val="en-GB"/>
              </w:rPr>
              <w:t xml:space="preserve"> of 17 May 2019 (art. 19).</w:t>
            </w:r>
          </w:p>
          <w:p w14:paraId="37682387"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Law No. </w:t>
            </w:r>
            <w:r w:rsidRPr="00292DEB">
              <w:rPr>
                <w:color w:val="C00000"/>
                <w:sz w:val="15"/>
                <w:szCs w:val="15"/>
                <w:lang w:val="en-GB"/>
              </w:rPr>
              <w:t>4670/2020</w:t>
            </w:r>
            <w:r w:rsidRPr="00292DEB">
              <w:rPr>
                <w:color w:val="000000" w:themeColor="text1"/>
                <w:sz w:val="15"/>
                <w:szCs w:val="15"/>
                <w:lang w:val="en-GB"/>
              </w:rPr>
              <w:t xml:space="preserve"> of 28 February 2020.</w:t>
            </w:r>
          </w:p>
          <w:p w14:paraId="3127B315" w14:textId="77777777" w:rsidR="005D0FED" w:rsidRPr="00292DEB" w:rsidRDefault="005D0FED" w:rsidP="00481BFF">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4798/2021</w:t>
            </w:r>
            <w:r w:rsidRPr="00292DEB">
              <w:rPr>
                <w:color w:val="000000" w:themeColor="text1"/>
                <w:sz w:val="15"/>
                <w:szCs w:val="15"/>
                <w:lang w:val="en-GB"/>
              </w:rPr>
              <w:t xml:space="preserve"> of 24 April 2021</w:t>
            </w:r>
          </w:p>
          <w:p w14:paraId="5B0DF994" w14:textId="77777777" w:rsidR="005D0FED" w:rsidRPr="00292DEB" w:rsidRDefault="005D0FED" w:rsidP="00481BFF">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4892/2022</w:t>
            </w:r>
            <w:r w:rsidRPr="00292DEB">
              <w:rPr>
                <w:color w:val="000000" w:themeColor="text1"/>
                <w:sz w:val="15"/>
                <w:szCs w:val="15"/>
                <w:lang w:val="en-GB"/>
              </w:rPr>
              <w:t xml:space="preserve"> of 22 February 2022</w:t>
            </w:r>
          </w:p>
          <w:p w14:paraId="422C9183" w14:textId="77777777" w:rsidR="005D0FED" w:rsidRPr="00292DEB" w:rsidRDefault="005D0FED" w:rsidP="00481BFF">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4997/2022</w:t>
            </w:r>
            <w:r w:rsidRPr="00292DEB">
              <w:rPr>
                <w:color w:val="000000" w:themeColor="text1"/>
                <w:sz w:val="15"/>
                <w:szCs w:val="15"/>
                <w:lang w:val="en-GB"/>
              </w:rPr>
              <w:t xml:space="preserve"> of 25 November 2022</w:t>
            </w:r>
          </w:p>
          <w:p w14:paraId="42D713E6" w14:textId="77777777" w:rsidR="005D0FED" w:rsidRPr="00292DEB" w:rsidRDefault="005D0FED" w:rsidP="00481BFF">
            <w:pPr>
              <w:pStyle w:val="Normal0"/>
              <w:pBdr>
                <w:top w:val="nil"/>
                <w:left w:val="nil"/>
                <w:bottom w:val="nil"/>
                <w:right w:val="nil"/>
                <w:between w:val="nil"/>
              </w:pBdr>
              <w:spacing w:before="0"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5036/2023</w:t>
            </w:r>
            <w:r w:rsidRPr="00292DEB">
              <w:rPr>
                <w:color w:val="000000" w:themeColor="text1"/>
                <w:sz w:val="15"/>
                <w:szCs w:val="15"/>
                <w:lang w:val="en-GB"/>
              </w:rPr>
              <w:t xml:space="preserve"> of 28 March 2023</w:t>
            </w:r>
          </w:p>
          <w:p w14:paraId="5023391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Law No. 5078/2023 of 20 December 2023</w:t>
            </w:r>
          </w:p>
          <w:p w14:paraId="72512B32" w14:textId="77777777" w:rsidR="005D0FED" w:rsidRPr="00292DEB" w:rsidRDefault="005D0FED" w:rsidP="00481BFF">
            <w:pPr>
              <w:pStyle w:val="Normal0"/>
              <w:spacing w:after="0"/>
              <w:rPr>
                <w:ins w:id="289" w:author="Author"/>
                <w:sz w:val="15"/>
                <w:szCs w:val="15"/>
                <w:lang w:val="en-GB"/>
              </w:rPr>
            </w:pPr>
            <w:ins w:id="290" w:author="Author">
              <w:r w:rsidRPr="00292DEB">
                <w:rPr>
                  <w:sz w:val="15"/>
                  <w:szCs w:val="15"/>
                  <w:lang w:val="en-GB"/>
                </w:rPr>
                <w:t>Law No 5239/2025 of 17 October 2025</w:t>
              </w:r>
            </w:ins>
          </w:p>
          <w:p w14:paraId="2EF31E31" w14:textId="77777777" w:rsidR="005D0FED" w:rsidRPr="00292DEB" w:rsidRDefault="005D0FED" w:rsidP="00481BFF">
            <w:pPr>
              <w:pStyle w:val="Normal0"/>
              <w:spacing w:after="0"/>
              <w:rPr>
                <w:sz w:val="15"/>
                <w:szCs w:val="15"/>
                <w:lang w:val="en-GB"/>
              </w:rPr>
            </w:pPr>
          </w:p>
          <w:p w14:paraId="3FDA0F8C" w14:textId="77777777" w:rsidR="005D0FED" w:rsidRPr="00292DEB" w:rsidRDefault="005D0FED" w:rsidP="00481BFF">
            <w:pPr>
              <w:pStyle w:val="Normal0"/>
              <w:pBdr>
                <w:top w:val="nil"/>
                <w:left w:val="nil"/>
                <w:bottom w:val="nil"/>
                <w:right w:val="nil"/>
                <w:between w:val="nil"/>
              </w:pBdr>
              <w:spacing w:after="0"/>
              <w:rPr>
                <w:ins w:id="291" w:author="Author"/>
                <w:color w:val="000000" w:themeColor="text1"/>
                <w:sz w:val="15"/>
                <w:szCs w:val="15"/>
                <w:lang w:val="en-GB"/>
              </w:rPr>
            </w:pPr>
            <w:r w:rsidRPr="00292DEB">
              <w:rPr>
                <w:color w:val="000000" w:themeColor="text1"/>
                <w:sz w:val="15"/>
                <w:szCs w:val="15"/>
                <w:lang w:val="en-GB"/>
              </w:rPr>
              <w:t xml:space="preserve">Directory of legal acts: </w:t>
            </w:r>
            <w:hyperlink r:id="rId25" w:history="1">
              <w:r w:rsidRPr="00292DEB">
                <w:rPr>
                  <w:rStyle w:val="Hyperlink"/>
                  <w:sz w:val="15"/>
                  <w:szCs w:val="15"/>
                  <w:lang w:val="en-GB"/>
                </w:rPr>
                <w:t>https://search.et.gr/el/</w:t>
              </w:r>
            </w:hyperlink>
            <w:r w:rsidRPr="00292DEB">
              <w:rPr>
                <w:color w:val="000000" w:themeColor="text1"/>
                <w:sz w:val="15"/>
                <w:szCs w:val="15"/>
                <w:lang w:val="en-GB"/>
              </w:rPr>
              <w:t xml:space="preserve"> </w:t>
            </w:r>
          </w:p>
          <w:p w14:paraId="4FD3803C" w14:textId="1049EDE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9449237"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59410AD5" w14:textId="77777777" w:rsidR="005D0FED" w:rsidRPr="00292DEB" w:rsidRDefault="005D0FED" w:rsidP="00481BFF">
            <w:pPr>
              <w:spacing w:line="276" w:lineRule="auto"/>
              <w:rPr>
                <w:rFonts w:cs="Arial"/>
                <w:color w:val="0000FF"/>
                <w:lang w:val="en-US"/>
              </w:rPr>
            </w:pPr>
          </w:p>
        </w:tc>
        <w:tc>
          <w:tcPr>
            <w:tcW w:w="127" w:type="pct"/>
          </w:tcPr>
          <w:p w14:paraId="46AA1049" w14:textId="77777777" w:rsidR="005D0FED" w:rsidRPr="00292DEB" w:rsidRDefault="005D0FED" w:rsidP="00481BFF">
            <w:pPr>
              <w:spacing w:line="276" w:lineRule="auto"/>
              <w:rPr>
                <w:rFonts w:cs="Arial"/>
                <w:color w:val="0000FF"/>
                <w:lang w:val="fr-FR"/>
              </w:rPr>
            </w:pPr>
            <w:r w:rsidRPr="00292DEB">
              <w:rPr>
                <w:rFonts w:cs="Arial"/>
                <w:color w:val="0000FF"/>
                <w:lang w:val="fr-FR"/>
              </w:rPr>
              <w:t>1</w:t>
            </w:r>
          </w:p>
          <w:p w14:paraId="2F7F5034" w14:textId="77777777" w:rsidR="005D0FED" w:rsidRPr="00292DEB" w:rsidRDefault="005D0FED" w:rsidP="00481BFF">
            <w:pPr>
              <w:spacing w:line="276" w:lineRule="auto"/>
              <w:rPr>
                <w:rFonts w:cs="Arial"/>
                <w:color w:val="0000FF"/>
                <w:lang w:val="en-US"/>
              </w:rPr>
            </w:pPr>
          </w:p>
        </w:tc>
        <w:tc>
          <w:tcPr>
            <w:tcW w:w="402" w:type="pct"/>
          </w:tcPr>
          <w:p w14:paraId="053FA53A"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B28BA0D" w14:textId="77777777" w:rsidR="005D0FED" w:rsidRPr="00292DEB" w:rsidRDefault="005D0FED" w:rsidP="00481BFF">
            <w:pPr>
              <w:spacing w:line="276" w:lineRule="auto"/>
              <w:rPr>
                <w:rFonts w:cs="Arial"/>
                <w:color w:val="0000FF"/>
                <w:lang w:val="en-US"/>
              </w:rPr>
            </w:pPr>
          </w:p>
        </w:tc>
      </w:tr>
      <w:tr w:rsidR="005D0FED" w:rsidRPr="00292DEB" w14:paraId="00BD5BFC" w14:textId="77777777" w:rsidTr="005D0FED">
        <w:tc>
          <w:tcPr>
            <w:tcW w:w="193" w:type="pct"/>
          </w:tcPr>
          <w:p w14:paraId="11970B22" w14:textId="77777777" w:rsidR="005D0FED" w:rsidRPr="00292DEB" w:rsidRDefault="005D0FED" w:rsidP="00481BFF">
            <w:pPr>
              <w:spacing w:line="276" w:lineRule="auto"/>
              <w:jc w:val="left"/>
              <w:rPr>
                <w:rFonts w:cs="Arial"/>
                <w:lang w:val="es-ES"/>
              </w:rPr>
            </w:pPr>
            <w:r w:rsidRPr="00292DEB">
              <w:rPr>
                <w:rFonts w:cs="Arial"/>
                <w:lang w:val="es-ES"/>
              </w:rPr>
              <w:t>EL</w:t>
            </w:r>
          </w:p>
          <w:p w14:paraId="6A92DC49" w14:textId="77777777" w:rsidR="005D0FED" w:rsidRPr="00292DEB" w:rsidRDefault="005D0FED" w:rsidP="00481BFF">
            <w:pPr>
              <w:spacing w:line="276" w:lineRule="auto"/>
              <w:jc w:val="left"/>
              <w:rPr>
                <w:rFonts w:cs="Arial"/>
                <w:lang w:val="es-ES"/>
              </w:rPr>
            </w:pPr>
            <w:r w:rsidRPr="00292DEB">
              <w:rPr>
                <w:rFonts w:cs="Arial"/>
                <w:lang w:val="es-ES"/>
              </w:rPr>
              <w:t>EL</w:t>
            </w:r>
          </w:p>
          <w:p w14:paraId="1F19BA8F" w14:textId="77777777" w:rsidR="005D0FED" w:rsidRPr="00292DEB" w:rsidRDefault="005D0FED" w:rsidP="00481BFF">
            <w:pPr>
              <w:spacing w:line="276" w:lineRule="auto"/>
              <w:jc w:val="left"/>
              <w:rPr>
                <w:rFonts w:cs="Arial"/>
                <w:lang w:val="es-ES"/>
              </w:rPr>
            </w:pPr>
            <w:r w:rsidRPr="00292DEB">
              <w:rPr>
                <w:rFonts w:cs="Arial"/>
                <w:lang w:val="es-ES"/>
              </w:rPr>
              <w:t>EL</w:t>
            </w:r>
          </w:p>
          <w:p w14:paraId="4286C70C" w14:textId="08DFED16" w:rsidR="005D0FED" w:rsidRPr="00292DEB" w:rsidRDefault="005D0FED" w:rsidP="00481BFF">
            <w:pPr>
              <w:spacing w:line="276" w:lineRule="auto"/>
              <w:jc w:val="left"/>
              <w:rPr>
                <w:rFonts w:cs="Arial"/>
                <w:b/>
                <w:lang w:val="es-ES"/>
              </w:rPr>
            </w:pPr>
          </w:p>
        </w:tc>
        <w:tc>
          <w:tcPr>
            <w:tcW w:w="1371" w:type="pct"/>
          </w:tcPr>
          <w:p w14:paraId="70A1D922" w14:textId="77777777" w:rsidR="005D0FED" w:rsidRPr="00292DEB" w:rsidRDefault="005D0FED" w:rsidP="00481BFF">
            <w:pPr>
              <w:spacing w:line="276" w:lineRule="auto"/>
              <w:rPr>
                <w:rFonts w:cs="Arial"/>
              </w:rPr>
            </w:pPr>
            <w:r w:rsidRPr="00292DEB">
              <w:rPr>
                <w:rFonts w:cs="Arial"/>
              </w:rPr>
              <w:t>Beitragsfinanziertes obligatorisches Sozialversicherungssystem für Arbeitnehmer. Leistungen hängen von der Höhe der Rente des Verstorbenen ab.</w:t>
            </w:r>
          </w:p>
          <w:p w14:paraId="3F98CDDA" w14:textId="18FE58D0" w:rsidR="005D0FED" w:rsidRPr="00292DEB" w:rsidRDefault="005D0FED" w:rsidP="00481BFF">
            <w:pPr>
              <w:spacing w:line="276" w:lineRule="auto"/>
              <w:rPr>
                <w:rFonts w:eastAsia="Arial" w:cs="Arial"/>
              </w:rPr>
            </w:pPr>
          </w:p>
        </w:tc>
        <w:tc>
          <w:tcPr>
            <w:tcW w:w="1370" w:type="pct"/>
          </w:tcPr>
          <w:p w14:paraId="72D25AD0" w14:textId="77777777" w:rsidR="005D0FED" w:rsidRPr="00292DEB" w:rsidRDefault="005D0FED" w:rsidP="00481BFF">
            <w:pPr>
              <w:spacing w:line="276" w:lineRule="auto"/>
              <w:rPr>
                <w:rFonts w:cs="Arial"/>
                <w:lang w:val="fr-BE"/>
              </w:rPr>
            </w:pPr>
            <w:r w:rsidRPr="00292DEB">
              <w:rPr>
                <w:rFonts w:cs="Arial"/>
                <w:lang w:val="fr-BE"/>
              </w:rPr>
              <w:t>Système d'assurance sociale obligatoire financé par les cotisations. Les prestations dépendent de la pension de la personne décédée.</w:t>
            </w:r>
          </w:p>
          <w:p w14:paraId="03CEAB08" w14:textId="0C13E8B0" w:rsidR="005D0FED" w:rsidRPr="00292DEB" w:rsidRDefault="005D0FED" w:rsidP="00481BFF">
            <w:pPr>
              <w:spacing w:line="276" w:lineRule="auto"/>
              <w:rPr>
                <w:rFonts w:eastAsia="Arial" w:cs="Arial"/>
                <w:lang w:val="fr-BE"/>
              </w:rPr>
            </w:pPr>
          </w:p>
        </w:tc>
        <w:tc>
          <w:tcPr>
            <w:tcW w:w="1370" w:type="pct"/>
          </w:tcPr>
          <w:p w14:paraId="2B934E38"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E-VII-02-EL</w:t>
            </w:r>
          </w:p>
          <w:p w14:paraId="4D2C8473"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Compulsory social insurance scheme financed by contributions. Benefits depend on the pension of the deceased.</w:t>
            </w:r>
          </w:p>
          <w:p w14:paraId="50BAFC9F" w14:textId="67D4B2E0"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5B25A57"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4708C9AA" w14:textId="77777777" w:rsidR="005D0FED" w:rsidRPr="00292DEB" w:rsidRDefault="005D0FED" w:rsidP="00481BFF">
            <w:pPr>
              <w:spacing w:line="276" w:lineRule="auto"/>
              <w:rPr>
                <w:rFonts w:cs="Arial"/>
                <w:color w:val="0000FF"/>
                <w:lang w:val="en-US"/>
              </w:rPr>
            </w:pPr>
          </w:p>
        </w:tc>
        <w:tc>
          <w:tcPr>
            <w:tcW w:w="127" w:type="pct"/>
          </w:tcPr>
          <w:p w14:paraId="5640A541" w14:textId="77777777" w:rsidR="005D0FED" w:rsidRPr="00292DEB" w:rsidRDefault="005D0FED" w:rsidP="00481BFF">
            <w:pPr>
              <w:spacing w:line="276" w:lineRule="auto"/>
              <w:rPr>
                <w:rFonts w:cs="Arial"/>
                <w:color w:val="0000FF"/>
                <w:lang w:val="fr-FR"/>
              </w:rPr>
            </w:pPr>
            <w:r w:rsidRPr="00292DEB">
              <w:rPr>
                <w:rFonts w:cs="Arial"/>
                <w:color w:val="0000FF"/>
                <w:lang w:val="fr-FR"/>
              </w:rPr>
              <w:t>2</w:t>
            </w:r>
          </w:p>
          <w:p w14:paraId="63C91EF0" w14:textId="77777777" w:rsidR="005D0FED" w:rsidRPr="00292DEB" w:rsidRDefault="005D0FED" w:rsidP="00481BFF">
            <w:pPr>
              <w:spacing w:line="276" w:lineRule="auto"/>
              <w:rPr>
                <w:rFonts w:cs="Arial"/>
                <w:color w:val="0000FF"/>
                <w:lang w:val="en-US"/>
              </w:rPr>
            </w:pPr>
          </w:p>
        </w:tc>
        <w:tc>
          <w:tcPr>
            <w:tcW w:w="402" w:type="pct"/>
          </w:tcPr>
          <w:p w14:paraId="09108CF4"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56D64B5" w14:textId="77777777" w:rsidR="005D0FED" w:rsidRPr="00292DEB" w:rsidRDefault="005D0FED" w:rsidP="00481BFF">
            <w:pPr>
              <w:spacing w:line="276" w:lineRule="auto"/>
              <w:rPr>
                <w:rFonts w:cs="Arial"/>
                <w:color w:val="0000FF"/>
                <w:lang w:val="en-US"/>
              </w:rPr>
            </w:pPr>
          </w:p>
        </w:tc>
      </w:tr>
      <w:tr w:rsidR="005D0FED" w:rsidRPr="00292DEB" w14:paraId="12023772" w14:textId="77777777" w:rsidTr="005D0FED">
        <w:tc>
          <w:tcPr>
            <w:tcW w:w="193" w:type="pct"/>
          </w:tcPr>
          <w:p w14:paraId="2EFBFAF0" w14:textId="77777777" w:rsidR="005D0FED" w:rsidRPr="00292DEB" w:rsidRDefault="005D0FED" w:rsidP="00481BFF">
            <w:pPr>
              <w:spacing w:line="276" w:lineRule="auto"/>
              <w:jc w:val="left"/>
              <w:rPr>
                <w:rFonts w:cs="Arial"/>
                <w:lang w:val="es-ES"/>
              </w:rPr>
            </w:pPr>
            <w:r w:rsidRPr="00292DEB">
              <w:rPr>
                <w:rFonts w:cs="Arial"/>
                <w:lang w:val="es-ES"/>
              </w:rPr>
              <w:t>EL</w:t>
            </w:r>
          </w:p>
          <w:p w14:paraId="13D69FE2" w14:textId="77777777" w:rsidR="005D0FED" w:rsidRPr="00292DEB" w:rsidRDefault="005D0FED" w:rsidP="00481BFF">
            <w:pPr>
              <w:spacing w:line="276" w:lineRule="auto"/>
              <w:jc w:val="left"/>
              <w:rPr>
                <w:rFonts w:cs="Arial"/>
                <w:lang w:val="es-ES"/>
              </w:rPr>
            </w:pPr>
            <w:r w:rsidRPr="00292DEB">
              <w:rPr>
                <w:rFonts w:cs="Arial"/>
                <w:lang w:val="es-ES"/>
              </w:rPr>
              <w:t>EL</w:t>
            </w:r>
          </w:p>
          <w:p w14:paraId="3A491BEE" w14:textId="2BC05AA6"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0AF2C438" w14:textId="77777777" w:rsidR="005D0FED" w:rsidRPr="00292DEB" w:rsidRDefault="005D0FED" w:rsidP="00481BFF">
            <w:pPr>
              <w:spacing w:line="276" w:lineRule="auto"/>
              <w:rPr>
                <w:rFonts w:cs="Arial"/>
              </w:rPr>
            </w:pPr>
            <w:r w:rsidRPr="00292DEB">
              <w:rPr>
                <w:rFonts w:cs="Arial"/>
              </w:rPr>
              <w:t>Alle Beschäftigten (Arbeitnehmer und Selbstständige).</w:t>
            </w:r>
          </w:p>
          <w:p w14:paraId="1E5E4621" w14:textId="77777777" w:rsidR="005D0FED" w:rsidRPr="00292DEB" w:rsidRDefault="005D0FED" w:rsidP="00481BFF">
            <w:pPr>
              <w:spacing w:line="276" w:lineRule="auto"/>
              <w:rPr>
                <w:rFonts w:cs="Arial"/>
              </w:rPr>
            </w:pPr>
          </w:p>
          <w:p w14:paraId="6AA51399" w14:textId="21B512CB" w:rsidR="005D0FED" w:rsidRPr="00292DEB" w:rsidRDefault="005D0FED" w:rsidP="00481BFF">
            <w:pPr>
              <w:spacing w:line="276" w:lineRule="auto"/>
              <w:rPr>
                <w:rFonts w:cs="Arial"/>
              </w:rPr>
            </w:pPr>
            <w:r w:rsidRPr="00292DEB">
              <w:rPr>
                <w:rFonts w:cs="Arial"/>
              </w:rPr>
              <w:t>Keine Ausnahmen.</w:t>
            </w:r>
          </w:p>
        </w:tc>
        <w:tc>
          <w:tcPr>
            <w:tcW w:w="1370" w:type="pct"/>
          </w:tcPr>
          <w:p w14:paraId="3A9EAF11" w14:textId="77777777" w:rsidR="005D0FED" w:rsidRPr="00292DEB" w:rsidRDefault="005D0FED" w:rsidP="00481BFF">
            <w:pPr>
              <w:spacing w:line="276" w:lineRule="auto"/>
              <w:rPr>
                <w:rFonts w:cs="Arial"/>
                <w:lang w:val="fr-BE"/>
              </w:rPr>
            </w:pPr>
            <w:r w:rsidRPr="00292DEB">
              <w:rPr>
                <w:rFonts w:cs="Arial"/>
                <w:lang w:val="fr-BE"/>
              </w:rPr>
              <w:t>Toutes les personnes exerçant un emploi (salariés et indépendants).</w:t>
            </w:r>
          </w:p>
          <w:p w14:paraId="74AEF74A" w14:textId="77777777" w:rsidR="005D0FED" w:rsidRPr="00292DEB" w:rsidRDefault="005D0FED" w:rsidP="00481BFF">
            <w:pPr>
              <w:spacing w:line="276" w:lineRule="auto"/>
              <w:rPr>
                <w:rFonts w:cs="Arial"/>
                <w:lang w:val="fr-BE"/>
              </w:rPr>
            </w:pPr>
          </w:p>
          <w:p w14:paraId="5D7FBF95" w14:textId="7751C319" w:rsidR="005D0FED" w:rsidRPr="00292DEB" w:rsidRDefault="005D0FED" w:rsidP="00481BFF">
            <w:pPr>
              <w:spacing w:line="276" w:lineRule="auto"/>
              <w:rPr>
                <w:rFonts w:cs="Arial"/>
                <w:lang w:val="fr-BE"/>
              </w:rPr>
            </w:pPr>
            <w:r w:rsidRPr="00292DEB">
              <w:rPr>
                <w:rFonts w:cs="Arial"/>
                <w:lang w:val="fr-BE"/>
              </w:rPr>
              <w:t>Pas d'exemptions.</w:t>
            </w:r>
          </w:p>
        </w:tc>
        <w:tc>
          <w:tcPr>
            <w:tcW w:w="1370" w:type="pct"/>
          </w:tcPr>
          <w:p w14:paraId="3FE1FBE8"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E-VII-03-EL</w:t>
            </w:r>
          </w:p>
          <w:p w14:paraId="5B89BBB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All those in employment (employees and self-employed).</w:t>
            </w:r>
          </w:p>
          <w:p w14:paraId="4DF40DF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26C78695" w14:textId="157BDD1A"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 exemptions </w:t>
            </w:r>
            <w:ins w:id="292" w:author="Author">
              <w:r w:rsidR="006D3342" w:rsidRPr="00292DEB">
                <w:rPr>
                  <w:color w:val="000000"/>
                  <w:sz w:val="15"/>
                  <w:szCs w:val="15"/>
                  <w:lang w:val="en-GB"/>
                </w:rPr>
                <w:t>from paying contributions</w:t>
              </w:r>
            </w:ins>
            <w:r w:rsidRPr="00292DEB">
              <w:rPr>
                <w:color w:val="000000"/>
                <w:sz w:val="15"/>
                <w:szCs w:val="15"/>
                <w:lang w:val="en-GB"/>
              </w:rPr>
              <w:t>.</w:t>
            </w:r>
          </w:p>
          <w:p w14:paraId="59046936" w14:textId="0C82CA4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AFC140D"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4BB2651B" w14:textId="77777777" w:rsidR="005D0FED" w:rsidRPr="00292DEB" w:rsidRDefault="005D0FED" w:rsidP="00481BFF">
            <w:pPr>
              <w:spacing w:line="276" w:lineRule="auto"/>
              <w:rPr>
                <w:rFonts w:cs="Arial"/>
                <w:color w:val="0000FF"/>
              </w:rPr>
            </w:pPr>
          </w:p>
        </w:tc>
        <w:tc>
          <w:tcPr>
            <w:tcW w:w="127" w:type="pct"/>
          </w:tcPr>
          <w:p w14:paraId="139A2565" w14:textId="77777777" w:rsidR="005D0FED" w:rsidRPr="00292DEB" w:rsidRDefault="005D0FED" w:rsidP="00481BFF">
            <w:pPr>
              <w:spacing w:line="276" w:lineRule="auto"/>
              <w:rPr>
                <w:rFonts w:cs="Arial"/>
                <w:color w:val="0000FF"/>
                <w:lang w:val="fr-FR"/>
              </w:rPr>
            </w:pPr>
            <w:r w:rsidRPr="00292DEB">
              <w:rPr>
                <w:rFonts w:cs="Arial"/>
                <w:color w:val="0000FF"/>
                <w:lang w:val="fr-FR"/>
              </w:rPr>
              <w:t>3</w:t>
            </w:r>
          </w:p>
          <w:p w14:paraId="72BDBAE5" w14:textId="77777777" w:rsidR="005D0FED" w:rsidRPr="00292DEB" w:rsidRDefault="005D0FED" w:rsidP="00481BFF">
            <w:pPr>
              <w:spacing w:line="276" w:lineRule="auto"/>
              <w:rPr>
                <w:rFonts w:cs="Arial"/>
                <w:color w:val="0000FF"/>
              </w:rPr>
            </w:pPr>
          </w:p>
        </w:tc>
        <w:tc>
          <w:tcPr>
            <w:tcW w:w="402" w:type="pct"/>
          </w:tcPr>
          <w:p w14:paraId="1B99520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D9BEDE4" w14:textId="77777777" w:rsidR="005D0FED" w:rsidRPr="00292DEB" w:rsidRDefault="005D0FED" w:rsidP="00481BFF">
            <w:pPr>
              <w:spacing w:line="276" w:lineRule="auto"/>
              <w:rPr>
                <w:rFonts w:cs="Arial"/>
                <w:color w:val="0000FF"/>
              </w:rPr>
            </w:pPr>
          </w:p>
        </w:tc>
      </w:tr>
      <w:tr w:rsidR="005D0FED" w:rsidRPr="00292DEB" w14:paraId="405AA3A8" w14:textId="77777777" w:rsidTr="005D0FED">
        <w:tc>
          <w:tcPr>
            <w:tcW w:w="193" w:type="pct"/>
          </w:tcPr>
          <w:p w14:paraId="08C68052" w14:textId="77777777" w:rsidR="005D0FED" w:rsidRPr="00292DEB" w:rsidRDefault="005D0FED" w:rsidP="00481BFF">
            <w:pPr>
              <w:spacing w:line="276" w:lineRule="auto"/>
              <w:jc w:val="left"/>
              <w:rPr>
                <w:rFonts w:cs="Arial"/>
                <w:lang w:val="en-GB"/>
              </w:rPr>
            </w:pPr>
            <w:r w:rsidRPr="00292DEB">
              <w:rPr>
                <w:rFonts w:cs="Arial"/>
                <w:lang w:val="en-GB"/>
              </w:rPr>
              <w:t>EL</w:t>
            </w:r>
          </w:p>
          <w:p w14:paraId="42358B20" w14:textId="77777777" w:rsidR="005D0FED" w:rsidRPr="00292DEB" w:rsidRDefault="005D0FED" w:rsidP="00481BFF">
            <w:pPr>
              <w:spacing w:line="276" w:lineRule="auto"/>
              <w:jc w:val="left"/>
              <w:rPr>
                <w:rFonts w:cs="Arial"/>
                <w:lang w:val="en-GB"/>
              </w:rPr>
            </w:pPr>
            <w:r w:rsidRPr="00292DEB">
              <w:rPr>
                <w:rFonts w:cs="Arial"/>
                <w:lang w:val="en-GB"/>
              </w:rPr>
              <w:t>EL</w:t>
            </w:r>
          </w:p>
          <w:p w14:paraId="319B4165" w14:textId="1B273374" w:rsidR="005D0FED" w:rsidRPr="00292DEB" w:rsidRDefault="005D0FED" w:rsidP="00481BFF">
            <w:pPr>
              <w:spacing w:line="276" w:lineRule="auto"/>
              <w:jc w:val="left"/>
              <w:rPr>
                <w:rFonts w:cs="Arial"/>
                <w:b/>
              </w:rPr>
            </w:pPr>
            <w:r w:rsidRPr="00292DEB">
              <w:rPr>
                <w:rFonts w:cs="Arial"/>
                <w:lang w:val="en-GB"/>
              </w:rPr>
              <w:lastRenderedPageBreak/>
              <w:t>EL</w:t>
            </w:r>
          </w:p>
        </w:tc>
        <w:tc>
          <w:tcPr>
            <w:tcW w:w="1371" w:type="pct"/>
          </w:tcPr>
          <w:p w14:paraId="12C14370" w14:textId="16B6819B" w:rsidR="005D0FED" w:rsidRPr="00292DEB" w:rsidRDefault="005D0FED" w:rsidP="00481BFF">
            <w:pPr>
              <w:spacing w:line="276" w:lineRule="auto"/>
              <w:rPr>
                <w:rFonts w:cs="Arial"/>
              </w:rPr>
            </w:pPr>
          </w:p>
        </w:tc>
        <w:tc>
          <w:tcPr>
            <w:tcW w:w="1370" w:type="pct"/>
          </w:tcPr>
          <w:p w14:paraId="2BAC2B49" w14:textId="7296E3F5" w:rsidR="005D0FED" w:rsidRPr="00292DEB" w:rsidRDefault="005D0FED" w:rsidP="00481BFF">
            <w:pPr>
              <w:spacing w:line="276" w:lineRule="auto"/>
              <w:rPr>
                <w:rFonts w:cs="Arial"/>
                <w:lang w:val="fr-BE"/>
              </w:rPr>
            </w:pPr>
          </w:p>
        </w:tc>
        <w:tc>
          <w:tcPr>
            <w:tcW w:w="1370" w:type="pct"/>
          </w:tcPr>
          <w:p w14:paraId="4F82C62A" w14:textId="77777777" w:rsidR="005D0FED" w:rsidRPr="006D3342" w:rsidRDefault="005D0FED" w:rsidP="00481BFF">
            <w:pPr>
              <w:pStyle w:val="Normal0"/>
              <w:pBdr>
                <w:top w:val="nil"/>
                <w:left w:val="nil"/>
                <w:bottom w:val="nil"/>
                <w:right w:val="nil"/>
                <w:between w:val="nil"/>
              </w:pBdr>
              <w:spacing w:after="0"/>
              <w:rPr>
                <w:color w:val="000000"/>
                <w:sz w:val="15"/>
                <w:szCs w:val="15"/>
                <w:lang w:val="en-GB"/>
              </w:rPr>
            </w:pPr>
            <w:r w:rsidRPr="006D3342">
              <w:rPr>
                <w:b/>
                <w:color w:val="FF0000"/>
                <w:sz w:val="15"/>
                <w:szCs w:val="15"/>
                <w:lang w:val="en-GB"/>
              </w:rPr>
              <w:t>E-VII-04-EL</w:t>
            </w:r>
          </w:p>
          <w:p w14:paraId="4D3E1C70" w14:textId="77777777" w:rsidR="005D0FED" w:rsidRPr="00292DEB" w:rsidRDefault="005D0FED" w:rsidP="00481BFF">
            <w:pPr>
              <w:pStyle w:val="Normal0"/>
              <w:pBdr>
                <w:top w:val="nil"/>
                <w:left w:val="nil"/>
                <w:bottom w:val="nil"/>
                <w:right w:val="nil"/>
                <w:between w:val="nil"/>
              </w:pBdr>
              <w:spacing w:after="0"/>
              <w:rPr>
                <w:ins w:id="293" w:author="Author"/>
                <w:sz w:val="15"/>
                <w:szCs w:val="15"/>
                <w:lang w:val="en-GB"/>
              </w:rPr>
            </w:pPr>
            <w:ins w:id="294" w:author="Author">
              <w:r w:rsidRPr="00292DEB">
                <w:rPr>
                  <w:sz w:val="15"/>
                  <w:szCs w:val="15"/>
                  <w:lang w:val="en-GB"/>
                </w:rPr>
                <w:lastRenderedPageBreak/>
                <w:t>All types of employees, self-employed or other groups legally active on the labour market are covered.</w:t>
              </w:r>
            </w:ins>
          </w:p>
          <w:p w14:paraId="101F0840" w14:textId="4F26607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3ECDB8A" w14:textId="77777777" w:rsidR="005D0FED" w:rsidRPr="00292DEB" w:rsidRDefault="005D0FED" w:rsidP="00481BFF">
            <w:pPr>
              <w:spacing w:line="276" w:lineRule="auto"/>
              <w:rPr>
                <w:rFonts w:cs="Arial"/>
                <w:color w:val="0000FF"/>
                <w:lang w:val="fr-FR"/>
              </w:rPr>
            </w:pPr>
            <w:r w:rsidRPr="00292DEB">
              <w:rPr>
                <w:rFonts w:cs="Arial"/>
                <w:color w:val="0000FF"/>
                <w:lang w:val="fr-FR"/>
              </w:rPr>
              <w:lastRenderedPageBreak/>
              <w:t>7</w:t>
            </w:r>
          </w:p>
          <w:p w14:paraId="032D8769" w14:textId="77777777" w:rsidR="005D0FED" w:rsidRPr="00292DEB" w:rsidRDefault="005D0FED" w:rsidP="00481BFF">
            <w:pPr>
              <w:spacing w:line="276" w:lineRule="auto"/>
              <w:rPr>
                <w:rFonts w:cs="Arial"/>
                <w:color w:val="0000FF"/>
              </w:rPr>
            </w:pPr>
          </w:p>
        </w:tc>
        <w:tc>
          <w:tcPr>
            <w:tcW w:w="127" w:type="pct"/>
          </w:tcPr>
          <w:p w14:paraId="10AF26C9" w14:textId="77777777" w:rsidR="005D0FED" w:rsidRPr="00292DEB" w:rsidRDefault="005D0FED" w:rsidP="00481BFF">
            <w:pPr>
              <w:spacing w:line="276" w:lineRule="auto"/>
              <w:rPr>
                <w:rFonts w:cs="Arial"/>
                <w:color w:val="0000FF"/>
                <w:lang w:val="fr-FR"/>
              </w:rPr>
            </w:pPr>
            <w:r w:rsidRPr="00292DEB">
              <w:rPr>
                <w:rFonts w:cs="Arial"/>
                <w:color w:val="0000FF"/>
                <w:lang w:val="fr-FR"/>
              </w:rPr>
              <w:t>4</w:t>
            </w:r>
          </w:p>
          <w:p w14:paraId="0356E0AE" w14:textId="77777777" w:rsidR="005D0FED" w:rsidRPr="00292DEB" w:rsidRDefault="005D0FED" w:rsidP="00481BFF">
            <w:pPr>
              <w:spacing w:line="276" w:lineRule="auto"/>
              <w:rPr>
                <w:rFonts w:cs="Arial"/>
                <w:color w:val="0000FF"/>
              </w:rPr>
            </w:pPr>
          </w:p>
        </w:tc>
        <w:tc>
          <w:tcPr>
            <w:tcW w:w="402" w:type="pct"/>
          </w:tcPr>
          <w:p w14:paraId="2A6FA4D8"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A6218B5" w14:textId="77777777" w:rsidR="005D0FED" w:rsidRPr="00292DEB" w:rsidRDefault="005D0FED" w:rsidP="00481BFF">
            <w:pPr>
              <w:spacing w:line="276" w:lineRule="auto"/>
              <w:rPr>
                <w:rFonts w:cs="Arial"/>
                <w:color w:val="0000FF"/>
              </w:rPr>
            </w:pPr>
          </w:p>
        </w:tc>
      </w:tr>
      <w:tr w:rsidR="005D0FED" w:rsidRPr="00292DEB" w14:paraId="4D06807A" w14:textId="77777777" w:rsidTr="005D0FED">
        <w:tc>
          <w:tcPr>
            <w:tcW w:w="193" w:type="pct"/>
          </w:tcPr>
          <w:p w14:paraId="1725FCCB" w14:textId="77777777" w:rsidR="005D0FED" w:rsidRPr="00292DEB" w:rsidRDefault="005D0FED" w:rsidP="00481BFF">
            <w:pPr>
              <w:spacing w:line="276" w:lineRule="auto"/>
              <w:jc w:val="left"/>
              <w:rPr>
                <w:rFonts w:cs="Arial"/>
                <w:lang w:val="es-ES"/>
              </w:rPr>
            </w:pPr>
            <w:r w:rsidRPr="00292DEB">
              <w:rPr>
                <w:rFonts w:cs="Arial"/>
                <w:lang w:val="es-ES"/>
              </w:rPr>
              <w:lastRenderedPageBreak/>
              <w:t>EL</w:t>
            </w:r>
          </w:p>
          <w:p w14:paraId="275FA2D5" w14:textId="77777777" w:rsidR="005D0FED" w:rsidRPr="00292DEB" w:rsidRDefault="005D0FED" w:rsidP="00481BFF">
            <w:pPr>
              <w:spacing w:line="276" w:lineRule="auto"/>
              <w:jc w:val="left"/>
              <w:rPr>
                <w:rFonts w:cs="Arial"/>
                <w:lang w:val="es-ES"/>
              </w:rPr>
            </w:pPr>
            <w:r w:rsidRPr="00292DEB">
              <w:rPr>
                <w:rFonts w:cs="Arial"/>
                <w:lang w:val="es-ES"/>
              </w:rPr>
              <w:t>EL</w:t>
            </w:r>
          </w:p>
          <w:p w14:paraId="1AF689DE" w14:textId="77777777" w:rsidR="005D0FED" w:rsidRPr="00292DEB" w:rsidRDefault="005D0FED" w:rsidP="00481BFF">
            <w:pPr>
              <w:spacing w:line="276" w:lineRule="auto"/>
              <w:jc w:val="left"/>
              <w:rPr>
                <w:rFonts w:cs="Arial"/>
                <w:lang w:val="es-ES"/>
              </w:rPr>
            </w:pPr>
            <w:r w:rsidRPr="00292DEB">
              <w:rPr>
                <w:rFonts w:cs="Arial"/>
                <w:lang w:val="es-ES"/>
              </w:rPr>
              <w:t>EL</w:t>
            </w:r>
          </w:p>
          <w:p w14:paraId="0CC37BA0" w14:textId="7F13BDDF" w:rsidR="005D0FED" w:rsidRPr="00292DEB" w:rsidRDefault="005D0FED" w:rsidP="00481BFF">
            <w:pPr>
              <w:spacing w:line="276" w:lineRule="auto"/>
              <w:jc w:val="left"/>
              <w:rPr>
                <w:rFonts w:cs="Arial"/>
                <w:b/>
              </w:rPr>
            </w:pPr>
            <w:r w:rsidRPr="00292DEB">
              <w:rPr>
                <w:rFonts w:cs="Arial"/>
                <w:lang w:val="es-ES"/>
              </w:rPr>
              <w:t>EL</w:t>
            </w:r>
          </w:p>
        </w:tc>
        <w:tc>
          <w:tcPr>
            <w:tcW w:w="1371" w:type="pct"/>
          </w:tcPr>
          <w:p w14:paraId="21B4273D" w14:textId="77777777" w:rsidR="005D0FED" w:rsidRPr="00292DEB" w:rsidRDefault="005D0FED" w:rsidP="00481BFF">
            <w:pPr>
              <w:pStyle w:val="ListBullet"/>
              <w:tabs>
                <w:tab w:val="num" w:pos="502"/>
              </w:tabs>
              <w:spacing w:after="0" w:line="276" w:lineRule="auto"/>
              <w:ind w:left="115" w:hanging="115"/>
              <w:rPr>
                <w:rFonts w:eastAsia="Arial"/>
              </w:rPr>
            </w:pPr>
            <w:r w:rsidRPr="00292DEB">
              <w:rPr>
                <w:rFonts w:eastAsia="Arial"/>
              </w:rPr>
              <w:t>Überlebende Ehepartner,</w:t>
            </w:r>
          </w:p>
          <w:p w14:paraId="1752251B" w14:textId="77777777" w:rsidR="005D0FED" w:rsidRPr="00292DEB" w:rsidRDefault="005D0FED" w:rsidP="00481BFF">
            <w:pPr>
              <w:pStyle w:val="ListBullet"/>
              <w:tabs>
                <w:tab w:val="num" w:pos="502"/>
              </w:tabs>
              <w:spacing w:after="0" w:line="276" w:lineRule="auto"/>
              <w:ind w:left="115" w:hanging="115"/>
              <w:rPr>
                <w:rFonts w:eastAsia="Arial"/>
              </w:rPr>
            </w:pPr>
            <w:r w:rsidRPr="00292DEB">
              <w:rPr>
                <w:rFonts w:eastAsia="Arial"/>
              </w:rPr>
              <w:t>Geschiedene,</w:t>
            </w:r>
          </w:p>
          <w:p w14:paraId="45663D66" w14:textId="77777777" w:rsidR="005D0FED" w:rsidRPr="00292DEB" w:rsidRDefault="005D0FED" w:rsidP="00481BFF">
            <w:pPr>
              <w:pStyle w:val="ListBullet"/>
              <w:tabs>
                <w:tab w:val="num" w:pos="502"/>
              </w:tabs>
              <w:spacing w:after="0" w:line="276" w:lineRule="auto"/>
              <w:ind w:left="115" w:hanging="115"/>
              <w:rPr>
                <w:rFonts w:eastAsia="Arial"/>
              </w:rPr>
            </w:pPr>
            <w:r w:rsidRPr="00292DEB">
              <w:rPr>
                <w:rFonts w:eastAsia="Arial"/>
              </w:rPr>
              <w:t>Hinterbliebene in Lebenspartnerschaft,</w:t>
            </w:r>
          </w:p>
          <w:p w14:paraId="7E4E3B8E" w14:textId="77777777" w:rsidR="005D0FED" w:rsidRPr="00292DEB" w:rsidRDefault="005D0FED" w:rsidP="00481BFF">
            <w:pPr>
              <w:pStyle w:val="ListBullet"/>
              <w:tabs>
                <w:tab w:val="num" w:pos="502"/>
              </w:tabs>
              <w:spacing w:after="0" w:line="276" w:lineRule="auto"/>
              <w:ind w:left="115" w:hanging="115"/>
              <w:rPr>
                <w:rFonts w:eastAsia="Arial"/>
              </w:rPr>
            </w:pPr>
            <w:r w:rsidRPr="00292DEB">
              <w:t>Eheliche Kinder, angenommene Kinder, adoptierte oder denen gleichgestellte.</w:t>
            </w:r>
          </w:p>
          <w:p w14:paraId="1A4FBE0F" w14:textId="77777777" w:rsidR="005D0FED" w:rsidRPr="00292DEB" w:rsidRDefault="005D0FED" w:rsidP="00481BFF">
            <w:pPr>
              <w:spacing w:line="276" w:lineRule="auto"/>
              <w:rPr>
                <w:rFonts w:cs="Arial"/>
              </w:rPr>
            </w:pPr>
          </w:p>
          <w:p w14:paraId="3BBEB469" w14:textId="003B0884" w:rsidR="005D0FED" w:rsidRPr="00292DEB" w:rsidRDefault="005D0FED" w:rsidP="00481BFF">
            <w:pPr>
              <w:keepLines/>
              <w:spacing w:line="276" w:lineRule="auto"/>
              <w:rPr>
                <w:rFonts w:cs="Arial"/>
              </w:rPr>
            </w:pPr>
            <w:r w:rsidRPr="00292DEB">
              <w:rPr>
                <w:rFonts w:cs="Arial"/>
              </w:rPr>
              <w:t>Männer und Frauen werden gleich behandelt.</w:t>
            </w:r>
          </w:p>
        </w:tc>
        <w:tc>
          <w:tcPr>
            <w:tcW w:w="1370" w:type="pct"/>
          </w:tcPr>
          <w:p w14:paraId="73C252DE" w14:textId="77777777" w:rsidR="005D0FED" w:rsidRPr="00292DEB" w:rsidRDefault="005D0FED" w:rsidP="00481BFF">
            <w:pPr>
              <w:pStyle w:val="ListBullet"/>
              <w:tabs>
                <w:tab w:val="num" w:pos="502"/>
              </w:tabs>
              <w:spacing w:after="0" w:line="276" w:lineRule="auto"/>
              <w:ind w:left="115" w:hanging="115"/>
              <w:rPr>
                <w:rFonts w:eastAsia="Arial"/>
                <w:lang w:val="fr-BE"/>
              </w:rPr>
            </w:pPr>
            <w:r w:rsidRPr="00292DEB">
              <w:rPr>
                <w:lang w:val="fr-BE"/>
              </w:rPr>
              <w:t>Conjoint survivant,</w:t>
            </w:r>
          </w:p>
          <w:p w14:paraId="00F20138" w14:textId="77777777" w:rsidR="005D0FED" w:rsidRPr="00292DEB" w:rsidRDefault="005D0FED" w:rsidP="00481BFF">
            <w:pPr>
              <w:pStyle w:val="ListBullet"/>
              <w:tabs>
                <w:tab w:val="num" w:pos="502"/>
              </w:tabs>
              <w:spacing w:after="0" w:line="276" w:lineRule="auto"/>
              <w:ind w:left="115" w:hanging="115"/>
              <w:rPr>
                <w:lang w:val="fr-BE"/>
              </w:rPr>
            </w:pPr>
            <w:r w:rsidRPr="00292DEB">
              <w:rPr>
                <w:lang w:val="fr-BE"/>
              </w:rPr>
              <w:t>conjoint divorcé,</w:t>
            </w:r>
          </w:p>
          <w:p w14:paraId="5F2578DD" w14:textId="77777777" w:rsidR="005D0FED" w:rsidRPr="00292DEB" w:rsidRDefault="005D0FED" w:rsidP="00481BFF">
            <w:pPr>
              <w:pStyle w:val="ListBullet"/>
              <w:tabs>
                <w:tab w:val="num" w:pos="360"/>
              </w:tabs>
              <w:spacing w:line="276" w:lineRule="auto"/>
              <w:rPr>
                <w:lang w:val="fr-BE"/>
              </w:rPr>
            </w:pPr>
            <w:r w:rsidRPr="00292DEB">
              <w:rPr>
                <w:lang w:val="fr-BE"/>
              </w:rPr>
              <w:t>partenaires survivants (partenariat civil),</w:t>
            </w:r>
          </w:p>
          <w:p w14:paraId="3B9AA6FB" w14:textId="77777777" w:rsidR="005D0FED" w:rsidRPr="00292DEB" w:rsidRDefault="005D0FED" w:rsidP="00481BFF">
            <w:pPr>
              <w:pStyle w:val="ListBullet"/>
              <w:tabs>
                <w:tab w:val="num" w:pos="502"/>
              </w:tabs>
              <w:spacing w:after="0" w:line="276" w:lineRule="auto"/>
              <w:ind w:left="115" w:hanging="115"/>
              <w:rPr>
                <w:rFonts w:eastAsia="Arial"/>
                <w:lang w:val="fr-BE"/>
              </w:rPr>
            </w:pPr>
            <w:r w:rsidRPr="00292DEB">
              <w:rPr>
                <w:lang w:val="fr-BE"/>
              </w:rPr>
              <w:t>enfants légitimes, enfants reconnus, enfants adoptés et ceux reconnus à ce titre.</w:t>
            </w:r>
          </w:p>
          <w:p w14:paraId="3704B151" w14:textId="77777777" w:rsidR="005D0FED" w:rsidRPr="00292DEB" w:rsidRDefault="005D0FED" w:rsidP="00481BFF">
            <w:pPr>
              <w:pStyle w:val="ListBullet"/>
              <w:numPr>
                <w:ilvl w:val="0"/>
                <w:numId w:val="0"/>
              </w:numPr>
              <w:spacing w:after="0" w:line="276" w:lineRule="auto"/>
              <w:rPr>
                <w:lang w:val="fr-BE"/>
              </w:rPr>
            </w:pPr>
          </w:p>
          <w:p w14:paraId="5B379B1E" w14:textId="4A134ADD" w:rsidR="005D0FED" w:rsidRPr="00292DEB" w:rsidRDefault="005D0FED" w:rsidP="00481BFF">
            <w:pPr>
              <w:keepLines/>
              <w:spacing w:line="276" w:lineRule="auto"/>
              <w:rPr>
                <w:rFonts w:cs="Arial"/>
                <w:lang w:val="fr-BE"/>
              </w:rPr>
            </w:pPr>
            <w:r w:rsidRPr="00292DEB">
              <w:rPr>
                <w:rFonts w:cs="Arial"/>
                <w:lang w:val="fr-BE"/>
              </w:rPr>
              <w:t>Les hommes et les femmes sont traités équitablement.</w:t>
            </w:r>
          </w:p>
        </w:tc>
        <w:tc>
          <w:tcPr>
            <w:tcW w:w="1370" w:type="pct"/>
          </w:tcPr>
          <w:p w14:paraId="41608BB2" w14:textId="77777777" w:rsidR="005D0FED" w:rsidRPr="00292DEB" w:rsidRDefault="005D0FED" w:rsidP="00481BFF">
            <w:pPr>
              <w:pStyle w:val="Normal0"/>
              <w:pBdr>
                <w:top w:val="nil"/>
                <w:left w:val="nil"/>
                <w:bottom w:val="nil"/>
                <w:right w:val="nil"/>
                <w:between w:val="nil"/>
              </w:pBdr>
              <w:spacing w:after="0"/>
              <w:ind w:left="115" w:hanging="115"/>
              <w:rPr>
                <w:color w:val="000000"/>
                <w:sz w:val="15"/>
                <w:szCs w:val="15"/>
              </w:rPr>
            </w:pPr>
            <w:r w:rsidRPr="00292DEB">
              <w:rPr>
                <w:b/>
                <w:color w:val="FF0000"/>
                <w:sz w:val="15"/>
                <w:szCs w:val="15"/>
              </w:rPr>
              <w:t>E-VII-05-EL</w:t>
            </w:r>
          </w:p>
          <w:p w14:paraId="2FDC0069" w14:textId="77777777" w:rsidR="005D0FED" w:rsidRPr="00292DEB" w:rsidRDefault="005D0FED" w:rsidP="00481BFF">
            <w:pPr>
              <w:pStyle w:val="Normal0"/>
              <w:numPr>
                <w:ilvl w:val="0"/>
                <w:numId w:val="137"/>
              </w:numPr>
              <w:pBdr>
                <w:top w:val="nil"/>
                <w:left w:val="nil"/>
                <w:bottom w:val="nil"/>
                <w:right w:val="nil"/>
                <w:between w:val="nil"/>
              </w:pBdr>
              <w:spacing w:before="0" w:after="0"/>
              <w:ind w:hanging="56"/>
              <w:rPr>
                <w:color w:val="000000"/>
                <w:sz w:val="15"/>
                <w:szCs w:val="15"/>
              </w:rPr>
            </w:pPr>
            <w:proofErr w:type="spellStart"/>
            <w:r w:rsidRPr="00292DEB">
              <w:rPr>
                <w:color w:val="000000"/>
                <w:sz w:val="15"/>
                <w:szCs w:val="15"/>
              </w:rPr>
              <w:t>Surviving</w:t>
            </w:r>
            <w:proofErr w:type="spellEnd"/>
            <w:r w:rsidRPr="00292DEB">
              <w:rPr>
                <w:color w:val="000000"/>
                <w:sz w:val="15"/>
                <w:szCs w:val="15"/>
              </w:rPr>
              <w:t xml:space="preserve"> </w:t>
            </w:r>
            <w:proofErr w:type="spellStart"/>
            <w:r w:rsidRPr="00292DEB">
              <w:rPr>
                <w:color w:val="000000"/>
                <w:sz w:val="15"/>
                <w:szCs w:val="15"/>
              </w:rPr>
              <w:t>spouse</w:t>
            </w:r>
            <w:proofErr w:type="spellEnd"/>
            <w:r w:rsidRPr="00292DEB">
              <w:rPr>
                <w:color w:val="000000"/>
                <w:sz w:val="15"/>
                <w:szCs w:val="15"/>
              </w:rPr>
              <w:t>.</w:t>
            </w:r>
          </w:p>
          <w:p w14:paraId="26088055" w14:textId="77777777" w:rsidR="005D0FED" w:rsidRPr="00292DEB" w:rsidRDefault="005D0FED" w:rsidP="00481BFF">
            <w:pPr>
              <w:pStyle w:val="Normal0"/>
              <w:numPr>
                <w:ilvl w:val="0"/>
                <w:numId w:val="137"/>
              </w:numPr>
              <w:pBdr>
                <w:top w:val="nil"/>
                <w:left w:val="nil"/>
                <w:bottom w:val="nil"/>
                <w:right w:val="nil"/>
                <w:between w:val="nil"/>
              </w:pBdr>
              <w:spacing w:before="0" w:after="0"/>
              <w:ind w:hanging="56"/>
              <w:rPr>
                <w:color w:val="000000"/>
                <w:sz w:val="15"/>
                <w:szCs w:val="15"/>
              </w:rPr>
            </w:pPr>
            <w:proofErr w:type="spellStart"/>
            <w:r w:rsidRPr="00292DEB">
              <w:rPr>
                <w:color w:val="000000"/>
                <w:sz w:val="15"/>
                <w:szCs w:val="15"/>
              </w:rPr>
              <w:t>Divorced</w:t>
            </w:r>
            <w:proofErr w:type="spellEnd"/>
            <w:r w:rsidRPr="00292DEB">
              <w:rPr>
                <w:color w:val="000000"/>
                <w:sz w:val="15"/>
                <w:szCs w:val="15"/>
              </w:rPr>
              <w:t xml:space="preserve"> </w:t>
            </w:r>
            <w:proofErr w:type="spellStart"/>
            <w:r w:rsidRPr="00292DEB">
              <w:rPr>
                <w:color w:val="000000"/>
                <w:sz w:val="15"/>
                <w:szCs w:val="15"/>
              </w:rPr>
              <w:t>spouse</w:t>
            </w:r>
            <w:proofErr w:type="spellEnd"/>
            <w:r w:rsidRPr="00292DEB">
              <w:rPr>
                <w:color w:val="000000"/>
                <w:sz w:val="15"/>
                <w:szCs w:val="15"/>
              </w:rPr>
              <w:t>.</w:t>
            </w:r>
          </w:p>
          <w:p w14:paraId="2F2FFB98" w14:textId="77777777" w:rsidR="005D0FED" w:rsidRPr="00292DEB" w:rsidRDefault="005D0FED" w:rsidP="00481BFF">
            <w:pPr>
              <w:pStyle w:val="Normal0"/>
              <w:numPr>
                <w:ilvl w:val="0"/>
                <w:numId w:val="137"/>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Surviving partners in a civil partnership.</w:t>
            </w:r>
          </w:p>
          <w:p w14:paraId="5ED3D154" w14:textId="77777777" w:rsidR="005D0FED" w:rsidRPr="00292DEB" w:rsidRDefault="005D0FED" w:rsidP="00481BFF">
            <w:pPr>
              <w:pStyle w:val="Normal0"/>
              <w:numPr>
                <w:ilvl w:val="0"/>
                <w:numId w:val="137"/>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Legitimate children, recognised children, adopted children and those considered as such.</w:t>
            </w:r>
          </w:p>
          <w:p w14:paraId="7F127EE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69254459" w14:textId="039C03CC"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Men and women are treated equally.</w:t>
            </w:r>
          </w:p>
        </w:tc>
        <w:tc>
          <w:tcPr>
            <w:tcW w:w="167" w:type="pct"/>
          </w:tcPr>
          <w:p w14:paraId="1813B24F"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16AA35EE" w14:textId="77777777" w:rsidR="005D0FED" w:rsidRPr="00292DEB" w:rsidRDefault="005D0FED" w:rsidP="00481BFF">
            <w:pPr>
              <w:spacing w:line="276" w:lineRule="auto"/>
              <w:rPr>
                <w:rFonts w:cs="Arial"/>
                <w:color w:val="0000FF"/>
                <w:lang w:val="en-US"/>
              </w:rPr>
            </w:pPr>
          </w:p>
        </w:tc>
        <w:tc>
          <w:tcPr>
            <w:tcW w:w="127" w:type="pct"/>
          </w:tcPr>
          <w:p w14:paraId="46AC513F" w14:textId="77777777" w:rsidR="005D0FED" w:rsidRPr="00292DEB" w:rsidRDefault="005D0FED" w:rsidP="00481BFF">
            <w:pPr>
              <w:spacing w:line="276" w:lineRule="auto"/>
              <w:rPr>
                <w:rFonts w:cs="Arial"/>
                <w:color w:val="0000FF"/>
                <w:lang w:val="fr-FR"/>
              </w:rPr>
            </w:pPr>
            <w:r w:rsidRPr="00292DEB">
              <w:rPr>
                <w:rFonts w:cs="Arial"/>
                <w:color w:val="0000FF"/>
                <w:lang w:val="fr-FR"/>
              </w:rPr>
              <w:t>5</w:t>
            </w:r>
          </w:p>
          <w:p w14:paraId="2A55035A" w14:textId="77777777" w:rsidR="005D0FED" w:rsidRPr="00292DEB" w:rsidRDefault="005D0FED" w:rsidP="00481BFF">
            <w:pPr>
              <w:spacing w:line="276" w:lineRule="auto"/>
              <w:rPr>
                <w:rFonts w:cs="Arial"/>
                <w:color w:val="0000FF"/>
                <w:lang w:val="en-US"/>
              </w:rPr>
            </w:pPr>
          </w:p>
        </w:tc>
        <w:tc>
          <w:tcPr>
            <w:tcW w:w="402" w:type="pct"/>
          </w:tcPr>
          <w:p w14:paraId="5BB5C1D7"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622B856" w14:textId="77777777" w:rsidR="005D0FED" w:rsidRPr="00292DEB" w:rsidRDefault="005D0FED" w:rsidP="00481BFF">
            <w:pPr>
              <w:spacing w:line="276" w:lineRule="auto"/>
              <w:rPr>
                <w:rFonts w:cs="Arial"/>
                <w:color w:val="0000FF"/>
                <w:lang w:val="en-US"/>
              </w:rPr>
            </w:pPr>
          </w:p>
        </w:tc>
      </w:tr>
      <w:tr w:rsidR="005D0FED" w:rsidRPr="00292DEB" w14:paraId="3B7EA4F7" w14:textId="77777777" w:rsidTr="005D0FED">
        <w:tc>
          <w:tcPr>
            <w:tcW w:w="193" w:type="pct"/>
          </w:tcPr>
          <w:p w14:paraId="4125841C" w14:textId="77777777" w:rsidR="005D0FED" w:rsidRPr="00292DEB" w:rsidRDefault="005D0FED" w:rsidP="00481BFF">
            <w:pPr>
              <w:spacing w:line="276" w:lineRule="auto"/>
              <w:jc w:val="left"/>
              <w:rPr>
                <w:rFonts w:cs="Arial"/>
                <w:lang w:val="en-GB"/>
              </w:rPr>
            </w:pPr>
            <w:r w:rsidRPr="00292DEB">
              <w:rPr>
                <w:rFonts w:cs="Arial"/>
                <w:lang w:val="en-GB"/>
              </w:rPr>
              <w:t>EL</w:t>
            </w:r>
          </w:p>
          <w:p w14:paraId="5749F31F" w14:textId="77777777" w:rsidR="005D0FED" w:rsidRPr="00292DEB" w:rsidRDefault="005D0FED" w:rsidP="00481BFF">
            <w:pPr>
              <w:spacing w:line="276" w:lineRule="auto"/>
              <w:jc w:val="left"/>
              <w:rPr>
                <w:rFonts w:cs="Arial"/>
                <w:lang w:val="en-GB"/>
              </w:rPr>
            </w:pPr>
            <w:r w:rsidRPr="00292DEB">
              <w:rPr>
                <w:rFonts w:cs="Arial"/>
                <w:lang w:val="en-GB"/>
              </w:rPr>
              <w:t>EL</w:t>
            </w:r>
          </w:p>
          <w:p w14:paraId="4B00DB01" w14:textId="77777777" w:rsidR="005D0FED" w:rsidRPr="00292DEB" w:rsidRDefault="005D0FED" w:rsidP="00481BFF">
            <w:pPr>
              <w:spacing w:line="276" w:lineRule="auto"/>
              <w:jc w:val="left"/>
              <w:rPr>
                <w:rFonts w:cs="Arial"/>
                <w:lang w:val="en-GB"/>
              </w:rPr>
            </w:pPr>
            <w:r w:rsidRPr="00292DEB">
              <w:rPr>
                <w:rFonts w:cs="Arial"/>
                <w:lang w:val="en-GB"/>
              </w:rPr>
              <w:t>EL</w:t>
            </w:r>
          </w:p>
          <w:p w14:paraId="2F081D5F" w14:textId="7BC1494A" w:rsidR="005D0FED" w:rsidRPr="00292DEB" w:rsidRDefault="005D0FED" w:rsidP="00481BFF">
            <w:pPr>
              <w:spacing w:line="276" w:lineRule="auto"/>
              <w:jc w:val="left"/>
              <w:rPr>
                <w:rFonts w:cs="Arial"/>
                <w:b/>
                <w:lang w:val="es-ES"/>
              </w:rPr>
            </w:pPr>
          </w:p>
        </w:tc>
        <w:tc>
          <w:tcPr>
            <w:tcW w:w="1371" w:type="pct"/>
          </w:tcPr>
          <w:p w14:paraId="612BE357" w14:textId="77777777" w:rsidR="005D0FED" w:rsidRPr="00292DEB" w:rsidRDefault="005D0FED" w:rsidP="00481BFF">
            <w:pPr>
              <w:spacing w:line="276" w:lineRule="auto"/>
              <w:rPr>
                <w:rFonts w:eastAsia="Arial" w:cs="Arial"/>
              </w:rPr>
            </w:pPr>
            <w:r w:rsidRPr="00292DEB">
              <w:rPr>
                <w:rFonts w:cs="Arial"/>
              </w:rPr>
              <w:t xml:space="preserve">Beitragszahlungen für mindestens </w:t>
            </w:r>
            <w:r w:rsidRPr="00292DEB">
              <w:rPr>
                <w:rFonts w:cs="Arial"/>
                <w:color w:val="800000"/>
              </w:rPr>
              <w:t>4.500</w:t>
            </w:r>
            <w:r w:rsidRPr="00292DEB">
              <w:rPr>
                <w:rFonts w:cs="Arial"/>
              </w:rPr>
              <w:t xml:space="preserve"> Arbeitstage oder </w:t>
            </w:r>
            <w:r w:rsidRPr="00292DEB">
              <w:rPr>
                <w:rFonts w:cs="Arial"/>
                <w:color w:val="800000"/>
              </w:rPr>
              <w:t>1.500</w:t>
            </w:r>
            <w:r w:rsidRPr="00292DEB">
              <w:rPr>
                <w:rFonts w:cs="Arial"/>
              </w:rPr>
              <w:t xml:space="preserve"> versicherungspflichtige Arbeitstage (davon </w:t>
            </w:r>
            <w:r w:rsidRPr="00292DEB">
              <w:rPr>
                <w:rFonts w:cs="Arial"/>
                <w:color w:val="800000"/>
              </w:rPr>
              <w:t>300</w:t>
            </w:r>
            <w:r w:rsidRPr="00292DEB">
              <w:rPr>
                <w:rFonts w:cs="Arial"/>
              </w:rPr>
              <w:t xml:space="preserve"> während der letzten </w:t>
            </w:r>
            <w:r w:rsidRPr="00292DEB">
              <w:rPr>
                <w:rFonts w:cs="Arial"/>
                <w:color w:val="800000"/>
              </w:rPr>
              <w:t>5</w:t>
            </w:r>
            <w:r w:rsidRPr="00292DEB">
              <w:rPr>
                <w:rFonts w:cs="Arial"/>
              </w:rPr>
              <w:t xml:space="preserve"> Jahre vor dem Todesfall).</w:t>
            </w:r>
          </w:p>
          <w:p w14:paraId="32E1C3C1" w14:textId="79931482" w:rsidR="005D0FED" w:rsidRPr="00292DEB" w:rsidRDefault="005D0FED" w:rsidP="00481BFF">
            <w:pPr>
              <w:spacing w:line="276" w:lineRule="auto"/>
              <w:rPr>
                <w:rFonts w:cs="Arial"/>
              </w:rPr>
            </w:pPr>
          </w:p>
        </w:tc>
        <w:tc>
          <w:tcPr>
            <w:tcW w:w="1370" w:type="pct"/>
          </w:tcPr>
          <w:p w14:paraId="6BBD5F63" w14:textId="77777777" w:rsidR="005D0FED" w:rsidRPr="00292DEB" w:rsidRDefault="005D0FED" w:rsidP="00481BFF">
            <w:pPr>
              <w:spacing w:line="276" w:lineRule="auto"/>
              <w:rPr>
                <w:rFonts w:eastAsia="Arial" w:cs="Arial"/>
                <w:lang w:val="fr-BE"/>
              </w:rPr>
            </w:pPr>
            <w:r w:rsidRPr="00292DEB">
              <w:rPr>
                <w:rFonts w:cs="Arial"/>
                <w:lang w:val="fr-BE"/>
              </w:rPr>
              <w:t xml:space="preserve">Au moins </w:t>
            </w:r>
            <w:r w:rsidRPr="00292DEB">
              <w:rPr>
                <w:rFonts w:cs="Arial"/>
                <w:color w:val="800000"/>
                <w:lang w:val="fr-BE"/>
              </w:rPr>
              <w:t>4.500</w:t>
            </w:r>
            <w:r w:rsidRPr="00292DEB">
              <w:rPr>
                <w:rFonts w:cs="Arial"/>
                <w:lang w:val="fr-BE"/>
              </w:rPr>
              <w:t xml:space="preserve"> jours de travail ayant donné lieu à des cotisations ou </w:t>
            </w:r>
            <w:r w:rsidRPr="00292DEB">
              <w:rPr>
                <w:rFonts w:cs="Arial"/>
                <w:color w:val="800000"/>
                <w:lang w:val="fr-BE"/>
              </w:rPr>
              <w:t>1.500</w:t>
            </w:r>
            <w:r w:rsidRPr="00292DEB">
              <w:rPr>
                <w:rFonts w:cs="Arial"/>
                <w:lang w:val="fr-BE"/>
              </w:rPr>
              <w:t xml:space="preserve"> jours de travail (d'assurance) (dont </w:t>
            </w:r>
            <w:r w:rsidRPr="00292DEB">
              <w:rPr>
                <w:rFonts w:cs="Arial"/>
                <w:color w:val="800000"/>
                <w:lang w:val="fr-BE"/>
              </w:rPr>
              <w:t>300</w:t>
            </w:r>
            <w:r w:rsidRPr="00292DEB">
              <w:rPr>
                <w:rFonts w:cs="Arial"/>
                <w:lang w:val="fr-BE"/>
              </w:rPr>
              <w:t xml:space="preserve"> au cours des </w:t>
            </w:r>
            <w:r w:rsidRPr="00292DEB">
              <w:rPr>
                <w:rFonts w:cs="Arial"/>
                <w:color w:val="800000"/>
                <w:lang w:val="fr-BE"/>
              </w:rPr>
              <w:t>5</w:t>
            </w:r>
            <w:r w:rsidRPr="00292DEB">
              <w:rPr>
                <w:rFonts w:cs="Arial"/>
                <w:lang w:val="fr-BE"/>
              </w:rPr>
              <w:t xml:space="preserve"> années précédant la date du décès).</w:t>
            </w:r>
          </w:p>
          <w:p w14:paraId="20FB418E" w14:textId="25C64D9F" w:rsidR="005D0FED" w:rsidRPr="00292DEB" w:rsidRDefault="005D0FED" w:rsidP="00481BFF">
            <w:pPr>
              <w:keepLines/>
              <w:spacing w:line="276" w:lineRule="auto"/>
              <w:rPr>
                <w:rFonts w:cs="Arial"/>
                <w:lang w:val="fr-BE"/>
              </w:rPr>
            </w:pPr>
          </w:p>
        </w:tc>
        <w:tc>
          <w:tcPr>
            <w:tcW w:w="1370" w:type="pct"/>
          </w:tcPr>
          <w:p w14:paraId="134A577E"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E-VII-06-EL</w:t>
            </w:r>
          </w:p>
          <w:p w14:paraId="260B40F6" w14:textId="77777777" w:rsidR="005D0FED" w:rsidRPr="00292DEB" w:rsidRDefault="005D0FED" w:rsidP="00481BFF">
            <w:pPr>
              <w:pStyle w:val="Normal0"/>
              <w:pBdr>
                <w:top w:val="nil"/>
                <w:left w:val="nil"/>
                <w:bottom w:val="nil"/>
                <w:right w:val="nil"/>
                <w:between w:val="nil"/>
              </w:pBdr>
              <w:spacing w:after="0"/>
              <w:rPr>
                <w:b/>
                <w:bCs/>
                <w:color w:val="FF0000"/>
                <w:sz w:val="15"/>
                <w:szCs w:val="15"/>
                <w:lang w:val="en-GB"/>
              </w:rPr>
            </w:pPr>
            <w:r w:rsidRPr="00292DEB">
              <w:rPr>
                <w:color w:val="000000" w:themeColor="text1"/>
                <w:sz w:val="15"/>
                <w:szCs w:val="15"/>
                <w:lang w:val="en-GB"/>
              </w:rPr>
              <w:t xml:space="preserve">Contributions paid for at least </w:t>
            </w:r>
            <w:r w:rsidRPr="00292DEB">
              <w:rPr>
                <w:color w:val="800000"/>
                <w:sz w:val="15"/>
                <w:szCs w:val="15"/>
                <w:lang w:val="en-GB"/>
              </w:rPr>
              <w:t>4,500</w:t>
            </w:r>
            <w:r w:rsidRPr="00292DEB">
              <w:rPr>
                <w:color w:val="000000" w:themeColor="text1"/>
                <w:sz w:val="15"/>
                <w:szCs w:val="15"/>
                <w:lang w:val="en-GB"/>
              </w:rPr>
              <w:t xml:space="preserve"> working days or </w:t>
            </w:r>
            <w:r w:rsidRPr="00292DEB">
              <w:rPr>
                <w:color w:val="800000"/>
                <w:sz w:val="15"/>
                <w:szCs w:val="15"/>
                <w:lang w:val="en-GB"/>
              </w:rPr>
              <w:t>1,500</w:t>
            </w:r>
            <w:r w:rsidRPr="00292DEB">
              <w:rPr>
                <w:color w:val="000000" w:themeColor="text1"/>
                <w:sz w:val="15"/>
                <w:szCs w:val="15"/>
                <w:lang w:val="en-GB"/>
              </w:rPr>
              <w:t xml:space="preserve"> insured working days (</w:t>
            </w:r>
            <w:del w:id="295" w:author="Author">
              <w:r w:rsidRPr="00292DEB">
                <w:rPr>
                  <w:color w:val="800000"/>
                  <w:sz w:val="15"/>
                  <w:szCs w:val="15"/>
                  <w:lang w:val="en-GB"/>
                </w:rPr>
                <w:delText>300</w:delText>
              </w:r>
            </w:del>
            <w:ins w:id="296" w:author="Author">
              <w:r w:rsidRPr="00292DEB">
                <w:rPr>
                  <w:color w:val="000000" w:themeColor="text1"/>
                  <w:sz w:val="15"/>
                  <w:szCs w:val="15"/>
                  <w:lang w:val="en-GB"/>
                </w:rPr>
                <w:t>600</w:t>
              </w:r>
            </w:ins>
            <w:r w:rsidRPr="00292DEB">
              <w:rPr>
                <w:color w:val="000000" w:themeColor="text1"/>
                <w:sz w:val="15"/>
                <w:szCs w:val="15"/>
                <w:lang w:val="en-GB"/>
              </w:rPr>
              <w:t xml:space="preserve"> of which during the </w:t>
            </w:r>
            <w:r w:rsidRPr="00292DEB">
              <w:rPr>
                <w:color w:val="800000"/>
                <w:sz w:val="15"/>
                <w:szCs w:val="15"/>
                <w:lang w:val="en-GB"/>
              </w:rPr>
              <w:t>5</w:t>
            </w:r>
            <w:r w:rsidRPr="00292DEB">
              <w:rPr>
                <w:color w:val="000000" w:themeColor="text1"/>
                <w:sz w:val="15"/>
                <w:szCs w:val="15"/>
                <w:lang w:val="en-GB"/>
              </w:rPr>
              <w:t xml:space="preserve"> years before the date of death).</w:t>
            </w:r>
          </w:p>
          <w:p w14:paraId="01C92997" w14:textId="7F8ED2AD"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6DA3AC8"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267BEA77" w14:textId="77777777" w:rsidR="005D0FED" w:rsidRPr="00292DEB" w:rsidRDefault="005D0FED" w:rsidP="00481BFF">
            <w:pPr>
              <w:spacing w:line="276" w:lineRule="auto"/>
              <w:rPr>
                <w:rFonts w:cs="Arial"/>
                <w:color w:val="0000FF"/>
              </w:rPr>
            </w:pPr>
          </w:p>
        </w:tc>
        <w:tc>
          <w:tcPr>
            <w:tcW w:w="127" w:type="pct"/>
          </w:tcPr>
          <w:p w14:paraId="5D0DF727" w14:textId="77777777" w:rsidR="005D0FED" w:rsidRPr="00292DEB" w:rsidRDefault="005D0FED" w:rsidP="00481BFF">
            <w:pPr>
              <w:spacing w:line="276" w:lineRule="auto"/>
              <w:rPr>
                <w:rFonts w:cs="Arial"/>
                <w:color w:val="0000FF"/>
                <w:lang w:val="fr-FR"/>
              </w:rPr>
            </w:pPr>
            <w:r w:rsidRPr="00292DEB">
              <w:rPr>
                <w:rFonts w:cs="Arial"/>
                <w:color w:val="0000FF"/>
                <w:lang w:val="fr-FR"/>
              </w:rPr>
              <w:t>6</w:t>
            </w:r>
          </w:p>
          <w:p w14:paraId="46FD6D9B" w14:textId="77777777" w:rsidR="005D0FED" w:rsidRPr="00292DEB" w:rsidRDefault="005D0FED" w:rsidP="00481BFF">
            <w:pPr>
              <w:spacing w:line="276" w:lineRule="auto"/>
              <w:rPr>
                <w:rFonts w:cs="Arial"/>
                <w:color w:val="0000FF"/>
              </w:rPr>
            </w:pPr>
          </w:p>
        </w:tc>
        <w:tc>
          <w:tcPr>
            <w:tcW w:w="402" w:type="pct"/>
          </w:tcPr>
          <w:p w14:paraId="7BCF6D9A"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C7F5221" w14:textId="77777777" w:rsidR="005D0FED" w:rsidRPr="00292DEB" w:rsidRDefault="005D0FED" w:rsidP="00481BFF">
            <w:pPr>
              <w:spacing w:line="276" w:lineRule="auto"/>
              <w:rPr>
                <w:rFonts w:cs="Arial"/>
                <w:color w:val="0000FF"/>
              </w:rPr>
            </w:pPr>
          </w:p>
        </w:tc>
      </w:tr>
      <w:tr w:rsidR="005D0FED" w:rsidRPr="00292DEB" w14:paraId="65FDF8F6" w14:textId="77777777" w:rsidTr="005D0FED">
        <w:tc>
          <w:tcPr>
            <w:tcW w:w="193" w:type="pct"/>
          </w:tcPr>
          <w:p w14:paraId="6700AB9E" w14:textId="77777777" w:rsidR="005D0FED" w:rsidRPr="00292DEB" w:rsidRDefault="005D0FED" w:rsidP="00481BFF">
            <w:pPr>
              <w:spacing w:line="276" w:lineRule="auto"/>
              <w:jc w:val="left"/>
              <w:rPr>
                <w:rFonts w:cs="Arial"/>
                <w:lang w:val="es-ES"/>
              </w:rPr>
            </w:pPr>
            <w:r w:rsidRPr="00292DEB">
              <w:rPr>
                <w:rFonts w:cs="Arial"/>
                <w:lang w:val="es-ES"/>
              </w:rPr>
              <w:t>EL</w:t>
            </w:r>
          </w:p>
          <w:p w14:paraId="1FC4BCDE" w14:textId="77777777" w:rsidR="005D0FED" w:rsidRPr="00292DEB" w:rsidRDefault="005D0FED" w:rsidP="00481BFF">
            <w:pPr>
              <w:spacing w:line="276" w:lineRule="auto"/>
              <w:jc w:val="left"/>
              <w:rPr>
                <w:rFonts w:cs="Arial"/>
                <w:lang w:val="es-ES"/>
              </w:rPr>
            </w:pPr>
            <w:r w:rsidRPr="00292DEB">
              <w:rPr>
                <w:rFonts w:cs="Arial"/>
                <w:lang w:val="es-ES"/>
              </w:rPr>
              <w:t>EL</w:t>
            </w:r>
          </w:p>
          <w:p w14:paraId="598E5CC6" w14:textId="77777777" w:rsidR="005D0FED" w:rsidRPr="00292DEB" w:rsidRDefault="005D0FED" w:rsidP="00481BFF">
            <w:pPr>
              <w:spacing w:line="276" w:lineRule="auto"/>
              <w:jc w:val="left"/>
              <w:rPr>
                <w:rFonts w:cs="Arial"/>
                <w:lang w:val="es-ES"/>
              </w:rPr>
            </w:pPr>
            <w:r w:rsidRPr="00292DEB">
              <w:rPr>
                <w:rFonts w:cs="Arial"/>
                <w:lang w:val="es-ES"/>
              </w:rPr>
              <w:t>EL</w:t>
            </w:r>
          </w:p>
          <w:p w14:paraId="458A06C0" w14:textId="77777777" w:rsidR="005D0FED" w:rsidRPr="00292DEB" w:rsidRDefault="005D0FED" w:rsidP="00481BFF">
            <w:pPr>
              <w:spacing w:line="276" w:lineRule="auto"/>
              <w:jc w:val="left"/>
              <w:rPr>
                <w:rFonts w:cs="Arial"/>
                <w:lang w:val="es-ES"/>
              </w:rPr>
            </w:pPr>
            <w:r w:rsidRPr="00292DEB">
              <w:rPr>
                <w:rFonts w:cs="Arial"/>
                <w:lang w:val="es-ES"/>
              </w:rPr>
              <w:t>EL</w:t>
            </w:r>
          </w:p>
          <w:p w14:paraId="0672F316" w14:textId="5B31C007"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5B01508D" w14:textId="77777777" w:rsidR="005D0FED" w:rsidRPr="00292DEB" w:rsidRDefault="005D0FED" w:rsidP="00481BFF">
            <w:pPr>
              <w:spacing w:line="276" w:lineRule="auto"/>
              <w:rPr>
                <w:rFonts w:eastAsia="Arial" w:cs="Arial"/>
              </w:rPr>
            </w:pPr>
            <w:r w:rsidRPr="00292DEB">
              <w:rPr>
                <w:rFonts w:eastAsia="Arial" w:cs="Arial"/>
              </w:rPr>
              <w:t xml:space="preserve">Ehedauer muss mindestens </w:t>
            </w:r>
            <w:r w:rsidRPr="00292DEB">
              <w:rPr>
                <w:rFonts w:eastAsia="Arial" w:cs="Arial"/>
                <w:color w:val="C00000"/>
              </w:rPr>
              <w:t>3</w:t>
            </w:r>
            <w:r w:rsidRPr="00292DEB">
              <w:rPr>
                <w:rFonts w:eastAsia="Arial" w:cs="Arial"/>
              </w:rPr>
              <w:t xml:space="preserve"> Jahre betragen, es sei denn:</w:t>
            </w:r>
          </w:p>
          <w:p w14:paraId="5C7C072A" w14:textId="77777777" w:rsidR="005D0FED" w:rsidRPr="00292DEB" w:rsidRDefault="005D0FED" w:rsidP="00481BFF">
            <w:pPr>
              <w:numPr>
                <w:ilvl w:val="0"/>
                <w:numId w:val="28"/>
              </w:numPr>
              <w:spacing w:line="276" w:lineRule="auto"/>
              <w:rPr>
                <w:rFonts w:eastAsia="Arial" w:cs="Arial"/>
              </w:rPr>
            </w:pPr>
            <w:r w:rsidRPr="00292DEB">
              <w:rPr>
                <w:rFonts w:eastAsia="Arial" w:cs="Arial"/>
              </w:rPr>
              <w:t xml:space="preserve">der Verstorbene starb bei einem Arbeitsunfall oder durch Mord; </w:t>
            </w:r>
          </w:p>
          <w:p w14:paraId="1D2BBD36" w14:textId="77777777" w:rsidR="005D0FED" w:rsidRPr="00292DEB" w:rsidRDefault="005D0FED" w:rsidP="00481BFF">
            <w:pPr>
              <w:numPr>
                <w:ilvl w:val="0"/>
                <w:numId w:val="28"/>
              </w:numPr>
              <w:spacing w:line="276" w:lineRule="auto"/>
              <w:rPr>
                <w:rFonts w:eastAsia="Arial" w:cs="Arial"/>
              </w:rPr>
            </w:pPr>
            <w:r w:rsidRPr="00292DEB">
              <w:rPr>
                <w:rFonts w:eastAsia="Arial" w:cs="Arial"/>
              </w:rPr>
              <w:t xml:space="preserve">Kinder werden während der Ehe geboren oder adoptiert; </w:t>
            </w:r>
          </w:p>
          <w:p w14:paraId="32068A1F" w14:textId="77777777" w:rsidR="005D0FED" w:rsidRPr="00292DEB" w:rsidRDefault="005D0FED" w:rsidP="00481BFF">
            <w:pPr>
              <w:numPr>
                <w:ilvl w:val="0"/>
                <w:numId w:val="28"/>
              </w:numPr>
              <w:spacing w:line="276" w:lineRule="auto"/>
              <w:rPr>
                <w:rFonts w:eastAsia="Arial" w:cs="Arial"/>
              </w:rPr>
            </w:pPr>
            <w:r w:rsidRPr="00292DEB">
              <w:rPr>
                <w:rFonts w:eastAsia="Arial" w:cs="Arial"/>
              </w:rPr>
              <w:t xml:space="preserve">zum Todeszeitpunkt besteht eine Schwangerschaft, die zu einer Lebendgeburt führt; </w:t>
            </w:r>
          </w:p>
          <w:p w14:paraId="3FEDA85E" w14:textId="77777777" w:rsidR="005D0FED" w:rsidRPr="00292DEB" w:rsidRDefault="005D0FED" w:rsidP="00481BFF">
            <w:pPr>
              <w:numPr>
                <w:ilvl w:val="0"/>
                <w:numId w:val="28"/>
              </w:numPr>
              <w:spacing w:line="276" w:lineRule="auto"/>
              <w:rPr>
                <w:rFonts w:eastAsia="Arial" w:cs="Arial"/>
              </w:rPr>
            </w:pPr>
            <w:r w:rsidRPr="00292DEB">
              <w:rPr>
                <w:rFonts w:eastAsia="Arial" w:cs="Arial"/>
              </w:rPr>
              <w:t xml:space="preserve">das Paar verheiratet sich wieder, in welchem Fall die Dauer beider Ehen </w:t>
            </w:r>
            <w:r w:rsidRPr="00292DEB">
              <w:rPr>
                <w:rFonts w:eastAsia="Arial" w:cs="Arial"/>
                <w:color w:val="C00000"/>
              </w:rPr>
              <w:t>5</w:t>
            </w:r>
            <w:r w:rsidRPr="00292DEB">
              <w:rPr>
                <w:rFonts w:eastAsia="Arial" w:cs="Arial"/>
              </w:rPr>
              <w:t xml:space="preserve"> Jahre oder mehr betragen und die zweite Ehe mindestens </w:t>
            </w:r>
            <w:r w:rsidRPr="00292DEB">
              <w:rPr>
                <w:rFonts w:eastAsia="Arial" w:cs="Arial"/>
                <w:color w:val="C00000"/>
              </w:rPr>
              <w:t>6</w:t>
            </w:r>
            <w:r w:rsidRPr="00292DEB">
              <w:rPr>
                <w:rFonts w:eastAsia="Arial" w:cs="Arial"/>
              </w:rPr>
              <w:t xml:space="preserve"> Monate gedauert haben muss zum Zeitpunkt des Todes.</w:t>
            </w:r>
          </w:p>
          <w:p w14:paraId="1B610793" w14:textId="77777777" w:rsidR="005D0FED" w:rsidRPr="00292DEB" w:rsidRDefault="005D0FED" w:rsidP="00481BFF">
            <w:pPr>
              <w:spacing w:line="276" w:lineRule="auto"/>
              <w:rPr>
                <w:rFonts w:eastAsia="Arial" w:cs="Arial"/>
              </w:rPr>
            </w:pPr>
            <w:r w:rsidRPr="00292DEB">
              <w:rPr>
                <w:rFonts w:eastAsia="Arial" w:cs="Arial"/>
              </w:rPr>
              <w:t xml:space="preserve">Keine Altersbeschränkungen. </w:t>
            </w:r>
          </w:p>
          <w:p w14:paraId="746C5BAE" w14:textId="77777777" w:rsidR="005D0FED" w:rsidRPr="00292DEB" w:rsidRDefault="005D0FED" w:rsidP="00481BFF">
            <w:pPr>
              <w:spacing w:line="276" w:lineRule="auto"/>
              <w:rPr>
                <w:rFonts w:cs="Arial"/>
              </w:rPr>
            </w:pPr>
            <w:r w:rsidRPr="00292DEB">
              <w:rPr>
                <w:rFonts w:cs="Arial"/>
              </w:rPr>
              <w:t>Es gelten die gleichen Bedingungen für Männer und Frauen.</w:t>
            </w:r>
          </w:p>
          <w:p w14:paraId="47A1A7A9" w14:textId="3BC4AD24" w:rsidR="005D0FED" w:rsidRPr="00292DEB" w:rsidRDefault="005D0FED" w:rsidP="00481BFF">
            <w:pPr>
              <w:spacing w:line="276" w:lineRule="auto"/>
              <w:rPr>
                <w:rFonts w:cs="Arial"/>
              </w:rPr>
            </w:pPr>
          </w:p>
        </w:tc>
        <w:tc>
          <w:tcPr>
            <w:tcW w:w="1370" w:type="pct"/>
          </w:tcPr>
          <w:p w14:paraId="7C0614C6" w14:textId="77777777" w:rsidR="005D0FED" w:rsidRPr="00292DEB" w:rsidRDefault="005D0FED" w:rsidP="00481BFF">
            <w:pPr>
              <w:spacing w:line="276" w:lineRule="auto"/>
              <w:rPr>
                <w:rFonts w:eastAsia="Arial" w:cs="Arial"/>
                <w:lang w:val="fr-BE"/>
              </w:rPr>
            </w:pPr>
            <w:r w:rsidRPr="00292DEB">
              <w:rPr>
                <w:rFonts w:eastAsia="Arial" w:cs="Arial"/>
                <w:lang w:val="fr-BE"/>
              </w:rPr>
              <w:t xml:space="preserve">Le mariage doit avoir duré au moins </w:t>
            </w:r>
            <w:r w:rsidRPr="00292DEB">
              <w:rPr>
                <w:rFonts w:eastAsia="Arial" w:cs="Arial"/>
                <w:color w:val="C00000"/>
                <w:lang w:val="fr-BE"/>
              </w:rPr>
              <w:t xml:space="preserve">3 </w:t>
            </w:r>
            <w:r w:rsidRPr="00292DEB">
              <w:rPr>
                <w:rFonts w:eastAsia="Arial" w:cs="Arial"/>
                <w:lang w:val="fr-BE"/>
              </w:rPr>
              <w:t>ans, sauf dans les cas suivants:</w:t>
            </w:r>
          </w:p>
          <w:p w14:paraId="1057E5CC" w14:textId="77777777" w:rsidR="005D0FED" w:rsidRPr="00292DEB" w:rsidRDefault="005D0FED" w:rsidP="00481BFF">
            <w:pPr>
              <w:pStyle w:val="ListParagraph"/>
              <w:keepNext/>
              <w:numPr>
                <w:ilvl w:val="0"/>
                <w:numId w:val="28"/>
              </w:numPr>
              <w:spacing w:after="0"/>
              <w:jc w:val="both"/>
              <w:outlineLvl w:val="3"/>
              <w:rPr>
                <w:rFonts w:ascii="Arial" w:eastAsia="Arial" w:hAnsi="Arial" w:cs="Arial"/>
                <w:sz w:val="15"/>
                <w:szCs w:val="15"/>
                <w:lang w:val="fr-BE"/>
              </w:rPr>
            </w:pPr>
            <w:r w:rsidRPr="00292DEB">
              <w:rPr>
                <w:rFonts w:ascii="Arial" w:eastAsia="Arial" w:hAnsi="Arial" w:cs="Arial"/>
                <w:sz w:val="15"/>
                <w:szCs w:val="15"/>
                <w:lang w:val="fr-BE"/>
              </w:rPr>
              <w:t xml:space="preserve">l’assuré est décédé dans le cadre d’un accident du travail ou </w:t>
            </w:r>
            <w:proofErr w:type="gramStart"/>
            <w:r w:rsidRPr="00292DEB">
              <w:rPr>
                <w:rFonts w:ascii="Arial" w:eastAsia="Arial" w:hAnsi="Arial" w:cs="Arial"/>
                <w:sz w:val="15"/>
                <w:szCs w:val="15"/>
                <w:lang w:val="fr-BE"/>
              </w:rPr>
              <w:t>suite à un</w:t>
            </w:r>
            <w:proofErr w:type="gramEnd"/>
            <w:r w:rsidRPr="00292DEB">
              <w:rPr>
                <w:rFonts w:ascii="Arial" w:eastAsia="Arial" w:hAnsi="Arial" w:cs="Arial"/>
                <w:sz w:val="15"/>
                <w:szCs w:val="15"/>
                <w:lang w:val="fr-BE"/>
              </w:rPr>
              <w:t xml:space="preserve"> homicide; </w:t>
            </w:r>
          </w:p>
          <w:p w14:paraId="17176BF3" w14:textId="77777777" w:rsidR="005D0FED" w:rsidRPr="00292DEB" w:rsidRDefault="005D0FED" w:rsidP="00481BFF">
            <w:pPr>
              <w:pStyle w:val="ListParagraph"/>
              <w:keepNext/>
              <w:numPr>
                <w:ilvl w:val="0"/>
                <w:numId w:val="28"/>
              </w:numPr>
              <w:spacing w:after="0"/>
              <w:jc w:val="both"/>
              <w:outlineLvl w:val="3"/>
              <w:rPr>
                <w:rFonts w:ascii="Arial" w:eastAsia="Arial" w:hAnsi="Arial" w:cs="Arial"/>
                <w:sz w:val="15"/>
                <w:szCs w:val="15"/>
                <w:lang w:val="fr-BE"/>
              </w:rPr>
            </w:pPr>
            <w:r w:rsidRPr="00292DEB">
              <w:rPr>
                <w:rFonts w:ascii="Arial" w:eastAsia="Arial" w:hAnsi="Arial" w:cs="Arial"/>
                <w:sz w:val="15"/>
                <w:szCs w:val="15"/>
                <w:lang w:val="fr-BE"/>
              </w:rPr>
              <w:t>des enfants sont nés ou ont été adoptés lors du mariage;</w:t>
            </w:r>
          </w:p>
          <w:p w14:paraId="7894FC86" w14:textId="77777777" w:rsidR="005D0FED" w:rsidRPr="00292DEB" w:rsidRDefault="005D0FED" w:rsidP="00481BFF">
            <w:pPr>
              <w:pStyle w:val="ListParagraph"/>
              <w:keepNext/>
              <w:numPr>
                <w:ilvl w:val="0"/>
                <w:numId w:val="28"/>
              </w:numPr>
              <w:spacing w:after="0"/>
              <w:jc w:val="both"/>
              <w:outlineLvl w:val="3"/>
              <w:rPr>
                <w:rFonts w:ascii="Arial" w:eastAsia="Arial" w:hAnsi="Arial" w:cs="Arial"/>
                <w:sz w:val="15"/>
                <w:szCs w:val="15"/>
                <w:lang w:val="fr-BE"/>
              </w:rPr>
            </w:pPr>
            <w:r w:rsidRPr="00292DEB">
              <w:rPr>
                <w:rFonts w:ascii="Arial" w:eastAsia="Arial" w:hAnsi="Arial" w:cs="Arial"/>
                <w:sz w:val="15"/>
                <w:szCs w:val="15"/>
                <w:lang w:val="fr-BE"/>
              </w:rPr>
              <w:t>la conjointe survivante est enceinte au moment du décès de l’assuré et accouche d’un enfant vivant;</w:t>
            </w:r>
          </w:p>
          <w:p w14:paraId="06A8AA2D" w14:textId="77777777" w:rsidR="005D0FED" w:rsidRPr="00292DEB" w:rsidRDefault="005D0FED" w:rsidP="00481BFF">
            <w:pPr>
              <w:pStyle w:val="ListParagraph"/>
              <w:keepNext/>
              <w:numPr>
                <w:ilvl w:val="0"/>
                <w:numId w:val="28"/>
              </w:numPr>
              <w:spacing w:after="0"/>
              <w:jc w:val="both"/>
              <w:outlineLvl w:val="3"/>
              <w:rPr>
                <w:rFonts w:ascii="Arial" w:eastAsia="Arial" w:hAnsi="Arial" w:cs="Arial"/>
                <w:sz w:val="15"/>
                <w:szCs w:val="15"/>
                <w:lang w:val="fr-BE"/>
              </w:rPr>
            </w:pPr>
            <w:r w:rsidRPr="00292DEB">
              <w:rPr>
                <w:rFonts w:ascii="Arial" w:eastAsia="Arial" w:hAnsi="Arial" w:cs="Arial"/>
                <w:sz w:val="15"/>
                <w:szCs w:val="15"/>
                <w:lang w:val="fr-BE"/>
              </w:rPr>
              <w:t xml:space="preserve">le couple s’est remarié. Dans ce cas, la durée des deux mariages doit être de </w:t>
            </w:r>
            <w:r w:rsidRPr="00292DEB">
              <w:rPr>
                <w:rFonts w:ascii="Arial" w:eastAsia="Arial" w:hAnsi="Arial" w:cs="Arial"/>
                <w:color w:val="C00000"/>
                <w:sz w:val="15"/>
                <w:szCs w:val="15"/>
                <w:lang w:val="fr-BE"/>
              </w:rPr>
              <w:t>5</w:t>
            </w:r>
            <w:r w:rsidRPr="00292DEB">
              <w:rPr>
                <w:rFonts w:ascii="Arial" w:eastAsia="Arial" w:hAnsi="Arial" w:cs="Arial"/>
                <w:sz w:val="15"/>
                <w:szCs w:val="15"/>
                <w:lang w:val="fr-BE"/>
              </w:rPr>
              <w:t xml:space="preserve"> ans ou plus et le second mariage doit avoir duré au moins </w:t>
            </w:r>
            <w:r w:rsidRPr="00292DEB">
              <w:rPr>
                <w:rFonts w:ascii="Arial" w:eastAsia="Arial" w:hAnsi="Arial" w:cs="Arial"/>
                <w:color w:val="C00000"/>
                <w:sz w:val="15"/>
                <w:szCs w:val="15"/>
                <w:lang w:val="fr-BE"/>
              </w:rPr>
              <w:t>6</w:t>
            </w:r>
            <w:r w:rsidRPr="00292DEB">
              <w:rPr>
                <w:rFonts w:ascii="Arial" w:eastAsia="Arial" w:hAnsi="Arial" w:cs="Arial"/>
                <w:sz w:val="15"/>
                <w:szCs w:val="15"/>
                <w:lang w:val="fr-BE"/>
              </w:rPr>
              <w:t xml:space="preserve"> mois au moment du décès.</w:t>
            </w:r>
          </w:p>
          <w:p w14:paraId="0F953FD1" w14:textId="77777777" w:rsidR="005D0FED" w:rsidRPr="00292DEB" w:rsidRDefault="005D0FED" w:rsidP="00481BFF">
            <w:pPr>
              <w:spacing w:line="276" w:lineRule="auto"/>
              <w:rPr>
                <w:rFonts w:cs="Arial"/>
                <w:lang w:val="fr-BE"/>
              </w:rPr>
            </w:pPr>
            <w:r w:rsidRPr="00292DEB">
              <w:rPr>
                <w:rFonts w:cs="Arial"/>
                <w:lang w:val="fr-BE"/>
              </w:rPr>
              <w:t>Pas de limite d’âge.</w:t>
            </w:r>
          </w:p>
          <w:p w14:paraId="6BBDE2A1" w14:textId="77777777" w:rsidR="005D0FED" w:rsidRPr="00292DEB" w:rsidRDefault="005D0FED" w:rsidP="00481BFF">
            <w:pPr>
              <w:spacing w:line="276" w:lineRule="auto"/>
              <w:rPr>
                <w:rFonts w:cs="Arial"/>
                <w:lang w:val="fr-BE"/>
              </w:rPr>
            </w:pPr>
            <w:r w:rsidRPr="00292DEB">
              <w:rPr>
                <w:rFonts w:cs="Arial"/>
                <w:lang w:val="fr-BE"/>
              </w:rPr>
              <w:t>Les conditions sont identiques pour les hommes et pour les femmes.</w:t>
            </w:r>
          </w:p>
          <w:p w14:paraId="4FE623CD" w14:textId="69199513" w:rsidR="005D0FED" w:rsidRPr="00292DEB" w:rsidRDefault="005D0FED" w:rsidP="00481BFF">
            <w:pPr>
              <w:spacing w:line="276" w:lineRule="auto"/>
              <w:rPr>
                <w:rFonts w:cs="Arial"/>
                <w:lang w:val="fr-BE"/>
              </w:rPr>
            </w:pPr>
          </w:p>
        </w:tc>
        <w:tc>
          <w:tcPr>
            <w:tcW w:w="1370" w:type="pct"/>
          </w:tcPr>
          <w:p w14:paraId="4652ECBE"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E-VII-07-EL</w:t>
            </w:r>
          </w:p>
          <w:p w14:paraId="76510A1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Length of marriage must be at least </w:t>
            </w:r>
            <w:r w:rsidRPr="00292DEB">
              <w:rPr>
                <w:color w:val="C00000"/>
                <w:sz w:val="15"/>
                <w:szCs w:val="15"/>
                <w:lang w:val="en-GB"/>
              </w:rPr>
              <w:t>3</w:t>
            </w:r>
            <w:r w:rsidRPr="00292DEB">
              <w:rPr>
                <w:color w:val="000000"/>
                <w:sz w:val="15"/>
                <w:szCs w:val="15"/>
                <w:lang w:val="en-GB"/>
              </w:rPr>
              <w:t xml:space="preserve"> years, unless:</w:t>
            </w:r>
          </w:p>
          <w:p w14:paraId="1DFC0E3C" w14:textId="77777777" w:rsidR="005D0FED" w:rsidRPr="00292DEB" w:rsidRDefault="005D0FED" w:rsidP="00481BFF">
            <w:pPr>
              <w:pStyle w:val="Normal0"/>
              <w:numPr>
                <w:ilvl w:val="0"/>
                <w:numId w:val="13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the deceased died from an accident at work or homicide; </w:t>
            </w:r>
          </w:p>
          <w:p w14:paraId="69BAE88A" w14:textId="77777777" w:rsidR="005D0FED" w:rsidRPr="00292DEB" w:rsidRDefault="005D0FED" w:rsidP="00481BFF">
            <w:pPr>
              <w:pStyle w:val="Normal0"/>
              <w:numPr>
                <w:ilvl w:val="0"/>
                <w:numId w:val="13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children are born or adopted during the marriage; </w:t>
            </w:r>
          </w:p>
          <w:p w14:paraId="4277E0AE" w14:textId="77777777" w:rsidR="005D0FED" w:rsidRPr="00292DEB" w:rsidRDefault="005D0FED" w:rsidP="00481BFF">
            <w:pPr>
              <w:pStyle w:val="Normal0"/>
              <w:numPr>
                <w:ilvl w:val="0"/>
                <w:numId w:val="13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there is pregnancy at the time of death which results in a living birth; </w:t>
            </w:r>
          </w:p>
          <w:p w14:paraId="0BF3584B" w14:textId="77777777" w:rsidR="005D0FED" w:rsidRPr="00292DEB" w:rsidRDefault="005D0FED" w:rsidP="00481BFF">
            <w:pPr>
              <w:pStyle w:val="Normal0"/>
              <w:numPr>
                <w:ilvl w:val="0"/>
                <w:numId w:val="13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the couple remarry in which </w:t>
            </w:r>
            <w:proofErr w:type="gramStart"/>
            <w:r w:rsidRPr="00292DEB">
              <w:rPr>
                <w:color w:val="000000"/>
                <w:sz w:val="15"/>
                <w:szCs w:val="15"/>
                <w:lang w:val="en-GB"/>
              </w:rPr>
              <w:t>case,</w:t>
            </w:r>
            <w:proofErr w:type="gramEnd"/>
            <w:r w:rsidRPr="00292DEB">
              <w:rPr>
                <w:color w:val="000000"/>
                <w:sz w:val="15"/>
                <w:szCs w:val="15"/>
                <w:lang w:val="en-GB"/>
              </w:rPr>
              <w:t xml:space="preserve"> the length of both marriages needs to be </w:t>
            </w:r>
            <w:r w:rsidRPr="00292DEB">
              <w:rPr>
                <w:color w:val="C00000"/>
                <w:sz w:val="15"/>
                <w:szCs w:val="15"/>
                <w:lang w:val="en-GB"/>
              </w:rPr>
              <w:t>5</w:t>
            </w:r>
            <w:r w:rsidRPr="00292DEB">
              <w:rPr>
                <w:color w:val="000000"/>
                <w:sz w:val="15"/>
                <w:szCs w:val="15"/>
                <w:lang w:val="en-GB"/>
              </w:rPr>
              <w:t xml:space="preserve"> years or more and the second marriage must have lasted at least </w:t>
            </w:r>
            <w:r w:rsidRPr="00292DEB">
              <w:rPr>
                <w:color w:val="C00000"/>
                <w:sz w:val="15"/>
                <w:szCs w:val="15"/>
                <w:lang w:val="en-GB"/>
              </w:rPr>
              <w:t>6</w:t>
            </w:r>
            <w:r w:rsidRPr="00292DEB">
              <w:rPr>
                <w:color w:val="000000"/>
                <w:sz w:val="15"/>
                <w:szCs w:val="15"/>
                <w:lang w:val="en-GB"/>
              </w:rPr>
              <w:t xml:space="preserve"> months at the time of death.</w:t>
            </w:r>
          </w:p>
          <w:p w14:paraId="118EEA0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age restrictions.</w:t>
            </w:r>
          </w:p>
          <w:p w14:paraId="34F756DA" w14:textId="32B3B0AE"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conditions are the same for men and women.</w:t>
            </w:r>
          </w:p>
        </w:tc>
        <w:tc>
          <w:tcPr>
            <w:tcW w:w="167" w:type="pct"/>
          </w:tcPr>
          <w:p w14:paraId="5FACB65D"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3A0CF06B" w14:textId="77777777" w:rsidR="005D0FED" w:rsidRPr="00292DEB" w:rsidRDefault="005D0FED" w:rsidP="00481BFF">
            <w:pPr>
              <w:spacing w:line="276" w:lineRule="auto"/>
              <w:rPr>
                <w:rFonts w:cs="Arial"/>
                <w:color w:val="0000FF"/>
                <w:lang w:val="en-US"/>
              </w:rPr>
            </w:pPr>
          </w:p>
        </w:tc>
        <w:tc>
          <w:tcPr>
            <w:tcW w:w="127" w:type="pct"/>
          </w:tcPr>
          <w:p w14:paraId="7FDCECB7"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705C7858" w14:textId="77777777" w:rsidR="005D0FED" w:rsidRPr="00292DEB" w:rsidRDefault="005D0FED" w:rsidP="00481BFF">
            <w:pPr>
              <w:spacing w:line="276" w:lineRule="auto"/>
              <w:rPr>
                <w:rFonts w:cs="Arial"/>
                <w:color w:val="0000FF"/>
                <w:lang w:val="en-US"/>
              </w:rPr>
            </w:pPr>
          </w:p>
        </w:tc>
        <w:tc>
          <w:tcPr>
            <w:tcW w:w="402" w:type="pct"/>
          </w:tcPr>
          <w:p w14:paraId="59722E00"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CC0A81B" w14:textId="77777777" w:rsidR="005D0FED" w:rsidRPr="00292DEB" w:rsidRDefault="005D0FED" w:rsidP="00481BFF">
            <w:pPr>
              <w:spacing w:line="276" w:lineRule="auto"/>
              <w:rPr>
                <w:rFonts w:cs="Arial"/>
                <w:color w:val="0000FF"/>
                <w:lang w:val="en-US"/>
              </w:rPr>
            </w:pPr>
          </w:p>
        </w:tc>
      </w:tr>
      <w:tr w:rsidR="005D0FED" w:rsidRPr="00292DEB" w14:paraId="14619C1A" w14:textId="77777777" w:rsidTr="005D0FED">
        <w:trPr>
          <w:trHeight w:val="549"/>
        </w:trPr>
        <w:tc>
          <w:tcPr>
            <w:tcW w:w="193" w:type="pct"/>
          </w:tcPr>
          <w:p w14:paraId="0B5FB3F1" w14:textId="77777777" w:rsidR="005D0FED" w:rsidRPr="00292DEB" w:rsidRDefault="005D0FED" w:rsidP="00481BFF">
            <w:pPr>
              <w:spacing w:line="276" w:lineRule="auto"/>
              <w:jc w:val="left"/>
              <w:rPr>
                <w:rFonts w:cs="Arial"/>
                <w:lang w:val="en-GB"/>
              </w:rPr>
            </w:pPr>
            <w:r w:rsidRPr="00292DEB">
              <w:rPr>
                <w:rFonts w:cs="Arial"/>
                <w:lang w:val="en-GB"/>
              </w:rPr>
              <w:t>EL</w:t>
            </w:r>
          </w:p>
          <w:p w14:paraId="0FE02605" w14:textId="7186DD1E"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6EAC330C" w14:textId="77777777" w:rsidR="005D0FED" w:rsidRPr="00292DEB" w:rsidRDefault="005D0FED" w:rsidP="00481BFF">
            <w:pPr>
              <w:spacing w:line="276" w:lineRule="auto"/>
              <w:rPr>
                <w:rFonts w:cs="Arial"/>
                <w:color w:val="FF0000"/>
              </w:rPr>
            </w:pPr>
            <w:r w:rsidRPr="00292DEB">
              <w:rPr>
                <w:rFonts w:cs="Arial"/>
              </w:rPr>
              <w:t>Der überlebende geschiedene Ehepartner erhält eine Pension, wenn folgende Bedingungen erfüllt sind:</w:t>
            </w:r>
          </w:p>
          <w:p w14:paraId="5F2F373D" w14:textId="77777777" w:rsidR="005D0FED" w:rsidRPr="00292DEB" w:rsidRDefault="005D0FED" w:rsidP="00481BFF">
            <w:pPr>
              <w:numPr>
                <w:ilvl w:val="0"/>
                <w:numId w:val="29"/>
              </w:numPr>
              <w:spacing w:line="276" w:lineRule="auto"/>
              <w:rPr>
                <w:rFonts w:eastAsia="Arial" w:cs="Arial"/>
                <w:color w:val="FF0000"/>
              </w:rPr>
            </w:pPr>
            <w:r w:rsidRPr="00292DEB">
              <w:rPr>
                <w:rFonts w:cs="Arial"/>
              </w:rPr>
              <w:t>der ehemalige Ehepartner zahlte vor seinem/ihrem Tod Unterhaltsleistungen (auf der Grundlage eines Gerichtsurteils);</w:t>
            </w:r>
          </w:p>
          <w:p w14:paraId="3166FDF2" w14:textId="77777777" w:rsidR="005D0FED" w:rsidRPr="00292DEB" w:rsidRDefault="005D0FED" w:rsidP="00481BFF">
            <w:pPr>
              <w:numPr>
                <w:ilvl w:val="0"/>
                <w:numId w:val="29"/>
              </w:numPr>
              <w:spacing w:line="276" w:lineRule="auto"/>
              <w:rPr>
                <w:rFonts w:eastAsia="Arial" w:cs="Arial"/>
                <w:color w:val="FF0000"/>
              </w:rPr>
            </w:pPr>
            <w:r w:rsidRPr="00292DEB">
              <w:rPr>
                <w:rFonts w:cs="Arial"/>
              </w:rPr>
              <w:t xml:space="preserve">die Ehe dauerte mehr als </w:t>
            </w:r>
            <w:r w:rsidRPr="00292DEB">
              <w:rPr>
                <w:rFonts w:cs="Arial"/>
                <w:color w:val="C00000"/>
              </w:rPr>
              <w:t>10</w:t>
            </w:r>
            <w:r w:rsidRPr="00292DEB">
              <w:rPr>
                <w:rFonts w:cs="Arial"/>
              </w:rPr>
              <w:t xml:space="preserve"> Jahre,vor der Scheidung;</w:t>
            </w:r>
          </w:p>
          <w:p w14:paraId="5728FE23" w14:textId="77777777" w:rsidR="005D0FED" w:rsidRPr="00292DEB" w:rsidRDefault="005D0FED" w:rsidP="00481BFF">
            <w:pPr>
              <w:numPr>
                <w:ilvl w:val="0"/>
                <w:numId w:val="29"/>
              </w:numPr>
              <w:spacing w:line="276" w:lineRule="auto"/>
              <w:rPr>
                <w:rFonts w:eastAsia="Arial" w:cs="Arial"/>
                <w:color w:val="FF0000"/>
              </w:rPr>
            </w:pPr>
            <w:r w:rsidRPr="00292DEB">
              <w:rPr>
                <w:rFonts w:cs="Arial"/>
              </w:rPr>
              <w:t>wenn der frühere Ehepartner nicht die Scheidung verursachte;</w:t>
            </w:r>
          </w:p>
          <w:p w14:paraId="5AAA5AA8" w14:textId="77777777" w:rsidR="005D0FED" w:rsidRPr="00292DEB" w:rsidRDefault="005D0FED" w:rsidP="00481BFF">
            <w:pPr>
              <w:numPr>
                <w:ilvl w:val="0"/>
                <w:numId w:val="29"/>
              </w:numPr>
              <w:spacing w:line="276" w:lineRule="auto"/>
              <w:rPr>
                <w:rFonts w:eastAsia="Arial" w:cs="Arial"/>
                <w:color w:val="FF0000"/>
              </w:rPr>
            </w:pPr>
            <w:r w:rsidRPr="00292DEB">
              <w:rPr>
                <w:rFonts w:cs="Arial"/>
              </w:rPr>
              <w:t>der überlebende geschiedene Ehepartner ist nicht wieder verheiratet bzw. nicht in einer zivilen Lebenspartnerschaft.</w:t>
            </w:r>
          </w:p>
          <w:p w14:paraId="5218849F" w14:textId="5D21C2FF" w:rsidR="005D0FED" w:rsidRPr="00292DEB" w:rsidRDefault="005D0FED" w:rsidP="00481BFF">
            <w:pPr>
              <w:spacing w:line="276" w:lineRule="auto"/>
              <w:rPr>
                <w:rFonts w:cs="Arial"/>
              </w:rPr>
            </w:pPr>
          </w:p>
        </w:tc>
        <w:tc>
          <w:tcPr>
            <w:tcW w:w="1370" w:type="pct"/>
          </w:tcPr>
          <w:p w14:paraId="390C1E0D" w14:textId="77777777" w:rsidR="005D0FED" w:rsidRPr="00292DEB" w:rsidRDefault="005D0FED" w:rsidP="00481BFF">
            <w:pPr>
              <w:spacing w:line="276" w:lineRule="auto"/>
              <w:rPr>
                <w:rFonts w:cs="Arial"/>
                <w:color w:val="FF0000"/>
                <w:lang w:val="fr-BE"/>
              </w:rPr>
            </w:pPr>
            <w:r w:rsidRPr="00292DEB">
              <w:rPr>
                <w:rFonts w:cs="Arial"/>
                <w:lang w:val="fr-BE"/>
              </w:rPr>
              <w:t>Les conjoints divorcés survivants reçoivent une pension si les conditions suivantes sont remplies:</w:t>
            </w:r>
          </w:p>
          <w:p w14:paraId="20E9B9D5" w14:textId="77777777" w:rsidR="005D0FED" w:rsidRPr="00292DEB" w:rsidRDefault="005D0FED" w:rsidP="00481BFF">
            <w:pPr>
              <w:numPr>
                <w:ilvl w:val="0"/>
                <w:numId w:val="65"/>
              </w:numPr>
              <w:spacing w:line="276" w:lineRule="auto"/>
              <w:rPr>
                <w:rFonts w:eastAsia="Arial" w:cs="Arial"/>
                <w:color w:val="FF0000"/>
                <w:lang w:val="fr-BE"/>
              </w:rPr>
            </w:pPr>
            <w:r w:rsidRPr="00292DEB">
              <w:rPr>
                <w:rFonts w:cs="Arial"/>
                <w:lang w:val="fr-BE"/>
              </w:rPr>
              <w:t>l’ancien conjoint, avant sa mort, versait une pension alimentaire (</w:t>
            </w:r>
            <w:proofErr w:type="gramStart"/>
            <w:r w:rsidRPr="00292DEB">
              <w:rPr>
                <w:rFonts w:cs="Arial"/>
                <w:lang w:val="fr-BE"/>
              </w:rPr>
              <w:t>suite à une</w:t>
            </w:r>
            <w:proofErr w:type="gramEnd"/>
            <w:r w:rsidRPr="00292DEB">
              <w:rPr>
                <w:rFonts w:cs="Arial"/>
                <w:lang w:val="fr-BE"/>
              </w:rPr>
              <w:t xml:space="preserve"> décision judiciaire);</w:t>
            </w:r>
          </w:p>
          <w:p w14:paraId="418AE371" w14:textId="77777777" w:rsidR="005D0FED" w:rsidRPr="00292DEB" w:rsidRDefault="005D0FED" w:rsidP="00481BFF">
            <w:pPr>
              <w:numPr>
                <w:ilvl w:val="0"/>
                <w:numId w:val="65"/>
              </w:numPr>
              <w:spacing w:line="276" w:lineRule="auto"/>
              <w:rPr>
                <w:rFonts w:eastAsia="Arial" w:cs="Arial"/>
                <w:color w:val="FF0000"/>
                <w:lang w:val="fr-BE"/>
              </w:rPr>
            </w:pPr>
            <w:r w:rsidRPr="00292DEB">
              <w:rPr>
                <w:rFonts w:cs="Arial"/>
                <w:color w:val="C00000"/>
                <w:lang w:val="fr-BE"/>
              </w:rPr>
              <w:t>10</w:t>
            </w:r>
            <w:r w:rsidRPr="00292DEB">
              <w:rPr>
                <w:rFonts w:cs="Arial"/>
                <w:lang w:val="fr-BE"/>
              </w:rPr>
              <w:t xml:space="preserve"> ans de mariage ont été complétés avant le divorce;</w:t>
            </w:r>
          </w:p>
          <w:p w14:paraId="08442F56" w14:textId="77777777" w:rsidR="005D0FED" w:rsidRPr="00292DEB" w:rsidRDefault="005D0FED" w:rsidP="00481BFF">
            <w:pPr>
              <w:keepNext/>
              <w:numPr>
                <w:ilvl w:val="0"/>
                <w:numId w:val="65"/>
              </w:numPr>
              <w:spacing w:line="276" w:lineRule="auto"/>
              <w:outlineLvl w:val="3"/>
              <w:rPr>
                <w:rFonts w:eastAsia="Arial" w:cs="Arial"/>
                <w:color w:val="FF0000"/>
                <w:lang w:val="fr-BE"/>
              </w:rPr>
            </w:pPr>
            <w:r w:rsidRPr="00292DEB">
              <w:rPr>
                <w:rFonts w:cs="Arial"/>
                <w:lang w:val="fr-BE"/>
              </w:rPr>
              <w:t xml:space="preserve">l’ancien conjoint n’était pas à l’origine du divorce; </w:t>
            </w:r>
          </w:p>
          <w:p w14:paraId="3AD89C15" w14:textId="77777777" w:rsidR="005D0FED" w:rsidRPr="00292DEB" w:rsidRDefault="005D0FED" w:rsidP="00481BFF">
            <w:pPr>
              <w:numPr>
                <w:ilvl w:val="0"/>
                <w:numId w:val="65"/>
              </w:numPr>
              <w:spacing w:line="276" w:lineRule="auto"/>
              <w:rPr>
                <w:rFonts w:eastAsia="Arial" w:cs="Arial"/>
                <w:color w:val="FF0000"/>
                <w:lang w:val="fr-BE"/>
              </w:rPr>
            </w:pPr>
            <w:r w:rsidRPr="00292DEB">
              <w:rPr>
                <w:rFonts w:cs="Arial"/>
                <w:lang w:val="fr-BE"/>
              </w:rPr>
              <w:t>le conjoint survivant divorcé n’est pas remarié ou n’a pas conclu de partenariat civil.</w:t>
            </w:r>
          </w:p>
          <w:p w14:paraId="042FBA6D" w14:textId="5464C5FB" w:rsidR="005D0FED" w:rsidRPr="00292DEB" w:rsidRDefault="005D0FED" w:rsidP="00481BFF">
            <w:pPr>
              <w:spacing w:line="276" w:lineRule="auto"/>
              <w:rPr>
                <w:rFonts w:cs="Arial"/>
                <w:lang w:val="fr-BE"/>
              </w:rPr>
            </w:pPr>
          </w:p>
        </w:tc>
        <w:tc>
          <w:tcPr>
            <w:tcW w:w="1370" w:type="pct"/>
          </w:tcPr>
          <w:p w14:paraId="328DE34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E-VII-08-EL</w:t>
            </w:r>
          </w:p>
          <w:p w14:paraId="0854A2AA"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surviving divorced spouse receives a pension if the following conditions are fulfilled:</w:t>
            </w:r>
          </w:p>
          <w:p w14:paraId="31F10A02" w14:textId="77777777" w:rsidR="005D0FED" w:rsidRPr="00292DEB" w:rsidRDefault="005D0FED" w:rsidP="00481BFF">
            <w:pPr>
              <w:pStyle w:val="Normal0"/>
              <w:numPr>
                <w:ilvl w:val="0"/>
                <w:numId w:val="139"/>
              </w:numPr>
              <w:pBdr>
                <w:top w:val="nil"/>
                <w:left w:val="nil"/>
                <w:bottom w:val="nil"/>
                <w:right w:val="nil"/>
                <w:between w:val="nil"/>
              </w:pBdr>
              <w:spacing w:before="0" w:after="0"/>
              <w:ind w:hanging="56"/>
              <w:rPr>
                <w:color w:val="C00000"/>
                <w:sz w:val="15"/>
                <w:szCs w:val="15"/>
                <w:lang w:val="en-GB"/>
              </w:rPr>
            </w:pPr>
            <w:r w:rsidRPr="00292DEB">
              <w:rPr>
                <w:color w:val="000000"/>
                <w:sz w:val="15"/>
                <w:szCs w:val="15"/>
                <w:lang w:val="en-GB"/>
              </w:rPr>
              <w:t xml:space="preserve">the former spouse, before their death was paying alimony </w:t>
            </w:r>
            <w:proofErr w:type="gramStart"/>
            <w:r w:rsidRPr="00292DEB">
              <w:rPr>
                <w:color w:val="000000"/>
                <w:sz w:val="15"/>
                <w:szCs w:val="15"/>
                <w:lang w:val="en-GB"/>
              </w:rPr>
              <w:t>as a result of</w:t>
            </w:r>
            <w:proofErr w:type="gramEnd"/>
            <w:r w:rsidRPr="00292DEB">
              <w:rPr>
                <w:color w:val="000000"/>
                <w:sz w:val="15"/>
                <w:szCs w:val="15"/>
                <w:lang w:val="en-GB"/>
              </w:rPr>
              <w:t xml:space="preserve"> a court decision;</w:t>
            </w:r>
          </w:p>
          <w:p w14:paraId="0719B5B0" w14:textId="77777777" w:rsidR="005D0FED" w:rsidRPr="00292DEB" w:rsidRDefault="005D0FED" w:rsidP="00481BFF">
            <w:pPr>
              <w:pStyle w:val="Normal0"/>
              <w:numPr>
                <w:ilvl w:val="0"/>
                <w:numId w:val="139"/>
              </w:numPr>
              <w:pBdr>
                <w:top w:val="nil"/>
                <w:left w:val="nil"/>
                <w:bottom w:val="nil"/>
                <w:right w:val="nil"/>
                <w:between w:val="nil"/>
              </w:pBdr>
              <w:spacing w:before="0" w:after="0"/>
              <w:ind w:hanging="56"/>
              <w:rPr>
                <w:color w:val="000000"/>
                <w:sz w:val="15"/>
                <w:szCs w:val="15"/>
                <w:lang w:val="en-GB"/>
              </w:rPr>
            </w:pPr>
            <w:r w:rsidRPr="00292DEB">
              <w:rPr>
                <w:color w:val="C00000"/>
                <w:sz w:val="15"/>
                <w:szCs w:val="15"/>
                <w:lang w:val="en-GB"/>
              </w:rPr>
              <w:t>10</w:t>
            </w:r>
            <w:r w:rsidRPr="00292DEB">
              <w:rPr>
                <w:color w:val="000000"/>
                <w:sz w:val="15"/>
                <w:szCs w:val="15"/>
                <w:lang w:val="en-GB"/>
              </w:rPr>
              <w:t xml:space="preserve"> years of marriage were completed before the divorce occurred;</w:t>
            </w:r>
          </w:p>
          <w:p w14:paraId="005BD4F1" w14:textId="77777777" w:rsidR="005D0FED" w:rsidRPr="00292DEB" w:rsidRDefault="005D0FED" w:rsidP="00481BFF">
            <w:pPr>
              <w:pStyle w:val="Normal0"/>
              <w:numPr>
                <w:ilvl w:val="0"/>
                <w:numId w:val="139"/>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if the former spouse did not cause the divorce;</w:t>
            </w:r>
          </w:p>
          <w:p w14:paraId="5E04D746" w14:textId="77777777" w:rsidR="005D0FED" w:rsidRPr="00292DEB" w:rsidRDefault="005D0FED" w:rsidP="00481BFF">
            <w:pPr>
              <w:pStyle w:val="Normal0"/>
              <w:numPr>
                <w:ilvl w:val="0"/>
                <w:numId w:val="139"/>
              </w:numPr>
              <w:pBdr>
                <w:top w:val="nil"/>
                <w:left w:val="nil"/>
                <w:bottom w:val="nil"/>
                <w:right w:val="nil"/>
                <w:between w:val="nil"/>
              </w:pBdr>
              <w:spacing w:before="0" w:after="0"/>
              <w:ind w:hanging="56"/>
              <w:rPr>
                <w:color w:val="FF0000"/>
                <w:sz w:val="15"/>
                <w:szCs w:val="15"/>
                <w:lang w:val="en-GB"/>
              </w:rPr>
            </w:pPr>
            <w:r w:rsidRPr="00292DEB">
              <w:rPr>
                <w:color w:val="000000"/>
                <w:sz w:val="15"/>
                <w:szCs w:val="15"/>
                <w:lang w:val="en-GB"/>
              </w:rPr>
              <w:t>the surviving divorced spouse is not remarried or is not in a civil partnership.</w:t>
            </w:r>
          </w:p>
          <w:p w14:paraId="6B7C1943" w14:textId="37CF0CA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C5BAA38"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17E3CD6D" w14:textId="77777777" w:rsidR="005D0FED" w:rsidRPr="00292DEB" w:rsidRDefault="005D0FED" w:rsidP="00481BFF">
            <w:pPr>
              <w:spacing w:line="276" w:lineRule="auto"/>
              <w:rPr>
                <w:rFonts w:cs="Arial"/>
                <w:color w:val="0000FF"/>
                <w:lang w:val="en-US"/>
              </w:rPr>
            </w:pPr>
          </w:p>
        </w:tc>
        <w:tc>
          <w:tcPr>
            <w:tcW w:w="127" w:type="pct"/>
          </w:tcPr>
          <w:p w14:paraId="339DCF41"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2A2941EB" w14:textId="77777777" w:rsidR="005D0FED" w:rsidRPr="00292DEB" w:rsidRDefault="005D0FED" w:rsidP="00481BFF">
            <w:pPr>
              <w:spacing w:line="276" w:lineRule="auto"/>
              <w:rPr>
                <w:rFonts w:cs="Arial"/>
                <w:color w:val="0000FF"/>
                <w:lang w:val="en-US"/>
              </w:rPr>
            </w:pPr>
          </w:p>
        </w:tc>
        <w:tc>
          <w:tcPr>
            <w:tcW w:w="402" w:type="pct"/>
          </w:tcPr>
          <w:p w14:paraId="4824D132"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7D79450" w14:textId="77777777" w:rsidR="005D0FED" w:rsidRPr="00292DEB" w:rsidRDefault="005D0FED" w:rsidP="00481BFF">
            <w:pPr>
              <w:spacing w:line="276" w:lineRule="auto"/>
              <w:rPr>
                <w:rFonts w:cs="Arial"/>
                <w:color w:val="0000FF"/>
                <w:lang w:val="en-US"/>
              </w:rPr>
            </w:pPr>
          </w:p>
        </w:tc>
      </w:tr>
      <w:tr w:rsidR="005D0FED" w:rsidRPr="00292DEB" w14:paraId="2DB65755" w14:textId="77777777" w:rsidTr="005D0FED">
        <w:tc>
          <w:tcPr>
            <w:tcW w:w="193" w:type="pct"/>
          </w:tcPr>
          <w:p w14:paraId="2CA3A16D" w14:textId="77777777" w:rsidR="005D0FED" w:rsidRPr="00292DEB" w:rsidRDefault="005D0FED" w:rsidP="00481BFF">
            <w:pPr>
              <w:spacing w:line="276" w:lineRule="auto"/>
              <w:jc w:val="left"/>
              <w:rPr>
                <w:rFonts w:cs="Arial"/>
                <w:lang w:val="es-ES"/>
              </w:rPr>
            </w:pPr>
            <w:r w:rsidRPr="00292DEB">
              <w:rPr>
                <w:rFonts w:cs="Arial"/>
                <w:lang w:val="es-ES"/>
              </w:rPr>
              <w:t>EL</w:t>
            </w:r>
          </w:p>
          <w:p w14:paraId="1C748F97" w14:textId="77777777" w:rsidR="005D0FED" w:rsidRPr="00292DEB" w:rsidRDefault="005D0FED" w:rsidP="00481BFF">
            <w:pPr>
              <w:spacing w:line="276" w:lineRule="auto"/>
              <w:jc w:val="left"/>
              <w:rPr>
                <w:rFonts w:cs="Arial"/>
                <w:lang w:val="es-ES"/>
              </w:rPr>
            </w:pPr>
            <w:r w:rsidRPr="00292DEB">
              <w:rPr>
                <w:rFonts w:cs="Arial"/>
                <w:lang w:val="es-ES"/>
              </w:rPr>
              <w:t>EL</w:t>
            </w:r>
          </w:p>
          <w:p w14:paraId="7FFC2EF6" w14:textId="3EB56826" w:rsidR="005D0FED" w:rsidRPr="00292DEB" w:rsidRDefault="005D0FED" w:rsidP="00481BFF">
            <w:pPr>
              <w:spacing w:line="276" w:lineRule="auto"/>
              <w:jc w:val="left"/>
              <w:rPr>
                <w:rFonts w:cs="Arial"/>
                <w:b/>
                <w:lang w:val="en-US"/>
              </w:rPr>
            </w:pPr>
            <w:r w:rsidRPr="00292DEB">
              <w:rPr>
                <w:rFonts w:cs="Arial"/>
                <w:lang w:val="es-ES"/>
              </w:rPr>
              <w:t>EL</w:t>
            </w:r>
          </w:p>
        </w:tc>
        <w:tc>
          <w:tcPr>
            <w:tcW w:w="1371" w:type="pct"/>
          </w:tcPr>
          <w:p w14:paraId="22E8A10E" w14:textId="77777777" w:rsidR="005D0FED" w:rsidRPr="00292DEB" w:rsidRDefault="005D0FED" w:rsidP="00481BFF">
            <w:pPr>
              <w:spacing w:line="276" w:lineRule="auto"/>
              <w:rPr>
                <w:rFonts w:cs="Arial"/>
              </w:rPr>
            </w:pPr>
            <w:r w:rsidRPr="00292DEB">
              <w:rPr>
                <w:rFonts w:cs="Arial"/>
              </w:rPr>
              <w:t>Gleiche Bedingungen wie für den hinterbliebenen Ehepartner.</w:t>
            </w:r>
          </w:p>
          <w:p w14:paraId="7770393B" w14:textId="4AECA1AC" w:rsidR="005D0FED" w:rsidRPr="00292DEB" w:rsidRDefault="005D0FED" w:rsidP="00481BFF">
            <w:pPr>
              <w:spacing w:line="276" w:lineRule="auto"/>
              <w:rPr>
                <w:rFonts w:cs="Arial"/>
              </w:rPr>
            </w:pPr>
          </w:p>
        </w:tc>
        <w:tc>
          <w:tcPr>
            <w:tcW w:w="1370" w:type="pct"/>
          </w:tcPr>
          <w:p w14:paraId="5F80A4AA" w14:textId="6B67474A" w:rsidR="005D0FED" w:rsidRPr="00292DEB" w:rsidRDefault="005D0FED" w:rsidP="00481BFF">
            <w:pPr>
              <w:numPr>
                <w:ilvl w:val="12"/>
                <w:numId w:val="0"/>
              </w:numPr>
              <w:spacing w:line="276" w:lineRule="auto"/>
              <w:rPr>
                <w:rFonts w:cs="Arial"/>
                <w:lang w:val="fr-BE"/>
              </w:rPr>
            </w:pPr>
            <w:r w:rsidRPr="00292DEB">
              <w:rPr>
                <w:rFonts w:cs="Arial"/>
                <w:lang w:val="fr-BE"/>
              </w:rPr>
              <w:t>Mêmes conditions que pour le conjoint survivant.</w:t>
            </w:r>
          </w:p>
        </w:tc>
        <w:tc>
          <w:tcPr>
            <w:tcW w:w="1370" w:type="pct"/>
          </w:tcPr>
          <w:p w14:paraId="385F717A"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E-VII-09-EL</w:t>
            </w:r>
          </w:p>
          <w:p w14:paraId="4C92FB93" w14:textId="40912A11"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Same as for surviving spouse.</w:t>
            </w:r>
          </w:p>
        </w:tc>
        <w:tc>
          <w:tcPr>
            <w:tcW w:w="167" w:type="pct"/>
          </w:tcPr>
          <w:p w14:paraId="477A4A2C"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5BE041DD" w14:textId="77777777" w:rsidR="005D0FED" w:rsidRPr="00292DEB" w:rsidRDefault="005D0FED" w:rsidP="00481BFF">
            <w:pPr>
              <w:spacing w:line="276" w:lineRule="auto"/>
              <w:rPr>
                <w:rFonts w:cs="Arial"/>
                <w:color w:val="0000FF"/>
                <w:lang w:val="en-US"/>
              </w:rPr>
            </w:pPr>
          </w:p>
        </w:tc>
        <w:tc>
          <w:tcPr>
            <w:tcW w:w="127" w:type="pct"/>
          </w:tcPr>
          <w:p w14:paraId="397C601D" w14:textId="77777777" w:rsidR="005D0FED" w:rsidRPr="00292DEB" w:rsidRDefault="005D0FED" w:rsidP="00481BFF">
            <w:pPr>
              <w:spacing w:line="276" w:lineRule="auto"/>
              <w:rPr>
                <w:rFonts w:cs="Arial"/>
                <w:color w:val="0000FF"/>
                <w:lang w:val="fr-FR"/>
              </w:rPr>
            </w:pPr>
            <w:r w:rsidRPr="00292DEB">
              <w:rPr>
                <w:rFonts w:cs="Arial"/>
                <w:color w:val="0000FF"/>
                <w:lang w:val="fr-FR"/>
              </w:rPr>
              <w:t>9</w:t>
            </w:r>
          </w:p>
          <w:p w14:paraId="011A6D7D" w14:textId="77777777" w:rsidR="005D0FED" w:rsidRPr="00292DEB" w:rsidRDefault="005D0FED" w:rsidP="00481BFF">
            <w:pPr>
              <w:spacing w:line="276" w:lineRule="auto"/>
              <w:rPr>
                <w:rFonts w:cs="Arial"/>
                <w:color w:val="0000FF"/>
                <w:lang w:val="en-US"/>
              </w:rPr>
            </w:pPr>
          </w:p>
        </w:tc>
        <w:tc>
          <w:tcPr>
            <w:tcW w:w="402" w:type="pct"/>
          </w:tcPr>
          <w:p w14:paraId="7380021D"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348DF96" w14:textId="77777777" w:rsidR="005D0FED" w:rsidRPr="00292DEB" w:rsidRDefault="005D0FED" w:rsidP="00481BFF">
            <w:pPr>
              <w:spacing w:line="276" w:lineRule="auto"/>
              <w:rPr>
                <w:rFonts w:cs="Arial"/>
                <w:color w:val="0000FF"/>
                <w:lang w:val="en-US"/>
              </w:rPr>
            </w:pPr>
          </w:p>
        </w:tc>
      </w:tr>
      <w:tr w:rsidR="005D0FED" w:rsidRPr="00292DEB" w14:paraId="7AD94FB8" w14:textId="77777777" w:rsidTr="005D0FED">
        <w:tc>
          <w:tcPr>
            <w:tcW w:w="193" w:type="pct"/>
          </w:tcPr>
          <w:p w14:paraId="52B2A6FB" w14:textId="77777777" w:rsidR="005D0FED" w:rsidRPr="00292DEB" w:rsidRDefault="005D0FED" w:rsidP="00481BFF">
            <w:pPr>
              <w:spacing w:line="276" w:lineRule="auto"/>
              <w:jc w:val="left"/>
              <w:rPr>
                <w:rFonts w:cs="Arial"/>
                <w:lang w:val="en-GB"/>
              </w:rPr>
            </w:pPr>
            <w:r w:rsidRPr="00292DEB">
              <w:rPr>
                <w:rFonts w:cs="Arial"/>
                <w:lang w:val="en-GB"/>
              </w:rPr>
              <w:t>EL</w:t>
            </w:r>
          </w:p>
          <w:p w14:paraId="2ABCBF2E" w14:textId="77777777" w:rsidR="005D0FED" w:rsidRPr="00292DEB" w:rsidRDefault="005D0FED" w:rsidP="00481BFF">
            <w:pPr>
              <w:spacing w:line="276" w:lineRule="auto"/>
              <w:jc w:val="left"/>
              <w:rPr>
                <w:rFonts w:cs="Arial"/>
                <w:lang w:val="en-GB"/>
              </w:rPr>
            </w:pPr>
            <w:r w:rsidRPr="00292DEB">
              <w:rPr>
                <w:rFonts w:cs="Arial"/>
                <w:lang w:val="en-GB"/>
              </w:rPr>
              <w:t>EL</w:t>
            </w:r>
          </w:p>
          <w:p w14:paraId="29E3DF9D" w14:textId="25FF12F1"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0EF0A374" w14:textId="77777777" w:rsidR="005D0FED" w:rsidRPr="00292DEB" w:rsidRDefault="005D0FED" w:rsidP="00481BFF">
            <w:pPr>
              <w:keepLines/>
              <w:spacing w:line="276" w:lineRule="auto"/>
              <w:rPr>
                <w:rFonts w:cs="Arial"/>
              </w:rPr>
            </w:pPr>
            <w:r w:rsidRPr="00292DEB">
              <w:rPr>
                <w:rFonts w:cs="Arial"/>
              </w:rPr>
              <w:t xml:space="preserve">Eheliche Kinder, angenommene Kinder, adoptierte Kinder und denen gleichgestellte müssen jünger als </w:t>
            </w:r>
            <w:r w:rsidRPr="00292DEB">
              <w:rPr>
                <w:rFonts w:cs="Arial"/>
                <w:color w:val="C00000"/>
              </w:rPr>
              <w:t>24</w:t>
            </w:r>
            <w:r w:rsidRPr="00292DEB">
              <w:rPr>
                <w:rFonts w:cs="Arial"/>
              </w:rPr>
              <w:t xml:space="preserve"> Jahre alt sein und unverheiratet. </w:t>
            </w:r>
          </w:p>
          <w:p w14:paraId="40BB5F0D" w14:textId="77777777" w:rsidR="005D0FED" w:rsidRPr="00292DEB" w:rsidRDefault="005D0FED" w:rsidP="00481BFF">
            <w:pPr>
              <w:keepLines/>
              <w:spacing w:line="276" w:lineRule="auto"/>
              <w:rPr>
                <w:rFonts w:cs="Arial"/>
                <w:b/>
                <w:color w:val="7030A0"/>
              </w:rPr>
            </w:pPr>
            <w:r w:rsidRPr="00292DEB">
              <w:rPr>
                <w:rFonts w:cs="Arial"/>
              </w:rPr>
              <w:t xml:space="preserve">Wenn sie darüber hinaus aufgrund einer Behinderung, die vor dem Alter von </w:t>
            </w:r>
            <w:r w:rsidRPr="00292DEB">
              <w:rPr>
                <w:rFonts w:cs="Arial"/>
                <w:color w:val="C00000"/>
              </w:rPr>
              <w:t>24</w:t>
            </w:r>
            <w:r w:rsidRPr="00292DEB">
              <w:rPr>
                <w:rFonts w:cs="Arial"/>
              </w:rPr>
              <w:t xml:space="preserve"> Jahren eintrat, nicht in der Lage sind, am Erwerbsleben teilzunehmen, wird die Rente über das </w:t>
            </w:r>
            <w:r w:rsidRPr="00292DEB">
              <w:rPr>
                <w:rFonts w:cs="Arial"/>
                <w:color w:val="C00000"/>
              </w:rPr>
              <w:t>24.</w:t>
            </w:r>
            <w:r w:rsidRPr="00292DEB">
              <w:rPr>
                <w:rFonts w:cs="Arial"/>
              </w:rPr>
              <w:t xml:space="preserve"> Lebensjahr hinaus gezahlt. Im Fall einer Heirat wird die Rente ausgesetzt.</w:t>
            </w:r>
          </w:p>
          <w:p w14:paraId="55F6F491" w14:textId="7426C8C2" w:rsidR="005D0FED" w:rsidRPr="00292DEB" w:rsidRDefault="005D0FED" w:rsidP="00481BFF">
            <w:pPr>
              <w:spacing w:line="276" w:lineRule="auto"/>
              <w:rPr>
                <w:rFonts w:cs="Arial"/>
              </w:rPr>
            </w:pPr>
          </w:p>
        </w:tc>
        <w:tc>
          <w:tcPr>
            <w:tcW w:w="1370" w:type="pct"/>
          </w:tcPr>
          <w:p w14:paraId="6F3A3B41" w14:textId="77777777" w:rsidR="005D0FED" w:rsidRPr="00292DEB" w:rsidRDefault="005D0FED" w:rsidP="00481BFF">
            <w:pPr>
              <w:keepLines/>
              <w:spacing w:line="276" w:lineRule="auto"/>
              <w:rPr>
                <w:rFonts w:cs="Arial"/>
                <w:lang w:val="fr-BE"/>
              </w:rPr>
            </w:pPr>
            <w:r w:rsidRPr="00292DEB">
              <w:rPr>
                <w:rFonts w:cs="Arial"/>
                <w:lang w:val="fr-BE"/>
              </w:rPr>
              <w:t xml:space="preserve">Les enfants légitimes, les enfants reconnus, les enfants adoptés et ceux reconnus à ce titre doivent être âgés de moins de </w:t>
            </w:r>
            <w:r w:rsidRPr="00292DEB">
              <w:rPr>
                <w:rFonts w:cs="Arial"/>
                <w:color w:val="C00000"/>
                <w:lang w:val="fr-BE"/>
              </w:rPr>
              <w:t>24</w:t>
            </w:r>
            <w:r w:rsidRPr="00292DEB">
              <w:rPr>
                <w:rFonts w:cs="Arial"/>
                <w:lang w:val="fr-BE"/>
              </w:rPr>
              <w:t xml:space="preserve"> ans et ne pas être mariés.</w:t>
            </w:r>
          </w:p>
          <w:p w14:paraId="746F15E7" w14:textId="28001C09" w:rsidR="005D0FED" w:rsidRPr="00292DEB" w:rsidRDefault="005D0FED" w:rsidP="00481BFF">
            <w:pPr>
              <w:spacing w:line="276" w:lineRule="auto"/>
              <w:rPr>
                <w:rFonts w:cs="Arial"/>
                <w:lang w:val="fr-BE"/>
              </w:rPr>
            </w:pPr>
            <w:r w:rsidRPr="00292DEB">
              <w:rPr>
                <w:rFonts w:cs="Arial"/>
                <w:lang w:val="fr-BE"/>
              </w:rPr>
              <w:t xml:space="preserve">De surcroît, s’ils sont dans l’incapacité d’exercer une activité lucrative en raison d’une invalidité ayant débuté avant l’âge de </w:t>
            </w:r>
            <w:r w:rsidRPr="00292DEB">
              <w:rPr>
                <w:rFonts w:cs="Arial"/>
                <w:color w:val="C00000"/>
                <w:lang w:val="fr-BE"/>
              </w:rPr>
              <w:t>24</w:t>
            </w:r>
            <w:r w:rsidRPr="00292DEB">
              <w:rPr>
                <w:rFonts w:cs="Arial"/>
                <w:lang w:val="fr-BE"/>
              </w:rPr>
              <w:t xml:space="preserve"> ans, la pension continue d’être versée après l’âge de </w:t>
            </w:r>
            <w:r w:rsidRPr="00292DEB">
              <w:rPr>
                <w:rFonts w:cs="Arial"/>
                <w:color w:val="C00000"/>
                <w:lang w:val="fr-BE"/>
              </w:rPr>
              <w:t>24</w:t>
            </w:r>
            <w:r w:rsidRPr="00292DEB">
              <w:rPr>
                <w:rFonts w:cs="Arial"/>
                <w:lang w:val="fr-BE"/>
              </w:rPr>
              <w:t xml:space="preserve"> ans. La pension est suspendue s’ils se marient.</w:t>
            </w:r>
          </w:p>
        </w:tc>
        <w:tc>
          <w:tcPr>
            <w:tcW w:w="1370" w:type="pct"/>
          </w:tcPr>
          <w:p w14:paraId="6986B87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E-VII-10-EL</w:t>
            </w:r>
          </w:p>
          <w:p w14:paraId="7060E19C" w14:textId="77777777" w:rsidR="005D0FED" w:rsidRPr="00292DEB" w:rsidRDefault="005D0FED" w:rsidP="00481BFF">
            <w:pPr>
              <w:pStyle w:val="Normal0"/>
              <w:keepLines/>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Legitimate children, recognised children, adopted children and those considered as such </w:t>
            </w:r>
            <w:proofErr w:type="gramStart"/>
            <w:r w:rsidRPr="00292DEB">
              <w:rPr>
                <w:color w:val="000000"/>
                <w:sz w:val="15"/>
                <w:szCs w:val="15"/>
                <w:lang w:val="en-GB"/>
              </w:rPr>
              <w:t>have to</w:t>
            </w:r>
            <w:proofErr w:type="gramEnd"/>
            <w:r w:rsidRPr="00292DEB">
              <w:rPr>
                <w:color w:val="000000"/>
                <w:sz w:val="15"/>
                <w:szCs w:val="15"/>
                <w:lang w:val="en-GB"/>
              </w:rPr>
              <w:t xml:space="preserve"> be less than </w:t>
            </w:r>
            <w:r w:rsidRPr="00292DEB">
              <w:rPr>
                <w:color w:val="C00000"/>
                <w:sz w:val="15"/>
                <w:szCs w:val="15"/>
                <w:lang w:val="en-GB"/>
              </w:rPr>
              <w:t>24</w:t>
            </w:r>
            <w:r w:rsidRPr="00292DEB">
              <w:rPr>
                <w:color w:val="000000"/>
                <w:sz w:val="15"/>
                <w:szCs w:val="15"/>
                <w:lang w:val="en-GB"/>
              </w:rPr>
              <w:t xml:space="preserve"> years old and not married.</w:t>
            </w:r>
          </w:p>
          <w:p w14:paraId="744008F5" w14:textId="4FBC1914"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In addition, if they are incapable of any gainful activity due to a disability that started before the age of </w:t>
            </w:r>
            <w:r w:rsidRPr="00292DEB">
              <w:rPr>
                <w:color w:val="C00000"/>
                <w:sz w:val="15"/>
                <w:szCs w:val="15"/>
                <w:lang w:val="en-GB"/>
              </w:rPr>
              <w:t>24</w:t>
            </w:r>
            <w:r w:rsidRPr="00292DEB">
              <w:rPr>
                <w:color w:val="000000"/>
                <w:sz w:val="15"/>
                <w:szCs w:val="15"/>
                <w:lang w:val="en-GB"/>
              </w:rPr>
              <w:t xml:space="preserve">, the pension continues to be paid after they are </w:t>
            </w:r>
            <w:r w:rsidRPr="00292DEB">
              <w:rPr>
                <w:color w:val="C00000"/>
                <w:sz w:val="15"/>
                <w:szCs w:val="15"/>
                <w:lang w:val="en-GB"/>
              </w:rPr>
              <w:t>24</w:t>
            </w:r>
            <w:r w:rsidRPr="00292DEB">
              <w:rPr>
                <w:color w:val="000000"/>
                <w:sz w:val="15"/>
                <w:szCs w:val="15"/>
                <w:lang w:val="en-GB"/>
              </w:rPr>
              <w:t xml:space="preserve">. </w:t>
            </w:r>
            <w:r w:rsidRPr="00292DEB">
              <w:rPr>
                <w:color w:val="000000"/>
                <w:sz w:val="15"/>
                <w:szCs w:val="15"/>
              </w:rPr>
              <w:t xml:space="preserve">The pension </w:t>
            </w:r>
            <w:proofErr w:type="spellStart"/>
            <w:r w:rsidRPr="00292DEB">
              <w:rPr>
                <w:color w:val="000000"/>
                <w:sz w:val="15"/>
                <w:szCs w:val="15"/>
              </w:rPr>
              <w:t>is</w:t>
            </w:r>
            <w:proofErr w:type="spellEnd"/>
            <w:r w:rsidRPr="00292DEB">
              <w:rPr>
                <w:color w:val="000000"/>
                <w:sz w:val="15"/>
                <w:szCs w:val="15"/>
              </w:rPr>
              <w:t xml:space="preserve"> </w:t>
            </w:r>
            <w:proofErr w:type="spellStart"/>
            <w:r w:rsidRPr="00292DEB">
              <w:rPr>
                <w:color w:val="000000"/>
                <w:sz w:val="15"/>
                <w:szCs w:val="15"/>
              </w:rPr>
              <w:t>suspended</w:t>
            </w:r>
            <w:proofErr w:type="spellEnd"/>
            <w:r w:rsidRPr="00292DEB">
              <w:rPr>
                <w:color w:val="000000"/>
                <w:sz w:val="15"/>
                <w:szCs w:val="15"/>
              </w:rPr>
              <w:t xml:space="preserve"> if </w:t>
            </w:r>
            <w:proofErr w:type="spellStart"/>
            <w:r w:rsidRPr="00292DEB">
              <w:rPr>
                <w:color w:val="000000"/>
                <w:sz w:val="15"/>
                <w:szCs w:val="15"/>
              </w:rPr>
              <w:t>they</w:t>
            </w:r>
            <w:proofErr w:type="spellEnd"/>
            <w:r w:rsidRPr="00292DEB">
              <w:rPr>
                <w:color w:val="000000"/>
                <w:sz w:val="15"/>
                <w:szCs w:val="15"/>
              </w:rPr>
              <w:t xml:space="preserve"> </w:t>
            </w:r>
            <w:proofErr w:type="spellStart"/>
            <w:r w:rsidRPr="00292DEB">
              <w:rPr>
                <w:color w:val="000000"/>
                <w:sz w:val="15"/>
                <w:szCs w:val="15"/>
              </w:rPr>
              <w:t>get</w:t>
            </w:r>
            <w:proofErr w:type="spellEnd"/>
            <w:r w:rsidRPr="00292DEB">
              <w:rPr>
                <w:color w:val="000000"/>
                <w:sz w:val="15"/>
                <w:szCs w:val="15"/>
              </w:rPr>
              <w:t xml:space="preserve"> </w:t>
            </w:r>
            <w:proofErr w:type="spellStart"/>
            <w:r w:rsidRPr="00292DEB">
              <w:rPr>
                <w:color w:val="000000"/>
                <w:sz w:val="15"/>
                <w:szCs w:val="15"/>
              </w:rPr>
              <w:t>married</w:t>
            </w:r>
            <w:proofErr w:type="spellEnd"/>
            <w:r w:rsidRPr="00292DEB">
              <w:rPr>
                <w:color w:val="000000"/>
                <w:sz w:val="15"/>
                <w:szCs w:val="15"/>
              </w:rPr>
              <w:t>.</w:t>
            </w:r>
          </w:p>
        </w:tc>
        <w:tc>
          <w:tcPr>
            <w:tcW w:w="167" w:type="pct"/>
          </w:tcPr>
          <w:p w14:paraId="10DDFA9D"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4ECACBB3" w14:textId="77777777" w:rsidR="005D0FED" w:rsidRPr="00292DEB" w:rsidRDefault="005D0FED" w:rsidP="00481BFF">
            <w:pPr>
              <w:spacing w:line="276" w:lineRule="auto"/>
              <w:rPr>
                <w:rFonts w:cs="Arial"/>
                <w:color w:val="0000FF"/>
                <w:lang w:val="en-US"/>
              </w:rPr>
            </w:pPr>
          </w:p>
        </w:tc>
        <w:tc>
          <w:tcPr>
            <w:tcW w:w="127" w:type="pct"/>
          </w:tcPr>
          <w:p w14:paraId="2EE4180D" w14:textId="77777777" w:rsidR="005D0FED" w:rsidRPr="00292DEB" w:rsidRDefault="005D0FED" w:rsidP="00481BFF">
            <w:pPr>
              <w:spacing w:line="276" w:lineRule="auto"/>
              <w:rPr>
                <w:rFonts w:cs="Arial"/>
                <w:color w:val="0000FF"/>
                <w:lang w:val="fr-FR"/>
              </w:rPr>
            </w:pPr>
            <w:r w:rsidRPr="00292DEB">
              <w:rPr>
                <w:rFonts w:cs="Arial"/>
                <w:color w:val="0000FF"/>
                <w:lang w:val="fr-FR"/>
              </w:rPr>
              <w:t>10</w:t>
            </w:r>
          </w:p>
          <w:p w14:paraId="67182B3B" w14:textId="77777777" w:rsidR="005D0FED" w:rsidRPr="00292DEB" w:rsidRDefault="005D0FED" w:rsidP="00481BFF">
            <w:pPr>
              <w:spacing w:line="276" w:lineRule="auto"/>
              <w:rPr>
                <w:rFonts w:cs="Arial"/>
                <w:color w:val="0000FF"/>
                <w:lang w:val="en-US"/>
              </w:rPr>
            </w:pPr>
          </w:p>
        </w:tc>
        <w:tc>
          <w:tcPr>
            <w:tcW w:w="402" w:type="pct"/>
          </w:tcPr>
          <w:p w14:paraId="7F7B7B58"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C7836C1" w14:textId="77777777" w:rsidR="005D0FED" w:rsidRPr="00292DEB" w:rsidRDefault="005D0FED" w:rsidP="00481BFF">
            <w:pPr>
              <w:spacing w:line="276" w:lineRule="auto"/>
              <w:rPr>
                <w:rFonts w:cs="Arial"/>
                <w:color w:val="0000FF"/>
                <w:lang w:val="en-US"/>
              </w:rPr>
            </w:pPr>
          </w:p>
        </w:tc>
      </w:tr>
      <w:tr w:rsidR="005D0FED" w:rsidRPr="00292DEB" w14:paraId="440ED180" w14:textId="77777777" w:rsidTr="005D0FED">
        <w:tc>
          <w:tcPr>
            <w:tcW w:w="193" w:type="pct"/>
          </w:tcPr>
          <w:p w14:paraId="3456356A" w14:textId="77777777" w:rsidR="005D0FED" w:rsidRPr="00292DEB" w:rsidRDefault="005D0FED" w:rsidP="00481BFF">
            <w:pPr>
              <w:spacing w:line="276" w:lineRule="auto"/>
              <w:jc w:val="left"/>
              <w:rPr>
                <w:rFonts w:cs="Arial"/>
                <w:lang w:val="es-ES"/>
              </w:rPr>
            </w:pPr>
            <w:r w:rsidRPr="00292DEB">
              <w:rPr>
                <w:rFonts w:cs="Arial"/>
                <w:lang w:val="es-ES"/>
              </w:rPr>
              <w:t>EL</w:t>
            </w:r>
          </w:p>
          <w:p w14:paraId="6A4BFE05" w14:textId="77777777" w:rsidR="005D0FED" w:rsidRPr="00292DEB" w:rsidRDefault="005D0FED" w:rsidP="00481BFF">
            <w:pPr>
              <w:spacing w:line="276" w:lineRule="auto"/>
              <w:jc w:val="left"/>
              <w:rPr>
                <w:rFonts w:cs="Arial"/>
              </w:rPr>
            </w:pPr>
            <w:r w:rsidRPr="00292DEB">
              <w:rPr>
                <w:rFonts w:cs="Arial"/>
              </w:rPr>
              <w:t>EL</w:t>
            </w:r>
          </w:p>
          <w:p w14:paraId="37B47699" w14:textId="79F3EB2D" w:rsidR="005D0FED" w:rsidRPr="00292DEB" w:rsidRDefault="005D0FED" w:rsidP="00481BFF">
            <w:pPr>
              <w:spacing w:line="276" w:lineRule="auto"/>
              <w:jc w:val="left"/>
              <w:rPr>
                <w:rFonts w:cs="Arial"/>
                <w:b/>
                <w:lang w:val="en-US"/>
              </w:rPr>
            </w:pPr>
          </w:p>
        </w:tc>
        <w:tc>
          <w:tcPr>
            <w:tcW w:w="1371" w:type="pct"/>
          </w:tcPr>
          <w:p w14:paraId="7838B486" w14:textId="27403CA5" w:rsidR="005D0FED" w:rsidRPr="00292DEB" w:rsidRDefault="005D0FED" w:rsidP="00481BFF">
            <w:pPr>
              <w:spacing w:line="276" w:lineRule="auto"/>
              <w:rPr>
                <w:rFonts w:cs="Arial"/>
              </w:rPr>
            </w:pPr>
            <w:r w:rsidRPr="00292DEB">
              <w:rPr>
                <w:rFonts w:cs="Arial"/>
              </w:rPr>
              <w:t>Nicht anwendbar.</w:t>
            </w:r>
          </w:p>
        </w:tc>
        <w:tc>
          <w:tcPr>
            <w:tcW w:w="1370" w:type="pct"/>
          </w:tcPr>
          <w:p w14:paraId="08F4A028" w14:textId="77777777" w:rsidR="005D0FED" w:rsidRPr="00292DEB" w:rsidRDefault="005D0FED" w:rsidP="00481BFF">
            <w:pPr>
              <w:keepLines/>
              <w:spacing w:line="276" w:lineRule="auto"/>
              <w:rPr>
                <w:rFonts w:cs="Arial"/>
                <w:lang w:val="fr-BE"/>
              </w:rPr>
            </w:pPr>
            <w:r w:rsidRPr="00292DEB">
              <w:rPr>
                <w:rFonts w:cs="Arial"/>
                <w:lang w:val="fr-BE"/>
              </w:rPr>
              <w:t>Pas applicable</w:t>
            </w:r>
            <w:r w:rsidRPr="00292DEB">
              <w:rPr>
                <w:rFonts w:cs="Arial"/>
                <w:i/>
                <w:lang w:val="fr-BE"/>
              </w:rPr>
              <w:t>.</w:t>
            </w:r>
          </w:p>
          <w:p w14:paraId="194F366A" w14:textId="66634255" w:rsidR="005D0FED" w:rsidRPr="00292DEB" w:rsidRDefault="005D0FED" w:rsidP="00481BFF">
            <w:pPr>
              <w:spacing w:line="276" w:lineRule="auto"/>
              <w:rPr>
                <w:rFonts w:cs="Arial"/>
                <w:lang w:val="fr-BE"/>
              </w:rPr>
            </w:pPr>
          </w:p>
        </w:tc>
        <w:tc>
          <w:tcPr>
            <w:tcW w:w="1370" w:type="pct"/>
          </w:tcPr>
          <w:p w14:paraId="7E1AF465"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t>E-VII-11-EL</w:t>
            </w:r>
          </w:p>
          <w:p w14:paraId="6B1EC89D" w14:textId="77777777" w:rsidR="005D0FED" w:rsidRPr="00292DEB" w:rsidRDefault="005D0FED" w:rsidP="00481BFF">
            <w:pPr>
              <w:pStyle w:val="Normal0"/>
              <w:keepLines/>
              <w:pBdr>
                <w:top w:val="nil"/>
                <w:left w:val="nil"/>
                <w:bottom w:val="nil"/>
                <w:right w:val="nil"/>
                <w:between w:val="nil"/>
              </w:pBdr>
              <w:spacing w:after="0"/>
              <w:rPr>
                <w:color w:val="000000"/>
                <w:sz w:val="15"/>
                <w:szCs w:val="15"/>
              </w:rPr>
            </w:pPr>
            <w:r w:rsidRPr="00292DEB">
              <w:rPr>
                <w:color w:val="000000"/>
                <w:sz w:val="15"/>
                <w:szCs w:val="15"/>
              </w:rPr>
              <w:t>Not applicable.</w:t>
            </w:r>
          </w:p>
          <w:p w14:paraId="415CCEF4" w14:textId="456B6B58"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F37C9E4"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12A35069" w14:textId="77777777" w:rsidR="005D0FED" w:rsidRPr="00292DEB" w:rsidRDefault="005D0FED" w:rsidP="00481BFF">
            <w:pPr>
              <w:spacing w:line="276" w:lineRule="auto"/>
              <w:rPr>
                <w:rFonts w:cs="Arial"/>
                <w:color w:val="0000FF"/>
                <w:lang w:val="en-US"/>
              </w:rPr>
            </w:pPr>
          </w:p>
        </w:tc>
        <w:tc>
          <w:tcPr>
            <w:tcW w:w="127" w:type="pct"/>
          </w:tcPr>
          <w:p w14:paraId="5A491175" w14:textId="77777777" w:rsidR="005D0FED" w:rsidRPr="00292DEB" w:rsidRDefault="005D0FED" w:rsidP="00481BFF">
            <w:pPr>
              <w:spacing w:line="276" w:lineRule="auto"/>
              <w:rPr>
                <w:rFonts w:cs="Arial"/>
                <w:color w:val="0000FF"/>
                <w:lang w:val="fr-FR"/>
              </w:rPr>
            </w:pPr>
            <w:r w:rsidRPr="00292DEB">
              <w:rPr>
                <w:rFonts w:cs="Arial"/>
                <w:color w:val="0000FF"/>
                <w:lang w:val="fr-FR"/>
              </w:rPr>
              <w:t>11</w:t>
            </w:r>
          </w:p>
          <w:p w14:paraId="1014B5C2" w14:textId="77777777" w:rsidR="005D0FED" w:rsidRPr="00292DEB" w:rsidRDefault="005D0FED" w:rsidP="00481BFF">
            <w:pPr>
              <w:spacing w:line="276" w:lineRule="auto"/>
              <w:rPr>
                <w:rFonts w:cs="Arial"/>
                <w:color w:val="0000FF"/>
                <w:lang w:val="en-US"/>
              </w:rPr>
            </w:pPr>
          </w:p>
        </w:tc>
        <w:tc>
          <w:tcPr>
            <w:tcW w:w="402" w:type="pct"/>
          </w:tcPr>
          <w:p w14:paraId="402FA958"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1CCACD3" w14:textId="77777777" w:rsidR="005D0FED" w:rsidRPr="00292DEB" w:rsidRDefault="005D0FED" w:rsidP="00481BFF">
            <w:pPr>
              <w:spacing w:line="276" w:lineRule="auto"/>
              <w:rPr>
                <w:rFonts w:cs="Arial"/>
                <w:color w:val="0000FF"/>
                <w:lang w:val="en-US"/>
              </w:rPr>
            </w:pPr>
          </w:p>
        </w:tc>
      </w:tr>
      <w:tr w:rsidR="005D0FED" w:rsidRPr="00292DEB" w14:paraId="582504F6" w14:textId="77777777" w:rsidTr="005D0FED">
        <w:tc>
          <w:tcPr>
            <w:tcW w:w="193" w:type="pct"/>
          </w:tcPr>
          <w:p w14:paraId="51146125" w14:textId="77777777" w:rsidR="005D0FED" w:rsidRPr="00292DEB" w:rsidRDefault="005D0FED" w:rsidP="00481BFF">
            <w:pPr>
              <w:spacing w:line="276" w:lineRule="auto"/>
              <w:jc w:val="left"/>
              <w:rPr>
                <w:rFonts w:cs="Arial"/>
              </w:rPr>
            </w:pPr>
            <w:r w:rsidRPr="00292DEB">
              <w:rPr>
                <w:rFonts w:cs="Arial"/>
              </w:rPr>
              <w:t>EL</w:t>
            </w:r>
          </w:p>
          <w:p w14:paraId="15DFB65D" w14:textId="77777777" w:rsidR="005D0FED" w:rsidRPr="00292DEB" w:rsidRDefault="005D0FED" w:rsidP="00481BFF">
            <w:pPr>
              <w:spacing w:line="276" w:lineRule="auto"/>
              <w:jc w:val="left"/>
              <w:rPr>
                <w:rFonts w:cs="Arial"/>
              </w:rPr>
            </w:pPr>
            <w:r w:rsidRPr="00292DEB">
              <w:rPr>
                <w:rFonts w:cs="Arial"/>
              </w:rPr>
              <w:t>EL</w:t>
            </w:r>
          </w:p>
          <w:p w14:paraId="4263D32B" w14:textId="77777777" w:rsidR="005D0FED" w:rsidRPr="00292DEB" w:rsidRDefault="005D0FED" w:rsidP="00481BFF">
            <w:pPr>
              <w:spacing w:line="276" w:lineRule="auto"/>
              <w:jc w:val="left"/>
              <w:rPr>
                <w:rFonts w:cs="Arial"/>
                <w:lang w:val="en-GB"/>
              </w:rPr>
            </w:pPr>
            <w:r w:rsidRPr="00292DEB">
              <w:rPr>
                <w:rFonts w:cs="Arial"/>
                <w:lang w:val="en-GB"/>
              </w:rPr>
              <w:t>EL</w:t>
            </w:r>
          </w:p>
          <w:p w14:paraId="3534B7F6" w14:textId="6D00C1B6" w:rsidR="005D0FED" w:rsidRPr="00292DEB" w:rsidRDefault="005D0FED" w:rsidP="00481BFF">
            <w:pPr>
              <w:spacing w:line="276" w:lineRule="auto"/>
              <w:jc w:val="left"/>
              <w:rPr>
                <w:rFonts w:cs="Arial"/>
                <w:b/>
                <w:lang w:val="en-US"/>
              </w:rPr>
            </w:pPr>
          </w:p>
        </w:tc>
        <w:tc>
          <w:tcPr>
            <w:tcW w:w="1371" w:type="pct"/>
          </w:tcPr>
          <w:p w14:paraId="2BB0D9E0" w14:textId="77777777" w:rsidR="005D0FED" w:rsidRPr="00292DEB" w:rsidRDefault="005D0FED" w:rsidP="00481BFF">
            <w:pPr>
              <w:spacing w:line="276" w:lineRule="auto"/>
              <w:rPr>
                <w:rFonts w:cs="Arial"/>
              </w:rPr>
            </w:pPr>
            <w:r w:rsidRPr="00292DEB">
              <w:rPr>
                <w:rFonts w:cs="Arial"/>
              </w:rPr>
              <w:t xml:space="preserve">Der hinterbliebene Ehepartner </w:t>
            </w:r>
            <w:r w:rsidRPr="00292DEB">
              <w:rPr>
                <w:rFonts w:cs="Arial"/>
                <w:color w:val="C00000"/>
              </w:rPr>
              <w:t>70</w:t>
            </w:r>
            <w:r w:rsidRPr="00292DEB">
              <w:rPr>
                <w:rFonts w:cs="Arial"/>
              </w:rPr>
              <w:t xml:space="preserve">% der Rente des/der Verstorbenen erhält oder zum Erhalt berechtigt ist. </w:t>
            </w:r>
          </w:p>
          <w:p w14:paraId="3AA33AD2" w14:textId="77777777" w:rsidR="005D0FED" w:rsidRPr="00292DEB" w:rsidRDefault="005D0FED" w:rsidP="00481BFF">
            <w:pPr>
              <w:spacing w:line="276" w:lineRule="auto"/>
              <w:rPr>
                <w:rFonts w:eastAsia="Arial" w:cs="Arial"/>
              </w:rPr>
            </w:pPr>
            <w:r w:rsidRPr="00292DEB">
              <w:rPr>
                <w:rFonts w:cs="Arial"/>
              </w:rPr>
              <w:t>Wenn die Ehe geschlossen wurde, nachdem die Altersrente fällig wurde</w:t>
            </w:r>
            <w:r w:rsidRPr="00292DEB">
              <w:rPr>
                <w:rFonts w:eastAsia="Arial" w:cs="Arial"/>
              </w:rPr>
              <w:t xml:space="preserve">, wird die Rente des hinterbliebenen Ehepartners, </w:t>
            </w:r>
            <w:r w:rsidRPr="00292DEB">
              <w:rPr>
                <w:rFonts w:eastAsia="Arial" w:cs="Arial"/>
              </w:rPr>
              <w:lastRenderedPageBreak/>
              <w:t xml:space="preserve">abhängig von dem Altersunterschied des verstorbenen und des hinterbliebenen Ehepartners, reduziert um eine Höhe zwischen </w:t>
            </w:r>
            <w:r w:rsidRPr="00292DEB">
              <w:rPr>
                <w:rFonts w:eastAsia="Arial" w:cs="Arial"/>
                <w:color w:val="C00000"/>
              </w:rPr>
              <w:t>1</w:t>
            </w:r>
            <w:r w:rsidRPr="00292DEB">
              <w:rPr>
                <w:rFonts w:eastAsia="Arial" w:cs="Arial"/>
              </w:rPr>
              <w:t xml:space="preserve">% bis </w:t>
            </w:r>
            <w:r w:rsidRPr="00292DEB">
              <w:rPr>
                <w:rFonts w:eastAsia="Arial" w:cs="Arial"/>
                <w:color w:val="C00000"/>
              </w:rPr>
              <w:t>5</w:t>
            </w:r>
            <w:r w:rsidRPr="00292DEB">
              <w:rPr>
                <w:rFonts w:eastAsia="Arial" w:cs="Arial"/>
              </w:rPr>
              <w:t>%.</w:t>
            </w:r>
          </w:p>
          <w:p w14:paraId="231458F7" w14:textId="77777777" w:rsidR="005D0FED" w:rsidRPr="00292DEB" w:rsidRDefault="005D0FED" w:rsidP="00481BFF">
            <w:pPr>
              <w:spacing w:line="276" w:lineRule="auto"/>
              <w:rPr>
                <w:rFonts w:cs="Arial"/>
              </w:rPr>
            </w:pPr>
            <w:r w:rsidRPr="00292DEB">
              <w:rPr>
                <w:rFonts w:cs="Arial"/>
              </w:rPr>
              <w:t xml:space="preserve">Wenn es einen überlebenden Ehepartner und einen geschiedenen Ehepartner gibt, wird der obige Betrag wie folgt verteilt: Der überlebende Ehepartner erhält </w:t>
            </w:r>
            <w:r w:rsidRPr="00292DEB">
              <w:rPr>
                <w:rFonts w:cs="Arial"/>
                <w:color w:val="C00000"/>
              </w:rPr>
              <w:t>75</w:t>
            </w:r>
            <w:r w:rsidRPr="00292DEB">
              <w:rPr>
                <w:rFonts w:cs="Arial"/>
              </w:rPr>
              <w:t xml:space="preserve">% und der geschiedene Ehepartner erhält 25%, wenn die Ehe mindestens </w:t>
            </w:r>
            <w:r w:rsidRPr="00292DEB">
              <w:rPr>
                <w:rFonts w:cs="Arial"/>
                <w:color w:val="C00000"/>
              </w:rPr>
              <w:t>10</w:t>
            </w:r>
            <w:r w:rsidRPr="00292DEB">
              <w:rPr>
                <w:rFonts w:cs="Arial"/>
              </w:rPr>
              <w:t xml:space="preserve"> Jahre dauerte.</w:t>
            </w:r>
          </w:p>
          <w:p w14:paraId="5EA5CAEE" w14:textId="77777777" w:rsidR="005D0FED" w:rsidRPr="00292DEB" w:rsidRDefault="005D0FED" w:rsidP="00481BFF">
            <w:pPr>
              <w:spacing w:line="276" w:lineRule="auto"/>
              <w:rPr>
                <w:rFonts w:eastAsia="Arial" w:cs="Arial"/>
              </w:rPr>
            </w:pPr>
          </w:p>
          <w:p w14:paraId="1966E614" w14:textId="77777777" w:rsidR="005D0FED" w:rsidRPr="00292DEB" w:rsidRDefault="005D0FED" w:rsidP="00481BFF">
            <w:pPr>
              <w:spacing w:line="276" w:lineRule="auto"/>
              <w:rPr>
                <w:rFonts w:eastAsia="Arial" w:cs="Arial"/>
              </w:rPr>
            </w:pPr>
            <w:r w:rsidRPr="00292DEB">
              <w:rPr>
                <w:rFonts w:eastAsia="Arial" w:cs="Arial"/>
              </w:rPr>
              <w:t xml:space="preserve">Wenn die Versicherungszeit des Verstorbenen weniger als </w:t>
            </w:r>
            <w:r w:rsidRPr="00292DEB">
              <w:rPr>
                <w:rFonts w:eastAsia="Arial" w:cs="Arial"/>
                <w:color w:val="C00000"/>
              </w:rPr>
              <w:t>20</w:t>
            </w:r>
            <w:r w:rsidRPr="00292DEB">
              <w:rPr>
                <w:rFonts w:eastAsia="Arial" w:cs="Arial"/>
              </w:rPr>
              <w:t xml:space="preserve"> Jahre beträgt, verringert sich der oben genannte Betrag um </w:t>
            </w:r>
            <w:r w:rsidRPr="00292DEB">
              <w:rPr>
                <w:rFonts w:eastAsia="Arial" w:cs="Arial"/>
                <w:color w:val="C00000"/>
              </w:rPr>
              <w:t>1,25</w:t>
            </w:r>
            <w:r w:rsidRPr="00292DEB">
              <w:rPr>
                <w:rFonts w:eastAsia="Arial" w:cs="Arial"/>
              </w:rPr>
              <w:t xml:space="preserve">% für jedes Versicherungsjahr, das zu den </w:t>
            </w:r>
            <w:r w:rsidRPr="00292DEB">
              <w:rPr>
                <w:rFonts w:eastAsia="Arial" w:cs="Arial"/>
                <w:color w:val="C00000"/>
              </w:rPr>
              <w:t>20</w:t>
            </w:r>
            <w:r w:rsidRPr="00292DEB">
              <w:rPr>
                <w:rFonts w:eastAsia="Arial" w:cs="Arial"/>
              </w:rPr>
              <w:t xml:space="preserve"> Jahren fehlt, aber nicht weniger als </w:t>
            </w:r>
            <w:r w:rsidRPr="00292DEB">
              <w:rPr>
                <w:rFonts w:eastAsia="Arial" w:cs="Arial"/>
                <w:color w:val="C00000"/>
              </w:rPr>
              <w:t>15</w:t>
            </w:r>
            <w:r w:rsidRPr="00292DEB">
              <w:rPr>
                <w:rFonts w:eastAsia="Arial" w:cs="Arial"/>
              </w:rPr>
              <w:t xml:space="preserve"> Versicherungsjahre.</w:t>
            </w:r>
          </w:p>
          <w:p w14:paraId="1B954A09" w14:textId="77777777" w:rsidR="005D0FED" w:rsidRPr="00292DEB" w:rsidRDefault="005D0FED" w:rsidP="00481BFF">
            <w:pPr>
              <w:spacing w:line="276" w:lineRule="auto"/>
              <w:rPr>
                <w:rFonts w:eastAsia="Arial" w:cs="Arial"/>
              </w:rPr>
            </w:pPr>
          </w:p>
          <w:p w14:paraId="4945FAA9" w14:textId="77777777" w:rsidR="005D0FED" w:rsidRPr="00292DEB" w:rsidRDefault="005D0FED" w:rsidP="00481BFF">
            <w:pPr>
              <w:spacing w:line="276" w:lineRule="auto"/>
              <w:rPr>
                <w:rFonts w:cs="Arial"/>
              </w:rPr>
            </w:pPr>
            <w:r w:rsidRPr="00292DEB">
              <w:rPr>
                <w:rFonts w:cs="Arial"/>
              </w:rPr>
              <w:t xml:space="preserve">Bedürftigkeitsprüfung nur für den ge-schiedenen Ehepartner (das persönliche steuerpflichtige Monatsdurchschnitts-einkommen sollte nicht den zweifachen Betrag der Leistungen zur sozialen Solidarität für unversicherte ältere Personen, gezahlt durch die OPEKA, übersteigen, d.h. </w:t>
            </w:r>
            <w:r w:rsidRPr="00292DEB">
              <w:rPr>
                <w:rFonts w:cs="Arial"/>
                <w:color w:val="C00000"/>
              </w:rPr>
              <w:t>2</w:t>
            </w:r>
            <w:r w:rsidRPr="00292DEB">
              <w:rPr>
                <w:rFonts w:cs="Arial"/>
                <w:color w:val="000000"/>
              </w:rPr>
              <w:t>*</w:t>
            </w:r>
            <w:r w:rsidRPr="00292DEB">
              <w:rPr>
                <w:rFonts w:cs="Arial"/>
                <w:color w:val="FF00FF"/>
              </w:rPr>
              <w:t>€409,13</w:t>
            </w:r>
            <w:r w:rsidRPr="00292DEB">
              <w:rPr>
                <w:rFonts w:cs="Arial"/>
                <w:color w:val="000000"/>
              </w:rPr>
              <w:t>=</w:t>
            </w:r>
            <w:r w:rsidRPr="00292DEB">
              <w:rPr>
                <w:rFonts w:cs="Arial"/>
                <w:color w:val="FF00FF"/>
              </w:rPr>
              <w:t xml:space="preserve">€818,26 </w:t>
            </w:r>
            <w:r w:rsidRPr="00292DEB">
              <w:rPr>
                <w:rFonts w:cs="Arial"/>
              </w:rPr>
              <w:t>pro Monat).</w:t>
            </w:r>
          </w:p>
          <w:p w14:paraId="1CADF280" w14:textId="77777777" w:rsidR="005D0FED" w:rsidRPr="00292DEB" w:rsidRDefault="005D0FED" w:rsidP="00481BFF">
            <w:pPr>
              <w:spacing w:line="276" w:lineRule="auto"/>
              <w:rPr>
                <w:rFonts w:cs="Arial"/>
              </w:rPr>
            </w:pPr>
          </w:p>
          <w:p w14:paraId="583CC874" w14:textId="77777777" w:rsidR="005D0FED" w:rsidRPr="00292DEB" w:rsidRDefault="005D0FED" w:rsidP="00481BFF">
            <w:pPr>
              <w:spacing w:line="276" w:lineRule="auto"/>
              <w:rPr>
                <w:rFonts w:cs="Arial"/>
              </w:rPr>
            </w:pPr>
            <w:r w:rsidRPr="00292DEB">
              <w:rPr>
                <w:rFonts w:cs="Arial"/>
              </w:rPr>
              <w:t>Die Leistung wird monatlich gezahlt. Es besteht keine maximale Leistungsdauer. Keine zusätzlichen Zahlungen.</w:t>
            </w:r>
          </w:p>
          <w:p w14:paraId="6B8BD3BE" w14:textId="5529B145" w:rsidR="005D0FED" w:rsidRPr="00292DEB" w:rsidRDefault="005D0FED" w:rsidP="00481BFF">
            <w:pPr>
              <w:spacing w:line="276" w:lineRule="auto"/>
              <w:rPr>
                <w:rFonts w:cs="Arial"/>
              </w:rPr>
            </w:pPr>
          </w:p>
        </w:tc>
        <w:tc>
          <w:tcPr>
            <w:tcW w:w="1370" w:type="pct"/>
          </w:tcPr>
          <w:p w14:paraId="2EE2ED92" w14:textId="77777777" w:rsidR="005D0FED" w:rsidRPr="00292DEB" w:rsidRDefault="005D0FED" w:rsidP="00481BFF">
            <w:pPr>
              <w:spacing w:line="276" w:lineRule="auto"/>
              <w:rPr>
                <w:rFonts w:cs="Arial"/>
                <w:lang w:val="fr-BE"/>
              </w:rPr>
            </w:pPr>
            <w:r w:rsidRPr="00292DEB">
              <w:rPr>
                <w:rFonts w:cs="Arial"/>
                <w:lang w:val="fr-BE"/>
              </w:rPr>
              <w:lastRenderedPageBreak/>
              <w:t xml:space="preserve">Le conjoint survivant reçoit </w:t>
            </w:r>
            <w:r w:rsidRPr="00292DEB">
              <w:rPr>
                <w:rFonts w:cs="Arial"/>
                <w:color w:val="C00000"/>
                <w:lang w:val="fr-BE"/>
              </w:rPr>
              <w:t>70</w:t>
            </w:r>
            <w:r w:rsidRPr="00292DEB">
              <w:rPr>
                <w:rFonts w:cs="Arial"/>
                <w:lang w:val="fr-BE"/>
              </w:rPr>
              <w:t xml:space="preserve">% de la pension que recevait la personne décédée ou de la pension à laquelle il avait droit. </w:t>
            </w:r>
          </w:p>
          <w:p w14:paraId="52C0D54D" w14:textId="77777777" w:rsidR="005D0FED" w:rsidRPr="00292DEB" w:rsidRDefault="005D0FED" w:rsidP="00481BFF">
            <w:pPr>
              <w:spacing w:line="276" w:lineRule="auto"/>
              <w:rPr>
                <w:rFonts w:cs="Arial"/>
                <w:lang w:val="fr-BE"/>
              </w:rPr>
            </w:pPr>
            <w:r w:rsidRPr="00292DEB">
              <w:rPr>
                <w:rFonts w:cs="Arial"/>
                <w:lang w:val="fr-BE"/>
              </w:rPr>
              <w:t xml:space="preserve">Si le mariage a eu lieu après l’ouverture du droit à la pension, la pension du conjoint survivant est réduite de </w:t>
            </w:r>
            <w:r w:rsidRPr="00292DEB">
              <w:rPr>
                <w:rFonts w:cs="Arial"/>
                <w:color w:val="C00000"/>
                <w:lang w:val="fr-BE"/>
              </w:rPr>
              <w:t>1%</w:t>
            </w:r>
            <w:r w:rsidRPr="00292DEB">
              <w:rPr>
                <w:rFonts w:cs="Arial"/>
                <w:lang w:val="fr-BE"/>
              </w:rPr>
              <w:t xml:space="preserve"> à </w:t>
            </w:r>
            <w:r w:rsidRPr="00292DEB">
              <w:rPr>
                <w:rFonts w:cs="Arial"/>
                <w:color w:val="C00000"/>
                <w:lang w:val="fr-BE"/>
              </w:rPr>
              <w:t>5%</w:t>
            </w:r>
            <w:r w:rsidRPr="00292DEB">
              <w:rPr>
                <w:rFonts w:cs="Arial"/>
                <w:lang w:val="fr-BE"/>
              </w:rPr>
              <w:t xml:space="preserve"> en </w:t>
            </w:r>
            <w:r w:rsidRPr="00292DEB">
              <w:rPr>
                <w:rFonts w:cs="Arial"/>
                <w:lang w:val="fr-BE"/>
              </w:rPr>
              <w:lastRenderedPageBreak/>
              <w:t>fonction de la différence d’âge entre la personne décédée et le conjoint survivant.</w:t>
            </w:r>
          </w:p>
          <w:p w14:paraId="4AC3CDF4" w14:textId="77777777" w:rsidR="005D0FED" w:rsidRPr="00292DEB" w:rsidRDefault="005D0FED" w:rsidP="00481BFF">
            <w:pPr>
              <w:spacing w:line="276" w:lineRule="auto"/>
              <w:rPr>
                <w:rFonts w:cs="Arial"/>
                <w:lang w:val="fr-BE"/>
              </w:rPr>
            </w:pPr>
            <w:r w:rsidRPr="00292DEB">
              <w:rPr>
                <w:rFonts w:cs="Arial"/>
                <w:lang w:val="fr-BE"/>
              </w:rPr>
              <w:t xml:space="preserve">En présence d’un conjoint survivant et d’un conjoint divorcé, le montant ci-dessus est alloué comme suit: le conjoint survivant reçoit </w:t>
            </w:r>
            <w:r w:rsidRPr="00292DEB">
              <w:rPr>
                <w:rFonts w:cs="Arial"/>
                <w:color w:val="C00000"/>
                <w:lang w:val="fr-BE"/>
              </w:rPr>
              <w:t>75</w:t>
            </w:r>
            <w:r w:rsidRPr="00292DEB">
              <w:rPr>
                <w:rFonts w:cs="Arial"/>
                <w:lang w:val="fr-BE"/>
              </w:rPr>
              <w:t xml:space="preserve">% et le conjoint divorcé reçoit </w:t>
            </w:r>
            <w:r w:rsidRPr="00292DEB">
              <w:rPr>
                <w:rFonts w:cs="Arial"/>
                <w:color w:val="C00000"/>
                <w:lang w:val="fr-BE"/>
              </w:rPr>
              <w:t>25%</w:t>
            </w:r>
            <w:r w:rsidRPr="00292DEB">
              <w:rPr>
                <w:rFonts w:cs="Arial"/>
                <w:lang w:val="fr-BE"/>
              </w:rPr>
              <w:t xml:space="preserve"> sous réserve que le mariage ait duré au moins </w:t>
            </w:r>
            <w:r w:rsidRPr="00292DEB">
              <w:rPr>
                <w:rFonts w:cs="Arial"/>
                <w:color w:val="C00000"/>
                <w:lang w:val="fr-BE"/>
              </w:rPr>
              <w:t>10</w:t>
            </w:r>
            <w:r w:rsidRPr="00292DEB">
              <w:rPr>
                <w:rFonts w:cs="Arial"/>
                <w:lang w:val="fr-BE"/>
              </w:rPr>
              <w:t xml:space="preserve"> ans.</w:t>
            </w:r>
          </w:p>
          <w:p w14:paraId="54C0E175" w14:textId="77777777" w:rsidR="005D0FED" w:rsidRPr="00292DEB" w:rsidRDefault="005D0FED" w:rsidP="00481BFF">
            <w:pPr>
              <w:spacing w:line="276" w:lineRule="auto"/>
              <w:rPr>
                <w:rFonts w:cs="Arial"/>
                <w:lang w:val="fr-BE"/>
              </w:rPr>
            </w:pPr>
          </w:p>
          <w:p w14:paraId="06961ADA" w14:textId="77777777" w:rsidR="005D0FED" w:rsidRPr="00292DEB" w:rsidRDefault="005D0FED" w:rsidP="00481BFF">
            <w:pPr>
              <w:spacing w:line="276" w:lineRule="auto"/>
              <w:rPr>
                <w:rFonts w:cs="Arial"/>
                <w:lang w:val="fr-BE"/>
              </w:rPr>
            </w:pPr>
            <w:r w:rsidRPr="00292DEB">
              <w:rPr>
                <w:rFonts w:eastAsia="Arial" w:cs="Arial"/>
                <w:lang w:val="fr-BE"/>
              </w:rPr>
              <w:t xml:space="preserve">Si la durée d’assurance de la personne décédée est inférieure à 20 années, le montant ci-dessus est réduit de </w:t>
            </w:r>
            <w:r w:rsidRPr="00292DEB">
              <w:rPr>
                <w:rFonts w:eastAsia="Arial" w:cs="Arial"/>
                <w:color w:val="C00000"/>
                <w:lang w:val="fr-BE"/>
              </w:rPr>
              <w:t>1,25</w:t>
            </w:r>
            <w:r w:rsidRPr="00292DEB">
              <w:rPr>
                <w:rFonts w:eastAsia="Arial" w:cs="Arial"/>
                <w:lang w:val="fr-BE"/>
              </w:rPr>
              <w:t xml:space="preserve">% par année d’assurance manquante pour atteindre la période de 20 ans, étant entendu que 15 années doivent avoir été complétées. </w:t>
            </w:r>
          </w:p>
          <w:p w14:paraId="4790CC66" w14:textId="77777777" w:rsidR="005D0FED" w:rsidRPr="00292DEB" w:rsidRDefault="005D0FED" w:rsidP="00481BFF">
            <w:pPr>
              <w:spacing w:line="276" w:lineRule="auto"/>
              <w:rPr>
                <w:rFonts w:eastAsia="Arial" w:cs="Arial"/>
                <w:lang w:val="fr-BE"/>
              </w:rPr>
            </w:pPr>
          </w:p>
          <w:p w14:paraId="18FE4F88" w14:textId="77777777" w:rsidR="005D0FED" w:rsidRPr="00292DEB" w:rsidRDefault="005D0FED" w:rsidP="00481BFF">
            <w:pPr>
              <w:spacing w:line="276" w:lineRule="auto"/>
              <w:rPr>
                <w:rFonts w:cs="Arial"/>
                <w:lang w:val="fr-BE"/>
              </w:rPr>
            </w:pPr>
            <w:r w:rsidRPr="00292DEB">
              <w:rPr>
                <w:rFonts w:cs="Arial"/>
                <w:lang w:val="fr-BE"/>
              </w:rPr>
              <w:t xml:space="preserve">La prestation est soumise à des conditions de ressources pour le conjoint divorcé (le revenu moyen imposable ne doit pas dépasser deux fois le montant de la prestation de solidarité sociale pour personnes âgées non assurées versée par l’OPEKA, à savoir </w:t>
            </w:r>
            <w:r w:rsidRPr="00292DEB">
              <w:rPr>
                <w:rFonts w:cs="Arial"/>
                <w:color w:val="C00000"/>
                <w:lang w:val="fr-BE"/>
              </w:rPr>
              <w:t>2x</w:t>
            </w:r>
            <w:r w:rsidRPr="00292DEB">
              <w:rPr>
                <w:rFonts w:cs="Arial"/>
                <w:color w:val="FF00FF"/>
                <w:lang w:val="fr-BE"/>
              </w:rPr>
              <w:t>€409,13</w:t>
            </w:r>
            <w:r w:rsidRPr="00292DEB">
              <w:rPr>
                <w:rFonts w:cs="Arial"/>
                <w:lang w:val="fr-BE"/>
              </w:rPr>
              <w:t>=</w:t>
            </w:r>
            <w:r w:rsidRPr="00292DEB">
              <w:rPr>
                <w:rFonts w:cs="Arial"/>
                <w:color w:val="FF00FF"/>
                <w:lang w:val="fr-BE"/>
              </w:rPr>
              <w:t xml:space="preserve">€818,26 </w:t>
            </w:r>
            <w:r w:rsidRPr="00292DEB">
              <w:rPr>
                <w:rFonts w:cs="Arial"/>
                <w:lang w:val="fr-BE"/>
              </w:rPr>
              <w:t>par mois).</w:t>
            </w:r>
          </w:p>
          <w:p w14:paraId="6F3DCC26" w14:textId="77777777" w:rsidR="005D0FED" w:rsidRPr="00292DEB" w:rsidRDefault="005D0FED" w:rsidP="00481BFF">
            <w:pPr>
              <w:keepNext/>
              <w:spacing w:line="276" w:lineRule="auto"/>
              <w:outlineLvl w:val="2"/>
              <w:rPr>
                <w:rFonts w:cs="Arial"/>
                <w:lang w:val="fr-BE"/>
              </w:rPr>
            </w:pPr>
          </w:p>
          <w:p w14:paraId="4ABC6C8E" w14:textId="30CDD367" w:rsidR="005D0FED" w:rsidRPr="00292DEB" w:rsidRDefault="005D0FED" w:rsidP="00481BFF">
            <w:pPr>
              <w:spacing w:line="276" w:lineRule="auto"/>
              <w:rPr>
                <w:rFonts w:cs="Arial"/>
                <w:bCs/>
                <w:lang w:val="fr-BE"/>
              </w:rPr>
            </w:pPr>
            <w:r w:rsidRPr="00292DEB">
              <w:rPr>
                <w:rFonts w:cs="Arial"/>
                <w:lang w:val="fr-BE"/>
              </w:rPr>
              <w:t>La prestation est versée tous les mois. Il n’y a pas de durée maximale de perception de la prestation. Pas de versements complémentaires.</w:t>
            </w:r>
          </w:p>
        </w:tc>
        <w:tc>
          <w:tcPr>
            <w:tcW w:w="1370" w:type="pct"/>
          </w:tcPr>
          <w:p w14:paraId="17032E0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E-VII-12-EL</w:t>
            </w:r>
          </w:p>
          <w:p w14:paraId="700A0AF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surviving spouse receives </w:t>
            </w:r>
            <w:r w:rsidRPr="00292DEB">
              <w:rPr>
                <w:color w:val="C00000"/>
                <w:sz w:val="15"/>
                <w:szCs w:val="15"/>
                <w:lang w:val="en-GB"/>
              </w:rPr>
              <w:t>70</w:t>
            </w:r>
            <w:r w:rsidRPr="00292DEB">
              <w:rPr>
                <w:color w:val="000000"/>
                <w:sz w:val="15"/>
                <w:szCs w:val="15"/>
                <w:lang w:val="en-GB"/>
              </w:rPr>
              <w:t>% of the pension the deceased received or was entitled to receive.</w:t>
            </w:r>
          </w:p>
          <w:p w14:paraId="4C53EE63"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the marriage took place after the old-age pension became payable, the survivor's </w:t>
            </w:r>
            <w:r w:rsidRPr="00292DEB">
              <w:rPr>
                <w:color w:val="000000"/>
                <w:sz w:val="15"/>
                <w:szCs w:val="15"/>
                <w:lang w:val="en-GB"/>
              </w:rPr>
              <w:lastRenderedPageBreak/>
              <w:t xml:space="preserve">pension is reduced depending on the age difference between the deceased and the survivor from </w:t>
            </w:r>
            <w:r w:rsidRPr="00292DEB">
              <w:rPr>
                <w:color w:val="C00000"/>
                <w:sz w:val="15"/>
                <w:szCs w:val="15"/>
                <w:lang w:val="en-GB"/>
              </w:rPr>
              <w:t>1</w:t>
            </w:r>
            <w:r w:rsidRPr="00292DEB">
              <w:rPr>
                <w:color w:val="000000"/>
                <w:sz w:val="15"/>
                <w:szCs w:val="15"/>
                <w:lang w:val="en-GB"/>
              </w:rPr>
              <w:t xml:space="preserve">% to </w:t>
            </w:r>
            <w:r w:rsidRPr="00292DEB">
              <w:rPr>
                <w:color w:val="C00000"/>
                <w:sz w:val="15"/>
                <w:szCs w:val="15"/>
                <w:lang w:val="en-GB"/>
              </w:rPr>
              <w:t>5</w:t>
            </w:r>
            <w:r w:rsidRPr="00292DEB">
              <w:rPr>
                <w:color w:val="000000"/>
                <w:sz w:val="15"/>
                <w:szCs w:val="15"/>
                <w:lang w:val="en-GB"/>
              </w:rPr>
              <w:t>%.</w:t>
            </w:r>
          </w:p>
          <w:p w14:paraId="4AED3696"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there are a surviving spouse and a divorced spouse, the above amount is allocated as follows: the surviving spouse receives </w:t>
            </w:r>
            <w:r w:rsidRPr="00292DEB">
              <w:rPr>
                <w:color w:val="C00000"/>
                <w:sz w:val="15"/>
                <w:szCs w:val="15"/>
                <w:lang w:val="en-GB"/>
              </w:rPr>
              <w:t>75</w:t>
            </w:r>
            <w:r w:rsidRPr="00292DEB">
              <w:rPr>
                <w:color w:val="000000"/>
                <w:sz w:val="15"/>
                <w:szCs w:val="15"/>
                <w:lang w:val="en-GB"/>
              </w:rPr>
              <w:t xml:space="preserve">% and the divorced spouse receives </w:t>
            </w:r>
            <w:r w:rsidRPr="00292DEB">
              <w:rPr>
                <w:color w:val="C00000"/>
                <w:sz w:val="15"/>
                <w:szCs w:val="15"/>
                <w:lang w:val="en-GB"/>
              </w:rPr>
              <w:t>25</w:t>
            </w:r>
            <w:r w:rsidRPr="00292DEB">
              <w:rPr>
                <w:color w:val="000000"/>
                <w:sz w:val="15"/>
                <w:szCs w:val="15"/>
                <w:lang w:val="en-GB"/>
              </w:rPr>
              <w:t xml:space="preserve">%, so long as they were married for at least </w:t>
            </w:r>
            <w:r w:rsidRPr="00292DEB">
              <w:rPr>
                <w:color w:val="C00000"/>
                <w:sz w:val="15"/>
                <w:szCs w:val="15"/>
                <w:lang w:val="en-GB"/>
              </w:rPr>
              <w:t>10</w:t>
            </w:r>
            <w:r w:rsidRPr="00292DEB">
              <w:rPr>
                <w:color w:val="000000"/>
                <w:sz w:val="15"/>
                <w:szCs w:val="15"/>
                <w:lang w:val="en-GB"/>
              </w:rPr>
              <w:t xml:space="preserve"> years.</w:t>
            </w:r>
          </w:p>
          <w:p w14:paraId="0954048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773EF91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the insurance record of the deceased is less than </w:t>
            </w:r>
            <w:r w:rsidRPr="00292DEB">
              <w:rPr>
                <w:color w:val="C00000"/>
                <w:sz w:val="15"/>
                <w:szCs w:val="15"/>
                <w:lang w:val="en-GB"/>
              </w:rPr>
              <w:t xml:space="preserve">20 </w:t>
            </w:r>
            <w:r w:rsidRPr="00292DEB">
              <w:rPr>
                <w:color w:val="000000"/>
                <w:sz w:val="15"/>
                <w:szCs w:val="15"/>
                <w:lang w:val="en-GB"/>
              </w:rPr>
              <w:t xml:space="preserve">years, the above amount declines by </w:t>
            </w:r>
            <w:r w:rsidRPr="00292DEB">
              <w:rPr>
                <w:color w:val="C00000"/>
                <w:sz w:val="15"/>
                <w:szCs w:val="15"/>
                <w:lang w:val="en-GB"/>
              </w:rPr>
              <w:t>1.25</w:t>
            </w:r>
            <w:r w:rsidRPr="00292DEB">
              <w:rPr>
                <w:color w:val="000000"/>
                <w:sz w:val="15"/>
                <w:szCs w:val="15"/>
                <w:lang w:val="en-GB"/>
              </w:rPr>
              <w:t xml:space="preserve">% for each year of insurance which falls short of </w:t>
            </w:r>
            <w:r w:rsidRPr="00292DEB">
              <w:rPr>
                <w:color w:val="C00000"/>
                <w:sz w:val="15"/>
                <w:szCs w:val="15"/>
                <w:lang w:val="en-GB"/>
              </w:rPr>
              <w:t>20</w:t>
            </w:r>
            <w:r w:rsidRPr="00292DEB">
              <w:rPr>
                <w:color w:val="000000"/>
                <w:sz w:val="15"/>
                <w:szCs w:val="15"/>
                <w:lang w:val="en-GB"/>
              </w:rPr>
              <w:t xml:space="preserve"> years, but not less than </w:t>
            </w:r>
            <w:r w:rsidRPr="00292DEB">
              <w:rPr>
                <w:color w:val="C00000"/>
                <w:sz w:val="15"/>
                <w:szCs w:val="15"/>
                <w:lang w:val="en-GB"/>
              </w:rPr>
              <w:t>15</w:t>
            </w:r>
            <w:r w:rsidRPr="00292DEB">
              <w:rPr>
                <w:color w:val="000000"/>
                <w:sz w:val="15"/>
                <w:szCs w:val="15"/>
                <w:lang w:val="en-GB"/>
              </w:rPr>
              <w:t xml:space="preserve"> years of insurance.</w:t>
            </w:r>
          </w:p>
          <w:p w14:paraId="45E8160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73A28088"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Means tested only for the divorced spouse (the personal average monthly taxable income should not exceed twice the amount of the </w:t>
            </w:r>
            <w:r w:rsidRPr="00292DEB">
              <w:rPr>
                <w:color w:val="008000"/>
                <w:sz w:val="15"/>
                <w:szCs w:val="15"/>
                <w:lang w:val="en-GB"/>
              </w:rPr>
              <w:t xml:space="preserve">Social Solidarity Benefit for uninsured Older People </w:t>
            </w:r>
            <w:r w:rsidRPr="00292DEB">
              <w:rPr>
                <w:color w:val="000000" w:themeColor="text1"/>
                <w:sz w:val="15"/>
                <w:szCs w:val="15"/>
                <w:lang w:val="en-GB"/>
              </w:rPr>
              <w:t xml:space="preserve">paid by </w:t>
            </w:r>
            <w:r w:rsidRPr="00292DEB">
              <w:rPr>
                <w:color w:val="008000"/>
                <w:sz w:val="15"/>
                <w:szCs w:val="15"/>
                <w:lang w:val="en-GB"/>
              </w:rPr>
              <w:t>OPEKA</w:t>
            </w:r>
            <w:r w:rsidRPr="00292DEB">
              <w:rPr>
                <w:color w:val="000000" w:themeColor="text1"/>
                <w:sz w:val="15"/>
                <w:szCs w:val="15"/>
                <w:lang w:val="en-GB"/>
              </w:rPr>
              <w:t xml:space="preserve">, i.e. </w:t>
            </w:r>
            <w:r w:rsidRPr="00292DEB">
              <w:rPr>
                <w:color w:val="C00000"/>
                <w:sz w:val="15"/>
                <w:szCs w:val="15"/>
                <w:lang w:val="en-GB"/>
              </w:rPr>
              <w:t>2</w:t>
            </w:r>
            <w:r w:rsidRPr="00292DEB">
              <w:rPr>
                <w:color w:val="000000" w:themeColor="text1"/>
                <w:sz w:val="15"/>
                <w:szCs w:val="15"/>
                <w:lang w:val="en-GB"/>
              </w:rPr>
              <w:t>*</w:t>
            </w:r>
            <w:r w:rsidRPr="00292DEB">
              <w:rPr>
                <w:color w:val="FF00FF"/>
                <w:sz w:val="15"/>
                <w:szCs w:val="15"/>
                <w:lang w:val="en-GB"/>
              </w:rPr>
              <w:t>€</w:t>
            </w:r>
            <w:del w:id="297" w:author="Author">
              <w:r w:rsidRPr="00292DEB">
                <w:rPr>
                  <w:color w:val="FF00FF"/>
                  <w:sz w:val="15"/>
                  <w:szCs w:val="15"/>
                  <w:lang w:val="en-GB"/>
                </w:rPr>
                <w:delText>409.13</w:delText>
              </w:r>
              <w:r w:rsidRPr="00292DEB">
                <w:rPr>
                  <w:color w:val="000000" w:themeColor="text1"/>
                  <w:sz w:val="15"/>
                  <w:szCs w:val="15"/>
                  <w:lang w:val="en-GB"/>
                </w:rPr>
                <w:delText>=</w:delText>
              </w:r>
              <w:r w:rsidRPr="00292DEB">
                <w:rPr>
                  <w:color w:val="FF00FF"/>
                  <w:sz w:val="15"/>
                  <w:szCs w:val="15"/>
                  <w:lang w:val="en-GB"/>
                </w:rPr>
                <w:delText>€818.26</w:delText>
              </w:r>
            </w:del>
            <w:ins w:id="298" w:author="Author">
              <w:r w:rsidRPr="00292DEB">
                <w:rPr>
                  <w:color w:val="FF00FF"/>
                  <w:sz w:val="15"/>
                  <w:szCs w:val="15"/>
                  <w:lang w:val="en-GB"/>
                </w:rPr>
                <w:t xml:space="preserve">418.95 </w:t>
              </w:r>
              <w:r w:rsidRPr="00292DEB">
                <w:rPr>
                  <w:color w:val="000000" w:themeColor="text1"/>
                  <w:sz w:val="15"/>
                  <w:szCs w:val="15"/>
                  <w:lang w:val="en-GB"/>
                </w:rPr>
                <w:t>=</w:t>
              </w:r>
              <w:r w:rsidRPr="00292DEB">
                <w:rPr>
                  <w:color w:val="FF00FF"/>
                  <w:sz w:val="15"/>
                  <w:szCs w:val="15"/>
                  <w:lang w:val="en-GB"/>
                </w:rPr>
                <w:t>€837.90</w:t>
              </w:r>
            </w:ins>
            <w:r w:rsidRPr="00292DEB">
              <w:rPr>
                <w:color w:val="FF00FF"/>
                <w:sz w:val="15"/>
                <w:szCs w:val="15"/>
                <w:lang w:val="en-GB"/>
              </w:rPr>
              <w:t xml:space="preserve"> </w:t>
            </w:r>
            <w:r w:rsidRPr="00292DEB">
              <w:rPr>
                <w:color w:val="000000" w:themeColor="text1"/>
                <w:sz w:val="15"/>
                <w:szCs w:val="15"/>
                <w:lang w:val="en-GB"/>
              </w:rPr>
              <w:t>per month).</w:t>
            </w:r>
          </w:p>
          <w:p w14:paraId="3C29C7C2"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29E13C1D"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The benefit is paid every month and there is no maximum duration of benefit receipt. </w:t>
            </w:r>
            <w:r w:rsidRPr="00292DEB">
              <w:rPr>
                <w:color w:val="000000"/>
                <w:sz w:val="15"/>
                <w:szCs w:val="15"/>
              </w:rPr>
              <w:t xml:space="preserve">No </w:t>
            </w:r>
            <w:proofErr w:type="spellStart"/>
            <w:r w:rsidRPr="00292DEB">
              <w:rPr>
                <w:color w:val="000000"/>
                <w:sz w:val="15"/>
                <w:szCs w:val="15"/>
              </w:rPr>
              <w:t>additional</w:t>
            </w:r>
            <w:proofErr w:type="spellEnd"/>
            <w:r w:rsidRPr="00292DEB">
              <w:rPr>
                <w:color w:val="000000"/>
                <w:sz w:val="15"/>
                <w:szCs w:val="15"/>
              </w:rPr>
              <w:t xml:space="preserve"> </w:t>
            </w:r>
            <w:proofErr w:type="spellStart"/>
            <w:r w:rsidRPr="00292DEB">
              <w:rPr>
                <w:color w:val="000000"/>
                <w:sz w:val="15"/>
                <w:szCs w:val="15"/>
              </w:rPr>
              <w:t>payments</w:t>
            </w:r>
            <w:proofErr w:type="spellEnd"/>
            <w:r w:rsidRPr="00292DEB">
              <w:rPr>
                <w:color w:val="000000"/>
                <w:sz w:val="15"/>
                <w:szCs w:val="15"/>
              </w:rPr>
              <w:t>.</w:t>
            </w:r>
          </w:p>
          <w:p w14:paraId="668A1D48" w14:textId="436F3D0C"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7F8067C3" w14:textId="77777777" w:rsidR="005D0FED" w:rsidRPr="00292DEB" w:rsidRDefault="005D0FED" w:rsidP="00481BFF">
            <w:pPr>
              <w:spacing w:line="276" w:lineRule="auto"/>
              <w:rPr>
                <w:rFonts w:cs="Arial"/>
                <w:color w:val="0000FF"/>
                <w:lang w:val="fr-FR"/>
              </w:rPr>
            </w:pPr>
            <w:r w:rsidRPr="00292DEB">
              <w:rPr>
                <w:rFonts w:cs="Arial"/>
                <w:color w:val="0000FF"/>
                <w:lang w:val="fr-FR"/>
              </w:rPr>
              <w:lastRenderedPageBreak/>
              <w:t>7</w:t>
            </w:r>
          </w:p>
          <w:p w14:paraId="798B828B" w14:textId="77777777" w:rsidR="005D0FED" w:rsidRPr="00292DEB" w:rsidRDefault="005D0FED" w:rsidP="00481BFF">
            <w:pPr>
              <w:spacing w:line="276" w:lineRule="auto"/>
              <w:rPr>
                <w:rFonts w:cs="Arial"/>
                <w:color w:val="0000FF"/>
                <w:lang w:val="en-US"/>
              </w:rPr>
            </w:pPr>
          </w:p>
        </w:tc>
        <w:tc>
          <w:tcPr>
            <w:tcW w:w="127" w:type="pct"/>
          </w:tcPr>
          <w:p w14:paraId="7C199906" w14:textId="77777777" w:rsidR="005D0FED" w:rsidRPr="00292DEB" w:rsidRDefault="005D0FED" w:rsidP="00481BFF">
            <w:pPr>
              <w:spacing w:line="276" w:lineRule="auto"/>
              <w:rPr>
                <w:rFonts w:cs="Arial"/>
                <w:color w:val="0000FF"/>
                <w:lang w:val="fr-FR"/>
              </w:rPr>
            </w:pPr>
            <w:r w:rsidRPr="00292DEB">
              <w:rPr>
                <w:rFonts w:cs="Arial"/>
                <w:color w:val="0000FF"/>
                <w:lang w:val="fr-FR"/>
              </w:rPr>
              <w:t>12</w:t>
            </w:r>
          </w:p>
          <w:p w14:paraId="65059673" w14:textId="77777777" w:rsidR="005D0FED" w:rsidRPr="00292DEB" w:rsidRDefault="005D0FED" w:rsidP="00481BFF">
            <w:pPr>
              <w:spacing w:line="276" w:lineRule="auto"/>
              <w:rPr>
                <w:rFonts w:cs="Arial"/>
                <w:color w:val="0000FF"/>
                <w:lang w:val="en-US"/>
              </w:rPr>
            </w:pPr>
          </w:p>
        </w:tc>
        <w:tc>
          <w:tcPr>
            <w:tcW w:w="402" w:type="pct"/>
          </w:tcPr>
          <w:p w14:paraId="7D107EAD"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483C9B77" w14:textId="77777777" w:rsidR="005D0FED" w:rsidRPr="00292DEB" w:rsidRDefault="005D0FED" w:rsidP="00481BFF">
            <w:pPr>
              <w:spacing w:line="276" w:lineRule="auto"/>
              <w:rPr>
                <w:rFonts w:cs="Arial"/>
                <w:color w:val="0000FF"/>
                <w:lang w:val="en-US"/>
              </w:rPr>
            </w:pPr>
          </w:p>
        </w:tc>
      </w:tr>
      <w:tr w:rsidR="005D0FED" w:rsidRPr="00292DEB" w14:paraId="7E9CA9AB" w14:textId="77777777" w:rsidTr="005D0FED">
        <w:tc>
          <w:tcPr>
            <w:tcW w:w="193" w:type="pct"/>
          </w:tcPr>
          <w:p w14:paraId="677E9DD7" w14:textId="77777777" w:rsidR="005D0FED" w:rsidRPr="00292DEB" w:rsidRDefault="005D0FED" w:rsidP="00481BFF">
            <w:pPr>
              <w:spacing w:line="276" w:lineRule="auto"/>
              <w:jc w:val="left"/>
              <w:rPr>
                <w:rFonts w:cs="Arial"/>
                <w:lang w:val="en-GB"/>
              </w:rPr>
            </w:pPr>
            <w:r w:rsidRPr="00292DEB">
              <w:rPr>
                <w:rFonts w:cs="Arial"/>
                <w:lang w:val="en-GB"/>
              </w:rPr>
              <w:t>EL</w:t>
            </w:r>
          </w:p>
          <w:p w14:paraId="7F7A3B4F" w14:textId="77777777" w:rsidR="005D0FED" w:rsidRPr="00292DEB" w:rsidRDefault="005D0FED" w:rsidP="00481BFF">
            <w:pPr>
              <w:spacing w:line="276" w:lineRule="auto"/>
              <w:jc w:val="left"/>
              <w:rPr>
                <w:rFonts w:cs="Arial"/>
                <w:lang w:val="en-GB"/>
              </w:rPr>
            </w:pPr>
            <w:r w:rsidRPr="00292DEB">
              <w:rPr>
                <w:rFonts w:cs="Arial"/>
                <w:lang w:val="en-GB"/>
              </w:rPr>
              <w:t>EL</w:t>
            </w:r>
          </w:p>
          <w:p w14:paraId="0F424FB8" w14:textId="77777777" w:rsidR="005D0FED" w:rsidRPr="00292DEB" w:rsidRDefault="005D0FED" w:rsidP="00481BFF">
            <w:pPr>
              <w:spacing w:line="276" w:lineRule="auto"/>
              <w:jc w:val="left"/>
              <w:rPr>
                <w:rFonts w:cs="Arial"/>
                <w:lang w:val="en-GB"/>
              </w:rPr>
            </w:pPr>
            <w:r w:rsidRPr="00292DEB">
              <w:rPr>
                <w:rFonts w:cs="Arial"/>
                <w:lang w:val="en-GB"/>
              </w:rPr>
              <w:t>EL</w:t>
            </w:r>
          </w:p>
          <w:p w14:paraId="68AD8636" w14:textId="7DF90FCB"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6333EB29" w14:textId="77777777" w:rsidR="005D0FED" w:rsidRPr="00292DEB" w:rsidRDefault="005D0FED" w:rsidP="00481BFF">
            <w:pPr>
              <w:spacing w:line="276" w:lineRule="auto"/>
              <w:rPr>
                <w:rFonts w:cs="Arial"/>
              </w:rPr>
            </w:pPr>
            <w:r w:rsidRPr="00292DEB">
              <w:rPr>
                <w:rFonts w:cs="Arial"/>
              </w:rPr>
              <w:t>Wegfall der Rente, wenn der überlebende Ehepartner oder Partner erneut heiratet oder eine neue Lebenspartnerschaft eingeht.</w:t>
            </w:r>
          </w:p>
          <w:p w14:paraId="39F9BF67" w14:textId="43FD8A39" w:rsidR="005D0FED" w:rsidRPr="00292DEB" w:rsidRDefault="005D0FED" w:rsidP="00481BFF">
            <w:pPr>
              <w:spacing w:line="276" w:lineRule="auto"/>
              <w:rPr>
                <w:rFonts w:cs="Arial"/>
              </w:rPr>
            </w:pPr>
          </w:p>
        </w:tc>
        <w:tc>
          <w:tcPr>
            <w:tcW w:w="1370" w:type="pct"/>
          </w:tcPr>
          <w:p w14:paraId="5286CA21" w14:textId="77777777" w:rsidR="005D0FED" w:rsidRPr="00292DEB" w:rsidRDefault="005D0FED" w:rsidP="00481BFF">
            <w:pPr>
              <w:spacing w:line="276" w:lineRule="auto"/>
              <w:rPr>
                <w:rFonts w:cs="Arial"/>
                <w:lang w:val="fr-BE"/>
              </w:rPr>
            </w:pPr>
            <w:r w:rsidRPr="00292DEB">
              <w:rPr>
                <w:rFonts w:cs="Arial"/>
                <w:lang w:val="fr-BE"/>
              </w:rPr>
              <w:t>Suppression de la pension si le conjoint survivant ou le partenaire se remarie ou conclut un nouveau partenariat.</w:t>
            </w:r>
          </w:p>
          <w:p w14:paraId="076086F0" w14:textId="59D16E71" w:rsidR="005D0FED" w:rsidRPr="00292DEB" w:rsidRDefault="005D0FED" w:rsidP="00481BFF">
            <w:pPr>
              <w:spacing w:line="276" w:lineRule="auto"/>
              <w:rPr>
                <w:rFonts w:cs="Arial"/>
                <w:lang w:val="fr-BE"/>
              </w:rPr>
            </w:pPr>
          </w:p>
        </w:tc>
        <w:tc>
          <w:tcPr>
            <w:tcW w:w="1370" w:type="pct"/>
          </w:tcPr>
          <w:p w14:paraId="40CBE7D2"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E-VII-13-EL</w:t>
            </w:r>
          </w:p>
          <w:p w14:paraId="69894179" w14:textId="77777777" w:rsidR="005D0FED" w:rsidRPr="00292DEB" w:rsidRDefault="005D0FED" w:rsidP="00481BFF">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 xml:space="preserve">The pension ceases if the surviving spouse or partner remarries or </w:t>
            </w:r>
            <w:proofErr w:type="gramStart"/>
            <w:r w:rsidRPr="00292DEB">
              <w:rPr>
                <w:color w:val="000000"/>
                <w:sz w:val="15"/>
                <w:szCs w:val="15"/>
                <w:lang w:val="en-GB"/>
              </w:rPr>
              <w:t>enters into</w:t>
            </w:r>
            <w:proofErr w:type="gramEnd"/>
            <w:r w:rsidRPr="00292DEB">
              <w:rPr>
                <w:color w:val="000000"/>
                <w:sz w:val="15"/>
                <w:szCs w:val="15"/>
                <w:lang w:val="en-GB"/>
              </w:rPr>
              <w:t xml:space="preserve"> a new partnership.</w:t>
            </w:r>
          </w:p>
          <w:p w14:paraId="30E560CE" w14:textId="75B2C8F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CD8AAA8"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73BABFD1" w14:textId="77777777" w:rsidR="005D0FED" w:rsidRPr="00292DEB" w:rsidRDefault="005D0FED" w:rsidP="00481BFF">
            <w:pPr>
              <w:spacing w:line="276" w:lineRule="auto"/>
              <w:rPr>
                <w:rFonts w:cs="Arial"/>
                <w:color w:val="0000FF"/>
                <w:lang w:val="en-US"/>
              </w:rPr>
            </w:pPr>
          </w:p>
        </w:tc>
        <w:tc>
          <w:tcPr>
            <w:tcW w:w="127" w:type="pct"/>
          </w:tcPr>
          <w:p w14:paraId="1F17D9F5" w14:textId="77777777" w:rsidR="005D0FED" w:rsidRPr="00292DEB" w:rsidRDefault="005D0FED" w:rsidP="00481BFF">
            <w:pPr>
              <w:spacing w:line="276" w:lineRule="auto"/>
              <w:rPr>
                <w:rFonts w:cs="Arial"/>
                <w:color w:val="0000FF"/>
                <w:lang w:val="fr-FR"/>
              </w:rPr>
            </w:pPr>
            <w:r w:rsidRPr="00292DEB">
              <w:rPr>
                <w:rFonts w:cs="Arial"/>
                <w:color w:val="0000FF"/>
                <w:lang w:val="fr-FR"/>
              </w:rPr>
              <w:t>13</w:t>
            </w:r>
          </w:p>
          <w:p w14:paraId="4CC3BBAF" w14:textId="77777777" w:rsidR="005D0FED" w:rsidRPr="00292DEB" w:rsidRDefault="005D0FED" w:rsidP="00481BFF">
            <w:pPr>
              <w:spacing w:line="276" w:lineRule="auto"/>
              <w:rPr>
                <w:rFonts w:cs="Arial"/>
                <w:color w:val="0000FF"/>
                <w:lang w:val="en-US"/>
              </w:rPr>
            </w:pPr>
          </w:p>
        </w:tc>
        <w:tc>
          <w:tcPr>
            <w:tcW w:w="402" w:type="pct"/>
          </w:tcPr>
          <w:p w14:paraId="71114745"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EDAE555" w14:textId="77777777" w:rsidR="005D0FED" w:rsidRPr="00292DEB" w:rsidRDefault="005D0FED" w:rsidP="00481BFF">
            <w:pPr>
              <w:spacing w:line="276" w:lineRule="auto"/>
              <w:rPr>
                <w:rFonts w:cs="Arial"/>
                <w:color w:val="0000FF"/>
                <w:lang w:val="en-US"/>
              </w:rPr>
            </w:pPr>
          </w:p>
        </w:tc>
      </w:tr>
      <w:tr w:rsidR="005D0FED" w:rsidRPr="00292DEB" w14:paraId="449B1C9E" w14:textId="77777777" w:rsidTr="005D0FED">
        <w:tc>
          <w:tcPr>
            <w:tcW w:w="193" w:type="pct"/>
          </w:tcPr>
          <w:p w14:paraId="6CE2F554" w14:textId="77777777" w:rsidR="005D0FED" w:rsidRPr="00292DEB" w:rsidRDefault="005D0FED" w:rsidP="00481BFF">
            <w:pPr>
              <w:spacing w:line="276" w:lineRule="auto"/>
              <w:jc w:val="left"/>
              <w:rPr>
                <w:rFonts w:cs="Arial"/>
                <w:lang w:val="en-GB"/>
              </w:rPr>
            </w:pPr>
            <w:r w:rsidRPr="00292DEB">
              <w:rPr>
                <w:rFonts w:cs="Arial"/>
                <w:lang w:val="en-GB"/>
              </w:rPr>
              <w:t>EL</w:t>
            </w:r>
          </w:p>
          <w:p w14:paraId="5B260360" w14:textId="59EA9252"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19ECCD7E" w14:textId="77777777" w:rsidR="005D0FED" w:rsidRPr="00292DEB" w:rsidRDefault="005D0FED" w:rsidP="00481BFF">
            <w:pPr>
              <w:spacing w:line="276" w:lineRule="auto"/>
              <w:rPr>
                <w:rFonts w:cs="Arial"/>
              </w:rPr>
            </w:pPr>
            <w:r w:rsidRPr="00292DEB">
              <w:rPr>
                <w:rFonts w:cs="Arial"/>
              </w:rPr>
              <w:t xml:space="preserve">Jedes Kind erhält </w:t>
            </w:r>
            <w:r w:rsidRPr="00292DEB">
              <w:rPr>
                <w:rFonts w:cs="Arial"/>
                <w:color w:val="C00000"/>
              </w:rPr>
              <w:t>25%</w:t>
            </w:r>
            <w:r w:rsidRPr="00292DEB">
              <w:rPr>
                <w:rFonts w:cs="Arial"/>
              </w:rPr>
              <w:t xml:space="preserve"> des verstorbenen Elternteils. </w:t>
            </w:r>
          </w:p>
          <w:p w14:paraId="2C941478" w14:textId="77777777" w:rsidR="005D0FED" w:rsidRPr="00292DEB" w:rsidRDefault="005D0FED" w:rsidP="00481BFF">
            <w:pPr>
              <w:spacing w:line="276" w:lineRule="auto"/>
              <w:rPr>
                <w:rFonts w:cs="Arial"/>
              </w:rPr>
            </w:pPr>
          </w:p>
          <w:p w14:paraId="47E21430" w14:textId="77777777" w:rsidR="005D0FED" w:rsidRPr="00292DEB" w:rsidRDefault="005D0FED" w:rsidP="00481BFF">
            <w:pPr>
              <w:spacing w:line="276" w:lineRule="auto"/>
              <w:rPr>
                <w:rFonts w:cs="Arial"/>
              </w:rPr>
            </w:pPr>
            <w:r w:rsidRPr="00292DEB">
              <w:rPr>
                <w:rFonts w:cs="Arial"/>
              </w:rPr>
              <w:t xml:space="preserve">Wenn das Kind beide Eltern verloren hat, wird der bezogene Betrag verdoppelt (auf </w:t>
            </w:r>
            <w:r w:rsidRPr="00292DEB">
              <w:rPr>
                <w:rFonts w:cs="Arial"/>
                <w:color w:val="C00000"/>
              </w:rPr>
              <w:t>50%</w:t>
            </w:r>
            <w:r w:rsidRPr="00292DEB">
              <w:rPr>
                <w:rFonts w:cs="Arial"/>
              </w:rPr>
              <w:t>) und darf den gesetzlichen Mindestbetrag nicht unterschreiten.</w:t>
            </w:r>
          </w:p>
          <w:p w14:paraId="472D520C" w14:textId="77777777" w:rsidR="005D0FED" w:rsidRPr="00292DEB" w:rsidRDefault="005D0FED" w:rsidP="00481BFF">
            <w:pPr>
              <w:spacing w:line="276" w:lineRule="auto"/>
              <w:rPr>
                <w:rFonts w:cs="Arial"/>
              </w:rPr>
            </w:pPr>
            <w:r w:rsidRPr="00292DEB">
              <w:rPr>
                <w:rFonts w:cs="Arial"/>
              </w:rPr>
              <w:t>Diese Leistung unterliegt nicht der Bedürftigkeitsprüfung.</w:t>
            </w:r>
          </w:p>
          <w:p w14:paraId="30B183AE" w14:textId="77777777" w:rsidR="005D0FED" w:rsidRPr="00292DEB" w:rsidRDefault="005D0FED" w:rsidP="00481BFF">
            <w:pPr>
              <w:spacing w:line="276" w:lineRule="auto"/>
              <w:rPr>
                <w:rFonts w:cs="Arial"/>
              </w:rPr>
            </w:pPr>
          </w:p>
          <w:p w14:paraId="25158494" w14:textId="77777777" w:rsidR="005D0FED" w:rsidRPr="00292DEB" w:rsidRDefault="005D0FED" w:rsidP="00481BFF">
            <w:pPr>
              <w:spacing w:line="276" w:lineRule="auto"/>
              <w:rPr>
                <w:rFonts w:cs="Arial"/>
              </w:rPr>
            </w:pPr>
            <w:r w:rsidRPr="00292DEB">
              <w:rPr>
                <w:rFonts w:cs="Arial"/>
              </w:rPr>
              <w:t>Die Leistung wird monatlich gezahlt. Keine zusätzlichen Zahlungen.</w:t>
            </w:r>
          </w:p>
          <w:p w14:paraId="0C2855DD" w14:textId="18052F1B" w:rsidR="005D0FED" w:rsidRPr="00292DEB" w:rsidRDefault="005D0FED" w:rsidP="00481BFF">
            <w:pPr>
              <w:spacing w:line="276" w:lineRule="auto"/>
              <w:rPr>
                <w:rFonts w:eastAsia="Arial" w:cs="Arial"/>
                <w:color w:val="FF00FF"/>
              </w:rPr>
            </w:pPr>
          </w:p>
        </w:tc>
        <w:tc>
          <w:tcPr>
            <w:tcW w:w="1370" w:type="pct"/>
          </w:tcPr>
          <w:p w14:paraId="458BD77D" w14:textId="77777777" w:rsidR="005D0FED" w:rsidRPr="00292DEB" w:rsidRDefault="005D0FED" w:rsidP="00481BFF">
            <w:pPr>
              <w:numPr>
                <w:ilvl w:val="12"/>
                <w:numId w:val="0"/>
              </w:numPr>
              <w:spacing w:line="276" w:lineRule="auto"/>
              <w:rPr>
                <w:rFonts w:cs="Arial"/>
                <w:lang w:val="fr-BE"/>
              </w:rPr>
            </w:pPr>
            <w:r w:rsidRPr="00292DEB">
              <w:rPr>
                <w:rFonts w:cs="Arial"/>
                <w:lang w:val="fr-BE"/>
              </w:rPr>
              <w:t xml:space="preserve">Chaque enfant reçoit </w:t>
            </w:r>
            <w:r w:rsidRPr="00292DEB">
              <w:rPr>
                <w:rFonts w:cs="Arial"/>
                <w:color w:val="C00000"/>
                <w:lang w:val="fr-BE"/>
              </w:rPr>
              <w:t>25%</w:t>
            </w:r>
            <w:r w:rsidRPr="00292DEB">
              <w:rPr>
                <w:rFonts w:cs="Arial"/>
                <w:lang w:val="fr-BE"/>
              </w:rPr>
              <w:t xml:space="preserve"> de la pension du parent décédé. </w:t>
            </w:r>
          </w:p>
          <w:p w14:paraId="20D6B951" w14:textId="77777777" w:rsidR="005D0FED" w:rsidRPr="00292DEB" w:rsidRDefault="005D0FED" w:rsidP="00481BFF">
            <w:pPr>
              <w:numPr>
                <w:ilvl w:val="12"/>
                <w:numId w:val="0"/>
              </w:numPr>
              <w:spacing w:line="276" w:lineRule="auto"/>
              <w:rPr>
                <w:rFonts w:cs="Arial"/>
                <w:lang w:val="fr-BE"/>
              </w:rPr>
            </w:pPr>
          </w:p>
          <w:p w14:paraId="68902945" w14:textId="77777777" w:rsidR="005D0FED" w:rsidRPr="00292DEB" w:rsidRDefault="005D0FED" w:rsidP="00481BFF">
            <w:pPr>
              <w:numPr>
                <w:ilvl w:val="12"/>
                <w:numId w:val="0"/>
              </w:numPr>
              <w:spacing w:line="276" w:lineRule="auto"/>
              <w:rPr>
                <w:rFonts w:cs="Arial"/>
                <w:lang w:val="fr-BE"/>
              </w:rPr>
            </w:pPr>
            <w:r w:rsidRPr="00292DEB">
              <w:rPr>
                <w:rFonts w:cs="Arial"/>
                <w:lang w:val="fr-BE"/>
              </w:rPr>
              <w:t>Si l’enfant est orphelin de père et de mère, le montant perçu est doublé et ne peut pas être inférieur au montant minimum légal.</w:t>
            </w:r>
          </w:p>
          <w:p w14:paraId="7D8C3BE4" w14:textId="77777777" w:rsidR="005D0FED" w:rsidRPr="00292DEB" w:rsidRDefault="005D0FED" w:rsidP="00481BFF">
            <w:pPr>
              <w:spacing w:line="276" w:lineRule="auto"/>
              <w:rPr>
                <w:rFonts w:cs="Arial"/>
                <w:lang w:val="fr-BE"/>
              </w:rPr>
            </w:pPr>
            <w:r w:rsidRPr="00292DEB">
              <w:rPr>
                <w:rFonts w:cs="Arial"/>
                <w:lang w:val="fr-BE"/>
              </w:rPr>
              <w:t>La prestation n’est pas soumise à un examen de ressources.</w:t>
            </w:r>
          </w:p>
          <w:p w14:paraId="07E29563" w14:textId="77777777" w:rsidR="005D0FED" w:rsidRPr="00292DEB" w:rsidRDefault="005D0FED" w:rsidP="00481BFF">
            <w:pPr>
              <w:keepNext/>
              <w:spacing w:after="40" w:line="276" w:lineRule="auto"/>
              <w:outlineLvl w:val="2"/>
              <w:rPr>
                <w:rFonts w:cs="Arial"/>
                <w:b/>
                <w:color w:val="FF0000"/>
                <w:lang w:val="fr-BE"/>
              </w:rPr>
            </w:pPr>
          </w:p>
          <w:p w14:paraId="1A3D2746" w14:textId="1A89BEAD" w:rsidR="005D0FED" w:rsidRPr="00292DEB" w:rsidRDefault="005D0FED" w:rsidP="00481BFF">
            <w:pPr>
              <w:spacing w:line="276" w:lineRule="auto"/>
              <w:rPr>
                <w:rFonts w:cs="Arial"/>
                <w:bCs/>
                <w:color w:val="FF00FF"/>
                <w:lang w:val="fr-BE"/>
              </w:rPr>
            </w:pPr>
            <w:r w:rsidRPr="00292DEB">
              <w:rPr>
                <w:rFonts w:cs="Arial"/>
                <w:lang w:val="fr-BE"/>
              </w:rPr>
              <w:t>La prestation est versée tous les mois. Pas de versements complémentaires.</w:t>
            </w:r>
          </w:p>
        </w:tc>
        <w:tc>
          <w:tcPr>
            <w:tcW w:w="1370" w:type="pct"/>
          </w:tcPr>
          <w:p w14:paraId="51A1A52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E-VII-14-EL</w:t>
            </w:r>
          </w:p>
          <w:p w14:paraId="4149E67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Each child receives </w:t>
            </w:r>
            <w:r w:rsidRPr="00292DEB">
              <w:rPr>
                <w:color w:val="C00000"/>
                <w:sz w:val="15"/>
                <w:szCs w:val="15"/>
                <w:lang w:val="en-GB"/>
              </w:rPr>
              <w:t>25</w:t>
            </w:r>
            <w:r w:rsidRPr="00292DEB">
              <w:rPr>
                <w:color w:val="000000"/>
                <w:sz w:val="15"/>
                <w:szCs w:val="15"/>
                <w:lang w:val="en-GB"/>
              </w:rPr>
              <w:t xml:space="preserve">% of the pension of the deceased parent. </w:t>
            </w:r>
          </w:p>
          <w:p w14:paraId="4B1A610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4E08490A"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If the child has lost both parents, the amount received is doubled and cannot fall short of the statutory minimum amount.</w:t>
            </w:r>
          </w:p>
          <w:p w14:paraId="2EE6F12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benefit is not means-tested.</w:t>
            </w:r>
          </w:p>
          <w:p w14:paraId="6CBD596D"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371C8DA7"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The benefit is paid every month. </w:t>
            </w:r>
            <w:r w:rsidRPr="00292DEB">
              <w:rPr>
                <w:color w:val="000000"/>
                <w:sz w:val="15"/>
                <w:szCs w:val="15"/>
              </w:rPr>
              <w:t xml:space="preserve">No </w:t>
            </w:r>
            <w:proofErr w:type="spellStart"/>
            <w:r w:rsidRPr="00292DEB">
              <w:rPr>
                <w:color w:val="000000"/>
                <w:sz w:val="15"/>
                <w:szCs w:val="15"/>
              </w:rPr>
              <w:t>additional</w:t>
            </w:r>
            <w:proofErr w:type="spellEnd"/>
            <w:r w:rsidRPr="00292DEB">
              <w:rPr>
                <w:color w:val="000000"/>
                <w:sz w:val="15"/>
                <w:szCs w:val="15"/>
              </w:rPr>
              <w:t xml:space="preserve"> </w:t>
            </w:r>
            <w:proofErr w:type="spellStart"/>
            <w:r w:rsidRPr="00292DEB">
              <w:rPr>
                <w:color w:val="000000"/>
                <w:sz w:val="15"/>
                <w:szCs w:val="15"/>
              </w:rPr>
              <w:t>payments</w:t>
            </w:r>
            <w:proofErr w:type="spellEnd"/>
            <w:r w:rsidRPr="00292DEB">
              <w:rPr>
                <w:color w:val="000000"/>
                <w:sz w:val="15"/>
                <w:szCs w:val="15"/>
              </w:rPr>
              <w:t>.</w:t>
            </w:r>
          </w:p>
          <w:p w14:paraId="64802D7C" w14:textId="31DAB9BC"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EE815E8"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7BA3225A" w14:textId="77777777" w:rsidR="005D0FED" w:rsidRPr="00292DEB" w:rsidRDefault="005D0FED" w:rsidP="00481BFF">
            <w:pPr>
              <w:spacing w:line="276" w:lineRule="auto"/>
              <w:rPr>
                <w:rFonts w:cs="Arial"/>
                <w:color w:val="0000FF"/>
                <w:lang w:val="en-US"/>
              </w:rPr>
            </w:pPr>
          </w:p>
        </w:tc>
        <w:tc>
          <w:tcPr>
            <w:tcW w:w="127" w:type="pct"/>
          </w:tcPr>
          <w:p w14:paraId="689D383A" w14:textId="77777777" w:rsidR="005D0FED" w:rsidRPr="00292DEB" w:rsidRDefault="005D0FED" w:rsidP="00481BFF">
            <w:pPr>
              <w:spacing w:line="276" w:lineRule="auto"/>
              <w:rPr>
                <w:rFonts w:cs="Arial"/>
                <w:color w:val="0000FF"/>
                <w:lang w:val="fr-FR"/>
              </w:rPr>
            </w:pPr>
            <w:r w:rsidRPr="00292DEB">
              <w:rPr>
                <w:rFonts w:cs="Arial"/>
                <w:color w:val="0000FF"/>
                <w:lang w:val="fr-FR"/>
              </w:rPr>
              <w:t>14</w:t>
            </w:r>
          </w:p>
          <w:p w14:paraId="40160D61" w14:textId="77777777" w:rsidR="005D0FED" w:rsidRPr="00292DEB" w:rsidRDefault="005D0FED" w:rsidP="00481BFF">
            <w:pPr>
              <w:spacing w:line="276" w:lineRule="auto"/>
              <w:rPr>
                <w:rFonts w:cs="Arial"/>
                <w:color w:val="0000FF"/>
                <w:lang w:val="en-US"/>
              </w:rPr>
            </w:pPr>
          </w:p>
        </w:tc>
        <w:tc>
          <w:tcPr>
            <w:tcW w:w="402" w:type="pct"/>
          </w:tcPr>
          <w:p w14:paraId="7282E5D4"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4EC3B247" w14:textId="77777777" w:rsidR="005D0FED" w:rsidRPr="00292DEB" w:rsidRDefault="005D0FED" w:rsidP="00481BFF">
            <w:pPr>
              <w:spacing w:line="276" w:lineRule="auto"/>
              <w:rPr>
                <w:rFonts w:cs="Arial"/>
                <w:color w:val="0000FF"/>
                <w:lang w:val="en-US"/>
              </w:rPr>
            </w:pPr>
          </w:p>
        </w:tc>
      </w:tr>
      <w:tr w:rsidR="005D0FED" w:rsidRPr="00292DEB" w14:paraId="5AB8FA1E" w14:textId="77777777" w:rsidTr="005D0FED">
        <w:tc>
          <w:tcPr>
            <w:tcW w:w="193" w:type="pct"/>
          </w:tcPr>
          <w:p w14:paraId="44EE5BF0" w14:textId="77777777" w:rsidR="005D0FED" w:rsidRPr="00292DEB" w:rsidRDefault="005D0FED" w:rsidP="00481BFF">
            <w:pPr>
              <w:spacing w:line="276" w:lineRule="auto"/>
              <w:jc w:val="left"/>
              <w:rPr>
                <w:rFonts w:cs="Arial"/>
                <w:lang w:val="en-GB"/>
              </w:rPr>
            </w:pPr>
            <w:r w:rsidRPr="00292DEB">
              <w:rPr>
                <w:rFonts w:cs="Arial"/>
                <w:lang w:val="en-GB"/>
              </w:rPr>
              <w:t>EL</w:t>
            </w:r>
          </w:p>
          <w:p w14:paraId="0749DA43" w14:textId="77777777" w:rsidR="005D0FED" w:rsidRPr="00292DEB" w:rsidRDefault="005D0FED" w:rsidP="00481BFF">
            <w:pPr>
              <w:spacing w:line="276" w:lineRule="auto"/>
              <w:jc w:val="left"/>
              <w:rPr>
                <w:rFonts w:cs="Arial"/>
                <w:lang w:val="en-GB"/>
              </w:rPr>
            </w:pPr>
            <w:r w:rsidRPr="00292DEB">
              <w:rPr>
                <w:rFonts w:cs="Arial"/>
                <w:lang w:val="en-GB"/>
              </w:rPr>
              <w:t>EL</w:t>
            </w:r>
          </w:p>
          <w:p w14:paraId="0DA5B68A" w14:textId="3746E82C"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05A2701E" w14:textId="31649FCE" w:rsidR="005D0FED" w:rsidRPr="00292DEB" w:rsidRDefault="005D0FED" w:rsidP="00481BFF">
            <w:pPr>
              <w:shd w:val="clear" w:color="auto" w:fill="FFFFFF"/>
              <w:spacing w:line="276" w:lineRule="auto"/>
              <w:rPr>
                <w:rFonts w:cs="Arial"/>
              </w:rPr>
            </w:pPr>
            <w:r w:rsidRPr="00292DEB">
              <w:rPr>
                <w:rFonts w:cs="Arial"/>
              </w:rPr>
              <w:t>Nicht anwendbar.</w:t>
            </w:r>
          </w:p>
        </w:tc>
        <w:tc>
          <w:tcPr>
            <w:tcW w:w="1370" w:type="pct"/>
          </w:tcPr>
          <w:p w14:paraId="29A56E8E" w14:textId="77777777" w:rsidR="005D0FED" w:rsidRPr="00292DEB" w:rsidRDefault="005D0FED" w:rsidP="00481BFF">
            <w:pPr>
              <w:spacing w:line="276" w:lineRule="auto"/>
              <w:rPr>
                <w:rFonts w:cs="Arial"/>
                <w:lang w:val="fr-BE"/>
              </w:rPr>
            </w:pPr>
            <w:r w:rsidRPr="00292DEB">
              <w:rPr>
                <w:rFonts w:cs="Arial"/>
                <w:lang w:val="fr-BE"/>
              </w:rPr>
              <w:t>Pas applicable.</w:t>
            </w:r>
          </w:p>
          <w:p w14:paraId="6BF92C6B" w14:textId="7C537B12" w:rsidR="005D0FED" w:rsidRPr="00292DEB" w:rsidRDefault="005D0FED" w:rsidP="00481BFF">
            <w:pPr>
              <w:shd w:val="clear" w:color="auto" w:fill="FFFFFF"/>
              <w:spacing w:line="276" w:lineRule="auto"/>
              <w:rPr>
                <w:rFonts w:cs="Arial"/>
                <w:lang w:val="fr-BE"/>
              </w:rPr>
            </w:pPr>
          </w:p>
        </w:tc>
        <w:tc>
          <w:tcPr>
            <w:tcW w:w="1370" w:type="pct"/>
          </w:tcPr>
          <w:p w14:paraId="0BBAAE83"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t>E-VII-15-EL</w:t>
            </w:r>
          </w:p>
          <w:p w14:paraId="127DE870" w14:textId="13C598EE"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Not applicable.</w:t>
            </w:r>
          </w:p>
        </w:tc>
        <w:tc>
          <w:tcPr>
            <w:tcW w:w="167" w:type="pct"/>
          </w:tcPr>
          <w:p w14:paraId="22B7F146"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6CA2747D" w14:textId="77777777" w:rsidR="005D0FED" w:rsidRPr="00292DEB" w:rsidRDefault="005D0FED" w:rsidP="00481BFF">
            <w:pPr>
              <w:spacing w:line="276" w:lineRule="auto"/>
              <w:rPr>
                <w:rFonts w:cs="Arial"/>
                <w:color w:val="0000FF"/>
                <w:lang w:val="en-US"/>
              </w:rPr>
            </w:pPr>
          </w:p>
        </w:tc>
        <w:tc>
          <w:tcPr>
            <w:tcW w:w="127" w:type="pct"/>
          </w:tcPr>
          <w:p w14:paraId="05AFDCA1" w14:textId="77777777" w:rsidR="005D0FED" w:rsidRPr="00292DEB" w:rsidRDefault="005D0FED" w:rsidP="00481BFF">
            <w:pPr>
              <w:spacing w:line="276" w:lineRule="auto"/>
              <w:rPr>
                <w:rFonts w:cs="Arial"/>
                <w:color w:val="0000FF"/>
                <w:lang w:val="fr-FR"/>
              </w:rPr>
            </w:pPr>
            <w:r w:rsidRPr="00292DEB">
              <w:rPr>
                <w:rFonts w:cs="Arial"/>
                <w:color w:val="0000FF"/>
                <w:lang w:val="fr-FR"/>
              </w:rPr>
              <w:t>15</w:t>
            </w:r>
          </w:p>
          <w:p w14:paraId="6E544D2F" w14:textId="77777777" w:rsidR="005D0FED" w:rsidRPr="00292DEB" w:rsidRDefault="005D0FED" w:rsidP="00481BFF">
            <w:pPr>
              <w:spacing w:line="276" w:lineRule="auto"/>
              <w:rPr>
                <w:rFonts w:cs="Arial"/>
                <w:color w:val="0000FF"/>
                <w:lang w:val="en-US"/>
              </w:rPr>
            </w:pPr>
          </w:p>
        </w:tc>
        <w:tc>
          <w:tcPr>
            <w:tcW w:w="402" w:type="pct"/>
          </w:tcPr>
          <w:p w14:paraId="46AFC9EE"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678FE1A" w14:textId="77777777" w:rsidR="005D0FED" w:rsidRPr="00292DEB" w:rsidRDefault="005D0FED" w:rsidP="00481BFF">
            <w:pPr>
              <w:spacing w:line="276" w:lineRule="auto"/>
              <w:rPr>
                <w:rFonts w:cs="Arial"/>
                <w:color w:val="0000FF"/>
                <w:lang w:val="en-US"/>
              </w:rPr>
            </w:pPr>
          </w:p>
        </w:tc>
      </w:tr>
      <w:tr w:rsidR="005D0FED" w:rsidRPr="00292DEB" w14:paraId="423A1934" w14:textId="77777777" w:rsidTr="005D0FED">
        <w:tc>
          <w:tcPr>
            <w:tcW w:w="193" w:type="pct"/>
          </w:tcPr>
          <w:p w14:paraId="4DED93C5" w14:textId="77777777" w:rsidR="005D0FED" w:rsidRPr="00292DEB" w:rsidRDefault="005D0FED" w:rsidP="00481BFF">
            <w:pPr>
              <w:spacing w:line="276" w:lineRule="auto"/>
              <w:jc w:val="left"/>
              <w:rPr>
                <w:rFonts w:cs="Arial"/>
                <w:lang w:val="es-ES"/>
              </w:rPr>
            </w:pPr>
            <w:r w:rsidRPr="00292DEB">
              <w:rPr>
                <w:rFonts w:cs="Arial"/>
                <w:lang w:val="es-ES"/>
              </w:rPr>
              <w:t>EL</w:t>
            </w:r>
          </w:p>
          <w:p w14:paraId="2E4ADC49" w14:textId="77777777" w:rsidR="005D0FED" w:rsidRPr="00292DEB" w:rsidRDefault="005D0FED" w:rsidP="00481BFF">
            <w:pPr>
              <w:spacing w:line="276" w:lineRule="auto"/>
              <w:jc w:val="left"/>
              <w:rPr>
                <w:rFonts w:cs="Arial"/>
                <w:lang w:val="es-ES"/>
              </w:rPr>
            </w:pPr>
            <w:r w:rsidRPr="00292DEB">
              <w:rPr>
                <w:rFonts w:cs="Arial"/>
                <w:lang w:val="es-ES"/>
              </w:rPr>
              <w:t>EL</w:t>
            </w:r>
          </w:p>
          <w:p w14:paraId="08F1AFB2" w14:textId="77777777" w:rsidR="005D0FED" w:rsidRPr="00292DEB" w:rsidRDefault="005D0FED" w:rsidP="00481BFF">
            <w:pPr>
              <w:spacing w:line="276" w:lineRule="auto"/>
              <w:jc w:val="left"/>
              <w:rPr>
                <w:rFonts w:cs="Arial"/>
                <w:lang w:val="es-ES"/>
              </w:rPr>
            </w:pPr>
            <w:r w:rsidRPr="00292DEB">
              <w:rPr>
                <w:rFonts w:cs="Arial"/>
                <w:lang w:val="es-ES"/>
              </w:rPr>
              <w:t>EL</w:t>
            </w:r>
          </w:p>
          <w:p w14:paraId="24090570" w14:textId="3AEDE49B"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6DA80C19" w14:textId="77777777" w:rsidR="005D0FED" w:rsidRPr="00292DEB" w:rsidRDefault="005D0FED" w:rsidP="00481BFF">
            <w:pPr>
              <w:spacing w:line="276" w:lineRule="auto"/>
              <w:rPr>
                <w:rFonts w:cs="Arial"/>
              </w:rPr>
            </w:pPr>
            <w:r w:rsidRPr="00292DEB">
              <w:rPr>
                <w:rFonts w:cs="Arial"/>
              </w:rPr>
              <w:t>Der Gesamtbetrag der an den überlebenden Ehepartner und Kinder gezahlten Rente darf die Rente, die der/die Verstorbenen erhalten hat, übersteigen. Wenn der Betrag der Anteile der Begünstigten den Betrag der Rente übersteigt, die der/die Verstorbene erhalten hat, werden die Anteile der Kinder gleichmäßig gekürzt.</w:t>
            </w:r>
          </w:p>
          <w:p w14:paraId="68EECF4B" w14:textId="4A8F11BB" w:rsidR="005D0FED" w:rsidRPr="00292DEB" w:rsidRDefault="005D0FED" w:rsidP="00481BFF">
            <w:pPr>
              <w:spacing w:line="276" w:lineRule="auto"/>
              <w:rPr>
                <w:rFonts w:cs="Arial"/>
              </w:rPr>
            </w:pPr>
          </w:p>
        </w:tc>
        <w:tc>
          <w:tcPr>
            <w:tcW w:w="1370" w:type="pct"/>
          </w:tcPr>
          <w:p w14:paraId="48BA3C5D" w14:textId="05750966" w:rsidR="005D0FED" w:rsidRPr="00292DEB" w:rsidRDefault="005D0FED" w:rsidP="00481BFF">
            <w:pPr>
              <w:spacing w:line="276" w:lineRule="auto"/>
              <w:rPr>
                <w:rFonts w:cs="Arial"/>
                <w:lang w:val="fr-BE"/>
              </w:rPr>
            </w:pPr>
            <w:r w:rsidRPr="00292DEB">
              <w:rPr>
                <w:rFonts w:cs="Arial"/>
                <w:lang w:val="fr-BE"/>
              </w:rPr>
              <w:t>Le montant total de la pension versée au conjoint survivant et aux enfants ne doit pas être supérieur à la pension que percevait la personne décédée. Si la somme des parts des bénéficiaires dépasse le montant de la pension que recevait le décédé, les parts des enfants sont réduites de la même façon.</w:t>
            </w:r>
          </w:p>
        </w:tc>
        <w:tc>
          <w:tcPr>
            <w:tcW w:w="1370" w:type="pct"/>
          </w:tcPr>
          <w:p w14:paraId="1E88A4ED"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E-VII-16-EL</w:t>
            </w:r>
          </w:p>
          <w:p w14:paraId="7B2BCFFE" w14:textId="77777777" w:rsidR="005D0FED" w:rsidRPr="00292DEB" w:rsidRDefault="005D0FED" w:rsidP="00481BFF">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The total amount of the pension paid to the surviving spouse and children should not exceed the pension that the deceased received. If the sum of the shares of the beneficiaries exceeds the amount of the pension that the deceased received, the shares of the children are reduced equally.</w:t>
            </w:r>
          </w:p>
          <w:p w14:paraId="16B1A8E2" w14:textId="642CD07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0E28733"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7BFE7A7A" w14:textId="77777777" w:rsidR="005D0FED" w:rsidRPr="00292DEB" w:rsidRDefault="005D0FED" w:rsidP="00481BFF">
            <w:pPr>
              <w:spacing w:line="276" w:lineRule="auto"/>
              <w:rPr>
                <w:rFonts w:cs="Arial"/>
                <w:color w:val="0000FF"/>
                <w:lang w:val="en-US"/>
              </w:rPr>
            </w:pPr>
          </w:p>
        </w:tc>
        <w:tc>
          <w:tcPr>
            <w:tcW w:w="127" w:type="pct"/>
          </w:tcPr>
          <w:p w14:paraId="6D69A443" w14:textId="77777777" w:rsidR="005D0FED" w:rsidRPr="00292DEB" w:rsidRDefault="005D0FED" w:rsidP="00481BFF">
            <w:pPr>
              <w:spacing w:line="276" w:lineRule="auto"/>
              <w:rPr>
                <w:rFonts w:cs="Arial"/>
                <w:color w:val="0000FF"/>
                <w:lang w:val="fr-FR"/>
              </w:rPr>
            </w:pPr>
            <w:r w:rsidRPr="00292DEB">
              <w:rPr>
                <w:rFonts w:cs="Arial"/>
                <w:color w:val="0000FF"/>
                <w:lang w:val="fr-FR"/>
              </w:rPr>
              <w:t>16</w:t>
            </w:r>
          </w:p>
          <w:p w14:paraId="58397904" w14:textId="77777777" w:rsidR="005D0FED" w:rsidRPr="00292DEB" w:rsidRDefault="005D0FED" w:rsidP="00481BFF">
            <w:pPr>
              <w:spacing w:line="276" w:lineRule="auto"/>
              <w:rPr>
                <w:rFonts w:cs="Arial"/>
                <w:color w:val="0000FF"/>
                <w:lang w:val="en-US"/>
              </w:rPr>
            </w:pPr>
          </w:p>
        </w:tc>
        <w:tc>
          <w:tcPr>
            <w:tcW w:w="402" w:type="pct"/>
          </w:tcPr>
          <w:p w14:paraId="08CF9E65"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9E646E1" w14:textId="77777777" w:rsidR="005D0FED" w:rsidRPr="00292DEB" w:rsidRDefault="005D0FED" w:rsidP="00481BFF">
            <w:pPr>
              <w:spacing w:line="276" w:lineRule="auto"/>
              <w:rPr>
                <w:rFonts w:cs="Arial"/>
                <w:color w:val="0000FF"/>
                <w:lang w:val="en-US"/>
              </w:rPr>
            </w:pPr>
          </w:p>
        </w:tc>
      </w:tr>
      <w:tr w:rsidR="005D0FED" w:rsidRPr="00292DEB" w14:paraId="54E560EA" w14:textId="77777777" w:rsidTr="005D0FED">
        <w:tc>
          <w:tcPr>
            <w:tcW w:w="193" w:type="pct"/>
          </w:tcPr>
          <w:p w14:paraId="7E9A48AA" w14:textId="77777777" w:rsidR="005D0FED" w:rsidRPr="00292DEB" w:rsidRDefault="005D0FED" w:rsidP="00481BFF">
            <w:pPr>
              <w:spacing w:line="276" w:lineRule="auto"/>
              <w:jc w:val="left"/>
              <w:rPr>
                <w:rFonts w:cs="Arial"/>
                <w:lang w:val="en-GB"/>
              </w:rPr>
            </w:pPr>
            <w:r w:rsidRPr="00292DEB">
              <w:rPr>
                <w:rFonts w:cs="Arial"/>
                <w:lang w:val="en-GB"/>
              </w:rPr>
              <w:t>EL</w:t>
            </w:r>
          </w:p>
          <w:p w14:paraId="7FE29A2A" w14:textId="77777777" w:rsidR="005D0FED" w:rsidRPr="00292DEB" w:rsidRDefault="005D0FED" w:rsidP="00481BFF">
            <w:pPr>
              <w:spacing w:line="276" w:lineRule="auto"/>
              <w:jc w:val="left"/>
              <w:rPr>
                <w:rFonts w:cs="Arial"/>
                <w:lang w:val="en-GB"/>
              </w:rPr>
            </w:pPr>
            <w:r w:rsidRPr="00292DEB">
              <w:rPr>
                <w:rFonts w:cs="Arial"/>
                <w:lang w:val="en-GB"/>
              </w:rPr>
              <w:t>EL</w:t>
            </w:r>
          </w:p>
          <w:p w14:paraId="7EE23AB8" w14:textId="33413991"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2E98A599" w14:textId="75F63983" w:rsidR="005D0FED" w:rsidRPr="00292DEB" w:rsidRDefault="005D0FED" w:rsidP="00481BFF">
            <w:pPr>
              <w:spacing w:line="276" w:lineRule="auto"/>
              <w:rPr>
                <w:rFonts w:cs="Arial"/>
                <w:bCs/>
              </w:rPr>
            </w:pPr>
            <w:r w:rsidRPr="00292DEB">
              <w:rPr>
                <w:rFonts w:cs="Arial"/>
              </w:rPr>
              <w:t>Keine weiteren Leistungen.</w:t>
            </w:r>
          </w:p>
        </w:tc>
        <w:tc>
          <w:tcPr>
            <w:tcW w:w="1370" w:type="pct"/>
          </w:tcPr>
          <w:p w14:paraId="3090BE66" w14:textId="02093DEC" w:rsidR="005D0FED" w:rsidRPr="00292DEB" w:rsidRDefault="005D0FED" w:rsidP="00481BFF">
            <w:pPr>
              <w:spacing w:line="276" w:lineRule="auto"/>
              <w:rPr>
                <w:rFonts w:cs="Arial"/>
                <w:lang w:val="fr-BE"/>
              </w:rPr>
            </w:pPr>
            <w:r w:rsidRPr="00292DEB">
              <w:rPr>
                <w:rFonts w:cs="Arial"/>
                <w:bCs/>
                <w:lang w:val="fr-BE"/>
              </w:rPr>
              <w:t>Pas d’autres prestations.</w:t>
            </w:r>
          </w:p>
        </w:tc>
        <w:tc>
          <w:tcPr>
            <w:tcW w:w="1370" w:type="pct"/>
          </w:tcPr>
          <w:p w14:paraId="5AD73071"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E-VII-17-EL</w:t>
            </w:r>
          </w:p>
          <w:p w14:paraId="0C6A51EB"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other</w:t>
            </w:r>
            <w:proofErr w:type="spellEnd"/>
            <w:r w:rsidRPr="00292DEB">
              <w:rPr>
                <w:color w:val="000000"/>
                <w:sz w:val="15"/>
                <w:szCs w:val="15"/>
                <w:lang w:val="es-ES"/>
              </w:rPr>
              <w:t xml:space="preserve"> </w:t>
            </w:r>
            <w:proofErr w:type="spellStart"/>
            <w:r w:rsidRPr="00292DEB">
              <w:rPr>
                <w:color w:val="000000"/>
                <w:sz w:val="15"/>
                <w:szCs w:val="15"/>
                <w:lang w:val="es-ES"/>
              </w:rPr>
              <w:t>benefits</w:t>
            </w:r>
            <w:proofErr w:type="spellEnd"/>
            <w:r w:rsidRPr="00292DEB">
              <w:rPr>
                <w:color w:val="000000"/>
                <w:sz w:val="15"/>
                <w:szCs w:val="15"/>
                <w:lang w:val="es-ES"/>
              </w:rPr>
              <w:t>.</w:t>
            </w:r>
          </w:p>
          <w:p w14:paraId="5497F572" w14:textId="417FBE40"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s-ES"/>
              </w:rPr>
            </w:pPr>
          </w:p>
        </w:tc>
        <w:tc>
          <w:tcPr>
            <w:tcW w:w="167" w:type="pct"/>
          </w:tcPr>
          <w:p w14:paraId="1FFC4C81"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33F0E25E" w14:textId="77777777" w:rsidR="005D0FED" w:rsidRPr="00292DEB" w:rsidRDefault="005D0FED" w:rsidP="00481BFF">
            <w:pPr>
              <w:spacing w:line="276" w:lineRule="auto"/>
              <w:rPr>
                <w:rFonts w:cs="Arial"/>
                <w:color w:val="0000FF"/>
                <w:lang w:val="en-US"/>
              </w:rPr>
            </w:pPr>
          </w:p>
        </w:tc>
        <w:tc>
          <w:tcPr>
            <w:tcW w:w="127" w:type="pct"/>
          </w:tcPr>
          <w:p w14:paraId="2D0FB31A" w14:textId="77777777" w:rsidR="005D0FED" w:rsidRPr="00292DEB" w:rsidRDefault="005D0FED" w:rsidP="00481BFF">
            <w:pPr>
              <w:spacing w:line="276" w:lineRule="auto"/>
              <w:rPr>
                <w:rFonts w:cs="Arial"/>
                <w:color w:val="0000FF"/>
                <w:lang w:val="fr-FR"/>
              </w:rPr>
            </w:pPr>
            <w:r w:rsidRPr="00292DEB">
              <w:rPr>
                <w:rFonts w:cs="Arial"/>
                <w:color w:val="0000FF"/>
                <w:lang w:val="fr-FR"/>
              </w:rPr>
              <w:t>17</w:t>
            </w:r>
          </w:p>
          <w:p w14:paraId="2E06FC63" w14:textId="77777777" w:rsidR="005D0FED" w:rsidRPr="00292DEB" w:rsidRDefault="005D0FED" w:rsidP="00481BFF">
            <w:pPr>
              <w:spacing w:line="276" w:lineRule="auto"/>
              <w:rPr>
                <w:rFonts w:cs="Arial"/>
                <w:color w:val="0000FF"/>
                <w:lang w:val="en-US"/>
              </w:rPr>
            </w:pPr>
          </w:p>
        </w:tc>
        <w:tc>
          <w:tcPr>
            <w:tcW w:w="402" w:type="pct"/>
          </w:tcPr>
          <w:p w14:paraId="4E56B5CD"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037B9F2" w14:textId="77777777" w:rsidR="005D0FED" w:rsidRPr="00292DEB" w:rsidRDefault="005D0FED" w:rsidP="00481BFF">
            <w:pPr>
              <w:spacing w:line="276" w:lineRule="auto"/>
              <w:rPr>
                <w:rFonts w:cs="Arial"/>
                <w:color w:val="0000FF"/>
                <w:lang w:val="en-US"/>
              </w:rPr>
            </w:pPr>
          </w:p>
        </w:tc>
      </w:tr>
      <w:tr w:rsidR="005D0FED" w:rsidRPr="00292DEB" w14:paraId="673CF8DC" w14:textId="77777777" w:rsidTr="005D0FED">
        <w:tc>
          <w:tcPr>
            <w:tcW w:w="193" w:type="pct"/>
          </w:tcPr>
          <w:p w14:paraId="6F56EFDB" w14:textId="77777777" w:rsidR="005D0FED" w:rsidRPr="00292DEB" w:rsidRDefault="005D0FED" w:rsidP="00481BFF">
            <w:pPr>
              <w:spacing w:line="276" w:lineRule="auto"/>
              <w:jc w:val="left"/>
              <w:rPr>
                <w:rFonts w:cs="Arial"/>
                <w:lang w:val="es-ES"/>
              </w:rPr>
            </w:pPr>
            <w:r w:rsidRPr="00292DEB">
              <w:rPr>
                <w:rFonts w:cs="Arial"/>
                <w:lang w:val="es-ES"/>
              </w:rPr>
              <w:t>EL</w:t>
            </w:r>
          </w:p>
          <w:p w14:paraId="753C8B82" w14:textId="77777777" w:rsidR="005D0FED" w:rsidRPr="00292DEB" w:rsidRDefault="005D0FED" w:rsidP="00481BFF">
            <w:pPr>
              <w:spacing w:line="276" w:lineRule="auto"/>
              <w:jc w:val="left"/>
              <w:rPr>
                <w:rFonts w:cs="Arial"/>
                <w:lang w:val="es-ES"/>
              </w:rPr>
            </w:pPr>
            <w:r w:rsidRPr="00292DEB">
              <w:rPr>
                <w:rFonts w:cs="Arial"/>
                <w:lang w:val="es-ES"/>
              </w:rPr>
              <w:t>EL</w:t>
            </w:r>
          </w:p>
          <w:p w14:paraId="2EC0EA3F" w14:textId="77777777" w:rsidR="005D0FED" w:rsidRPr="00292DEB" w:rsidRDefault="005D0FED" w:rsidP="00481BFF">
            <w:pPr>
              <w:spacing w:line="276" w:lineRule="auto"/>
              <w:jc w:val="left"/>
              <w:rPr>
                <w:rFonts w:cs="Arial"/>
                <w:lang w:val="es-ES"/>
              </w:rPr>
            </w:pPr>
            <w:r w:rsidRPr="00292DEB">
              <w:rPr>
                <w:rFonts w:cs="Arial"/>
                <w:lang w:val="es-ES"/>
              </w:rPr>
              <w:t>EL</w:t>
            </w:r>
          </w:p>
          <w:p w14:paraId="39E73BA5" w14:textId="77777777" w:rsidR="005D0FED" w:rsidRPr="00292DEB" w:rsidRDefault="005D0FED" w:rsidP="00481BFF">
            <w:pPr>
              <w:spacing w:line="276" w:lineRule="auto"/>
              <w:jc w:val="left"/>
              <w:rPr>
                <w:rFonts w:cs="Arial"/>
                <w:lang w:val="en-GB"/>
              </w:rPr>
            </w:pPr>
            <w:r w:rsidRPr="00292DEB">
              <w:rPr>
                <w:rFonts w:cs="Arial"/>
                <w:lang w:val="en-GB"/>
              </w:rPr>
              <w:t>EL</w:t>
            </w:r>
          </w:p>
          <w:p w14:paraId="57B8D7D7" w14:textId="47F3CEF2" w:rsidR="005D0FED" w:rsidRPr="00292DEB" w:rsidRDefault="005D0FED" w:rsidP="00481BFF">
            <w:pPr>
              <w:spacing w:line="276" w:lineRule="auto"/>
              <w:jc w:val="left"/>
              <w:rPr>
                <w:rFonts w:cs="Arial"/>
                <w:b/>
                <w:lang w:val="en-US"/>
              </w:rPr>
            </w:pPr>
          </w:p>
        </w:tc>
        <w:tc>
          <w:tcPr>
            <w:tcW w:w="1371" w:type="pct"/>
          </w:tcPr>
          <w:p w14:paraId="09641D70" w14:textId="77777777" w:rsidR="005D0FED" w:rsidRPr="00292DEB" w:rsidRDefault="005D0FED" w:rsidP="00481BFF">
            <w:pPr>
              <w:spacing w:line="276" w:lineRule="auto"/>
              <w:rPr>
                <w:rFonts w:cs="Arial"/>
              </w:rPr>
            </w:pPr>
            <w:r w:rsidRPr="00292DEB">
              <w:rPr>
                <w:rFonts w:cs="Arial"/>
              </w:rPr>
              <w:t xml:space="preserve">Gesetzliche Mindestleistung: </w:t>
            </w:r>
            <w:r w:rsidRPr="00292DEB">
              <w:rPr>
                <w:rFonts w:cs="Arial"/>
                <w:color w:val="FF00FF"/>
              </w:rPr>
              <w:t xml:space="preserve">€409,13 </w:t>
            </w:r>
            <w:r w:rsidRPr="00292DEB">
              <w:rPr>
                <w:rFonts w:cs="Arial"/>
              </w:rPr>
              <w:t xml:space="preserve">pro Monat, wenn der Verstorbene über weniger als </w:t>
            </w:r>
            <w:r w:rsidRPr="00292DEB">
              <w:rPr>
                <w:rFonts w:cs="Arial"/>
                <w:color w:val="C00000"/>
              </w:rPr>
              <w:t>15</w:t>
            </w:r>
            <w:r w:rsidRPr="00292DEB">
              <w:rPr>
                <w:rFonts w:cs="Arial"/>
              </w:rPr>
              <w:t xml:space="preserve"> Versicherungsjahre verfügt.</w:t>
            </w:r>
          </w:p>
          <w:p w14:paraId="60CA0323" w14:textId="77777777" w:rsidR="005D0FED" w:rsidRPr="00292DEB" w:rsidRDefault="005D0FED" w:rsidP="00481BFF">
            <w:pPr>
              <w:spacing w:line="276" w:lineRule="auto"/>
              <w:rPr>
                <w:rFonts w:cs="Arial"/>
              </w:rPr>
            </w:pPr>
            <w:r w:rsidRPr="00292DEB">
              <w:rPr>
                <w:rFonts w:cs="Arial"/>
              </w:rPr>
              <w:t>Gilt für jede der anspruchsberechtigten Personen.</w:t>
            </w:r>
          </w:p>
          <w:p w14:paraId="40E7516C" w14:textId="77777777" w:rsidR="005D0FED" w:rsidRPr="00292DEB" w:rsidRDefault="005D0FED" w:rsidP="00481BFF">
            <w:pPr>
              <w:spacing w:line="276" w:lineRule="auto"/>
              <w:rPr>
                <w:rFonts w:cs="Arial"/>
              </w:rPr>
            </w:pPr>
            <w:r w:rsidRPr="00292DEB">
              <w:rPr>
                <w:rFonts w:cs="Arial"/>
              </w:rPr>
              <w:t>Die Mindest(Grund-)leistung unterliegt nicht der Bedürftigkeitsprüfung.</w:t>
            </w:r>
          </w:p>
          <w:p w14:paraId="27E98913" w14:textId="3799266E" w:rsidR="005D0FED" w:rsidRPr="00292DEB" w:rsidRDefault="005D0FED" w:rsidP="00481BFF">
            <w:pPr>
              <w:pStyle w:val="StandardLinks"/>
              <w:spacing w:line="276" w:lineRule="auto"/>
              <w:jc w:val="both"/>
              <w:rPr>
                <w:rFonts w:cs="Arial"/>
              </w:rPr>
            </w:pPr>
          </w:p>
        </w:tc>
        <w:tc>
          <w:tcPr>
            <w:tcW w:w="1370" w:type="pct"/>
          </w:tcPr>
          <w:p w14:paraId="052B71CE" w14:textId="77777777" w:rsidR="005D0FED" w:rsidRPr="00292DEB" w:rsidRDefault="005D0FED" w:rsidP="00481BFF">
            <w:pPr>
              <w:spacing w:line="276" w:lineRule="auto"/>
              <w:rPr>
                <w:rFonts w:eastAsia="Times New Roman" w:cs="Arial"/>
                <w:lang w:val="fr-BE"/>
              </w:rPr>
            </w:pPr>
            <w:r w:rsidRPr="00292DEB">
              <w:rPr>
                <w:rFonts w:cs="Arial"/>
                <w:lang w:val="fr-BE"/>
              </w:rPr>
              <w:t xml:space="preserve">Prestation statutaire minimale: </w:t>
            </w:r>
            <w:r w:rsidRPr="00292DEB">
              <w:rPr>
                <w:rFonts w:eastAsia="Times New Roman" w:cs="Arial"/>
                <w:color w:val="FF00FF"/>
                <w:lang w:val="fr-BE"/>
              </w:rPr>
              <w:t>€</w:t>
            </w:r>
            <w:r w:rsidRPr="00292DEB">
              <w:rPr>
                <w:rFonts w:cs="Arial"/>
                <w:color w:val="FF00FF"/>
                <w:lang w:val="fr-BE"/>
              </w:rPr>
              <w:t xml:space="preserve">409,13 </w:t>
            </w:r>
            <w:r w:rsidRPr="00292DEB">
              <w:rPr>
                <w:rFonts w:cs="Arial"/>
                <w:lang w:val="fr-BE"/>
              </w:rPr>
              <w:t>par mois</w:t>
            </w:r>
            <w:r w:rsidRPr="00292DEB">
              <w:rPr>
                <w:rFonts w:cs="Arial"/>
                <w:color w:val="FF00FF"/>
                <w:lang w:val="fr-BE"/>
              </w:rPr>
              <w:t> </w:t>
            </w:r>
            <w:r w:rsidRPr="00292DEB">
              <w:rPr>
                <w:rFonts w:eastAsia="Times New Roman" w:cs="Arial"/>
                <w:lang w:val="fr-BE"/>
              </w:rPr>
              <w:t xml:space="preserve">si la personne décédée a été assurée pendant moins de </w:t>
            </w:r>
            <w:r w:rsidRPr="00292DEB">
              <w:rPr>
                <w:rFonts w:eastAsia="Times New Roman" w:cs="Arial"/>
                <w:color w:val="C00000"/>
                <w:lang w:val="fr-BE"/>
              </w:rPr>
              <w:t>15</w:t>
            </w:r>
            <w:r w:rsidRPr="00292DEB">
              <w:rPr>
                <w:rFonts w:eastAsia="Times New Roman" w:cs="Arial"/>
                <w:lang w:val="fr-BE"/>
              </w:rPr>
              <w:t xml:space="preserve"> ans.</w:t>
            </w:r>
          </w:p>
          <w:p w14:paraId="6EB9AFF1" w14:textId="77777777" w:rsidR="005D0FED" w:rsidRPr="00292DEB" w:rsidRDefault="005D0FED" w:rsidP="00481BFF">
            <w:pPr>
              <w:spacing w:line="276" w:lineRule="auto"/>
              <w:rPr>
                <w:rFonts w:eastAsia="Times New Roman" w:cs="Arial"/>
                <w:lang w:val="fr-BE"/>
              </w:rPr>
            </w:pPr>
            <w:r w:rsidRPr="00292DEB">
              <w:rPr>
                <w:rFonts w:eastAsia="Times New Roman" w:cs="Arial"/>
                <w:lang w:val="fr-BE"/>
              </w:rPr>
              <w:t xml:space="preserve">Application à chacune des personnes éligibles. </w:t>
            </w:r>
          </w:p>
          <w:p w14:paraId="649FB506" w14:textId="77777777" w:rsidR="005D0FED" w:rsidRPr="00292DEB" w:rsidRDefault="005D0FED" w:rsidP="00481BFF">
            <w:pPr>
              <w:spacing w:line="276" w:lineRule="auto"/>
              <w:rPr>
                <w:rFonts w:cs="Arial"/>
                <w:lang w:val="fr-BE"/>
              </w:rPr>
            </w:pPr>
            <w:r w:rsidRPr="00292DEB">
              <w:rPr>
                <w:rFonts w:eastAsia="Times New Roman" w:cs="Arial"/>
                <w:lang w:val="fr-BE"/>
              </w:rPr>
              <w:t>La prestation</w:t>
            </w:r>
            <w:r w:rsidRPr="00292DEB">
              <w:rPr>
                <w:rFonts w:cs="Arial"/>
                <w:lang w:val="fr-BE"/>
              </w:rPr>
              <w:t xml:space="preserve"> minimale (de base) n’est pas soumise à une condition de ressources. </w:t>
            </w:r>
          </w:p>
          <w:p w14:paraId="2580CF5A" w14:textId="71831B34" w:rsidR="005D0FED" w:rsidRPr="00292DEB" w:rsidRDefault="005D0FED" w:rsidP="00481BFF">
            <w:pPr>
              <w:spacing w:line="276" w:lineRule="auto"/>
              <w:rPr>
                <w:rFonts w:cs="Arial"/>
                <w:lang w:val="fr-BE"/>
              </w:rPr>
            </w:pPr>
          </w:p>
        </w:tc>
        <w:tc>
          <w:tcPr>
            <w:tcW w:w="1370" w:type="pct"/>
          </w:tcPr>
          <w:p w14:paraId="4735B35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E-VII-18-EL</w:t>
            </w:r>
          </w:p>
          <w:p w14:paraId="722F1BC6"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Statutory minimum benefit:</w:t>
            </w:r>
            <w:r w:rsidRPr="00292DEB">
              <w:rPr>
                <w:color w:val="FF00FF"/>
                <w:sz w:val="15"/>
                <w:szCs w:val="15"/>
                <w:lang w:val="en-GB"/>
              </w:rPr>
              <w:t xml:space="preserve"> €</w:t>
            </w:r>
            <w:del w:id="299" w:author="Author">
              <w:r w:rsidRPr="00292DEB">
                <w:rPr>
                  <w:color w:val="FF00FF"/>
                  <w:sz w:val="15"/>
                  <w:szCs w:val="15"/>
                  <w:lang w:val="en-GB"/>
                </w:rPr>
                <w:delText>409.13</w:delText>
              </w:r>
            </w:del>
            <w:ins w:id="300" w:author="Author">
              <w:r w:rsidRPr="00292DEB">
                <w:rPr>
                  <w:color w:val="FF00FF"/>
                  <w:sz w:val="15"/>
                  <w:szCs w:val="15"/>
                  <w:lang w:val="en-GB"/>
                </w:rPr>
                <w:t>418.95</w:t>
              </w:r>
            </w:ins>
            <w:r w:rsidRPr="00292DEB">
              <w:rPr>
                <w:color w:val="FF00FF"/>
                <w:sz w:val="15"/>
                <w:szCs w:val="15"/>
                <w:lang w:val="en-GB"/>
              </w:rPr>
              <w:t xml:space="preserve"> </w:t>
            </w:r>
            <w:r w:rsidRPr="00292DEB">
              <w:rPr>
                <w:color w:val="000000" w:themeColor="text1"/>
                <w:sz w:val="15"/>
                <w:szCs w:val="15"/>
                <w:lang w:val="en-GB"/>
              </w:rPr>
              <w:t xml:space="preserve">per month if the deceased has an insurance record less than </w:t>
            </w:r>
            <w:r w:rsidRPr="00292DEB">
              <w:rPr>
                <w:color w:val="C00000"/>
                <w:sz w:val="15"/>
                <w:szCs w:val="15"/>
                <w:lang w:val="en-GB"/>
              </w:rPr>
              <w:t>15</w:t>
            </w:r>
            <w:r w:rsidRPr="00292DEB">
              <w:rPr>
                <w:color w:val="000000" w:themeColor="text1"/>
                <w:sz w:val="15"/>
                <w:szCs w:val="15"/>
                <w:lang w:val="en-GB"/>
              </w:rPr>
              <w:t> years.</w:t>
            </w:r>
          </w:p>
          <w:p w14:paraId="14497A16"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Applied to each of the entitled persons.</w:t>
            </w:r>
          </w:p>
          <w:p w14:paraId="0CFFE8B5" w14:textId="61DD5AE8"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minimum (basic) benefit is not subject to means-test.</w:t>
            </w:r>
          </w:p>
        </w:tc>
        <w:tc>
          <w:tcPr>
            <w:tcW w:w="167" w:type="pct"/>
          </w:tcPr>
          <w:p w14:paraId="6F894CA4"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28647C79" w14:textId="77777777" w:rsidR="005D0FED" w:rsidRPr="00292DEB" w:rsidRDefault="005D0FED" w:rsidP="00481BFF">
            <w:pPr>
              <w:spacing w:line="276" w:lineRule="auto"/>
              <w:rPr>
                <w:rFonts w:cs="Arial"/>
                <w:color w:val="0000FF"/>
                <w:lang w:val="en-US"/>
              </w:rPr>
            </w:pPr>
          </w:p>
        </w:tc>
        <w:tc>
          <w:tcPr>
            <w:tcW w:w="127" w:type="pct"/>
          </w:tcPr>
          <w:p w14:paraId="014E2140" w14:textId="77777777" w:rsidR="005D0FED" w:rsidRPr="00292DEB" w:rsidRDefault="005D0FED" w:rsidP="00481BFF">
            <w:pPr>
              <w:spacing w:line="276" w:lineRule="auto"/>
              <w:rPr>
                <w:rFonts w:cs="Arial"/>
                <w:color w:val="0000FF"/>
                <w:lang w:val="fr-FR"/>
              </w:rPr>
            </w:pPr>
            <w:r w:rsidRPr="00292DEB">
              <w:rPr>
                <w:rFonts w:cs="Arial"/>
                <w:color w:val="0000FF"/>
                <w:lang w:val="fr-FR"/>
              </w:rPr>
              <w:t>18</w:t>
            </w:r>
          </w:p>
          <w:p w14:paraId="7742C43F" w14:textId="77777777" w:rsidR="005D0FED" w:rsidRPr="00292DEB" w:rsidRDefault="005D0FED" w:rsidP="00481BFF">
            <w:pPr>
              <w:spacing w:line="276" w:lineRule="auto"/>
              <w:rPr>
                <w:rFonts w:cs="Arial"/>
                <w:color w:val="0000FF"/>
                <w:lang w:val="en-US"/>
              </w:rPr>
            </w:pPr>
          </w:p>
        </w:tc>
        <w:tc>
          <w:tcPr>
            <w:tcW w:w="402" w:type="pct"/>
          </w:tcPr>
          <w:p w14:paraId="2D5E367E"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014C0FF" w14:textId="77777777" w:rsidR="005D0FED" w:rsidRPr="00292DEB" w:rsidRDefault="005D0FED" w:rsidP="00481BFF">
            <w:pPr>
              <w:spacing w:line="276" w:lineRule="auto"/>
              <w:rPr>
                <w:rFonts w:cs="Arial"/>
                <w:color w:val="0000FF"/>
                <w:lang w:val="en-US"/>
              </w:rPr>
            </w:pPr>
          </w:p>
        </w:tc>
      </w:tr>
      <w:tr w:rsidR="005D0FED" w:rsidRPr="00292DEB" w14:paraId="6E9993E7" w14:textId="77777777" w:rsidTr="005D0FED">
        <w:tc>
          <w:tcPr>
            <w:tcW w:w="193" w:type="pct"/>
          </w:tcPr>
          <w:p w14:paraId="292ACE81" w14:textId="77777777" w:rsidR="005D0FED" w:rsidRPr="00292DEB" w:rsidRDefault="005D0FED" w:rsidP="00481BFF">
            <w:pPr>
              <w:spacing w:line="276" w:lineRule="auto"/>
              <w:jc w:val="left"/>
              <w:rPr>
                <w:rFonts w:cs="Arial"/>
                <w:lang w:val="en-GB"/>
              </w:rPr>
            </w:pPr>
            <w:r w:rsidRPr="00292DEB">
              <w:rPr>
                <w:rFonts w:cs="Arial"/>
                <w:lang w:val="en-GB"/>
              </w:rPr>
              <w:lastRenderedPageBreak/>
              <w:t>EL</w:t>
            </w:r>
          </w:p>
          <w:p w14:paraId="6A4102E7" w14:textId="77777777" w:rsidR="005D0FED" w:rsidRPr="00292DEB" w:rsidRDefault="005D0FED" w:rsidP="00481BFF">
            <w:pPr>
              <w:spacing w:line="276" w:lineRule="auto"/>
              <w:jc w:val="left"/>
              <w:rPr>
                <w:rFonts w:cs="Arial"/>
                <w:lang w:val="en-GB"/>
              </w:rPr>
            </w:pPr>
            <w:r w:rsidRPr="00292DEB">
              <w:rPr>
                <w:rFonts w:cs="Arial"/>
                <w:lang w:val="en-GB"/>
              </w:rPr>
              <w:t>EL</w:t>
            </w:r>
          </w:p>
          <w:p w14:paraId="5B19422A" w14:textId="77777777" w:rsidR="005D0FED" w:rsidRPr="00292DEB" w:rsidRDefault="005D0FED" w:rsidP="00481BFF">
            <w:pPr>
              <w:spacing w:line="276" w:lineRule="auto"/>
              <w:jc w:val="left"/>
              <w:rPr>
                <w:rFonts w:cs="Arial"/>
                <w:lang w:val="en-GB"/>
              </w:rPr>
            </w:pPr>
            <w:r w:rsidRPr="00292DEB">
              <w:rPr>
                <w:rFonts w:cs="Arial"/>
                <w:lang w:val="en-GB"/>
              </w:rPr>
              <w:t>EL</w:t>
            </w:r>
          </w:p>
          <w:p w14:paraId="38044F0E" w14:textId="730C34D3"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386F0C5D" w14:textId="6F61652D" w:rsidR="005D0FED" w:rsidRPr="00292DEB" w:rsidRDefault="005D0FED" w:rsidP="00481BFF">
            <w:pPr>
              <w:spacing w:line="276" w:lineRule="auto"/>
              <w:rPr>
                <w:rFonts w:cs="Arial"/>
              </w:rPr>
            </w:pPr>
            <w:r w:rsidRPr="00292DEB">
              <w:rPr>
                <w:rFonts w:eastAsia="Arial" w:cs="Arial"/>
                <w:color w:val="FF00FF"/>
              </w:rPr>
              <w:t>Höchstleistung: €5.236,80</w:t>
            </w:r>
            <w:r w:rsidRPr="00292DEB">
              <w:rPr>
                <w:rFonts w:eastAsia="Arial" w:cs="Arial"/>
              </w:rPr>
              <w:t xml:space="preserve"> pro Monate (entsprechend 12 Mal die volle staatliche Rente, 12</w:t>
            </w:r>
            <w:r w:rsidRPr="00292DEB">
              <w:rPr>
                <w:rFonts w:eastAsia="Arial" w:cs="Arial"/>
                <w:color w:val="FF00FF"/>
              </w:rPr>
              <w:t>*€436,40</w:t>
            </w:r>
            <w:r w:rsidRPr="00292DEB">
              <w:rPr>
                <w:rFonts w:eastAsia="Arial" w:cs="Arial"/>
              </w:rPr>
              <w:t xml:space="preserve">). </w:t>
            </w:r>
          </w:p>
        </w:tc>
        <w:tc>
          <w:tcPr>
            <w:tcW w:w="1370" w:type="pct"/>
          </w:tcPr>
          <w:p w14:paraId="11413760" w14:textId="77777777" w:rsidR="005D0FED" w:rsidRPr="00292DEB" w:rsidRDefault="005D0FED" w:rsidP="00481BFF">
            <w:pPr>
              <w:spacing w:line="276" w:lineRule="auto"/>
              <w:rPr>
                <w:rFonts w:cs="Arial"/>
                <w:lang w:val="fr-BE"/>
              </w:rPr>
            </w:pPr>
            <w:r w:rsidRPr="00292DEB">
              <w:rPr>
                <w:rFonts w:cs="Arial"/>
                <w:bCs/>
                <w:color w:val="FF00FF"/>
                <w:lang w:val="fr-BE"/>
              </w:rPr>
              <w:t>Prestation maximale : €5.236,80</w:t>
            </w:r>
            <w:r w:rsidRPr="00292DEB">
              <w:rPr>
                <w:rFonts w:cs="Arial"/>
                <w:bCs/>
                <w:color w:val="FF0000"/>
                <w:lang w:val="fr-BE"/>
              </w:rPr>
              <w:t xml:space="preserve"> </w:t>
            </w:r>
            <w:r w:rsidRPr="00292DEB">
              <w:rPr>
                <w:rFonts w:cs="Arial"/>
                <w:bCs/>
                <w:lang w:val="fr-BE"/>
              </w:rPr>
              <w:t>par mois</w:t>
            </w:r>
            <w:r w:rsidRPr="00292DEB">
              <w:rPr>
                <w:rFonts w:cs="Arial"/>
                <w:bCs/>
                <w:color w:val="FF0000"/>
                <w:lang w:val="fr-BE"/>
              </w:rPr>
              <w:t xml:space="preserve"> </w:t>
            </w:r>
            <w:r w:rsidRPr="00292DEB">
              <w:rPr>
                <w:rFonts w:cs="Arial"/>
                <w:bCs/>
                <w:lang w:val="fr-BE"/>
              </w:rPr>
              <w:t>(soit</w:t>
            </w:r>
            <w:r w:rsidRPr="00292DEB">
              <w:rPr>
                <w:rFonts w:cs="Arial"/>
                <w:lang w:val="fr-BE"/>
              </w:rPr>
              <w:t xml:space="preserve"> douze fois la pension nationale complète – 12x</w:t>
            </w:r>
            <w:r w:rsidRPr="00292DEB">
              <w:rPr>
                <w:rFonts w:cs="Arial"/>
                <w:color w:val="FF00FF"/>
                <w:lang w:val="fr-BE"/>
              </w:rPr>
              <w:t>€436,40</w:t>
            </w:r>
            <w:r w:rsidRPr="00292DEB">
              <w:rPr>
                <w:rFonts w:cs="Arial"/>
                <w:lang w:val="fr-BE"/>
              </w:rPr>
              <w:t>).</w:t>
            </w:r>
          </w:p>
          <w:p w14:paraId="11114D24" w14:textId="067352EE" w:rsidR="005D0FED" w:rsidRPr="00292DEB" w:rsidRDefault="005D0FED" w:rsidP="00481BFF">
            <w:pPr>
              <w:spacing w:line="276" w:lineRule="auto"/>
              <w:rPr>
                <w:rFonts w:cs="Arial"/>
                <w:lang w:val="fr-BE"/>
              </w:rPr>
            </w:pPr>
          </w:p>
        </w:tc>
        <w:tc>
          <w:tcPr>
            <w:tcW w:w="1370" w:type="pct"/>
          </w:tcPr>
          <w:p w14:paraId="78EF3A5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E-VII-19-EL</w:t>
            </w:r>
          </w:p>
          <w:p w14:paraId="59566A5A" w14:textId="0C9D0C7F"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sz w:val="15"/>
                <w:szCs w:val="15"/>
                <w:lang w:val="en-GB"/>
              </w:rPr>
              <w:t xml:space="preserve">Maximum benefit: </w:t>
            </w:r>
            <w:r w:rsidRPr="00292DEB">
              <w:rPr>
                <w:color w:val="EB1AE7"/>
                <w:sz w:val="15"/>
                <w:szCs w:val="15"/>
                <w:lang w:val="en-GB"/>
              </w:rPr>
              <w:t>€5,</w:t>
            </w:r>
            <w:del w:id="301" w:author="Author">
              <w:r w:rsidRPr="00292DEB">
                <w:rPr>
                  <w:color w:val="EB1AE7"/>
                  <w:sz w:val="15"/>
                  <w:szCs w:val="15"/>
                  <w:lang w:val="en-GB"/>
                </w:rPr>
                <w:delText>236.80</w:delText>
              </w:r>
            </w:del>
            <w:ins w:id="302" w:author="Author">
              <w:r w:rsidRPr="00292DEB">
                <w:rPr>
                  <w:color w:val="EB1AE7"/>
                  <w:sz w:val="15"/>
                  <w:szCs w:val="15"/>
                  <w:lang w:val="en-GB"/>
                </w:rPr>
                <w:t>362.44</w:t>
              </w:r>
            </w:ins>
            <w:r w:rsidRPr="00292DEB">
              <w:rPr>
                <w:color w:val="EB1AE7"/>
                <w:sz w:val="15"/>
                <w:szCs w:val="15"/>
                <w:lang w:val="en-GB"/>
              </w:rPr>
              <w:t xml:space="preserve"> </w:t>
            </w:r>
            <w:r w:rsidRPr="00292DEB">
              <w:rPr>
                <w:color w:val="000000" w:themeColor="text1"/>
                <w:sz w:val="15"/>
                <w:szCs w:val="15"/>
                <w:lang w:val="en-GB"/>
              </w:rPr>
              <w:t>per month (corresponding to twelve times the full national pension 12*</w:t>
            </w:r>
            <w:r w:rsidRPr="00292DEB">
              <w:rPr>
                <w:color w:val="FF00FF"/>
                <w:sz w:val="15"/>
                <w:szCs w:val="15"/>
                <w:lang w:val="en-GB"/>
              </w:rPr>
              <w:t>€</w:t>
            </w:r>
            <w:del w:id="303" w:author="Author">
              <w:r w:rsidRPr="00292DEB">
                <w:rPr>
                  <w:color w:val="FF00FF"/>
                  <w:sz w:val="15"/>
                  <w:szCs w:val="15"/>
                  <w:lang w:val="en-GB"/>
                </w:rPr>
                <w:delText>436.40</w:delText>
              </w:r>
            </w:del>
            <w:ins w:id="304" w:author="Author">
              <w:r w:rsidRPr="00292DEB">
                <w:rPr>
                  <w:color w:val="FF00FF"/>
                  <w:sz w:val="15"/>
                  <w:szCs w:val="15"/>
                  <w:lang w:val="en-GB"/>
                </w:rPr>
                <w:t>446.87</w:t>
              </w:r>
            </w:ins>
            <w:r w:rsidRPr="00292DEB">
              <w:rPr>
                <w:color w:val="000000" w:themeColor="text1"/>
                <w:sz w:val="15"/>
                <w:szCs w:val="15"/>
                <w:lang w:val="en-GB"/>
              </w:rPr>
              <w:t>).</w:t>
            </w:r>
          </w:p>
        </w:tc>
        <w:tc>
          <w:tcPr>
            <w:tcW w:w="167" w:type="pct"/>
          </w:tcPr>
          <w:p w14:paraId="125D59FE"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07720B02" w14:textId="77777777" w:rsidR="005D0FED" w:rsidRPr="00292DEB" w:rsidRDefault="005D0FED" w:rsidP="00481BFF">
            <w:pPr>
              <w:spacing w:line="276" w:lineRule="auto"/>
              <w:rPr>
                <w:rFonts w:cs="Arial"/>
                <w:color w:val="0000FF"/>
              </w:rPr>
            </w:pPr>
          </w:p>
        </w:tc>
        <w:tc>
          <w:tcPr>
            <w:tcW w:w="127" w:type="pct"/>
          </w:tcPr>
          <w:p w14:paraId="22521890" w14:textId="77777777" w:rsidR="005D0FED" w:rsidRPr="00292DEB" w:rsidRDefault="005D0FED" w:rsidP="00481BFF">
            <w:pPr>
              <w:spacing w:line="276" w:lineRule="auto"/>
              <w:rPr>
                <w:rFonts w:cs="Arial"/>
                <w:color w:val="0000FF"/>
                <w:lang w:val="fr-FR"/>
              </w:rPr>
            </w:pPr>
            <w:r w:rsidRPr="00292DEB">
              <w:rPr>
                <w:rFonts w:cs="Arial"/>
                <w:color w:val="0000FF"/>
                <w:lang w:val="fr-FR"/>
              </w:rPr>
              <w:t>19</w:t>
            </w:r>
          </w:p>
          <w:p w14:paraId="1BC227B6" w14:textId="77777777" w:rsidR="005D0FED" w:rsidRPr="00292DEB" w:rsidRDefault="005D0FED" w:rsidP="00481BFF">
            <w:pPr>
              <w:spacing w:line="276" w:lineRule="auto"/>
              <w:rPr>
                <w:rFonts w:cs="Arial"/>
                <w:color w:val="0000FF"/>
              </w:rPr>
            </w:pPr>
          </w:p>
        </w:tc>
        <w:tc>
          <w:tcPr>
            <w:tcW w:w="402" w:type="pct"/>
          </w:tcPr>
          <w:p w14:paraId="42851FBF"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7331AD8" w14:textId="77777777" w:rsidR="005D0FED" w:rsidRPr="00292DEB" w:rsidRDefault="005D0FED" w:rsidP="00481BFF">
            <w:pPr>
              <w:spacing w:line="276" w:lineRule="auto"/>
              <w:rPr>
                <w:rFonts w:cs="Arial"/>
                <w:color w:val="0000FF"/>
              </w:rPr>
            </w:pPr>
          </w:p>
        </w:tc>
      </w:tr>
      <w:tr w:rsidR="005D0FED" w:rsidRPr="00292DEB" w14:paraId="50036298" w14:textId="77777777" w:rsidTr="005D0FED">
        <w:tc>
          <w:tcPr>
            <w:tcW w:w="193" w:type="pct"/>
          </w:tcPr>
          <w:p w14:paraId="1CC95529" w14:textId="77777777" w:rsidR="005D0FED" w:rsidRPr="00292DEB" w:rsidRDefault="005D0FED" w:rsidP="00481BFF">
            <w:pPr>
              <w:spacing w:line="276" w:lineRule="auto"/>
              <w:jc w:val="left"/>
              <w:rPr>
                <w:rFonts w:cs="Arial"/>
                <w:lang w:val="en-GB"/>
              </w:rPr>
            </w:pPr>
            <w:r w:rsidRPr="00292DEB">
              <w:rPr>
                <w:rFonts w:cs="Arial"/>
                <w:lang w:val="en-GB"/>
              </w:rPr>
              <w:t>EL</w:t>
            </w:r>
          </w:p>
          <w:p w14:paraId="72D4BC84" w14:textId="77777777" w:rsidR="005D0FED" w:rsidRPr="00292DEB" w:rsidRDefault="005D0FED" w:rsidP="00481BFF">
            <w:pPr>
              <w:spacing w:line="276" w:lineRule="auto"/>
              <w:jc w:val="left"/>
              <w:rPr>
                <w:rFonts w:cs="Arial"/>
                <w:lang w:val="en-GB"/>
              </w:rPr>
            </w:pPr>
            <w:r w:rsidRPr="00292DEB">
              <w:rPr>
                <w:rFonts w:cs="Arial"/>
                <w:lang w:val="en-GB"/>
              </w:rPr>
              <w:t>EL</w:t>
            </w:r>
          </w:p>
          <w:p w14:paraId="6650FDC0" w14:textId="77777777" w:rsidR="005D0FED" w:rsidRPr="00292DEB" w:rsidRDefault="005D0FED" w:rsidP="00481BFF">
            <w:pPr>
              <w:spacing w:line="276" w:lineRule="auto"/>
              <w:jc w:val="left"/>
              <w:rPr>
                <w:rFonts w:cs="Arial"/>
                <w:lang w:val="en-GB"/>
              </w:rPr>
            </w:pPr>
            <w:r w:rsidRPr="00292DEB">
              <w:rPr>
                <w:rFonts w:cs="Arial"/>
                <w:lang w:val="en-GB"/>
              </w:rPr>
              <w:t>EL</w:t>
            </w:r>
          </w:p>
          <w:p w14:paraId="14CC080C" w14:textId="4C239ADF"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0DF61939" w14:textId="77777777" w:rsidR="005D0FED" w:rsidRPr="00292DEB" w:rsidRDefault="005D0FED" w:rsidP="00481BFF">
            <w:pPr>
              <w:shd w:val="clear" w:color="auto" w:fill="FFFFFF"/>
              <w:spacing w:line="276" w:lineRule="auto"/>
              <w:rPr>
                <w:rFonts w:eastAsia="Arial,Times New Roman" w:cs="Arial"/>
              </w:rPr>
            </w:pPr>
            <w:r w:rsidRPr="00292DEB">
              <w:rPr>
                <w:rFonts w:cs="Arial"/>
              </w:rPr>
              <w:t>J</w:t>
            </w:r>
            <w:r w:rsidRPr="00292DEB">
              <w:rPr>
                <w:rFonts w:eastAsia="Arial" w:cs="Arial"/>
              </w:rPr>
              <w:t xml:space="preserve">ährliche </w:t>
            </w:r>
            <w:r w:rsidRPr="00292DEB">
              <w:rPr>
                <w:rFonts w:cs="Arial"/>
              </w:rPr>
              <w:t xml:space="preserve">Anpassung </w:t>
            </w:r>
            <w:r w:rsidRPr="00292DEB">
              <w:rPr>
                <w:rFonts w:eastAsia="Arial" w:cs="Arial"/>
              </w:rPr>
              <w:t>durch gemeinsame Entscheidung des M</w:t>
            </w:r>
            <w:r w:rsidRPr="00292DEB">
              <w:rPr>
                <w:rFonts w:cs="Arial"/>
              </w:rPr>
              <w:t xml:space="preserve">inisters für Wirtschaft und Finanzen, Arbeit und soziale Sicherheit, basierend auf einem Koeffizienten, der festgelegt wird durch die Summe der Änderungen des BIP und der Änderungen des Verbraucherpreisindex des vorangegangenen Jahres geteilt durch </w:t>
            </w:r>
            <w:r w:rsidRPr="00292DEB">
              <w:rPr>
                <w:rFonts w:cs="Arial"/>
                <w:color w:val="C00000"/>
              </w:rPr>
              <w:t>2</w:t>
            </w:r>
            <w:r w:rsidRPr="00292DEB">
              <w:rPr>
                <w:rFonts w:cs="Arial"/>
              </w:rPr>
              <w:t xml:space="preserve">. </w:t>
            </w:r>
            <w:r w:rsidRPr="00292DEB">
              <w:rPr>
                <w:rFonts w:eastAsia="Times New Roman" w:cs="Arial"/>
                <w:lang w:eastAsia="el-GR"/>
              </w:rPr>
              <w:t xml:space="preserve">Die jährliche durchschnittliche Veränderung des Verbraucherpreisindexes darf dabei nicht überschritten werden </w:t>
            </w:r>
            <w:r w:rsidRPr="00292DEB">
              <w:rPr>
                <w:rFonts w:eastAsia="Arial" w:cs="Arial"/>
              </w:rPr>
              <w:t xml:space="preserve">(Art. 25 Par. 4a von Gesetz </w:t>
            </w:r>
            <w:r w:rsidRPr="00292DEB">
              <w:rPr>
                <w:rFonts w:eastAsia="Arial" w:cs="Arial"/>
                <w:color w:val="C00000"/>
              </w:rPr>
              <w:t>4670/2020</w:t>
            </w:r>
            <w:r w:rsidRPr="00292DEB">
              <w:rPr>
                <w:rFonts w:eastAsia="Arial" w:cs="Arial"/>
              </w:rPr>
              <w:t>)</w:t>
            </w:r>
            <w:r w:rsidRPr="00292DEB">
              <w:rPr>
                <w:rFonts w:eastAsia="Arial,Times New Roman" w:cs="Arial"/>
              </w:rPr>
              <w:t>.</w:t>
            </w:r>
          </w:p>
          <w:p w14:paraId="35324DCA" w14:textId="77777777" w:rsidR="005D0FED" w:rsidRPr="00292DEB" w:rsidRDefault="005D0FED" w:rsidP="00481BFF">
            <w:pPr>
              <w:shd w:val="clear" w:color="auto" w:fill="FFFFFF"/>
              <w:spacing w:line="276" w:lineRule="auto"/>
              <w:rPr>
                <w:rFonts w:cs="Arial"/>
              </w:rPr>
            </w:pPr>
            <w:r w:rsidRPr="00292DEB">
              <w:rPr>
                <w:rFonts w:eastAsia="Arial,Times New Roman" w:cs="Arial"/>
              </w:rPr>
              <w:t xml:space="preserve">Für das Jahr </w:t>
            </w:r>
            <w:r w:rsidRPr="00292DEB">
              <w:rPr>
                <w:rFonts w:eastAsia="Arial,Times New Roman" w:cs="Arial"/>
                <w:color w:val="C00000"/>
              </w:rPr>
              <w:t>2025</w:t>
            </w:r>
            <w:r w:rsidRPr="00292DEB">
              <w:rPr>
                <w:rFonts w:eastAsia="Arial,Times New Roman" w:cs="Arial"/>
              </w:rPr>
              <w:t xml:space="preserve"> ist der Anpassungskoeffizient von Renten </w:t>
            </w:r>
            <w:r w:rsidRPr="00292DEB">
              <w:rPr>
                <w:rFonts w:eastAsia="Arial,Times New Roman" w:cs="Arial"/>
                <w:color w:val="C00000"/>
              </w:rPr>
              <w:t>2,4</w:t>
            </w:r>
            <w:r w:rsidRPr="00292DEB">
              <w:rPr>
                <w:rFonts w:eastAsia="Arial,Times New Roman" w:cs="Arial"/>
              </w:rPr>
              <w:t>% (</w:t>
            </w:r>
            <w:r w:rsidRPr="00292DEB">
              <w:rPr>
                <w:rFonts w:cs="Arial"/>
              </w:rPr>
              <w:t xml:space="preserve">Ministerialentscheidung Nr. </w:t>
            </w:r>
            <w:r w:rsidRPr="00292DEB">
              <w:rPr>
                <w:rFonts w:cs="Arial"/>
                <w:color w:val="C00000"/>
              </w:rPr>
              <w:t>53457</w:t>
            </w:r>
            <w:r w:rsidRPr="00292DEB">
              <w:rPr>
                <w:rFonts w:cs="Arial"/>
              </w:rPr>
              <w:t>/12. Dezember 2024/(B‘6865/16. Dezember 2024)).</w:t>
            </w:r>
          </w:p>
          <w:p w14:paraId="2D6055AF" w14:textId="65DF0D0E" w:rsidR="005D0FED" w:rsidRPr="00292DEB" w:rsidRDefault="005D0FED" w:rsidP="00481BFF">
            <w:pPr>
              <w:pBdr>
                <w:top w:val="nil"/>
                <w:left w:val="nil"/>
                <w:bottom w:val="nil"/>
                <w:right w:val="nil"/>
                <w:between w:val="nil"/>
              </w:pBdr>
              <w:spacing w:before="60" w:line="276" w:lineRule="auto"/>
              <w:rPr>
                <w:rFonts w:cs="Arial"/>
                <w:color w:val="C00000"/>
              </w:rPr>
            </w:pPr>
            <w:r w:rsidRPr="00292DEB">
              <w:rPr>
                <w:rFonts w:eastAsia="Times New Roman" w:cs="Arial"/>
                <w:lang w:eastAsia="el-GR"/>
              </w:rPr>
              <w:t xml:space="preserve">Zusätzlich werden Renten alle drei Jahre gemäß einem besonderen Gesetz angepasst, um die langfristige Tragfähigkeit des Sozialversicherungssystems sicherzustellen (Art. 25 Par. 5 von Gesetz Nr. </w:t>
            </w:r>
            <w:r w:rsidRPr="00292DEB">
              <w:rPr>
                <w:rFonts w:eastAsia="Times New Roman" w:cs="Arial"/>
                <w:color w:val="C00000"/>
                <w:lang w:eastAsia="el-GR"/>
              </w:rPr>
              <w:t>4670/2020</w:t>
            </w:r>
            <w:r w:rsidRPr="00292DEB">
              <w:rPr>
                <w:rFonts w:eastAsia="Times New Roman" w:cs="Arial"/>
                <w:lang w:eastAsia="el-GR"/>
              </w:rPr>
              <w:t>).</w:t>
            </w:r>
          </w:p>
        </w:tc>
        <w:tc>
          <w:tcPr>
            <w:tcW w:w="1370" w:type="pct"/>
          </w:tcPr>
          <w:p w14:paraId="3904C7A6" w14:textId="77777777" w:rsidR="005D0FED" w:rsidRPr="00292DEB" w:rsidRDefault="005D0FED" w:rsidP="00481BFF">
            <w:pPr>
              <w:shd w:val="clear" w:color="auto" w:fill="FFFFFF"/>
              <w:spacing w:line="276" w:lineRule="auto"/>
              <w:rPr>
                <w:rFonts w:eastAsia="Times New Roman" w:cs="Arial"/>
                <w:lang w:val="fr-BE" w:eastAsia="el-GR"/>
              </w:rPr>
            </w:pPr>
            <w:r w:rsidRPr="00292DEB">
              <w:rPr>
                <w:rFonts w:cs="Arial"/>
                <w:lang w:val="fr-BE"/>
              </w:rPr>
              <w:t xml:space="preserve">Revalorisation annuelle par décision conjointe du ministre de </w:t>
            </w:r>
            <w:proofErr w:type="gramStart"/>
            <w:r w:rsidRPr="00292DEB">
              <w:rPr>
                <w:rFonts w:cs="Arial"/>
                <w:lang w:val="fr-BE"/>
              </w:rPr>
              <w:t>l’économie</w:t>
            </w:r>
            <w:proofErr w:type="gramEnd"/>
            <w:r w:rsidRPr="00292DEB">
              <w:rPr>
                <w:rFonts w:cs="Arial"/>
                <w:lang w:val="fr-BE"/>
              </w:rPr>
              <w:t xml:space="preserve"> et des finances, et du ministre du travail et de la Sécurité sociale, sur la base d’un coefficient déterminé en divisant par </w:t>
            </w:r>
            <w:r w:rsidRPr="00292DEB">
              <w:rPr>
                <w:rFonts w:cs="Arial"/>
                <w:color w:val="C00000"/>
                <w:lang w:val="fr-BE"/>
              </w:rPr>
              <w:t>deux</w:t>
            </w:r>
            <w:r w:rsidRPr="00292DEB">
              <w:rPr>
                <w:rFonts w:cs="Arial"/>
                <w:lang w:val="fr-BE"/>
              </w:rPr>
              <w:t xml:space="preserve"> la somme de l’évolution du PIB et de l’évolution de l’indice des prix à la consommation de l’année précédente. Il ne doit pas être supérieur à l’évolution annuelle moyenne de ce dernier (article 25, paragraphe 4a, de la loi </w:t>
            </w:r>
            <w:r w:rsidRPr="00292DEB">
              <w:rPr>
                <w:rFonts w:cs="Arial"/>
                <w:color w:val="C00000"/>
                <w:lang w:val="fr-BE"/>
              </w:rPr>
              <w:t>4670/2020</w:t>
            </w:r>
            <w:r w:rsidRPr="00292DEB">
              <w:rPr>
                <w:rFonts w:cs="Arial"/>
                <w:lang w:val="fr-BE"/>
              </w:rPr>
              <w:t>)</w:t>
            </w:r>
            <w:r w:rsidRPr="00292DEB">
              <w:rPr>
                <w:rFonts w:eastAsia="Times New Roman" w:cs="Arial"/>
                <w:lang w:val="fr-BE" w:eastAsia="el-GR"/>
              </w:rPr>
              <w:t>.</w:t>
            </w:r>
          </w:p>
          <w:p w14:paraId="076C04EC" w14:textId="77777777" w:rsidR="005D0FED" w:rsidRPr="00292DEB" w:rsidRDefault="005D0FED" w:rsidP="00481BFF">
            <w:pPr>
              <w:shd w:val="clear" w:color="auto" w:fill="FFFFFF"/>
              <w:spacing w:line="276" w:lineRule="auto"/>
              <w:rPr>
                <w:rFonts w:eastAsia="Times New Roman" w:cs="Arial"/>
                <w:lang w:val="fr-BE" w:eastAsia="el-GR"/>
              </w:rPr>
            </w:pPr>
            <w:r w:rsidRPr="00292DEB">
              <w:rPr>
                <w:rFonts w:eastAsia="Times New Roman" w:cs="Arial"/>
                <w:lang w:val="fr-BE" w:eastAsia="el-GR"/>
              </w:rPr>
              <w:t xml:space="preserve">Pour </w:t>
            </w:r>
            <w:r w:rsidRPr="00292DEB">
              <w:rPr>
                <w:rFonts w:eastAsia="Times New Roman" w:cs="Arial"/>
                <w:color w:val="C00000"/>
                <w:lang w:val="fr-BE" w:eastAsia="el-GR"/>
              </w:rPr>
              <w:t>2025</w:t>
            </w:r>
            <w:r w:rsidRPr="00292DEB">
              <w:rPr>
                <w:rFonts w:eastAsia="Times New Roman" w:cs="Arial"/>
                <w:lang w:val="fr-BE" w:eastAsia="el-GR"/>
              </w:rPr>
              <w:t xml:space="preserve">, le coefficient de valorisation des pensions est de </w:t>
            </w:r>
            <w:r w:rsidRPr="00292DEB">
              <w:rPr>
                <w:rFonts w:eastAsia="Times New Roman" w:cs="Arial"/>
                <w:color w:val="C00000"/>
                <w:lang w:val="fr-BE" w:eastAsia="el-GR"/>
              </w:rPr>
              <w:t>2,4</w:t>
            </w:r>
            <w:r w:rsidRPr="00292DEB">
              <w:rPr>
                <w:rFonts w:eastAsia="Times New Roman" w:cs="Arial"/>
                <w:lang w:val="fr-BE" w:eastAsia="el-GR"/>
              </w:rPr>
              <w:t xml:space="preserve">% (décision ministérielle n° </w:t>
            </w:r>
            <w:r w:rsidRPr="00292DEB">
              <w:rPr>
                <w:rFonts w:cs="Arial"/>
                <w:color w:val="C00000"/>
                <w:lang w:val="fr-BE"/>
              </w:rPr>
              <w:t>53457/12 décembre 2024/ (</w:t>
            </w:r>
            <w:r w:rsidRPr="00292DEB">
              <w:rPr>
                <w:rFonts w:cs="Arial"/>
                <w:color w:val="C00000"/>
              </w:rPr>
              <w:t>Β</w:t>
            </w:r>
            <w:r w:rsidRPr="00292DEB">
              <w:rPr>
                <w:rFonts w:cs="Arial"/>
                <w:color w:val="C00000"/>
                <w:lang w:val="fr-BE"/>
              </w:rPr>
              <w:t>’ 6865/16 décembre 2024</w:t>
            </w:r>
            <w:r w:rsidRPr="00292DEB">
              <w:rPr>
                <w:rFonts w:cs="Arial"/>
                <w:lang w:val="fr-BE"/>
              </w:rPr>
              <w:t>)).</w:t>
            </w:r>
          </w:p>
          <w:p w14:paraId="5B9E622D" w14:textId="56058E80" w:rsidR="005D0FED" w:rsidRPr="00292DEB" w:rsidRDefault="005D0FED" w:rsidP="00481BFF">
            <w:pPr>
              <w:pBdr>
                <w:top w:val="nil"/>
                <w:left w:val="nil"/>
                <w:bottom w:val="nil"/>
                <w:right w:val="nil"/>
                <w:between w:val="nil"/>
              </w:pBdr>
              <w:spacing w:before="60" w:line="276" w:lineRule="auto"/>
              <w:ind w:left="57"/>
              <w:rPr>
                <w:rFonts w:cs="Arial"/>
                <w:color w:val="C00000"/>
                <w:lang w:val="fr-BE"/>
              </w:rPr>
            </w:pPr>
            <w:r w:rsidRPr="00292DEB">
              <w:rPr>
                <w:rFonts w:eastAsia="Times New Roman" w:cs="Arial"/>
                <w:lang w:val="fr-BE" w:eastAsia="el-GR"/>
              </w:rPr>
              <w:t xml:space="preserve">Par ailleurs, tous les trois ans, les pensions sont revalorisées en application d’une loi spéciale, afin de garantir la durabilité sur le long terme du système de sécurité sociale (article 25, paragraphe 5, de la loi </w:t>
            </w:r>
            <w:r w:rsidRPr="00292DEB">
              <w:rPr>
                <w:rFonts w:eastAsia="Times New Roman" w:cs="Arial"/>
                <w:color w:val="C00000"/>
                <w:lang w:val="fr-BE" w:eastAsia="el-GR"/>
              </w:rPr>
              <w:t>4670/2020</w:t>
            </w:r>
            <w:r w:rsidRPr="00292DEB">
              <w:rPr>
                <w:rFonts w:eastAsia="Times New Roman" w:cs="Arial"/>
                <w:lang w:val="fr-BE" w:eastAsia="el-GR"/>
              </w:rPr>
              <w:t>).</w:t>
            </w:r>
          </w:p>
        </w:tc>
        <w:tc>
          <w:tcPr>
            <w:tcW w:w="1370" w:type="pct"/>
          </w:tcPr>
          <w:p w14:paraId="7FF51A4E"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E-VII-20-EL</w:t>
            </w:r>
          </w:p>
          <w:p w14:paraId="78FF2F0C" w14:textId="77777777" w:rsidR="005D0FED" w:rsidRPr="00292DEB" w:rsidRDefault="005D0FED" w:rsidP="00481BFF">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 xml:space="preserve">Adjustment every year by joint decision of the Ministers of Economy and Finance, Labour and Social </w:t>
            </w:r>
            <w:r w:rsidRPr="00292DEB">
              <w:rPr>
                <w:color w:val="000000" w:themeColor="text1"/>
                <w:sz w:val="15"/>
                <w:szCs w:val="15"/>
                <w:lang w:val="en-GB"/>
              </w:rPr>
              <w:t>Security</w:t>
            </w:r>
            <w:r w:rsidRPr="00292DEB">
              <w:rPr>
                <w:color w:val="000000"/>
                <w:sz w:val="15"/>
                <w:szCs w:val="15"/>
                <w:lang w:val="en-GB"/>
              </w:rPr>
              <w:t xml:space="preserve">, based on a coefficient which is determined by the sum of the change of GDP and of the change in the Consumers' Price Index of the preceding year divided by </w:t>
            </w:r>
            <w:r w:rsidRPr="00292DEB">
              <w:rPr>
                <w:color w:val="C00000"/>
                <w:sz w:val="15"/>
                <w:szCs w:val="15"/>
                <w:lang w:val="en-GB"/>
              </w:rPr>
              <w:t>2</w:t>
            </w:r>
            <w:r w:rsidRPr="00292DEB">
              <w:rPr>
                <w:color w:val="000000"/>
                <w:sz w:val="15"/>
                <w:szCs w:val="15"/>
                <w:lang w:val="en-GB"/>
              </w:rPr>
              <w:t xml:space="preserve">. It must not exceed the average annual change in the Consumer Price Index (Art. 25 par. 4a of Law </w:t>
            </w:r>
            <w:r w:rsidRPr="00292DEB">
              <w:rPr>
                <w:color w:val="C00000"/>
                <w:sz w:val="15"/>
                <w:szCs w:val="15"/>
                <w:lang w:val="en-GB"/>
              </w:rPr>
              <w:t>4670/2020</w:t>
            </w:r>
            <w:r w:rsidRPr="00292DEB">
              <w:rPr>
                <w:color w:val="000000"/>
                <w:sz w:val="15"/>
                <w:szCs w:val="15"/>
                <w:lang w:val="en-GB"/>
              </w:rPr>
              <w:t>).</w:t>
            </w:r>
          </w:p>
          <w:p w14:paraId="70BCE45B" w14:textId="77777777" w:rsidR="005D0FED" w:rsidRPr="00292DEB" w:rsidRDefault="005D0FED" w:rsidP="00481BFF">
            <w:pPr>
              <w:pStyle w:val="Normal0"/>
              <w:pBdr>
                <w:top w:val="nil"/>
                <w:left w:val="nil"/>
                <w:bottom w:val="nil"/>
                <w:right w:val="nil"/>
                <w:between w:val="nil"/>
              </w:pBdr>
              <w:shd w:val="clear" w:color="auto" w:fill="FFFFFF" w:themeFill="background1"/>
              <w:spacing w:after="0"/>
              <w:rPr>
                <w:color w:val="000000"/>
                <w:sz w:val="15"/>
                <w:szCs w:val="15"/>
                <w:lang w:val="en-GB"/>
              </w:rPr>
            </w:pPr>
            <w:r w:rsidRPr="00292DEB">
              <w:rPr>
                <w:sz w:val="15"/>
                <w:szCs w:val="15"/>
                <w:lang w:val="en-GB"/>
              </w:rPr>
              <w:t xml:space="preserve">For </w:t>
            </w:r>
            <w:del w:id="305" w:author="Author">
              <w:r w:rsidRPr="00292DEB">
                <w:rPr>
                  <w:color w:val="C00000"/>
                  <w:sz w:val="15"/>
                  <w:szCs w:val="15"/>
                  <w:lang w:val="en-GB"/>
                </w:rPr>
                <w:delText>2025</w:delText>
              </w:r>
            </w:del>
            <w:ins w:id="306" w:author="Author">
              <w:r w:rsidRPr="00292DEB">
                <w:rPr>
                  <w:sz w:val="15"/>
                  <w:szCs w:val="15"/>
                  <w:lang w:val="en-GB"/>
                </w:rPr>
                <w:t>2026</w:t>
              </w:r>
            </w:ins>
            <w:r w:rsidRPr="00292DEB">
              <w:rPr>
                <w:sz w:val="15"/>
                <w:szCs w:val="15"/>
                <w:lang w:val="en-GB"/>
              </w:rPr>
              <w:t xml:space="preserve">, the adjustment coefficient of pensions is </w:t>
            </w:r>
            <w:r w:rsidRPr="00292DEB">
              <w:rPr>
                <w:color w:val="C00000"/>
                <w:sz w:val="15"/>
                <w:szCs w:val="15"/>
                <w:lang w:val="en-GB"/>
              </w:rPr>
              <w:t xml:space="preserve">2.4% </w:t>
            </w:r>
            <w:r w:rsidRPr="00292DEB">
              <w:rPr>
                <w:sz w:val="15"/>
                <w:szCs w:val="15"/>
                <w:lang w:val="en-GB"/>
              </w:rPr>
              <w:t>(Ministerial Decision no.</w:t>
            </w:r>
            <w:del w:id="307" w:author="Author">
              <w:r w:rsidRPr="00292DEB">
                <w:rPr>
                  <w:color w:val="C00000"/>
                  <w:sz w:val="15"/>
                  <w:szCs w:val="15"/>
                  <w:lang w:val="en-GB"/>
                </w:rPr>
                <w:delText>53457/</w:delText>
              </w:r>
            </w:del>
            <w:ins w:id="308" w:author="Author">
              <w:r w:rsidRPr="00292DEB">
                <w:rPr>
                  <w:color w:val="C00000"/>
                  <w:sz w:val="15"/>
                  <w:szCs w:val="15"/>
                  <w:lang w:val="en-GB"/>
                </w:rPr>
                <w:t xml:space="preserve"> 31854/05.</w:t>
              </w:r>
            </w:ins>
            <w:r w:rsidRPr="00292DEB">
              <w:rPr>
                <w:color w:val="C00000"/>
                <w:sz w:val="15"/>
                <w:szCs w:val="15"/>
                <w:lang w:val="en-GB"/>
              </w:rPr>
              <w:t>12.</w:t>
            </w:r>
            <w:ins w:id="309" w:author="Author">
              <w:r w:rsidRPr="00292DEB">
                <w:rPr>
                  <w:color w:val="C00000"/>
                  <w:sz w:val="15"/>
                  <w:szCs w:val="15"/>
                  <w:lang w:val="en-GB"/>
                </w:rPr>
                <w:t>2025/</w:t>
              </w:r>
              <w:r w:rsidRPr="00292DEB">
                <w:rPr>
                  <w:color w:val="C00000"/>
                  <w:sz w:val="15"/>
                  <w:szCs w:val="15"/>
                </w:rPr>
                <w:t>Β</w:t>
              </w:r>
              <w:r w:rsidRPr="00292DEB">
                <w:rPr>
                  <w:color w:val="C00000"/>
                  <w:sz w:val="15"/>
                  <w:szCs w:val="15"/>
                  <w:lang w:val="en-GB"/>
                </w:rPr>
                <w:t>’ 6519/08.</w:t>
              </w:r>
            </w:ins>
            <w:r w:rsidRPr="00292DEB">
              <w:rPr>
                <w:color w:val="C00000"/>
                <w:sz w:val="15"/>
                <w:szCs w:val="15"/>
                <w:lang w:val="en-GB"/>
              </w:rPr>
              <w:t>12.</w:t>
            </w:r>
            <w:del w:id="310" w:author="Author">
              <w:r w:rsidRPr="00292DEB">
                <w:rPr>
                  <w:color w:val="C00000"/>
                  <w:sz w:val="15"/>
                  <w:szCs w:val="15"/>
                  <w:lang w:val="en-GB"/>
                </w:rPr>
                <w:delText>2024/ (</w:delText>
              </w:r>
              <w:r w:rsidRPr="00292DEB">
                <w:rPr>
                  <w:color w:val="C00000"/>
                  <w:sz w:val="15"/>
                  <w:szCs w:val="15"/>
                </w:rPr>
                <w:delText>Β</w:delText>
              </w:r>
              <w:r w:rsidRPr="00292DEB">
                <w:rPr>
                  <w:color w:val="C00000"/>
                  <w:sz w:val="15"/>
                  <w:szCs w:val="15"/>
                  <w:lang w:val="en-GB"/>
                </w:rPr>
                <w:delText>’ 6865/16.12.2024</w:delText>
              </w:r>
              <w:r w:rsidRPr="00292DEB">
                <w:rPr>
                  <w:sz w:val="15"/>
                  <w:szCs w:val="15"/>
                  <w:lang w:val="en-GB"/>
                </w:rPr>
                <w:delText>)).</w:delText>
              </w:r>
            </w:del>
            <w:ins w:id="311" w:author="Author">
              <w:r w:rsidRPr="00292DEB">
                <w:rPr>
                  <w:color w:val="C00000"/>
                  <w:sz w:val="15"/>
                  <w:szCs w:val="15"/>
                  <w:lang w:val="en-GB"/>
                </w:rPr>
                <w:t>2025</w:t>
              </w:r>
              <w:r w:rsidRPr="00292DEB">
                <w:rPr>
                  <w:sz w:val="15"/>
                  <w:szCs w:val="15"/>
                  <w:lang w:val="en-GB"/>
                </w:rPr>
                <w:t>).</w:t>
              </w:r>
            </w:ins>
          </w:p>
          <w:p w14:paraId="199160C9" w14:textId="77777777" w:rsidR="005D0FED" w:rsidRPr="00292DEB" w:rsidRDefault="005D0FED" w:rsidP="00481BFF">
            <w:pPr>
              <w:pStyle w:val="Normal0"/>
              <w:pBdr>
                <w:top w:val="nil"/>
                <w:left w:val="nil"/>
                <w:bottom w:val="nil"/>
                <w:right w:val="nil"/>
                <w:between w:val="nil"/>
              </w:pBdr>
              <w:shd w:val="clear" w:color="auto" w:fill="FFFFFF" w:themeFill="background1"/>
              <w:spacing w:after="0"/>
              <w:rPr>
                <w:color w:val="000000"/>
                <w:sz w:val="15"/>
                <w:szCs w:val="15"/>
                <w:lang w:val="en-GB"/>
              </w:rPr>
            </w:pPr>
            <w:r w:rsidRPr="00292DEB">
              <w:rPr>
                <w:color w:val="000000" w:themeColor="text1"/>
                <w:sz w:val="15"/>
                <w:szCs w:val="15"/>
                <w:lang w:val="en-GB"/>
              </w:rPr>
              <w:t xml:space="preserve">In addition, every </w:t>
            </w:r>
            <w:r w:rsidRPr="00292DEB">
              <w:rPr>
                <w:color w:val="C00000"/>
                <w:sz w:val="15"/>
                <w:szCs w:val="15"/>
                <w:lang w:val="en-GB"/>
              </w:rPr>
              <w:t>three</w:t>
            </w:r>
            <w:r w:rsidRPr="00292DEB">
              <w:rPr>
                <w:color w:val="000000" w:themeColor="text1"/>
                <w:sz w:val="15"/>
                <w:szCs w:val="15"/>
                <w:lang w:val="en-GB"/>
              </w:rPr>
              <w:t xml:space="preserve"> years, pensions are adjusted under a special law to ensure long-term sustainability of the social security system (Art. 25 par. 5 Law </w:t>
            </w:r>
            <w:r w:rsidRPr="00292DEB">
              <w:rPr>
                <w:color w:val="C00000"/>
                <w:sz w:val="15"/>
                <w:szCs w:val="15"/>
                <w:lang w:val="en-GB"/>
              </w:rPr>
              <w:t>4670/2020</w:t>
            </w:r>
            <w:r w:rsidRPr="00292DEB">
              <w:rPr>
                <w:color w:val="000000" w:themeColor="text1"/>
                <w:sz w:val="15"/>
                <w:szCs w:val="15"/>
                <w:lang w:val="en-GB"/>
              </w:rPr>
              <w:t>).</w:t>
            </w:r>
          </w:p>
          <w:p w14:paraId="4BFD40B5" w14:textId="15778BC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81FB2E7"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7D8FB0FE" w14:textId="5BA0F55E" w:rsidR="005D0FED" w:rsidRPr="00292DEB" w:rsidRDefault="005D0FED" w:rsidP="00481BFF">
            <w:pPr>
              <w:spacing w:line="276" w:lineRule="auto"/>
              <w:rPr>
                <w:rFonts w:cs="Arial"/>
                <w:color w:val="0000FF"/>
              </w:rPr>
            </w:pPr>
          </w:p>
        </w:tc>
        <w:tc>
          <w:tcPr>
            <w:tcW w:w="127" w:type="pct"/>
          </w:tcPr>
          <w:p w14:paraId="431EEEE1" w14:textId="77777777" w:rsidR="005D0FED" w:rsidRPr="00292DEB" w:rsidRDefault="005D0FED" w:rsidP="00481BFF">
            <w:pPr>
              <w:spacing w:line="276" w:lineRule="auto"/>
              <w:rPr>
                <w:rFonts w:cs="Arial"/>
                <w:color w:val="0000FF"/>
                <w:lang w:val="fr-FR"/>
              </w:rPr>
            </w:pPr>
            <w:r w:rsidRPr="00292DEB">
              <w:rPr>
                <w:rFonts w:cs="Arial"/>
                <w:color w:val="0000FF"/>
                <w:lang w:val="fr-FR"/>
              </w:rPr>
              <w:t>20</w:t>
            </w:r>
          </w:p>
          <w:p w14:paraId="0C8606B3" w14:textId="06C4F3EB" w:rsidR="005D0FED" w:rsidRPr="00292DEB" w:rsidRDefault="005D0FED" w:rsidP="00481BFF">
            <w:pPr>
              <w:spacing w:line="276" w:lineRule="auto"/>
              <w:rPr>
                <w:rFonts w:cs="Arial"/>
                <w:color w:val="0000FF"/>
              </w:rPr>
            </w:pPr>
          </w:p>
        </w:tc>
        <w:tc>
          <w:tcPr>
            <w:tcW w:w="402" w:type="pct"/>
          </w:tcPr>
          <w:p w14:paraId="14BF18F7"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7451355" w14:textId="77777777" w:rsidR="005D0FED" w:rsidRPr="00292DEB" w:rsidRDefault="005D0FED" w:rsidP="00481BFF">
            <w:pPr>
              <w:spacing w:line="276" w:lineRule="auto"/>
              <w:rPr>
                <w:rFonts w:cs="Arial"/>
                <w:color w:val="0000FF"/>
              </w:rPr>
            </w:pPr>
          </w:p>
        </w:tc>
      </w:tr>
      <w:tr w:rsidR="005D0FED" w:rsidRPr="00292DEB" w14:paraId="6043252F" w14:textId="77777777" w:rsidTr="005D0FED">
        <w:tc>
          <w:tcPr>
            <w:tcW w:w="193" w:type="pct"/>
          </w:tcPr>
          <w:p w14:paraId="347C079E" w14:textId="77777777" w:rsidR="005D0FED" w:rsidRPr="00292DEB" w:rsidRDefault="005D0FED" w:rsidP="00481BFF">
            <w:pPr>
              <w:spacing w:line="276" w:lineRule="auto"/>
              <w:jc w:val="left"/>
              <w:rPr>
                <w:rFonts w:cs="Arial"/>
                <w:lang w:val="es-ES"/>
              </w:rPr>
            </w:pPr>
            <w:r w:rsidRPr="00292DEB">
              <w:rPr>
                <w:rFonts w:cs="Arial"/>
                <w:lang w:val="es-ES"/>
              </w:rPr>
              <w:t>EL</w:t>
            </w:r>
          </w:p>
          <w:p w14:paraId="153D1204" w14:textId="77777777" w:rsidR="005D0FED" w:rsidRPr="00292DEB" w:rsidRDefault="005D0FED" w:rsidP="00481BFF">
            <w:pPr>
              <w:spacing w:line="276" w:lineRule="auto"/>
              <w:jc w:val="left"/>
              <w:rPr>
                <w:rFonts w:cs="Arial"/>
                <w:lang w:val="es-ES"/>
              </w:rPr>
            </w:pPr>
            <w:r w:rsidRPr="00292DEB">
              <w:rPr>
                <w:rFonts w:cs="Arial"/>
                <w:lang w:val="es-ES"/>
              </w:rPr>
              <w:t>EL</w:t>
            </w:r>
          </w:p>
          <w:p w14:paraId="62E8E038" w14:textId="77777777" w:rsidR="005D0FED" w:rsidRPr="00292DEB" w:rsidRDefault="005D0FED" w:rsidP="00481BFF">
            <w:pPr>
              <w:spacing w:line="276" w:lineRule="auto"/>
              <w:jc w:val="left"/>
              <w:rPr>
                <w:rFonts w:cs="Arial"/>
                <w:lang w:val="es-ES"/>
              </w:rPr>
            </w:pPr>
            <w:r w:rsidRPr="00292DEB">
              <w:rPr>
                <w:rFonts w:cs="Arial"/>
                <w:lang w:val="es-ES"/>
              </w:rPr>
              <w:t>EL</w:t>
            </w:r>
          </w:p>
          <w:p w14:paraId="1AEEAA19" w14:textId="77777777" w:rsidR="005D0FED" w:rsidRPr="00292DEB" w:rsidRDefault="005D0FED" w:rsidP="00481BFF">
            <w:pPr>
              <w:spacing w:line="276" w:lineRule="auto"/>
              <w:jc w:val="left"/>
              <w:rPr>
                <w:rFonts w:cs="Arial"/>
                <w:lang w:val="es-ES"/>
              </w:rPr>
            </w:pPr>
            <w:r w:rsidRPr="00292DEB">
              <w:rPr>
                <w:rFonts w:cs="Arial"/>
                <w:lang w:val="es-ES"/>
              </w:rPr>
              <w:t>EL</w:t>
            </w:r>
          </w:p>
          <w:p w14:paraId="7CFCC478" w14:textId="51004E2F" w:rsidR="005D0FED" w:rsidRPr="00292DEB" w:rsidRDefault="005D0FED" w:rsidP="00481BFF">
            <w:pPr>
              <w:spacing w:line="276" w:lineRule="auto"/>
              <w:jc w:val="left"/>
              <w:rPr>
                <w:rFonts w:cs="Arial"/>
                <w:lang w:val="es-ES"/>
              </w:rPr>
            </w:pPr>
            <w:r w:rsidRPr="00292DEB">
              <w:rPr>
                <w:rFonts w:cs="Arial"/>
                <w:lang w:val="es-ES"/>
              </w:rPr>
              <w:t>EL</w:t>
            </w:r>
          </w:p>
        </w:tc>
        <w:tc>
          <w:tcPr>
            <w:tcW w:w="1371" w:type="pct"/>
          </w:tcPr>
          <w:p w14:paraId="2E38AA41" w14:textId="77777777" w:rsidR="005D0FED" w:rsidRPr="00292DEB" w:rsidRDefault="005D0FED" w:rsidP="00481BFF">
            <w:pPr>
              <w:spacing w:line="276" w:lineRule="auto"/>
              <w:rPr>
                <w:rFonts w:cs="Arial"/>
              </w:rPr>
            </w:pPr>
            <w:r w:rsidRPr="00292DEB">
              <w:rPr>
                <w:rFonts w:cs="Arial"/>
              </w:rPr>
              <w:t>Kumulierung mit Erwerbseinkommen ist möglich für den hinterbliebenen Ehepartner, geschiedenen Ehepartner, hinterbliebenen Lebenspartner und Waisen.</w:t>
            </w:r>
          </w:p>
          <w:p w14:paraId="4EE84CB7" w14:textId="77777777" w:rsidR="005D0FED" w:rsidRPr="00292DEB" w:rsidRDefault="005D0FED" w:rsidP="00481BFF">
            <w:pPr>
              <w:spacing w:line="276" w:lineRule="auto"/>
              <w:rPr>
                <w:rFonts w:cs="Arial"/>
              </w:rPr>
            </w:pPr>
            <w:r w:rsidRPr="00292DEB">
              <w:rPr>
                <w:rFonts w:cs="Arial"/>
              </w:rPr>
              <w:t xml:space="preserve">Für die ersten drei Jahre des Bezugs von Hinterbliebenenrente gibt es keine Kürzungen. Aber anschließend erhält der hinterbliebene Ehepartner, der erwerbstätig oder Rentner ist, </w:t>
            </w:r>
            <w:r w:rsidRPr="00292DEB">
              <w:rPr>
                <w:rFonts w:cs="Arial"/>
                <w:color w:val="C00000"/>
              </w:rPr>
              <w:t>50%</w:t>
            </w:r>
            <w:r w:rsidRPr="00292DEB">
              <w:rPr>
                <w:rFonts w:cs="Arial"/>
              </w:rPr>
              <w:t xml:space="preserve"> der Rente des Verstorbenen (d.h. </w:t>
            </w:r>
            <w:r w:rsidRPr="00292DEB">
              <w:rPr>
                <w:rFonts w:cs="Arial"/>
                <w:color w:val="C00000"/>
              </w:rPr>
              <w:t>35</w:t>
            </w:r>
            <w:r w:rsidRPr="00292DEB">
              <w:rPr>
                <w:rFonts w:cs="Arial"/>
              </w:rPr>
              <w:t>% der Rente, die der Verstorbene erhielt oder auf die er Anspruch hatte).</w:t>
            </w:r>
          </w:p>
          <w:p w14:paraId="080A28FB" w14:textId="502B493B" w:rsidR="005D0FED" w:rsidRPr="00292DEB" w:rsidRDefault="005D0FED" w:rsidP="00481BFF">
            <w:pPr>
              <w:spacing w:line="276" w:lineRule="auto"/>
              <w:rPr>
                <w:rFonts w:cs="Arial"/>
              </w:rPr>
            </w:pPr>
          </w:p>
        </w:tc>
        <w:tc>
          <w:tcPr>
            <w:tcW w:w="1370" w:type="pct"/>
          </w:tcPr>
          <w:p w14:paraId="1B171B8B" w14:textId="77777777" w:rsidR="005D0FED" w:rsidRPr="00292DEB" w:rsidRDefault="005D0FED" w:rsidP="00481BFF">
            <w:pPr>
              <w:spacing w:line="276" w:lineRule="auto"/>
              <w:rPr>
                <w:rFonts w:cs="Arial"/>
                <w:lang w:val="fr-BE"/>
              </w:rPr>
            </w:pPr>
            <w:r w:rsidRPr="00292DEB">
              <w:rPr>
                <w:rFonts w:cs="Arial"/>
                <w:lang w:val="fr-BE"/>
              </w:rPr>
              <w:t>Le cumul avec un revenu professionnel est possible pour le conjoint survivant, le conjoint divorcé, le partenaire survivant et les orphelins.</w:t>
            </w:r>
          </w:p>
          <w:p w14:paraId="60885865" w14:textId="77777777" w:rsidR="005D0FED" w:rsidRPr="00292DEB" w:rsidRDefault="005D0FED" w:rsidP="00481BFF">
            <w:pPr>
              <w:spacing w:line="276" w:lineRule="auto"/>
              <w:rPr>
                <w:rFonts w:cs="Arial"/>
                <w:lang w:val="fr-BE"/>
              </w:rPr>
            </w:pPr>
            <w:r w:rsidRPr="00292DEB">
              <w:rPr>
                <w:rFonts w:cs="Arial"/>
                <w:lang w:val="fr-BE"/>
              </w:rPr>
              <w:t xml:space="preserve">Il n’y a pas de réduction durant les trois premières années de perception de la pension de survivant. Ensuite toutefois, le conjoint survivant qui travaille ou perçoit une pension reçoit </w:t>
            </w:r>
            <w:r w:rsidRPr="00292DEB">
              <w:rPr>
                <w:rFonts w:cs="Arial"/>
                <w:color w:val="C00000"/>
                <w:lang w:val="fr-BE"/>
              </w:rPr>
              <w:t>50</w:t>
            </w:r>
            <w:r w:rsidRPr="00292DEB">
              <w:rPr>
                <w:rFonts w:cs="Arial"/>
                <w:lang w:val="fr-BE"/>
              </w:rPr>
              <w:t xml:space="preserve">% de la pension de conjoint survivant (à savoir, </w:t>
            </w:r>
            <w:r w:rsidRPr="00292DEB">
              <w:rPr>
                <w:rFonts w:cs="Arial"/>
                <w:color w:val="C00000"/>
                <w:lang w:val="fr-BE"/>
              </w:rPr>
              <w:t>35</w:t>
            </w:r>
            <w:r w:rsidRPr="00292DEB">
              <w:rPr>
                <w:rFonts w:cs="Arial"/>
                <w:lang w:val="fr-BE"/>
              </w:rPr>
              <w:t xml:space="preserve">% de la pension que le conjoint décédé percevait ou était en droit de percevoir). </w:t>
            </w:r>
          </w:p>
          <w:p w14:paraId="08D2E28E" w14:textId="40D3DECC" w:rsidR="005D0FED" w:rsidRPr="00292DEB" w:rsidRDefault="005D0FED" w:rsidP="00481BFF">
            <w:pPr>
              <w:spacing w:line="276" w:lineRule="auto"/>
              <w:rPr>
                <w:rFonts w:cs="Arial"/>
                <w:lang w:val="fr-BE"/>
              </w:rPr>
            </w:pPr>
          </w:p>
        </w:tc>
        <w:tc>
          <w:tcPr>
            <w:tcW w:w="1370" w:type="pct"/>
          </w:tcPr>
          <w:p w14:paraId="5D937026"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E-VII-21-EL</w:t>
            </w:r>
          </w:p>
          <w:p w14:paraId="7C42551E" w14:textId="77777777" w:rsidR="005D0FED" w:rsidRPr="00292DEB" w:rsidRDefault="005D0FED" w:rsidP="00481BFF">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Cumulation with earnings from work is possible for the surviving spouse, divorced spouse, surviving partner and orphans. </w:t>
            </w:r>
          </w:p>
          <w:p w14:paraId="1D4A0BFF" w14:textId="17C84EA5"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 xml:space="preserve">For the first </w:t>
            </w:r>
            <w:r w:rsidRPr="00292DEB">
              <w:rPr>
                <w:color w:val="C00000"/>
                <w:sz w:val="15"/>
                <w:szCs w:val="15"/>
                <w:lang w:val="en-GB"/>
              </w:rPr>
              <w:t>three</w:t>
            </w:r>
            <w:r w:rsidRPr="00292DEB">
              <w:rPr>
                <w:color w:val="000000"/>
                <w:sz w:val="15"/>
                <w:szCs w:val="15"/>
                <w:lang w:val="en-GB"/>
              </w:rPr>
              <w:t xml:space="preserve"> years of receiving the survivor’s pension there is no reduction. But afterwards, the surviving spouse who works or is a pensioner receives </w:t>
            </w:r>
            <w:r w:rsidRPr="00292DEB">
              <w:rPr>
                <w:color w:val="C00000"/>
                <w:sz w:val="15"/>
                <w:szCs w:val="15"/>
                <w:lang w:val="en-GB"/>
              </w:rPr>
              <w:t>50</w:t>
            </w:r>
            <w:r w:rsidRPr="00292DEB">
              <w:rPr>
                <w:color w:val="000000"/>
                <w:sz w:val="15"/>
                <w:szCs w:val="15"/>
                <w:lang w:val="en-GB"/>
              </w:rPr>
              <w:t xml:space="preserve">% of the survivor’s pension (i.e. </w:t>
            </w:r>
            <w:r w:rsidRPr="00292DEB">
              <w:rPr>
                <w:color w:val="C00000"/>
                <w:sz w:val="15"/>
                <w:szCs w:val="15"/>
                <w:lang w:val="en-GB"/>
              </w:rPr>
              <w:t>35</w:t>
            </w:r>
            <w:r w:rsidRPr="00292DEB">
              <w:rPr>
                <w:color w:val="000000"/>
                <w:sz w:val="15"/>
                <w:szCs w:val="15"/>
                <w:lang w:val="en-GB"/>
              </w:rPr>
              <w:t xml:space="preserve">% of the pension the deceased received or was entitled to receive). </w:t>
            </w:r>
          </w:p>
        </w:tc>
        <w:tc>
          <w:tcPr>
            <w:tcW w:w="167" w:type="pct"/>
          </w:tcPr>
          <w:p w14:paraId="022D6C70"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3CBB0822" w14:textId="18E9CCC7" w:rsidR="005D0FED" w:rsidRPr="00292DEB" w:rsidRDefault="005D0FED" w:rsidP="00481BFF">
            <w:pPr>
              <w:spacing w:line="276" w:lineRule="auto"/>
              <w:rPr>
                <w:rFonts w:cs="Arial"/>
                <w:color w:val="0000FF"/>
                <w:lang w:val="fr-FR"/>
              </w:rPr>
            </w:pPr>
          </w:p>
        </w:tc>
        <w:tc>
          <w:tcPr>
            <w:tcW w:w="127" w:type="pct"/>
          </w:tcPr>
          <w:p w14:paraId="23A5BAB6" w14:textId="77777777" w:rsidR="005D0FED" w:rsidRPr="00292DEB" w:rsidRDefault="005D0FED" w:rsidP="00481BFF">
            <w:pPr>
              <w:spacing w:line="276" w:lineRule="auto"/>
              <w:rPr>
                <w:rFonts w:cs="Arial"/>
                <w:color w:val="0000FF"/>
                <w:lang w:val="fr-FR"/>
              </w:rPr>
            </w:pPr>
            <w:r w:rsidRPr="00292DEB">
              <w:rPr>
                <w:rFonts w:cs="Arial"/>
                <w:color w:val="0000FF"/>
                <w:lang w:val="fr-FR"/>
              </w:rPr>
              <w:t>21</w:t>
            </w:r>
          </w:p>
          <w:p w14:paraId="6E33D9AA" w14:textId="2A877D38" w:rsidR="005D0FED" w:rsidRPr="00292DEB" w:rsidRDefault="005D0FED" w:rsidP="00481BFF">
            <w:pPr>
              <w:spacing w:line="276" w:lineRule="auto"/>
              <w:rPr>
                <w:rFonts w:cs="Arial"/>
                <w:color w:val="0000FF"/>
                <w:lang w:val="fr-FR"/>
              </w:rPr>
            </w:pPr>
          </w:p>
        </w:tc>
        <w:tc>
          <w:tcPr>
            <w:tcW w:w="402" w:type="pct"/>
          </w:tcPr>
          <w:p w14:paraId="27F8B08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6323C60" w14:textId="46E6108A" w:rsidR="005D0FED" w:rsidRPr="00292DEB" w:rsidRDefault="005D0FED" w:rsidP="00481BFF">
            <w:pPr>
              <w:spacing w:line="276" w:lineRule="auto"/>
              <w:rPr>
                <w:rFonts w:cs="Arial"/>
                <w:color w:val="0000FF"/>
                <w:lang w:val="en-GB"/>
              </w:rPr>
            </w:pPr>
          </w:p>
        </w:tc>
      </w:tr>
      <w:tr w:rsidR="005D0FED" w:rsidRPr="00292DEB" w14:paraId="6211C2B0" w14:textId="77777777" w:rsidTr="005D0FED">
        <w:tc>
          <w:tcPr>
            <w:tcW w:w="193" w:type="pct"/>
          </w:tcPr>
          <w:p w14:paraId="6A2D7005" w14:textId="77777777" w:rsidR="005D0FED" w:rsidRPr="00292DEB" w:rsidRDefault="005D0FED" w:rsidP="00481BFF">
            <w:pPr>
              <w:spacing w:line="276" w:lineRule="auto"/>
              <w:jc w:val="left"/>
              <w:rPr>
                <w:rFonts w:cs="Arial"/>
                <w:lang w:val="en-GB"/>
              </w:rPr>
            </w:pPr>
            <w:r w:rsidRPr="00292DEB">
              <w:rPr>
                <w:rFonts w:cs="Arial"/>
                <w:lang w:val="en-GB"/>
              </w:rPr>
              <w:t>EL</w:t>
            </w:r>
          </w:p>
          <w:p w14:paraId="6C2F5B1D" w14:textId="77777777" w:rsidR="005D0FED" w:rsidRPr="00292DEB" w:rsidRDefault="005D0FED" w:rsidP="00481BFF">
            <w:pPr>
              <w:spacing w:line="276" w:lineRule="auto"/>
              <w:jc w:val="left"/>
              <w:rPr>
                <w:rFonts w:cs="Arial"/>
                <w:lang w:val="en-GB"/>
              </w:rPr>
            </w:pPr>
            <w:r w:rsidRPr="00292DEB">
              <w:rPr>
                <w:rFonts w:cs="Arial"/>
                <w:lang w:val="en-GB"/>
              </w:rPr>
              <w:t>EL</w:t>
            </w:r>
          </w:p>
          <w:p w14:paraId="0AF67503" w14:textId="6FC74591"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3917874D" w14:textId="77777777" w:rsidR="005D0FED" w:rsidRPr="00292DEB" w:rsidRDefault="005D0FED" w:rsidP="00481BFF">
            <w:pPr>
              <w:spacing w:line="276" w:lineRule="auto"/>
              <w:rPr>
                <w:rFonts w:cs="Arial"/>
              </w:rPr>
            </w:pPr>
            <w:r w:rsidRPr="00292DEB">
              <w:rPr>
                <w:rFonts w:cs="Arial"/>
                <w:bCs/>
              </w:rPr>
              <w:t>Kumulierung mit Altersrente oder invalidenrente ist möglich. Es gibt während der ersten drei Jahre des Bezugs keine Kürzung des Betrags der Hinterbliebenenrente.</w:t>
            </w:r>
            <w:r w:rsidRPr="00292DEB">
              <w:rPr>
                <w:rFonts w:cs="Arial"/>
                <w:bCs/>
                <w:color w:val="FF0000"/>
              </w:rPr>
              <w:t xml:space="preserve"> </w:t>
            </w:r>
            <w:r w:rsidRPr="00292DEB">
              <w:rPr>
                <w:rFonts w:cs="Arial"/>
              </w:rPr>
              <w:t xml:space="preserve">Aber anschließend erhält der hinterbliebene Ehepartner, der erwerbstätig oder Rentner ist, </w:t>
            </w:r>
            <w:r w:rsidRPr="00292DEB">
              <w:rPr>
                <w:rFonts w:cs="Arial"/>
                <w:color w:val="C00000"/>
              </w:rPr>
              <w:t>50%</w:t>
            </w:r>
            <w:r w:rsidRPr="00292DEB">
              <w:rPr>
                <w:rFonts w:cs="Arial"/>
              </w:rPr>
              <w:t xml:space="preserve"> der Rente des Verstorbenen (d.h. </w:t>
            </w:r>
            <w:r w:rsidRPr="00292DEB">
              <w:rPr>
                <w:rFonts w:cs="Arial"/>
                <w:color w:val="C00000"/>
              </w:rPr>
              <w:t>35</w:t>
            </w:r>
            <w:r w:rsidRPr="00292DEB">
              <w:rPr>
                <w:rFonts w:cs="Arial"/>
              </w:rPr>
              <w:t>% der Rente, die der Verstorbene erhielt oder auf die er Anspruch hatte).</w:t>
            </w:r>
          </w:p>
          <w:p w14:paraId="2BF3AE03" w14:textId="69B3FDAB" w:rsidR="005D0FED" w:rsidRPr="00292DEB" w:rsidRDefault="005D0FED" w:rsidP="00481BFF">
            <w:pPr>
              <w:spacing w:line="276" w:lineRule="auto"/>
              <w:rPr>
                <w:rFonts w:cs="Arial"/>
              </w:rPr>
            </w:pPr>
          </w:p>
        </w:tc>
        <w:tc>
          <w:tcPr>
            <w:tcW w:w="1370" w:type="pct"/>
          </w:tcPr>
          <w:p w14:paraId="3E676C3A" w14:textId="56AE6A51" w:rsidR="005D0FED" w:rsidRPr="00292DEB" w:rsidRDefault="005D0FED" w:rsidP="00481BFF">
            <w:pPr>
              <w:spacing w:line="276" w:lineRule="auto"/>
              <w:rPr>
                <w:rFonts w:cs="Arial"/>
                <w:lang w:val="fr-BE"/>
              </w:rPr>
            </w:pPr>
            <w:r w:rsidRPr="00292DEB">
              <w:rPr>
                <w:rFonts w:cs="Arial"/>
                <w:lang w:val="fr-BE"/>
              </w:rPr>
              <w:t xml:space="preserve">Le cumul avec une pension de vieillesse ou une pension d’invalidité est possible. Le montant de la pension de survivant n’est pas réduit durant les trois premières années. Ensuite toutefois, le conjoint survivant qui est retraité reçoit </w:t>
            </w:r>
            <w:r w:rsidRPr="00292DEB">
              <w:rPr>
                <w:rFonts w:cs="Arial"/>
                <w:color w:val="C00000"/>
                <w:lang w:val="fr-BE"/>
              </w:rPr>
              <w:t>50</w:t>
            </w:r>
            <w:r w:rsidRPr="00292DEB">
              <w:rPr>
                <w:rFonts w:cs="Arial"/>
                <w:lang w:val="fr-BE"/>
              </w:rPr>
              <w:t xml:space="preserve">% de la pension de conjoint survivant (à savoir, </w:t>
            </w:r>
            <w:r w:rsidRPr="00292DEB">
              <w:rPr>
                <w:rFonts w:cs="Arial"/>
                <w:color w:val="C00000"/>
                <w:lang w:val="fr-BE"/>
              </w:rPr>
              <w:t>35</w:t>
            </w:r>
            <w:r w:rsidRPr="00292DEB">
              <w:rPr>
                <w:rFonts w:cs="Arial"/>
                <w:lang w:val="fr-BE"/>
              </w:rPr>
              <w:t>% de la pension que le conjoint décédé percevait ou était en droit de percevoir).</w:t>
            </w:r>
          </w:p>
        </w:tc>
        <w:tc>
          <w:tcPr>
            <w:tcW w:w="1370" w:type="pct"/>
          </w:tcPr>
          <w:p w14:paraId="4870928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E-VII-22-EL</w:t>
            </w:r>
          </w:p>
          <w:p w14:paraId="21B140CC" w14:textId="77777777" w:rsidR="005D0FED" w:rsidRPr="00292DEB" w:rsidRDefault="005D0FED" w:rsidP="00481BFF">
            <w:pPr>
              <w:pStyle w:val="Normal0"/>
              <w:pBdr>
                <w:top w:val="nil"/>
                <w:left w:val="nil"/>
                <w:bottom w:val="nil"/>
                <w:right w:val="nil"/>
                <w:between w:val="nil"/>
              </w:pBdr>
              <w:rPr>
                <w:color w:val="000000"/>
                <w:sz w:val="15"/>
                <w:szCs w:val="15"/>
                <w:lang w:val="en-GB"/>
              </w:rPr>
            </w:pPr>
            <w:r w:rsidRPr="00292DEB">
              <w:rPr>
                <w:color w:val="000000"/>
                <w:sz w:val="15"/>
                <w:szCs w:val="15"/>
                <w:lang w:val="en-GB"/>
              </w:rPr>
              <w:t>Cumulation with old-age pension or invalidity pension is possible.</w:t>
            </w:r>
          </w:p>
          <w:p w14:paraId="20AFBD52" w14:textId="280F9519"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 xml:space="preserve">There is no reduction of the amount of the survivor’s pension during the first three years of receipt. But afterwards, the surviving spouse who is a pensioner receives </w:t>
            </w:r>
            <w:r w:rsidRPr="00292DEB">
              <w:rPr>
                <w:color w:val="C00000"/>
                <w:sz w:val="15"/>
                <w:szCs w:val="15"/>
                <w:lang w:val="en-GB"/>
              </w:rPr>
              <w:t>50</w:t>
            </w:r>
            <w:r w:rsidRPr="00292DEB">
              <w:rPr>
                <w:color w:val="000000"/>
                <w:sz w:val="15"/>
                <w:szCs w:val="15"/>
                <w:lang w:val="en-GB"/>
              </w:rPr>
              <w:t xml:space="preserve">% of the survivor’s pension (i.e. </w:t>
            </w:r>
            <w:r w:rsidRPr="00292DEB">
              <w:rPr>
                <w:color w:val="C00000"/>
                <w:sz w:val="15"/>
                <w:szCs w:val="15"/>
                <w:lang w:val="en-GB"/>
              </w:rPr>
              <w:t>35</w:t>
            </w:r>
            <w:r w:rsidRPr="00292DEB">
              <w:rPr>
                <w:color w:val="000000"/>
                <w:sz w:val="15"/>
                <w:szCs w:val="15"/>
                <w:lang w:val="en-GB"/>
              </w:rPr>
              <w:t xml:space="preserve">% of the pension the deceased received or was entitled to receive). </w:t>
            </w:r>
          </w:p>
        </w:tc>
        <w:tc>
          <w:tcPr>
            <w:tcW w:w="167" w:type="pct"/>
          </w:tcPr>
          <w:p w14:paraId="0A994F24"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10FEBAE0" w14:textId="722A9183" w:rsidR="005D0FED" w:rsidRPr="00292DEB" w:rsidRDefault="005D0FED" w:rsidP="00481BFF">
            <w:pPr>
              <w:spacing w:line="276" w:lineRule="auto"/>
              <w:rPr>
                <w:rFonts w:cs="Arial"/>
                <w:color w:val="0000FF"/>
                <w:lang w:val="fr-FR"/>
              </w:rPr>
            </w:pPr>
          </w:p>
        </w:tc>
        <w:tc>
          <w:tcPr>
            <w:tcW w:w="127" w:type="pct"/>
          </w:tcPr>
          <w:p w14:paraId="367DC39D" w14:textId="77777777" w:rsidR="005D0FED" w:rsidRPr="00292DEB" w:rsidRDefault="005D0FED" w:rsidP="00481BFF">
            <w:pPr>
              <w:spacing w:line="276" w:lineRule="auto"/>
              <w:rPr>
                <w:rFonts w:cs="Arial"/>
                <w:color w:val="0000FF"/>
                <w:lang w:val="fr-FR"/>
              </w:rPr>
            </w:pPr>
            <w:r w:rsidRPr="00292DEB">
              <w:rPr>
                <w:rFonts w:cs="Arial"/>
                <w:color w:val="0000FF"/>
                <w:lang w:val="fr-FR"/>
              </w:rPr>
              <w:t>22</w:t>
            </w:r>
          </w:p>
          <w:p w14:paraId="1753CCD0" w14:textId="0AACF2CB" w:rsidR="005D0FED" w:rsidRPr="00292DEB" w:rsidRDefault="005D0FED" w:rsidP="00481BFF">
            <w:pPr>
              <w:spacing w:line="276" w:lineRule="auto"/>
              <w:rPr>
                <w:rFonts w:cs="Arial"/>
                <w:color w:val="0000FF"/>
                <w:lang w:val="fr-FR"/>
              </w:rPr>
            </w:pPr>
          </w:p>
        </w:tc>
        <w:tc>
          <w:tcPr>
            <w:tcW w:w="402" w:type="pct"/>
          </w:tcPr>
          <w:p w14:paraId="11C625F8"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4E50C33" w14:textId="135372ED" w:rsidR="005D0FED" w:rsidRPr="00292DEB" w:rsidRDefault="005D0FED" w:rsidP="00481BFF">
            <w:pPr>
              <w:spacing w:line="276" w:lineRule="auto"/>
              <w:rPr>
                <w:rFonts w:cs="Arial"/>
                <w:color w:val="0000FF"/>
                <w:lang w:val="en-GB"/>
              </w:rPr>
            </w:pPr>
          </w:p>
        </w:tc>
      </w:tr>
      <w:tr w:rsidR="005D0FED" w:rsidRPr="00292DEB" w14:paraId="42139536" w14:textId="77777777" w:rsidTr="005D0FED">
        <w:tc>
          <w:tcPr>
            <w:tcW w:w="193" w:type="pct"/>
          </w:tcPr>
          <w:p w14:paraId="5B9C424B" w14:textId="77777777" w:rsidR="005D0FED" w:rsidRPr="00292DEB" w:rsidRDefault="005D0FED" w:rsidP="00481BFF">
            <w:pPr>
              <w:spacing w:line="276" w:lineRule="auto"/>
              <w:jc w:val="left"/>
              <w:rPr>
                <w:rFonts w:cs="Arial"/>
                <w:lang w:val="en-GB"/>
              </w:rPr>
            </w:pPr>
            <w:r w:rsidRPr="00292DEB">
              <w:rPr>
                <w:rFonts w:cs="Arial"/>
                <w:lang w:val="en-GB"/>
              </w:rPr>
              <w:t>EL</w:t>
            </w:r>
          </w:p>
          <w:p w14:paraId="5E66C2B0" w14:textId="14A813B6"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2747B13B" w14:textId="7C317AFE" w:rsidR="005D0FED" w:rsidRPr="00292DEB" w:rsidRDefault="005D0FED" w:rsidP="00481BFF">
            <w:pPr>
              <w:spacing w:line="276" w:lineRule="auto"/>
              <w:rPr>
                <w:rFonts w:cs="Arial"/>
              </w:rPr>
            </w:pPr>
            <w:r w:rsidRPr="00292DEB">
              <w:rPr>
                <w:rFonts w:cs="Arial"/>
              </w:rPr>
              <w:t>Die Leistungen unterliegen der Steuer.</w:t>
            </w:r>
          </w:p>
        </w:tc>
        <w:tc>
          <w:tcPr>
            <w:tcW w:w="1370" w:type="pct"/>
          </w:tcPr>
          <w:p w14:paraId="11484CC0" w14:textId="77777777" w:rsidR="005D0FED" w:rsidRPr="00292DEB" w:rsidRDefault="005D0FED" w:rsidP="00481BFF">
            <w:pPr>
              <w:spacing w:line="276" w:lineRule="auto"/>
              <w:rPr>
                <w:rFonts w:cs="Arial"/>
                <w:lang w:val="fr-BE"/>
              </w:rPr>
            </w:pPr>
            <w:r w:rsidRPr="00292DEB">
              <w:rPr>
                <w:rFonts w:cs="Arial"/>
                <w:lang w:val="fr-BE"/>
              </w:rPr>
              <w:t>Prestations soumises à l’impôt.</w:t>
            </w:r>
          </w:p>
          <w:p w14:paraId="0466EF5E" w14:textId="1FA573B7" w:rsidR="005D0FED" w:rsidRPr="00292DEB" w:rsidRDefault="005D0FED" w:rsidP="00481BFF">
            <w:pPr>
              <w:spacing w:line="276" w:lineRule="auto"/>
              <w:rPr>
                <w:rFonts w:cs="Arial"/>
                <w:lang w:val="fr-BE"/>
              </w:rPr>
            </w:pPr>
          </w:p>
        </w:tc>
        <w:tc>
          <w:tcPr>
            <w:tcW w:w="1370" w:type="pct"/>
          </w:tcPr>
          <w:p w14:paraId="037DCD0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E-VII-23-EL</w:t>
            </w:r>
          </w:p>
          <w:p w14:paraId="7BF98ED6" w14:textId="0C2EE182"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Benefits are subject to tax.</w:t>
            </w:r>
          </w:p>
        </w:tc>
        <w:tc>
          <w:tcPr>
            <w:tcW w:w="167" w:type="pct"/>
          </w:tcPr>
          <w:p w14:paraId="79AB5CF4"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2FE98F98" w14:textId="63986BA7" w:rsidR="005D0FED" w:rsidRPr="00292DEB" w:rsidRDefault="005D0FED" w:rsidP="00481BFF">
            <w:pPr>
              <w:spacing w:line="276" w:lineRule="auto"/>
              <w:rPr>
                <w:rFonts w:cs="Arial"/>
                <w:color w:val="0000FF"/>
                <w:lang w:val="fr-FR"/>
              </w:rPr>
            </w:pPr>
          </w:p>
        </w:tc>
        <w:tc>
          <w:tcPr>
            <w:tcW w:w="127" w:type="pct"/>
          </w:tcPr>
          <w:p w14:paraId="3E19EFE1" w14:textId="77777777" w:rsidR="005D0FED" w:rsidRPr="00292DEB" w:rsidRDefault="005D0FED" w:rsidP="00481BFF">
            <w:pPr>
              <w:spacing w:line="276" w:lineRule="auto"/>
              <w:rPr>
                <w:rFonts w:cs="Arial"/>
                <w:color w:val="0000FF"/>
                <w:lang w:val="fr-FR"/>
              </w:rPr>
            </w:pPr>
            <w:r w:rsidRPr="00292DEB">
              <w:rPr>
                <w:rFonts w:cs="Arial"/>
                <w:color w:val="0000FF"/>
                <w:lang w:val="fr-FR"/>
              </w:rPr>
              <w:t>23</w:t>
            </w:r>
          </w:p>
          <w:p w14:paraId="2E368AC5" w14:textId="2793DB77" w:rsidR="005D0FED" w:rsidRPr="00292DEB" w:rsidRDefault="005D0FED" w:rsidP="00481BFF">
            <w:pPr>
              <w:spacing w:line="276" w:lineRule="auto"/>
              <w:rPr>
                <w:rFonts w:cs="Arial"/>
                <w:color w:val="0000FF"/>
                <w:lang w:val="fr-FR"/>
              </w:rPr>
            </w:pPr>
          </w:p>
        </w:tc>
        <w:tc>
          <w:tcPr>
            <w:tcW w:w="402" w:type="pct"/>
          </w:tcPr>
          <w:p w14:paraId="041472AB"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D766527" w14:textId="245EAC59" w:rsidR="005D0FED" w:rsidRPr="00292DEB" w:rsidRDefault="005D0FED" w:rsidP="00481BFF">
            <w:pPr>
              <w:spacing w:line="276" w:lineRule="auto"/>
              <w:rPr>
                <w:rFonts w:cs="Arial"/>
                <w:color w:val="0000FF"/>
                <w:lang w:val="en-GB"/>
              </w:rPr>
            </w:pPr>
          </w:p>
        </w:tc>
      </w:tr>
      <w:tr w:rsidR="005D0FED" w:rsidRPr="00292DEB" w14:paraId="0FA8D227" w14:textId="77777777" w:rsidTr="005D0FED">
        <w:tc>
          <w:tcPr>
            <w:tcW w:w="193" w:type="pct"/>
          </w:tcPr>
          <w:p w14:paraId="7A62D8CC" w14:textId="77777777" w:rsidR="005D0FED" w:rsidRPr="00292DEB" w:rsidRDefault="005D0FED" w:rsidP="00481BFF">
            <w:pPr>
              <w:spacing w:line="276" w:lineRule="auto"/>
              <w:jc w:val="left"/>
              <w:rPr>
                <w:rFonts w:cs="Arial"/>
                <w:lang w:val="en-GB"/>
              </w:rPr>
            </w:pPr>
            <w:r w:rsidRPr="00292DEB">
              <w:rPr>
                <w:rFonts w:cs="Arial"/>
                <w:lang w:val="en-GB"/>
              </w:rPr>
              <w:t>EL</w:t>
            </w:r>
          </w:p>
          <w:p w14:paraId="3D240286" w14:textId="77777777" w:rsidR="005D0FED" w:rsidRPr="00292DEB" w:rsidRDefault="005D0FED" w:rsidP="00481BFF">
            <w:pPr>
              <w:spacing w:line="276" w:lineRule="auto"/>
              <w:jc w:val="left"/>
              <w:rPr>
                <w:rFonts w:cs="Arial"/>
                <w:lang w:val="en-GB"/>
              </w:rPr>
            </w:pPr>
            <w:r w:rsidRPr="00292DEB">
              <w:rPr>
                <w:rFonts w:cs="Arial"/>
                <w:lang w:val="en-GB"/>
              </w:rPr>
              <w:t>EL</w:t>
            </w:r>
          </w:p>
          <w:p w14:paraId="29819530" w14:textId="77777777" w:rsidR="005D0FED" w:rsidRPr="00292DEB" w:rsidRDefault="005D0FED" w:rsidP="00481BFF">
            <w:pPr>
              <w:spacing w:line="276" w:lineRule="auto"/>
              <w:jc w:val="left"/>
              <w:rPr>
                <w:rFonts w:cs="Arial"/>
                <w:lang w:val="en-GB"/>
              </w:rPr>
            </w:pPr>
            <w:r w:rsidRPr="00292DEB">
              <w:rPr>
                <w:rFonts w:cs="Arial"/>
                <w:lang w:val="en-GB"/>
              </w:rPr>
              <w:t>EL</w:t>
            </w:r>
          </w:p>
          <w:p w14:paraId="044FFED4" w14:textId="6B45295A"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47A2DC3E" w14:textId="77777777" w:rsidR="005D0FED" w:rsidRPr="00292DEB" w:rsidRDefault="005D0FED" w:rsidP="00481BFF">
            <w:pPr>
              <w:spacing w:line="276" w:lineRule="auto"/>
              <w:rPr>
                <w:rFonts w:cs="Arial"/>
              </w:rPr>
            </w:pPr>
            <w:r w:rsidRPr="00292DEB">
              <w:rPr>
                <w:rFonts w:cs="Arial"/>
              </w:rPr>
              <w:t>Es gelten allgemeine Regeln der Besteuerung. Ausnahmen für bestimmte Gruppen wie Kriegsversehrte, Kriegsopfer und ihre Familien, Blinde und Querschnittsgelähmte.</w:t>
            </w:r>
          </w:p>
          <w:p w14:paraId="0BEFC610" w14:textId="1DB51993" w:rsidR="005D0FED" w:rsidRPr="00292DEB" w:rsidRDefault="005D0FED" w:rsidP="00481BFF">
            <w:pPr>
              <w:spacing w:line="276" w:lineRule="auto"/>
              <w:rPr>
                <w:rFonts w:cs="Arial"/>
              </w:rPr>
            </w:pPr>
          </w:p>
        </w:tc>
        <w:tc>
          <w:tcPr>
            <w:tcW w:w="1370" w:type="pct"/>
          </w:tcPr>
          <w:p w14:paraId="5964217E" w14:textId="77777777" w:rsidR="005D0FED" w:rsidRPr="00292DEB" w:rsidRDefault="005D0FED" w:rsidP="00481BFF">
            <w:pPr>
              <w:spacing w:line="276" w:lineRule="auto"/>
              <w:rPr>
                <w:rFonts w:cs="Arial"/>
                <w:lang w:val="fr-BE"/>
              </w:rPr>
            </w:pPr>
            <w:r w:rsidRPr="00292DEB">
              <w:rPr>
                <w:rFonts w:cs="Arial"/>
                <w:lang w:val="fr-BE"/>
              </w:rPr>
              <w:t>Les règles générales d’imposition s’appliquent. Certaines exonérations pour les mutilés de guerre, les victimes et les familles des victimes de guerre, les aveugles et les personnes souffrant de paraplégie.</w:t>
            </w:r>
          </w:p>
          <w:p w14:paraId="088E0C63" w14:textId="4DE80712" w:rsidR="005D0FED" w:rsidRPr="00292DEB" w:rsidRDefault="005D0FED" w:rsidP="00481BFF">
            <w:pPr>
              <w:spacing w:line="276" w:lineRule="auto"/>
              <w:rPr>
                <w:rFonts w:cs="Arial"/>
                <w:lang w:val="fr-BE"/>
              </w:rPr>
            </w:pPr>
          </w:p>
        </w:tc>
        <w:tc>
          <w:tcPr>
            <w:tcW w:w="1370" w:type="pct"/>
          </w:tcPr>
          <w:p w14:paraId="4678E28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E-VII-24-EL</w:t>
            </w:r>
          </w:p>
          <w:p w14:paraId="4C7DEAC3" w14:textId="269653F2"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General taxation rules apply. Certain exemptions for persons disabled in war, war victims and their families, blind and those suffering from paraplegia.</w:t>
            </w:r>
          </w:p>
        </w:tc>
        <w:tc>
          <w:tcPr>
            <w:tcW w:w="167" w:type="pct"/>
          </w:tcPr>
          <w:p w14:paraId="023A8C87"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15A4088B" w14:textId="1F7FBB20" w:rsidR="005D0FED" w:rsidRPr="00292DEB" w:rsidRDefault="005D0FED" w:rsidP="00481BFF">
            <w:pPr>
              <w:spacing w:line="276" w:lineRule="auto"/>
              <w:rPr>
                <w:rFonts w:cs="Arial"/>
                <w:color w:val="0000FF"/>
                <w:lang w:val="fr-FR"/>
              </w:rPr>
            </w:pPr>
          </w:p>
        </w:tc>
        <w:tc>
          <w:tcPr>
            <w:tcW w:w="127" w:type="pct"/>
          </w:tcPr>
          <w:p w14:paraId="441020E6" w14:textId="77777777" w:rsidR="005D0FED" w:rsidRPr="00292DEB" w:rsidRDefault="005D0FED" w:rsidP="00481BFF">
            <w:pPr>
              <w:spacing w:line="276" w:lineRule="auto"/>
              <w:rPr>
                <w:rFonts w:cs="Arial"/>
                <w:color w:val="0000FF"/>
                <w:lang w:val="fr-FR"/>
              </w:rPr>
            </w:pPr>
            <w:r w:rsidRPr="00292DEB">
              <w:rPr>
                <w:rFonts w:cs="Arial"/>
                <w:color w:val="0000FF"/>
                <w:lang w:val="fr-FR"/>
              </w:rPr>
              <w:t>24</w:t>
            </w:r>
          </w:p>
          <w:p w14:paraId="50E87DD5" w14:textId="1B2DB89D" w:rsidR="005D0FED" w:rsidRPr="00292DEB" w:rsidRDefault="005D0FED" w:rsidP="00481BFF">
            <w:pPr>
              <w:spacing w:line="276" w:lineRule="auto"/>
              <w:rPr>
                <w:rFonts w:cs="Arial"/>
                <w:color w:val="0000FF"/>
                <w:lang w:val="fr-FR"/>
              </w:rPr>
            </w:pPr>
          </w:p>
        </w:tc>
        <w:tc>
          <w:tcPr>
            <w:tcW w:w="402" w:type="pct"/>
          </w:tcPr>
          <w:p w14:paraId="39CAFB6F"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2303D35" w14:textId="2E953BC2" w:rsidR="005D0FED" w:rsidRPr="00292DEB" w:rsidRDefault="005D0FED" w:rsidP="00481BFF">
            <w:pPr>
              <w:spacing w:line="276" w:lineRule="auto"/>
              <w:rPr>
                <w:rFonts w:cs="Arial"/>
                <w:color w:val="0000FF"/>
                <w:lang w:val="en-GB"/>
              </w:rPr>
            </w:pPr>
          </w:p>
        </w:tc>
      </w:tr>
      <w:tr w:rsidR="005D0FED" w:rsidRPr="00292DEB" w14:paraId="09B09E7B" w14:textId="77777777" w:rsidTr="005D0FED">
        <w:tc>
          <w:tcPr>
            <w:tcW w:w="193" w:type="pct"/>
          </w:tcPr>
          <w:p w14:paraId="5AC9A322" w14:textId="77777777" w:rsidR="005D0FED" w:rsidRPr="00292DEB" w:rsidRDefault="005D0FED" w:rsidP="00481BFF">
            <w:pPr>
              <w:spacing w:line="276" w:lineRule="auto"/>
              <w:jc w:val="left"/>
              <w:rPr>
                <w:rFonts w:cs="Arial"/>
                <w:lang w:val="en-GB"/>
              </w:rPr>
            </w:pPr>
            <w:r w:rsidRPr="00292DEB">
              <w:rPr>
                <w:rFonts w:cs="Arial"/>
                <w:lang w:val="en-GB"/>
              </w:rPr>
              <w:t>EL</w:t>
            </w:r>
          </w:p>
          <w:p w14:paraId="0484431F" w14:textId="77777777" w:rsidR="005D0FED" w:rsidRPr="00292DEB" w:rsidRDefault="005D0FED" w:rsidP="00481BFF">
            <w:pPr>
              <w:spacing w:line="276" w:lineRule="auto"/>
              <w:jc w:val="left"/>
              <w:rPr>
                <w:rFonts w:cs="Arial"/>
                <w:lang w:val="en-GB"/>
              </w:rPr>
            </w:pPr>
            <w:r w:rsidRPr="00292DEB">
              <w:rPr>
                <w:rFonts w:cs="Arial"/>
                <w:lang w:val="en-GB"/>
              </w:rPr>
              <w:t>EL</w:t>
            </w:r>
          </w:p>
          <w:p w14:paraId="610FA1B9" w14:textId="77777777" w:rsidR="005D0FED" w:rsidRPr="00292DEB" w:rsidRDefault="005D0FED" w:rsidP="00481BFF">
            <w:pPr>
              <w:spacing w:line="276" w:lineRule="auto"/>
              <w:jc w:val="left"/>
              <w:rPr>
                <w:rFonts w:cs="Arial"/>
                <w:lang w:val="en-GB"/>
              </w:rPr>
            </w:pPr>
            <w:r w:rsidRPr="00292DEB">
              <w:rPr>
                <w:rFonts w:cs="Arial"/>
                <w:lang w:val="en-GB"/>
              </w:rPr>
              <w:t>EL</w:t>
            </w:r>
          </w:p>
          <w:p w14:paraId="72766704" w14:textId="2FBC2F84"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682E5C45" w14:textId="77777777" w:rsidR="005D0FED" w:rsidRPr="00292DEB" w:rsidRDefault="005D0FED" w:rsidP="00481BFF">
            <w:pPr>
              <w:pStyle w:val="ListParagraph"/>
              <w:numPr>
                <w:ilvl w:val="0"/>
                <w:numId w:val="85"/>
              </w:numPr>
              <w:pBdr>
                <w:top w:val="nil"/>
                <w:left w:val="nil"/>
                <w:bottom w:val="nil"/>
                <w:right w:val="nil"/>
                <w:between w:val="nil"/>
              </w:pBdr>
              <w:spacing w:before="60" w:after="0"/>
              <w:rPr>
                <w:rFonts w:ascii="Arial" w:hAnsi="Arial" w:cs="Arial"/>
                <w:color w:val="000000"/>
                <w:sz w:val="15"/>
                <w:szCs w:val="15"/>
                <w:lang w:val="de-DE"/>
              </w:rPr>
            </w:pPr>
            <w:r w:rsidRPr="00292DEB">
              <w:rPr>
                <w:rFonts w:ascii="Arial" w:hAnsi="Arial" w:cs="Arial"/>
                <w:color w:val="C00000"/>
                <w:sz w:val="15"/>
                <w:szCs w:val="15"/>
                <w:lang w:val="de-DE"/>
              </w:rPr>
              <w:t>6%</w:t>
            </w:r>
            <w:r w:rsidRPr="00292DEB">
              <w:rPr>
                <w:rFonts w:ascii="Arial" w:hAnsi="Arial" w:cs="Arial"/>
                <w:color w:val="000000"/>
                <w:sz w:val="15"/>
                <w:szCs w:val="15"/>
                <w:lang w:val="de-DE"/>
              </w:rPr>
              <w:t xml:space="preserve"> der Hauptrente für Gesundheitsversorgung, nach Abzug des </w:t>
            </w:r>
            <w:r w:rsidRPr="00292DEB">
              <w:rPr>
                <w:rFonts w:ascii="Arial" w:hAnsi="Arial" w:cs="Arial"/>
                <w:sz w:val="15"/>
                <w:szCs w:val="15"/>
                <w:lang w:val="de-DE"/>
              </w:rPr>
              <w:t>sozialen</w:t>
            </w:r>
            <w:r w:rsidRPr="00292DEB">
              <w:rPr>
                <w:rFonts w:ascii="Arial" w:hAnsi="Arial" w:cs="Arial"/>
                <w:color w:val="008000"/>
                <w:sz w:val="15"/>
                <w:szCs w:val="15"/>
                <w:lang w:val="de-DE"/>
              </w:rPr>
              <w:t xml:space="preserve"> Solidaritätsbeitrags für Rentenempfänger.</w:t>
            </w:r>
            <w:r w:rsidRPr="00292DEB">
              <w:rPr>
                <w:rFonts w:ascii="Arial" w:hAnsi="Arial" w:cs="Arial"/>
                <w:sz w:val="15"/>
                <w:szCs w:val="15"/>
                <w:lang w:val="de-DE"/>
              </w:rPr>
              <w:t xml:space="preserve"> </w:t>
            </w:r>
          </w:p>
          <w:p w14:paraId="5596C3DE" w14:textId="77777777" w:rsidR="005D0FED" w:rsidRPr="00292DEB" w:rsidRDefault="005D0FED" w:rsidP="00481BFF">
            <w:pPr>
              <w:pStyle w:val="ListParagraph"/>
              <w:numPr>
                <w:ilvl w:val="0"/>
                <w:numId w:val="85"/>
              </w:numPr>
              <w:pBdr>
                <w:top w:val="nil"/>
                <w:left w:val="nil"/>
                <w:bottom w:val="nil"/>
                <w:right w:val="nil"/>
                <w:between w:val="nil"/>
              </w:pBdr>
              <w:spacing w:after="0"/>
              <w:rPr>
                <w:rFonts w:ascii="Arial" w:hAnsi="Arial" w:cs="Arial"/>
                <w:color w:val="000000"/>
                <w:sz w:val="15"/>
                <w:szCs w:val="15"/>
                <w:lang w:val="de-DE"/>
              </w:rPr>
            </w:pPr>
            <w:r w:rsidRPr="00292DEB">
              <w:rPr>
                <w:rFonts w:ascii="Arial" w:hAnsi="Arial" w:cs="Arial"/>
                <w:sz w:val="15"/>
                <w:szCs w:val="15"/>
                <w:lang w:val="de-DE"/>
              </w:rPr>
              <w:t>sozialer</w:t>
            </w:r>
            <w:r w:rsidRPr="00292DEB">
              <w:rPr>
                <w:rFonts w:ascii="Arial" w:hAnsi="Arial" w:cs="Arial"/>
                <w:color w:val="008000"/>
                <w:sz w:val="15"/>
                <w:szCs w:val="15"/>
                <w:lang w:val="de-DE"/>
              </w:rPr>
              <w:t xml:space="preserve"> Solidaritätsbeitrag für Rentenempfänger</w:t>
            </w:r>
            <w:r w:rsidRPr="00292DEB">
              <w:rPr>
                <w:rFonts w:ascii="Arial" w:hAnsi="Arial" w:cs="Arial"/>
                <w:sz w:val="15"/>
                <w:szCs w:val="15"/>
                <w:lang w:val="de-DE"/>
              </w:rPr>
              <w:t xml:space="preserve"> </w:t>
            </w:r>
            <w:r w:rsidRPr="00292DEB">
              <w:rPr>
                <w:rFonts w:ascii="Arial" w:hAnsi="Arial" w:cs="Arial"/>
                <w:i/>
                <w:color w:val="008080"/>
                <w:sz w:val="15"/>
                <w:szCs w:val="15"/>
                <w:lang w:val="de-DE"/>
              </w:rPr>
              <w:t>(</w:t>
            </w:r>
            <w:r w:rsidRPr="00292DEB">
              <w:rPr>
                <w:rFonts w:ascii="Arial" w:hAnsi="Arial" w:cs="Arial"/>
                <w:i/>
                <w:color w:val="008080"/>
                <w:sz w:val="15"/>
                <w:szCs w:val="15"/>
                <w:lang w:val="en-GB"/>
              </w:rPr>
              <w:t>ΕΙΣΦΟΡΑ</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ΑΛΛΗΛΕΓΓΥΗΣ</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ΣΥΝΤΑΞΙΟΥΧΩΝ</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ΕΑΣ</w:t>
            </w:r>
            <w:r w:rsidRPr="00292DEB">
              <w:rPr>
                <w:rFonts w:ascii="Arial" w:hAnsi="Arial" w:cs="Arial"/>
                <w:i/>
                <w:color w:val="008080"/>
                <w:sz w:val="15"/>
                <w:szCs w:val="15"/>
                <w:lang w:val="de-DE"/>
              </w:rPr>
              <w:t>)</w:t>
            </w:r>
            <w:r w:rsidRPr="00292DEB">
              <w:rPr>
                <w:rFonts w:ascii="Arial" w:hAnsi="Arial" w:cs="Arial"/>
                <w:color w:val="008080"/>
                <w:sz w:val="15"/>
                <w:szCs w:val="15"/>
                <w:lang w:val="de-DE"/>
              </w:rPr>
              <w:t xml:space="preserve"> wird auf monatliche Renten erhoben, die </w:t>
            </w:r>
            <w:r w:rsidRPr="00292DEB">
              <w:rPr>
                <w:rFonts w:ascii="Arial" w:hAnsi="Arial" w:cs="Arial"/>
                <w:color w:val="FF00FF"/>
                <w:sz w:val="15"/>
                <w:szCs w:val="15"/>
                <w:lang w:val="de-DE"/>
              </w:rPr>
              <w:t xml:space="preserve">€1.433,61 </w:t>
            </w:r>
            <w:r w:rsidRPr="00292DEB">
              <w:rPr>
                <w:rFonts w:ascii="Arial" w:hAnsi="Arial" w:cs="Arial"/>
                <w:sz w:val="15"/>
                <w:szCs w:val="15"/>
                <w:lang w:val="de-DE"/>
              </w:rPr>
              <w:t>übersteigen.</w:t>
            </w:r>
          </w:p>
          <w:p w14:paraId="13E4FEB5" w14:textId="77777777" w:rsidR="005D0FED" w:rsidRPr="00292DEB" w:rsidRDefault="005D0FED" w:rsidP="00481BFF">
            <w:pPr>
              <w:shd w:val="clear" w:color="auto" w:fill="FFFFFF"/>
              <w:spacing w:line="276" w:lineRule="auto"/>
              <w:rPr>
                <w:rFonts w:cs="Arial"/>
              </w:rPr>
            </w:pPr>
            <w:r w:rsidRPr="00292DEB">
              <w:rPr>
                <w:rFonts w:cs="Arial"/>
              </w:rPr>
              <w:t xml:space="preserve">Spezifische Kategorien von Rentnern sind von den oben genannten Beiträgen ausgenommen, z.B. Rentner mit Anspruch auf </w:t>
            </w:r>
            <w:r w:rsidRPr="00292DEB">
              <w:rPr>
                <w:rFonts w:cs="Arial"/>
                <w:color w:val="008000"/>
              </w:rPr>
              <w:t>Leistungen für nicht-stationäre Pflege</w:t>
            </w:r>
            <w:r w:rsidRPr="00292DEB">
              <w:rPr>
                <w:rFonts w:cs="Arial"/>
              </w:rPr>
              <w:t xml:space="preserve"> </w:t>
            </w:r>
            <w:r w:rsidRPr="00292DEB">
              <w:rPr>
                <w:rFonts w:cs="Arial"/>
                <w:i/>
                <w:color w:val="008080"/>
              </w:rPr>
              <w:t>(ΕΞΩΙΔΡΥΜΑΤΙΚΟ ΕΠΙΔΟΜΑ)</w:t>
            </w:r>
            <w:r w:rsidRPr="00292DEB">
              <w:rPr>
                <w:rFonts w:cs="Arial"/>
              </w:rPr>
              <w:t>.</w:t>
            </w:r>
          </w:p>
          <w:p w14:paraId="435AF333" w14:textId="530C1E2D" w:rsidR="005D0FED" w:rsidRPr="00292DEB" w:rsidRDefault="005D0FED" w:rsidP="00481BFF">
            <w:pPr>
              <w:spacing w:line="276" w:lineRule="auto"/>
              <w:rPr>
                <w:rFonts w:cs="Arial"/>
              </w:rPr>
            </w:pPr>
            <w:r w:rsidRPr="00292DEB">
              <w:rPr>
                <w:rFonts w:cs="Arial"/>
              </w:rPr>
              <w:lastRenderedPageBreak/>
              <w:t>Siehe Tabelle V „Invalidität“, „Besteuerung und Sozialabgaben, Sozialabgaben von der Rente“ für nähere Informationen.</w:t>
            </w:r>
          </w:p>
        </w:tc>
        <w:tc>
          <w:tcPr>
            <w:tcW w:w="1370" w:type="pct"/>
          </w:tcPr>
          <w:p w14:paraId="612137FB" w14:textId="77777777" w:rsidR="005D0FED" w:rsidRPr="00292DEB" w:rsidRDefault="005D0FED" w:rsidP="00481BFF">
            <w:pPr>
              <w:pStyle w:val="ListParagraph"/>
              <w:numPr>
                <w:ilvl w:val="0"/>
                <w:numId w:val="85"/>
              </w:numPr>
              <w:pBdr>
                <w:top w:val="nil"/>
                <w:left w:val="nil"/>
                <w:bottom w:val="nil"/>
                <w:right w:val="nil"/>
                <w:between w:val="nil"/>
              </w:pBdr>
              <w:spacing w:before="60" w:after="0"/>
              <w:rPr>
                <w:rFonts w:ascii="Arial" w:hAnsi="Arial" w:cs="Arial"/>
                <w:color w:val="000000"/>
                <w:sz w:val="15"/>
                <w:szCs w:val="15"/>
                <w:lang w:val="fr-BE"/>
              </w:rPr>
            </w:pPr>
            <w:r w:rsidRPr="00292DEB">
              <w:rPr>
                <w:rFonts w:ascii="Arial" w:hAnsi="Arial" w:cs="Arial"/>
                <w:color w:val="C00000"/>
                <w:sz w:val="15"/>
                <w:szCs w:val="15"/>
                <w:lang w:val="fr-BE"/>
              </w:rPr>
              <w:lastRenderedPageBreak/>
              <w:t>6%</w:t>
            </w:r>
            <w:r w:rsidRPr="00292DEB">
              <w:rPr>
                <w:rFonts w:ascii="Arial" w:hAnsi="Arial" w:cs="Arial"/>
                <w:color w:val="000000"/>
                <w:sz w:val="15"/>
                <w:szCs w:val="15"/>
                <w:lang w:val="fr-BE"/>
              </w:rPr>
              <w:t xml:space="preserve"> de la pension principale pour les soins de santé après déduction de la </w:t>
            </w:r>
            <w:r w:rsidRPr="00292DEB">
              <w:rPr>
                <w:rFonts w:ascii="Arial" w:hAnsi="Arial" w:cs="Arial"/>
                <w:color w:val="008000"/>
                <w:sz w:val="15"/>
                <w:szCs w:val="15"/>
                <w:lang w:val="fr-BE"/>
              </w:rPr>
              <w:t>cotisation de solidarité sociale du retraité</w:t>
            </w:r>
            <w:r w:rsidRPr="00292DEB">
              <w:rPr>
                <w:rFonts w:ascii="Arial" w:hAnsi="Arial" w:cs="Arial"/>
                <w:color w:val="000000"/>
                <w:sz w:val="15"/>
                <w:szCs w:val="15"/>
                <w:lang w:val="fr-BE"/>
              </w:rPr>
              <w:t>.</w:t>
            </w:r>
          </w:p>
          <w:p w14:paraId="526D7F22" w14:textId="77777777" w:rsidR="005D0FED" w:rsidRPr="00292DEB" w:rsidRDefault="005D0FED" w:rsidP="00481BFF">
            <w:pPr>
              <w:pStyle w:val="ListParagraph"/>
              <w:numPr>
                <w:ilvl w:val="0"/>
                <w:numId w:val="85"/>
              </w:numPr>
              <w:pBdr>
                <w:top w:val="nil"/>
                <w:left w:val="nil"/>
                <w:bottom w:val="nil"/>
                <w:right w:val="nil"/>
                <w:between w:val="nil"/>
              </w:pBdr>
              <w:spacing w:after="0"/>
              <w:rPr>
                <w:rFonts w:ascii="Arial" w:hAnsi="Arial" w:cs="Arial"/>
                <w:color w:val="000000"/>
                <w:sz w:val="15"/>
                <w:szCs w:val="15"/>
                <w:lang w:val="fr-BE"/>
              </w:rPr>
            </w:pPr>
            <w:r w:rsidRPr="00292DEB">
              <w:rPr>
                <w:rFonts w:ascii="Arial" w:hAnsi="Arial" w:cs="Arial"/>
                <w:sz w:val="15"/>
                <w:szCs w:val="15"/>
                <w:lang w:val="fr-BE"/>
              </w:rPr>
              <w:t xml:space="preserve">Une </w:t>
            </w:r>
            <w:r w:rsidRPr="00292DEB">
              <w:rPr>
                <w:rFonts w:ascii="Arial" w:hAnsi="Arial" w:cs="Arial"/>
                <w:color w:val="008000"/>
                <w:sz w:val="15"/>
                <w:szCs w:val="15"/>
                <w:lang w:val="fr-BE"/>
              </w:rPr>
              <w:t xml:space="preserve">cotisation de solidarité sociale du retraité </w:t>
            </w:r>
            <w:r w:rsidRPr="00292DEB">
              <w:rPr>
                <w:rFonts w:ascii="Arial" w:hAnsi="Arial" w:cs="Arial"/>
                <w:i/>
                <w:color w:val="008080"/>
                <w:sz w:val="15"/>
                <w:szCs w:val="15"/>
                <w:lang w:val="fr-BE"/>
              </w:rPr>
              <w:t>(ΕΙΣΦΟΡΑ ΑΛΛΗΛΕΓΓΥΗΣ ΣΥΝΤΑΞΙΟΥΧΩΝ, ΕΑΣ)</w:t>
            </w:r>
            <w:r w:rsidRPr="00292DEB">
              <w:rPr>
                <w:rFonts w:ascii="Arial" w:hAnsi="Arial" w:cs="Arial"/>
                <w:color w:val="008080"/>
                <w:sz w:val="15"/>
                <w:szCs w:val="15"/>
                <w:lang w:val="fr-BE"/>
              </w:rPr>
              <w:t xml:space="preserve"> </w:t>
            </w:r>
            <w:r w:rsidRPr="00292DEB">
              <w:rPr>
                <w:rFonts w:ascii="Arial" w:hAnsi="Arial" w:cs="Arial"/>
                <w:sz w:val="15"/>
                <w:szCs w:val="15"/>
                <w:lang w:val="fr-BE"/>
              </w:rPr>
              <w:t>est prélevée sur les pensions mensuelles supérieures à</w:t>
            </w:r>
            <w:r w:rsidRPr="00292DEB">
              <w:rPr>
                <w:rFonts w:ascii="Arial" w:hAnsi="Arial" w:cs="Arial"/>
                <w:color w:val="008080"/>
                <w:sz w:val="15"/>
                <w:szCs w:val="15"/>
                <w:lang w:val="fr-BE"/>
              </w:rPr>
              <w:t xml:space="preserve"> </w:t>
            </w:r>
            <w:r w:rsidRPr="00292DEB">
              <w:rPr>
                <w:rFonts w:ascii="Arial" w:hAnsi="Arial" w:cs="Arial"/>
                <w:color w:val="FF00FF"/>
                <w:sz w:val="15"/>
                <w:szCs w:val="15"/>
                <w:lang w:val="fr-BE"/>
              </w:rPr>
              <w:t>€1.433,61</w:t>
            </w:r>
            <w:r w:rsidRPr="00292DEB">
              <w:rPr>
                <w:rFonts w:ascii="Arial" w:hAnsi="Arial" w:cs="Arial"/>
                <w:color w:val="000000"/>
                <w:sz w:val="15"/>
                <w:szCs w:val="15"/>
                <w:lang w:val="fr-BE"/>
              </w:rPr>
              <w:t>.</w:t>
            </w:r>
          </w:p>
          <w:p w14:paraId="4DB32B38" w14:textId="77777777" w:rsidR="005D0FED" w:rsidRPr="00292DEB" w:rsidRDefault="005D0FED" w:rsidP="00481BFF">
            <w:pPr>
              <w:spacing w:line="276" w:lineRule="auto"/>
              <w:rPr>
                <w:rFonts w:cs="Arial"/>
                <w:lang w:val="fr-BE"/>
              </w:rPr>
            </w:pPr>
            <w:r w:rsidRPr="00292DEB">
              <w:rPr>
                <w:rFonts w:cs="Arial"/>
                <w:lang w:val="fr-BE"/>
              </w:rPr>
              <w:t xml:space="preserve">Des catégories spécifiques de retraités sont exemptées de certaines des contributions susmentionnées: c’est notamment le cas des retraités ayant droit à la </w:t>
            </w:r>
            <w:r w:rsidRPr="00292DEB">
              <w:rPr>
                <w:rFonts w:cs="Arial"/>
                <w:color w:val="008000"/>
                <w:lang w:val="fr-BE"/>
              </w:rPr>
              <w:t>prestation pour soins ambulatoires</w:t>
            </w:r>
            <w:r w:rsidRPr="00292DEB">
              <w:rPr>
                <w:rFonts w:cs="Arial"/>
                <w:lang w:val="fr-BE"/>
              </w:rPr>
              <w:t xml:space="preserve"> </w:t>
            </w:r>
            <w:r w:rsidRPr="00292DEB">
              <w:rPr>
                <w:rFonts w:cs="Arial"/>
                <w:i/>
                <w:color w:val="008080"/>
                <w:lang w:val="fr-BE"/>
              </w:rPr>
              <w:t>(ΕΞΩΙΔΡΥΜΑΤΙΚΟ ΕΠΙΔΟΜΑ)</w:t>
            </w:r>
            <w:r w:rsidRPr="00292DEB">
              <w:rPr>
                <w:rFonts w:cs="Arial"/>
                <w:lang w:val="fr-BE"/>
              </w:rPr>
              <w:t>.</w:t>
            </w:r>
          </w:p>
          <w:p w14:paraId="1330B0FD" w14:textId="6D8DE473" w:rsidR="005D0FED" w:rsidRPr="00292DEB" w:rsidRDefault="005D0FED" w:rsidP="00481BFF">
            <w:pPr>
              <w:spacing w:line="276" w:lineRule="auto"/>
              <w:rPr>
                <w:rFonts w:cs="Arial"/>
                <w:lang w:val="fr-BE"/>
              </w:rPr>
            </w:pPr>
            <w:r w:rsidRPr="00292DEB">
              <w:rPr>
                <w:rFonts w:cs="Arial"/>
                <w:lang w:val="fr-BE"/>
              </w:rPr>
              <w:lastRenderedPageBreak/>
              <w:t>Voir tableau V «Invalidité, Impositions fiscales et cotisations sociales, Cotisations sociales sur les prestations» pour plus de précisions.</w:t>
            </w:r>
          </w:p>
        </w:tc>
        <w:tc>
          <w:tcPr>
            <w:tcW w:w="1370" w:type="pct"/>
          </w:tcPr>
          <w:p w14:paraId="701F1FA9"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lastRenderedPageBreak/>
              <w:t>E-VII-25-EL</w:t>
            </w:r>
          </w:p>
          <w:p w14:paraId="750E91CC" w14:textId="77777777" w:rsidR="005D0FED" w:rsidRPr="00292DEB" w:rsidRDefault="005D0FED" w:rsidP="00481BFF">
            <w:pPr>
              <w:pStyle w:val="Normal0"/>
              <w:numPr>
                <w:ilvl w:val="0"/>
                <w:numId w:val="136"/>
              </w:numPr>
              <w:pBdr>
                <w:top w:val="nil"/>
                <w:left w:val="nil"/>
                <w:bottom w:val="nil"/>
                <w:right w:val="nil"/>
                <w:between w:val="nil"/>
              </w:pBdr>
              <w:spacing w:after="0"/>
              <w:ind w:hanging="56"/>
              <w:rPr>
                <w:color w:val="000000"/>
                <w:sz w:val="15"/>
                <w:szCs w:val="15"/>
                <w:lang w:val="en-GB"/>
              </w:rPr>
            </w:pPr>
            <w:r w:rsidRPr="00292DEB">
              <w:rPr>
                <w:color w:val="C00000"/>
                <w:sz w:val="15"/>
                <w:szCs w:val="15"/>
                <w:lang w:val="en-GB"/>
              </w:rPr>
              <w:t>6%</w:t>
            </w:r>
            <w:r w:rsidRPr="00292DEB">
              <w:rPr>
                <w:color w:val="000000"/>
                <w:sz w:val="15"/>
                <w:szCs w:val="15"/>
                <w:lang w:val="en-GB"/>
              </w:rPr>
              <w:t xml:space="preserve"> of main pension for healthcare, after the </w:t>
            </w:r>
            <w:r w:rsidRPr="00292DEB">
              <w:rPr>
                <w:color w:val="008000"/>
                <w:sz w:val="15"/>
                <w:szCs w:val="15"/>
                <w:lang w:val="en-GB"/>
              </w:rPr>
              <w:t>Pensioners’ Social Solidarity Contribution</w:t>
            </w:r>
            <w:r w:rsidRPr="00292DEB">
              <w:rPr>
                <w:color w:val="000000"/>
                <w:sz w:val="15"/>
                <w:szCs w:val="15"/>
                <w:lang w:val="en-GB"/>
              </w:rPr>
              <w:t xml:space="preserve"> is deducted.</w:t>
            </w:r>
          </w:p>
          <w:p w14:paraId="4AFC459B" w14:textId="77777777" w:rsidR="005D0FED" w:rsidRPr="00292DEB" w:rsidRDefault="005D0FED" w:rsidP="00481BFF">
            <w:pPr>
              <w:pStyle w:val="Normal0"/>
              <w:numPr>
                <w:ilvl w:val="0"/>
                <w:numId w:val="136"/>
              </w:numPr>
              <w:pBdr>
                <w:top w:val="nil"/>
                <w:left w:val="nil"/>
                <w:bottom w:val="nil"/>
                <w:right w:val="nil"/>
                <w:between w:val="nil"/>
              </w:pBdr>
              <w:spacing w:before="0" w:after="0"/>
              <w:ind w:hanging="56"/>
              <w:rPr>
                <w:color w:val="000000"/>
                <w:sz w:val="15"/>
                <w:szCs w:val="15"/>
                <w:lang w:val="en-GB"/>
              </w:rPr>
            </w:pPr>
            <w:r w:rsidRPr="00292DEB">
              <w:rPr>
                <w:color w:val="008000"/>
                <w:sz w:val="15"/>
                <w:szCs w:val="15"/>
                <w:lang w:val="en-GB"/>
              </w:rPr>
              <w:t xml:space="preserve">Pensioners’ Social Solidarity Contribution </w:t>
            </w:r>
            <w:r w:rsidRPr="00292DEB">
              <w:rPr>
                <w:i/>
                <w:color w:val="008080"/>
                <w:sz w:val="15"/>
                <w:szCs w:val="15"/>
                <w:lang w:val="en-GB"/>
              </w:rPr>
              <w:t>(</w:t>
            </w:r>
            <w:r w:rsidRPr="00292DEB">
              <w:rPr>
                <w:i/>
                <w:color w:val="008080"/>
                <w:sz w:val="15"/>
                <w:szCs w:val="15"/>
              </w:rPr>
              <w:t>ΕΙΣΦΟΡΑ</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ΣΥΝΤΑΞΙΟΥΧΩΝ</w:t>
            </w:r>
            <w:r w:rsidRPr="00292DEB">
              <w:rPr>
                <w:i/>
                <w:color w:val="008080"/>
                <w:sz w:val="15"/>
                <w:szCs w:val="15"/>
                <w:lang w:val="en-GB"/>
              </w:rPr>
              <w:t xml:space="preserve">, </w:t>
            </w:r>
            <w:r w:rsidRPr="00292DEB">
              <w:rPr>
                <w:i/>
                <w:color w:val="008080"/>
                <w:sz w:val="15"/>
                <w:szCs w:val="15"/>
              </w:rPr>
              <w:t>ΕΑΣ</w:t>
            </w:r>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 xml:space="preserve">is levied on monthly pensions exceeding </w:t>
            </w:r>
            <w:r w:rsidRPr="00292DEB">
              <w:rPr>
                <w:color w:val="FF00FF"/>
                <w:sz w:val="15"/>
                <w:szCs w:val="15"/>
                <w:lang w:val="en-GB"/>
              </w:rPr>
              <w:t>€1,433.61</w:t>
            </w:r>
            <w:r w:rsidRPr="00292DEB">
              <w:rPr>
                <w:color w:val="000000"/>
                <w:sz w:val="15"/>
                <w:szCs w:val="15"/>
                <w:lang w:val="en-GB"/>
              </w:rPr>
              <w:t>.</w:t>
            </w:r>
          </w:p>
          <w:p w14:paraId="4B0726F2"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Specific categories of pensioners are exempted from some of the above contributions e.g. pensioners who are entitled to the </w:t>
            </w:r>
            <w:r w:rsidRPr="00292DEB">
              <w:rPr>
                <w:color w:val="008000"/>
                <w:sz w:val="15"/>
                <w:szCs w:val="15"/>
                <w:lang w:val="en-GB"/>
              </w:rPr>
              <w:t xml:space="preserve">Benefit for non-residential care </w:t>
            </w:r>
            <w:r w:rsidRPr="00292DEB">
              <w:rPr>
                <w:i/>
                <w:color w:val="008080"/>
                <w:sz w:val="15"/>
                <w:szCs w:val="15"/>
                <w:lang w:val="en-GB"/>
              </w:rPr>
              <w:t>(</w:t>
            </w:r>
            <w:r w:rsidRPr="00292DEB">
              <w:rPr>
                <w:i/>
                <w:color w:val="008080"/>
                <w:sz w:val="15"/>
                <w:szCs w:val="15"/>
              </w:rPr>
              <w:t>ΕΞΩΙΔΡΥΜΑΤΙΚΟ</w:t>
            </w:r>
            <w:r w:rsidRPr="00292DEB">
              <w:rPr>
                <w:i/>
                <w:color w:val="008080"/>
                <w:sz w:val="15"/>
                <w:szCs w:val="15"/>
                <w:lang w:val="en-GB"/>
              </w:rPr>
              <w:t xml:space="preserve"> </w:t>
            </w:r>
            <w:r w:rsidRPr="00292DEB">
              <w:rPr>
                <w:i/>
                <w:color w:val="008080"/>
                <w:sz w:val="15"/>
                <w:szCs w:val="15"/>
              </w:rPr>
              <w:t>ΕΠΙΔΟΜΑ</w:t>
            </w:r>
            <w:r w:rsidRPr="00292DEB">
              <w:rPr>
                <w:i/>
                <w:color w:val="008080"/>
                <w:sz w:val="15"/>
                <w:szCs w:val="15"/>
                <w:lang w:val="en-GB"/>
              </w:rPr>
              <w:t>)</w:t>
            </w:r>
            <w:r w:rsidRPr="00292DEB">
              <w:rPr>
                <w:color w:val="000000"/>
                <w:sz w:val="15"/>
                <w:szCs w:val="15"/>
                <w:lang w:val="en-GB"/>
              </w:rPr>
              <w:t>.</w:t>
            </w:r>
          </w:p>
          <w:p w14:paraId="6C6DF15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See Table V on "Invalidity", "Taxation and social contributions, Social contributions on pension" for details.</w:t>
            </w:r>
          </w:p>
          <w:p w14:paraId="4E029BFF" w14:textId="65B3B256"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p>
        </w:tc>
        <w:tc>
          <w:tcPr>
            <w:tcW w:w="167" w:type="pct"/>
          </w:tcPr>
          <w:p w14:paraId="5527676B" w14:textId="569A1386" w:rsidR="005D0FED" w:rsidRPr="00292DEB" w:rsidRDefault="005D0FED" w:rsidP="00481BFF">
            <w:pPr>
              <w:spacing w:line="276" w:lineRule="auto"/>
              <w:rPr>
                <w:rFonts w:cs="Arial"/>
                <w:color w:val="0000FF"/>
                <w:lang w:val="fr-FR"/>
              </w:rPr>
            </w:pPr>
            <w:r w:rsidRPr="00292DEB">
              <w:rPr>
                <w:rFonts w:cs="Arial"/>
                <w:color w:val="0000FF"/>
                <w:lang w:val="fr-FR"/>
              </w:rPr>
              <w:lastRenderedPageBreak/>
              <w:t>7</w:t>
            </w:r>
          </w:p>
        </w:tc>
        <w:tc>
          <w:tcPr>
            <w:tcW w:w="127" w:type="pct"/>
          </w:tcPr>
          <w:p w14:paraId="63B74F48" w14:textId="4573C09A" w:rsidR="005D0FED" w:rsidRPr="00292DEB" w:rsidRDefault="005D0FED" w:rsidP="00481BFF">
            <w:pPr>
              <w:spacing w:line="276" w:lineRule="auto"/>
              <w:rPr>
                <w:rFonts w:cs="Arial"/>
                <w:color w:val="0000FF"/>
                <w:lang w:val="fr-FR"/>
              </w:rPr>
            </w:pPr>
            <w:r w:rsidRPr="00292DEB">
              <w:rPr>
                <w:rFonts w:cs="Arial"/>
                <w:color w:val="0000FF"/>
                <w:lang w:val="fr-FR"/>
              </w:rPr>
              <w:t>25</w:t>
            </w:r>
          </w:p>
        </w:tc>
        <w:tc>
          <w:tcPr>
            <w:tcW w:w="402" w:type="pct"/>
          </w:tcPr>
          <w:p w14:paraId="071F1FAE"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A696E14" w14:textId="04B0A10D" w:rsidR="005D0FED" w:rsidRPr="00292DEB" w:rsidRDefault="005D0FED" w:rsidP="00481BFF">
            <w:pPr>
              <w:spacing w:line="276" w:lineRule="auto"/>
              <w:rPr>
                <w:rFonts w:cs="Arial"/>
                <w:color w:val="0000FF"/>
                <w:lang w:val="en-GB"/>
              </w:rPr>
            </w:pPr>
          </w:p>
        </w:tc>
      </w:tr>
      <w:tr w:rsidR="005D0FED" w:rsidRPr="00292DEB" w14:paraId="3D7D10FC" w14:textId="77777777" w:rsidTr="005D0FED">
        <w:tc>
          <w:tcPr>
            <w:tcW w:w="193" w:type="pct"/>
          </w:tcPr>
          <w:p w14:paraId="57BC8469" w14:textId="7D5C8910"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7630A508" w14:textId="5042093F" w:rsidR="005D0FED" w:rsidRPr="00292DEB" w:rsidRDefault="005D0FED" w:rsidP="00481BFF">
            <w:pPr>
              <w:spacing w:line="276" w:lineRule="auto"/>
              <w:rPr>
                <w:rFonts w:cs="Arial"/>
              </w:rPr>
            </w:pPr>
            <w:r w:rsidRPr="00292DEB">
              <w:rPr>
                <w:rFonts w:cs="Arial"/>
              </w:rPr>
              <w:t>Selbstständige sind über das allgemeine System versichert.</w:t>
            </w:r>
          </w:p>
        </w:tc>
        <w:tc>
          <w:tcPr>
            <w:tcW w:w="1370" w:type="pct"/>
          </w:tcPr>
          <w:p w14:paraId="43380B88" w14:textId="3BBEAFA0" w:rsidR="005D0FED" w:rsidRPr="00292DEB" w:rsidRDefault="005D0FED" w:rsidP="00481BFF">
            <w:pPr>
              <w:spacing w:line="276" w:lineRule="auto"/>
              <w:rPr>
                <w:rFonts w:cs="Arial"/>
                <w:lang w:val="fr-BE"/>
              </w:rPr>
            </w:pPr>
            <w:r w:rsidRPr="00292DEB">
              <w:rPr>
                <w:rFonts w:cs="Arial"/>
                <w:lang w:val="fr-BE"/>
              </w:rPr>
              <w:t>Les travailleurs indépendants sont couverts par le régime général.</w:t>
            </w:r>
          </w:p>
        </w:tc>
        <w:tc>
          <w:tcPr>
            <w:tcW w:w="1370" w:type="pct"/>
          </w:tcPr>
          <w:p w14:paraId="581F4256" w14:textId="17D02A49"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GB"/>
              </w:rPr>
            </w:pPr>
            <w:r w:rsidRPr="00292DEB">
              <w:rPr>
                <w:iCs/>
                <w:sz w:val="15"/>
                <w:szCs w:val="15"/>
                <w:lang w:val="en-GB"/>
              </w:rPr>
              <w:t>Self-employed are covered by the general scheme.</w:t>
            </w:r>
          </w:p>
        </w:tc>
        <w:tc>
          <w:tcPr>
            <w:tcW w:w="167" w:type="pct"/>
          </w:tcPr>
          <w:p w14:paraId="4240C697" w14:textId="6D63660E" w:rsidR="005D0FED" w:rsidRPr="00292DEB" w:rsidRDefault="005D0FED" w:rsidP="00481BFF">
            <w:pPr>
              <w:spacing w:line="276" w:lineRule="auto"/>
              <w:rPr>
                <w:rFonts w:cs="Arial"/>
                <w:color w:val="0000FF"/>
                <w:lang w:val="fr-FR"/>
              </w:rPr>
            </w:pPr>
            <w:r w:rsidRPr="00292DEB">
              <w:rPr>
                <w:rFonts w:cs="Arial"/>
                <w:color w:val="0000FF"/>
                <w:lang w:val="fr-FR"/>
              </w:rPr>
              <w:t>7</w:t>
            </w:r>
          </w:p>
        </w:tc>
        <w:tc>
          <w:tcPr>
            <w:tcW w:w="127" w:type="pct"/>
          </w:tcPr>
          <w:p w14:paraId="4A0F7788" w14:textId="08420612" w:rsidR="005D0FED" w:rsidRPr="00292DEB" w:rsidRDefault="005D0FED" w:rsidP="00481BFF">
            <w:pPr>
              <w:spacing w:line="276" w:lineRule="auto"/>
              <w:rPr>
                <w:rFonts w:cs="Arial"/>
                <w:color w:val="0000FF"/>
                <w:lang w:val="fr-FR"/>
              </w:rPr>
            </w:pPr>
            <w:r w:rsidRPr="00292DEB">
              <w:rPr>
                <w:rFonts w:cs="Arial"/>
                <w:color w:val="0000FF"/>
                <w:lang w:val="fr-FR"/>
              </w:rPr>
              <w:t>26</w:t>
            </w:r>
          </w:p>
        </w:tc>
        <w:tc>
          <w:tcPr>
            <w:tcW w:w="402" w:type="pct"/>
          </w:tcPr>
          <w:p w14:paraId="4E696CBB" w14:textId="6D6D0ADB"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42118993" w14:textId="77777777" w:rsidTr="005D0FED">
        <w:tc>
          <w:tcPr>
            <w:tcW w:w="193" w:type="pct"/>
          </w:tcPr>
          <w:p w14:paraId="02015F3B" w14:textId="16447CBD"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2C98C864" w14:textId="77777777" w:rsidR="005D0FED" w:rsidRPr="00292DEB" w:rsidRDefault="005D0FED" w:rsidP="00481BFF">
            <w:pPr>
              <w:spacing w:line="276" w:lineRule="auto"/>
              <w:rPr>
                <w:rFonts w:cs="Arial"/>
              </w:rPr>
            </w:pPr>
            <w:r w:rsidRPr="00292DEB">
              <w:rPr>
                <w:rFonts w:cs="Arial"/>
              </w:rPr>
              <w:t>Wie für Erwerbsunfähigkeits- und Altersleistungen.</w:t>
            </w:r>
          </w:p>
          <w:p w14:paraId="09AEF915" w14:textId="216774AC" w:rsidR="005D0FED" w:rsidRPr="00292DEB" w:rsidRDefault="005D0FED" w:rsidP="00481BFF">
            <w:pPr>
              <w:spacing w:line="276" w:lineRule="auto"/>
              <w:rPr>
                <w:rFonts w:cs="Arial"/>
              </w:rPr>
            </w:pPr>
          </w:p>
        </w:tc>
        <w:tc>
          <w:tcPr>
            <w:tcW w:w="1370" w:type="pct"/>
          </w:tcPr>
          <w:p w14:paraId="1F6923F8" w14:textId="77777777" w:rsidR="005D0FED" w:rsidRPr="00292DEB" w:rsidRDefault="005D0FED" w:rsidP="00481BFF">
            <w:pPr>
              <w:spacing w:line="276" w:lineRule="auto"/>
              <w:rPr>
                <w:rFonts w:cs="Arial"/>
                <w:lang w:val="fr-BE"/>
              </w:rPr>
            </w:pPr>
            <w:r w:rsidRPr="00292DEB">
              <w:rPr>
                <w:rFonts w:cs="Arial"/>
                <w:lang w:val="fr-BE"/>
              </w:rPr>
              <w:t>Mêmes que pour les prestations d’invalidité et de vieillesse.</w:t>
            </w:r>
          </w:p>
          <w:p w14:paraId="18965946" w14:textId="140510F0" w:rsidR="005D0FED" w:rsidRPr="00292DEB" w:rsidRDefault="005D0FED" w:rsidP="00481BFF">
            <w:pPr>
              <w:spacing w:line="276" w:lineRule="auto"/>
              <w:rPr>
                <w:rFonts w:cs="Arial"/>
                <w:lang w:val="fr-BE"/>
              </w:rPr>
            </w:pPr>
          </w:p>
        </w:tc>
        <w:tc>
          <w:tcPr>
            <w:tcW w:w="1370" w:type="pct"/>
          </w:tcPr>
          <w:p w14:paraId="2FF1F0D5" w14:textId="77777777" w:rsidR="005D0FED" w:rsidRPr="00292DEB" w:rsidRDefault="005D0FED" w:rsidP="00481BFF">
            <w:pPr>
              <w:rPr>
                <w:rFonts w:cs="Arial"/>
                <w:i/>
                <w:iCs/>
                <w:lang w:val="en-GB"/>
              </w:rPr>
            </w:pPr>
            <w:r w:rsidRPr="00292DEB">
              <w:rPr>
                <w:rFonts w:cs="Arial"/>
                <w:iCs/>
                <w:lang w:val="en-GB"/>
              </w:rPr>
              <w:t>Same as for invalidity and old-age benefits.</w:t>
            </w:r>
          </w:p>
          <w:p w14:paraId="5AEB9734" w14:textId="18F3A7C7"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p>
        </w:tc>
        <w:tc>
          <w:tcPr>
            <w:tcW w:w="167" w:type="pct"/>
          </w:tcPr>
          <w:p w14:paraId="1B148D1B" w14:textId="25A09685" w:rsidR="005D0FED" w:rsidRPr="00292DEB" w:rsidRDefault="005D0FED" w:rsidP="00481BFF">
            <w:pPr>
              <w:spacing w:line="276" w:lineRule="auto"/>
              <w:rPr>
                <w:rFonts w:cs="Arial"/>
                <w:color w:val="0000FF"/>
                <w:lang w:val="fr-FR"/>
              </w:rPr>
            </w:pPr>
            <w:r w:rsidRPr="00292DEB">
              <w:rPr>
                <w:rFonts w:cs="Arial"/>
                <w:color w:val="0000FF"/>
                <w:lang w:val="fr-FR"/>
              </w:rPr>
              <w:t>7</w:t>
            </w:r>
          </w:p>
        </w:tc>
        <w:tc>
          <w:tcPr>
            <w:tcW w:w="127" w:type="pct"/>
          </w:tcPr>
          <w:p w14:paraId="7E76137B" w14:textId="574E6067" w:rsidR="005D0FED" w:rsidRPr="00292DEB" w:rsidRDefault="005D0FED" w:rsidP="00481BFF">
            <w:pPr>
              <w:spacing w:line="276" w:lineRule="auto"/>
              <w:rPr>
                <w:rFonts w:cs="Arial"/>
                <w:color w:val="0000FF"/>
                <w:lang w:val="fr-FR"/>
              </w:rPr>
            </w:pPr>
            <w:r w:rsidRPr="00292DEB">
              <w:rPr>
                <w:rFonts w:cs="Arial"/>
                <w:color w:val="0000FF"/>
                <w:lang w:val="fr-FR"/>
              </w:rPr>
              <w:t>27</w:t>
            </w:r>
          </w:p>
        </w:tc>
        <w:tc>
          <w:tcPr>
            <w:tcW w:w="402" w:type="pct"/>
          </w:tcPr>
          <w:p w14:paraId="12D64B40" w14:textId="2F8B86F0"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7E3786CD" w14:textId="77777777" w:rsidTr="005D0FED">
        <w:tc>
          <w:tcPr>
            <w:tcW w:w="193" w:type="pct"/>
          </w:tcPr>
          <w:p w14:paraId="35D7B680" w14:textId="1CC94AF8" w:rsidR="005D0FED" w:rsidRPr="00292DEB" w:rsidRDefault="005D0FED" w:rsidP="00481BFF">
            <w:pPr>
              <w:spacing w:line="276" w:lineRule="auto"/>
              <w:jc w:val="left"/>
              <w:rPr>
                <w:rFonts w:cs="Arial"/>
                <w:lang w:val="en-GB"/>
              </w:rPr>
            </w:pPr>
            <w:r w:rsidRPr="00292DEB">
              <w:rPr>
                <w:rFonts w:cs="Arial"/>
                <w:lang w:val="en-GB"/>
              </w:rPr>
              <w:t>EL</w:t>
            </w:r>
          </w:p>
        </w:tc>
        <w:tc>
          <w:tcPr>
            <w:tcW w:w="1371" w:type="pct"/>
          </w:tcPr>
          <w:p w14:paraId="2F812E22" w14:textId="74884910" w:rsidR="005D0FED" w:rsidRPr="00292DEB" w:rsidRDefault="005D0FED" w:rsidP="00481BFF">
            <w:pPr>
              <w:spacing w:line="276" w:lineRule="auto"/>
              <w:rPr>
                <w:rFonts w:cs="Arial"/>
              </w:rPr>
            </w:pPr>
            <w:r w:rsidRPr="00292DEB">
              <w:rPr>
                <w:rFonts w:cs="Arial"/>
              </w:rPr>
              <w:t>Keine bestimmten Voraussetzungen für den Anspruch auf Deckung für Selbstständige.</w:t>
            </w:r>
          </w:p>
        </w:tc>
        <w:tc>
          <w:tcPr>
            <w:tcW w:w="1370" w:type="pct"/>
          </w:tcPr>
          <w:p w14:paraId="09D39BD5" w14:textId="4B625934" w:rsidR="005D0FED" w:rsidRPr="00292DEB" w:rsidRDefault="005D0FED" w:rsidP="00481BFF">
            <w:pPr>
              <w:spacing w:line="276" w:lineRule="auto"/>
              <w:rPr>
                <w:rFonts w:cs="Arial"/>
                <w:lang w:val="fr-BE"/>
              </w:rPr>
            </w:pPr>
            <w:r w:rsidRPr="00292DEB">
              <w:rPr>
                <w:rFonts w:cs="Arial"/>
                <w:lang w:val="fr-BE"/>
              </w:rPr>
              <w:t>Pas de conditions spécifiquement applicables aux travailleurs indépendants.</w:t>
            </w:r>
          </w:p>
        </w:tc>
        <w:tc>
          <w:tcPr>
            <w:tcW w:w="1370" w:type="pct"/>
          </w:tcPr>
          <w:p w14:paraId="3A32FF74" w14:textId="77777777" w:rsidR="005D0FED" w:rsidRPr="00292DEB" w:rsidRDefault="005D0FED" w:rsidP="00481BFF">
            <w:pPr>
              <w:pStyle w:val="Normal0"/>
              <w:pBdr>
                <w:top w:val="nil"/>
                <w:left w:val="nil"/>
                <w:bottom w:val="nil"/>
                <w:right w:val="nil"/>
                <w:between w:val="nil"/>
              </w:pBdr>
              <w:spacing w:after="0"/>
              <w:rPr>
                <w:ins w:id="312" w:author="Author"/>
                <w:iCs/>
                <w:sz w:val="15"/>
                <w:szCs w:val="15"/>
                <w:lang w:val="en-GB"/>
              </w:rPr>
            </w:pPr>
            <w:r w:rsidRPr="00292DEB">
              <w:rPr>
                <w:iCs/>
                <w:sz w:val="15"/>
                <w:szCs w:val="15"/>
                <w:lang w:val="en-GB"/>
              </w:rPr>
              <w:t>No specific qualifying conditions for self-employed.</w:t>
            </w:r>
          </w:p>
          <w:p w14:paraId="517ED3BD" w14:textId="77777777" w:rsidR="005D0FED" w:rsidRPr="00292DEB" w:rsidRDefault="005D0FED" w:rsidP="00481BFF">
            <w:pPr>
              <w:pStyle w:val="Normal0"/>
              <w:pBdr>
                <w:top w:val="nil"/>
                <w:left w:val="nil"/>
                <w:bottom w:val="nil"/>
                <w:right w:val="nil"/>
                <w:between w:val="nil"/>
              </w:pBdr>
              <w:spacing w:after="0"/>
              <w:rPr>
                <w:ins w:id="313" w:author="Author"/>
                <w:iCs/>
                <w:sz w:val="15"/>
                <w:szCs w:val="15"/>
                <w:lang w:val="en-GB"/>
              </w:rPr>
            </w:pPr>
          </w:p>
          <w:p w14:paraId="63E6CD84" w14:textId="77777777" w:rsidR="005D0FED" w:rsidRDefault="005D0FED" w:rsidP="00481BFF">
            <w:pPr>
              <w:pStyle w:val="Normal0"/>
              <w:pBdr>
                <w:top w:val="nil"/>
                <w:left w:val="nil"/>
                <w:bottom w:val="nil"/>
                <w:right w:val="nil"/>
                <w:between w:val="nil"/>
              </w:pBdr>
              <w:spacing w:after="0" w:line="276" w:lineRule="auto"/>
              <w:rPr>
                <w:bCs/>
                <w:sz w:val="15"/>
                <w:szCs w:val="15"/>
                <w:lang w:val="en-GB"/>
              </w:rPr>
            </w:pPr>
            <w:ins w:id="314" w:author="Author">
              <w:r w:rsidRPr="00292DEB">
                <w:rPr>
                  <w:bCs/>
                  <w:sz w:val="15"/>
                  <w:szCs w:val="15"/>
                  <w:lang w:val="en-GB"/>
                </w:rPr>
                <w:t>No exemptions from paying contributions.</w:t>
              </w:r>
            </w:ins>
          </w:p>
          <w:p w14:paraId="160DE6D0" w14:textId="098DE842" w:rsidR="006D3342" w:rsidRPr="00292DEB" w:rsidRDefault="006D3342" w:rsidP="00481BFF">
            <w:pPr>
              <w:pStyle w:val="Normal0"/>
              <w:pBdr>
                <w:top w:val="nil"/>
                <w:left w:val="nil"/>
                <w:bottom w:val="nil"/>
                <w:right w:val="nil"/>
                <w:between w:val="nil"/>
              </w:pBdr>
              <w:spacing w:after="0" w:line="276" w:lineRule="auto"/>
              <w:rPr>
                <w:color w:val="000000"/>
                <w:sz w:val="15"/>
                <w:szCs w:val="15"/>
                <w:lang w:val="en-US"/>
              </w:rPr>
            </w:pPr>
          </w:p>
        </w:tc>
        <w:tc>
          <w:tcPr>
            <w:tcW w:w="167" w:type="pct"/>
          </w:tcPr>
          <w:p w14:paraId="2E5C8863" w14:textId="06A9B680" w:rsidR="005D0FED" w:rsidRPr="00292DEB" w:rsidRDefault="005D0FED" w:rsidP="00481BFF">
            <w:pPr>
              <w:spacing w:line="276" w:lineRule="auto"/>
              <w:rPr>
                <w:rFonts w:cs="Arial"/>
                <w:color w:val="0000FF"/>
                <w:lang w:val="fr-FR"/>
              </w:rPr>
            </w:pPr>
            <w:r w:rsidRPr="00292DEB">
              <w:rPr>
                <w:rFonts w:cs="Arial"/>
                <w:color w:val="0000FF"/>
              </w:rPr>
              <w:t>7</w:t>
            </w:r>
          </w:p>
        </w:tc>
        <w:tc>
          <w:tcPr>
            <w:tcW w:w="127" w:type="pct"/>
          </w:tcPr>
          <w:p w14:paraId="2EE91B1A" w14:textId="03351B33" w:rsidR="005D0FED" w:rsidRPr="00292DEB" w:rsidRDefault="005D0FED" w:rsidP="00481BFF">
            <w:pPr>
              <w:spacing w:line="276" w:lineRule="auto"/>
              <w:rPr>
                <w:rFonts w:cs="Arial"/>
                <w:color w:val="0000FF"/>
                <w:lang w:val="fr-FR"/>
              </w:rPr>
            </w:pPr>
            <w:r w:rsidRPr="00292DEB">
              <w:rPr>
                <w:rFonts w:cs="Arial"/>
                <w:color w:val="0000FF"/>
              </w:rPr>
              <w:t>28</w:t>
            </w:r>
          </w:p>
        </w:tc>
        <w:tc>
          <w:tcPr>
            <w:tcW w:w="402" w:type="pct"/>
          </w:tcPr>
          <w:p w14:paraId="3FC185D1" w14:textId="57BD0508"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563FE43D" w14:textId="77777777" w:rsidTr="005D0FED">
        <w:tc>
          <w:tcPr>
            <w:tcW w:w="193" w:type="pct"/>
          </w:tcPr>
          <w:p w14:paraId="2DDABF56" w14:textId="404BAD8F" w:rsidR="005D0FED" w:rsidRPr="00292DEB" w:rsidRDefault="005D0FED" w:rsidP="00481BFF">
            <w:pPr>
              <w:spacing w:line="276" w:lineRule="auto"/>
              <w:jc w:val="left"/>
              <w:rPr>
                <w:rFonts w:cs="Arial"/>
                <w:b/>
              </w:rPr>
            </w:pPr>
            <w:r w:rsidRPr="00292DEB">
              <w:rPr>
                <w:rFonts w:cs="Arial"/>
                <w:lang w:val="en-GB"/>
              </w:rPr>
              <w:t>EL</w:t>
            </w:r>
          </w:p>
        </w:tc>
        <w:tc>
          <w:tcPr>
            <w:tcW w:w="1371" w:type="pct"/>
          </w:tcPr>
          <w:p w14:paraId="6FFA32E0" w14:textId="32CE050D" w:rsidR="005D0FED" w:rsidRPr="00292DEB" w:rsidRDefault="005D0FED" w:rsidP="00481BFF">
            <w:pPr>
              <w:spacing w:line="276" w:lineRule="auto"/>
              <w:rPr>
                <w:rFonts w:cs="Arial"/>
              </w:rPr>
            </w:pPr>
            <w:r w:rsidRPr="00292DEB">
              <w:rPr>
                <w:rFonts w:cs="Arial"/>
              </w:rPr>
              <w:t>Wie für Erwerbsunfähigkeits- und Altersleistungen.</w:t>
            </w:r>
          </w:p>
        </w:tc>
        <w:tc>
          <w:tcPr>
            <w:tcW w:w="1370" w:type="pct"/>
          </w:tcPr>
          <w:p w14:paraId="2E51BF71" w14:textId="24A4825D" w:rsidR="005D0FED" w:rsidRPr="00292DEB" w:rsidRDefault="005D0FED" w:rsidP="00481BFF">
            <w:pPr>
              <w:spacing w:line="276" w:lineRule="auto"/>
              <w:rPr>
                <w:rFonts w:cs="Arial"/>
                <w:lang w:val="fr-BE"/>
              </w:rPr>
            </w:pPr>
            <w:r w:rsidRPr="00292DEB">
              <w:rPr>
                <w:rFonts w:cs="Arial"/>
                <w:lang w:val="fr-BE"/>
              </w:rPr>
              <w:t>Mêmes que pour les prestations d’invalidité et de vieillesse.</w:t>
            </w:r>
          </w:p>
        </w:tc>
        <w:tc>
          <w:tcPr>
            <w:tcW w:w="1370" w:type="pct"/>
          </w:tcPr>
          <w:p w14:paraId="2413E35A" w14:textId="77777777" w:rsidR="005D0FED" w:rsidRPr="00292DEB" w:rsidRDefault="005D0FED" w:rsidP="00481BFF">
            <w:pPr>
              <w:rPr>
                <w:rFonts w:cs="Arial"/>
                <w:i/>
                <w:iCs/>
                <w:lang w:val="en-GB"/>
              </w:rPr>
            </w:pPr>
            <w:r w:rsidRPr="00292DEB">
              <w:rPr>
                <w:rFonts w:cs="Arial"/>
                <w:iCs/>
                <w:lang w:val="en-GB"/>
              </w:rPr>
              <w:t>Same as for invalidity and old-age benefits.</w:t>
            </w:r>
          </w:p>
          <w:p w14:paraId="60D252B8" w14:textId="5FD7A7D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53DB3CE" w14:textId="33F9EDF6" w:rsidR="005D0FED" w:rsidRPr="00292DEB" w:rsidRDefault="005D0FED" w:rsidP="00481BFF">
            <w:pPr>
              <w:spacing w:line="276" w:lineRule="auto"/>
              <w:rPr>
                <w:rFonts w:cs="Arial"/>
                <w:color w:val="0000FF"/>
              </w:rPr>
            </w:pPr>
            <w:r w:rsidRPr="00292DEB">
              <w:rPr>
                <w:rFonts w:cs="Arial"/>
                <w:color w:val="0000FF"/>
              </w:rPr>
              <w:t>7</w:t>
            </w:r>
          </w:p>
        </w:tc>
        <w:tc>
          <w:tcPr>
            <w:tcW w:w="127" w:type="pct"/>
          </w:tcPr>
          <w:p w14:paraId="22F6334C" w14:textId="7FD09D78" w:rsidR="005D0FED" w:rsidRPr="00292DEB" w:rsidRDefault="005D0FED" w:rsidP="00481BFF">
            <w:pPr>
              <w:spacing w:line="276" w:lineRule="auto"/>
              <w:rPr>
                <w:rFonts w:cs="Arial"/>
                <w:color w:val="0000FF"/>
              </w:rPr>
            </w:pPr>
            <w:r w:rsidRPr="00292DEB">
              <w:rPr>
                <w:rFonts w:cs="Arial"/>
                <w:color w:val="0000FF"/>
              </w:rPr>
              <w:t>29</w:t>
            </w:r>
          </w:p>
        </w:tc>
        <w:tc>
          <w:tcPr>
            <w:tcW w:w="402" w:type="pct"/>
          </w:tcPr>
          <w:p w14:paraId="4E48B476" w14:textId="1248A1EE" w:rsidR="005D0FED" w:rsidRPr="00292DEB" w:rsidRDefault="005D0FED" w:rsidP="00481BFF">
            <w:pPr>
              <w:spacing w:line="276" w:lineRule="auto"/>
              <w:rPr>
                <w:rFonts w:cs="Arial"/>
                <w:color w:val="0000FF"/>
              </w:rPr>
            </w:pPr>
            <w:r w:rsidRPr="00292DEB">
              <w:rPr>
                <w:rFonts w:cs="Arial"/>
                <w:color w:val="0000FF"/>
                <w:lang w:val="en-GB"/>
              </w:rPr>
              <w:t>GREECE</w:t>
            </w:r>
          </w:p>
        </w:tc>
      </w:tr>
      <w:tr w:rsidR="005D0FED" w:rsidRPr="00292DEB" w14:paraId="38F4400B" w14:textId="77777777" w:rsidTr="005D0FED">
        <w:tc>
          <w:tcPr>
            <w:tcW w:w="193" w:type="pct"/>
          </w:tcPr>
          <w:p w14:paraId="6A446477" w14:textId="4892DDB4"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528AAA22" w14:textId="23FF6CA1" w:rsidR="005D0FED" w:rsidRPr="00292DEB" w:rsidRDefault="005D0FED" w:rsidP="00481BFF">
            <w:pPr>
              <w:spacing w:line="276" w:lineRule="auto"/>
              <w:rPr>
                <w:rFonts w:cs="Arial"/>
              </w:rPr>
            </w:pPr>
            <w:r w:rsidRPr="00292DEB">
              <w:rPr>
                <w:rFonts w:cs="Arial"/>
              </w:rPr>
              <w:t>Dieselben wie für Arbeitnehmer.</w:t>
            </w:r>
          </w:p>
        </w:tc>
        <w:tc>
          <w:tcPr>
            <w:tcW w:w="1370" w:type="pct"/>
          </w:tcPr>
          <w:p w14:paraId="18F715D0" w14:textId="77777777" w:rsidR="005D0FED" w:rsidRPr="00292DEB" w:rsidRDefault="005D0FED" w:rsidP="00481BFF">
            <w:pPr>
              <w:spacing w:line="276" w:lineRule="auto"/>
              <w:rPr>
                <w:rFonts w:cs="Arial"/>
                <w:lang w:val="fr-BE"/>
              </w:rPr>
            </w:pPr>
            <w:r w:rsidRPr="00292DEB">
              <w:rPr>
                <w:rFonts w:cs="Arial"/>
                <w:lang w:val="fr-BE"/>
              </w:rPr>
              <w:t>Mêmes que pour les salariés.</w:t>
            </w:r>
          </w:p>
          <w:p w14:paraId="76A97708" w14:textId="06A5D9E3" w:rsidR="005D0FED" w:rsidRPr="00292DEB" w:rsidRDefault="005D0FED" w:rsidP="00481BFF">
            <w:pPr>
              <w:spacing w:line="276" w:lineRule="auto"/>
              <w:rPr>
                <w:rFonts w:cs="Arial"/>
                <w:lang w:val="fr-BE"/>
              </w:rPr>
            </w:pPr>
          </w:p>
        </w:tc>
        <w:tc>
          <w:tcPr>
            <w:tcW w:w="1370" w:type="pct"/>
          </w:tcPr>
          <w:p w14:paraId="2A05B017" w14:textId="77777777" w:rsidR="005D0FED" w:rsidRPr="00292DEB" w:rsidRDefault="005D0FED" w:rsidP="00481BFF">
            <w:pPr>
              <w:rPr>
                <w:rFonts w:cs="Arial"/>
                <w:i/>
                <w:iCs/>
              </w:rPr>
            </w:pPr>
            <w:r w:rsidRPr="00292DEB">
              <w:rPr>
                <w:rFonts w:cs="Arial"/>
                <w:iCs/>
              </w:rPr>
              <w:t>Same as for employees.</w:t>
            </w:r>
          </w:p>
          <w:p w14:paraId="073049C7" w14:textId="7C8316E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6AB0304" w14:textId="417FB15B" w:rsidR="005D0FED" w:rsidRPr="00292DEB" w:rsidRDefault="005D0FED" w:rsidP="00481BFF">
            <w:pPr>
              <w:spacing w:line="276" w:lineRule="auto"/>
              <w:rPr>
                <w:rFonts w:cs="Arial"/>
                <w:color w:val="0000FF"/>
                <w:lang w:val="en-US"/>
              </w:rPr>
            </w:pPr>
            <w:r w:rsidRPr="00292DEB">
              <w:rPr>
                <w:rFonts w:cs="Arial"/>
                <w:color w:val="0000FF"/>
                <w:lang w:val="fr-FR"/>
              </w:rPr>
              <w:t>7</w:t>
            </w:r>
          </w:p>
        </w:tc>
        <w:tc>
          <w:tcPr>
            <w:tcW w:w="127" w:type="pct"/>
          </w:tcPr>
          <w:p w14:paraId="7C4945B8" w14:textId="2146DF3C" w:rsidR="005D0FED" w:rsidRPr="00292DEB" w:rsidRDefault="005D0FED" w:rsidP="00481BFF">
            <w:pPr>
              <w:spacing w:line="276" w:lineRule="auto"/>
              <w:rPr>
                <w:rFonts w:cs="Arial"/>
                <w:color w:val="0000FF"/>
                <w:lang w:val="en-US"/>
              </w:rPr>
            </w:pPr>
            <w:r w:rsidRPr="00292DEB">
              <w:rPr>
                <w:rFonts w:cs="Arial"/>
                <w:color w:val="0000FF"/>
                <w:lang w:val="fr-FR"/>
              </w:rPr>
              <w:t>30</w:t>
            </w:r>
          </w:p>
        </w:tc>
        <w:tc>
          <w:tcPr>
            <w:tcW w:w="402" w:type="pct"/>
          </w:tcPr>
          <w:p w14:paraId="27B72ADE" w14:textId="00809C58"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6200572A" w14:textId="77777777" w:rsidTr="005D0FED">
        <w:tc>
          <w:tcPr>
            <w:tcW w:w="193" w:type="pct"/>
          </w:tcPr>
          <w:p w14:paraId="3DBF2EF5" w14:textId="5AB5E5A7"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203F7DF5" w14:textId="2C56B448" w:rsidR="005D0FED" w:rsidRPr="00292DEB" w:rsidRDefault="005D0FED" w:rsidP="00481BFF">
            <w:pPr>
              <w:spacing w:line="276" w:lineRule="auto"/>
              <w:rPr>
                <w:rFonts w:cs="Arial"/>
              </w:rPr>
            </w:pPr>
            <w:r w:rsidRPr="00292DEB">
              <w:rPr>
                <w:rFonts w:cs="Arial"/>
              </w:rPr>
              <w:t>Dieselben wie für Arbeitnehmer.</w:t>
            </w:r>
          </w:p>
        </w:tc>
        <w:tc>
          <w:tcPr>
            <w:tcW w:w="1370" w:type="pct"/>
          </w:tcPr>
          <w:p w14:paraId="154EF33E" w14:textId="77777777" w:rsidR="005D0FED" w:rsidRPr="00292DEB" w:rsidRDefault="005D0FED" w:rsidP="00481BFF">
            <w:pPr>
              <w:spacing w:line="276" w:lineRule="auto"/>
              <w:rPr>
                <w:rFonts w:cs="Arial"/>
                <w:lang w:val="fr-BE"/>
              </w:rPr>
            </w:pPr>
            <w:r w:rsidRPr="00292DEB">
              <w:rPr>
                <w:rFonts w:cs="Arial"/>
                <w:lang w:val="fr-BE"/>
              </w:rPr>
              <w:t>Mêmes que pour les salariés.</w:t>
            </w:r>
          </w:p>
          <w:p w14:paraId="121AC630" w14:textId="5A721BB3" w:rsidR="005D0FED" w:rsidRPr="00292DEB" w:rsidRDefault="005D0FED" w:rsidP="00481BFF">
            <w:pPr>
              <w:spacing w:line="276" w:lineRule="auto"/>
              <w:rPr>
                <w:rFonts w:cs="Arial"/>
                <w:lang w:val="fr-BE"/>
              </w:rPr>
            </w:pPr>
          </w:p>
        </w:tc>
        <w:tc>
          <w:tcPr>
            <w:tcW w:w="1370" w:type="pct"/>
          </w:tcPr>
          <w:p w14:paraId="37412544" w14:textId="77777777" w:rsidR="005D0FED" w:rsidRPr="00292DEB" w:rsidRDefault="005D0FED" w:rsidP="00481BFF">
            <w:pPr>
              <w:rPr>
                <w:rFonts w:cs="Arial"/>
                <w:i/>
                <w:iCs/>
              </w:rPr>
            </w:pPr>
            <w:r w:rsidRPr="00292DEB">
              <w:rPr>
                <w:rFonts w:cs="Arial"/>
                <w:iCs/>
              </w:rPr>
              <w:t>Same as for employees.</w:t>
            </w:r>
          </w:p>
          <w:p w14:paraId="0FFFB1CD" w14:textId="438BBAF9"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3CEB0FE" w14:textId="07D694A9" w:rsidR="005D0FED" w:rsidRPr="00292DEB" w:rsidRDefault="005D0FED" w:rsidP="00481BFF">
            <w:pPr>
              <w:spacing w:line="276" w:lineRule="auto"/>
              <w:rPr>
                <w:rFonts w:cs="Arial"/>
                <w:color w:val="0000FF"/>
                <w:lang w:val="en-US"/>
              </w:rPr>
            </w:pPr>
            <w:r w:rsidRPr="00292DEB">
              <w:rPr>
                <w:rFonts w:cs="Arial"/>
                <w:color w:val="0000FF"/>
                <w:lang w:val="fr-FR"/>
              </w:rPr>
              <w:t>7</w:t>
            </w:r>
          </w:p>
        </w:tc>
        <w:tc>
          <w:tcPr>
            <w:tcW w:w="127" w:type="pct"/>
          </w:tcPr>
          <w:p w14:paraId="1C76AAE5" w14:textId="1A560D8F" w:rsidR="005D0FED" w:rsidRPr="00292DEB" w:rsidRDefault="005D0FED" w:rsidP="00481BFF">
            <w:pPr>
              <w:spacing w:line="276" w:lineRule="auto"/>
              <w:rPr>
                <w:rFonts w:cs="Arial"/>
                <w:color w:val="0000FF"/>
                <w:lang w:val="en-US"/>
              </w:rPr>
            </w:pPr>
            <w:r w:rsidRPr="00292DEB">
              <w:rPr>
                <w:rFonts w:cs="Arial"/>
                <w:color w:val="0000FF"/>
                <w:lang w:val="fr-FR"/>
              </w:rPr>
              <w:t>31</w:t>
            </w:r>
          </w:p>
        </w:tc>
        <w:tc>
          <w:tcPr>
            <w:tcW w:w="402" w:type="pct"/>
          </w:tcPr>
          <w:p w14:paraId="44EA0CF8" w14:textId="718962A3"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0545A542" w14:textId="77777777" w:rsidTr="005D0FED">
        <w:tc>
          <w:tcPr>
            <w:tcW w:w="193" w:type="pct"/>
          </w:tcPr>
          <w:p w14:paraId="1F195BA6" w14:textId="2179FE1A"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4680A0E4" w14:textId="09D98361" w:rsidR="005D0FED" w:rsidRPr="00292DEB" w:rsidRDefault="005D0FED" w:rsidP="00481BFF">
            <w:pPr>
              <w:spacing w:line="276" w:lineRule="auto"/>
              <w:rPr>
                <w:rFonts w:cs="Arial"/>
              </w:rPr>
            </w:pPr>
            <w:r w:rsidRPr="00292DEB">
              <w:rPr>
                <w:rFonts w:cs="Arial"/>
              </w:rPr>
              <w:t>Dieselben wie für Arbeitnehmer.</w:t>
            </w:r>
          </w:p>
        </w:tc>
        <w:tc>
          <w:tcPr>
            <w:tcW w:w="1370" w:type="pct"/>
          </w:tcPr>
          <w:p w14:paraId="7891D369" w14:textId="77777777" w:rsidR="005D0FED" w:rsidRPr="00292DEB" w:rsidRDefault="005D0FED" w:rsidP="00481BFF">
            <w:pPr>
              <w:spacing w:line="276" w:lineRule="auto"/>
              <w:rPr>
                <w:rFonts w:cs="Arial"/>
                <w:lang w:val="fr-BE"/>
              </w:rPr>
            </w:pPr>
            <w:r w:rsidRPr="00292DEB">
              <w:rPr>
                <w:rFonts w:cs="Arial"/>
                <w:lang w:val="fr-BE"/>
              </w:rPr>
              <w:t>Mêmes que pour les salariés.</w:t>
            </w:r>
          </w:p>
          <w:p w14:paraId="2D3EFF3E" w14:textId="05569116" w:rsidR="005D0FED" w:rsidRPr="00292DEB" w:rsidRDefault="005D0FED" w:rsidP="00481BFF">
            <w:pPr>
              <w:spacing w:line="276" w:lineRule="auto"/>
              <w:rPr>
                <w:rFonts w:cs="Arial"/>
                <w:lang w:val="fr-BE"/>
              </w:rPr>
            </w:pPr>
          </w:p>
        </w:tc>
        <w:tc>
          <w:tcPr>
            <w:tcW w:w="1370" w:type="pct"/>
          </w:tcPr>
          <w:p w14:paraId="593F8369" w14:textId="77777777" w:rsidR="005D0FED" w:rsidRPr="00292DEB" w:rsidRDefault="005D0FED" w:rsidP="00481BFF">
            <w:pPr>
              <w:rPr>
                <w:rFonts w:cs="Arial"/>
                <w:i/>
                <w:iCs/>
              </w:rPr>
            </w:pPr>
            <w:r w:rsidRPr="00292DEB">
              <w:rPr>
                <w:rFonts w:cs="Arial"/>
                <w:iCs/>
              </w:rPr>
              <w:t>Same as for employees.</w:t>
            </w:r>
          </w:p>
          <w:p w14:paraId="23A69678" w14:textId="18DE887E"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FA18CA6" w14:textId="31755B29" w:rsidR="005D0FED" w:rsidRPr="00292DEB" w:rsidRDefault="005D0FED" w:rsidP="00481BFF">
            <w:pPr>
              <w:spacing w:line="276" w:lineRule="auto"/>
              <w:rPr>
                <w:rFonts w:cs="Arial"/>
                <w:color w:val="0000FF"/>
                <w:lang w:val="en-US"/>
              </w:rPr>
            </w:pPr>
            <w:r w:rsidRPr="00292DEB">
              <w:rPr>
                <w:rFonts w:cs="Arial"/>
                <w:color w:val="0000FF"/>
                <w:lang w:val="fr-FR"/>
              </w:rPr>
              <w:t>7</w:t>
            </w:r>
          </w:p>
        </w:tc>
        <w:tc>
          <w:tcPr>
            <w:tcW w:w="127" w:type="pct"/>
          </w:tcPr>
          <w:p w14:paraId="3F2B7FE6" w14:textId="1F08AEA3" w:rsidR="005D0FED" w:rsidRPr="00292DEB" w:rsidRDefault="005D0FED" w:rsidP="00481BFF">
            <w:pPr>
              <w:spacing w:line="276" w:lineRule="auto"/>
              <w:rPr>
                <w:rFonts w:cs="Arial"/>
                <w:color w:val="0000FF"/>
                <w:lang w:val="en-US"/>
              </w:rPr>
            </w:pPr>
            <w:r w:rsidRPr="00292DEB">
              <w:rPr>
                <w:rFonts w:cs="Arial"/>
                <w:color w:val="0000FF"/>
                <w:lang w:val="fr-FR"/>
              </w:rPr>
              <w:t>32</w:t>
            </w:r>
          </w:p>
        </w:tc>
        <w:tc>
          <w:tcPr>
            <w:tcW w:w="402" w:type="pct"/>
          </w:tcPr>
          <w:p w14:paraId="78057AD1" w14:textId="1664EB0A"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36FD4113" w14:textId="77777777" w:rsidTr="005D0FED">
        <w:tc>
          <w:tcPr>
            <w:tcW w:w="193" w:type="pct"/>
          </w:tcPr>
          <w:p w14:paraId="0A26519D" w14:textId="5A08B96D"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24BD1F25" w14:textId="0D6865AC" w:rsidR="005D0FED" w:rsidRPr="00292DEB" w:rsidRDefault="005D0FED" w:rsidP="00481BFF">
            <w:pPr>
              <w:spacing w:line="276" w:lineRule="auto"/>
              <w:rPr>
                <w:rFonts w:cs="Arial"/>
              </w:rPr>
            </w:pPr>
            <w:r w:rsidRPr="00292DEB">
              <w:rPr>
                <w:rFonts w:cs="Arial"/>
              </w:rPr>
              <w:t>Dieselben wie für Arbeitnehmer.</w:t>
            </w:r>
          </w:p>
        </w:tc>
        <w:tc>
          <w:tcPr>
            <w:tcW w:w="1370" w:type="pct"/>
          </w:tcPr>
          <w:p w14:paraId="2516D51B" w14:textId="77777777" w:rsidR="005D0FED" w:rsidRPr="00292DEB" w:rsidRDefault="005D0FED" w:rsidP="00481BFF">
            <w:pPr>
              <w:spacing w:line="276" w:lineRule="auto"/>
              <w:rPr>
                <w:rFonts w:cs="Arial"/>
                <w:lang w:val="fr-BE"/>
              </w:rPr>
            </w:pPr>
            <w:r w:rsidRPr="00292DEB">
              <w:rPr>
                <w:rFonts w:cs="Arial"/>
                <w:lang w:val="fr-BE"/>
              </w:rPr>
              <w:t>Mêmes que pour les salariés.</w:t>
            </w:r>
          </w:p>
          <w:p w14:paraId="49A493AE" w14:textId="79113B24" w:rsidR="005D0FED" w:rsidRPr="00292DEB" w:rsidRDefault="005D0FED" w:rsidP="00481BFF">
            <w:pPr>
              <w:spacing w:line="276" w:lineRule="auto"/>
              <w:rPr>
                <w:rFonts w:cs="Arial"/>
                <w:lang w:val="fr-BE"/>
              </w:rPr>
            </w:pPr>
          </w:p>
        </w:tc>
        <w:tc>
          <w:tcPr>
            <w:tcW w:w="1370" w:type="pct"/>
          </w:tcPr>
          <w:p w14:paraId="74A12796" w14:textId="77777777" w:rsidR="005D0FED" w:rsidRPr="00292DEB" w:rsidRDefault="005D0FED" w:rsidP="00481BFF">
            <w:pPr>
              <w:rPr>
                <w:rFonts w:cs="Arial"/>
                <w:i/>
                <w:iCs/>
              </w:rPr>
            </w:pPr>
            <w:r w:rsidRPr="00292DEB">
              <w:rPr>
                <w:rFonts w:cs="Arial"/>
                <w:iCs/>
              </w:rPr>
              <w:t>Same as for employees.</w:t>
            </w:r>
          </w:p>
          <w:p w14:paraId="54F953E2" w14:textId="76D436B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E23EA71" w14:textId="38999E8C" w:rsidR="005D0FED" w:rsidRPr="00292DEB" w:rsidRDefault="005D0FED" w:rsidP="00481BFF">
            <w:pPr>
              <w:spacing w:line="276" w:lineRule="auto"/>
              <w:rPr>
                <w:rFonts w:cs="Arial"/>
                <w:color w:val="0000FF"/>
                <w:lang w:val="en-US"/>
              </w:rPr>
            </w:pPr>
            <w:r w:rsidRPr="00292DEB">
              <w:rPr>
                <w:rFonts w:cs="Arial"/>
                <w:color w:val="0000FF"/>
                <w:lang w:val="fr-FR"/>
              </w:rPr>
              <w:t>7</w:t>
            </w:r>
          </w:p>
        </w:tc>
        <w:tc>
          <w:tcPr>
            <w:tcW w:w="127" w:type="pct"/>
          </w:tcPr>
          <w:p w14:paraId="78A1D0BC" w14:textId="7864385F" w:rsidR="005D0FED" w:rsidRPr="00292DEB" w:rsidRDefault="005D0FED" w:rsidP="00481BFF">
            <w:pPr>
              <w:spacing w:line="276" w:lineRule="auto"/>
              <w:rPr>
                <w:rFonts w:cs="Arial"/>
                <w:color w:val="0000FF"/>
                <w:lang w:val="en-US"/>
              </w:rPr>
            </w:pPr>
            <w:r w:rsidRPr="00292DEB">
              <w:rPr>
                <w:rFonts w:cs="Arial"/>
                <w:color w:val="0000FF"/>
                <w:lang w:val="fr-FR"/>
              </w:rPr>
              <w:t>33</w:t>
            </w:r>
          </w:p>
        </w:tc>
        <w:tc>
          <w:tcPr>
            <w:tcW w:w="402" w:type="pct"/>
          </w:tcPr>
          <w:p w14:paraId="747B3DC2" w14:textId="37D39AB6"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491F98C5" w14:textId="77777777" w:rsidTr="005D0FED">
        <w:tc>
          <w:tcPr>
            <w:tcW w:w="193" w:type="pct"/>
          </w:tcPr>
          <w:p w14:paraId="0E742B19" w14:textId="77777777" w:rsidR="005D0FED" w:rsidRPr="00292DEB" w:rsidRDefault="005D0FED" w:rsidP="00481BFF">
            <w:pPr>
              <w:spacing w:line="276" w:lineRule="auto"/>
              <w:jc w:val="left"/>
              <w:rPr>
                <w:rFonts w:cs="Arial"/>
                <w:lang w:val="en-GB"/>
              </w:rPr>
            </w:pPr>
            <w:r w:rsidRPr="00292DEB">
              <w:rPr>
                <w:rFonts w:cs="Arial"/>
                <w:lang w:val="en-GB"/>
              </w:rPr>
              <w:t>EL</w:t>
            </w:r>
          </w:p>
          <w:p w14:paraId="19A6081F" w14:textId="77777777" w:rsidR="005D0FED" w:rsidRPr="00292DEB" w:rsidRDefault="005D0FED" w:rsidP="00481BFF">
            <w:pPr>
              <w:spacing w:line="276" w:lineRule="auto"/>
              <w:jc w:val="left"/>
              <w:rPr>
                <w:rFonts w:cs="Arial"/>
                <w:lang w:val="en-GB"/>
              </w:rPr>
            </w:pPr>
            <w:r w:rsidRPr="00292DEB">
              <w:rPr>
                <w:rFonts w:cs="Arial"/>
                <w:lang w:val="en-GB"/>
              </w:rPr>
              <w:t>EL</w:t>
            </w:r>
          </w:p>
          <w:p w14:paraId="73E64E7C" w14:textId="11923CEB"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77FA3E8D" w14:textId="77777777" w:rsidR="005D0FED" w:rsidRPr="00292DEB" w:rsidRDefault="005D0FED" w:rsidP="00481BFF">
            <w:pPr>
              <w:spacing w:line="276" w:lineRule="auto"/>
              <w:rPr>
                <w:rFonts w:cs="Arial"/>
              </w:rPr>
            </w:pPr>
            <w:r w:rsidRPr="00292DEB">
              <w:rPr>
                <w:rFonts w:cs="Arial"/>
              </w:rPr>
              <w:t>Es gibt keine eigenständige Versicherung gegen Arbeitsunfälle und Berufskrankheiten. Diese Risiken sind durch die Kranken-, Invaliditäts- und Hinterbliebenenversicherungssysteme gedeckt.</w:t>
            </w:r>
          </w:p>
          <w:p w14:paraId="563EADF1" w14:textId="77777777" w:rsidR="005D0FED" w:rsidRPr="00292DEB" w:rsidRDefault="005D0FED" w:rsidP="00481BFF">
            <w:pPr>
              <w:spacing w:line="276" w:lineRule="auto"/>
              <w:rPr>
                <w:rFonts w:cs="Arial"/>
                <w:b/>
                <w:color w:val="FF0000"/>
              </w:rPr>
            </w:pPr>
          </w:p>
          <w:p w14:paraId="3DA3E72B" w14:textId="77777777" w:rsidR="005D0FED" w:rsidRPr="00292DEB" w:rsidRDefault="005D0FED" w:rsidP="00481BFF">
            <w:pPr>
              <w:spacing w:line="276" w:lineRule="auto"/>
              <w:rPr>
                <w:rStyle w:val="Hyperlink"/>
                <w:rFonts w:cs="Arial"/>
              </w:rPr>
            </w:pPr>
            <w:r w:rsidRPr="00292DEB">
              <w:rPr>
                <w:rFonts w:eastAsia="Times New Roman" w:cs="Arial"/>
                <w:lang w:eastAsia="de-DE"/>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3FA42333" w14:textId="4F7861C9" w:rsidR="005D0FED" w:rsidRPr="00292DEB" w:rsidRDefault="005D0FED" w:rsidP="00481BFF">
            <w:pPr>
              <w:spacing w:line="276" w:lineRule="auto"/>
              <w:rPr>
                <w:rFonts w:cs="Arial"/>
              </w:rPr>
            </w:pPr>
          </w:p>
        </w:tc>
        <w:tc>
          <w:tcPr>
            <w:tcW w:w="1370" w:type="pct"/>
          </w:tcPr>
          <w:p w14:paraId="53E836AF" w14:textId="77777777" w:rsidR="005D0FED" w:rsidRPr="00292DEB" w:rsidRDefault="005D0FED" w:rsidP="00481BFF">
            <w:pPr>
              <w:spacing w:line="276" w:lineRule="auto"/>
              <w:rPr>
                <w:rFonts w:cs="Arial"/>
                <w:lang w:val="fr-BE"/>
              </w:rPr>
            </w:pPr>
            <w:r w:rsidRPr="00292DEB">
              <w:rPr>
                <w:rFonts w:cs="Arial"/>
                <w:lang w:val="fr-BE"/>
              </w:rPr>
              <w:t>Il n'existe pas d'assurance spécifique en matière d'accidents de travail et de maladies professionnelles. Ces risques sont couverts par les régimes maladie, invalidité et survivants.</w:t>
            </w:r>
          </w:p>
          <w:p w14:paraId="0E86BE28" w14:textId="77777777" w:rsidR="005D0FED" w:rsidRPr="00292DEB" w:rsidRDefault="005D0FED" w:rsidP="00481BFF">
            <w:pPr>
              <w:spacing w:line="276" w:lineRule="auto"/>
              <w:rPr>
                <w:rFonts w:cs="Arial"/>
                <w:b/>
                <w:color w:val="FF0000"/>
                <w:lang w:val="fr-BE"/>
              </w:rPr>
            </w:pPr>
          </w:p>
          <w:p w14:paraId="5B9D2048" w14:textId="6239AB31" w:rsidR="005D0FED" w:rsidRPr="00292DEB" w:rsidRDefault="005D0FED" w:rsidP="00481BFF">
            <w:pPr>
              <w:spacing w:line="276" w:lineRule="auto"/>
              <w:rPr>
                <w:rFonts w:cs="Arial"/>
                <w:lang w:val="fr-BE"/>
              </w:rPr>
            </w:pPr>
            <w:r w:rsidRPr="00292DEB">
              <w:rPr>
                <w:rFonts w:cs="Arial"/>
                <w:lang w:val="fr-BE"/>
              </w:rPr>
              <w:t xml:space="preserve">Répertoire des actes juridiques: </w:t>
            </w:r>
            <w:hyperlink r:id="rId26" w:history="1">
              <w:r w:rsidRPr="00292DEB">
                <w:rPr>
                  <w:rStyle w:val="Hyperlink"/>
                  <w:rFonts w:cs="Arial"/>
                  <w:lang w:val="fr-FR"/>
                </w:rPr>
                <w:t>https://search.et.gr/el/</w:t>
              </w:r>
            </w:hyperlink>
          </w:p>
        </w:tc>
        <w:tc>
          <w:tcPr>
            <w:tcW w:w="1370" w:type="pct"/>
          </w:tcPr>
          <w:p w14:paraId="0B72EAA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E-VIII-01-EL</w:t>
            </w:r>
          </w:p>
          <w:p w14:paraId="52A0B7C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There is no specific insurance against accidents at work and occupational diseases. These risks are covered under the sickness, invalidity and </w:t>
            </w:r>
            <w:proofErr w:type="gramStart"/>
            <w:r w:rsidRPr="00292DEB">
              <w:rPr>
                <w:color w:val="000000"/>
                <w:sz w:val="15"/>
                <w:szCs w:val="15"/>
                <w:lang w:val="en-GB"/>
              </w:rPr>
              <w:t>survivors</w:t>
            </w:r>
            <w:proofErr w:type="gramEnd"/>
            <w:r w:rsidRPr="00292DEB">
              <w:rPr>
                <w:color w:val="000000"/>
                <w:sz w:val="15"/>
                <w:szCs w:val="15"/>
                <w:lang w:val="en-GB"/>
              </w:rPr>
              <w:t xml:space="preserve"> schemes.</w:t>
            </w:r>
          </w:p>
          <w:p w14:paraId="7AB7F09C" w14:textId="77777777" w:rsidR="005D0FED" w:rsidRPr="00292DEB" w:rsidRDefault="005D0FED" w:rsidP="00481BFF">
            <w:pPr>
              <w:pStyle w:val="Normal0"/>
              <w:pBdr>
                <w:top w:val="nil"/>
                <w:left w:val="nil"/>
                <w:bottom w:val="nil"/>
                <w:right w:val="nil"/>
                <w:between w:val="nil"/>
              </w:pBdr>
              <w:spacing w:after="0"/>
              <w:rPr>
                <w:b/>
                <w:color w:val="FF0000"/>
                <w:sz w:val="15"/>
                <w:szCs w:val="15"/>
                <w:lang w:val="en-GB"/>
              </w:rPr>
            </w:pPr>
          </w:p>
          <w:p w14:paraId="7D969943" w14:textId="77777777" w:rsidR="005D0FED" w:rsidRPr="00292DEB" w:rsidRDefault="005D0FED" w:rsidP="00481BFF">
            <w:pPr>
              <w:rPr>
                <w:rFonts w:cs="Arial"/>
                <w:color w:val="000000"/>
                <w:lang w:val="en-GB"/>
              </w:rPr>
            </w:pPr>
            <w:r w:rsidRPr="00292DEB">
              <w:rPr>
                <w:rFonts w:cs="Arial"/>
                <w:color w:val="000000"/>
                <w:lang w:val="en-GB"/>
              </w:rPr>
              <w:t xml:space="preserve">Directory of legal acts: </w:t>
            </w:r>
            <w:hyperlink r:id="rId27" w:history="1">
              <w:r w:rsidRPr="00292DEB">
                <w:rPr>
                  <w:rStyle w:val="Hyperlink"/>
                  <w:rFonts w:cs="Arial"/>
                  <w:lang w:val="en-GB"/>
                </w:rPr>
                <w:t>https://search.et.gr/el/</w:t>
              </w:r>
            </w:hyperlink>
            <w:r w:rsidRPr="00292DEB">
              <w:rPr>
                <w:rFonts w:cs="Arial"/>
                <w:color w:val="0563C1" w:themeColor="hyperlink"/>
                <w:u w:val="single"/>
                <w:lang w:val="en-GB"/>
              </w:rPr>
              <w:t xml:space="preserve"> </w:t>
            </w:r>
          </w:p>
          <w:p w14:paraId="6296DEDC" w14:textId="1582A4A4"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 xml:space="preserve"> </w:t>
            </w:r>
          </w:p>
        </w:tc>
        <w:tc>
          <w:tcPr>
            <w:tcW w:w="167" w:type="pct"/>
          </w:tcPr>
          <w:p w14:paraId="4BE2F7E1"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55B38839" w14:textId="77777777" w:rsidR="005D0FED" w:rsidRPr="00292DEB" w:rsidRDefault="005D0FED" w:rsidP="00481BFF">
            <w:pPr>
              <w:spacing w:line="276" w:lineRule="auto"/>
              <w:rPr>
                <w:rFonts w:cs="Arial"/>
                <w:color w:val="0000FF"/>
              </w:rPr>
            </w:pPr>
          </w:p>
        </w:tc>
        <w:tc>
          <w:tcPr>
            <w:tcW w:w="127" w:type="pct"/>
          </w:tcPr>
          <w:p w14:paraId="5D4C62AE" w14:textId="77777777" w:rsidR="005D0FED" w:rsidRPr="00292DEB" w:rsidRDefault="005D0FED" w:rsidP="00481BFF">
            <w:pPr>
              <w:spacing w:line="276" w:lineRule="auto"/>
              <w:rPr>
                <w:rFonts w:cs="Arial"/>
                <w:color w:val="0000FF"/>
                <w:lang w:val="fr-FR"/>
              </w:rPr>
            </w:pPr>
            <w:r w:rsidRPr="00292DEB">
              <w:rPr>
                <w:rFonts w:cs="Arial"/>
                <w:color w:val="0000FF"/>
                <w:lang w:val="fr-FR"/>
              </w:rPr>
              <w:t>1</w:t>
            </w:r>
          </w:p>
          <w:p w14:paraId="6BD50BC3" w14:textId="77777777" w:rsidR="005D0FED" w:rsidRPr="00292DEB" w:rsidRDefault="005D0FED" w:rsidP="00481BFF">
            <w:pPr>
              <w:spacing w:line="276" w:lineRule="auto"/>
              <w:rPr>
                <w:rFonts w:cs="Arial"/>
                <w:color w:val="0000FF"/>
              </w:rPr>
            </w:pPr>
          </w:p>
        </w:tc>
        <w:tc>
          <w:tcPr>
            <w:tcW w:w="402" w:type="pct"/>
          </w:tcPr>
          <w:p w14:paraId="5672954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45FC543" w14:textId="77777777" w:rsidR="005D0FED" w:rsidRPr="00292DEB" w:rsidRDefault="005D0FED" w:rsidP="00481BFF">
            <w:pPr>
              <w:spacing w:line="276" w:lineRule="auto"/>
              <w:rPr>
                <w:rFonts w:cs="Arial"/>
                <w:color w:val="0000FF"/>
              </w:rPr>
            </w:pPr>
          </w:p>
        </w:tc>
      </w:tr>
      <w:tr w:rsidR="005D0FED" w:rsidRPr="00292DEB" w14:paraId="09FD0AC6" w14:textId="77777777" w:rsidTr="005D0FED">
        <w:trPr>
          <w:trHeight w:val="1270"/>
        </w:trPr>
        <w:tc>
          <w:tcPr>
            <w:tcW w:w="193" w:type="pct"/>
          </w:tcPr>
          <w:p w14:paraId="0FB3E1C5" w14:textId="77777777" w:rsidR="005D0FED" w:rsidRPr="00292DEB" w:rsidRDefault="005D0FED" w:rsidP="00481BFF">
            <w:pPr>
              <w:spacing w:line="276" w:lineRule="auto"/>
              <w:jc w:val="left"/>
              <w:rPr>
                <w:rFonts w:cs="Arial"/>
                <w:lang w:val="es-ES"/>
              </w:rPr>
            </w:pPr>
            <w:r w:rsidRPr="00292DEB">
              <w:rPr>
                <w:rFonts w:cs="Arial"/>
                <w:lang w:val="es-ES"/>
              </w:rPr>
              <w:t>EL</w:t>
            </w:r>
          </w:p>
          <w:p w14:paraId="02E90003" w14:textId="77777777" w:rsidR="005D0FED" w:rsidRPr="00292DEB" w:rsidRDefault="005D0FED" w:rsidP="00481BFF">
            <w:pPr>
              <w:spacing w:line="276" w:lineRule="auto"/>
              <w:jc w:val="left"/>
              <w:rPr>
                <w:rFonts w:cs="Arial"/>
                <w:lang w:val="es-ES"/>
              </w:rPr>
            </w:pPr>
            <w:r w:rsidRPr="00292DEB">
              <w:rPr>
                <w:rFonts w:cs="Arial"/>
                <w:lang w:val="es-ES"/>
              </w:rPr>
              <w:t>EL</w:t>
            </w:r>
          </w:p>
          <w:p w14:paraId="3FB22478" w14:textId="77777777" w:rsidR="005D0FED" w:rsidRPr="00292DEB" w:rsidRDefault="005D0FED" w:rsidP="00481BFF">
            <w:pPr>
              <w:spacing w:line="276" w:lineRule="auto"/>
              <w:jc w:val="left"/>
              <w:rPr>
                <w:rFonts w:cs="Arial"/>
                <w:lang w:val="es-ES"/>
              </w:rPr>
            </w:pPr>
            <w:r w:rsidRPr="00292DEB">
              <w:rPr>
                <w:rFonts w:cs="Arial"/>
                <w:lang w:val="es-ES"/>
              </w:rPr>
              <w:t>EL</w:t>
            </w:r>
          </w:p>
          <w:p w14:paraId="302DDDF9" w14:textId="77777777" w:rsidR="005D0FED" w:rsidRPr="00292DEB" w:rsidRDefault="005D0FED" w:rsidP="00481BFF">
            <w:pPr>
              <w:spacing w:line="276" w:lineRule="auto"/>
              <w:jc w:val="left"/>
              <w:rPr>
                <w:rFonts w:cs="Arial"/>
                <w:lang w:val="es-ES"/>
              </w:rPr>
            </w:pPr>
            <w:r w:rsidRPr="00292DEB">
              <w:rPr>
                <w:rFonts w:cs="Arial"/>
                <w:lang w:val="es-ES"/>
              </w:rPr>
              <w:t>EL</w:t>
            </w:r>
          </w:p>
          <w:p w14:paraId="528B5D26" w14:textId="6AA963C9"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59696C83" w14:textId="77777777" w:rsidR="005D0FED" w:rsidRPr="00292DEB" w:rsidRDefault="005D0FED" w:rsidP="00481BFF">
            <w:pPr>
              <w:spacing w:line="276" w:lineRule="auto"/>
              <w:rPr>
                <w:rFonts w:cs="Arial"/>
              </w:rPr>
            </w:pPr>
            <w:r w:rsidRPr="00292DEB">
              <w:rPr>
                <w:rFonts w:cs="Arial"/>
              </w:rPr>
              <w:t>Es gibt keine eigenständige Versicherung gegen Arbeitsunfälle und Berufskrankheiten. Diese Risiken sind durch die Kranken-, Invaliditäts- und Hinterbliebenenversicherungssysteme gedeckt.</w:t>
            </w:r>
          </w:p>
          <w:p w14:paraId="3CCF41A7" w14:textId="6B1AE9A7" w:rsidR="005D0FED" w:rsidRPr="00292DEB" w:rsidRDefault="005D0FED" w:rsidP="00481BFF">
            <w:pPr>
              <w:spacing w:line="276" w:lineRule="auto"/>
              <w:rPr>
                <w:rFonts w:cs="Arial"/>
              </w:rPr>
            </w:pPr>
          </w:p>
        </w:tc>
        <w:tc>
          <w:tcPr>
            <w:tcW w:w="1370" w:type="pct"/>
          </w:tcPr>
          <w:p w14:paraId="3C74C524" w14:textId="77777777" w:rsidR="005D0FED" w:rsidRPr="00292DEB" w:rsidRDefault="005D0FED" w:rsidP="00481BFF">
            <w:pPr>
              <w:spacing w:line="276" w:lineRule="auto"/>
              <w:rPr>
                <w:rFonts w:cs="Arial"/>
                <w:lang w:val="fr-BE"/>
              </w:rPr>
            </w:pPr>
            <w:r w:rsidRPr="00292DEB">
              <w:rPr>
                <w:rFonts w:cs="Arial"/>
                <w:lang w:val="fr-BE"/>
              </w:rPr>
              <w:t>Il n'existe pas d'assurance spécifique en matière d'accidents de travail et de maladies professionnelles. Ces risques sont couverts par les régimes maladie, invalidité et survivants.</w:t>
            </w:r>
          </w:p>
          <w:p w14:paraId="41E61BDC" w14:textId="2517CEB4" w:rsidR="005D0FED" w:rsidRPr="00292DEB" w:rsidRDefault="005D0FED" w:rsidP="00481BFF">
            <w:pPr>
              <w:spacing w:line="276" w:lineRule="auto"/>
              <w:rPr>
                <w:rFonts w:cs="Arial"/>
                <w:lang w:val="fr-BE"/>
              </w:rPr>
            </w:pPr>
          </w:p>
        </w:tc>
        <w:tc>
          <w:tcPr>
            <w:tcW w:w="1370" w:type="pct"/>
          </w:tcPr>
          <w:p w14:paraId="4FF2E073"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E-VIII-02-EL</w:t>
            </w:r>
          </w:p>
          <w:p w14:paraId="33997073"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There is no specific insurance against accidents at work and occupational diseases. These risks are covered under the sickness, invalidity and survivors’ schemes.</w:t>
            </w:r>
          </w:p>
          <w:p w14:paraId="77E90FAD" w14:textId="3A7F0243"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4D5F6D4"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277924B4" w14:textId="77777777" w:rsidR="005D0FED" w:rsidRPr="00292DEB" w:rsidRDefault="005D0FED" w:rsidP="00481BFF">
            <w:pPr>
              <w:spacing w:line="276" w:lineRule="auto"/>
              <w:rPr>
                <w:rFonts w:cs="Arial"/>
                <w:color w:val="0000FF"/>
              </w:rPr>
            </w:pPr>
          </w:p>
        </w:tc>
        <w:tc>
          <w:tcPr>
            <w:tcW w:w="127" w:type="pct"/>
          </w:tcPr>
          <w:p w14:paraId="1F6AC64F" w14:textId="77777777" w:rsidR="005D0FED" w:rsidRPr="00292DEB" w:rsidRDefault="005D0FED" w:rsidP="00481BFF">
            <w:pPr>
              <w:spacing w:line="276" w:lineRule="auto"/>
              <w:rPr>
                <w:rFonts w:cs="Arial"/>
                <w:color w:val="0000FF"/>
                <w:lang w:val="fr-FR"/>
              </w:rPr>
            </w:pPr>
            <w:r w:rsidRPr="00292DEB">
              <w:rPr>
                <w:rFonts w:cs="Arial"/>
                <w:color w:val="0000FF"/>
                <w:lang w:val="fr-FR"/>
              </w:rPr>
              <w:t>2</w:t>
            </w:r>
          </w:p>
          <w:p w14:paraId="26F04964" w14:textId="77777777" w:rsidR="005D0FED" w:rsidRPr="00292DEB" w:rsidRDefault="005D0FED" w:rsidP="00481BFF">
            <w:pPr>
              <w:spacing w:line="276" w:lineRule="auto"/>
              <w:rPr>
                <w:rFonts w:cs="Arial"/>
                <w:color w:val="0000FF"/>
              </w:rPr>
            </w:pPr>
          </w:p>
        </w:tc>
        <w:tc>
          <w:tcPr>
            <w:tcW w:w="402" w:type="pct"/>
          </w:tcPr>
          <w:p w14:paraId="5E468D61"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013283F5" w14:textId="77777777" w:rsidR="005D0FED" w:rsidRPr="00292DEB" w:rsidRDefault="005D0FED" w:rsidP="00481BFF">
            <w:pPr>
              <w:spacing w:line="276" w:lineRule="auto"/>
              <w:rPr>
                <w:rFonts w:cs="Arial"/>
                <w:color w:val="0000FF"/>
              </w:rPr>
            </w:pPr>
          </w:p>
        </w:tc>
      </w:tr>
      <w:tr w:rsidR="005D0FED" w:rsidRPr="00292DEB" w14:paraId="3B91AB5A" w14:textId="77777777" w:rsidTr="005D0FED">
        <w:tc>
          <w:tcPr>
            <w:tcW w:w="193" w:type="pct"/>
          </w:tcPr>
          <w:p w14:paraId="086C3C84" w14:textId="77777777" w:rsidR="005D0FED" w:rsidRPr="00292DEB" w:rsidRDefault="005D0FED" w:rsidP="00481BFF">
            <w:pPr>
              <w:spacing w:line="276" w:lineRule="auto"/>
              <w:jc w:val="left"/>
              <w:rPr>
                <w:rFonts w:cs="Arial"/>
                <w:lang w:val="es-ES"/>
              </w:rPr>
            </w:pPr>
            <w:r w:rsidRPr="00292DEB">
              <w:rPr>
                <w:rFonts w:cs="Arial"/>
                <w:lang w:val="es-ES"/>
              </w:rPr>
              <w:t>EL</w:t>
            </w:r>
          </w:p>
          <w:p w14:paraId="3B5A4B1A" w14:textId="77777777" w:rsidR="005D0FED" w:rsidRPr="00292DEB" w:rsidRDefault="005D0FED" w:rsidP="00481BFF">
            <w:pPr>
              <w:spacing w:line="276" w:lineRule="auto"/>
              <w:jc w:val="left"/>
              <w:rPr>
                <w:rFonts w:cs="Arial"/>
                <w:lang w:val="es-ES"/>
              </w:rPr>
            </w:pPr>
            <w:r w:rsidRPr="00292DEB">
              <w:rPr>
                <w:rFonts w:cs="Arial"/>
                <w:lang w:val="es-ES"/>
              </w:rPr>
              <w:t>EL</w:t>
            </w:r>
          </w:p>
          <w:p w14:paraId="11FFF24D" w14:textId="77777777" w:rsidR="005D0FED" w:rsidRPr="00292DEB" w:rsidRDefault="005D0FED" w:rsidP="00481BFF">
            <w:pPr>
              <w:spacing w:line="276" w:lineRule="auto"/>
              <w:jc w:val="left"/>
              <w:rPr>
                <w:rFonts w:cs="Arial"/>
                <w:lang w:val="es-ES"/>
              </w:rPr>
            </w:pPr>
            <w:r w:rsidRPr="00292DEB">
              <w:rPr>
                <w:rFonts w:cs="Arial"/>
                <w:lang w:val="es-ES"/>
              </w:rPr>
              <w:t>EL</w:t>
            </w:r>
          </w:p>
          <w:p w14:paraId="22FF1CE3" w14:textId="77777777" w:rsidR="005D0FED" w:rsidRPr="00292DEB" w:rsidRDefault="005D0FED" w:rsidP="00481BFF">
            <w:pPr>
              <w:spacing w:line="276" w:lineRule="auto"/>
              <w:jc w:val="left"/>
              <w:rPr>
                <w:rFonts w:cs="Arial"/>
                <w:lang w:val="es-ES"/>
              </w:rPr>
            </w:pPr>
            <w:r w:rsidRPr="00292DEB">
              <w:rPr>
                <w:rFonts w:cs="Arial"/>
                <w:lang w:val="es-ES"/>
              </w:rPr>
              <w:t>EL</w:t>
            </w:r>
          </w:p>
          <w:p w14:paraId="29345C59" w14:textId="3003EAAF"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66BBD0F7" w14:textId="77777777" w:rsidR="005D0FED" w:rsidRPr="00292DEB" w:rsidRDefault="005D0FED" w:rsidP="00481BFF">
            <w:pPr>
              <w:spacing w:line="276" w:lineRule="auto"/>
              <w:rPr>
                <w:rFonts w:cs="Arial"/>
              </w:rPr>
            </w:pPr>
            <w:r w:rsidRPr="00292DEB">
              <w:rPr>
                <w:rFonts w:cs="Arial"/>
              </w:rPr>
              <w:t>Unfälle, die infolge und während der Arbeit passieren.</w:t>
            </w:r>
          </w:p>
          <w:p w14:paraId="4E4C7A3B" w14:textId="77777777" w:rsidR="005D0FED" w:rsidRPr="00292DEB" w:rsidRDefault="005D0FED" w:rsidP="00481BFF">
            <w:pPr>
              <w:spacing w:line="276" w:lineRule="auto"/>
              <w:rPr>
                <w:rFonts w:cs="Arial"/>
              </w:rPr>
            </w:pPr>
            <w:r w:rsidRPr="00292DEB">
              <w:rPr>
                <w:rFonts w:cs="Arial"/>
              </w:rPr>
              <w:t>Wegeunfälle von und zur Arbeit sind gedeckt.</w:t>
            </w:r>
          </w:p>
          <w:p w14:paraId="66FA15DA" w14:textId="77777777" w:rsidR="005D0FED" w:rsidRPr="00292DEB" w:rsidRDefault="005D0FED" w:rsidP="00481BFF">
            <w:pPr>
              <w:spacing w:line="276" w:lineRule="auto"/>
              <w:rPr>
                <w:rFonts w:cs="Arial"/>
                <w:bCs/>
              </w:rPr>
            </w:pPr>
            <w:r w:rsidRPr="00292DEB">
              <w:rPr>
                <w:rFonts w:cs="Arial"/>
                <w:bCs/>
              </w:rPr>
              <w:t>Heimarbeit ist nicht gedeckt.</w:t>
            </w:r>
          </w:p>
          <w:p w14:paraId="55A08F81" w14:textId="1BBA79DB" w:rsidR="005D0FED" w:rsidRPr="00292DEB" w:rsidRDefault="005D0FED" w:rsidP="00481BFF">
            <w:pPr>
              <w:spacing w:line="276" w:lineRule="auto"/>
              <w:rPr>
                <w:rFonts w:eastAsia="Arial" w:cs="Arial"/>
              </w:rPr>
            </w:pPr>
          </w:p>
        </w:tc>
        <w:tc>
          <w:tcPr>
            <w:tcW w:w="1370" w:type="pct"/>
          </w:tcPr>
          <w:p w14:paraId="23254608" w14:textId="77777777" w:rsidR="005D0FED" w:rsidRPr="00292DEB" w:rsidRDefault="005D0FED" w:rsidP="00481BFF">
            <w:pPr>
              <w:spacing w:line="276" w:lineRule="auto"/>
              <w:rPr>
                <w:rFonts w:cs="Arial"/>
                <w:lang w:val="fr-BE"/>
              </w:rPr>
            </w:pPr>
            <w:r w:rsidRPr="00292DEB">
              <w:rPr>
                <w:rFonts w:cs="Arial"/>
                <w:lang w:val="fr-BE"/>
              </w:rPr>
              <w:t>Les accidents survenant du fait et au cours de l'emploi.</w:t>
            </w:r>
          </w:p>
          <w:p w14:paraId="67FC61B8" w14:textId="77777777" w:rsidR="005D0FED" w:rsidRPr="00292DEB" w:rsidRDefault="005D0FED" w:rsidP="00481BFF">
            <w:pPr>
              <w:spacing w:line="276" w:lineRule="auto"/>
              <w:rPr>
                <w:rFonts w:cs="Arial"/>
                <w:lang w:val="fr-BE"/>
              </w:rPr>
            </w:pPr>
            <w:r w:rsidRPr="00292DEB">
              <w:rPr>
                <w:rFonts w:cs="Arial"/>
                <w:lang w:val="fr-BE"/>
              </w:rPr>
              <w:t>Le trajet domicile-travail est couvert.</w:t>
            </w:r>
          </w:p>
          <w:p w14:paraId="583DAE41" w14:textId="77777777" w:rsidR="005D0FED" w:rsidRPr="00292DEB" w:rsidRDefault="005D0FED" w:rsidP="00481BFF">
            <w:pPr>
              <w:spacing w:line="276" w:lineRule="auto"/>
              <w:rPr>
                <w:rFonts w:cs="Arial"/>
                <w:lang w:val="fr-BE"/>
              </w:rPr>
            </w:pPr>
            <w:r w:rsidRPr="00292DEB">
              <w:rPr>
                <w:rFonts w:cs="Arial"/>
                <w:lang w:val="fr-BE"/>
              </w:rPr>
              <w:t>Le travail à domicile n’est pas couvert.</w:t>
            </w:r>
          </w:p>
          <w:p w14:paraId="57ECFEA2" w14:textId="3898D0EC" w:rsidR="005D0FED" w:rsidRPr="00292DEB" w:rsidRDefault="005D0FED" w:rsidP="006D3342">
            <w:pPr>
              <w:spacing w:line="276" w:lineRule="auto"/>
              <w:ind w:left="57"/>
              <w:rPr>
                <w:rFonts w:eastAsia="Arial" w:cs="Arial"/>
                <w:lang w:val="fr-BE"/>
              </w:rPr>
            </w:pPr>
          </w:p>
        </w:tc>
        <w:tc>
          <w:tcPr>
            <w:tcW w:w="1370" w:type="pct"/>
          </w:tcPr>
          <w:p w14:paraId="430F017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E-VIII-03-EL</w:t>
            </w:r>
          </w:p>
          <w:p w14:paraId="31B859B2"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Accidents which occur because of and during work. </w:t>
            </w:r>
          </w:p>
          <w:p w14:paraId="0855DA3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Travel to and from work covered.</w:t>
            </w:r>
          </w:p>
          <w:p w14:paraId="5CFD274B" w14:textId="60A1D7B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Home-</w:t>
            </w:r>
            <w:proofErr w:type="spellStart"/>
            <w:r w:rsidRPr="00292DEB">
              <w:rPr>
                <w:color w:val="000000"/>
                <w:sz w:val="15"/>
                <w:szCs w:val="15"/>
              </w:rPr>
              <w:t>working</w:t>
            </w:r>
            <w:proofErr w:type="spellEnd"/>
            <w:r w:rsidRPr="00292DEB">
              <w:rPr>
                <w:color w:val="000000"/>
                <w:sz w:val="15"/>
                <w:szCs w:val="15"/>
              </w:rPr>
              <w:t xml:space="preserve"> not </w:t>
            </w:r>
            <w:proofErr w:type="spellStart"/>
            <w:r w:rsidRPr="00292DEB">
              <w:rPr>
                <w:color w:val="000000"/>
                <w:sz w:val="15"/>
                <w:szCs w:val="15"/>
              </w:rPr>
              <w:t>covered</w:t>
            </w:r>
            <w:proofErr w:type="spellEnd"/>
            <w:r w:rsidRPr="00292DEB">
              <w:rPr>
                <w:color w:val="000000"/>
                <w:sz w:val="15"/>
                <w:szCs w:val="15"/>
              </w:rPr>
              <w:t>.</w:t>
            </w:r>
          </w:p>
        </w:tc>
        <w:tc>
          <w:tcPr>
            <w:tcW w:w="167" w:type="pct"/>
          </w:tcPr>
          <w:p w14:paraId="53AAA36B"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51D0D551" w14:textId="77777777" w:rsidR="005D0FED" w:rsidRPr="00292DEB" w:rsidRDefault="005D0FED" w:rsidP="00481BFF">
            <w:pPr>
              <w:spacing w:line="276" w:lineRule="auto"/>
              <w:rPr>
                <w:rFonts w:cs="Arial"/>
                <w:color w:val="0000FF"/>
              </w:rPr>
            </w:pPr>
          </w:p>
        </w:tc>
        <w:tc>
          <w:tcPr>
            <w:tcW w:w="127" w:type="pct"/>
          </w:tcPr>
          <w:p w14:paraId="544C3043" w14:textId="77777777" w:rsidR="005D0FED" w:rsidRPr="00292DEB" w:rsidRDefault="005D0FED" w:rsidP="00481BFF">
            <w:pPr>
              <w:spacing w:line="276" w:lineRule="auto"/>
              <w:rPr>
                <w:rFonts w:cs="Arial"/>
                <w:color w:val="0000FF"/>
                <w:lang w:val="fr-FR"/>
              </w:rPr>
            </w:pPr>
            <w:r w:rsidRPr="00292DEB">
              <w:rPr>
                <w:rFonts w:cs="Arial"/>
                <w:color w:val="0000FF"/>
                <w:lang w:val="fr-FR"/>
              </w:rPr>
              <w:t>3</w:t>
            </w:r>
          </w:p>
          <w:p w14:paraId="00470D7B" w14:textId="77777777" w:rsidR="005D0FED" w:rsidRPr="00292DEB" w:rsidRDefault="005D0FED" w:rsidP="00481BFF">
            <w:pPr>
              <w:spacing w:line="276" w:lineRule="auto"/>
              <w:rPr>
                <w:rFonts w:cs="Arial"/>
                <w:color w:val="0000FF"/>
              </w:rPr>
            </w:pPr>
          </w:p>
        </w:tc>
        <w:tc>
          <w:tcPr>
            <w:tcW w:w="402" w:type="pct"/>
          </w:tcPr>
          <w:p w14:paraId="09E465DE"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1C55D1A" w14:textId="77777777" w:rsidR="005D0FED" w:rsidRPr="00292DEB" w:rsidRDefault="005D0FED" w:rsidP="00481BFF">
            <w:pPr>
              <w:spacing w:line="276" w:lineRule="auto"/>
              <w:rPr>
                <w:rFonts w:cs="Arial"/>
                <w:color w:val="0000FF"/>
              </w:rPr>
            </w:pPr>
          </w:p>
        </w:tc>
      </w:tr>
      <w:tr w:rsidR="005D0FED" w:rsidRPr="00292DEB" w14:paraId="2D499E9F" w14:textId="77777777" w:rsidTr="005D0FED">
        <w:tc>
          <w:tcPr>
            <w:tcW w:w="193" w:type="pct"/>
          </w:tcPr>
          <w:p w14:paraId="29965259" w14:textId="77777777" w:rsidR="005D0FED" w:rsidRPr="00292DEB" w:rsidRDefault="005D0FED" w:rsidP="00481BFF">
            <w:pPr>
              <w:spacing w:line="276" w:lineRule="auto"/>
              <w:jc w:val="left"/>
              <w:rPr>
                <w:rFonts w:cs="Arial"/>
                <w:lang w:val="es-ES"/>
              </w:rPr>
            </w:pPr>
            <w:r w:rsidRPr="00292DEB">
              <w:rPr>
                <w:rFonts w:cs="Arial"/>
                <w:lang w:val="es-ES"/>
              </w:rPr>
              <w:t>EL</w:t>
            </w:r>
          </w:p>
          <w:p w14:paraId="06E1DA41" w14:textId="77777777" w:rsidR="005D0FED" w:rsidRPr="00292DEB" w:rsidRDefault="005D0FED" w:rsidP="00481BFF">
            <w:pPr>
              <w:spacing w:line="276" w:lineRule="auto"/>
              <w:jc w:val="left"/>
              <w:rPr>
                <w:rFonts w:cs="Arial"/>
                <w:lang w:val="es-ES"/>
              </w:rPr>
            </w:pPr>
            <w:r w:rsidRPr="00292DEB">
              <w:rPr>
                <w:rFonts w:cs="Arial"/>
                <w:lang w:val="es-ES"/>
              </w:rPr>
              <w:t>EL</w:t>
            </w:r>
          </w:p>
          <w:p w14:paraId="217EB2C0" w14:textId="77777777" w:rsidR="005D0FED" w:rsidRPr="00292DEB" w:rsidRDefault="005D0FED" w:rsidP="00481BFF">
            <w:pPr>
              <w:spacing w:line="276" w:lineRule="auto"/>
              <w:jc w:val="left"/>
              <w:rPr>
                <w:rFonts w:cs="Arial"/>
                <w:lang w:val="es-ES"/>
              </w:rPr>
            </w:pPr>
            <w:r w:rsidRPr="00292DEB">
              <w:rPr>
                <w:rFonts w:cs="Arial"/>
                <w:lang w:val="es-ES"/>
              </w:rPr>
              <w:t>EL</w:t>
            </w:r>
          </w:p>
          <w:p w14:paraId="76EFFA2F" w14:textId="1BEB367E" w:rsidR="005D0FED" w:rsidRPr="00292DEB" w:rsidRDefault="005D0FED" w:rsidP="00481BFF">
            <w:pPr>
              <w:spacing w:line="276" w:lineRule="auto"/>
              <w:jc w:val="left"/>
              <w:rPr>
                <w:rFonts w:cs="Arial"/>
                <w:b/>
                <w:lang w:val="en-US"/>
              </w:rPr>
            </w:pPr>
          </w:p>
        </w:tc>
        <w:tc>
          <w:tcPr>
            <w:tcW w:w="1371" w:type="pct"/>
          </w:tcPr>
          <w:p w14:paraId="5152C85B" w14:textId="77777777" w:rsidR="005D0FED" w:rsidRPr="00292DEB" w:rsidRDefault="005D0FED" w:rsidP="00481BFF">
            <w:pPr>
              <w:spacing w:line="276" w:lineRule="auto"/>
              <w:rPr>
                <w:rFonts w:cs="Arial"/>
              </w:rPr>
            </w:pPr>
            <w:r w:rsidRPr="00292DEB">
              <w:rPr>
                <w:rFonts w:cs="Arial"/>
              </w:rPr>
              <w:t>Liste der offiziellen Berufskrankheiten im ministeriellen Erlass des Ministeriums für Arbeit und soziale Sicherheit, nach Vorgabe der</w:t>
            </w:r>
            <w:r w:rsidRPr="00292DEB">
              <w:rPr>
                <w:rFonts w:cs="Arial"/>
                <w:color w:val="008000"/>
              </w:rPr>
              <w:t xml:space="preserve"> e-EFKA </w:t>
            </w:r>
            <w:r w:rsidRPr="00292DEB">
              <w:rPr>
                <w:rFonts w:cs="Arial"/>
              </w:rPr>
              <w:t xml:space="preserve">und der </w:t>
            </w:r>
            <w:r w:rsidRPr="00292DEB">
              <w:rPr>
                <w:rFonts w:cs="Arial"/>
                <w:color w:val="008000"/>
              </w:rPr>
              <w:t>Zentren zur Bestätigung der Erwerbsunfähigkeit (KEPA)</w:t>
            </w:r>
            <w:r w:rsidRPr="00292DEB">
              <w:rPr>
                <w:rFonts w:cs="Arial"/>
              </w:rPr>
              <w:t xml:space="preserve"> </w:t>
            </w:r>
            <w:r w:rsidRPr="00292DEB">
              <w:rPr>
                <w:rFonts w:cs="Arial"/>
                <w:i/>
                <w:color w:val="008080"/>
              </w:rPr>
              <w:t>(ΚΕΝΤΡΑ ΠΙΣΤΟΠΟΙΗΣΗΣ ΑΝΑΠΗΡΙΑΣ – ΚΕΠΑ)</w:t>
            </w:r>
            <w:r w:rsidRPr="00292DEB">
              <w:rPr>
                <w:rFonts w:cs="Arial"/>
              </w:rPr>
              <w:t>, die beide für die Erstellung und Anpassung zuständig sind.</w:t>
            </w:r>
          </w:p>
          <w:p w14:paraId="6FDD359B" w14:textId="77777777" w:rsidR="005D0FED" w:rsidRPr="00292DEB" w:rsidRDefault="005D0FED" w:rsidP="00481BFF">
            <w:pPr>
              <w:spacing w:line="276" w:lineRule="auto"/>
              <w:rPr>
                <w:rFonts w:cs="Arial"/>
              </w:rPr>
            </w:pPr>
            <w:r w:rsidRPr="00292DEB">
              <w:rPr>
                <w:rFonts w:cs="Arial"/>
              </w:rPr>
              <w:t>Kein offenes System.</w:t>
            </w:r>
          </w:p>
          <w:p w14:paraId="33CB36FE" w14:textId="20CE46FA" w:rsidR="005D0FED" w:rsidRPr="00292DEB" w:rsidRDefault="005D0FED" w:rsidP="00481BFF">
            <w:pPr>
              <w:spacing w:line="276" w:lineRule="auto"/>
              <w:rPr>
                <w:rFonts w:cs="Arial"/>
              </w:rPr>
            </w:pPr>
          </w:p>
        </w:tc>
        <w:tc>
          <w:tcPr>
            <w:tcW w:w="1370" w:type="pct"/>
          </w:tcPr>
          <w:p w14:paraId="03A49128" w14:textId="77777777" w:rsidR="005D0FED" w:rsidRPr="00292DEB" w:rsidRDefault="005D0FED" w:rsidP="00481BFF">
            <w:pPr>
              <w:spacing w:line="276" w:lineRule="auto"/>
              <w:rPr>
                <w:rFonts w:cs="Arial"/>
                <w:lang w:val="fr-BE"/>
              </w:rPr>
            </w:pPr>
            <w:r w:rsidRPr="00292DEB">
              <w:rPr>
                <w:rFonts w:cs="Arial"/>
                <w:lang w:val="fr-BE"/>
              </w:rPr>
              <w:t xml:space="preserve">Liste des maladies professionnelles officielles figurant dans un décret ministériel publié par le ministère du Travail et de la Sécurité sociale, sur la base des listes élaborées par </w:t>
            </w:r>
            <w:r w:rsidRPr="00292DEB">
              <w:rPr>
                <w:rFonts w:cs="Arial"/>
                <w:color w:val="008000"/>
                <w:lang w:val="fr-BE"/>
              </w:rPr>
              <w:t>l’e-EFKA</w:t>
            </w:r>
            <w:r w:rsidRPr="00292DEB">
              <w:rPr>
                <w:rFonts w:cs="Arial"/>
                <w:lang w:val="fr-BE"/>
              </w:rPr>
              <w:t xml:space="preserve"> et les </w:t>
            </w:r>
            <w:r w:rsidRPr="00292DEB">
              <w:rPr>
                <w:rFonts w:cs="Arial"/>
                <w:color w:val="008000"/>
                <w:lang w:val="fr-BE"/>
              </w:rPr>
              <w:t xml:space="preserve">Centres pour la certification de l’incapacité (KEPA) </w:t>
            </w:r>
            <w:r w:rsidRPr="00292DEB">
              <w:rPr>
                <w:rFonts w:cs="Arial"/>
                <w:i/>
                <w:color w:val="008080"/>
                <w:lang w:val="fr-BE"/>
              </w:rPr>
              <w:t>(ΚΕΝΤΡΑ ΠΙΣΤΟΠΟΙΗΣΗΣ ΑΝΑΠΗΡΙΑΣ –ΚΕΠΑ</w:t>
            </w:r>
            <w:r w:rsidRPr="00292DEB">
              <w:rPr>
                <w:rFonts w:cs="Arial"/>
                <w:i/>
                <w:lang w:val="fr-BE"/>
              </w:rPr>
              <w:t xml:space="preserve">), </w:t>
            </w:r>
            <w:r w:rsidRPr="00292DEB">
              <w:rPr>
                <w:rFonts w:cs="Arial"/>
                <w:iCs/>
                <w:lang w:val="fr-BE"/>
              </w:rPr>
              <w:t>chargés de son établissement et de son adaptation</w:t>
            </w:r>
            <w:r w:rsidRPr="00292DEB">
              <w:rPr>
                <w:rFonts w:cs="Arial"/>
                <w:lang w:val="fr-BE"/>
              </w:rPr>
              <w:t>.</w:t>
            </w:r>
          </w:p>
          <w:p w14:paraId="5B61612E" w14:textId="77777777" w:rsidR="005D0FED" w:rsidRPr="00292DEB" w:rsidRDefault="005D0FED" w:rsidP="00481BFF">
            <w:pPr>
              <w:spacing w:line="276" w:lineRule="auto"/>
              <w:rPr>
                <w:rFonts w:cs="Arial"/>
                <w:lang w:val="fr-BE"/>
              </w:rPr>
            </w:pPr>
            <w:r w:rsidRPr="00292DEB">
              <w:rPr>
                <w:rFonts w:cs="Arial"/>
                <w:lang w:val="fr-BE"/>
              </w:rPr>
              <w:t>Pas de système ouvert.</w:t>
            </w:r>
          </w:p>
          <w:p w14:paraId="75B8645D" w14:textId="145E6064" w:rsidR="005D0FED" w:rsidRPr="00292DEB" w:rsidRDefault="005D0FED" w:rsidP="00481BFF">
            <w:pPr>
              <w:spacing w:line="276" w:lineRule="auto"/>
              <w:rPr>
                <w:rFonts w:cs="Arial"/>
                <w:lang w:val="fr-BE"/>
              </w:rPr>
            </w:pPr>
          </w:p>
        </w:tc>
        <w:tc>
          <w:tcPr>
            <w:tcW w:w="1370" w:type="pct"/>
          </w:tcPr>
          <w:p w14:paraId="3BDE1A0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E-VIII-04-EL</w:t>
            </w:r>
          </w:p>
          <w:p w14:paraId="5298F9A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List of official occupational diseases, contained in a ministerial decree issued by the </w:t>
            </w:r>
            <w:r w:rsidRPr="00292DEB">
              <w:rPr>
                <w:color w:val="008000"/>
                <w:sz w:val="15"/>
                <w:szCs w:val="15"/>
                <w:lang w:val="en-GB"/>
              </w:rPr>
              <w:t>Ministry of Labour and Social Security</w:t>
            </w:r>
            <w:r w:rsidRPr="00292DEB">
              <w:rPr>
                <w:color w:val="000000"/>
                <w:sz w:val="15"/>
                <w:szCs w:val="15"/>
                <w:lang w:val="en-GB"/>
              </w:rPr>
              <w:t xml:space="preserve">, following input from the </w:t>
            </w:r>
            <w:r w:rsidRPr="00292DEB">
              <w:rPr>
                <w:color w:val="008000"/>
                <w:sz w:val="15"/>
                <w:szCs w:val="15"/>
                <w:lang w:val="en-GB"/>
              </w:rPr>
              <w:t>e-EFKA</w:t>
            </w:r>
            <w:r w:rsidRPr="00292DEB">
              <w:rPr>
                <w:color w:val="000000"/>
                <w:sz w:val="15"/>
                <w:szCs w:val="15"/>
                <w:lang w:val="en-GB"/>
              </w:rPr>
              <w:t xml:space="preserve"> and the </w:t>
            </w:r>
            <w:r w:rsidRPr="00292DEB">
              <w:rPr>
                <w:color w:val="008000"/>
                <w:sz w:val="15"/>
                <w:szCs w:val="15"/>
                <w:lang w:val="en-GB"/>
              </w:rPr>
              <w:t xml:space="preserve">Centres for Certifying Incapacity (KEPA) </w:t>
            </w:r>
            <w:r w:rsidRPr="00292DEB">
              <w:rPr>
                <w:i/>
                <w:color w:val="008080"/>
                <w:sz w:val="15"/>
                <w:szCs w:val="15"/>
                <w:lang w:val="en-GB"/>
              </w:rPr>
              <w:t>(</w:t>
            </w:r>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w:t>
            </w:r>
            <w:r w:rsidRPr="00292DEB">
              <w:rPr>
                <w:i/>
                <w:color w:val="000000"/>
                <w:sz w:val="15"/>
                <w:szCs w:val="15"/>
                <w:lang w:val="en-GB"/>
              </w:rPr>
              <w:t xml:space="preserve">, </w:t>
            </w:r>
            <w:r w:rsidRPr="00292DEB">
              <w:rPr>
                <w:color w:val="000000"/>
                <w:sz w:val="15"/>
                <w:szCs w:val="15"/>
                <w:lang w:val="en-GB"/>
              </w:rPr>
              <w:t>both responsible for establishing and adjusting it.</w:t>
            </w:r>
          </w:p>
          <w:p w14:paraId="51AF1CBE"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color w:val="000000"/>
                <w:sz w:val="15"/>
                <w:szCs w:val="15"/>
              </w:rPr>
              <w:t>No open system.</w:t>
            </w:r>
          </w:p>
          <w:p w14:paraId="64D1CDCE" w14:textId="77777777"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A249BDD"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0BCA6A20" w14:textId="77777777" w:rsidR="005D0FED" w:rsidRPr="00292DEB" w:rsidRDefault="005D0FED" w:rsidP="00481BFF">
            <w:pPr>
              <w:spacing w:line="276" w:lineRule="auto"/>
              <w:rPr>
                <w:rFonts w:cs="Arial"/>
                <w:color w:val="0000FF"/>
                <w:lang w:val="en-US"/>
              </w:rPr>
            </w:pPr>
          </w:p>
        </w:tc>
        <w:tc>
          <w:tcPr>
            <w:tcW w:w="127" w:type="pct"/>
          </w:tcPr>
          <w:p w14:paraId="097C3931" w14:textId="77777777" w:rsidR="005D0FED" w:rsidRPr="00292DEB" w:rsidRDefault="005D0FED" w:rsidP="00481BFF">
            <w:pPr>
              <w:spacing w:line="276" w:lineRule="auto"/>
              <w:rPr>
                <w:rFonts w:cs="Arial"/>
                <w:color w:val="0000FF"/>
                <w:lang w:val="fr-FR"/>
              </w:rPr>
            </w:pPr>
            <w:r w:rsidRPr="00292DEB">
              <w:rPr>
                <w:rFonts w:cs="Arial"/>
                <w:color w:val="0000FF"/>
                <w:lang w:val="fr-FR"/>
              </w:rPr>
              <w:t>4</w:t>
            </w:r>
          </w:p>
          <w:p w14:paraId="4FC027C6" w14:textId="77777777" w:rsidR="005D0FED" w:rsidRPr="00292DEB" w:rsidRDefault="005D0FED" w:rsidP="00481BFF">
            <w:pPr>
              <w:spacing w:line="276" w:lineRule="auto"/>
              <w:rPr>
                <w:rFonts w:cs="Arial"/>
                <w:color w:val="0000FF"/>
                <w:lang w:val="en-US"/>
              </w:rPr>
            </w:pPr>
          </w:p>
        </w:tc>
        <w:tc>
          <w:tcPr>
            <w:tcW w:w="402" w:type="pct"/>
          </w:tcPr>
          <w:p w14:paraId="7DAAC05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EDBB207" w14:textId="77777777" w:rsidR="005D0FED" w:rsidRPr="00292DEB" w:rsidRDefault="005D0FED" w:rsidP="00481BFF">
            <w:pPr>
              <w:spacing w:line="276" w:lineRule="auto"/>
              <w:rPr>
                <w:rFonts w:cs="Arial"/>
                <w:color w:val="0000FF"/>
                <w:lang w:val="en-US"/>
              </w:rPr>
            </w:pPr>
          </w:p>
        </w:tc>
      </w:tr>
      <w:tr w:rsidR="005D0FED" w:rsidRPr="00292DEB" w14:paraId="575C68E2" w14:textId="77777777" w:rsidTr="005D0FED">
        <w:tc>
          <w:tcPr>
            <w:tcW w:w="193" w:type="pct"/>
          </w:tcPr>
          <w:p w14:paraId="2FF6B418" w14:textId="77777777" w:rsidR="005D0FED" w:rsidRPr="00292DEB" w:rsidRDefault="005D0FED" w:rsidP="00481BFF">
            <w:pPr>
              <w:spacing w:line="276" w:lineRule="auto"/>
              <w:jc w:val="left"/>
              <w:rPr>
                <w:rFonts w:cs="Arial"/>
                <w:lang w:val="en-GB"/>
              </w:rPr>
            </w:pPr>
            <w:r w:rsidRPr="00292DEB">
              <w:rPr>
                <w:rFonts w:cs="Arial"/>
                <w:lang w:val="en-GB"/>
              </w:rPr>
              <w:t>EL</w:t>
            </w:r>
          </w:p>
          <w:p w14:paraId="2667C387" w14:textId="77777777" w:rsidR="005D0FED" w:rsidRPr="00292DEB" w:rsidRDefault="005D0FED" w:rsidP="00481BFF">
            <w:pPr>
              <w:spacing w:line="276" w:lineRule="auto"/>
              <w:jc w:val="left"/>
              <w:rPr>
                <w:rFonts w:cs="Arial"/>
                <w:lang w:val="en-GB"/>
              </w:rPr>
            </w:pPr>
            <w:r w:rsidRPr="00292DEB">
              <w:rPr>
                <w:rFonts w:cs="Arial"/>
                <w:lang w:val="en-GB"/>
              </w:rPr>
              <w:t>EL</w:t>
            </w:r>
          </w:p>
          <w:p w14:paraId="75C4DE78" w14:textId="77777777" w:rsidR="005D0FED" w:rsidRPr="00292DEB" w:rsidRDefault="005D0FED" w:rsidP="00481BFF">
            <w:pPr>
              <w:spacing w:line="276" w:lineRule="auto"/>
              <w:jc w:val="left"/>
              <w:rPr>
                <w:rFonts w:cs="Arial"/>
                <w:lang w:val="en-GB"/>
              </w:rPr>
            </w:pPr>
            <w:r w:rsidRPr="00292DEB">
              <w:rPr>
                <w:rFonts w:cs="Arial"/>
                <w:lang w:val="en-GB"/>
              </w:rPr>
              <w:t>EL</w:t>
            </w:r>
          </w:p>
          <w:p w14:paraId="7F46A9D8" w14:textId="1C9785ED"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41D9FDA6" w14:textId="77777777" w:rsidR="005D0FED" w:rsidRPr="00292DEB" w:rsidRDefault="005D0FED" w:rsidP="00481BFF">
            <w:pPr>
              <w:spacing w:line="276" w:lineRule="auto"/>
              <w:rPr>
                <w:rFonts w:cs="Arial"/>
              </w:rPr>
            </w:pPr>
            <w:r w:rsidRPr="00292DEB">
              <w:rPr>
                <w:rFonts w:cs="Arial"/>
              </w:rPr>
              <w:t>Arbeitnehmer und diesen Gleichgestellte, alle Studierenden.</w:t>
            </w:r>
          </w:p>
          <w:p w14:paraId="62E49E46" w14:textId="77777777" w:rsidR="005D0FED" w:rsidRPr="00292DEB" w:rsidRDefault="005D0FED" w:rsidP="00481BFF">
            <w:pPr>
              <w:spacing w:line="276" w:lineRule="auto"/>
              <w:rPr>
                <w:rFonts w:cs="Arial"/>
              </w:rPr>
            </w:pPr>
            <w:r w:rsidRPr="00292DEB">
              <w:rPr>
                <w:rFonts w:cs="Arial"/>
              </w:rPr>
              <w:t>Keine freiwillige Versicherung.</w:t>
            </w:r>
          </w:p>
          <w:p w14:paraId="7798BC84" w14:textId="77777777" w:rsidR="005D0FED" w:rsidRPr="00292DEB" w:rsidRDefault="005D0FED" w:rsidP="00481BFF">
            <w:pPr>
              <w:spacing w:line="276" w:lineRule="auto"/>
              <w:rPr>
                <w:rFonts w:cs="Arial"/>
              </w:rPr>
            </w:pPr>
          </w:p>
          <w:p w14:paraId="39851308" w14:textId="77777777" w:rsidR="005D0FED" w:rsidRPr="00292DEB" w:rsidRDefault="005D0FED" w:rsidP="00481BFF">
            <w:pPr>
              <w:spacing w:line="276" w:lineRule="auto"/>
              <w:rPr>
                <w:rFonts w:cs="Arial"/>
              </w:rPr>
            </w:pPr>
            <w:r w:rsidRPr="00292DEB">
              <w:rPr>
                <w:rFonts w:cs="Arial"/>
              </w:rPr>
              <w:t>Keine Ausnahmen.</w:t>
            </w:r>
          </w:p>
          <w:p w14:paraId="059DDEE3" w14:textId="7BF990F6" w:rsidR="005D0FED" w:rsidRPr="00292DEB" w:rsidRDefault="005D0FED" w:rsidP="00481BFF">
            <w:pPr>
              <w:spacing w:line="276" w:lineRule="auto"/>
              <w:rPr>
                <w:rFonts w:cs="Arial"/>
              </w:rPr>
            </w:pPr>
          </w:p>
        </w:tc>
        <w:tc>
          <w:tcPr>
            <w:tcW w:w="1370" w:type="pct"/>
          </w:tcPr>
          <w:p w14:paraId="4137F625" w14:textId="77777777" w:rsidR="005D0FED" w:rsidRPr="00292DEB" w:rsidRDefault="005D0FED" w:rsidP="00481BFF">
            <w:pPr>
              <w:spacing w:line="276" w:lineRule="auto"/>
              <w:rPr>
                <w:rFonts w:cs="Arial"/>
                <w:lang w:val="fr-BE"/>
              </w:rPr>
            </w:pPr>
            <w:r w:rsidRPr="00292DEB">
              <w:rPr>
                <w:rFonts w:cs="Arial"/>
                <w:lang w:val="fr-BE"/>
              </w:rPr>
              <w:t>Salariés et assimilés, tous les étudiants.</w:t>
            </w:r>
          </w:p>
          <w:p w14:paraId="1AEAB3EC" w14:textId="77777777" w:rsidR="005D0FED" w:rsidRPr="00292DEB" w:rsidRDefault="005D0FED" w:rsidP="00481BFF">
            <w:pPr>
              <w:spacing w:line="276" w:lineRule="auto"/>
              <w:rPr>
                <w:rFonts w:cs="Arial"/>
                <w:lang w:val="fr-BE"/>
              </w:rPr>
            </w:pPr>
            <w:r w:rsidRPr="00292DEB">
              <w:rPr>
                <w:rFonts w:cs="Arial"/>
                <w:lang w:val="fr-BE"/>
              </w:rPr>
              <w:t>Pas d'assurance volontaire.</w:t>
            </w:r>
          </w:p>
          <w:p w14:paraId="39052D57" w14:textId="77777777" w:rsidR="005D0FED" w:rsidRPr="00292DEB" w:rsidRDefault="005D0FED" w:rsidP="00481BFF">
            <w:pPr>
              <w:spacing w:line="276" w:lineRule="auto"/>
              <w:rPr>
                <w:rFonts w:cs="Arial"/>
                <w:lang w:val="fr-BE"/>
              </w:rPr>
            </w:pPr>
          </w:p>
          <w:p w14:paraId="16A93CD2" w14:textId="77777777" w:rsidR="005D0FED" w:rsidRPr="00292DEB" w:rsidRDefault="005D0FED" w:rsidP="00481BFF">
            <w:pPr>
              <w:spacing w:line="276" w:lineRule="auto"/>
              <w:rPr>
                <w:rFonts w:cs="Arial"/>
                <w:lang w:val="fr-BE"/>
              </w:rPr>
            </w:pPr>
          </w:p>
          <w:p w14:paraId="2FE5AAE6" w14:textId="758F1270" w:rsidR="005D0FED" w:rsidRPr="00292DEB" w:rsidRDefault="005D0FED" w:rsidP="00481BFF">
            <w:pPr>
              <w:spacing w:line="276" w:lineRule="auto"/>
              <w:rPr>
                <w:rFonts w:cs="Arial"/>
                <w:lang w:val="fr-BE"/>
              </w:rPr>
            </w:pPr>
            <w:r w:rsidRPr="00292DEB">
              <w:rPr>
                <w:rFonts w:cs="Arial"/>
                <w:lang w:val="fr-BE"/>
              </w:rPr>
              <w:t>Pas d'exemptions.</w:t>
            </w:r>
          </w:p>
        </w:tc>
        <w:tc>
          <w:tcPr>
            <w:tcW w:w="1370" w:type="pct"/>
          </w:tcPr>
          <w:p w14:paraId="45EE760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E-VIII-05-EL</w:t>
            </w:r>
          </w:p>
          <w:p w14:paraId="6832853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Employees and assimilated, all students.</w:t>
            </w:r>
          </w:p>
          <w:p w14:paraId="752D824B" w14:textId="12C53BDA"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exemptions</w:t>
            </w:r>
            <w:ins w:id="315" w:author="Author">
              <w:r w:rsidR="006D3342">
                <w:rPr>
                  <w:color w:val="000000"/>
                  <w:sz w:val="15"/>
                  <w:szCs w:val="15"/>
                  <w:lang w:val="en-GB"/>
                </w:rPr>
                <w:t xml:space="preserve"> </w:t>
              </w:r>
              <w:r w:rsidR="006D3342" w:rsidRPr="00292DEB">
                <w:rPr>
                  <w:color w:val="000000"/>
                  <w:sz w:val="15"/>
                  <w:szCs w:val="15"/>
                  <w:lang w:val="en-GB"/>
                </w:rPr>
                <w:t>from paying contributions</w:t>
              </w:r>
            </w:ins>
            <w:r w:rsidRPr="00292DEB">
              <w:rPr>
                <w:color w:val="000000"/>
                <w:sz w:val="15"/>
                <w:szCs w:val="15"/>
                <w:lang w:val="en-GB"/>
              </w:rPr>
              <w:t>.</w:t>
            </w:r>
          </w:p>
          <w:p w14:paraId="6DF0FE31" w14:textId="77777777"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AA21557"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AC88C90" w14:textId="77777777" w:rsidR="005D0FED" w:rsidRPr="00292DEB" w:rsidRDefault="005D0FED" w:rsidP="00481BFF">
            <w:pPr>
              <w:spacing w:line="276" w:lineRule="auto"/>
              <w:rPr>
                <w:rFonts w:cs="Arial"/>
                <w:color w:val="0000FF"/>
                <w:lang w:val="en-US"/>
              </w:rPr>
            </w:pPr>
          </w:p>
        </w:tc>
        <w:tc>
          <w:tcPr>
            <w:tcW w:w="127" w:type="pct"/>
          </w:tcPr>
          <w:p w14:paraId="57195996" w14:textId="77777777" w:rsidR="005D0FED" w:rsidRPr="00292DEB" w:rsidRDefault="005D0FED" w:rsidP="00481BFF">
            <w:pPr>
              <w:spacing w:line="276" w:lineRule="auto"/>
              <w:rPr>
                <w:rFonts w:cs="Arial"/>
                <w:color w:val="0000FF"/>
                <w:lang w:val="fr-FR"/>
              </w:rPr>
            </w:pPr>
            <w:r w:rsidRPr="00292DEB">
              <w:rPr>
                <w:rFonts w:cs="Arial"/>
                <w:color w:val="0000FF"/>
                <w:lang w:val="fr-FR"/>
              </w:rPr>
              <w:t>5</w:t>
            </w:r>
          </w:p>
          <w:p w14:paraId="4D5030A0" w14:textId="77777777" w:rsidR="005D0FED" w:rsidRPr="00292DEB" w:rsidRDefault="005D0FED" w:rsidP="00481BFF">
            <w:pPr>
              <w:spacing w:line="276" w:lineRule="auto"/>
              <w:rPr>
                <w:rFonts w:cs="Arial"/>
                <w:color w:val="0000FF"/>
                <w:lang w:val="en-US"/>
              </w:rPr>
            </w:pPr>
          </w:p>
        </w:tc>
        <w:tc>
          <w:tcPr>
            <w:tcW w:w="402" w:type="pct"/>
          </w:tcPr>
          <w:p w14:paraId="028EA510"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6138EDD" w14:textId="77777777" w:rsidR="005D0FED" w:rsidRPr="00292DEB" w:rsidRDefault="005D0FED" w:rsidP="00481BFF">
            <w:pPr>
              <w:spacing w:line="276" w:lineRule="auto"/>
              <w:rPr>
                <w:rFonts w:cs="Arial"/>
                <w:color w:val="0000FF"/>
                <w:lang w:val="en-US"/>
              </w:rPr>
            </w:pPr>
          </w:p>
        </w:tc>
      </w:tr>
      <w:tr w:rsidR="005D0FED" w:rsidRPr="00292DEB" w14:paraId="75E0EF82" w14:textId="77777777" w:rsidTr="005D0FED">
        <w:tc>
          <w:tcPr>
            <w:tcW w:w="193" w:type="pct"/>
          </w:tcPr>
          <w:p w14:paraId="581EBA8A" w14:textId="77777777" w:rsidR="005D0FED" w:rsidRPr="00292DEB" w:rsidRDefault="005D0FED" w:rsidP="00481BFF">
            <w:pPr>
              <w:spacing w:line="276" w:lineRule="auto"/>
              <w:jc w:val="left"/>
              <w:rPr>
                <w:rFonts w:cs="Arial"/>
                <w:lang w:val="en-GB"/>
              </w:rPr>
            </w:pPr>
            <w:r w:rsidRPr="00292DEB">
              <w:rPr>
                <w:rFonts w:cs="Arial"/>
                <w:lang w:val="en-GB"/>
              </w:rPr>
              <w:t>EL</w:t>
            </w:r>
          </w:p>
          <w:p w14:paraId="2DE71B8C" w14:textId="77777777" w:rsidR="005D0FED" w:rsidRPr="00292DEB" w:rsidRDefault="005D0FED" w:rsidP="00481BFF">
            <w:pPr>
              <w:spacing w:line="276" w:lineRule="auto"/>
              <w:jc w:val="left"/>
              <w:rPr>
                <w:rFonts w:cs="Arial"/>
                <w:lang w:val="en-GB"/>
              </w:rPr>
            </w:pPr>
            <w:r w:rsidRPr="00292DEB">
              <w:rPr>
                <w:rFonts w:cs="Arial"/>
                <w:lang w:val="en-GB"/>
              </w:rPr>
              <w:t>EL</w:t>
            </w:r>
          </w:p>
          <w:p w14:paraId="173D4D74" w14:textId="22EFD35F" w:rsidR="005D0FED" w:rsidRPr="00292DEB" w:rsidRDefault="005D0FED" w:rsidP="00481BFF">
            <w:pPr>
              <w:spacing w:line="276" w:lineRule="auto"/>
              <w:jc w:val="left"/>
              <w:rPr>
                <w:rFonts w:cs="Arial"/>
                <w:b/>
                <w:lang w:val="en-US"/>
              </w:rPr>
            </w:pPr>
          </w:p>
        </w:tc>
        <w:tc>
          <w:tcPr>
            <w:tcW w:w="1371" w:type="pct"/>
          </w:tcPr>
          <w:p w14:paraId="7F63D84B" w14:textId="2EEE6C8A" w:rsidR="005D0FED" w:rsidRPr="00292DEB" w:rsidRDefault="005D0FED" w:rsidP="00481BFF">
            <w:pPr>
              <w:snapToGrid w:val="0"/>
              <w:spacing w:line="276" w:lineRule="auto"/>
              <w:rPr>
                <w:rFonts w:cs="Arial"/>
              </w:rPr>
            </w:pPr>
          </w:p>
        </w:tc>
        <w:tc>
          <w:tcPr>
            <w:tcW w:w="1370" w:type="pct"/>
          </w:tcPr>
          <w:p w14:paraId="7E3F9DB2" w14:textId="1B984F2F" w:rsidR="005D0FED" w:rsidRPr="00292DEB" w:rsidRDefault="005D0FED" w:rsidP="00481BFF">
            <w:pPr>
              <w:snapToGrid w:val="0"/>
              <w:spacing w:line="276" w:lineRule="auto"/>
              <w:rPr>
                <w:rFonts w:cs="Arial"/>
                <w:lang w:val="fr-BE"/>
              </w:rPr>
            </w:pPr>
          </w:p>
        </w:tc>
        <w:tc>
          <w:tcPr>
            <w:tcW w:w="1370" w:type="pct"/>
          </w:tcPr>
          <w:p w14:paraId="6DEC65FD"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E-VIII-06-EL</w:t>
            </w:r>
          </w:p>
          <w:p w14:paraId="31C423D8" w14:textId="648B21B4" w:rsidR="006D3342" w:rsidRPr="00292DEB" w:rsidRDefault="006D3342" w:rsidP="00481BFF">
            <w:pPr>
              <w:pStyle w:val="Normal0"/>
              <w:pBdr>
                <w:top w:val="nil"/>
                <w:left w:val="nil"/>
                <w:bottom w:val="nil"/>
                <w:right w:val="nil"/>
                <w:between w:val="nil"/>
              </w:pBdr>
              <w:spacing w:after="0" w:line="276" w:lineRule="auto"/>
              <w:rPr>
                <w:b/>
                <w:color w:val="FF0000"/>
                <w:sz w:val="15"/>
                <w:szCs w:val="15"/>
                <w:lang w:val="en-US"/>
              </w:rPr>
            </w:pPr>
            <w:ins w:id="316" w:author="Author">
              <w:r w:rsidRPr="00292DEB">
                <w:rPr>
                  <w:rFonts w:eastAsia="Times New Roman"/>
                  <w:sz w:val="15"/>
                  <w:szCs w:val="15"/>
                  <w:lang w:val="en-GB" w:eastAsia="en-IE"/>
                </w:rPr>
                <w:t xml:space="preserve">Self-employed formerly insured under OAEE such as craftsmen in the case of </w:t>
              </w:r>
              <w:r w:rsidRPr="00292DEB">
                <w:rPr>
                  <w:rFonts w:eastAsia="Times New Roman"/>
                  <w:sz w:val="15"/>
                  <w:szCs w:val="15"/>
                  <w:lang w:val="en-GB" w:eastAsia="en-IE"/>
                </w:rPr>
                <w:t>accident at work</w:t>
              </w:r>
              <w:r w:rsidRPr="00292DEB">
                <w:rPr>
                  <w:rFonts w:eastAsia="Times New Roman"/>
                  <w:sz w:val="15"/>
                  <w:szCs w:val="15"/>
                  <w:lang w:val="en-GB" w:eastAsia="en-IE"/>
                </w:rPr>
                <w:t>.</w:t>
              </w:r>
            </w:ins>
          </w:p>
        </w:tc>
        <w:tc>
          <w:tcPr>
            <w:tcW w:w="167" w:type="pct"/>
          </w:tcPr>
          <w:p w14:paraId="355F1AEC"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26C3308" w14:textId="77777777" w:rsidR="005D0FED" w:rsidRPr="00292DEB" w:rsidRDefault="005D0FED" w:rsidP="00481BFF">
            <w:pPr>
              <w:spacing w:line="276" w:lineRule="auto"/>
              <w:rPr>
                <w:rFonts w:cs="Arial"/>
                <w:color w:val="0000FF"/>
                <w:lang w:val="en-US"/>
              </w:rPr>
            </w:pPr>
          </w:p>
        </w:tc>
        <w:tc>
          <w:tcPr>
            <w:tcW w:w="127" w:type="pct"/>
          </w:tcPr>
          <w:p w14:paraId="1C98ADD9" w14:textId="77777777" w:rsidR="005D0FED" w:rsidRPr="00292DEB" w:rsidRDefault="005D0FED" w:rsidP="00481BFF">
            <w:pPr>
              <w:spacing w:line="276" w:lineRule="auto"/>
              <w:rPr>
                <w:rFonts w:cs="Arial"/>
                <w:color w:val="0000FF"/>
                <w:lang w:val="fr-FR"/>
              </w:rPr>
            </w:pPr>
            <w:r w:rsidRPr="00292DEB">
              <w:rPr>
                <w:rFonts w:cs="Arial"/>
                <w:color w:val="0000FF"/>
                <w:lang w:val="fr-FR"/>
              </w:rPr>
              <w:t>6</w:t>
            </w:r>
          </w:p>
          <w:p w14:paraId="1B59100B" w14:textId="77777777" w:rsidR="005D0FED" w:rsidRPr="00292DEB" w:rsidRDefault="005D0FED" w:rsidP="00481BFF">
            <w:pPr>
              <w:spacing w:line="276" w:lineRule="auto"/>
              <w:rPr>
                <w:rFonts w:cs="Arial"/>
                <w:color w:val="0000FF"/>
                <w:lang w:val="en-US"/>
              </w:rPr>
            </w:pPr>
          </w:p>
        </w:tc>
        <w:tc>
          <w:tcPr>
            <w:tcW w:w="402" w:type="pct"/>
          </w:tcPr>
          <w:p w14:paraId="28522DB5"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C2BC2E7" w14:textId="77777777" w:rsidR="005D0FED" w:rsidRPr="00292DEB" w:rsidRDefault="005D0FED" w:rsidP="00481BFF">
            <w:pPr>
              <w:spacing w:line="276" w:lineRule="auto"/>
              <w:rPr>
                <w:rFonts w:cs="Arial"/>
                <w:color w:val="0000FF"/>
                <w:lang w:val="en-US"/>
              </w:rPr>
            </w:pPr>
          </w:p>
        </w:tc>
      </w:tr>
      <w:tr w:rsidR="005D0FED" w:rsidRPr="00292DEB" w14:paraId="5A750368" w14:textId="77777777" w:rsidTr="005D0FED">
        <w:tc>
          <w:tcPr>
            <w:tcW w:w="193" w:type="pct"/>
          </w:tcPr>
          <w:p w14:paraId="60A57F02" w14:textId="3C084BE3" w:rsidR="005D0FED" w:rsidRPr="00292DEB" w:rsidRDefault="005D0FED" w:rsidP="00481BFF">
            <w:pPr>
              <w:spacing w:line="276" w:lineRule="auto"/>
              <w:jc w:val="left"/>
              <w:rPr>
                <w:rFonts w:cs="Arial"/>
                <w:bCs/>
                <w:lang w:val="en-US"/>
              </w:rPr>
            </w:pPr>
            <w:r w:rsidRPr="00292DEB">
              <w:rPr>
                <w:rFonts w:cs="Arial"/>
                <w:bCs/>
                <w:lang w:val="en-US"/>
              </w:rPr>
              <w:t>EL</w:t>
            </w:r>
          </w:p>
        </w:tc>
        <w:tc>
          <w:tcPr>
            <w:tcW w:w="1371" w:type="pct"/>
          </w:tcPr>
          <w:p w14:paraId="6DB4A718" w14:textId="0CC33DD7" w:rsidR="005D0FED" w:rsidRPr="00292DEB" w:rsidRDefault="005D0FED" w:rsidP="00481BFF">
            <w:pPr>
              <w:spacing w:line="276" w:lineRule="auto"/>
              <w:rPr>
                <w:rFonts w:cs="Arial"/>
              </w:rPr>
            </w:pPr>
          </w:p>
        </w:tc>
        <w:tc>
          <w:tcPr>
            <w:tcW w:w="1370" w:type="pct"/>
          </w:tcPr>
          <w:p w14:paraId="3276A14D" w14:textId="39280AFE" w:rsidR="005D0FED" w:rsidRPr="00292DEB" w:rsidRDefault="005D0FED" w:rsidP="00481BFF">
            <w:pPr>
              <w:spacing w:line="276" w:lineRule="auto"/>
              <w:rPr>
                <w:rFonts w:cs="Arial"/>
                <w:lang w:val="fr-BE"/>
              </w:rPr>
            </w:pPr>
          </w:p>
        </w:tc>
        <w:tc>
          <w:tcPr>
            <w:tcW w:w="1370" w:type="pct"/>
          </w:tcPr>
          <w:p w14:paraId="386A9C76"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E-VIII-07-EL</w:t>
            </w:r>
          </w:p>
          <w:p w14:paraId="3AD3201A" w14:textId="550A8B6C" w:rsidR="006D3342" w:rsidRPr="00292DEB" w:rsidRDefault="006D3342" w:rsidP="006D3342">
            <w:pPr>
              <w:pStyle w:val="Normal0"/>
              <w:pBdr>
                <w:top w:val="nil"/>
                <w:left w:val="nil"/>
                <w:bottom w:val="nil"/>
                <w:right w:val="nil"/>
                <w:between w:val="nil"/>
              </w:pBdr>
              <w:spacing w:after="0"/>
              <w:rPr>
                <w:ins w:id="317" w:author="Author"/>
                <w:color w:val="000000"/>
                <w:sz w:val="15"/>
                <w:szCs w:val="15"/>
                <w:lang w:val="es-ES"/>
              </w:rPr>
            </w:pPr>
            <w:ins w:id="318" w:author="Author">
              <w:r w:rsidRPr="00292DEB">
                <w:rPr>
                  <w:color w:val="000000"/>
                  <w:sz w:val="15"/>
                  <w:szCs w:val="15"/>
                  <w:lang w:val="es-ES"/>
                </w:rPr>
                <w:t xml:space="preserve">No </w:t>
              </w:r>
              <w:proofErr w:type="spellStart"/>
              <w:r w:rsidRPr="00292DEB">
                <w:rPr>
                  <w:color w:val="000000"/>
                  <w:sz w:val="15"/>
                  <w:szCs w:val="15"/>
                  <w:lang w:val="es-ES"/>
                </w:rPr>
                <w:t>voluntary</w:t>
              </w:r>
              <w:proofErr w:type="spellEnd"/>
              <w:r w:rsidRPr="00292DEB">
                <w:rPr>
                  <w:color w:val="000000"/>
                  <w:sz w:val="15"/>
                  <w:szCs w:val="15"/>
                  <w:lang w:val="es-ES"/>
                </w:rPr>
                <w:t xml:space="preserve"> </w:t>
              </w:r>
              <w:proofErr w:type="spellStart"/>
              <w:r w:rsidRPr="00292DEB">
                <w:rPr>
                  <w:color w:val="000000"/>
                  <w:sz w:val="15"/>
                  <w:szCs w:val="15"/>
                  <w:lang w:val="es-ES"/>
                </w:rPr>
                <w:t>insurance</w:t>
              </w:r>
              <w:proofErr w:type="spellEnd"/>
              <w:r w:rsidRPr="00292DEB">
                <w:rPr>
                  <w:color w:val="000000"/>
                  <w:sz w:val="15"/>
                  <w:szCs w:val="15"/>
                  <w:lang w:val="es-ES"/>
                </w:rPr>
                <w:t>.</w:t>
              </w:r>
            </w:ins>
          </w:p>
          <w:p w14:paraId="6D011D40" w14:textId="508358FD" w:rsidR="005D0FED" w:rsidRPr="00292DEB" w:rsidRDefault="005D0FED" w:rsidP="00481BFF">
            <w:pPr>
              <w:pStyle w:val="Normal0"/>
              <w:pBdr>
                <w:top w:val="nil"/>
                <w:left w:val="nil"/>
                <w:bottom w:val="nil"/>
                <w:right w:val="nil"/>
                <w:between w:val="nil"/>
              </w:pBdr>
              <w:spacing w:after="0"/>
              <w:rPr>
                <w:color w:val="000000"/>
                <w:sz w:val="15"/>
                <w:szCs w:val="15"/>
                <w:lang w:val="es-ES"/>
              </w:rPr>
            </w:pPr>
          </w:p>
          <w:p w14:paraId="35FE18CA" w14:textId="651FA66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s-ES"/>
              </w:rPr>
            </w:pPr>
          </w:p>
        </w:tc>
        <w:tc>
          <w:tcPr>
            <w:tcW w:w="167" w:type="pct"/>
          </w:tcPr>
          <w:p w14:paraId="73B0445B"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247DB36" w14:textId="77777777" w:rsidR="005D0FED" w:rsidRPr="00292DEB" w:rsidRDefault="005D0FED" w:rsidP="00481BFF">
            <w:pPr>
              <w:spacing w:line="276" w:lineRule="auto"/>
              <w:rPr>
                <w:rFonts w:cs="Arial"/>
                <w:color w:val="0000FF"/>
              </w:rPr>
            </w:pPr>
          </w:p>
        </w:tc>
        <w:tc>
          <w:tcPr>
            <w:tcW w:w="127" w:type="pct"/>
          </w:tcPr>
          <w:p w14:paraId="4C3B3B76" w14:textId="77777777" w:rsidR="005D0FED" w:rsidRPr="00292DEB" w:rsidRDefault="005D0FED" w:rsidP="00481BFF">
            <w:pPr>
              <w:spacing w:line="276" w:lineRule="auto"/>
              <w:rPr>
                <w:rFonts w:cs="Arial"/>
                <w:color w:val="0000FF"/>
                <w:lang w:val="fr-FR"/>
              </w:rPr>
            </w:pPr>
            <w:r w:rsidRPr="00292DEB">
              <w:rPr>
                <w:rFonts w:cs="Arial"/>
                <w:color w:val="0000FF"/>
                <w:lang w:val="fr-FR"/>
              </w:rPr>
              <w:t>7</w:t>
            </w:r>
          </w:p>
          <w:p w14:paraId="07245680" w14:textId="77777777" w:rsidR="005D0FED" w:rsidRPr="00292DEB" w:rsidRDefault="005D0FED" w:rsidP="00481BFF">
            <w:pPr>
              <w:spacing w:line="276" w:lineRule="auto"/>
              <w:rPr>
                <w:rFonts w:cs="Arial"/>
                <w:color w:val="0000FF"/>
              </w:rPr>
            </w:pPr>
          </w:p>
        </w:tc>
        <w:tc>
          <w:tcPr>
            <w:tcW w:w="402" w:type="pct"/>
          </w:tcPr>
          <w:p w14:paraId="176506FF"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4D26897B" w14:textId="77777777" w:rsidR="005D0FED" w:rsidRPr="00292DEB" w:rsidRDefault="005D0FED" w:rsidP="00481BFF">
            <w:pPr>
              <w:spacing w:line="276" w:lineRule="auto"/>
              <w:rPr>
                <w:rFonts w:cs="Arial"/>
                <w:color w:val="0000FF"/>
              </w:rPr>
            </w:pPr>
          </w:p>
        </w:tc>
      </w:tr>
      <w:tr w:rsidR="005D0FED" w:rsidRPr="00292DEB" w14:paraId="62C01BF9" w14:textId="77777777" w:rsidTr="005D0FED">
        <w:tc>
          <w:tcPr>
            <w:tcW w:w="193" w:type="pct"/>
          </w:tcPr>
          <w:p w14:paraId="6484B67A" w14:textId="77777777" w:rsidR="005D0FED" w:rsidRPr="00292DEB" w:rsidRDefault="005D0FED" w:rsidP="00481BFF">
            <w:pPr>
              <w:spacing w:line="276" w:lineRule="auto"/>
              <w:jc w:val="left"/>
              <w:rPr>
                <w:rFonts w:cs="Arial"/>
                <w:lang w:val="en-GB"/>
              </w:rPr>
            </w:pPr>
            <w:r w:rsidRPr="00292DEB">
              <w:rPr>
                <w:rFonts w:cs="Arial"/>
                <w:lang w:val="en-GB"/>
              </w:rPr>
              <w:lastRenderedPageBreak/>
              <w:t>EL</w:t>
            </w:r>
          </w:p>
          <w:p w14:paraId="52595E48" w14:textId="77777777" w:rsidR="005D0FED" w:rsidRPr="00292DEB" w:rsidRDefault="005D0FED" w:rsidP="00481BFF">
            <w:pPr>
              <w:spacing w:line="276" w:lineRule="auto"/>
              <w:jc w:val="left"/>
              <w:rPr>
                <w:rFonts w:cs="Arial"/>
                <w:lang w:val="en-GB"/>
              </w:rPr>
            </w:pPr>
            <w:r w:rsidRPr="00292DEB">
              <w:rPr>
                <w:rFonts w:cs="Arial"/>
                <w:lang w:val="en-GB"/>
              </w:rPr>
              <w:t>EL</w:t>
            </w:r>
          </w:p>
          <w:p w14:paraId="3D3AE3D8" w14:textId="42FB113A" w:rsidR="005D0FED" w:rsidRPr="00292DEB" w:rsidRDefault="005D0FED" w:rsidP="00481BFF">
            <w:pPr>
              <w:spacing w:line="276" w:lineRule="auto"/>
              <w:jc w:val="left"/>
              <w:rPr>
                <w:rFonts w:cs="Arial"/>
                <w:b/>
                <w:lang w:val="es-ES"/>
              </w:rPr>
            </w:pPr>
          </w:p>
        </w:tc>
        <w:tc>
          <w:tcPr>
            <w:tcW w:w="1371" w:type="pct"/>
          </w:tcPr>
          <w:p w14:paraId="7F7F8235" w14:textId="6E74C4DB" w:rsidR="005D0FED" w:rsidRPr="00292DEB" w:rsidRDefault="005D0FED" w:rsidP="00481BFF">
            <w:pPr>
              <w:spacing w:line="276" w:lineRule="auto"/>
              <w:rPr>
                <w:rFonts w:cs="Arial"/>
              </w:rPr>
            </w:pPr>
            <w:r w:rsidRPr="00292DEB">
              <w:rPr>
                <w:rFonts w:cs="Arial"/>
              </w:rPr>
              <w:t xml:space="preserve">Mindestdauer der Risikoexposition und Frist zur Diagnose der Berufskrankheit variieren abhängig von der Exposition gegenüber dem entsprechenden giftigen Element, </w:t>
            </w:r>
            <w:r w:rsidRPr="00292DEB">
              <w:rPr>
                <w:rFonts w:eastAsia="Arial Narrow" w:cs="Arial"/>
                <w:color w:val="000000"/>
                <w:lang w:eastAsia="en-GB" w:bidi="en-GB"/>
              </w:rPr>
              <w:t xml:space="preserve">wie näher ausgeführt </w:t>
            </w:r>
            <w:r w:rsidRPr="00292DEB">
              <w:rPr>
                <w:rFonts w:cs="Arial"/>
              </w:rPr>
              <w:t>in der ministeriellen Liste.</w:t>
            </w:r>
          </w:p>
        </w:tc>
        <w:tc>
          <w:tcPr>
            <w:tcW w:w="1370" w:type="pct"/>
          </w:tcPr>
          <w:p w14:paraId="31D6EB00" w14:textId="6F09601C" w:rsidR="005D0FED" w:rsidRPr="00292DEB" w:rsidRDefault="005D0FED" w:rsidP="00481BFF">
            <w:pPr>
              <w:spacing w:line="276" w:lineRule="auto"/>
              <w:rPr>
                <w:rFonts w:cs="Arial"/>
                <w:lang w:val="fr-BE"/>
              </w:rPr>
            </w:pPr>
            <w:r w:rsidRPr="00292DEB">
              <w:rPr>
                <w:rFonts w:cs="Arial"/>
                <w:lang w:val="fr-BE"/>
              </w:rPr>
              <w:t xml:space="preserve">La durée minimale d’exposition au risque et le délai imparti pour le diagnostic de maladie professionnelle varient selon l’exposition au facteur toxique en cause, selon les spécifications indiquées dans la liste officielle. </w:t>
            </w:r>
          </w:p>
        </w:tc>
        <w:tc>
          <w:tcPr>
            <w:tcW w:w="1370" w:type="pct"/>
          </w:tcPr>
          <w:p w14:paraId="5ECC1DE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E-VIII-08-EL</w:t>
            </w:r>
          </w:p>
          <w:p w14:paraId="57A4184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Minimum duration of risk exposure and time limit to diagnose the occupational disease vary, depending on the exposure to relevant poisonous factor, as specified in the Ministerial list.</w:t>
            </w:r>
          </w:p>
          <w:p w14:paraId="40B3A7C0" w14:textId="38D05390"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9CA120C"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748B431A" w14:textId="77777777" w:rsidR="005D0FED" w:rsidRPr="00292DEB" w:rsidRDefault="005D0FED" w:rsidP="00481BFF">
            <w:pPr>
              <w:spacing w:line="276" w:lineRule="auto"/>
              <w:rPr>
                <w:rFonts w:cs="Arial"/>
                <w:color w:val="0000FF"/>
                <w:lang w:val="en-US"/>
              </w:rPr>
            </w:pPr>
          </w:p>
        </w:tc>
        <w:tc>
          <w:tcPr>
            <w:tcW w:w="127" w:type="pct"/>
          </w:tcPr>
          <w:p w14:paraId="78230CAE"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0AB22E9" w14:textId="77777777" w:rsidR="005D0FED" w:rsidRPr="00292DEB" w:rsidRDefault="005D0FED" w:rsidP="00481BFF">
            <w:pPr>
              <w:spacing w:line="276" w:lineRule="auto"/>
              <w:rPr>
                <w:rFonts w:cs="Arial"/>
                <w:color w:val="0000FF"/>
                <w:lang w:val="en-US"/>
              </w:rPr>
            </w:pPr>
          </w:p>
        </w:tc>
        <w:tc>
          <w:tcPr>
            <w:tcW w:w="402" w:type="pct"/>
          </w:tcPr>
          <w:p w14:paraId="73AA637F"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0E95720" w14:textId="77777777" w:rsidR="005D0FED" w:rsidRPr="00292DEB" w:rsidRDefault="005D0FED" w:rsidP="00481BFF">
            <w:pPr>
              <w:spacing w:line="276" w:lineRule="auto"/>
              <w:rPr>
                <w:rFonts w:cs="Arial"/>
                <w:color w:val="0000FF"/>
                <w:lang w:val="en-US"/>
              </w:rPr>
            </w:pPr>
          </w:p>
        </w:tc>
      </w:tr>
      <w:tr w:rsidR="005D0FED" w:rsidRPr="00292DEB" w14:paraId="0DC245E2" w14:textId="77777777" w:rsidTr="005D0FED">
        <w:tc>
          <w:tcPr>
            <w:tcW w:w="193" w:type="pct"/>
          </w:tcPr>
          <w:p w14:paraId="2A2CA2DC" w14:textId="77777777" w:rsidR="005D0FED" w:rsidRPr="00292DEB" w:rsidRDefault="005D0FED" w:rsidP="00481BFF">
            <w:pPr>
              <w:spacing w:line="276" w:lineRule="auto"/>
              <w:jc w:val="left"/>
              <w:rPr>
                <w:rFonts w:cs="Arial"/>
                <w:lang w:val="es-ES"/>
              </w:rPr>
            </w:pPr>
            <w:r w:rsidRPr="00292DEB">
              <w:rPr>
                <w:rFonts w:cs="Arial"/>
                <w:lang w:val="es-ES"/>
              </w:rPr>
              <w:t>EL</w:t>
            </w:r>
          </w:p>
          <w:p w14:paraId="0D7090F1" w14:textId="77777777" w:rsidR="005D0FED" w:rsidRPr="00292DEB" w:rsidRDefault="005D0FED" w:rsidP="00481BFF">
            <w:pPr>
              <w:spacing w:line="276" w:lineRule="auto"/>
              <w:jc w:val="left"/>
              <w:rPr>
                <w:rFonts w:cs="Arial"/>
                <w:lang w:val="es-ES"/>
              </w:rPr>
            </w:pPr>
            <w:r w:rsidRPr="00292DEB">
              <w:rPr>
                <w:rFonts w:cs="Arial"/>
                <w:lang w:val="es-ES"/>
              </w:rPr>
              <w:t>EL</w:t>
            </w:r>
          </w:p>
          <w:p w14:paraId="32752ED1" w14:textId="77777777" w:rsidR="005D0FED" w:rsidRPr="00292DEB" w:rsidRDefault="005D0FED" w:rsidP="00481BFF">
            <w:pPr>
              <w:spacing w:line="276" w:lineRule="auto"/>
              <w:jc w:val="left"/>
              <w:rPr>
                <w:rFonts w:cs="Arial"/>
                <w:lang w:val="es-ES"/>
              </w:rPr>
            </w:pPr>
            <w:r w:rsidRPr="00292DEB">
              <w:rPr>
                <w:rFonts w:cs="Arial"/>
                <w:lang w:val="es-ES"/>
              </w:rPr>
              <w:t>EL</w:t>
            </w:r>
          </w:p>
          <w:p w14:paraId="5491C36B" w14:textId="77777777" w:rsidR="005D0FED" w:rsidRPr="00292DEB" w:rsidRDefault="005D0FED" w:rsidP="00481BFF">
            <w:pPr>
              <w:spacing w:line="276" w:lineRule="auto"/>
              <w:jc w:val="left"/>
              <w:rPr>
                <w:rFonts w:cs="Arial"/>
                <w:lang w:val="es-ES"/>
              </w:rPr>
            </w:pPr>
            <w:r w:rsidRPr="00292DEB">
              <w:rPr>
                <w:rFonts w:cs="Arial"/>
                <w:lang w:val="es-ES"/>
              </w:rPr>
              <w:t>EL</w:t>
            </w:r>
          </w:p>
          <w:p w14:paraId="7F726BC0" w14:textId="028E5A58" w:rsidR="005D0FED" w:rsidRPr="00292DEB" w:rsidRDefault="005D0FED" w:rsidP="00481BFF">
            <w:pPr>
              <w:spacing w:line="276" w:lineRule="auto"/>
              <w:jc w:val="left"/>
              <w:rPr>
                <w:rFonts w:cs="Arial"/>
                <w:b/>
                <w:lang w:val="en-US"/>
              </w:rPr>
            </w:pPr>
          </w:p>
        </w:tc>
        <w:tc>
          <w:tcPr>
            <w:tcW w:w="1371" w:type="pct"/>
          </w:tcPr>
          <w:p w14:paraId="55B8FAEC" w14:textId="77777777" w:rsidR="005D0FED" w:rsidRPr="00292DEB" w:rsidRDefault="005D0FED" w:rsidP="00481BFF">
            <w:pPr>
              <w:spacing w:line="276" w:lineRule="auto"/>
              <w:rPr>
                <w:rFonts w:eastAsia="Arial" w:cs="Arial"/>
              </w:rPr>
            </w:pPr>
            <w:r w:rsidRPr="00292DEB">
              <w:rPr>
                <w:rFonts w:eastAsia="Arial" w:cs="Arial"/>
              </w:rPr>
              <w:t xml:space="preserve">Frist für die Erklärung bei der e-EFKA: </w:t>
            </w:r>
          </w:p>
          <w:p w14:paraId="41D8F742" w14:textId="77777777" w:rsidR="00044712" w:rsidRPr="00044712" w:rsidRDefault="005D0FED" w:rsidP="00044712">
            <w:pPr>
              <w:pStyle w:val="ListParagraph"/>
              <w:numPr>
                <w:ilvl w:val="0"/>
                <w:numId w:val="81"/>
              </w:numPr>
              <w:suppressAutoHyphens/>
              <w:spacing w:after="0"/>
              <w:jc w:val="both"/>
              <w:rPr>
                <w:rFonts w:ascii="Arial" w:hAnsi="Arial" w:cs="Arial"/>
                <w:bCs/>
                <w:sz w:val="15"/>
                <w:szCs w:val="15"/>
              </w:rPr>
            </w:pPr>
            <w:r w:rsidRPr="00292DEB">
              <w:rPr>
                <w:rFonts w:ascii="Arial" w:eastAsia="Arial" w:hAnsi="Arial" w:cs="Arial"/>
                <w:color w:val="C00000"/>
                <w:sz w:val="15"/>
                <w:szCs w:val="15"/>
                <w:lang w:val="de-DE"/>
              </w:rPr>
              <w:t xml:space="preserve">5 </w:t>
            </w:r>
            <w:r w:rsidRPr="00292DEB">
              <w:rPr>
                <w:rFonts w:ascii="Arial" w:eastAsia="Arial" w:hAnsi="Arial" w:cs="Arial"/>
                <w:sz w:val="15"/>
                <w:szCs w:val="15"/>
                <w:lang w:val="de-DE"/>
              </w:rPr>
              <w:t>Arbeitstage ab dem Tag nach dem Unfall;</w:t>
            </w:r>
          </w:p>
          <w:p w14:paraId="4A1293C4" w14:textId="7A76FD1B" w:rsidR="005D0FED" w:rsidRPr="00044712" w:rsidRDefault="005D0FED" w:rsidP="00044712">
            <w:pPr>
              <w:pStyle w:val="ListParagraph"/>
              <w:numPr>
                <w:ilvl w:val="0"/>
                <w:numId w:val="81"/>
              </w:numPr>
              <w:suppressAutoHyphens/>
              <w:spacing w:after="0"/>
              <w:jc w:val="both"/>
              <w:rPr>
                <w:rFonts w:ascii="Arial" w:hAnsi="Arial" w:cs="Arial"/>
                <w:bCs/>
                <w:sz w:val="15"/>
                <w:szCs w:val="15"/>
                <w:lang w:val="de-DE"/>
              </w:rPr>
            </w:pPr>
            <w:r w:rsidRPr="00044712">
              <w:rPr>
                <w:rFonts w:ascii="Arial" w:eastAsia="Arial" w:hAnsi="Arial" w:cs="Arial"/>
                <w:sz w:val="15"/>
                <w:szCs w:val="15"/>
                <w:lang w:val="de-DE"/>
              </w:rPr>
              <w:t xml:space="preserve">Der Tag nach der Diagnose im Fall einer Berufskrankheit. </w:t>
            </w:r>
          </w:p>
        </w:tc>
        <w:tc>
          <w:tcPr>
            <w:tcW w:w="1370" w:type="pct"/>
          </w:tcPr>
          <w:p w14:paraId="12845BCB" w14:textId="77777777" w:rsidR="005D0FED" w:rsidRPr="00292DEB" w:rsidRDefault="005D0FED" w:rsidP="00481BFF">
            <w:pPr>
              <w:spacing w:line="276" w:lineRule="auto"/>
              <w:rPr>
                <w:rFonts w:eastAsia="Arial" w:cs="Arial"/>
                <w:lang w:val="fr-BE"/>
              </w:rPr>
            </w:pPr>
            <w:r w:rsidRPr="00292DEB">
              <w:rPr>
                <w:rFonts w:eastAsia="Arial" w:cs="Arial"/>
                <w:lang w:val="fr-BE"/>
              </w:rPr>
              <w:t>Délai de déclaration à l'e-EFKA:</w:t>
            </w:r>
          </w:p>
          <w:p w14:paraId="3A4796CE" w14:textId="77777777" w:rsidR="00044712" w:rsidRPr="00044712" w:rsidRDefault="005D0FED" w:rsidP="00044712">
            <w:pPr>
              <w:numPr>
                <w:ilvl w:val="0"/>
                <w:numId w:val="80"/>
              </w:numPr>
              <w:spacing w:line="276" w:lineRule="auto"/>
              <w:rPr>
                <w:rFonts w:cs="Arial"/>
                <w:bCs/>
                <w:lang w:val="fr-BE"/>
              </w:rPr>
            </w:pPr>
            <w:r w:rsidRPr="00292DEB">
              <w:rPr>
                <w:rFonts w:eastAsia="Arial" w:cs="Arial"/>
                <w:color w:val="C00000"/>
                <w:lang w:val="fr-BE"/>
              </w:rPr>
              <w:t>5</w:t>
            </w:r>
            <w:r w:rsidRPr="00292DEB">
              <w:rPr>
                <w:rFonts w:eastAsia="Arial" w:cs="Arial"/>
                <w:lang w:val="fr-BE"/>
              </w:rPr>
              <w:t xml:space="preserve"> jours ouvrés à compter du lendemain de l'accident;</w:t>
            </w:r>
          </w:p>
          <w:p w14:paraId="60C84563" w14:textId="7AD78CF5" w:rsidR="005D0FED" w:rsidRPr="00292DEB" w:rsidRDefault="005D0FED" w:rsidP="00044712">
            <w:pPr>
              <w:numPr>
                <w:ilvl w:val="0"/>
                <w:numId w:val="80"/>
              </w:numPr>
              <w:spacing w:line="276" w:lineRule="auto"/>
              <w:rPr>
                <w:rFonts w:cs="Arial"/>
                <w:bCs/>
                <w:lang w:val="fr-BE"/>
              </w:rPr>
            </w:pPr>
            <w:r w:rsidRPr="00292DEB">
              <w:rPr>
                <w:rFonts w:eastAsia="Arial" w:cs="Arial"/>
                <w:lang w:val="fr-BE"/>
              </w:rPr>
              <w:t>le lendemain du diagnostic en cas de maladie professionnelle.</w:t>
            </w:r>
          </w:p>
        </w:tc>
        <w:tc>
          <w:tcPr>
            <w:tcW w:w="1370" w:type="pct"/>
          </w:tcPr>
          <w:p w14:paraId="4D447B8A" w14:textId="77777777" w:rsidR="005D0FED" w:rsidRPr="00292DEB" w:rsidRDefault="005D0FED" w:rsidP="00481BFF">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E-VIII-09-EL</w:t>
            </w:r>
          </w:p>
          <w:p w14:paraId="574440D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Time limit for declaring to e-EFKA: </w:t>
            </w:r>
          </w:p>
          <w:p w14:paraId="70792F0E" w14:textId="77777777" w:rsidR="005D0FED" w:rsidRPr="00292DEB" w:rsidRDefault="005D0FED" w:rsidP="00481BFF">
            <w:pPr>
              <w:pStyle w:val="Normal0"/>
              <w:numPr>
                <w:ilvl w:val="0"/>
                <w:numId w:val="140"/>
              </w:numPr>
              <w:pBdr>
                <w:top w:val="nil"/>
                <w:left w:val="nil"/>
                <w:bottom w:val="nil"/>
                <w:right w:val="nil"/>
                <w:between w:val="nil"/>
              </w:pBdr>
              <w:spacing w:before="0" w:after="0"/>
              <w:ind w:hanging="56"/>
              <w:rPr>
                <w:color w:val="000000"/>
                <w:sz w:val="15"/>
                <w:szCs w:val="15"/>
                <w:lang w:val="en-GB"/>
              </w:rPr>
            </w:pPr>
            <w:r w:rsidRPr="00292DEB">
              <w:rPr>
                <w:color w:val="C00000"/>
                <w:sz w:val="15"/>
                <w:szCs w:val="15"/>
                <w:lang w:val="en-GB"/>
              </w:rPr>
              <w:t xml:space="preserve">5 </w:t>
            </w:r>
            <w:r w:rsidRPr="00292DEB">
              <w:rPr>
                <w:color w:val="000000"/>
                <w:sz w:val="15"/>
                <w:szCs w:val="15"/>
                <w:lang w:val="en-GB"/>
              </w:rPr>
              <w:t xml:space="preserve">working days from the day after the accident; </w:t>
            </w:r>
          </w:p>
          <w:p w14:paraId="740F24F1" w14:textId="77777777" w:rsidR="005D0FED" w:rsidRPr="00292DEB" w:rsidRDefault="005D0FED" w:rsidP="00481BFF">
            <w:pPr>
              <w:pStyle w:val="Normal0"/>
              <w:numPr>
                <w:ilvl w:val="0"/>
                <w:numId w:val="140"/>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the day following when the diagnosis is made in case of occupational disease.</w:t>
            </w:r>
          </w:p>
          <w:p w14:paraId="1172A210" w14:textId="76EF9B0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AB7FBBD"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2EF460A7" w14:textId="77777777" w:rsidR="005D0FED" w:rsidRPr="00292DEB" w:rsidRDefault="005D0FED" w:rsidP="00481BFF">
            <w:pPr>
              <w:spacing w:line="276" w:lineRule="auto"/>
              <w:rPr>
                <w:rFonts w:cs="Arial"/>
                <w:color w:val="0000FF"/>
                <w:lang w:val="en-US"/>
              </w:rPr>
            </w:pPr>
          </w:p>
        </w:tc>
        <w:tc>
          <w:tcPr>
            <w:tcW w:w="127" w:type="pct"/>
          </w:tcPr>
          <w:p w14:paraId="2F418490" w14:textId="77777777" w:rsidR="005D0FED" w:rsidRPr="00292DEB" w:rsidRDefault="005D0FED" w:rsidP="00481BFF">
            <w:pPr>
              <w:spacing w:line="276" w:lineRule="auto"/>
              <w:rPr>
                <w:rFonts w:cs="Arial"/>
                <w:color w:val="0000FF"/>
                <w:lang w:val="fr-FR"/>
              </w:rPr>
            </w:pPr>
            <w:r w:rsidRPr="00292DEB">
              <w:rPr>
                <w:rFonts w:cs="Arial"/>
                <w:color w:val="0000FF"/>
                <w:lang w:val="fr-FR"/>
              </w:rPr>
              <w:t>9</w:t>
            </w:r>
          </w:p>
          <w:p w14:paraId="7D725FF6" w14:textId="77777777" w:rsidR="005D0FED" w:rsidRPr="00292DEB" w:rsidRDefault="005D0FED" w:rsidP="00481BFF">
            <w:pPr>
              <w:spacing w:line="276" w:lineRule="auto"/>
              <w:rPr>
                <w:rFonts w:cs="Arial"/>
                <w:color w:val="0000FF"/>
                <w:lang w:val="en-US"/>
              </w:rPr>
            </w:pPr>
          </w:p>
        </w:tc>
        <w:tc>
          <w:tcPr>
            <w:tcW w:w="402" w:type="pct"/>
          </w:tcPr>
          <w:p w14:paraId="7F87484C"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3598EA6" w14:textId="77777777" w:rsidR="005D0FED" w:rsidRPr="00292DEB" w:rsidRDefault="005D0FED" w:rsidP="00481BFF">
            <w:pPr>
              <w:spacing w:line="276" w:lineRule="auto"/>
              <w:rPr>
                <w:rFonts w:cs="Arial"/>
                <w:color w:val="0000FF"/>
                <w:lang w:val="en-US"/>
              </w:rPr>
            </w:pPr>
          </w:p>
        </w:tc>
      </w:tr>
      <w:tr w:rsidR="005D0FED" w:rsidRPr="00292DEB" w14:paraId="223AFC01" w14:textId="77777777" w:rsidTr="005D0FED">
        <w:tc>
          <w:tcPr>
            <w:tcW w:w="193" w:type="pct"/>
          </w:tcPr>
          <w:p w14:paraId="2018B73A" w14:textId="77777777" w:rsidR="005D0FED" w:rsidRPr="00292DEB" w:rsidRDefault="005D0FED" w:rsidP="00481BFF">
            <w:pPr>
              <w:spacing w:line="276" w:lineRule="auto"/>
              <w:jc w:val="left"/>
              <w:rPr>
                <w:rFonts w:cs="Arial"/>
                <w:lang w:val="es-ES"/>
              </w:rPr>
            </w:pPr>
            <w:r w:rsidRPr="00292DEB">
              <w:rPr>
                <w:rFonts w:cs="Arial"/>
                <w:lang w:val="es-ES"/>
              </w:rPr>
              <w:t>EL</w:t>
            </w:r>
          </w:p>
          <w:p w14:paraId="6F39EED4" w14:textId="77777777" w:rsidR="005D0FED" w:rsidRPr="00292DEB" w:rsidRDefault="005D0FED" w:rsidP="00481BFF">
            <w:pPr>
              <w:spacing w:line="276" w:lineRule="auto"/>
              <w:jc w:val="left"/>
              <w:rPr>
                <w:rFonts w:cs="Arial"/>
                <w:lang w:val="es-ES"/>
              </w:rPr>
            </w:pPr>
            <w:r w:rsidRPr="00292DEB">
              <w:rPr>
                <w:rFonts w:cs="Arial"/>
                <w:lang w:val="es-ES"/>
              </w:rPr>
              <w:t>EL</w:t>
            </w:r>
          </w:p>
          <w:p w14:paraId="224574E9" w14:textId="1C8C3527" w:rsidR="005D0FED" w:rsidRPr="00292DEB" w:rsidRDefault="005D0FED" w:rsidP="00481BFF">
            <w:pPr>
              <w:spacing w:line="276" w:lineRule="auto"/>
              <w:jc w:val="left"/>
              <w:rPr>
                <w:rFonts w:cs="Arial"/>
                <w:b/>
                <w:lang w:val="en-US"/>
              </w:rPr>
            </w:pPr>
            <w:r w:rsidRPr="00292DEB">
              <w:rPr>
                <w:rFonts w:cs="Arial"/>
                <w:lang w:val="es-ES"/>
              </w:rPr>
              <w:t>EL</w:t>
            </w:r>
          </w:p>
        </w:tc>
        <w:tc>
          <w:tcPr>
            <w:tcW w:w="1371" w:type="pct"/>
          </w:tcPr>
          <w:p w14:paraId="0A21692B" w14:textId="77777777" w:rsidR="005D0FED" w:rsidRPr="00292DEB" w:rsidRDefault="005D0FED" w:rsidP="00481BFF">
            <w:pPr>
              <w:spacing w:line="276" w:lineRule="auto"/>
              <w:rPr>
                <w:rFonts w:cs="Arial"/>
              </w:rPr>
            </w:pPr>
            <w:r w:rsidRPr="00292DEB">
              <w:rPr>
                <w:rFonts w:cs="Arial"/>
              </w:rPr>
              <w:t>Keine Karenzzeit.</w:t>
            </w:r>
          </w:p>
          <w:p w14:paraId="486DC963" w14:textId="3248D738" w:rsidR="005D0FED" w:rsidRPr="00292DEB" w:rsidRDefault="005D0FED" w:rsidP="00481BFF">
            <w:pPr>
              <w:spacing w:line="276" w:lineRule="auto"/>
              <w:rPr>
                <w:rFonts w:cs="Arial"/>
              </w:rPr>
            </w:pPr>
          </w:p>
        </w:tc>
        <w:tc>
          <w:tcPr>
            <w:tcW w:w="1370" w:type="pct"/>
          </w:tcPr>
          <w:p w14:paraId="3ECC4288" w14:textId="77777777" w:rsidR="005D0FED" w:rsidRPr="00292DEB" w:rsidRDefault="005D0FED" w:rsidP="00481BFF">
            <w:pPr>
              <w:spacing w:line="276" w:lineRule="auto"/>
              <w:rPr>
                <w:rFonts w:cs="Arial"/>
                <w:lang w:val="fr-BE"/>
              </w:rPr>
            </w:pPr>
            <w:r w:rsidRPr="00292DEB">
              <w:rPr>
                <w:rFonts w:cs="Arial"/>
                <w:lang w:val="fr-BE"/>
              </w:rPr>
              <w:t>Pas de délai de carence.</w:t>
            </w:r>
          </w:p>
          <w:p w14:paraId="6CB771CC" w14:textId="2D2FB95B" w:rsidR="005D0FED" w:rsidRPr="00292DEB" w:rsidRDefault="005D0FED" w:rsidP="00481BFF">
            <w:pPr>
              <w:spacing w:line="276" w:lineRule="auto"/>
              <w:rPr>
                <w:rFonts w:eastAsia="Arial" w:cs="Arial"/>
                <w:lang w:val="fr-BE"/>
              </w:rPr>
            </w:pPr>
          </w:p>
        </w:tc>
        <w:tc>
          <w:tcPr>
            <w:tcW w:w="1370" w:type="pct"/>
          </w:tcPr>
          <w:p w14:paraId="0409314F"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t>E-VIII-10-EL</w:t>
            </w:r>
          </w:p>
          <w:p w14:paraId="6FB54BA2"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color w:val="000000"/>
                <w:sz w:val="15"/>
                <w:szCs w:val="15"/>
              </w:rPr>
              <w:t xml:space="preserve">No </w:t>
            </w:r>
            <w:proofErr w:type="spellStart"/>
            <w:r w:rsidRPr="00292DEB">
              <w:rPr>
                <w:color w:val="000000"/>
                <w:sz w:val="15"/>
                <w:szCs w:val="15"/>
              </w:rPr>
              <w:t>waiting</w:t>
            </w:r>
            <w:proofErr w:type="spellEnd"/>
            <w:r w:rsidRPr="00292DEB">
              <w:rPr>
                <w:color w:val="000000"/>
                <w:sz w:val="15"/>
                <w:szCs w:val="15"/>
              </w:rPr>
              <w:t xml:space="preserve"> </w:t>
            </w:r>
            <w:proofErr w:type="spellStart"/>
            <w:r w:rsidRPr="00292DEB">
              <w:rPr>
                <w:color w:val="000000"/>
                <w:sz w:val="15"/>
                <w:szCs w:val="15"/>
              </w:rPr>
              <w:t>period</w:t>
            </w:r>
            <w:proofErr w:type="spellEnd"/>
            <w:r w:rsidRPr="00292DEB">
              <w:rPr>
                <w:color w:val="000000"/>
                <w:sz w:val="15"/>
                <w:szCs w:val="15"/>
              </w:rPr>
              <w:t>.</w:t>
            </w:r>
          </w:p>
          <w:p w14:paraId="5A0E06FE" w14:textId="4FEB66C0"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3ED9076"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7E33DBBC" w14:textId="77777777" w:rsidR="005D0FED" w:rsidRPr="00292DEB" w:rsidRDefault="005D0FED" w:rsidP="00481BFF">
            <w:pPr>
              <w:spacing w:line="276" w:lineRule="auto"/>
              <w:rPr>
                <w:rFonts w:cs="Arial"/>
                <w:color w:val="0000FF"/>
                <w:lang w:val="en-US"/>
              </w:rPr>
            </w:pPr>
          </w:p>
        </w:tc>
        <w:tc>
          <w:tcPr>
            <w:tcW w:w="127" w:type="pct"/>
          </w:tcPr>
          <w:p w14:paraId="4BCBB44A" w14:textId="77777777" w:rsidR="005D0FED" w:rsidRPr="00292DEB" w:rsidRDefault="005D0FED" w:rsidP="00481BFF">
            <w:pPr>
              <w:spacing w:line="276" w:lineRule="auto"/>
              <w:rPr>
                <w:rFonts w:cs="Arial"/>
                <w:color w:val="0000FF"/>
                <w:lang w:val="fr-FR"/>
              </w:rPr>
            </w:pPr>
            <w:r w:rsidRPr="00292DEB">
              <w:rPr>
                <w:rFonts w:cs="Arial"/>
                <w:color w:val="0000FF"/>
                <w:lang w:val="fr-FR"/>
              </w:rPr>
              <w:t>10</w:t>
            </w:r>
          </w:p>
          <w:p w14:paraId="58902001" w14:textId="77777777" w:rsidR="005D0FED" w:rsidRPr="00292DEB" w:rsidRDefault="005D0FED" w:rsidP="00481BFF">
            <w:pPr>
              <w:spacing w:line="276" w:lineRule="auto"/>
              <w:rPr>
                <w:rFonts w:cs="Arial"/>
                <w:color w:val="0000FF"/>
                <w:lang w:val="en-US"/>
              </w:rPr>
            </w:pPr>
          </w:p>
        </w:tc>
        <w:tc>
          <w:tcPr>
            <w:tcW w:w="402" w:type="pct"/>
          </w:tcPr>
          <w:p w14:paraId="60D06847"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ECA4EBA" w14:textId="77777777" w:rsidR="005D0FED" w:rsidRPr="00292DEB" w:rsidRDefault="005D0FED" w:rsidP="00481BFF">
            <w:pPr>
              <w:spacing w:line="276" w:lineRule="auto"/>
              <w:rPr>
                <w:rFonts w:cs="Arial"/>
                <w:color w:val="0000FF"/>
                <w:lang w:val="en-US"/>
              </w:rPr>
            </w:pPr>
          </w:p>
        </w:tc>
      </w:tr>
      <w:tr w:rsidR="005D0FED" w:rsidRPr="00292DEB" w14:paraId="7EB22EAB" w14:textId="77777777" w:rsidTr="005D0FED">
        <w:tc>
          <w:tcPr>
            <w:tcW w:w="193" w:type="pct"/>
          </w:tcPr>
          <w:p w14:paraId="0B58AAF0" w14:textId="77777777" w:rsidR="005D0FED" w:rsidRPr="00292DEB" w:rsidRDefault="005D0FED" w:rsidP="00481BFF">
            <w:pPr>
              <w:spacing w:line="276" w:lineRule="auto"/>
              <w:jc w:val="left"/>
              <w:rPr>
                <w:rFonts w:cs="Arial"/>
                <w:lang w:val="es-ES"/>
              </w:rPr>
            </w:pPr>
            <w:r w:rsidRPr="00292DEB">
              <w:rPr>
                <w:rFonts w:cs="Arial"/>
                <w:lang w:val="es-ES"/>
              </w:rPr>
              <w:t>EL</w:t>
            </w:r>
          </w:p>
          <w:p w14:paraId="63A26B2A" w14:textId="77777777" w:rsidR="005D0FED" w:rsidRPr="00292DEB" w:rsidRDefault="005D0FED" w:rsidP="00481BFF">
            <w:pPr>
              <w:spacing w:line="276" w:lineRule="auto"/>
              <w:jc w:val="left"/>
              <w:rPr>
                <w:rFonts w:cs="Arial"/>
                <w:lang w:val="es-ES"/>
              </w:rPr>
            </w:pPr>
            <w:r w:rsidRPr="00292DEB">
              <w:rPr>
                <w:rFonts w:cs="Arial"/>
                <w:lang w:val="es-ES"/>
              </w:rPr>
              <w:t>EL</w:t>
            </w:r>
          </w:p>
          <w:p w14:paraId="68F60A04" w14:textId="77777777" w:rsidR="005D0FED" w:rsidRPr="00292DEB" w:rsidRDefault="005D0FED" w:rsidP="00481BFF">
            <w:pPr>
              <w:spacing w:line="276" w:lineRule="auto"/>
              <w:jc w:val="left"/>
              <w:rPr>
                <w:rFonts w:cs="Arial"/>
                <w:lang w:val="es-ES"/>
              </w:rPr>
            </w:pPr>
            <w:r w:rsidRPr="00292DEB">
              <w:rPr>
                <w:rFonts w:cs="Arial"/>
                <w:lang w:val="es-ES"/>
              </w:rPr>
              <w:t>EL</w:t>
            </w:r>
          </w:p>
          <w:p w14:paraId="5042A471" w14:textId="5C629DE0" w:rsidR="005D0FED" w:rsidRPr="00292DEB" w:rsidRDefault="005D0FED" w:rsidP="00481BFF">
            <w:pPr>
              <w:spacing w:line="276" w:lineRule="auto"/>
              <w:jc w:val="left"/>
              <w:rPr>
                <w:rFonts w:cs="Arial"/>
                <w:b/>
                <w:lang w:val="en-US"/>
              </w:rPr>
            </w:pPr>
          </w:p>
        </w:tc>
        <w:tc>
          <w:tcPr>
            <w:tcW w:w="1371" w:type="pct"/>
          </w:tcPr>
          <w:p w14:paraId="3D211FD1" w14:textId="77777777" w:rsidR="005D0FED" w:rsidRPr="00292DEB" w:rsidRDefault="005D0FED" w:rsidP="00481BFF">
            <w:pPr>
              <w:spacing w:line="276" w:lineRule="auto"/>
              <w:rPr>
                <w:rFonts w:cs="Arial"/>
              </w:rPr>
            </w:pPr>
            <w:r w:rsidRPr="00292DEB">
              <w:rPr>
                <w:rFonts w:cs="Arial"/>
              </w:rPr>
              <w:t xml:space="preserve">Gesetzliche Verpflichtung der Arbeitgeber, </w:t>
            </w:r>
            <w:r w:rsidRPr="00292DEB">
              <w:rPr>
                <w:rFonts w:cs="Arial"/>
                <w:color w:val="C00000"/>
              </w:rPr>
              <w:t>50</w:t>
            </w:r>
            <w:r w:rsidRPr="00292DEB">
              <w:rPr>
                <w:rFonts w:cs="Arial"/>
              </w:rPr>
              <w:t xml:space="preserve">% des Bruttolohns für die ersten 3 Krankheitstage zu zahlen. Ab dem </w:t>
            </w:r>
            <w:r w:rsidRPr="00292DEB">
              <w:rPr>
                <w:rFonts w:cs="Arial"/>
                <w:color w:val="C00000"/>
              </w:rPr>
              <w:t>4</w:t>
            </w:r>
            <w:r w:rsidRPr="00292DEB">
              <w:rPr>
                <w:rFonts w:cs="Arial"/>
              </w:rPr>
              <w:t xml:space="preserve">. Tag bis zum </w:t>
            </w:r>
            <w:r w:rsidRPr="00292DEB">
              <w:rPr>
                <w:rFonts w:cs="Arial"/>
                <w:color w:val="C00000"/>
              </w:rPr>
              <w:t>15</w:t>
            </w:r>
            <w:r w:rsidRPr="00292DEB">
              <w:rPr>
                <w:rFonts w:cs="Arial"/>
              </w:rPr>
              <w:t xml:space="preserve">. Tag zahlt der Arbeitgeber die Differenz zwischen dem von der </w:t>
            </w:r>
            <w:r w:rsidRPr="00292DEB">
              <w:rPr>
                <w:rFonts w:cs="Arial"/>
                <w:color w:val="008000"/>
              </w:rPr>
              <w:t>e-EFKA</w:t>
            </w:r>
            <w:r w:rsidRPr="00292DEB">
              <w:rPr>
                <w:rFonts w:cs="Arial"/>
              </w:rPr>
              <w:t xml:space="preserve"> bereitgestellten Krankengeld und dem Bruttolohn des Arbeitnehmers. </w:t>
            </w:r>
          </w:p>
          <w:p w14:paraId="3ACE688C" w14:textId="77777777" w:rsidR="005D0FED" w:rsidRPr="00292DEB" w:rsidRDefault="005D0FED" w:rsidP="00481BFF">
            <w:pPr>
              <w:spacing w:line="276" w:lineRule="auto"/>
              <w:rPr>
                <w:rFonts w:cs="Arial"/>
              </w:rPr>
            </w:pPr>
            <w:r w:rsidRPr="00292DEB">
              <w:rPr>
                <w:rFonts w:cs="Arial"/>
              </w:rPr>
              <w:t>Siehe Tabelle III „Krankheit – Geldleistungen“ für nähere Angaben.</w:t>
            </w:r>
          </w:p>
          <w:p w14:paraId="711A0809" w14:textId="18968156" w:rsidR="005D0FED" w:rsidRPr="00292DEB" w:rsidRDefault="005D0FED" w:rsidP="00481BFF">
            <w:pPr>
              <w:spacing w:line="276" w:lineRule="auto"/>
              <w:rPr>
                <w:rFonts w:cs="Arial"/>
                <w:bCs/>
              </w:rPr>
            </w:pPr>
          </w:p>
        </w:tc>
        <w:tc>
          <w:tcPr>
            <w:tcW w:w="1370" w:type="pct"/>
          </w:tcPr>
          <w:p w14:paraId="2117E3D7" w14:textId="77777777" w:rsidR="005D0FED" w:rsidRPr="00292DEB" w:rsidRDefault="005D0FED" w:rsidP="00481BFF">
            <w:pPr>
              <w:spacing w:line="276" w:lineRule="auto"/>
              <w:rPr>
                <w:rFonts w:cs="Arial"/>
                <w:lang w:val="fr-BE"/>
              </w:rPr>
            </w:pPr>
            <w:r w:rsidRPr="00292DEB">
              <w:rPr>
                <w:rFonts w:cs="Arial"/>
                <w:lang w:val="fr-BE"/>
              </w:rPr>
              <w:t xml:space="preserve">Obligation légale pour l’employeur de verser </w:t>
            </w:r>
            <w:r w:rsidRPr="00292DEB">
              <w:rPr>
                <w:rFonts w:cs="Arial"/>
                <w:color w:val="C00000"/>
                <w:lang w:val="fr-BE"/>
              </w:rPr>
              <w:t>50</w:t>
            </w:r>
            <w:r w:rsidRPr="00292DEB">
              <w:rPr>
                <w:rFonts w:cs="Arial"/>
                <w:lang w:val="fr-BE"/>
              </w:rPr>
              <w:t xml:space="preserve">% du salaire brut pour les trois premiers jours de maladie. Du </w:t>
            </w:r>
            <w:r w:rsidRPr="00292DEB">
              <w:rPr>
                <w:rFonts w:cs="Arial"/>
                <w:color w:val="C00000"/>
                <w:lang w:val="fr-BE"/>
              </w:rPr>
              <w:t>4</w:t>
            </w:r>
            <w:r w:rsidRPr="00292DEB">
              <w:rPr>
                <w:rFonts w:cs="Arial"/>
                <w:vertAlign w:val="superscript"/>
                <w:lang w:val="fr-BE"/>
              </w:rPr>
              <w:t>e</w:t>
            </w:r>
            <w:r w:rsidRPr="00292DEB">
              <w:rPr>
                <w:rFonts w:cs="Arial"/>
                <w:lang w:val="fr-BE"/>
              </w:rPr>
              <w:t xml:space="preserve"> au </w:t>
            </w:r>
            <w:r w:rsidRPr="00292DEB">
              <w:rPr>
                <w:rFonts w:cs="Arial"/>
                <w:color w:val="C00000"/>
                <w:lang w:val="fr-BE"/>
              </w:rPr>
              <w:t>15</w:t>
            </w:r>
            <w:r w:rsidRPr="00292DEB">
              <w:rPr>
                <w:rFonts w:cs="Arial"/>
                <w:vertAlign w:val="superscript"/>
                <w:lang w:val="fr-BE"/>
              </w:rPr>
              <w:t>e</w:t>
            </w:r>
            <w:r w:rsidRPr="00292DEB">
              <w:rPr>
                <w:rFonts w:cs="Arial"/>
                <w:lang w:val="fr-BE"/>
              </w:rPr>
              <w:t xml:space="preserve"> jour, l’employeur verse la différence entre l’indemnité de maladie payée par </w:t>
            </w:r>
            <w:r w:rsidRPr="00292DEB">
              <w:rPr>
                <w:rFonts w:cs="Arial"/>
                <w:color w:val="008000"/>
                <w:lang w:val="fr-BE"/>
              </w:rPr>
              <w:t xml:space="preserve">l’e-EFKA </w:t>
            </w:r>
            <w:r w:rsidRPr="00292DEB">
              <w:rPr>
                <w:rFonts w:cs="Arial"/>
                <w:lang w:val="fr-BE"/>
              </w:rPr>
              <w:t xml:space="preserve">et le salaire brut du travailleur. </w:t>
            </w:r>
          </w:p>
          <w:p w14:paraId="2C8C849A" w14:textId="77777777" w:rsidR="005D0FED" w:rsidRPr="00292DEB" w:rsidRDefault="005D0FED" w:rsidP="00481BFF">
            <w:pPr>
              <w:spacing w:line="276" w:lineRule="auto"/>
              <w:rPr>
                <w:rFonts w:cs="Arial"/>
                <w:lang w:val="fr-BE"/>
              </w:rPr>
            </w:pPr>
            <w:r w:rsidRPr="00292DEB">
              <w:rPr>
                <w:rFonts w:cs="Arial"/>
                <w:lang w:val="fr-BE"/>
              </w:rPr>
              <w:t xml:space="preserve">Voir le tableau III « Maladie – Prestations en espèces » pour plus de précisions. </w:t>
            </w:r>
          </w:p>
          <w:p w14:paraId="5C709B15" w14:textId="1B8D919D" w:rsidR="005D0FED" w:rsidRPr="00292DEB" w:rsidRDefault="005D0FED" w:rsidP="00481BFF">
            <w:pPr>
              <w:spacing w:line="276" w:lineRule="auto"/>
              <w:rPr>
                <w:rFonts w:cs="Arial"/>
                <w:bCs/>
                <w:lang w:val="fr-BE"/>
              </w:rPr>
            </w:pPr>
          </w:p>
        </w:tc>
        <w:tc>
          <w:tcPr>
            <w:tcW w:w="1370" w:type="pct"/>
          </w:tcPr>
          <w:p w14:paraId="19237EF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E-VIII-11-EL</w:t>
            </w:r>
          </w:p>
          <w:p w14:paraId="01C9850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Statutory obligation for the employer to pay </w:t>
            </w:r>
            <w:r w:rsidRPr="00292DEB">
              <w:rPr>
                <w:color w:val="C00000"/>
                <w:sz w:val="15"/>
                <w:szCs w:val="15"/>
                <w:lang w:val="en-GB"/>
              </w:rPr>
              <w:t>50</w:t>
            </w:r>
            <w:r w:rsidRPr="00292DEB">
              <w:rPr>
                <w:color w:val="000000"/>
                <w:sz w:val="15"/>
                <w:szCs w:val="15"/>
                <w:lang w:val="en-GB"/>
              </w:rPr>
              <w:t xml:space="preserve">% of gross wage for the first </w:t>
            </w:r>
            <w:r w:rsidRPr="00292DEB">
              <w:rPr>
                <w:color w:val="C00000"/>
                <w:sz w:val="15"/>
                <w:szCs w:val="15"/>
                <w:lang w:val="en-GB"/>
              </w:rPr>
              <w:t>3</w:t>
            </w:r>
            <w:r w:rsidRPr="00292DEB">
              <w:rPr>
                <w:color w:val="000000"/>
                <w:sz w:val="15"/>
                <w:szCs w:val="15"/>
                <w:lang w:val="en-GB"/>
              </w:rPr>
              <w:t xml:space="preserve"> days of sickness. From the </w:t>
            </w:r>
            <w:r w:rsidRPr="00292DEB">
              <w:rPr>
                <w:color w:val="C00000"/>
                <w:sz w:val="15"/>
                <w:szCs w:val="15"/>
                <w:lang w:val="en-GB"/>
              </w:rPr>
              <w:t>4</w:t>
            </w:r>
            <w:r w:rsidRPr="00292DEB">
              <w:rPr>
                <w:color w:val="000000"/>
                <w:sz w:val="15"/>
                <w:szCs w:val="15"/>
                <w:vertAlign w:val="superscript"/>
                <w:lang w:val="en-GB"/>
              </w:rPr>
              <w:t>th</w:t>
            </w:r>
            <w:r w:rsidRPr="00292DEB">
              <w:rPr>
                <w:color w:val="000000"/>
                <w:sz w:val="15"/>
                <w:szCs w:val="15"/>
                <w:lang w:val="en-GB"/>
              </w:rPr>
              <w:t xml:space="preserve"> until the </w:t>
            </w:r>
            <w:r w:rsidRPr="00292DEB">
              <w:rPr>
                <w:color w:val="C00000"/>
                <w:sz w:val="15"/>
                <w:szCs w:val="15"/>
                <w:lang w:val="en-GB"/>
              </w:rPr>
              <w:t>15</w:t>
            </w:r>
            <w:r w:rsidRPr="00292DEB">
              <w:rPr>
                <w:color w:val="000000"/>
                <w:sz w:val="15"/>
                <w:szCs w:val="15"/>
                <w:vertAlign w:val="superscript"/>
                <w:lang w:val="en-GB"/>
              </w:rPr>
              <w:t>th</w:t>
            </w:r>
            <w:r w:rsidRPr="00292DEB">
              <w:rPr>
                <w:color w:val="000000"/>
                <w:sz w:val="15"/>
                <w:szCs w:val="15"/>
                <w:lang w:val="en-GB"/>
              </w:rPr>
              <w:t xml:space="preserve"> day the employer pays the difference between the sickness benefit provided by </w:t>
            </w:r>
            <w:r w:rsidRPr="00292DEB">
              <w:rPr>
                <w:color w:val="008000"/>
                <w:sz w:val="15"/>
                <w:szCs w:val="15"/>
                <w:lang w:val="en-GB"/>
              </w:rPr>
              <w:t xml:space="preserve">e-EFKA </w:t>
            </w:r>
            <w:r w:rsidRPr="00292DEB">
              <w:rPr>
                <w:color w:val="000000"/>
                <w:sz w:val="15"/>
                <w:szCs w:val="15"/>
                <w:lang w:val="en-GB"/>
              </w:rPr>
              <w:t>and the gross wage of the employee.</w:t>
            </w:r>
          </w:p>
          <w:p w14:paraId="2B01D84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See Table III on “Sickness cash benefits” for details.</w:t>
            </w:r>
          </w:p>
          <w:p w14:paraId="6C70BBD5" w14:textId="45D874C8"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63D4D20"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5BB26F12" w14:textId="77777777" w:rsidR="005D0FED" w:rsidRPr="00292DEB" w:rsidRDefault="005D0FED" w:rsidP="00481BFF">
            <w:pPr>
              <w:spacing w:line="276" w:lineRule="auto"/>
              <w:rPr>
                <w:rFonts w:cs="Arial"/>
                <w:color w:val="0000FF"/>
                <w:lang w:val="en-US"/>
              </w:rPr>
            </w:pPr>
          </w:p>
        </w:tc>
        <w:tc>
          <w:tcPr>
            <w:tcW w:w="127" w:type="pct"/>
          </w:tcPr>
          <w:p w14:paraId="68C49C97" w14:textId="77777777" w:rsidR="005D0FED" w:rsidRPr="00292DEB" w:rsidRDefault="005D0FED" w:rsidP="00481BFF">
            <w:pPr>
              <w:spacing w:line="276" w:lineRule="auto"/>
              <w:rPr>
                <w:rFonts w:cs="Arial"/>
                <w:color w:val="0000FF"/>
                <w:lang w:val="fr-FR"/>
              </w:rPr>
            </w:pPr>
            <w:r w:rsidRPr="00292DEB">
              <w:rPr>
                <w:rFonts w:cs="Arial"/>
                <w:color w:val="0000FF"/>
                <w:lang w:val="fr-FR"/>
              </w:rPr>
              <w:t>11</w:t>
            </w:r>
          </w:p>
          <w:p w14:paraId="4CAC05DB" w14:textId="77777777" w:rsidR="005D0FED" w:rsidRPr="00292DEB" w:rsidRDefault="005D0FED" w:rsidP="00481BFF">
            <w:pPr>
              <w:spacing w:line="276" w:lineRule="auto"/>
              <w:rPr>
                <w:rFonts w:cs="Arial"/>
                <w:color w:val="0000FF"/>
                <w:lang w:val="en-US"/>
              </w:rPr>
            </w:pPr>
          </w:p>
        </w:tc>
        <w:tc>
          <w:tcPr>
            <w:tcW w:w="402" w:type="pct"/>
          </w:tcPr>
          <w:p w14:paraId="59B83022"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FE1A636" w14:textId="77777777" w:rsidR="005D0FED" w:rsidRPr="00292DEB" w:rsidRDefault="005D0FED" w:rsidP="00481BFF">
            <w:pPr>
              <w:spacing w:line="276" w:lineRule="auto"/>
              <w:rPr>
                <w:rFonts w:cs="Arial"/>
                <w:color w:val="0000FF"/>
                <w:lang w:val="en-US"/>
              </w:rPr>
            </w:pPr>
          </w:p>
        </w:tc>
      </w:tr>
      <w:tr w:rsidR="005D0FED" w:rsidRPr="00292DEB" w14:paraId="04EA264E" w14:textId="77777777" w:rsidTr="005D0FED">
        <w:tc>
          <w:tcPr>
            <w:tcW w:w="193" w:type="pct"/>
          </w:tcPr>
          <w:p w14:paraId="5133EBBB" w14:textId="77777777" w:rsidR="005D0FED" w:rsidRPr="00292DEB" w:rsidRDefault="005D0FED" w:rsidP="00481BFF">
            <w:pPr>
              <w:spacing w:line="276" w:lineRule="auto"/>
              <w:jc w:val="left"/>
              <w:rPr>
                <w:rFonts w:cs="Arial"/>
                <w:lang w:val="en-GB"/>
              </w:rPr>
            </w:pPr>
            <w:r w:rsidRPr="00292DEB">
              <w:rPr>
                <w:rFonts w:cs="Arial"/>
                <w:lang w:val="en-GB"/>
              </w:rPr>
              <w:t>EL</w:t>
            </w:r>
          </w:p>
          <w:p w14:paraId="4FE751F4" w14:textId="77777777" w:rsidR="005D0FED" w:rsidRPr="00292DEB" w:rsidRDefault="005D0FED" w:rsidP="00481BFF">
            <w:pPr>
              <w:spacing w:line="276" w:lineRule="auto"/>
              <w:jc w:val="left"/>
              <w:rPr>
                <w:rFonts w:cs="Arial"/>
                <w:lang w:val="en-GB"/>
              </w:rPr>
            </w:pPr>
            <w:r w:rsidRPr="00292DEB">
              <w:rPr>
                <w:rFonts w:cs="Arial"/>
                <w:lang w:val="en-GB"/>
              </w:rPr>
              <w:t>EL</w:t>
            </w:r>
          </w:p>
          <w:p w14:paraId="783FE27E" w14:textId="77777777" w:rsidR="005D0FED" w:rsidRPr="00292DEB" w:rsidRDefault="005D0FED" w:rsidP="00481BFF">
            <w:pPr>
              <w:spacing w:line="276" w:lineRule="auto"/>
              <w:jc w:val="left"/>
              <w:rPr>
                <w:rFonts w:cs="Arial"/>
                <w:lang w:val="en-GB"/>
              </w:rPr>
            </w:pPr>
            <w:r w:rsidRPr="00292DEB">
              <w:rPr>
                <w:rFonts w:cs="Arial"/>
                <w:lang w:val="en-GB"/>
              </w:rPr>
              <w:t>EL</w:t>
            </w:r>
          </w:p>
          <w:p w14:paraId="45E0E858" w14:textId="77777777" w:rsidR="005D0FED" w:rsidRPr="00292DEB" w:rsidRDefault="005D0FED" w:rsidP="00481BFF">
            <w:pPr>
              <w:spacing w:line="276" w:lineRule="auto"/>
              <w:jc w:val="left"/>
              <w:rPr>
                <w:rFonts w:cs="Arial"/>
                <w:lang w:val="en-GB"/>
              </w:rPr>
            </w:pPr>
            <w:r w:rsidRPr="00292DEB">
              <w:rPr>
                <w:rFonts w:cs="Arial"/>
                <w:lang w:val="en-GB"/>
              </w:rPr>
              <w:t>EL</w:t>
            </w:r>
          </w:p>
          <w:p w14:paraId="7DF955BC" w14:textId="2ABA8959" w:rsidR="005D0FED" w:rsidRPr="00292DEB" w:rsidRDefault="005D0FED" w:rsidP="00481BFF">
            <w:pPr>
              <w:spacing w:line="276" w:lineRule="auto"/>
              <w:jc w:val="left"/>
              <w:rPr>
                <w:rFonts w:cs="Arial"/>
                <w:b/>
                <w:lang w:val="es-ES"/>
              </w:rPr>
            </w:pPr>
          </w:p>
        </w:tc>
        <w:tc>
          <w:tcPr>
            <w:tcW w:w="1371" w:type="pct"/>
          </w:tcPr>
          <w:p w14:paraId="25C7C517" w14:textId="77777777" w:rsidR="005D0FED" w:rsidRPr="00292DEB" w:rsidRDefault="005D0FED" w:rsidP="00481BFF">
            <w:pPr>
              <w:snapToGrid w:val="0"/>
              <w:spacing w:line="276" w:lineRule="auto"/>
              <w:rPr>
                <w:rFonts w:cs="Arial"/>
              </w:rPr>
            </w:pPr>
            <w:r w:rsidRPr="00292DEB">
              <w:rPr>
                <w:rFonts w:cs="Arial"/>
              </w:rPr>
              <w:t>Infolge einer Krankheit oder geistigen oder körperlichen Behinderung kann keiner Beschäftigung nachgegangen werden, die den persönlichen Stärken, Fähigkeiten und Ausbildung sowie der gewohnten beruflichen Tätigkeit entspricht.</w:t>
            </w:r>
          </w:p>
          <w:p w14:paraId="7BE0BF38" w14:textId="77777777" w:rsidR="005D0FED" w:rsidRPr="00292DEB" w:rsidRDefault="005D0FED" w:rsidP="00481BFF">
            <w:pPr>
              <w:spacing w:line="276" w:lineRule="auto"/>
              <w:rPr>
                <w:rFonts w:cs="Arial"/>
              </w:rPr>
            </w:pPr>
            <w:r w:rsidRPr="00292DEB">
              <w:rPr>
                <w:rFonts w:cs="Arial"/>
              </w:rPr>
              <w:t>Die Ergebnisse der Anwendung dieses Kriteriums werden in Prozent ausgedrückt:</w:t>
            </w:r>
          </w:p>
          <w:p w14:paraId="7814CC90" w14:textId="77777777" w:rsidR="005D0FED" w:rsidRPr="00292DEB" w:rsidRDefault="005D0FED" w:rsidP="00481BFF">
            <w:pPr>
              <w:numPr>
                <w:ilvl w:val="2"/>
                <w:numId w:val="25"/>
              </w:numPr>
              <w:spacing w:line="276" w:lineRule="auto"/>
              <w:rPr>
                <w:rFonts w:cs="Arial"/>
              </w:rPr>
            </w:pPr>
            <w:r w:rsidRPr="00292DEB">
              <w:rPr>
                <w:rFonts w:cs="Arial"/>
              </w:rPr>
              <w:t xml:space="preserve">schwere Invalidität: Invalidität von über </w:t>
            </w:r>
            <w:r w:rsidRPr="00292DEB">
              <w:rPr>
                <w:rFonts w:cs="Arial"/>
                <w:color w:val="C00000"/>
              </w:rPr>
              <w:t>80%</w:t>
            </w:r>
            <w:r w:rsidRPr="00292DEB">
              <w:rPr>
                <w:rFonts w:cs="Arial"/>
              </w:rPr>
              <w:t>;</w:t>
            </w:r>
          </w:p>
          <w:p w14:paraId="50F8AF04" w14:textId="77777777" w:rsidR="005D0FED" w:rsidRPr="00292DEB" w:rsidRDefault="005D0FED" w:rsidP="00481BFF">
            <w:pPr>
              <w:numPr>
                <w:ilvl w:val="2"/>
                <w:numId w:val="25"/>
              </w:numPr>
              <w:spacing w:line="276" w:lineRule="auto"/>
              <w:rPr>
                <w:rFonts w:cs="Arial"/>
              </w:rPr>
            </w:pPr>
            <w:r w:rsidRPr="00292DEB">
              <w:rPr>
                <w:rFonts w:cs="Arial"/>
              </w:rPr>
              <w:t xml:space="preserve">normale Invalidität: Invalidität zwischen </w:t>
            </w:r>
            <w:r w:rsidRPr="00292DEB">
              <w:rPr>
                <w:rFonts w:cs="Arial"/>
                <w:color w:val="C00000"/>
              </w:rPr>
              <w:t>67%</w:t>
            </w:r>
            <w:r w:rsidRPr="00292DEB">
              <w:rPr>
                <w:rFonts w:cs="Arial"/>
              </w:rPr>
              <w:t xml:space="preserve"> und </w:t>
            </w:r>
            <w:r w:rsidRPr="00292DEB">
              <w:rPr>
                <w:rFonts w:cs="Arial"/>
                <w:color w:val="C00000"/>
              </w:rPr>
              <w:t>79,99%</w:t>
            </w:r>
            <w:r w:rsidRPr="00292DEB">
              <w:rPr>
                <w:rFonts w:cs="Arial"/>
              </w:rPr>
              <w:t>;</w:t>
            </w:r>
          </w:p>
          <w:p w14:paraId="6F5F0C49" w14:textId="77777777" w:rsidR="005D0FED" w:rsidRPr="00292DEB" w:rsidRDefault="005D0FED" w:rsidP="00481BFF">
            <w:pPr>
              <w:numPr>
                <w:ilvl w:val="2"/>
                <w:numId w:val="25"/>
              </w:numPr>
              <w:spacing w:line="276" w:lineRule="auto"/>
              <w:rPr>
                <w:rFonts w:cs="Arial"/>
              </w:rPr>
            </w:pPr>
            <w:r w:rsidRPr="00292DEB">
              <w:rPr>
                <w:rFonts w:cs="Arial"/>
              </w:rPr>
              <w:t xml:space="preserve">Teilinvalidität: Invalidität zwischen </w:t>
            </w:r>
            <w:r w:rsidRPr="00292DEB">
              <w:rPr>
                <w:rFonts w:cs="Arial"/>
                <w:color w:val="C00000"/>
              </w:rPr>
              <w:t>50%</w:t>
            </w:r>
            <w:r w:rsidRPr="00292DEB">
              <w:rPr>
                <w:rFonts w:cs="Arial"/>
              </w:rPr>
              <w:t xml:space="preserve"> und </w:t>
            </w:r>
            <w:r w:rsidRPr="00292DEB">
              <w:rPr>
                <w:rFonts w:cs="Arial"/>
                <w:color w:val="C00000"/>
              </w:rPr>
              <w:t>66,99%.</w:t>
            </w:r>
          </w:p>
          <w:p w14:paraId="2C673293" w14:textId="77777777" w:rsidR="005D0FED" w:rsidRPr="00292DEB" w:rsidRDefault="005D0FED" w:rsidP="00481BFF">
            <w:pPr>
              <w:spacing w:line="276" w:lineRule="auto"/>
              <w:rPr>
                <w:rFonts w:cs="Arial"/>
              </w:rPr>
            </w:pPr>
            <w:r w:rsidRPr="00292DEB">
              <w:rPr>
                <w:rFonts w:cs="Arial"/>
              </w:rPr>
              <w:t xml:space="preserve">Mindestlevel für einen Anspruch auf Invalidenrente: </w:t>
            </w:r>
            <w:r w:rsidRPr="00292DEB">
              <w:rPr>
                <w:rFonts w:cs="Arial"/>
                <w:color w:val="C00000"/>
              </w:rPr>
              <w:t>50%</w:t>
            </w:r>
            <w:r w:rsidRPr="00292DEB">
              <w:rPr>
                <w:rFonts w:cs="Arial"/>
              </w:rPr>
              <w:t>.</w:t>
            </w:r>
          </w:p>
          <w:p w14:paraId="0E0BF42B" w14:textId="77777777" w:rsidR="005D0FED" w:rsidRPr="00292DEB" w:rsidRDefault="005D0FED" w:rsidP="00481BFF">
            <w:pPr>
              <w:spacing w:line="276" w:lineRule="auto"/>
              <w:rPr>
                <w:rFonts w:cs="Arial"/>
              </w:rPr>
            </w:pPr>
          </w:p>
          <w:p w14:paraId="7BA2C306" w14:textId="77777777" w:rsidR="005D0FED" w:rsidRPr="00292DEB" w:rsidRDefault="005D0FED" w:rsidP="00481BFF">
            <w:pPr>
              <w:spacing w:line="276" w:lineRule="auto"/>
              <w:rPr>
                <w:rFonts w:cs="Arial"/>
              </w:rPr>
            </w:pPr>
            <w:r w:rsidRPr="00292DEB">
              <w:rPr>
                <w:rFonts w:cs="Arial"/>
              </w:rPr>
              <w:t>Siehe Tabelle V “Invalidität” für nähere Angaben.</w:t>
            </w:r>
          </w:p>
          <w:p w14:paraId="09576529" w14:textId="6FBF932B" w:rsidR="005D0FED" w:rsidRPr="00292DEB" w:rsidRDefault="005D0FED" w:rsidP="00481BFF">
            <w:pPr>
              <w:spacing w:line="276" w:lineRule="auto"/>
              <w:rPr>
                <w:rFonts w:cs="Arial"/>
              </w:rPr>
            </w:pPr>
          </w:p>
        </w:tc>
        <w:tc>
          <w:tcPr>
            <w:tcW w:w="1370" w:type="pct"/>
          </w:tcPr>
          <w:p w14:paraId="397B656F" w14:textId="77777777" w:rsidR="005D0FED" w:rsidRPr="00292DEB" w:rsidRDefault="005D0FED" w:rsidP="00481BFF">
            <w:pPr>
              <w:snapToGrid w:val="0"/>
              <w:spacing w:line="276" w:lineRule="auto"/>
              <w:rPr>
                <w:rFonts w:cs="Arial"/>
                <w:lang w:val="fr-BE"/>
              </w:rPr>
            </w:pPr>
            <w:r w:rsidRPr="00292DEB">
              <w:rPr>
                <w:rFonts w:cs="Arial"/>
                <w:lang w:val="fr-BE"/>
              </w:rPr>
              <w:t xml:space="preserve">La personne ne peut, en raison d’une maladie ou d’une déficience physique ou mentale, tirer de l’emploi un revenue correspondant à ses aptitudes, qualifications et formation et à son occupation professionnelle habituelle. </w:t>
            </w:r>
          </w:p>
          <w:p w14:paraId="4DEF3089" w14:textId="77777777" w:rsidR="005D0FED" w:rsidRPr="00292DEB" w:rsidRDefault="005D0FED" w:rsidP="00481BFF">
            <w:pPr>
              <w:spacing w:line="276" w:lineRule="auto"/>
              <w:rPr>
                <w:rFonts w:cs="Arial"/>
                <w:lang w:val="fr-BE"/>
              </w:rPr>
            </w:pPr>
            <w:r w:rsidRPr="00292DEB">
              <w:rPr>
                <w:rFonts w:cs="Arial"/>
                <w:lang w:val="fr-BE"/>
              </w:rPr>
              <w:t>Le résultat obtenu par l’application de ce critère est exprimé en pourcentage:</w:t>
            </w:r>
          </w:p>
          <w:p w14:paraId="6C25D01C" w14:textId="77777777" w:rsidR="005D0FED" w:rsidRPr="00292DEB" w:rsidRDefault="005D0FED" w:rsidP="00481BFF">
            <w:pPr>
              <w:numPr>
                <w:ilvl w:val="1"/>
                <w:numId w:val="25"/>
              </w:numPr>
              <w:spacing w:line="276" w:lineRule="auto"/>
              <w:rPr>
                <w:rFonts w:cs="Arial"/>
                <w:lang w:val="fr-BE"/>
              </w:rPr>
            </w:pPr>
            <w:r w:rsidRPr="00292DEB">
              <w:rPr>
                <w:rFonts w:cs="Arial"/>
                <w:lang w:val="fr-BE"/>
              </w:rPr>
              <w:t xml:space="preserve">invalidité grave: invalidité supérieure à </w:t>
            </w:r>
            <w:r w:rsidRPr="00292DEB">
              <w:rPr>
                <w:rFonts w:cs="Arial"/>
                <w:color w:val="C00000"/>
                <w:lang w:val="fr-BE"/>
              </w:rPr>
              <w:t>80%</w:t>
            </w:r>
            <w:r w:rsidRPr="00292DEB">
              <w:rPr>
                <w:rFonts w:cs="Arial"/>
                <w:lang w:val="fr-BE"/>
              </w:rPr>
              <w:t>;</w:t>
            </w:r>
          </w:p>
          <w:p w14:paraId="01ADA1EF" w14:textId="77777777" w:rsidR="005D0FED" w:rsidRPr="00292DEB" w:rsidRDefault="005D0FED" w:rsidP="00481BFF">
            <w:pPr>
              <w:numPr>
                <w:ilvl w:val="1"/>
                <w:numId w:val="25"/>
              </w:numPr>
              <w:spacing w:line="276" w:lineRule="auto"/>
              <w:rPr>
                <w:rFonts w:cs="Arial"/>
                <w:lang w:val="fr-BE"/>
              </w:rPr>
            </w:pPr>
            <w:r w:rsidRPr="00292DEB">
              <w:rPr>
                <w:rFonts w:cs="Arial"/>
                <w:lang w:val="fr-BE"/>
              </w:rPr>
              <w:t xml:space="preserve">invalidité normale: invalidité de </w:t>
            </w:r>
            <w:r w:rsidRPr="00292DEB">
              <w:rPr>
                <w:rFonts w:cs="Arial"/>
                <w:color w:val="C00000"/>
                <w:lang w:val="fr-BE"/>
              </w:rPr>
              <w:t>67%</w:t>
            </w:r>
            <w:r w:rsidRPr="00292DEB">
              <w:rPr>
                <w:rFonts w:cs="Arial"/>
                <w:lang w:val="fr-BE"/>
              </w:rPr>
              <w:t xml:space="preserve"> à </w:t>
            </w:r>
            <w:r w:rsidRPr="00292DEB">
              <w:rPr>
                <w:rFonts w:cs="Arial"/>
                <w:color w:val="C00000"/>
                <w:lang w:val="fr-BE"/>
              </w:rPr>
              <w:t>79,99%</w:t>
            </w:r>
            <w:r w:rsidRPr="00292DEB">
              <w:rPr>
                <w:rFonts w:cs="Arial"/>
                <w:lang w:val="fr-BE"/>
              </w:rPr>
              <w:t>;</w:t>
            </w:r>
          </w:p>
          <w:p w14:paraId="7D2A06B1" w14:textId="77777777" w:rsidR="005D0FED" w:rsidRPr="00292DEB" w:rsidRDefault="005D0FED" w:rsidP="00481BFF">
            <w:pPr>
              <w:numPr>
                <w:ilvl w:val="1"/>
                <w:numId w:val="25"/>
              </w:numPr>
              <w:spacing w:line="276" w:lineRule="auto"/>
              <w:rPr>
                <w:rFonts w:cs="Arial"/>
                <w:lang w:val="fr-BE"/>
              </w:rPr>
            </w:pPr>
            <w:r w:rsidRPr="00292DEB">
              <w:rPr>
                <w:rFonts w:cs="Arial"/>
                <w:lang w:val="fr-BE"/>
              </w:rPr>
              <w:t xml:space="preserve">invalidité partielle: invalidité de </w:t>
            </w:r>
            <w:r w:rsidRPr="00292DEB">
              <w:rPr>
                <w:rFonts w:cs="Arial"/>
                <w:color w:val="C00000"/>
                <w:lang w:val="fr-BE"/>
              </w:rPr>
              <w:t xml:space="preserve">50 </w:t>
            </w:r>
            <w:r w:rsidRPr="00292DEB">
              <w:rPr>
                <w:rFonts w:cs="Arial"/>
                <w:lang w:val="fr-BE"/>
              </w:rPr>
              <w:t>à</w:t>
            </w:r>
            <w:r w:rsidRPr="00292DEB">
              <w:rPr>
                <w:rFonts w:cs="Arial"/>
                <w:color w:val="C00000"/>
                <w:lang w:val="fr-BE"/>
              </w:rPr>
              <w:t xml:space="preserve"> 66,99%.</w:t>
            </w:r>
          </w:p>
          <w:p w14:paraId="504FAF56" w14:textId="77777777" w:rsidR="005D0FED" w:rsidRPr="00292DEB" w:rsidRDefault="005D0FED" w:rsidP="00481BFF">
            <w:pPr>
              <w:spacing w:line="276" w:lineRule="auto"/>
              <w:rPr>
                <w:rFonts w:cs="Arial"/>
                <w:lang w:val="fr-BE"/>
              </w:rPr>
            </w:pPr>
            <w:r w:rsidRPr="00292DEB">
              <w:rPr>
                <w:rFonts w:cs="Arial"/>
                <w:lang w:val="fr-BE"/>
              </w:rPr>
              <w:t xml:space="preserve">Niveau minimum ouvrant droit à une pension d’invalidité: </w:t>
            </w:r>
            <w:r w:rsidRPr="00292DEB">
              <w:rPr>
                <w:rFonts w:cs="Arial"/>
                <w:color w:val="C00000"/>
                <w:lang w:val="fr-BE"/>
              </w:rPr>
              <w:t>50%</w:t>
            </w:r>
            <w:r w:rsidRPr="00292DEB">
              <w:rPr>
                <w:rFonts w:cs="Arial"/>
                <w:lang w:val="fr-BE"/>
              </w:rPr>
              <w:t>.</w:t>
            </w:r>
          </w:p>
          <w:p w14:paraId="1C064A8A" w14:textId="77777777" w:rsidR="005D0FED" w:rsidRPr="00292DEB" w:rsidRDefault="005D0FED" w:rsidP="00481BFF">
            <w:pPr>
              <w:spacing w:line="276" w:lineRule="auto"/>
              <w:rPr>
                <w:rFonts w:cs="Arial"/>
                <w:lang w:val="fr-BE"/>
              </w:rPr>
            </w:pPr>
          </w:p>
          <w:p w14:paraId="4A064409" w14:textId="386650DF" w:rsidR="005D0FED" w:rsidRPr="00292DEB" w:rsidRDefault="005D0FED" w:rsidP="00481BFF">
            <w:pPr>
              <w:spacing w:line="276" w:lineRule="auto"/>
              <w:rPr>
                <w:rFonts w:cs="Arial"/>
                <w:lang w:val="fr-BE"/>
              </w:rPr>
            </w:pPr>
            <w:r w:rsidRPr="00292DEB">
              <w:rPr>
                <w:rFonts w:cs="Arial"/>
                <w:lang w:val="fr-BE"/>
              </w:rPr>
              <w:t>Voir le tableau V « Invalidité » pour plus de précisions.</w:t>
            </w:r>
          </w:p>
        </w:tc>
        <w:tc>
          <w:tcPr>
            <w:tcW w:w="1370" w:type="pct"/>
          </w:tcPr>
          <w:p w14:paraId="14548D14"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E-VIII-12-EL</w:t>
            </w:r>
          </w:p>
          <w:p w14:paraId="0AB4FC28"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As a result of illness, or physical or mental disability, the person cannot earn from work that responds to his/her strengths, skills and education and his/her usual professional employment.</w:t>
            </w:r>
          </w:p>
          <w:p w14:paraId="5C3A38D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results of applying this criterion are expressed in percentage:</w:t>
            </w:r>
          </w:p>
          <w:p w14:paraId="40A4BD42" w14:textId="77777777" w:rsidR="005D0FED" w:rsidRPr="00292DEB" w:rsidRDefault="005D0FED" w:rsidP="00481BFF">
            <w:pPr>
              <w:pStyle w:val="Normal0"/>
              <w:numPr>
                <w:ilvl w:val="0"/>
                <w:numId w:val="141"/>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severe invalidity: invalidity of more than </w:t>
            </w:r>
            <w:r w:rsidRPr="00292DEB">
              <w:rPr>
                <w:color w:val="C00000"/>
                <w:sz w:val="15"/>
                <w:szCs w:val="15"/>
                <w:lang w:val="en-GB"/>
              </w:rPr>
              <w:t>80%</w:t>
            </w:r>
            <w:r w:rsidRPr="00292DEB">
              <w:rPr>
                <w:color w:val="000000"/>
                <w:sz w:val="15"/>
                <w:szCs w:val="15"/>
                <w:lang w:val="en-GB"/>
              </w:rPr>
              <w:t>;</w:t>
            </w:r>
          </w:p>
          <w:p w14:paraId="0AFD60E6" w14:textId="77777777" w:rsidR="005D0FED" w:rsidRPr="00292DEB" w:rsidRDefault="005D0FED" w:rsidP="00481BFF">
            <w:pPr>
              <w:pStyle w:val="Normal0"/>
              <w:numPr>
                <w:ilvl w:val="0"/>
                <w:numId w:val="141"/>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normal invalidity: invalidity between </w:t>
            </w:r>
            <w:r w:rsidRPr="00292DEB">
              <w:rPr>
                <w:color w:val="C00000"/>
                <w:sz w:val="15"/>
                <w:szCs w:val="15"/>
                <w:lang w:val="en-GB"/>
              </w:rPr>
              <w:t>67%</w:t>
            </w:r>
            <w:r w:rsidRPr="00292DEB">
              <w:rPr>
                <w:color w:val="000000"/>
                <w:sz w:val="15"/>
                <w:szCs w:val="15"/>
                <w:lang w:val="en-GB"/>
              </w:rPr>
              <w:t xml:space="preserve"> and </w:t>
            </w:r>
            <w:r w:rsidRPr="00292DEB">
              <w:rPr>
                <w:color w:val="C00000"/>
                <w:sz w:val="15"/>
                <w:szCs w:val="15"/>
                <w:lang w:val="en-GB"/>
              </w:rPr>
              <w:t>79.99%</w:t>
            </w:r>
            <w:r w:rsidRPr="00292DEB">
              <w:rPr>
                <w:color w:val="000000"/>
                <w:sz w:val="15"/>
                <w:szCs w:val="15"/>
                <w:lang w:val="en-GB"/>
              </w:rPr>
              <w:t>;</w:t>
            </w:r>
          </w:p>
          <w:p w14:paraId="357B1BD1" w14:textId="77777777" w:rsidR="005D0FED" w:rsidRPr="00292DEB" w:rsidRDefault="005D0FED" w:rsidP="00481BFF">
            <w:pPr>
              <w:pStyle w:val="Normal0"/>
              <w:numPr>
                <w:ilvl w:val="0"/>
                <w:numId w:val="141"/>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partial invalidity: invalidity between </w:t>
            </w:r>
            <w:r w:rsidRPr="00292DEB">
              <w:rPr>
                <w:color w:val="C00000"/>
                <w:sz w:val="15"/>
                <w:szCs w:val="15"/>
                <w:lang w:val="en-GB"/>
              </w:rPr>
              <w:t>50%</w:t>
            </w:r>
            <w:r w:rsidRPr="00292DEB">
              <w:rPr>
                <w:color w:val="000000"/>
                <w:sz w:val="15"/>
                <w:szCs w:val="15"/>
                <w:lang w:val="en-GB"/>
              </w:rPr>
              <w:t xml:space="preserve"> and </w:t>
            </w:r>
            <w:r w:rsidRPr="00292DEB">
              <w:rPr>
                <w:color w:val="C00000"/>
                <w:sz w:val="15"/>
                <w:szCs w:val="15"/>
                <w:lang w:val="en-GB"/>
              </w:rPr>
              <w:t>66.99%.</w:t>
            </w:r>
          </w:p>
          <w:p w14:paraId="4EE6E69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Minimum level to be eligible to invalidity pension: </w:t>
            </w:r>
            <w:r w:rsidRPr="00292DEB">
              <w:rPr>
                <w:color w:val="C00000"/>
                <w:sz w:val="15"/>
                <w:szCs w:val="15"/>
                <w:lang w:val="en-GB"/>
              </w:rPr>
              <w:t>50%</w:t>
            </w:r>
            <w:r w:rsidRPr="00292DEB">
              <w:rPr>
                <w:color w:val="000000"/>
                <w:sz w:val="15"/>
                <w:szCs w:val="15"/>
                <w:lang w:val="en-GB"/>
              </w:rPr>
              <w:t>.</w:t>
            </w:r>
          </w:p>
          <w:p w14:paraId="0B29C5A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p>
          <w:p w14:paraId="12D73EF0" w14:textId="5C90E02D"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See Table V on “Invalidity” for details.</w:t>
            </w:r>
          </w:p>
        </w:tc>
        <w:tc>
          <w:tcPr>
            <w:tcW w:w="167" w:type="pct"/>
          </w:tcPr>
          <w:p w14:paraId="0A1B7C0B"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8B955F0" w14:textId="77777777" w:rsidR="005D0FED" w:rsidRPr="00292DEB" w:rsidRDefault="005D0FED" w:rsidP="00481BFF">
            <w:pPr>
              <w:spacing w:line="276" w:lineRule="auto"/>
              <w:rPr>
                <w:rFonts w:cs="Arial"/>
                <w:color w:val="0000FF"/>
                <w:lang w:val="en-US"/>
              </w:rPr>
            </w:pPr>
          </w:p>
        </w:tc>
        <w:tc>
          <w:tcPr>
            <w:tcW w:w="127" w:type="pct"/>
          </w:tcPr>
          <w:p w14:paraId="5B7276DB" w14:textId="77777777" w:rsidR="005D0FED" w:rsidRPr="00292DEB" w:rsidRDefault="005D0FED" w:rsidP="00481BFF">
            <w:pPr>
              <w:spacing w:line="276" w:lineRule="auto"/>
              <w:rPr>
                <w:rFonts w:cs="Arial"/>
                <w:color w:val="0000FF"/>
                <w:lang w:val="fr-FR"/>
              </w:rPr>
            </w:pPr>
            <w:r w:rsidRPr="00292DEB">
              <w:rPr>
                <w:rFonts w:cs="Arial"/>
                <w:color w:val="0000FF"/>
                <w:lang w:val="fr-FR"/>
              </w:rPr>
              <w:t>12</w:t>
            </w:r>
          </w:p>
          <w:p w14:paraId="131A47F6" w14:textId="77777777" w:rsidR="005D0FED" w:rsidRPr="00292DEB" w:rsidRDefault="005D0FED" w:rsidP="00481BFF">
            <w:pPr>
              <w:spacing w:line="276" w:lineRule="auto"/>
              <w:rPr>
                <w:rFonts w:cs="Arial"/>
                <w:color w:val="0000FF"/>
                <w:lang w:val="en-US"/>
              </w:rPr>
            </w:pPr>
          </w:p>
        </w:tc>
        <w:tc>
          <w:tcPr>
            <w:tcW w:w="402" w:type="pct"/>
          </w:tcPr>
          <w:p w14:paraId="514686A0"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54DCE25" w14:textId="77777777" w:rsidR="005D0FED" w:rsidRPr="00292DEB" w:rsidRDefault="005D0FED" w:rsidP="00481BFF">
            <w:pPr>
              <w:spacing w:line="276" w:lineRule="auto"/>
              <w:rPr>
                <w:rFonts w:cs="Arial"/>
                <w:color w:val="0000FF"/>
                <w:lang w:val="en-US"/>
              </w:rPr>
            </w:pPr>
          </w:p>
        </w:tc>
      </w:tr>
      <w:tr w:rsidR="005D0FED" w:rsidRPr="00292DEB" w14:paraId="55DA77E1" w14:textId="77777777" w:rsidTr="005D0FED">
        <w:tc>
          <w:tcPr>
            <w:tcW w:w="193" w:type="pct"/>
          </w:tcPr>
          <w:p w14:paraId="631BEE9D" w14:textId="77777777" w:rsidR="005D0FED" w:rsidRPr="00292DEB" w:rsidRDefault="005D0FED" w:rsidP="00481BFF">
            <w:pPr>
              <w:spacing w:line="276" w:lineRule="auto"/>
              <w:jc w:val="left"/>
              <w:rPr>
                <w:rFonts w:cs="Arial"/>
                <w:lang w:val="es-ES"/>
              </w:rPr>
            </w:pPr>
            <w:r w:rsidRPr="00292DEB">
              <w:rPr>
                <w:rFonts w:cs="Arial"/>
                <w:lang w:val="es-ES"/>
              </w:rPr>
              <w:t>EL</w:t>
            </w:r>
          </w:p>
          <w:p w14:paraId="419DDE4B" w14:textId="77777777" w:rsidR="005D0FED" w:rsidRPr="00292DEB" w:rsidRDefault="005D0FED" w:rsidP="00481BFF">
            <w:pPr>
              <w:spacing w:line="276" w:lineRule="auto"/>
              <w:jc w:val="left"/>
              <w:rPr>
                <w:rFonts w:cs="Arial"/>
                <w:lang w:val="es-ES"/>
              </w:rPr>
            </w:pPr>
            <w:r w:rsidRPr="00292DEB">
              <w:rPr>
                <w:rFonts w:cs="Arial"/>
                <w:lang w:val="es-ES"/>
              </w:rPr>
              <w:t>EL</w:t>
            </w:r>
          </w:p>
          <w:p w14:paraId="0493272F" w14:textId="6065BFB5"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48395274" w14:textId="77777777" w:rsidR="005D0FED" w:rsidRPr="00292DEB" w:rsidRDefault="005D0FED" w:rsidP="00481BFF">
            <w:pPr>
              <w:spacing w:line="276" w:lineRule="auto"/>
              <w:rPr>
                <w:rFonts w:eastAsia="Arial" w:cs="Arial"/>
                <w:color w:val="008080"/>
              </w:rPr>
            </w:pPr>
            <w:r w:rsidRPr="00292DEB">
              <w:rPr>
                <w:rFonts w:cs="Arial"/>
              </w:rPr>
              <w:t xml:space="preserve">Der Antrag wird von den Ärzten der </w:t>
            </w:r>
            <w:r w:rsidRPr="00292DEB">
              <w:rPr>
                <w:rFonts w:cs="Arial"/>
                <w:color w:val="008000"/>
              </w:rPr>
              <w:t>Zentren zur Bestätigung der Erwerbsunfähigkeit (KEPA)</w:t>
            </w:r>
            <w:r w:rsidRPr="00292DEB">
              <w:rPr>
                <w:rFonts w:cs="Arial"/>
              </w:rPr>
              <w:t xml:space="preserve"> </w:t>
            </w:r>
            <w:r w:rsidRPr="00292DEB">
              <w:rPr>
                <w:rFonts w:eastAsia="Arial" w:cs="Arial"/>
                <w:i/>
                <w:iCs/>
                <w:color w:val="008080"/>
              </w:rPr>
              <w:t>(</w:t>
            </w:r>
            <w:r w:rsidRPr="00292DEB">
              <w:rPr>
                <w:rFonts w:eastAsia="Arial" w:cs="Arial"/>
                <w:i/>
                <w:iCs/>
                <w:color w:val="008080"/>
                <w:lang w:val="en-GB"/>
              </w:rPr>
              <w:t>ΚΕΝΤΡΑ</w:t>
            </w:r>
            <w:r w:rsidRPr="00292DEB">
              <w:rPr>
                <w:rFonts w:eastAsia="Arial" w:cs="Arial"/>
                <w:i/>
                <w:iCs/>
                <w:color w:val="008080"/>
              </w:rPr>
              <w:t xml:space="preserve"> </w:t>
            </w:r>
            <w:r w:rsidRPr="00292DEB">
              <w:rPr>
                <w:rFonts w:eastAsia="Arial" w:cs="Arial"/>
                <w:i/>
                <w:iCs/>
                <w:color w:val="008080"/>
                <w:lang w:val="en-GB"/>
              </w:rPr>
              <w:t>ΠΙΣΤΟΠΟΙΗΣΗΣ</w:t>
            </w:r>
            <w:r w:rsidRPr="00292DEB">
              <w:rPr>
                <w:rFonts w:eastAsia="Arial" w:cs="Arial"/>
                <w:i/>
                <w:iCs/>
                <w:color w:val="008080"/>
              </w:rPr>
              <w:t xml:space="preserve"> </w:t>
            </w:r>
            <w:r w:rsidRPr="00292DEB">
              <w:rPr>
                <w:rFonts w:eastAsia="Arial" w:cs="Arial"/>
                <w:i/>
                <w:iCs/>
                <w:color w:val="008080"/>
                <w:lang w:val="en-GB"/>
              </w:rPr>
              <w:t>ΑΝΑΠΗΡΙΑΣ</w:t>
            </w:r>
            <w:r w:rsidRPr="00292DEB">
              <w:rPr>
                <w:rFonts w:eastAsia="Arial" w:cs="Arial"/>
                <w:i/>
                <w:iCs/>
                <w:color w:val="008080"/>
              </w:rPr>
              <w:t xml:space="preserve"> – </w:t>
            </w:r>
            <w:r w:rsidRPr="00292DEB">
              <w:rPr>
                <w:rFonts w:eastAsia="Arial" w:cs="Arial"/>
                <w:i/>
                <w:iCs/>
                <w:color w:val="008080"/>
                <w:lang w:val="en-GB"/>
              </w:rPr>
              <w:t>ΚΕΠΑ</w:t>
            </w:r>
            <w:r w:rsidRPr="00292DEB">
              <w:rPr>
                <w:rFonts w:eastAsia="Arial" w:cs="Arial"/>
                <w:i/>
                <w:iCs/>
                <w:color w:val="008080"/>
              </w:rPr>
              <w:t xml:space="preserve">) </w:t>
            </w:r>
            <w:r w:rsidRPr="00292DEB">
              <w:rPr>
                <w:rFonts w:eastAsia="Arial" w:cs="Arial"/>
                <w:color w:val="008080"/>
              </w:rPr>
              <w:t>beurteilt.</w:t>
            </w:r>
          </w:p>
          <w:p w14:paraId="5A1D0501" w14:textId="77777777" w:rsidR="005D0FED" w:rsidRPr="00292DEB" w:rsidRDefault="005D0FED" w:rsidP="00481BFF">
            <w:pPr>
              <w:spacing w:line="276" w:lineRule="auto"/>
              <w:rPr>
                <w:rFonts w:cs="Arial"/>
                <w:b/>
                <w:color w:val="FF0000"/>
              </w:rPr>
            </w:pPr>
          </w:p>
          <w:p w14:paraId="2655E18A" w14:textId="77777777" w:rsidR="005D0FED" w:rsidRPr="00292DEB" w:rsidRDefault="005D0FED" w:rsidP="00481BFF">
            <w:pPr>
              <w:spacing w:line="276" w:lineRule="auto"/>
              <w:rPr>
                <w:rFonts w:cs="Arial"/>
              </w:rPr>
            </w:pPr>
            <w:r w:rsidRPr="00292DEB">
              <w:rPr>
                <w:rFonts w:cs="Arial"/>
              </w:rPr>
              <w:t>Die Bewertungsverfahren und -kriterien sind im ganzen Land gleich.</w:t>
            </w:r>
          </w:p>
          <w:p w14:paraId="47BA2D5F" w14:textId="77777777" w:rsidR="005D0FED" w:rsidRPr="00292DEB" w:rsidRDefault="005D0FED" w:rsidP="00481BFF">
            <w:pPr>
              <w:spacing w:line="276" w:lineRule="auto"/>
              <w:rPr>
                <w:rFonts w:cs="Arial"/>
              </w:rPr>
            </w:pPr>
          </w:p>
          <w:p w14:paraId="4C6B5EDE" w14:textId="77777777" w:rsidR="005D0FED" w:rsidRPr="00292DEB" w:rsidRDefault="005D0FED" w:rsidP="00481BFF">
            <w:pPr>
              <w:spacing w:line="276" w:lineRule="auto"/>
              <w:rPr>
                <w:rFonts w:cs="Arial"/>
              </w:rPr>
            </w:pPr>
            <w:r w:rsidRPr="00292DEB">
              <w:rPr>
                <w:rFonts w:cs="Arial"/>
              </w:rPr>
              <w:t>Möglichkeit der Berufung gegen die Entscheidung/Zertifizierung von KEPA bei Ausschüssen zweiten Grades von KEPA.</w:t>
            </w:r>
          </w:p>
          <w:p w14:paraId="7260FC9F" w14:textId="61707D4D" w:rsidR="005D0FED" w:rsidRPr="00292DEB" w:rsidRDefault="005D0FED" w:rsidP="00481BFF">
            <w:pPr>
              <w:spacing w:line="276" w:lineRule="auto"/>
              <w:rPr>
                <w:rFonts w:cs="Arial"/>
                <w:bCs/>
              </w:rPr>
            </w:pPr>
          </w:p>
        </w:tc>
        <w:tc>
          <w:tcPr>
            <w:tcW w:w="1370" w:type="pct"/>
          </w:tcPr>
          <w:p w14:paraId="39076C98" w14:textId="77777777" w:rsidR="005D0FED" w:rsidRPr="00292DEB" w:rsidRDefault="005D0FED" w:rsidP="00481BFF">
            <w:pPr>
              <w:spacing w:line="276" w:lineRule="auto"/>
              <w:rPr>
                <w:rFonts w:eastAsia="Arial" w:cs="Arial"/>
                <w:i/>
                <w:iCs/>
                <w:color w:val="008080"/>
                <w:lang w:val="fr-BE"/>
              </w:rPr>
            </w:pPr>
            <w:r w:rsidRPr="00292DEB">
              <w:rPr>
                <w:rFonts w:cs="Arial"/>
                <w:lang w:val="fr-BE"/>
              </w:rPr>
              <w:t xml:space="preserve">La demande est évaluée par les médecins des </w:t>
            </w:r>
            <w:r w:rsidRPr="00292DEB">
              <w:rPr>
                <w:rFonts w:eastAsia="Arial" w:cs="Arial"/>
                <w:color w:val="008000"/>
                <w:lang w:val="fr-BE"/>
              </w:rPr>
              <w:t xml:space="preserve">Centres de certification de l’incapacité (KEPA) </w:t>
            </w:r>
            <w:r w:rsidRPr="00292DEB">
              <w:rPr>
                <w:rFonts w:eastAsia="Arial" w:cs="Arial"/>
                <w:i/>
                <w:iCs/>
                <w:color w:val="008080"/>
                <w:lang w:val="fr-BE"/>
              </w:rPr>
              <w:t>(ΚΕΝΤΡΑ ΠΙΣΤΟΠΟΙΗΣΗΣ ΑΝΑΠΗΡΙΑΣ – ΚΕΠΑ).</w:t>
            </w:r>
          </w:p>
          <w:p w14:paraId="6CDDCBBF" w14:textId="77777777" w:rsidR="005D0FED" w:rsidRPr="00292DEB" w:rsidRDefault="005D0FED" w:rsidP="00481BFF">
            <w:pPr>
              <w:spacing w:line="276" w:lineRule="auto"/>
              <w:rPr>
                <w:rFonts w:cs="Arial"/>
                <w:b/>
                <w:color w:val="FF0000"/>
                <w:lang w:val="fr-BE"/>
              </w:rPr>
            </w:pPr>
          </w:p>
          <w:p w14:paraId="13DE5800" w14:textId="77777777" w:rsidR="005D0FED" w:rsidRPr="00292DEB" w:rsidRDefault="005D0FED" w:rsidP="00481BFF">
            <w:pPr>
              <w:spacing w:line="276" w:lineRule="auto"/>
              <w:rPr>
                <w:rFonts w:cs="Arial"/>
                <w:lang w:val="fr-BE"/>
              </w:rPr>
            </w:pPr>
            <w:r w:rsidRPr="00292DEB">
              <w:rPr>
                <w:rFonts w:cs="Arial"/>
                <w:lang w:val="fr-BE"/>
              </w:rPr>
              <w:t xml:space="preserve">Les procédures et critères d’évaluation sont les mêmes dans tout le pays. </w:t>
            </w:r>
          </w:p>
          <w:p w14:paraId="53E2A3FB" w14:textId="77777777" w:rsidR="005D0FED" w:rsidRPr="00292DEB" w:rsidRDefault="005D0FED" w:rsidP="00481BFF">
            <w:pPr>
              <w:spacing w:line="276" w:lineRule="auto"/>
              <w:rPr>
                <w:rFonts w:cs="Arial"/>
                <w:lang w:val="fr-BE"/>
              </w:rPr>
            </w:pPr>
          </w:p>
          <w:p w14:paraId="4FE255BF" w14:textId="38B9C5ED" w:rsidR="005D0FED" w:rsidRPr="00292DEB" w:rsidRDefault="005D0FED" w:rsidP="00481BFF">
            <w:pPr>
              <w:spacing w:line="276" w:lineRule="auto"/>
              <w:rPr>
                <w:rFonts w:cs="Arial"/>
                <w:lang w:val="fr-BE"/>
              </w:rPr>
            </w:pPr>
            <w:r w:rsidRPr="00292DEB">
              <w:rPr>
                <w:rFonts w:cs="Arial"/>
                <w:lang w:val="fr-BE"/>
              </w:rPr>
              <w:t xml:space="preserve">Il peut être fait appel de la décision/certification du KEPA auprès des comités de second niveau de celui-ci. </w:t>
            </w:r>
          </w:p>
        </w:tc>
        <w:tc>
          <w:tcPr>
            <w:tcW w:w="1370" w:type="pct"/>
          </w:tcPr>
          <w:p w14:paraId="1D49967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E-VIII-13-EL</w:t>
            </w:r>
          </w:p>
          <w:p w14:paraId="2B1DBEA0" w14:textId="77777777" w:rsidR="005D0FED" w:rsidRPr="00292DEB" w:rsidRDefault="005D0FED" w:rsidP="00481BFF">
            <w:pPr>
              <w:pStyle w:val="Normal0"/>
              <w:pBdr>
                <w:top w:val="nil"/>
                <w:left w:val="nil"/>
                <w:bottom w:val="nil"/>
                <w:right w:val="nil"/>
                <w:between w:val="nil"/>
              </w:pBdr>
              <w:spacing w:before="0" w:after="0"/>
              <w:rPr>
                <w:i/>
                <w:color w:val="008080"/>
                <w:sz w:val="15"/>
                <w:szCs w:val="15"/>
                <w:lang w:val="en-GB"/>
              </w:rPr>
            </w:pPr>
            <w:r w:rsidRPr="00292DEB">
              <w:rPr>
                <w:color w:val="000000"/>
                <w:sz w:val="15"/>
                <w:szCs w:val="15"/>
                <w:lang w:val="en-GB"/>
              </w:rPr>
              <w:t xml:space="preserve">The claim is assessed by the doctors of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w:t>
            </w:r>
          </w:p>
          <w:p w14:paraId="2F26DBD7" w14:textId="77777777" w:rsidR="005D0FED" w:rsidRPr="00292DEB" w:rsidRDefault="005D0FED" w:rsidP="00481BFF">
            <w:pPr>
              <w:pStyle w:val="Normal0"/>
              <w:pBdr>
                <w:top w:val="nil"/>
                <w:left w:val="nil"/>
                <w:bottom w:val="nil"/>
                <w:right w:val="nil"/>
                <w:between w:val="nil"/>
              </w:pBdr>
              <w:spacing w:before="0" w:after="0"/>
              <w:rPr>
                <w:b/>
                <w:color w:val="FF0000"/>
                <w:sz w:val="15"/>
                <w:szCs w:val="15"/>
                <w:lang w:val="en-GB"/>
              </w:rPr>
            </w:pPr>
          </w:p>
          <w:p w14:paraId="00CC872C"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assessment procedures and criteria are the same across the country.</w:t>
            </w:r>
          </w:p>
          <w:p w14:paraId="416A6213" w14:textId="77777777" w:rsidR="005D0FED" w:rsidRPr="00292DEB" w:rsidRDefault="005D0FED" w:rsidP="00481BFF">
            <w:pPr>
              <w:pStyle w:val="Normal0"/>
              <w:pBdr>
                <w:top w:val="nil"/>
                <w:left w:val="nil"/>
                <w:bottom w:val="nil"/>
                <w:right w:val="nil"/>
                <w:between w:val="nil"/>
              </w:pBdr>
              <w:spacing w:before="0" w:after="0"/>
              <w:rPr>
                <w:color w:val="000000"/>
                <w:sz w:val="15"/>
                <w:szCs w:val="15"/>
                <w:lang w:val="en-GB"/>
              </w:rPr>
            </w:pPr>
          </w:p>
          <w:p w14:paraId="45004E5E" w14:textId="29414A7F"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Possibility of appeal on the decision/certification of KEPA to Committees of Second Degree of KEPA.</w:t>
            </w:r>
          </w:p>
        </w:tc>
        <w:tc>
          <w:tcPr>
            <w:tcW w:w="167" w:type="pct"/>
          </w:tcPr>
          <w:p w14:paraId="19A78484"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58D0D80A" w14:textId="77777777" w:rsidR="005D0FED" w:rsidRPr="00292DEB" w:rsidRDefault="005D0FED" w:rsidP="00481BFF">
            <w:pPr>
              <w:spacing w:line="276" w:lineRule="auto"/>
              <w:rPr>
                <w:rFonts w:cs="Arial"/>
                <w:color w:val="0000FF"/>
              </w:rPr>
            </w:pPr>
          </w:p>
        </w:tc>
        <w:tc>
          <w:tcPr>
            <w:tcW w:w="127" w:type="pct"/>
          </w:tcPr>
          <w:p w14:paraId="4A936E01" w14:textId="77777777" w:rsidR="005D0FED" w:rsidRPr="00292DEB" w:rsidRDefault="005D0FED" w:rsidP="00481BFF">
            <w:pPr>
              <w:spacing w:line="276" w:lineRule="auto"/>
              <w:rPr>
                <w:rFonts w:cs="Arial"/>
                <w:color w:val="0000FF"/>
                <w:lang w:val="fr-FR"/>
              </w:rPr>
            </w:pPr>
            <w:r w:rsidRPr="00292DEB">
              <w:rPr>
                <w:rFonts w:cs="Arial"/>
                <w:color w:val="0000FF"/>
                <w:lang w:val="fr-FR"/>
              </w:rPr>
              <w:t>13</w:t>
            </w:r>
          </w:p>
          <w:p w14:paraId="25950E44" w14:textId="77777777" w:rsidR="005D0FED" w:rsidRPr="00292DEB" w:rsidRDefault="005D0FED" w:rsidP="00481BFF">
            <w:pPr>
              <w:spacing w:line="276" w:lineRule="auto"/>
              <w:rPr>
                <w:rFonts w:cs="Arial"/>
                <w:color w:val="0000FF"/>
              </w:rPr>
            </w:pPr>
          </w:p>
        </w:tc>
        <w:tc>
          <w:tcPr>
            <w:tcW w:w="402" w:type="pct"/>
          </w:tcPr>
          <w:p w14:paraId="14F00318"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BD357C1" w14:textId="77777777" w:rsidR="005D0FED" w:rsidRPr="00292DEB" w:rsidRDefault="005D0FED" w:rsidP="00481BFF">
            <w:pPr>
              <w:spacing w:line="276" w:lineRule="auto"/>
              <w:rPr>
                <w:rFonts w:cs="Arial"/>
                <w:color w:val="0000FF"/>
              </w:rPr>
            </w:pPr>
          </w:p>
        </w:tc>
      </w:tr>
      <w:tr w:rsidR="005D0FED" w:rsidRPr="00292DEB" w14:paraId="26884B47" w14:textId="77777777" w:rsidTr="005D0FED">
        <w:tc>
          <w:tcPr>
            <w:tcW w:w="193" w:type="pct"/>
          </w:tcPr>
          <w:p w14:paraId="05DD5C9B" w14:textId="77777777" w:rsidR="005D0FED" w:rsidRPr="00292DEB" w:rsidRDefault="005D0FED" w:rsidP="00481BFF">
            <w:pPr>
              <w:spacing w:line="276" w:lineRule="auto"/>
              <w:jc w:val="left"/>
              <w:rPr>
                <w:rFonts w:cs="Arial"/>
                <w:lang w:val="es-ES"/>
              </w:rPr>
            </w:pPr>
            <w:r w:rsidRPr="00292DEB">
              <w:rPr>
                <w:rFonts w:cs="Arial"/>
                <w:lang w:val="es-ES"/>
              </w:rPr>
              <w:t>EL</w:t>
            </w:r>
          </w:p>
          <w:p w14:paraId="18364ED9" w14:textId="77777777" w:rsidR="005D0FED" w:rsidRPr="00292DEB" w:rsidRDefault="005D0FED" w:rsidP="00481BFF">
            <w:pPr>
              <w:spacing w:line="276" w:lineRule="auto"/>
              <w:jc w:val="left"/>
              <w:rPr>
                <w:rFonts w:cs="Arial"/>
                <w:lang w:val="es-ES"/>
              </w:rPr>
            </w:pPr>
            <w:r w:rsidRPr="00292DEB">
              <w:rPr>
                <w:rFonts w:cs="Arial"/>
                <w:lang w:val="es-ES"/>
              </w:rPr>
              <w:t>EL</w:t>
            </w:r>
          </w:p>
          <w:p w14:paraId="767B9892" w14:textId="77777777" w:rsidR="005D0FED" w:rsidRPr="00292DEB" w:rsidRDefault="005D0FED" w:rsidP="00481BFF">
            <w:pPr>
              <w:spacing w:line="276" w:lineRule="auto"/>
              <w:jc w:val="left"/>
              <w:rPr>
                <w:rFonts w:cs="Arial"/>
                <w:lang w:val="es-ES"/>
              </w:rPr>
            </w:pPr>
            <w:r w:rsidRPr="00292DEB">
              <w:rPr>
                <w:rFonts w:cs="Arial"/>
                <w:lang w:val="es-ES"/>
              </w:rPr>
              <w:t>EL</w:t>
            </w:r>
          </w:p>
          <w:p w14:paraId="7E990CA6" w14:textId="77777777" w:rsidR="005D0FED" w:rsidRPr="00292DEB" w:rsidRDefault="005D0FED" w:rsidP="00481BFF">
            <w:pPr>
              <w:spacing w:line="276" w:lineRule="auto"/>
              <w:jc w:val="left"/>
              <w:rPr>
                <w:rFonts w:cs="Arial"/>
                <w:lang w:val="es-ES"/>
              </w:rPr>
            </w:pPr>
            <w:r w:rsidRPr="00292DEB">
              <w:rPr>
                <w:rFonts w:cs="Arial"/>
                <w:lang w:val="es-ES"/>
              </w:rPr>
              <w:t>EL</w:t>
            </w:r>
          </w:p>
          <w:p w14:paraId="508746FF" w14:textId="77777777" w:rsidR="005D0FED" w:rsidRPr="00292DEB" w:rsidRDefault="005D0FED" w:rsidP="00481BFF">
            <w:pPr>
              <w:spacing w:line="276" w:lineRule="auto"/>
              <w:jc w:val="left"/>
              <w:rPr>
                <w:rFonts w:cs="Arial"/>
                <w:lang w:val="es-ES"/>
              </w:rPr>
            </w:pPr>
            <w:r w:rsidRPr="00292DEB">
              <w:rPr>
                <w:rFonts w:cs="Arial"/>
                <w:lang w:val="es-ES"/>
              </w:rPr>
              <w:t>EL</w:t>
            </w:r>
          </w:p>
          <w:p w14:paraId="70BB86DD" w14:textId="77777777" w:rsidR="005D0FED" w:rsidRPr="00292DEB" w:rsidRDefault="005D0FED" w:rsidP="00481BFF">
            <w:pPr>
              <w:spacing w:line="276" w:lineRule="auto"/>
              <w:jc w:val="left"/>
              <w:rPr>
                <w:rFonts w:cs="Arial"/>
                <w:lang w:val="es-ES"/>
              </w:rPr>
            </w:pPr>
            <w:r w:rsidRPr="00292DEB">
              <w:rPr>
                <w:rFonts w:cs="Arial"/>
                <w:lang w:val="es-ES"/>
              </w:rPr>
              <w:t>EL</w:t>
            </w:r>
          </w:p>
          <w:p w14:paraId="5586F54B" w14:textId="4BC2A915" w:rsidR="005D0FED" w:rsidRPr="00292DEB" w:rsidRDefault="005D0FED" w:rsidP="00481BFF">
            <w:pPr>
              <w:spacing w:line="276" w:lineRule="auto"/>
              <w:jc w:val="left"/>
              <w:rPr>
                <w:rFonts w:cs="Arial"/>
                <w:b/>
                <w:lang w:val="es-ES"/>
              </w:rPr>
            </w:pPr>
          </w:p>
        </w:tc>
        <w:tc>
          <w:tcPr>
            <w:tcW w:w="1371" w:type="pct"/>
          </w:tcPr>
          <w:p w14:paraId="535090B5" w14:textId="77777777" w:rsidR="005D0FED" w:rsidRPr="00292DEB" w:rsidRDefault="005D0FED" w:rsidP="00481BFF">
            <w:pPr>
              <w:spacing w:line="276" w:lineRule="auto"/>
              <w:rPr>
                <w:rFonts w:cs="Arial"/>
              </w:rPr>
            </w:pPr>
            <w:r w:rsidRPr="00292DEB">
              <w:rPr>
                <w:rFonts w:cs="Arial"/>
              </w:rPr>
              <w:t xml:space="preserve">Möglichkeit der Revision nach Ablaufen des von dem </w:t>
            </w:r>
            <w:r w:rsidRPr="00292DEB">
              <w:rPr>
                <w:rFonts w:cs="Arial"/>
                <w:color w:val="008000"/>
              </w:rPr>
              <w:t>Zentrum zur Bestätigung der Erwerbsunfähigkeit (KEPA)</w:t>
            </w:r>
            <w:r w:rsidRPr="00292DEB">
              <w:rPr>
                <w:rFonts w:cs="Arial"/>
              </w:rPr>
              <w:t xml:space="preserve"> </w:t>
            </w:r>
            <w:r w:rsidRPr="00292DEB">
              <w:rPr>
                <w:rFonts w:cs="Arial"/>
                <w:i/>
                <w:color w:val="008080"/>
              </w:rPr>
              <w:t xml:space="preserve">(ΚΕΝΤΡΑ ΠΙΣΤΟΠΟΙΗΣΗΣ ΑΝΑΠΗΡΙΑΣ– ΚΕΠΑ) </w:t>
            </w:r>
            <w:r w:rsidRPr="00292DEB">
              <w:rPr>
                <w:rFonts w:cs="Arial"/>
              </w:rPr>
              <w:t>gewährten Zeitraums von Invalidität und bei bedeutenden Veränderungen im Gesundheitszustand. Wurde die oben genannte Nachuntersuchung dreimalig durchgeführt, ist es möglich, eine lebenslange Rente gewährt zu bekommen, sofern besondere Bedingungen erfüllt sind.</w:t>
            </w:r>
          </w:p>
          <w:p w14:paraId="54CC4266" w14:textId="77777777" w:rsidR="005D0FED" w:rsidRPr="00292DEB" w:rsidRDefault="005D0FED" w:rsidP="00481BFF">
            <w:pPr>
              <w:spacing w:line="276" w:lineRule="auto"/>
              <w:rPr>
                <w:rFonts w:cs="Arial"/>
                <w:b/>
                <w:color w:val="FF0000"/>
              </w:rPr>
            </w:pPr>
            <w:r w:rsidRPr="00292DEB">
              <w:rPr>
                <w:rFonts w:cs="Arial"/>
              </w:rPr>
              <w:t>Siehe Tabelle V „Invalidität“ für nähere Angaben.</w:t>
            </w:r>
          </w:p>
          <w:p w14:paraId="5A1F2399" w14:textId="49EAE499" w:rsidR="005D0FED" w:rsidRPr="00292DEB" w:rsidRDefault="005D0FED" w:rsidP="00481BFF">
            <w:pPr>
              <w:spacing w:line="276" w:lineRule="auto"/>
              <w:rPr>
                <w:rFonts w:cs="Arial"/>
              </w:rPr>
            </w:pPr>
          </w:p>
        </w:tc>
        <w:tc>
          <w:tcPr>
            <w:tcW w:w="1370" w:type="pct"/>
          </w:tcPr>
          <w:p w14:paraId="3B1C2A4E" w14:textId="77777777" w:rsidR="005D0FED" w:rsidRPr="00292DEB" w:rsidRDefault="005D0FED" w:rsidP="00481BFF">
            <w:pPr>
              <w:spacing w:line="276" w:lineRule="auto"/>
              <w:rPr>
                <w:rFonts w:cs="Arial"/>
                <w:lang w:val="fr-BE"/>
              </w:rPr>
            </w:pPr>
            <w:r w:rsidRPr="00292DEB">
              <w:rPr>
                <w:rFonts w:cs="Arial"/>
                <w:lang w:val="fr-BE"/>
              </w:rPr>
              <w:t xml:space="preserve">La révision est possible lorsque la période d’incapacité accordée par les </w:t>
            </w:r>
            <w:r w:rsidRPr="00292DEB">
              <w:rPr>
                <w:rFonts w:cs="Arial"/>
                <w:color w:val="008000"/>
                <w:lang w:val="fr-BE"/>
              </w:rPr>
              <w:t>Centres de certification</w:t>
            </w:r>
            <w:r w:rsidRPr="00292DEB">
              <w:rPr>
                <w:rFonts w:cs="Arial"/>
                <w:lang w:val="fr-BE"/>
              </w:rPr>
              <w:t xml:space="preserve"> </w:t>
            </w:r>
            <w:r w:rsidRPr="00292DEB">
              <w:rPr>
                <w:rFonts w:cs="Arial"/>
                <w:color w:val="008000"/>
                <w:lang w:val="fr-BE"/>
              </w:rPr>
              <w:t xml:space="preserve">(KEPA) </w:t>
            </w:r>
            <w:r w:rsidRPr="00292DEB">
              <w:rPr>
                <w:rFonts w:cs="Arial"/>
                <w:lang w:val="fr-BE"/>
              </w:rPr>
              <w:t>(</w:t>
            </w:r>
            <w:r w:rsidRPr="00292DEB">
              <w:rPr>
                <w:rFonts w:cs="Arial"/>
                <w:i/>
                <w:color w:val="008080"/>
                <w:lang w:val="fr-BE"/>
              </w:rPr>
              <w:t>ΚΕΝΤΡΑ ΠΙΣΤΟΠΟΙΗΣΗΣ ΑΝΑΠΗΡΙΑΣ – ΚΕΠΑ</w:t>
            </w:r>
            <w:r w:rsidRPr="00292DEB">
              <w:rPr>
                <w:rFonts w:cs="Arial"/>
                <w:lang w:val="fr-BE"/>
              </w:rPr>
              <w:t xml:space="preserve">) arrive à échéance et en cas de changement important de l’état de santé. Après que la procédure de réexamen susmentionnée </w:t>
            </w:r>
            <w:proofErr w:type="gramStart"/>
            <w:r w:rsidRPr="00292DEB">
              <w:rPr>
                <w:rFonts w:cs="Arial"/>
                <w:lang w:val="fr-BE"/>
              </w:rPr>
              <w:t>ait</w:t>
            </w:r>
            <w:proofErr w:type="gramEnd"/>
            <w:r w:rsidRPr="00292DEB">
              <w:rPr>
                <w:rFonts w:cs="Arial"/>
                <w:lang w:val="fr-BE"/>
              </w:rPr>
              <w:t xml:space="preserve"> eu lieu à trois reprises, l’octroi d’une pension à vie est possible pour autant que certaines conditions soient remplies. </w:t>
            </w:r>
          </w:p>
          <w:p w14:paraId="42490DEC" w14:textId="428FD7B7" w:rsidR="005D0FED" w:rsidRPr="00292DEB" w:rsidRDefault="005D0FED" w:rsidP="00481BFF">
            <w:pPr>
              <w:spacing w:line="276" w:lineRule="auto"/>
              <w:rPr>
                <w:rFonts w:cs="Arial"/>
                <w:lang w:val="fr-BE"/>
              </w:rPr>
            </w:pPr>
            <w:r w:rsidRPr="00292DEB">
              <w:rPr>
                <w:rFonts w:cs="Arial"/>
                <w:lang w:val="fr-BE"/>
              </w:rPr>
              <w:t xml:space="preserve">Voir le tableau V « Invalidité » pour plus de précisions. </w:t>
            </w:r>
          </w:p>
        </w:tc>
        <w:tc>
          <w:tcPr>
            <w:tcW w:w="1370" w:type="pct"/>
          </w:tcPr>
          <w:p w14:paraId="7CFB778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E-VIII-14-EL</w:t>
            </w:r>
          </w:p>
          <w:p w14:paraId="56260E80"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Review possible when period of invalidity granted by the </w:t>
            </w:r>
            <w:r w:rsidRPr="00292DEB">
              <w:rPr>
                <w:color w:val="008000"/>
                <w:sz w:val="15"/>
                <w:szCs w:val="15"/>
                <w:lang w:val="en-GB"/>
              </w:rPr>
              <w:t>Centres for Certifying Incapacity (KEPA</w:t>
            </w:r>
            <w:proofErr w:type="gramStart"/>
            <w:r w:rsidRPr="00292DEB">
              <w:rPr>
                <w:color w:val="008000"/>
                <w:sz w:val="15"/>
                <w:szCs w:val="15"/>
                <w:lang w:val="en-GB"/>
              </w:rPr>
              <w:t>)</w:t>
            </w:r>
            <w:r w:rsidRPr="00292DEB">
              <w:rPr>
                <w:color w:val="00000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color w:val="000000"/>
                <w:sz w:val="15"/>
                <w:szCs w:val="15"/>
                <w:lang w:val="en-GB"/>
              </w:rPr>
              <w:t xml:space="preserve">) has elapsed and in case of significant change of the health situation. After the above re-examination procedure takes place </w:t>
            </w:r>
            <w:r w:rsidRPr="00292DEB">
              <w:rPr>
                <w:color w:val="C00000"/>
                <w:sz w:val="15"/>
                <w:szCs w:val="15"/>
                <w:lang w:val="en-GB"/>
              </w:rPr>
              <w:t xml:space="preserve">three </w:t>
            </w:r>
            <w:r w:rsidRPr="00292DEB">
              <w:rPr>
                <w:color w:val="000000"/>
                <w:sz w:val="15"/>
                <w:szCs w:val="15"/>
                <w:lang w:val="en-GB"/>
              </w:rPr>
              <w:t xml:space="preserve">times, possibility of pension to be granted for life if specific conditions are fulfilled. </w:t>
            </w:r>
          </w:p>
          <w:p w14:paraId="489AB15B" w14:textId="0D0719D9"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See Table V on “Invalidity” for details.</w:t>
            </w:r>
          </w:p>
        </w:tc>
        <w:tc>
          <w:tcPr>
            <w:tcW w:w="167" w:type="pct"/>
          </w:tcPr>
          <w:p w14:paraId="56B36451"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28BF73DD" w14:textId="77777777" w:rsidR="005D0FED" w:rsidRPr="00292DEB" w:rsidRDefault="005D0FED" w:rsidP="00481BFF">
            <w:pPr>
              <w:spacing w:line="276" w:lineRule="auto"/>
              <w:rPr>
                <w:rFonts w:cs="Arial"/>
                <w:color w:val="0000FF"/>
                <w:lang w:val="en-US"/>
              </w:rPr>
            </w:pPr>
          </w:p>
        </w:tc>
        <w:tc>
          <w:tcPr>
            <w:tcW w:w="127" w:type="pct"/>
          </w:tcPr>
          <w:p w14:paraId="3B1C64E6" w14:textId="77777777" w:rsidR="005D0FED" w:rsidRPr="00292DEB" w:rsidRDefault="005D0FED" w:rsidP="00481BFF">
            <w:pPr>
              <w:spacing w:line="276" w:lineRule="auto"/>
              <w:rPr>
                <w:rFonts w:cs="Arial"/>
                <w:color w:val="0000FF"/>
                <w:lang w:val="fr-FR"/>
              </w:rPr>
            </w:pPr>
            <w:r w:rsidRPr="00292DEB">
              <w:rPr>
                <w:rFonts w:cs="Arial"/>
                <w:color w:val="0000FF"/>
                <w:lang w:val="fr-FR"/>
              </w:rPr>
              <w:t>14</w:t>
            </w:r>
          </w:p>
          <w:p w14:paraId="6E51BCE0" w14:textId="77777777" w:rsidR="005D0FED" w:rsidRPr="00292DEB" w:rsidRDefault="005D0FED" w:rsidP="00481BFF">
            <w:pPr>
              <w:spacing w:line="276" w:lineRule="auto"/>
              <w:rPr>
                <w:rFonts w:cs="Arial"/>
                <w:color w:val="0000FF"/>
                <w:lang w:val="en-US"/>
              </w:rPr>
            </w:pPr>
          </w:p>
        </w:tc>
        <w:tc>
          <w:tcPr>
            <w:tcW w:w="402" w:type="pct"/>
          </w:tcPr>
          <w:p w14:paraId="4B578D7E"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CFCBA6B" w14:textId="77777777" w:rsidR="005D0FED" w:rsidRPr="00292DEB" w:rsidRDefault="005D0FED" w:rsidP="00481BFF">
            <w:pPr>
              <w:spacing w:line="276" w:lineRule="auto"/>
              <w:rPr>
                <w:rFonts w:cs="Arial"/>
                <w:color w:val="0000FF"/>
                <w:lang w:val="en-US"/>
              </w:rPr>
            </w:pPr>
          </w:p>
        </w:tc>
      </w:tr>
      <w:tr w:rsidR="005D0FED" w:rsidRPr="00292DEB" w14:paraId="72EDDA4D" w14:textId="77777777" w:rsidTr="005D0FED">
        <w:tc>
          <w:tcPr>
            <w:tcW w:w="193" w:type="pct"/>
          </w:tcPr>
          <w:p w14:paraId="009EF812" w14:textId="77777777" w:rsidR="005D0FED" w:rsidRPr="00292DEB" w:rsidRDefault="005D0FED" w:rsidP="00481BFF">
            <w:pPr>
              <w:spacing w:line="276" w:lineRule="auto"/>
              <w:jc w:val="left"/>
              <w:rPr>
                <w:rFonts w:cs="Arial"/>
                <w:lang w:val="en-GB"/>
              </w:rPr>
            </w:pPr>
            <w:r w:rsidRPr="00292DEB">
              <w:rPr>
                <w:rFonts w:cs="Arial"/>
                <w:lang w:val="en-GB"/>
              </w:rPr>
              <w:lastRenderedPageBreak/>
              <w:t>EL</w:t>
            </w:r>
          </w:p>
          <w:p w14:paraId="6D9F759F" w14:textId="77777777" w:rsidR="005D0FED" w:rsidRPr="00292DEB" w:rsidRDefault="005D0FED" w:rsidP="00481BFF">
            <w:pPr>
              <w:spacing w:line="276" w:lineRule="auto"/>
              <w:jc w:val="left"/>
              <w:rPr>
                <w:rFonts w:cs="Arial"/>
                <w:lang w:val="en-GB"/>
              </w:rPr>
            </w:pPr>
            <w:r w:rsidRPr="00292DEB">
              <w:rPr>
                <w:rFonts w:cs="Arial"/>
                <w:lang w:val="en-GB"/>
              </w:rPr>
              <w:t>EL</w:t>
            </w:r>
          </w:p>
          <w:p w14:paraId="19703F9D" w14:textId="77777777" w:rsidR="005D0FED" w:rsidRPr="00292DEB" w:rsidRDefault="005D0FED" w:rsidP="00481BFF">
            <w:pPr>
              <w:spacing w:line="276" w:lineRule="auto"/>
              <w:jc w:val="left"/>
              <w:rPr>
                <w:rFonts w:cs="Arial"/>
                <w:lang w:val="en-GB"/>
              </w:rPr>
            </w:pPr>
            <w:r w:rsidRPr="00292DEB">
              <w:rPr>
                <w:rFonts w:cs="Arial"/>
                <w:lang w:val="en-GB"/>
              </w:rPr>
              <w:t>EL</w:t>
            </w:r>
          </w:p>
          <w:p w14:paraId="4C2E7306" w14:textId="024529CE" w:rsidR="005D0FED" w:rsidRPr="00292DEB" w:rsidRDefault="005D0FED" w:rsidP="00481BFF">
            <w:pPr>
              <w:spacing w:line="276" w:lineRule="auto"/>
              <w:jc w:val="left"/>
              <w:rPr>
                <w:rFonts w:cs="Arial"/>
                <w:b/>
                <w:lang w:val="fr-BE"/>
              </w:rPr>
            </w:pPr>
            <w:r w:rsidRPr="00292DEB">
              <w:rPr>
                <w:rFonts w:cs="Arial"/>
                <w:lang w:val="en-GB"/>
              </w:rPr>
              <w:t>EL</w:t>
            </w:r>
          </w:p>
        </w:tc>
        <w:tc>
          <w:tcPr>
            <w:tcW w:w="1371" w:type="pct"/>
          </w:tcPr>
          <w:p w14:paraId="25488BE1" w14:textId="4F67C85E" w:rsidR="005D0FED" w:rsidRPr="00292DEB" w:rsidRDefault="005D0FED" w:rsidP="00481BFF">
            <w:pPr>
              <w:spacing w:line="276" w:lineRule="auto"/>
              <w:rPr>
                <w:rFonts w:cs="Arial"/>
              </w:rPr>
            </w:pPr>
            <w:r w:rsidRPr="00292DEB">
              <w:rPr>
                <w:rFonts w:cs="Arial"/>
                <w:bCs/>
              </w:rPr>
              <w:t xml:space="preserve">Keine Zuzahlungen für Leistungsempfänger, für die </w:t>
            </w:r>
            <w:r w:rsidRPr="00292DEB">
              <w:rPr>
                <w:rFonts w:cs="Arial"/>
                <w:bCs/>
                <w:color w:val="008000"/>
              </w:rPr>
              <w:t>KEPA</w:t>
            </w:r>
            <w:r w:rsidRPr="00292DEB">
              <w:rPr>
                <w:rFonts w:cs="Arial"/>
                <w:bCs/>
              </w:rPr>
              <w:t xml:space="preserve"> einen Arbeitsunfall anerkannt hat.</w:t>
            </w:r>
          </w:p>
        </w:tc>
        <w:tc>
          <w:tcPr>
            <w:tcW w:w="1370" w:type="pct"/>
          </w:tcPr>
          <w:p w14:paraId="5B7E9FB4" w14:textId="77777777" w:rsidR="005D0FED" w:rsidRPr="00292DEB" w:rsidRDefault="005D0FED" w:rsidP="00481BFF">
            <w:pPr>
              <w:spacing w:line="276" w:lineRule="auto"/>
              <w:rPr>
                <w:rFonts w:cs="Arial"/>
                <w:bCs/>
                <w:lang w:val="fr-BE"/>
              </w:rPr>
            </w:pPr>
            <w:r w:rsidRPr="00292DEB">
              <w:rPr>
                <w:rFonts w:cs="Arial"/>
                <w:bCs/>
                <w:lang w:val="fr-BE"/>
              </w:rPr>
              <w:t xml:space="preserve">Pas de participation financière pour les bénéficiaires concernant lesquels le </w:t>
            </w:r>
            <w:r w:rsidRPr="00292DEB">
              <w:rPr>
                <w:rFonts w:cs="Arial"/>
                <w:bCs/>
                <w:color w:val="008000"/>
                <w:lang w:val="fr-BE"/>
              </w:rPr>
              <w:t>KEPA</w:t>
            </w:r>
            <w:r w:rsidRPr="00292DEB">
              <w:rPr>
                <w:rFonts w:cs="Arial"/>
                <w:bCs/>
                <w:lang w:val="fr-BE"/>
              </w:rPr>
              <w:t xml:space="preserve"> a reconnu un accident de travail.</w:t>
            </w:r>
          </w:p>
          <w:p w14:paraId="5D90C678" w14:textId="05AD9337" w:rsidR="005D0FED" w:rsidRPr="00292DEB" w:rsidRDefault="005D0FED" w:rsidP="00481BFF">
            <w:pPr>
              <w:spacing w:line="276" w:lineRule="auto"/>
              <w:rPr>
                <w:rFonts w:cs="Arial"/>
                <w:lang w:val="fr-BE"/>
              </w:rPr>
            </w:pPr>
          </w:p>
        </w:tc>
        <w:tc>
          <w:tcPr>
            <w:tcW w:w="1370" w:type="pct"/>
          </w:tcPr>
          <w:p w14:paraId="4F39C8BE"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E-VIII-15-EL</w:t>
            </w:r>
          </w:p>
          <w:p w14:paraId="111B0E50" w14:textId="76D6FF21"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No co-payments for beneficiaries for which </w:t>
            </w:r>
            <w:r w:rsidRPr="00292DEB">
              <w:rPr>
                <w:color w:val="008000"/>
                <w:sz w:val="15"/>
                <w:szCs w:val="15"/>
                <w:lang w:val="en-GB"/>
              </w:rPr>
              <w:t xml:space="preserve">KEPA </w:t>
            </w:r>
            <w:r w:rsidRPr="00292DEB">
              <w:rPr>
                <w:color w:val="000000"/>
                <w:sz w:val="15"/>
                <w:szCs w:val="15"/>
                <w:lang w:val="en-GB"/>
              </w:rPr>
              <w:t>has recognised an accident at work.</w:t>
            </w:r>
          </w:p>
        </w:tc>
        <w:tc>
          <w:tcPr>
            <w:tcW w:w="167" w:type="pct"/>
          </w:tcPr>
          <w:p w14:paraId="78DBEE9D"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30ED3B91" w14:textId="77777777" w:rsidR="005D0FED" w:rsidRPr="00292DEB" w:rsidRDefault="005D0FED" w:rsidP="00481BFF">
            <w:pPr>
              <w:spacing w:line="276" w:lineRule="auto"/>
              <w:rPr>
                <w:rFonts w:cs="Arial"/>
                <w:color w:val="0000FF"/>
                <w:lang w:val="en-US"/>
              </w:rPr>
            </w:pPr>
          </w:p>
        </w:tc>
        <w:tc>
          <w:tcPr>
            <w:tcW w:w="127" w:type="pct"/>
          </w:tcPr>
          <w:p w14:paraId="285E070E" w14:textId="77777777" w:rsidR="005D0FED" w:rsidRPr="00292DEB" w:rsidRDefault="005D0FED" w:rsidP="00481BFF">
            <w:pPr>
              <w:spacing w:line="276" w:lineRule="auto"/>
              <w:rPr>
                <w:rFonts w:cs="Arial"/>
                <w:color w:val="0000FF"/>
                <w:lang w:val="fr-FR"/>
              </w:rPr>
            </w:pPr>
            <w:r w:rsidRPr="00292DEB">
              <w:rPr>
                <w:rFonts w:cs="Arial"/>
                <w:color w:val="0000FF"/>
                <w:lang w:val="fr-FR"/>
              </w:rPr>
              <w:t>15</w:t>
            </w:r>
          </w:p>
          <w:p w14:paraId="28560059" w14:textId="77777777" w:rsidR="005D0FED" w:rsidRPr="00292DEB" w:rsidRDefault="005D0FED" w:rsidP="00481BFF">
            <w:pPr>
              <w:spacing w:line="276" w:lineRule="auto"/>
              <w:rPr>
                <w:rFonts w:cs="Arial"/>
                <w:color w:val="0000FF"/>
                <w:lang w:val="en-US"/>
              </w:rPr>
            </w:pPr>
          </w:p>
        </w:tc>
        <w:tc>
          <w:tcPr>
            <w:tcW w:w="402" w:type="pct"/>
          </w:tcPr>
          <w:p w14:paraId="3A416E0A"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E17D25B" w14:textId="77777777" w:rsidR="005D0FED" w:rsidRPr="00292DEB" w:rsidRDefault="005D0FED" w:rsidP="00481BFF">
            <w:pPr>
              <w:spacing w:line="276" w:lineRule="auto"/>
              <w:rPr>
                <w:rFonts w:cs="Arial"/>
                <w:color w:val="0000FF"/>
                <w:lang w:val="en-US"/>
              </w:rPr>
            </w:pPr>
          </w:p>
        </w:tc>
      </w:tr>
      <w:tr w:rsidR="005D0FED" w:rsidRPr="00292DEB" w14:paraId="4DD33DD0" w14:textId="77777777" w:rsidTr="005D0FED">
        <w:tc>
          <w:tcPr>
            <w:tcW w:w="193" w:type="pct"/>
          </w:tcPr>
          <w:p w14:paraId="1371615D" w14:textId="77777777" w:rsidR="005D0FED" w:rsidRPr="00292DEB" w:rsidRDefault="005D0FED" w:rsidP="00481BFF">
            <w:pPr>
              <w:spacing w:line="276" w:lineRule="auto"/>
              <w:jc w:val="left"/>
              <w:rPr>
                <w:rFonts w:cs="Arial"/>
                <w:lang w:val="es-ES"/>
              </w:rPr>
            </w:pPr>
            <w:r w:rsidRPr="00292DEB">
              <w:rPr>
                <w:rFonts w:cs="Arial"/>
                <w:lang w:val="es-ES"/>
              </w:rPr>
              <w:t>EL</w:t>
            </w:r>
          </w:p>
          <w:p w14:paraId="7FB0E79A" w14:textId="77777777" w:rsidR="005D0FED" w:rsidRPr="00292DEB" w:rsidRDefault="005D0FED" w:rsidP="00481BFF">
            <w:pPr>
              <w:spacing w:line="276" w:lineRule="auto"/>
              <w:jc w:val="left"/>
              <w:rPr>
                <w:rFonts w:cs="Arial"/>
                <w:lang w:val="es-ES"/>
              </w:rPr>
            </w:pPr>
            <w:r w:rsidRPr="00292DEB">
              <w:rPr>
                <w:rFonts w:cs="Arial"/>
                <w:lang w:val="es-ES"/>
              </w:rPr>
              <w:t>EL</w:t>
            </w:r>
          </w:p>
          <w:p w14:paraId="40B1EF57" w14:textId="77777777" w:rsidR="005D0FED" w:rsidRPr="00292DEB" w:rsidRDefault="005D0FED" w:rsidP="00481BFF">
            <w:pPr>
              <w:spacing w:line="276" w:lineRule="auto"/>
              <w:jc w:val="left"/>
              <w:rPr>
                <w:rFonts w:cs="Arial"/>
                <w:lang w:val="es-ES"/>
              </w:rPr>
            </w:pPr>
            <w:r w:rsidRPr="00292DEB">
              <w:rPr>
                <w:rFonts w:cs="Arial"/>
                <w:lang w:val="es-ES"/>
              </w:rPr>
              <w:t>EL</w:t>
            </w:r>
          </w:p>
          <w:p w14:paraId="428CA643" w14:textId="0537A1C5"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6B816DF5" w14:textId="57874641" w:rsidR="005D0FED" w:rsidRPr="00292DEB" w:rsidRDefault="005D0FED" w:rsidP="00481BFF">
            <w:pPr>
              <w:spacing w:line="276" w:lineRule="auto"/>
              <w:rPr>
                <w:rFonts w:cs="Arial"/>
              </w:rPr>
            </w:pPr>
            <w:r w:rsidRPr="00292DEB">
              <w:rPr>
                <w:rFonts w:cs="Arial"/>
              </w:rPr>
              <w:t>Keine besonderen Bestimmungen für Arbeitsunfälle oder Berufskrankheiten. Die Berechnung entspricht der der Invaliditätsrente (siehe Tabelle V „Invalidität“).</w:t>
            </w:r>
          </w:p>
        </w:tc>
        <w:tc>
          <w:tcPr>
            <w:tcW w:w="1370" w:type="pct"/>
          </w:tcPr>
          <w:p w14:paraId="22ABD642" w14:textId="77777777" w:rsidR="005D0FED" w:rsidRPr="00292DEB" w:rsidRDefault="005D0FED" w:rsidP="00481BFF">
            <w:pPr>
              <w:spacing w:line="276" w:lineRule="auto"/>
              <w:rPr>
                <w:rFonts w:eastAsia="Arial" w:cs="Arial"/>
                <w:lang w:val="fr-BE"/>
              </w:rPr>
            </w:pPr>
            <w:r w:rsidRPr="00292DEB">
              <w:rPr>
                <w:rFonts w:eastAsia="Arial" w:cs="Arial"/>
                <w:lang w:val="fr-BE"/>
              </w:rPr>
              <w:t>Pas de dispositions particulières pour les accidents du travail et les maladies professionnelles. Le calcul est le même que pour la pension d'invalidité (voir tableau V « Invalidité »).</w:t>
            </w:r>
          </w:p>
          <w:p w14:paraId="22744677" w14:textId="7B9F206C" w:rsidR="005D0FED" w:rsidRPr="00292DEB" w:rsidRDefault="005D0FED" w:rsidP="00481BFF">
            <w:pPr>
              <w:keepNext/>
              <w:spacing w:line="276" w:lineRule="auto"/>
              <w:outlineLvl w:val="2"/>
              <w:rPr>
                <w:rFonts w:cs="Arial"/>
                <w:lang w:val="fr-BE"/>
              </w:rPr>
            </w:pPr>
          </w:p>
        </w:tc>
        <w:tc>
          <w:tcPr>
            <w:tcW w:w="1370" w:type="pct"/>
          </w:tcPr>
          <w:p w14:paraId="6565413C" w14:textId="77777777" w:rsidR="005D0FED" w:rsidRPr="00292DEB" w:rsidRDefault="005D0FED" w:rsidP="00481BFF">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E-VIII-16-EL</w:t>
            </w:r>
          </w:p>
          <w:p w14:paraId="5C060E66" w14:textId="78848557"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No special provisions for accidents at work or occupational diseases. The calculation is the same as for </w:t>
            </w:r>
            <w:r w:rsidRPr="00292DEB">
              <w:rPr>
                <w:color w:val="008000"/>
                <w:sz w:val="15"/>
                <w:szCs w:val="15"/>
                <w:lang w:val="en-GB"/>
              </w:rPr>
              <w:t>invalidity pension</w:t>
            </w:r>
            <w:r w:rsidRPr="00292DEB">
              <w:rPr>
                <w:color w:val="000000"/>
                <w:sz w:val="15"/>
                <w:szCs w:val="15"/>
                <w:lang w:val="en-GB"/>
              </w:rPr>
              <w:t xml:space="preserve"> (see Table V on "Invalidity").</w:t>
            </w:r>
          </w:p>
        </w:tc>
        <w:tc>
          <w:tcPr>
            <w:tcW w:w="167" w:type="pct"/>
          </w:tcPr>
          <w:p w14:paraId="7B275A2F"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3B85C841" w14:textId="77777777" w:rsidR="005D0FED" w:rsidRPr="00292DEB" w:rsidRDefault="005D0FED" w:rsidP="00481BFF">
            <w:pPr>
              <w:spacing w:line="276" w:lineRule="auto"/>
              <w:rPr>
                <w:rFonts w:cs="Arial"/>
                <w:color w:val="0000FF"/>
              </w:rPr>
            </w:pPr>
          </w:p>
        </w:tc>
        <w:tc>
          <w:tcPr>
            <w:tcW w:w="127" w:type="pct"/>
          </w:tcPr>
          <w:p w14:paraId="2FBBB423" w14:textId="77777777" w:rsidR="005D0FED" w:rsidRPr="00292DEB" w:rsidRDefault="005D0FED" w:rsidP="00481BFF">
            <w:pPr>
              <w:spacing w:line="276" w:lineRule="auto"/>
              <w:rPr>
                <w:rFonts w:cs="Arial"/>
                <w:color w:val="0000FF"/>
                <w:lang w:val="fr-FR"/>
              </w:rPr>
            </w:pPr>
            <w:r w:rsidRPr="00292DEB">
              <w:rPr>
                <w:rFonts w:cs="Arial"/>
                <w:color w:val="0000FF"/>
                <w:lang w:val="fr-FR"/>
              </w:rPr>
              <w:t>16</w:t>
            </w:r>
          </w:p>
          <w:p w14:paraId="0432E50B" w14:textId="77777777" w:rsidR="005D0FED" w:rsidRPr="00292DEB" w:rsidRDefault="005D0FED" w:rsidP="00481BFF">
            <w:pPr>
              <w:spacing w:line="276" w:lineRule="auto"/>
              <w:rPr>
                <w:rFonts w:cs="Arial"/>
                <w:color w:val="0000FF"/>
              </w:rPr>
            </w:pPr>
          </w:p>
        </w:tc>
        <w:tc>
          <w:tcPr>
            <w:tcW w:w="402" w:type="pct"/>
          </w:tcPr>
          <w:p w14:paraId="4EFA6E51"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4972A290" w14:textId="77777777" w:rsidR="005D0FED" w:rsidRPr="00292DEB" w:rsidRDefault="005D0FED" w:rsidP="00481BFF">
            <w:pPr>
              <w:spacing w:line="276" w:lineRule="auto"/>
              <w:rPr>
                <w:rFonts w:cs="Arial"/>
                <w:color w:val="0000FF"/>
              </w:rPr>
            </w:pPr>
          </w:p>
        </w:tc>
      </w:tr>
      <w:tr w:rsidR="005D0FED" w:rsidRPr="00292DEB" w14:paraId="217E051C" w14:textId="77777777" w:rsidTr="005D0FED">
        <w:tc>
          <w:tcPr>
            <w:tcW w:w="193" w:type="pct"/>
          </w:tcPr>
          <w:p w14:paraId="2F7EFD62" w14:textId="77777777" w:rsidR="005D0FED" w:rsidRPr="00292DEB" w:rsidRDefault="005D0FED" w:rsidP="00481BFF">
            <w:pPr>
              <w:spacing w:line="276" w:lineRule="auto"/>
              <w:jc w:val="left"/>
              <w:rPr>
                <w:rFonts w:cs="Arial"/>
                <w:lang w:val="en-GB"/>
              </w:rPr>
            </w:pPr>
            <w:r w:rsidRPr="00292DEB">
              <w:rPr>
                <w:rFonts w:cs="Arial"/>
                <w:lang w:val="en-GB"/>
              </w:rPr>
              <w:t>EL</w:t>
            </w:r>
          </w:p>
          <w:p w14:paraId="35CB7357" w14:textId="77777777" w:rsidR="005D0FED" w:rsidRPr="00292DEB" w:rsidRDefault="005D0FED" w:rsidP="00481BFF">
            <w:pPr>
              <w:spacing w:line="276" w:lineRule="auto"/>
              <w:jc w:val="left"/>
              <w:rPr>
                <w:rFonts w:cs="Arial"/>
                <w:lang w:val="en-GB"/>
              </w:rPr>
            </w:pPr>
            <w:r w:rsidRPr="00292DEB">
              <w:rPr>
                <w:rFonts w:cs="Arial"/>
                <w:lang w:val="en-GB"/>
              </w:rPr>
              <w:t>EL</w:t>
            </w:r>
          </w:p>
          <w:p w14:paraId="1320E996" w14:textId="06E8E3FC" w:rsidR="005D0FED" w:rsidRPr="00292DEB" w:rsidRDefault="005D0FED" w:rsidP="00481BFF">
            <w:pPr>
              <w:spacing w:line="276" w:lineRule="auto"/>
              <w:jc w:val="left"/>
              <w:rPr>
                <w:rFonts w:cs="Arial"/>
                <w:b/>
                <w:lang w:val="es-ES"/>
              </w:rPr>
            </w:pPr>
          </w:p>
        </w:tc>
        <w:tc>
          <w:tcPr>
            <w:tcW w:w="1371" w:type="pct"/>
          </w:tcPr>
          <w:p w14:paraId="229FFE75" w14:textId="354761BE" w:rsidR="005D0FED" w:rsidRPr="00292DEB" w:rsidRDefault="005D0FED" w:rsidP="00481BFF">
            <w:pPr>
              <w:spacing w:line="276" w:lineRule="auto"/>
              <w:rPr>
                <w:rFonts w:cs="Arial"/>
              </w:rPr>
            </w:pPr>
            <w:r w:rsidRPr="00292DEB">
              <w:rPr>
                <w:rFonts w:cs="Arial"/>
                <w:bCs/>
              </w:rPr>
              <w:t>Nicht anwendbar.</w:t>
            </w:r>
          </w:p>
        </w:tc>
        <w:tc>
          <w:tcPr>
            <w:tcW w:w="1370" w:type="pct"/>
          </w:tcPr>
          <w:p w14:paraId="6AC85198" w14:textId="0E7D7F9B" w:rsidR="005D0FED" w:rsidRPr="00292DEB" w:rsidRDefault="005D0FED" w:rsidP="00481BFF">
            <w:pPr>
              <w:spacing w:line="276" w:lineRule="auto"/>
              <w:rPr>
                <w:rFonts w:eastAsia="Arial" w:cs="Arial"/>
                <w:lang w:val="fr-BE"/>
              </w:rPr>
            </w:pPr>
            <w:r w:rsidRPr="00292DEB">
              <w:rPr>
                <w:rFonts w:cs="Arial"/>
                <w:bCs/>
                <w:lang w:val="fr-BE"/>
              </w:rPr>
              <w:t>Non applicable.</w:t>
            </w:r>
          </w:p>
        </w:tc>
        <w:tc>
          <w:tcPr>
            <w:tcW w:w="1370" w:type="pct"/>
          </w:tcPr>
          <w:p w14:paraId="03E3B58D"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t>E-VIII-17-EL</w:t>
            </w:r>
          </w:p>
          <w:p w14:paraId="79858532" w14:textId="51B897DF"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Not applicable.</w:t>
            </w:r>
          </w:p>
        </w:tc>
        <w:tc>
          <w:tcPr>
            <w:tcW w:w="167" w:type="pct"/>
          </w:tcPr>
          <w:p w14:paraId="7866FDD4"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34A92FE4" w14:textId="77777777" w:rsidR="005D0FED" w:rsidRPr="00292DEB" w:rsidRDefault="005D0FED" w:rsidP="00481BFF">
            <w:pPr>
              <w:spacing w:line="276" w:lineRule="auto"/>
              <w:rPr>
                <w:rFonts w:cs="Arial"/>
                <w:color w:val="0000FF"/>
                <w:lang w:val="en-US"/>
              </w:rPr>
            </w:pPr>
          </w:p>
        </w:tc>
        <w:tc>
          <w:tcPr>
            <w:tcW w:w="127" w:type="pct"/>
          </w:tcPr>
          <w:p w14:paraId="22249724" w14:textId="77777777" w:rsidR="005D0FED" w:rsidRPr="00292DEB" w:rsidRDefault="005D0FED" w:rsidP="00481BFF">
            <w:pPr>
              <w:spacing w:line="276" w:lineRule="auto"/>
              <w:rPr>
                <w:rFonts w:cs="Arial"/>
                <w:color w:val="0000FF"/>
                <w:lang w:val="fr-FR"/>
              </w:rPr>
            </w:pPr>
            <w:r w:rsidRPr="00292DEB">
              <w:rPr>
                <w:rFonts w:cs="Arial"/>
                <w:color w:val="0000FF"/>
                <w:lang w:val="fr-FR"/>
              </w:rPr>
              <w:t>17</w:t>
            </w:r>
          </w:p>
          <w:p w14:paraId="48A93DCA" w14:textId="77777777" w:rsidR="005D0FED" w:rsidRPr="00292DEB" w:rsidRDefault="005D0FED" w:rsidP="00481BFF">
            <w:pPr>
              <w:spacing w:line="276" w:lineRule="auto"/>
              <w:rPr>
                <w:rFonts w:cs="Arial"/>
                <w:color w:val="0000FF"/>
                <w:lang w:val="en-US"/>
              </w:rPr>
            </w:pPr>
          </w:p>
        </w:tc>
        <w:tc>
          <w:tcPr>
            <w:tcW w:w="402" w:type="pct"/>
          </w:tcPr>
          <w:p w14:paraId="70C713EC"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54BA175" w14:textId="77777777" w:rsidR="005D0FED" w:rsidRPr="00292DEB" w:rsidRDefault="005D0FED" w:rsidP="00481BFF">
            <w:pPr>
              <w:spacing w:line="276" w:lineRule="auto"/>
              <w:rPr>
                <w:rFonts w:cs="Arial"/>
                <w:color w:val="0000FF"/>
                <w:lang w:val="en-US"/>
              </w:rPr>
            </w:pPr>
          </w:p>
        </w:tc>
      </w:tr>
      <w:tr w:rsidR="005D0FED" w:rsidRPr="00292DEB" w14:paraId="2E291FE7" w14:textId="77777777" w:rsidTr="005D0FED">
        <w:tc>
          <w:tcPr>
            <w:tcW w:w="193" w:type="pct"/>
          </w:tcPr>
          <w:p w14:paraId="7159067E" w14:textId="77777777" w:rsidR="005D0FED" w:rsidRPr="00292DEB" w:rsidRDefault="005D0FED" w:rsidP="00481BFF">
            <w:pPr>
              <w:spacing w:line="276" w:lineRule="auto"/>
              <w:jc w:val="left"/>
              <w:rPr>
                <w:rFonts w:cs="Arial"/>
                <w:lang w:val="es-ES"/>
              </w:rPr>
            </w:pPr>
            <w:r w:rsidRPr="00292DEB">
              <w:rPr>
                <w:rFonts w:cs="Arial"/>
                <w:lang w:val="es-ES"/>
              </w:rPr>
              <w:t>EL</w:t>
            </w:r>
          </w:p>
          <w:p w14:paraId="7F5B0721" w14:textId="77777777" w:rsidR="005D0FED" w:rsidRPr="00292DEB" w:rsidRDefault="005D0FED" w:rsidP="00481BFF">
            <w:pPr>
              <w:spacing w:line="276" w:lineRule="auto"/>
              <w:jc w:val="left"/>
              <w:rPr>
                <w:rFonts w:cs="Arial"/>
                <w:lang w:val="es-ES"/>
              </w:rPr>
            </w:pPr>
            <w:r w:rsidRPr="00292DEB">
              <w:rPr>
                <w:rFonts w:cs="Arial"/>
                <w:lang w:val="es-ES"/>
              </w:rPr>
              <w:t>EL</w:t>
            </w:r>
          </w:p>
          <w:p w14:paraId="622D8AD3" w14:textId="77777777" w:rsidR="005D0FED" w:rsidRPr="00292DEB" w:rsidRDefault="005D0FED" w:rsidP="00481BFF">
            <w:pPr>
              <w:spacing w:line="276" w:lineRule="auto"/>
              <w:jc w:val="left"/>
              <w:rPr>
                <w:rFonts w:cs="Arial"/>
                <w:lang w:val="es-ES"/>
              </w:rPr>
            </w:pPr>
            <w:r w:rsidRPr="00292DEB">
              <w:rPr>
                <w:rFonts w:cs="Arial"/>
                <w:lang w:val="es-ES"/>
              </w:rPr>
              <w:t>EL</w:t>
            </w:r>
          </w:p>
          <w:p w14:paraId="0833BB04" w14:textId="77777777" w:rsidR="005D0FED" w:rsidRPr="00292DEB" w:rsidRDefault="005D0FED" w:rsidP="00481BFF">
            <w:pPr>
              <w:spacing w:line="276" w:lineRule="auto"/>
              <w:jc w:val="left"/>
              <w:rPr>
                <w:rFonts w:cs="Arial"/>
                <w:lang w:val="es-ES"/>
              </w:rPr>
            </w:pPr>
            <w:r w:rsidRPr="00292DEB">
              <w:rPr>
                <w:rFonts w:cs="Arial"/>
                <w:lang w:val="es-ES"/>
              </w:rPr>
              <w:t>EL</w:t>
            </w:r>
          </w:p>
          <w:p w14:paraId="439A2D51" w14:textId="77777777" w:rsidR="005D0FED" w:rsidRPr="00292DEB" w:rsidRDefault="005D0FED" w:rsidP="00481BFF">
            <w:pPr>
              <w:spacing w:line="276" w:lineRule="auto"/>
              <w:jc w:val="left"/>
              <w:rPr>
                <w:rFonts w:cs="Arial"/>
                <w:lang w:val="es-ES"/>
              </w:rPr>
            </w:pPr>
            <w:r w:rsidRPr="00292DEB">
              <w:rPr>
                <w:rFonts w:cs="Arial"/>
                <w:lang w:val="es-ES"/>
              </w:rPr>
              <w:t>EL</w:t>
            </w:r>
          </w:p>
          <w:p w14:paraId="07E53E98" w14:textId="0CC9645B"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16D3E81F" w14:textId="77777777" w:rsidR="005D0FED" w:rsidRPr="00292DEB" w:rsidRDefault="005D0FED" w:rsidP="00481BFF">
            <w:pPr>
              <w:spacing w:line="276" w:lineRule="auto"/>
              <w:rPr>
                <w:rFonts w:cs="Arial"/>
              </w:rPr>
            </w:pPr>
            <w:r w:rsidRPr="00292DEB">
              <w:rPr>
                <w:rFonts w:cs="Arial"/>
              </w:rPr>
              <w:t>Keine besonderen Bestimmungen für Arbeitsunfälle und Berufskrankheiten. Die Berechnungsgrundlage ist die gleiche wie für Invalidenrente (siehe Tabelle V „Invalidität“).</w:t>
            </w:r>
          </w:p>
          <w:p w14:paraId="43985A66" w14:textId="7F951F04" w:rsidR="005D0FED" w:rsidRPr="00292DEB" w:rsidRDefault="005D0FED" w:rsidP="00481BFF">
            <w:pPr>
              <w:spacing w:line="276" w:lineRule="auto"/>
              <w:rPr>
                <w:rFonts w:cs="Arial"/>
              </w:rPr>
            </w:pPr>
          </w:p>
        </w:tc>
        <w:tc>
          <w:tcPr>
            <w:tcW w:w="1370" w:type="pct"/>
          </w:tcPr>
          <w:p w14:paraId="5A7CB6EA" w14:textId="77777777" w:rsidR="005D0FED" w:rsidRPr="00292DEB" w:rsidRDefault="005D0FED" w:rsidP="00481BFF">
            <w:pPr>
              <w:spacing w:line="276" w:lineRule="auto"/>
              <w:rPr>
                <w:rFonts w:cs="Arial"/>
                <w:lang w:val="fr-BE"/>
              </w:rPr>
            </w:pPr>
            <w:r w:rsidRPr="00292DEB">
              <w:rPr>
                <w:rFonts w:cs="Arial"/>
                <w:lang w:val="fr-BE"/>
              </w:rPr>
              <w:t>Pas de règles spéciales pour les accidents du travail et les maladies professionnelles. La base de calcul est la même que pour la pension d’invalidité (voir le tableau V « Invalidité »).</w:t>
            </w:r>
          </w:p>
          <w:p w14:paraId="1583B43B" w14:textId="77777777" w:rsidR="005D0FED" w:rsidRPr="00292DEB" w:rsidRDefault="005D0FED" w:rsidP="00481BFF">
            <w:pPr>
              <w:spacing w:line="276" w:lineRule="auto"/>
              <w:rPr>
                <w:rFonts w:cs="Arial"/>
                <w:lang w:val="fr-BE"/>
              </w:rPr>
            </w:pPr>
          </w:p>
        </w:tc>
        <w:tc>
          <w:tcPr>
            <w:tcW w:w="1370" w:type="pct"/>
          </w:tcPr>
          <w:p w14:paraId="73CE3C3E"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E-VIII-18-EL</w:t>
            </w:r>
          </w:p>
          <w:p w14:paraId="67906310" w14:textId="49EA15F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 xml:space="preserve">No special provisions for accidents at work or occupational diseases. The calculation basis is the same as for </w:t>
            </w:r>
            <w:r w:rsidRPr="00292DEB">
              <w:rPr>
                <w:color w:val="008000"/>
                <w:sz w:val="15"/>
                <w:szCs w:val="15"/>
                <w:lang w:val="en-GB"/>
              </w:rPr>
              <w:t>invalidity pension</w:t>
            </w:r>
            <w:r w:rsidRPr="00292DEB">
              <w:rPr>
                <w:color w:val="000000"/>
                <w:sz w:val="15"/>
                <w:szCs w:val="15"/>
                <w:lang w:val="en-GB"/>
              </w:rPr>
              <w:t xml:space="preserve"> (see Table V on "Invalidity").</w:t>
            </w:r>
          </w:p>
        </w:tc>
        <w:tc>
          <w:tcPr>
            <w:tcW w:w="167" w:type="pct"/>
          </w:tcPr>
          <w:p w14:paraId="20542864" w14:textId="77777777" w:rsidR="005D0FED" w:rsidRPr="00292DEB" w:rsidRDefault="005D0FED" w:rsidP="00481BFF">
            <w:pPr>
              <w:spacing w:line="276" w:lineRule="auto"/>
              <w:rPr>
                <w:rFonts w:cs="Arial"/>
                <w:color w:val="0000FF"/>
                <w:lang w:val="de-CH"/>
              </w:rPr>
            </w:pPr>
            <w:r w:rsidRPr="00292DEB">
              <w:rPr>
                <w:rFonts w:cs="Arial"/>
                <w:color w:val="0000FF"/>
                <w:lang w:val="de-CH"/>
              </w:rPr>
              <w:t>8</w:t>
            </w:r>
          </w:p>
          <w:p w14:paraId="36FB9FCE" w14:textId="77777777" w:rsidR="005D0FED" w:rsidRPr="00292DEB" w:rsidRDefault="005D0FED" w:rsidP="00481BFF">
            <w:pPr>
              <w:spacing w:line="276" w:lineRule="auto"/>
              <w:rPr>
                <w:rFonts w:cs="Arial"/>
                <w:color w:val="0000FF"/>
                <w:lang w:val="en-US"/>
              </w:rPr>
            </w:pPr>
          </w:p>
        </w:tc>
        <w:tc>
          <w:tcPr>
            <w:tcW w:w="127" w:type="pct"/>
          </w:tcPr>
          <w:p w14:paraId="579E4E48" w14:textId="77777777" w:rsidR="005D0FED" w:rsidRPr="00292DEB" w:rsidRDefault="005D0FED" w:rsidP="00481BFF">
            <w:pPr>
              <w:spacing w:line="276" w:lineRule="auto"/>
              <w:rPr>
                <w:rFonts w:cs="Arial"/>
                <w:color w:val="0000FF"/>
                <w:lang w:val="de-CH"/>
              </w:rPr>
            </w:pPr>
            <w:r w:rsidRPr="00292DEB">
              <w:rPr>
                <w:rFonts w:cs="Arial"/>
                <w:color w:val="0000FF"/>
                <w:lang w:val="de-CH"/>
              </w:rPr>
              <w:t>18</w:t>
            </w:r>
          </w:p>
          <w:p w14:paraId="09D25BEF" w14:textId="77777777" w:rsidR="005D0FED" w:rsidRPr="00292DEB" w:rsidRDefault="005D0FED" w:rsidP="00481BFF">
            <w:pPr>
              <w:spacing w:line="276" w:lineRule="auto"/>
              <w:rPr>
                <w:rFonts w:cs="Arial"/>
                <w:color w:val="0000FF"/>
                <w:lang w:val="en-US"/>
              </w:rPr>
            </w:pPr>
          </w:p>
        </w:tc>
        <w:tc>
          <w:tcPr>
            <w:tcW w:w="402" w:type="pct"/>
          </w:tcPr>
          <w:p w14:paraId="6F2E04B5"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9DC294D" w14:textId="77777777" w:rsidR="005D0FED" w:rsidRPr="00292DEB" w:rsidRDefault="005D0FED" w:rsidP="00481BFF">
            <w:pPr>
              <w:spacing w:line="276" w:lineRule="auto"/>
              <w:rPr>
                <w:rFonts w:cs="Arial"/>
                <w:color w:val="0000FF"/>
                <w:lang w:val="en-US"/>
              </w:rPr>
            </w:pPr>
          </w:p>
        </w:tc>
      </w:tr>
      <w:tr w:rsidR="005D0FED" w:rsidRPr="00292DEB" w14:paraId="0326FEBF" w14:textId="77777777" w:rsidTr="005D0FED">
        <w:tc>
          <w:tcPr>
            <w:tcW w:w="193" w:type="pct"/>
          </w:tcPr>
          <w:p w14:paraId="2D963A87" w14:textId="77777777" w:rsidR="005D0FED" w:rsidRPr="00292DEB" w:rsidRDefault="005D0FED" w:rsidP="00481BFF">
            <w:pPr>
              <w:spacing w:line="276" w:lineRule="auto"/>
              <w:jc w:val="left"/>
              <w:rPr>
                <w:rFonts w:cs="Arial"/>
                <w:lang w:val="es-ES"/>
              </w:rPr>
            </w:pPr>
            <w:r w:rsidRPr="00292DEB">
              <w:rPr>
                <w:rFonts w:cs="Arial"/>
                <w:lang w:val="es-ES"/>
              </w:rPr>
              <w:t>EL</w:t>
            </w:r>
          </w:p>
          <w:p w14:paraId="7750272E" w14:textId="77777777" w:rsidR="005D0FED" w:rsidRPr="00292DEB" w:rsidRDefault="005D0FED" w:rsidP="00481BFF">
            <w:pPr>
              <w:spacing w:line="276" w:lineRule="auto"/>
              <w:jc w:val="left"/>
              <w:rPr>
                <w:rFonts w:cs="Arial"/>
                <w:lang w:val="es-ES"/>
              </w:rPr>
            </w:pPr>
            <w:r w:rsidRPr="00292DEB">
              <w:rPr>
                <w:rFonts w:cs="Arial"/>
                <w:lang w:val="es-ES"/>
              </w:rPr>
              <w:t>EL</w:t>
            </w:r>
          </w:p>
          <w:p w14:paraId="58FBFD41" w14:textId="77777777" w:rsidR="005D0FED" w:rsidRPr="00292DEB" w:rsidRDefault="005D0FED" w:rsidP="00481BFF">
            <w:pPr>
              <w:spacing w:line="276" w:lineRule="auto"/>
              <w:jc w:val="left"/>
              <w:rPr>
                <w:rFonts w:cs="Arial"/>
                <w:lang w:val="es-ES"/>
              </w:rPr>
            </w:pPr>
            <w:r w:rsidRPr="00292DEB">
              <w:rPr>
                <w:rFonts w:cs="Arial"/>
                <w:lang w:val="es-ES"/>
              </w:rPr>
              <w:t>EL</w:t>
            </w:r>
          </w:p>
          <w:p w14:paraId="562F9608" w14:textId="77777777" w:rsidR="005D0FED" w:rsidRPr="00292DEB" w:rsidRDefault="005D0FED" w:rsidP="00481BFF">
            <w:pPr>
              <w:spacing w:line="276" w:lineRule="auto"/>
              <w:jc w:val="left"/>
              <w:rPr>
                <w:rFonts w:cs="Arial"/>
                <w:lang w:val="es-ES"/>
              </w:rPr>
            </w:pPr>
            <w:r w:rsidRPr="00292DEB">
              <w:rPr>
                <w:rFonts w:cs="Arial"/>
                <w:lang w:val="es-ES"/>
              </w:rPr>
              <w:t>EL</w:t>
            </w:r>
          </w:p>
          <w:p w14:paraId="2FB9BFFC" w14:textId="6624D1EC" w:rsidR="005D0FED" w:rsidRPr="00292DEB" w:rsidRDefault="005D0FED" w:rsidP="00481BFF">
            <w:pPr>
              <w:spacing w:line="276" w:lineRule="auto"/>
              <w:jc w:val="left"/>
              <w:rPr>
                <w:rFonts w:cs="Arial"/>
                <w:b/>
                <w:lang w:val="es-ES"/>
              </w:rPr>
            </w:pPr>
          </w:p>
        </w:tc>
        <w:tc>
          <w:tcPr>
            <w:tcW w:w="1371" w:type="pct"/>
          </w:tcPr>
          <w:p w14:paraId="7D821E0C" w14:textId="77777777" w:rsidR="005D0FED" w:rsidRPr="00292DEB" w:rsidRDefault="005D0FED" w:rsidP="00481BFF">
            <w:pPr>
              <w:spacing w:line="276" w:lineRule="auto"/>
              <w:rPr>
                <w:rFonts w:cs="Arial"/>
                <w:bCs/>
              </w:rPr>
            </w:pPr>
            <w:r w:rsidRPr="00292DEB">
              <w:rPr>
                <w:rFonts w:cs="Arial"/>
                <w:bCs/>
              </w:rPr>
              <w:t xml:space="preserve">Mindestbetrag: </w:t>
            </w:r>
            <w:r w:rsidRPr="00292DEB">
              <w:rPr>
                <w:rFonts w:cs="Arial"/>
                <w:bCs/>
                <w:color w:val="FF00FF"/>
              </w:rPr>
              <w:t>€872,80</w:t>
            </w:r>
            <w:r w:rsidRPr="00292DEB">
              <w:rPr>
                <w:rFonts w:cs="Arial"/>
                <w:bCs/>
              </w:rPr>
              <w:t xml:space="preserve"> monatlich.</w:t>
            </w:r>
          </w:p>
          <w:p w14:paraId="03C7B9E9" w14:textId="77777777" w:rsidR="005D0FED" w:rsidRPr="00292DEB" w:rsidRDefault="005D0FED" w:rsidP="00481BFF">
            <w:pPr>
              <w:spacing w:line="276" w:lineRule="auto"/>
              <w:rPr>
                <w:rFonts w:cs="Arial"/>
                <w:bCs/>
              </w:rPr>
            </w:pPr>
            <w:r w:rsidRPr="00292DEB">
              <w:rPr>
                <w:rFonts w:cs="Arial"/>
                <w:bCs/>
              </w:rPr>
              <w:t xml:space="preserve">Höchstbetrag: </w:t>
            </w:r>
            <w:r w:rsidRPr="00292DEB">
              <w:rPr>
                <w:rFonts w:cs="Arial"/>
                <w:bCs/>
                <w:color w:val="FF00FF"/>
              </w:rPr>
              <w:t>€5.236,80</w:t>
            </w:r>
            <w:r w:rsidRPr="00292DEB">
              <w:rPr>
                <w:rFonts w:cs="Arial"/>
                <w:bCs/>
              </w:rPr>
              <w:t xml:space="preserve"> monatlich.</w:t>
            </w:r>
          </w:p>
          <w:p w14:paraId="2033C363" w14:textId="77777777" w:rsidR="005D0FED" w:rsidRPr="00292DEB" w:rsidRDefault="005D0FED" w:rsidP="00481BFF">
            <w:pPr>
              <w:spacing w:line="276" w:lineRule="auto"/>
              <w:rPr>
                <w:rFonts w:cs="Arial"/>
                <w:bCs/>
              </w:rPr>
            </w:pPr>
          </w:p>
          <w:p w14:paraId="519308BF" w14:textId="7CDB7917" w:rsidR="005D0FED" w:rsidRPr="00292DEB" w:rsidRDefault="005D0FED" w:rsidP="00481BFF">
            <w:pPr>
              <w:spacing w:line="276" w:lineRule="auto"/>
              <w:rPr>
                <w:rFonts w:cs="Arial"/>
              </w:rPr>
            </w:pPr>
            <w:r w:rsidRPr="00292DEB">
              <w:rPr>
                <w:rFonts w:cs="Arial"/>
                <w:bCs/>
              </w:rPr>
              <w:t>Siehe Tabelle V „Invalidität“ für nähere Angaben.</w:t>
            </w:r>
          </w:p>
        </w:tc>
        <w:tc>
          <w:tcPr>
            <w:tcW w:w="1370" w:type="pct"/>
          </w:tcPr>
          <w:p w14:paraId="0AC1562E" w14:textId="77777777" w:rsidR="005D0FED" w:rsidRPr="00292DEB" w:rsidRDefault="005D0FED" w:rsidP="00481BFF">
            <w:pPr>
              <w:spacing w:line="276" w:lineRule="auto"/>
              <w:rPr>
                <w:rFonts w:eastAsia="Arial" w:cs="Arial"/>
                <w:lang w:val="fr-BE"/>
              </w:rPr>
            </w:pPr>
            <w:r w:rsidRPr="00292DEB">
              <w:rPr>
                <w:rFonts w:cs="Arial"/>
                <w:lang w:val="fr-BE"/>
              </w:rPr>
              <w:t>Minimum:</w:t>
            </w:r>
            <w:r w:rsidRPr="00292DEB">
              <w:rPr>
                <w:rFonts w:cs="Arial"/>
                <w:shd w:val="clear" w:color="auto" w:fill="FFFFFF"/>
                <w:lang w:val="fr-BE"/>
              </w:rPr>
              <w:t xml:space="preserve"> </w:t>
            </w:r>
            <w:r w:rsidRPr="00292DEB">
              <w:rPr>
                <w:rFonts w:cs="Arial"/>
                <w:color w:val="FF00FF"/>
                <w:lang w:val="fr-BE"/>
              </w:rPr>
              <w:t>€872,80</w:t>
            </w:r>
            <w:r w:rsidRPr="00292DEB">
              <w:rPr>
                <w:rFonts w:cs="Arial"/>
                <w:lang w:val="fr-BE"/>
              </w:rPr>
              <w:t xml:space="preserve"> par mois.</w:t>
            </w:r>
          </w:p>
          <w:p w14:paraId="3613C8B3" w14:textId="77777777" w:rsidR="005D0FED" w:rsidRPr="00292DEB" w:rsidRDefault="005D0FED" w:rsidP="00481BFF">
            <w:pPr>
              <w:spacing w:line="276" w:lineRule="auto"/>
              <w:rPr>
                <w:rFonts w:cs="Arial"/>
                <w:lang w:val="fr-BE"/>
              </w:rPr>
            </w:pPr>
            <w:r w:rsidRPr="00292DEB">
              <w:rPr>
                <w:rFonts w:cs="Arial"/>
                <w:lang w:val="fr-BE"/>
              </w:rPr>
              <w:t xml:space="preserve">Maximum: </w:t>
            </w:r>
            <w:r w:rsidRPr="00292DEB">
              <w:rPr>
                <w:rFonts w:cs="Arial"/>
                <w:color w:val="FF00FF"/>
                <w:lang w:val="fr-BE"/>
              </w:rPr>
              <w:t>€5.236,80</w:t>
            </w:r>
            <w:r w:rsidRPr="00292DEB">
              <w:rPr>
                <w:rFonts w:cs="Arial"/>
                <w:lang w:val="fr-BE"/>
              </w:rPr>
              <w:t xml:space="preserve"> par mois.</w:t>
            </w:r>
          </w:p>
          <w:p w14:paraId="30075864" w14:textId="77777777" w:rsidR="005D0FED" w:rsidRPr="00292DEB" w:rsidRDefault="005D0FED" w:rsidP="00481BFF">
            <w:pPr>
              <w:spacing w:line="276" w:lineRule="auto"/>
              <w:rPr>
                <w:rFonts w:cs="Arial"/>
                <w:bCs/>
                <w:color w:val="FF0000"/>
                <w:lang w:val="fr-BE"/>
              </w:rPr>
            </w:pPr>
          </w:p>
          <w:p w14:paraId="24D6B43E" w14:textId="77777777" w:rsidR="005D0FED" w:rsidRPr="00292DEB" w:rsidRDefault="005D0FED" w:rsidP="00481BFF">
            <w:pPr>
              <w:spacing w:line="276" w:lineRule="auto"/>
              <w:rPr>
                <w:rFonts w:cs="Arial"/>
                <w:lang w:val="fr-BE"/>
              </w:rPr>
            </w:pPr>
            <w:r w:rsidRPr="00292DEB">
              <w:rPr>
                <w:rFonts w:cs="Arial"/>
                <w:lang w:val="fr-BE"/>
              </w:rPr>
              <w:t>Voir le tableau V « Invalidité » pour plus de précisions.</w:t>
            </w:r>
          </w:p>
          <w:p w14:paraId="7AFBC1F2" w14:textId="77777777" w:rsidR="005D0FED" w:rsidRPr="00292DEB" w:rsidRDefault="005D0FED" w:rsidP="00481BFF">
            <w:pPr>
              <w:spacing w:line="276" w:lineRule="auto"/>
              <w:rPr>
                <w:rFonts w:cs="Arial"/>
                <w:lang w:val="fr-BE"/>
              </w:rPr>
            </w:pPr>
          </w:p>
        </w:tc>
        <w:tc>
          <w:tcPr>
            <w:tcW w:w="1370" w:type="pct"/>
          </w:tcPr>
          <w:p w14:paraId="797073E0" w14:textId="77777777" w:rsidR="005D0FED" w:rsidRPr="00292DEB" w:rsidRDefault="005D0FED" w:rsidP="00481BFF">
            <w:pPr>
              <w:pStyle w:val="Normal0"/>
              <w:pBdr>
                <w:top w:val="nil"/>
                <w:left w:val="nil"/>
                <w:bottom w:val="nil"/>
                <w:right w:val="nil"/>
                <w:between w:val="nil"/>
              </w:pBdr>
              <w:spacing w:after="0"/>
              <w:rPr>
                <w:i/>
                <w:color w:val="000000"/>
                <w:sz w:val="15"/>
                <w:szCs w:val="15"/>
                <w:lang w:val="it-IT"/>
              </w:rPr>
            </w:pPr>
            <w:r w:rsidRPr="00292DEB">
              <w:rPr>
                <w:b/>
                <w:color w:val="FF0000"/>
                <w:sz w:val="15"/>
                <w:szCs w:val="15"/>
                <w:lang w:val="it-IT"/>
              </w:rPr>
              <w:t>E-VIII-19-EL</w:t>
            </w:r>
          </w:p>
          <w:p w14:paraId="6A1A4518" w14:textId="77777777" w:rsidR="005D0FED" w:rsidRPr="00292DEB" w:rsidRDefault="005D0FED" w:rsidP="00481BFF">
            <w:pPr>
              <w:pStyle w:val="Normal0"/>
              <w:pBdr>
                <w:top w:val="nil"/>
                <w:left w:val="nil"/>
                <w:bottom w:val="nil"/>
                <w:right w:val="nil"/>
                <w:between w:val="nil"/>
              </w:pBdr>
              <w:spacing w:after="0"/>
              <w:rPr>
                <w:sz w:val="15"/>
                <w:szCs w:val="15"/>
                <w:lang w:val="it-IT"/>
              </w:rPr>
            </w:pPr>
            <w:r w:rsidRPr="00292DEB">
              <w:rPr>
                <w:sz w:val="15"/>
                <w:szCs w:val="15"/>
                <w:lang w:val="it-IT"/>
              </w:rPr>
              <w:t>Minimum:</w:t>
            </w:r>
            <w:r w:rsidRPr="00292DEB">
              <w:rPr>
                <w:color w:val="00B050"/>
                <w:sz w:val="15"/>
                <w:szCs w:val="15"/>
                <w:lang w:val="it-IT"/>
              </w:rPr>
              <w:t xml:space="preserve"> </w:t>
            </w:r>
            <w:r w:rsidRPr="00292DEB">
              <w:rPr>
                <w:color w:val="EB1AE7"/>
                <w:sz w:val="15"/>
                <w:szCs w:val="15"/>
                <w:lang w:val="it-IT"/>
              </w:rPr>
              <w:t>€</w:t>
            </w:r>
            <w:del w:id="319" w:author="Author">
              <w:r w:rsidRPr="00292DEB">
                <w:rPr>
                  <w:color w:val="EB1AE7"/>
                  <w:sz w:val="15"/>
                  <w:szCs w:val="15"/>
                  <w:lang w:val="it-IT"/>
                </w:rPr>
                <w:delText>872.80</w:delText>
              </w:r>
            </w:del>
            <w:ins w:id="320" w:author="Author">
              <w:r w:rsidRPr="00292DEB">
                <w:rPr>
                  <w:color w:val="EB1AE7"/>
                  <w:sz w:val="15"/>
                  <w:szCs w:val="15"/>
                  <w:lang w:val="it-IT"/>
                </w:rPr>
                <w:t>893.74</w:t>
              </w:r>
            </w:ins>
            <w:r w:rsidRPr="00292DEB">
              <w:rPr>
                <w:color w:val="EB1AE7"/>
                <w:sz w:val="15"/>
                <w:szCs w:val="15"/>
                <w:lang w:val="it-IT"/>
              </w:rPr>
              <w:t xml:space="preserve"> </w:t>
            </w:r>
            <w:r w:rsidRPr="00292DEB">
              <w:rPr>
                <w:sz w:val="15"/>
                <w:szCs w:val="15"/>
                <w:lang w:val="it-IT"/>
              </w:rPr>
              <w:t>per month.</w:t>
            </w:r>
          </w:p>
          <w:p w14:paraId="0CD99924" w14:textId="77777777" w:rsidR="005D0FED" w:rsidRPr="00292DEB" w:rsidRDefault="005D0FED" w:rsidP="00481BFF">
            <w:pPr>
              <w:pStyle w:val="Normal0"/>
              <w:pBdr>
                <w:top w:val="nil"/>
                <w:left w:val="nil"/>
                <w:bottom w:val="nil"/>
                <w:right w:val="nil"/>
                <w:between w:val="nil"/>
              </w:pBdr>
              <w:spacing w:after="0"/>
              <w:rPr>
                <w:color w:val="00B050"/>
                <w:sz w:val="15"/>
                <w:szCs w:val="15"/>
                <w:lang w:val="en-GB"/>
              </w:rPr>
            </w:pPr>
            <w:r w:rsidRPr="00292DEB">
              <w:rPr>
                <w:sz w:val="15"/>
                <w:szCs w:val="15"/>
                <w:lang w:val="en-GB"/>
              </w:rPr>
              <w:t>Maximum:</w:t>
            </w:r>
            <w:r w:rsidRPr="00292DEB">
              <w:rPr>
                <w:color w:val="00B050"/>
                <w:sz w:val="15"/>
                <w:szCs w:val="15"/>
                <w:lang w:val="en-GB"/>
              </w:rPr>
              <w:t xml:space="preserve"> </w:t>
            </w:r>
            <w:r w:rsidRPr="00292DEB">
              <w:rPr>
                <w:color w:val="EB1AE7"/>
                <w:sz w:val="15"/>
                <w:szCs w:val="15"/>
                <w:lang w:val="en-GB"/>
              </w:rPr>
              <w:t>€5,</w:t>
            </w:r>
            <w:del w:id="321" w:author="Author">
              <w:r w:rsidRPr="00292DEB">
                <w:rPr>
                  <w:color w:val="EB1AE7"/>
                  <w:sz w:val="15"/>
                  <w:szCs w:val="15"/>
                  <w:lang w:val="en-GB"/>
                </w:rPr>
                <w:delText>236.80</w:delText>
              </w:r>
            </w:del>
            <w:ins w:id="322" w:author="Author">
              <w:r w:rsidRPr="00292DEB">
                <w:rPr>
                  <w:color w:val="EB1AE7"/>
                  <w:sz w:val="15"/>
                  <w:szCs w:val="15"/>
                  <w:lang w:val="en-GB"/>
                </w:rPr>
                <w:t>362.44</w:t>
              </w:r>
            </w:ins>
            <w:r w:rsidRPr="00292DEB">
              <w:rPr>
                <w:color w:val="EB1AE7"/>
                <w:sz w:val="15"/>
                <w:szCs w:val="15"/>
                <w:lang w:val="en-GB"/>
              </w:rPr>
              <w:t xml:space="preserve"> </w:t>
            </w:r>
            <w:r w:rsidRPr="00292DEB">
              <w:rPr>
                <w:sz w:val="15"/>
                <w:szCs w:val="15"/>
                <w:lang w:val="en-GB"/>
              </w:rPr>
              <w:t>per month.</w:t>
            </w:r>
          </w:p>
          <w:p w14:paraId="12D4B161" w14:textId="77777777" w:rsidR="005D0FED" w:rsidRPr="00292DEB" w:rsidRDefault="005D0FED" w:rsidP="00481BFF">
            <w:pPr>
              <w:pStyle w:val="Normal0"/>
              <w:pBdr>
                <w:top w:val="nil"/>
                <w:left w:val="nil"/>
                <w:bottom w:val="nil"/>
                <w:right w:val="nil"/>
                <w:between w:val="nil"/>
              </w:pBdr>
              <w:spacing w:after="0"/>
              <w:rPr>
                <w:b/>
                <w:color w:val="00B050"/>
                <w:sz w:val="15"/>
                <w:szCs w:val="15"/>
                <w:lang w:val="en-GB"/>
              </w:rPr>
            </w:pPr>
          </w:p>
          <w:p w14:paraId="74C83269" w14:textId="04A58BA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See Table V on “Invalidity” for details.</w:t>
            </w:r>
          </w:p>
        </w:tc>
        <w:tc>
          <w:tcPr>
            <w:tcW w:w="167" w:type="pct"/>
          </w:tcPr>
          <w:p w14:paraId="53778AD0"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0E6E9680" w14:textId="77777777" w:rsidR="005D0FED" w:rsidRPr="00292DEB" w:rsidRDefault="005D0FED" w:rsidP="00481BFF">
            <w:pPr>
              <w:spacing w:line="276" w:lineRule="auto"/>
              <w:rPr>
                <w:rFonts w:cs="Arial"/>
                <w:color w:val="0000FF"/>
                <w:lang w:val="en-US"/>
              </w:rPr>
            </w:pPr>
          </w:p>
        </w:tc>
        <w:tc>
          <w:tcPr>
            <w:tcW w:w="127" w:type="pct"/>
          </w:tcPr>
          <w:p w14:paraId="2C153F88" w14:textId="77777777" w:rsidR="005D0FED" w:rsidRPr="00292DEB" w:rsidRDefault="005D0FED" w:rsidP="00481BFF">
            <w:pPr>
              <w:spacing w:line="276" w:lineRule="auto"/>
              <w:rPr>
                <w:rFonts w:cs="Arial"/>
                <w:color w:val="0000FF"/>
                <w:lang w:val="fr-FR"/>
              </w:rPr>
            </w:pPr>
            <w:r w:rsidRPr="00292DEB">
              <w:rPr>
                <w:rFonts w:cs="Arial"/>
                <w:color w:val="0000FF"/>
                <w:lang w:val="fr-FR"/>
              </w:rPr>
              <w:t>19</w:t>
            </w:r>
          </w:p>
          <w:p w14:paraId="149F2CEB" w14:textId="77777777" w:rsidR="005D0FED" w:rsidRPr="00292DEB" w:rsidRDefault="005D0FED" w:rsidP="00481BFF">
            <w:pPr>
              <w:spacing w:line="276" w:lineRule="auto"/>
              <w:rPr>
                <w:rFonts w:cs="Arial"/>
                <w:color w:val="0000FF"/>
                <w:lang w:val="en-US"/>
              </w:rPr>
            </w:pPr>
          </w:p>
        </w:tc>
        <w:tc>
          <w:tcPr>
            <w:tcW w:w="402" w:type="pct"/>
          </w:tcPr>
          <w:p w14:paraId="46330272"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21C0F941" w14:textId="77777777" w:rsidR="005D0FED" w:rsidRPr="00292DEB" w:rsidRDefault="005D0FED" w:rsidP="00481BFF">
            <w:pPr>
              <w:spacing w:line="276" w:lineRule="auto"/>
              <w:rPr>
                <w:rFonts w:cs="Arial"/>
                <w:color w:val="0000FF"/>
                <w:lang w:val="en-US"/>
              </w:rPr>
            </w:pPr>
          </w:p>
        </w:tc>
      </w:tr>
      <w:tr w:rsidR="005D0FED" w:rsidRPr="00292DEB" w14:paraId="5E81071B" w14:textId="77777777" w:rsidTr="005D0FED">
        <w:tc>
          <w:tcPr>
            <w:tcW w:w="193" w:type="pct"/>
          </w:tcPr>
          <w:p w14:paraId="57487A0A" w14:textId="77777777" w:rsidR="005D0FED" w:rsidRPr="00292DEB" w:rsidRDefault="005D0FED" w:rsidP="00481BFF">
            <w:pPr>
              <w:spacing w:line="276" w:lineRule="auto"/>
              <w:jc w:val="left"/>
              <w:rPr>
                <w:rFonts w:cs="Arial"/>
                <w:lang w:val="es-ES"/>
              </w:rPr>
            </w:pPr>
            <w:r w:rsidRPr="00292DEB">
              <w:rPr>
                <w:rFonts w:cs="Arial"/>
                <w:lang w:val="es-ES"/>
              </w:rPr>
              <w:t>EL</w:t>
            </w:r>
          </w:p>
          <w:p w14:paraId="127EBB5C" w14:textId="77777777" w:rsidR="005D0FED" w:rsidRPr="00292DEB" w:rsidRDefault="005D0FED" w:rsidP="00481BFF">
            <w:pPr>
              <w:spacing w:line="276" w:lineRule="auto"/>
              <w:jc w:val="left"/>
              <w:rPr>
                <w:rFonts w:cs="Arial"/>
                <w:lang w:val="es-ES"/>
              </w:rPr>
            </w:pPr>
            <w:r w:rsidRPr="00292DEB">
              <w:rPr>
                <w:rFonts w:cs="Arial"/>
                <w:lang w:val="es-ES"/>
              </w:rPr>
              <w:t>EL</w:t>
            </w:r>
          </w:p>
          <w:p w14:paraId="22E67737" w14:textId="77777777" w:rsidR="005D0FED" w:rsidRPr="00292DEB" w:rsidRDefault="005D0FED" w:rsidP="00481BFF">
            <w:pPr>
              <w:spacing w:line="276" w:lineRule="auto"/>
              <w:jc w:val="left"/>
              <w:rPr>
                <w:rFonts w:cs="Arial"/>
                <w:lang w:val="es-ES"/>
              </w:rPr>
            </w:pPr>
            <w:r w:rsidRPr="00292DEB">
              <w:rPr>
                <w:rFonts w:cs="Arial"/>
                <w:lang w:val="es-ES"/>
              </w:rPr>
              <w:t>EL</w:t>
            </w:r>
          </w:p>
          <w:p w14:paraId="7E7834B2" w14:textId="77777777" w:rsidR="005D0FED" w:rsidRPr="00292DEB" w:rsidRDefault="005D0FED" w:rsidP="00481BFF">
            <w:pPr>
              <w:spacing w:line="276" w:lineRule="auto"/>
              <w:jc w:val="left"/>
              <w:rPr>
                <w:rFonts w:cs="Arial"/>
                <w:lang w:val="es-ES"/>
              </w:rPr>
            </w:pPr>
            <w:r w:rsidRPr="00292DEB">
              <w:rPr>
                <w:rFonts w:cs="Arial"/>
                <w:lang w:val="es-ES"/>
              </w:rPr>
              <w:t>EL</w:t>
            </w:r>
          </w:p>
          <w:p w14:paraId="648A87F3" w14:textId="77777777" w:rsidR="005D0FED" w:rsidRPr="00292DEB" w:rsidRDefault="005D0FED" w:rsidP="00481BFF">
            <w:pPr>
              <w:spacing w:line="276" w:lineRule="auto"/>
              <w:jc w:val="left"/>
              <w:rPr>
                <w:rFonts w:cs="Arial"/>
                <w:lang w:val="es-ES"/>
              </w:rPr>
            </w:pPr>
            <w:r w:rsidRPr="00292DEB">
              <w:rPr>
                <w:rFonts w:cs="Arial"/>
                <w:lang w:val="es-ES"/>
              </w:rPr>
              <w:t>EL</w:t>
            </w:r>
          </w:p>
          <w:p w14:paraId="5DE545F6" w14:textId="318E55B6" w:rsidR="005D0FED" w:rsidRPr="00292DEB" w:rsidRDefault="005D0FED" w:rsidP="00481BFF">
            <w:pPr>
              <w:spacing w:line="276" w:lineRule="auto"/>
              <w:jc w:val="left"/>
              <w:rPr>
                <w:rFonts w:cs="Arial"/>
                <w:b/>
                <w:lang w:val="es-ES"/>
              </w:rPr>
            </w:pPr>
            <w:r w:rsidRPr="00292DEB">
              <w:rPr>
                <w:rFonts w:cs="Arial"/>
                <w:lang w:val="es-ES"/>
              </w:rPr>
              <w:t>EL</w:t>
            </w:r>
          </w:p>
        </w:tc>
        <w:tc>
          <w:tcPr>
            <w:tcW w:w="1371" w:type="pct"/>
          </w:tcPr>
          <w:p w14:paraId="5BCD860A" w14:textId="77777777" w:rsidR="005D0FED" w:rsidRPr="00292DEB" w:rsidRDefault="005D0FED" w:rsidP="00481BFF">
            <w:pPr>
              <w:spacing w:line="276" w:lineRule="auto"/>
              <w:rPr>
                <w:rFonts w:cs="Arial"/>
              </w:rPr>
            </w:pPr>
            <w:r w:rsidRPr="00292DEB">
              <w:rPr>
                <w:rFonts w:cs="Arial"/>
              </w:rPr>
              <w:t>Keine besonderen Bestimmungen für Arbeitsunfälle und Berufskrankheiten. Für vorübergehende Erwerbsunfähigkeit siehe Tabelle III „Krankheit - Geldleistungen“.</w:t>
            </w:r>
          </w:p>
          <w:p w14:paraId="769C0D77" w14:textId="77777777" w:rsidR="005D0FED" w:rsidRPr="00292DEB" w:rsidRDefault="005D0FED" w:rsidP="00481BFF">
            <w:pPr>
              <w:spacing w:line="276" w:lineRule="auto"/>
              <w:rPr>
                <w:rFonts w:cs="Arial"/>
              </w:rPr>
            </w:pPr>
            <w:r w:rsidRPr="00292DEB">
              <w:rPr>
                <w:rFonts w:cs="Arial"/>
              </w:rPr>
              <w:t>Für dauerhafte Erwerbsunfähigkeit siehe Tabelle V „Invalidität“.</w:t>
            </w:r>
          </w:p>
          <w:p w14:paraId="333936F3" w14:textId="57F3C70A" w:rsidR="005D0FED" w:rsidRPr="00292DEB" w:rsidRDefault="005D0FED" w:rsidP="00481BFF">
            <w:pPr>
              <w:spacing w:line="276" w:lineRule="auto"/>
              <w:rPr>
                <w:rFonts w:cs="Arial"/>
                <w:bCs/>
              </w:rPr>
            </w:pPr>
          </w:p>
        </w:tc>
        <w:tc>
          <w:tcPr>
            <w:tcW w:w="1370" w:type="pct"/>
          </w:tcPr>
          <w:p w14:paraId="5BBD7448" w14:textId="77777777" w:rsidR="005D0FED" w:rsidRPr="00292DEB" w:rsidRDefault="005D0FED" w:rsidP="00481BFF">
            <w:pPr>
              <w:spacing w:line="276" w:lineRule="auto"/>
              <w:rPr>
                <w:rFonts w:cs="Arial"/>
                <w:lang w:val="fr-BE"/>
              </w:rPr>
            </w:pPr>
            <w:r w:rsidRPr="00292DEB">
              <w:rPr>
                <w:rFonts w:cs="Arial"/>
                <w:lang w:val="fr-BE"/>
              </w:rPr>
              <w:t xml:space="preserve">Pas de règles spéciales pour les accidents du travail et les maladies professionnelles. </w:t>
            </w:r>
          </w:p>
          <w:p w14:paraId="0E22D749" w14:textId="77777777" w:rsidR="005D0FED" w:rsidRPr="00292DEB" w:rsidRDefault="005D0FED" w:rsidP="00481BFF">
            <w:pPr>
              <w:spacing w:line="276" w:lineRule="auto"/>
              <w:rPr>
                <w:rFonts w:cs="Arial"/>
                <w:lang w:val="fr-BE"/>
              </w:rPr>
            </w:pPr>
            <w:r w:rsidRPr="00292DEB">
              <w:rPr>
                <w:rFonts w:cs="Arial"/>
                <w:lang w:val="fr-BE"/>
              </w:rPr>
              <w:t>Pour l’incapacité temporaire, voir le tableau III « Maladie - Prestations en espèces ».</w:t>
            </w:r>
          </w:p>
          <w:p w14:paraId="69A9B8ED" w14:textId="77777777" w:rsidR="005D0FED" w:rsidRPr="00292DEB" w:rsidRDefault="005D0FED" w:rsidP="00481BFF">
            <w:pPr>
              <w:spacing w:line="276" w:lineRule="auto"/>
              <w:rPr>
                <w:rFonts w:cs="Arial"/>
                <w:lang w:val="fr-BE"/>
              </w:rPr>
            </w:pPr>
            <w:r w:rsidRPr="00292DEB">
              <w:rPr>
                <w:rFonts w:cs="Arial"/>
                <w:lang w:val="fr-BE"/>
              </w:rPr>
              <w:t>Pour l’incapacité permanente, voir tableau V « Invalidité ».</w:t>
            </w:r>
          </w:p>
          <w:p w14:paraId="29F6A38F" w14:textId="63722EAD" w:rsidR="005D0FED" w:rsidRPr="00292DEB" w:rsidRDefault="005D0FED" w:rsidP="00481BFF">
            <w:pPr>
              <w:spacing w:line="276" w:lineRule="auto"/>
              <w:rPr>
                <w:rFonts w:cs="Arial"/>
                <w:bCs/>
                <w:lang w:val="fr-BE"/>
              </w:rPr>
            </w:pPr>
          </w:p>
        </w:tc>
        <w:tc>
          <w:tcPr>
            <w:tcW w:w="1370" w:type="pct"/>
          </w:tcPr>
          <w:p w14:paraId="382989B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E-VIII-20-EL</w:t>
            </w:r>
          </w:p>
          <w:p w14:paraId="2C950973"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 special provisions for accidents at work or occupational diseases. </w:t>
            </w:r>
          </w:p>
          <w:p w14:paraId="6C983DB1"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For temporary incapacity, see Table III on “Sickness cash benefits”.</w:t>
            </w:r>
          </w:p>
          <w:p w14:paraId="3C608CCA" w14:textId="2783A2FE"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For permanent incapacity, see Table V on “Invalidity”.</w:t>
            </w:r>
          </w:p>
        </w:tc>
        <w:tc>
          <w:tcPr>
            <w:tcW w:w="167" w:type="pct"/>
          </w:tcPr>
          <w:p w14:paraId="2DF1B88A"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6F98EF47" w14:textId="77777777" w:rsidR="005D0FED" w:rsidRPr="00292DEB" w:rsidRDefault="005D0FED" w:rsidP="00481BFF">
            <w:pPr>
              <w:spacing w:line="276" w:lineRule="auto"/>
              <w:rPr>
                <w:rFonts w:cs="Arial"/>
                <w:color w:val="0000FF"/>
                <w:lang w:val="en-US"/>
              </w:rPr>
            </w:pPr>
          </w:p>
        </w:tc>
        <w:tc>
          <w:tcPr>
            <w:tcW w:w="127" w:type="pct"/>
          </w:tcPr>
          <w:p w14:paraId="2D4159E7" w14:textId="77777777" w:rsidR="005D0FED" w:rsidRPr="00292DEB" w:rsidRDefault="005D0FED" w:rsidP="00481BFF">
            <w:pPr>
              <w:spacing w:line="276" w:lineRule="auto"/>
              <w:rPr>
                <w:rFonts w:cs="Arial"/>
                <w:color w:val="0000FF"/>
                <w:lang w:val="fr-FR"/>
              </w:rPr>
            </w:pPr>
            <w:r w:rsidRPr="00292DEB">
              <w:rPr>
                <w:rFonts w:cs="Arial"/>
                <w:color w:val="0000FF"/>
                <w:lang w:val="fr-FR"/>
              </w:rPr>
              <w:t>20</w:t>
            </w:r>
          </w:p>
          <w:p w14:paraId="48CA9CB3" w14:textId="77777777" w:rsidR="005D0FED" w:rsidRPr="00292DEB" w:rsidRDefault="005D0FED" w:rsidP="00481BFF">
            <w:pPr>
              <w:spacing w:line="276" w:lineRule="auto"/>
              <w:rPr>
                <w:rFonts w:cs="Arial"/>
                <w:color w:val="0000FF"/>
                <w:lang w:val="en-US"/>
              </w:rPr>
            </w:pPr>
          </w:p>
        </w:tc>
        <w:tc>
          <w:tcPr>
            <w:tcW w:w="402" w:type="pct"/>
          </w:tcPr>
          <w:p w14:paraId="3F22CF9B"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E069B4E" w14:textId="77777777" w:rsidR="005D0FED" w:rsidRPr="00292DEB" w:rsidRDefault="005D0FED" w:rsidP="00481BFF">
            <w:pPr>
              <w:spacing w:line="276" w:lineRule="auto"/>
              <w:rPr>
                <w:rFonts w:cs="Arial"/>
                <w:color w:val="0000FF"/>
                <w:lang w:val="en-US"/>
              </w:rPr>
            </w:pPr>
          </w:p>
        </w:tc>
      </w:tr>
      <w:tr w:rsidR="005D0FED" w:rsidRPr="00292DEB" w14:paraId="51BDD7E9" w14:textId="77777777" w:rsidTr="005D0FED">
        <w:tc>
          <w:tcPr>
            <w:tcW w:w="193" w:type="pct"/>
          </w:tcPr>
          <w:p w14:paraId="1DED103D" w14:textId="77777777" w:rsidR="005D0FED" w:rsidRPr="00292DEB" w:rsidRDefault="005D0FED" w:rsidP="00481BFF">
            <w:pPr>
              <w:spacing w:line="276" w:lineRule="auto"/>
              <w:jc w:val="left"/>
              <w:rPr>
                <w:rFonts w:cs="Arial"/>
                <w:lang w:val="es-ES"/>
              </w:rPr>
            </w:pPr>
            <w:r w:rsidRPr="00292DEB">
              <w:rPr>
                <w:rFonts w:cs="Arial"/>
                <w:lang w:val="es-ES"/>
              </w:rPr>
              <w:t>EL</w:t>
            </w:r>
          </w:p>
          <w:p w14:paraId="2A94B08E" w14:textId="77777777" w:rsidR="005D0FED" w:rsidRPr="00292DEB" w:rsidRDefault="005D0FED" w:rsidP="00481BFF">
            <w:pPr>
              <w:spacing w:line="276" w:lineRule="auto"/>
              <w:jc w:val="left"/>
              <w:rPr>
                <w:rFonts w:cs="Arial"/>
                <w:lang w:val="es-ES"/>
              </w:rPr>
            </w:pPr>
            <w:r w:rsidRPr="00292DEB">
              <w:rPr>
                <w:rFonts w:cs="Arial"/>
                <w:lang w:val="es-ES"/>
              </w:rPr>
              <w:t>EL</w:t>
            </w:r>
          </w:p>
          <w:p w14:paraId="2545FA80" w14:textId="77777777" w:rsidR="005D0FED" w:rsidRPr="00292DEB" w:rsidRDefault="005D0FED" w:rsidP="00481BFF">
            <w:pPr>
              <w:spacing w:line="276" w:lineRule="auto"/>
              <w:jc w:val="left"/>
              <w:rPr>
                <w:rFonts w:cs="Arial"/>
                <w:lang w:val="es-ES"/>
              </w:rPr>
            </w:pPr>
            <w:r w:rsidRPr="00292DEB">
              <w:rPr>
                <w:rFonts w:cs="Arial"/>
                <w:lang w:val="es-ES"/>
              </w:rPr>
              <w:t>EL</w:t>
            </w:r>
          </w:p>
          <w:p w14:paraId="6B9EF5AE" w14:textId="2B980569" w:rsidR="005D0FED" w:rsidRPr="00292DEB" w:rsidRDefault="005D0FED" w:rsidP="00481BFF">
            <w:pPr>
              <w:spacing w:line="276" w:lineRule="auto"/>
              <w:jc w:val="left"/>
              <w:rPr>
                <w:rFonts w:cs="Arial"/>
                <w:b/>
                <w:lang w:val="en-US"/>
              </w:rPr>
            </w:pPr>
          </w:p>
        </w:tc>
        <w:tc>
          <w:tcPr>
            <w:tcW w:w="1371" w:type="pct"/>
          </w:tcPr>
          <w:p w14:paraId="2F2838C9" w14:textId="77777777" w:rsidR="005D0FED" w:rsidRPr="00292DEB" w:rsidRDefault="005D0FED" w:rsidP="00481BFF">
            <w:pPr>
              <w:spacing w:line="276" w:lineRule="auto"/>
              <w:rPr>
                <w:rFonts w:cs="Arial"/>
              </w:rPr>
            </w:pPr>
            <w:r w:rsidRPr="00292DEB">
              <w:rPr>
                <w:rFonts w:cs="Arial"/>
              </w:rPr>
              <w:t>Keine besonderen Bestimmungen für Arbeitsunfälle und Berufskrankheiten. Keine zusätzlichen Beträge für Unterhaltsberechtigte.</w:t>
            </w:r>
          </w:p>
          <w:p w14:paraId="0906BF86" w14:textId="15220A14" w:rsidR="005D0FED" w:rsidRPr="00292DEB" w:rsidRDefault="005D0FED" w:rsidP="00481BFF">
            <w:pPr>
              <w:spacing w:line="276" w:lineRule="auto"/>
              <w:rPr>
                <w:rFonts w:cs="Arial"/>
              </w:rPr>
            </w:pPr>
          </w:p>
        </w:tc>
        <w:tc>
          <w:tcPr>
            <w:tcW w:w="1370" w:type="pct"/>
          </w:tcPr>
          <w:p w14:paraId="351744F2" w14:textId="77777777" w:rsidR="005D0FED" w:rsidRPr="00292DEB" w:rsidRDefault="005D0FED" w:rsidP="00481BFF">
            <w:pPr>
              <w:spacing w:line="276" w:lineRule="auto"/>
              <w:rPr>
                <w:rFonts w:cs="Arial"/>
                <w:lang w:val="fr-BE"/>
              </w:rPr>
            </w:pPr>
            <w:r w:rsidRPr="00292DEB">
              <w:rPr>
                <w:rFonts w:cs="Arial"/>
                <w:lang w:val="fr-BE"/>
              </w:rPr>
              <w:t>Pas de règles spéciales pour les accidents du travail et les maladies professionnelles. Pas de montants supplémentaires pour personnes à charge.</w:t>
            </w:r>
          </w:p>
          <w:p w14:paraId="7A29ABCF" w14:textId="6A19168F" w:rsidR="005D0FED" w:rsidRPr="00292DEB" w:rsidRDefault="005D0FED" w:rsidP="00481BFF">
            <w:pPr>
              <w:spacing w:line="276" w:lineRule="auto"/>
              <w:rPr>
                <w:rFonts w:cs="Arial"/>
                <w:lang w:val="fr-BE"/>
              </w:rPr>
            </w:pPr>
          </w:p>
        </w:tc>
        <w:tc>
          <w:tcPr>
            <w:tcW w:w="1370" w:type="pct"/>
          </w:tcPr>
          <w:p w14:paraId="0010AF23" w14:textId="77777777" w:rsidR="005D0FED" w:rsidRPr="00292DEB" w:rsidRDefault="005D0FED" w:rsidP="00481BFF">
            <w:pPr>
              <w:pStyle w:val="Normal0"/>
              <w:pBdr>
                <w:top w:val="nil"/>
                <w:left w:val="nil"/>
                <w:bottom w:val="nil"/>
                <w:right w:val="nil"/>
                <w:between w:val="nil"/>
              </w:pBdr>
              <w:spacing w:after="0"/>
              <w:rPr>
                <w:i/>
                <w:color w:val="000000"/>
                <w:sz w:val="15"/>
                <w:szCs w:val="15"/>
                <w:lang w:val="en-GB"/>
              </w:rPr>
            </w:pPr>
            <w:r w:rsidRPr="00292DEB">
              <w:rPr>
                <w:b/>
                <w:color w:val="FF0000"/>
                <w:sz w:val="15"/>
                <w:szCs w:val="15"/>
                <w:lang w:val="en-GB"/>
              </w:rPr>
              <w:t>E-VIII-21-EL</w:t>
            </w:r>
          </w:p>
          <w:p w14:paraId="1B1B826C"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No special provisions for accidents at work or occupational diseases. </w:t>
            </w:r>
            <w:r w:rsidRPr="00292DEB">
              <w:rPr>
                <w:color w:val="000000"/>
                <w:sz w:val="15"/>
                <w:szCs w:val="15"/>
              </w:rPr>
              <w:t xml:space="preserve">No </w:t>
            </w:r>
            <w:proofErr w:type="spellStart"/>
            <w:r w:rsidRPr="00292DEB">
              <w:rPr>
                <w:color w:val="000000"/>
                <w:sz w:val="15"/>
                <w:szCs w:val="15"/>
              </w:rPr>
              <w:t>additional</w:t>
            </w:r>
            <w:proofErr w:type="spellEnd"/>
            <w:r w:rsidRPr="00292DEB">
              <w:rPr>
                <w:color w:val="000000"/>
                <w:sz w:val="15"/>
                <w:szCs w:val="15"/>
              </w:rPr>
              <w:t xml:space="preserve"> </w:t>
            </w:r>
            <w:proofErr w:type="spellStart"/>
            <w:r w:rsidRPr="00292DEB">
              <w:rPr>
                <w:color w:val="000000"/>
                <w:sz w:val="15"/>
                <w:szCs w:val="15"/>
              </w:rPr>
              <w:t>amounts</w:t>
            </w:r>
            <w:proofErr w:type="spellEnd"/>
            <w:r w:rsidRPr="00292DEB">
              <w:rPr>
                <w:color w:val="000000"/>
                <w:sz w:val="15"/>
                <w:szCs w:val="15"/>
              </w:rPr>
              <w:t xml:space="preserve"> for </w:t>
            </w:r>
            <w:proofErr w:type="spellStart"/>
            <w:r w:rsidRPr="00292DEB">
              <w:rPr>
                <w:color w:val="000000"/>
                <w:sz w:val="15"/>
                <w:szCs w:val="15"/>
              </w:rPr>
              <w:t>dependants</w:t>
            </w:r>
            <w:proofErr w:type="spellEnd"/>
            <w:r w:rsidRPr="00292DEB">
              <w:rPr>
                <w:color w:val="000000"/>
                <w:sz w:val="15"/>
                <w:szCs w:val="15"/>
              </w:rPr>
              <w:t>.</w:t>
            </w:r>
          </w:p>
          <w:p w14:paraId="22CF646B" w14:textId="409D5563"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5833B3C"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6CB26D6E" w14:textId="77777777" w:rsidR="005D0FED" w:rsidRPr="00292DEB" w:rsidRDefault="005D0FED" w:rsidP="00481BFF">
            <w:pPr>
              <w:spacing w:line="276" w:lineRule="auto"/>
              <w:rPr>
                <w:rFonts w:cs="Arial"/>
                <w:color w:val="0000FF"/>
              </w:rPr>
            </w:pPr>
          </w:p>
        </w:tc>
        <w:tc>
          <w:tcPr>
            <w:tcW w:w="127" w:type="pct"/>
          </w:tcPr>
          <w:p w14:paraId="0684430B" w14:textId="77777777" w:rsidR="005D0FED" w:rsidRPr="00292DEB" w:rsidRDefault="005D0FED" w:rsidP="00481BFF">
            <w:pPr>
              <w:spacing w:line="276" w:lineRule="auto"/>
              <w:rPr>
                <w:rFonts w:cs="Arial"/>
                <w:color w:val="0000FF"/>
                <w:lang w:val="fr-FR"/>
              </w:rPr>
            </w:pPr>
            <w:r w:rsidRPr="00292DEB">
              <w:rPr>
                <w:rFonts w:cs="Arial"/>
                <w:color w:val="0000FF"/>
                <w:lang w:val="fr-FR"/>
              </w:rPr>
              <w:t>21</w:t>
            </w:r>
          </w:p>
          <w:p w14:paraId="3968CD86" w14:textId="77777777" w:rsidR="005D0FED" w:rsidRPr="00292DEB" w:rsidRDefault="005D0FED" w:rsidP="00481BFF">
            <w:pPr>
              <w:spacing w:line="276" w:lineRule="auto"/>
              <w:rPr>
                <w:rFonts w:cs="Arial"/>
                <w:color w:val="0000FF"/>
              </w:rPr>
            </w:pPr>
          </w:p>
        </w:tc>
        <w:tc>
          <w:tcPr>
            <w:tcW w:w="402" w:type="pct"/>
          </w:tcPr>
          <w:p w14:paraId="1B0CB31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F6646FB" w14:textId="77777777" w:rsidR="005D0FED" w:rsidRPr="00292DEB" w:rsidRDefault="005D0FED" w:rsidP="00481BFF">
            <w:pPr>
              <w:spacing w:line="276" w:lineRule="auto"/>
              <w:rPr>
                <w:rFonts w:cs="Arial"/>
                <w:color w:val="0000FF"/>
              </w:rPr>
            </w:pPr>
          </w:p>
        </w:tc>
      </w:tr>
      <w:tr w:rsidR="005D0FED" w:rsidRPr="00292DEB" w14:paraId="22815426" w14:textId="77777777" w:rsidTr="005D0FED">
        <w:tc>
          <w:tcPr>
            <w:tcW w:w="193" w:type="pct"/>
          </w:tcPr>
          <w:p w14:paraId="4EE0298B" w14:textId="77777777" w:rsidR="005D0FED" w:rsidRPr="00292DEB" w:rsidRDefault="005D0FED" w:rsidP="00481BFF">
            <w:pPr>
              <w:spacing w:line="276" w:lineRule="auto"/>
              <w:jc w:val="left"/>
              <w:rPr>
                <w:rFonts w:cs="Arial"/>
                <w:lang w:val="es-ES"/>
              </w:rPr>
            </w:pPr>
            <w:r w:rsidRPr="00292DEB">
              <w:rPr>
                <w:rFonts w:cs="Arial"/>
                <w:lang w:val="es-ES"/>
              </w:rPr>
              <w:t>EL</w:t>
            </w:r>
          </w:p>
          <w:p w14:paraId="08A69CA1" w14:textId="77777777" w:rsidR="005D0FED" w:rsidRPr="00292DEB" w:rsidRDefault="005D0FED" w:rsidP="00481BFF">
            <w:pPr>
              <w:spacing w:line="276" w:lineRule="auto"/>
              <w:jc w:val="left"/>
              <w:rPr>
                <w:rFonts w:cs="Arial"/>
                <w:lang w:val="es-ES"/>
              </w:rPr>
            </w:pPr>
            <w:r w:rsidRPr="00292DEB">
              <w:rPr>
                <w:rFonts w:cs="Arial"/>
                <w:lang w:val="es-ES"/>
              </w:rPr>
              <w:t>EL</w:t>
            </w:r>
          </w:p>
          <w:p w14:paraId="568C69FF" w14:textId="431B6DBD" w:rsidR="005D0FED" w:rsidRPr="00292DEB" w:rsidRDefault="005D0FED" w:rsidP="00481BFF">
            <w:pPr>
              <w:spacing w:line="276" w:lineRule="auto"/>
              <w:jc w:val="left"/>
              <w:rPr>
                <w:rFonts w:cs="Arial"/>
                <w:b/>
              </w:rPr>
            </w:pPr>
          </w:p>
        </w:tc>
        <w:tc>
          <w:tcPr>
            <w:tcW w:w="1371" w:type="pct"/>
          </w:tcPr>
          <w:p w14:paraId="5E3DB0FE" w14:textId="77777777" w:rsidR="005D0FED" w:rsidRPr="00292DEB" w:rsidRDefault="005D0FED" w:rsidP="00481BFF">
            <w:pPr>
              <w:spacing w:line="276" w:lineRule="auto"/>
              <w:rPr>
                <w:rFonts w:eastAsia="Arial" w:cs="Arial"/>
              </w:rPr>
            </w:pPr>
            <w:r w:rsidRPr="00292DEB">
              <w:rPr>
                <w:rFonts w:cs="Arial"/>
              </w:rPr>
              <w:t xml:space="preserve">Personen, die völlig blind und fortlaufend auf die Pflege einer dritten Person angewiesen sind (Vollinvalidität), können die gesamte </w:t>
            </w:r>
            <w:r w:rsidRPr="00292DEB">
              <w:rPr>
                <w:rFonts w:cs="Arial"/>
                <w:color w:val="008000"/>
              </w:rPr>
              <w:t>Invaliditätsleistung</w:t>
            </w:r>
            <w:r w:rsidRPr="00292DEB">
              <w:rPr>
                <w:rFonts w:cs="Arial"/>
              </w:rPr>
              <w:t xml:space="preserve"> </w:t>
            </w:r>
            <w:r w:rsidRPr="00292DEB">
              <w:rPr>
                <w:rFonts w:eastAsia="Arial" w:cs="Arial"/>
                <w:i/>
                <w:iCs/>
                <w:color w:val="008080"/>
              </w:rPr>
              <w:t>(</w:t>
            </w:r>
            <w:r w:rsidRPr="00292DEB">
              <w:rPr>
                <w:rFonts w:eastAsia="Arial" w:cs="Arial"/>
                <w:i/>
                <w:iCs/>
                <w:color w:val="008080"/>
                <w:lang w:val="en-GB"/>
              </w:rPr>
              <w:t>ΕΠΙΔΟΜΑ</w:t>
            </w:r>
            <w:r w:rsidRPr="00292DEB">
              <w:rPr>
                <w:rFonts w:eastAsia="Arial" w:cs="Arial"/>
                <w:i/>
                <w:iCs/>
                <w:color w:val="008080"/>
              </w:rPr>
              <w:t xml:space="preserve"> </w:t>
            </w:r>
            <w:r w:rsidRPr="00292DEB">
              <w:rPr>
                <w:rFonts w:eastAsia="Arial" w:cs="Arial"/>
                <w:i/>
                <w:iCs/>
                <w:color w:val="008080"/>
                <w:lang w:val="en-GB"/>
              </w:rPr>
              <w:t>ΑΠΟΛΥΤΟΥ</w:t>
            </w:r>
            <w:r w:rsidRPr="00292DEB">
              <w:rPr>
                <w:rFonts w:eastAsia="Arial" w:cs="Arial"/>
                <w:i/>
                <w:iCs/>
                <w:color w:val="008080"/>
              </w:rPr>
              <w:t xml:space="preserve"> </w:t>
            </w:r>
            <w:r w:rsidRPr="00292DEB">
              <w:rPr>
                <w:rFonts w:eastAsia="Arial" w:cs="Arial"/>
                <w:i/>
                <w:iCs/>
                <w:color w:val="008080"/>
                <w:lang w:val="en-GB"/>
              </w:rPr>
              <w:t>ΑΝΑΠΗΡΙΑΣ</w:t>
            </w:r>
            <w:r w:rsidRPr="00292DEB">
              <w:rPr>
                <w:rFonts w:eastAsia="Arial" w:cs="Arial"/>
                <w:i/>
                <w:iCs/>
                <w:color w:val="008080"/>
              </w:rPr>
              <w:t>)</w:t>
            </w:r>
            <w:r w:rsidRPr="00292DEB">
              <w:rPr>
                <w:rFonts w:eastAsia="Arial" w:cs="Arial"/>
                <w:iCs/>
                <w:color w:val="008080"/>
              </w:rPr>
              <w:t xml:space="preserve"> </w:t>
            </w:r>
            <w:r w:rsidRPr="00292DEB">
              <w:rPr>
                <w:rFonts w:eastAsia="Arial" w:cs="Arial"/>
                <w:iCs/>
              </w:rPr>
              <w:t>erhalten. Die Leistung wird monatlich gezahlt.</w:t>
            </w:r>
          </w:p>
          <w:p w14:paraId="7FBBDFA7" w14:textId="77777777" w:rsidR="005D0FED" w:rsidRPr="00292DEB" w:rsidRDefault="005D0FED" w:rsidP="00481BFF">
            <w:pPr>
              <w:spacing w:line="276" w:lineRule="auto"/>
              <w:rPr>
                <w:rFonts w:cs="Arial"/>
              </w:rPr>
            </w:pPr>
            <w:r w:rsidRPr="00292DEB">
              <w:rPr>
                <w:rFonts w:cs="Arial"/>
              </w:rPr>
              <w:t>Nähere Angaben in Tabelle V „Invalidität“.</w:t>
            </w:r>
          </w:p>
          <w:p w14:paraId="68395556" w14:textId="58BCCE28" w:rsidR="005D0FED" w:rsidRPr="00292DEB" w:rsidRDefault="005D0FED" w:rsidP="00481BFF">
            <w:pPr>
              <w:shd w:val="clear" w:color="auto" w:fill="FFFFFF"/>
              <w:spacing w:line="276" w:lineRule="auto"/>
              <w:rPr>
                <w:rFonts w:cs="Arial"/>
              </w:rPr>
            </w:pPr>
          </w:p>
        </w:tc>
        <w:tc>
          <w:tcPr>
            <w:tcW w:w="1370" w:type="pct"/>
          </w:tcPr>
          <w:p w14:paraId="658012A3" w14:textId="77777777" w:rsidR="005D0FED" w:rsidRPr="00292DEB" w:rsidRDefault="005D0FED" w:rsidP="00481BFF">
            <w:pPr>
              <w:keepNext/>
              <w:spacing w:line="276" w:lineRule="auto"/>
              <w:outlineLvl w:val="2"/>
              <w:rPr>
                <w:rFonts w:cs="Arial"/>
                <w:lang w:val="fr-BE"/>
              </w:rPr>
            </w:pPr>
            <w:r w:rsidRPr="00292DEB">
              <w:rPr>
                <w:rFonts w:cs="Arial"/>
                <w:lang w:val="fr-BE"/>
              </w:rPr>
              <w:t xml:space="preserve">Les personnes qui sont totalement aveugles et ont besoin de soins continus prodigués par une tierce personne (invalidité totale) peuvent recevoir la </w:t>
            </w:r>
            <w:r w:rsidRPr="00292DEB">
              <w:rPr>
                <w:rFonts w:cs="Arial"/>
                <w:color w:val="008000"/>
                <w:lang w:val="fr-BE"/>
              </w:rPr>
              <w:t xml:space="preserve">Prestation pour invalidité totale </w:t>
            </w:r>
            <w:r w:rsidRPr="00292DEB">
              <w:rPr>
                <w:rFonts w:cs="Arial"/>
                <w:lang w:val="fr-BE"/>
              </w:rPr>
              <w:t>(</w:t>
            </w:r>
            <w:r w:rsidRPr="00292DEB">
              <w:rPr>
                <w:rFonts w:cs="Arial"/>
                <w:i/>
                <w:color w:val="008080"/>
                <w:lang w:val="fr-BE"/>
              </w:rPr>
              <w:t>ΕΠΙΔΟΜΑ ΑΠΟΛΥΤΟΥ ΑΝΑΠΗΡΙΑΣ</w:t>
            </w:r>
            <w:r w:rsidRPr="00292DEB">
              <w:rPr>
                <w:rFonts w:cs="Arial"/>
                <w:lang w:val="fr-BE"/>
              </w:rPr>
              <w:t>). Versée chaque mois.</w:t>
            </w:r>
          </w:p>
          <w:p w14:paraId="7D57D28D" w14:textId="77777777" w:rsidR="005D0FED" w:rsidRPr="00292DEB" w:rsidRDefault="005D0FED" w:rsidP="00481BFF">
            <w:pPr>
              <w:spacing w:line="276" w:lineRule="auto"/>
              <w:rPr>
                <w:rFonts w:cs="Arial"/>
                <w:lang w:val="fr-BE"/>
              </w:rPr>
            </w:pPr>
            <w:r w:rsidRPr="00292DEB">
              <w:rPr>
                <w:rFonts w:eastAsia="Arial" w:cs="Arial"/>
                <w:lang w:val="fr-BE"/>
              </w:rPr>
              <w:t>Pour plus de détails, voir le tableau V « Invalidité ».</w:t>
            </w:r>
          </w:p>
          <w:p w14:paraId="5D970417" w14:textId="37894DDA" w:rsidR="005D0FED" w:rsidRPr="00292DEB" w:rsidRDefault="005D0FED" w:rsidP="00481BFF">
            <w:pPr>
              <w:shd w:val="clear" w:color="auto" w:fill="FFFFFF"/>
              <w:spacing w:line="276" w:lineRule="auto"/>
              <w:rPr>
                <w:rFonts w:cs="Arial"/>
                <w:lang w:val="fr-BE"/>
              </w:rPr>
            </w:pPr>
          </w:p>
        </w:tc>
        <w:tc>
          <w:tcPr>
            <w:tcW w:w="1370" w:type="pct"/>
          </w:tcPr>
          <w:p w14:paraId="54270D0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E-VIII-22-EL</w:t>
            </w:r>
          </w:p>
          <w:p w14:paraId="792BAE84"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Those who are totally blind and require continuous care from another person (full invalidity) can receive the </w:t>
            </w:r>
            <w:r w:rsidRPr="00292DEB">
              <w:rPr>
                <w:color w:val="008000"/>
                <w:sz w:val="15"/>
                <w:szCs w:val="15"/>
                <w:lang w:val="en-GB"/>
              </w:rPr>
              <w:t xml:space="preserve">Total invalidity benefit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ΑΠΟΛΥΤΟΥ</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w:t>
            </w:r>
            <w:r w:rsidRPr="00292DEB">
              <w:rPr>
                <w:color w:val="000000"/>
                <w:sz w:val="15"/>
                <w:szCs w:val="15"/>
                <w:lang w:val="en-GB"/>
              </w:rPr>
              <w:t>. It is paid every month.</w:t>
            </w:r>
          </w:p>
          <w:p w14:paraId="1BD2EA27"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For details, see Table V on "Invalidity”. </w:t>
            </w:r>
          </w:p>
          <w:p w14:paraId="21C43D1A" w14:textId="15B19BEC"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13F7F1A"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2F82E9C6" w14:textId="77777777" w:rsidR="005D0FED" w:rsidRPr="00292DEB" w:rsidRDefault="005D0FED" w:rsidP="00481BFF">
            <w:pPr>
              <w:spacing w:line="276" w:lineRule="auto"/>
              <w:rPr>
                <w:rFonts w:cs="Arial"/>
                <w:color w:val="0000FF"/>
                <w:lang w:val="en-US"/>
              </w:rPr>
            </w:pPr>
          </w:p>
        </w:tc>
        <w:tc>
          <w:tcPr>
            <w:tcW w:w="127" w:type="pct"/>
          </w:tcPr>
          <w:p w14:paraId="0BFBEB0E" w14:textId="77777777" w:rsidR="005D0FED" w:rsidRPr="00292DEB" w:rsidRDefault="005D0FED" w:rsidP="00481BFF">
            <w:pPr>
              <w:spacing w:line="276" w:lineRule="auto"/>
              <w:rPr>
                <w:rFonts w:cs="Arial"/>
                <w:color w:val="0000FF"/>
                <w:lang w:val="fr-FR"/>
              </w:rPr>
            </w:pPr>
            <w:r w:rsidRPr="00292DEB">
              <w:rPr>
                <w:rFonts w:cs="Arial"/>
                <w:color w:val="0000FF"/>
                <w:lang w:val="fr-FR"/>
              </w:rPr>
              <w:t>22</w:t>
            </w:r>
          </w:p>
          <w:p w14:paraId="14E090F7" w14:textId="77777777" w:rsidR="005D0FED" w:rsidRPr="00292DEB" w:rsidRDefault="005D0FED" w:rsidP="00481BFF">
            <w:pPr>
              <w:spacing w:line="276" w:lineRule="auto"/>
              <w:rPr>
                <w:rFonts w:cs="Arial"/>
                <w:color w:val="0000FF"/>
                <w:lang w:val="en-US"/>
              </w:rPr>
            </w:pPr>
          </w:p>
        </w:tc>
        <w:tc>
          <w:tcPr>
            <w:tcW w:w="402" w:type="pct"/>
          </w:tcPr>
          <w:p w14:paraId="5A752D0F"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C96066C" w14:textId="77777777" w:rsidR="005D0FED" w:rsidRPr="00292DEB" w:rsidRDefault="005D0FED" w:rsidP="00481BFF">
            <w:pPr>
              <w:spacing w:line="276" w:lineRule="auto"/>
              <w:rPr>
                <w:rFonts w:cs="Arial"/>
                <w:color w:val="0000FF"/>
                <w:lang w:val="en-US"/>
              </w:rPr>
            </w:pPr>
          </w:p>
        </w:tc>
      </w:tr>
      <w:tr w:rsidR="005D0FED" w:rsidRPr="00292DEB" w14:paraId="7FDD4351" w14:textId="77777777" w:rsidTr="005D0FED">
        <w:tc>
          <w:tcPr>
            <w:tcW w:w="193" w:type="pct"/>
          </w:tcPr>
          <w:p w14:paraId="23AD20C7" w14:textId="77777777" w:rsidR="005D0FED" w:rsidRPr="00292DEB" w:rsidRDefault="005D0FED" w:rsidP="00481BFF">
            <w:pPr>
              <w:spacing w:line="276" w:lineRule="auto"/>
              <w:jc w:val="left"/>
              <w:rPr>
                <w:rFonts w:cs="Arial"/>
                <w:lang w:val="es-ES"/>
              </w:rPr>
            </w:pPr>
            <w:r w:rsidRPr="00292DEB">
              <w:rPr>
                <w:rFonts w:cs="Arial"/>
                <w:lang w:val="es-ES"/>
              </w:rPr>
              <w:t>EL</w:t>
            </w:r>
          </w:p>
          <w:p w14:paraId="43CF24CB" w14:textId="77777777" w:rsidR="005D0FED" w:rsidRPr="00292DEB" w:rsidRDefault="005D0FED" w:rsidP="00481BFF">
            <w:pPr>
              <w:spacing w:line="276" w:lineRule="auto"/>
              <w:jc w:val="left"/>
              <w:rPr>
                <w:rFonts w:cs="Arial"/>
                <w:lang w:val="es-ES"/>
              </w:rPr>
            </w:pPr>
            <w:r w:rsidRPr="00292DEB">
              <w:rPr>
                <w:rFonts w:cs="Arial"/>
                <w:lang w:val="es-ES"/>
              </w:rPr>
              <w:t>EL</w:t>
            </w:r>
          </w:p>
          <w:p w14:paraId="7CC369EB" w14:textId="77777777" w:rsidR="005D0FED" w:rsidRPr="00292DEB" w:rsidRDefault="005D0FED" w:rsidP="00481BFF">
            <w:pPr>
              <w:spacing w:line="276" w:lineRule="auto"/>
              <w:jc w:val="left"/>
              <w:rPr>
                <w:rFonts w:cs="Arial"/>
                <w:lang w:val="es-ES"/>
              </w:rPr>
            </w:pPr>
            <w:r w:rsidRPr="00292DEB">
              <w:rPr>
                <w:rFonts w:cs="Arial"/>
                <w:lang w:val="es-ES"/>
              </w:rPr>
              <w:t>EL</w:t>
            </w:r>
          </w:p>
          <w:p w14:paraId="652BB57C" w14:textId="23698F59" w:rsidR="005D0FED" w:rsidRPr="00292DEB" w:rsidRDefault="005D0FED" w:rsidP="00481BFF">
            <w:pPr>
              <w:spacing w:line="276" w:lineRule="auto"/>
              <w:jc w:val="left"/>
              <w:rPr>
                <w:rFonts w:cs="Arial"/>
                <w:b/>
                <w:lang w:val="en-US"/>
              </w:rPr>
            </w:pPr>
          </w:p>
        </w:tc>
        <w:tc>
          <w:tcPr>
            <w:tcW w:w="1371" w:type="pct"/>
          </w:tcPr>
          <w:p w14:paraId="5C21FBEF" w14:textId="2D35552C" w:rsidR="005D0FED" w:rsidRPr="00292DEB" w:rsidRDefault="005D0FED" w:rsidP="00481BFF">
            <w:pPr>
              <w:spacing w:line="276" w:lineRule="auto"/>
              <w:rPr>
                <w:rFonts w:cs="Arial"/>
              </w:rPr>
            </w:pPr>
            <w:r w:rsidRPr="00292DEB">
              <w:rPr>
                <w:rFonts w:cs="Arial"/>
              </w:rPr>
              <w:t>Gleiche Leistungen wie in Tabelle V „Invalidität“, „Sonstige Leistungen“.</w:t>
            </w:r>
          </w:p>
        </w:tc>
        <w:tc>
          <w:tcPr>
            <w:tcW w:w="1370" w:type="pct"/>
          </w:tcPr>
          <w:p w14:paraId="72114CD4" w14:textId="77777777" w:rsidR="005D0FED" w:rsidRPr="00292DEB" w:rsidRDefault="005D0FED" w:rsidP="00481BFF">
            <w:pPr>
              <w:spacing w:line="276" w:lineRule="auto"/>
              <w:rPr>
                <w:rFonts w:eastAsia="Arial" w:cs="Arial"/>
                <w:lang w:val="fr-BE"/>
              </w:rPr>
            </w:pPr>
            <w:r w:rsidRPr="00292DEB">
              <w:rPr>
                <w:rFonts w:eastAsia="Arial" w:cs="Arial"/>
                <w:lang w:val="fr-BE"/>
              </w:rPr>
              <w:t>Mêmes prestations qu’au tableau V « Invalidité », « Autres allocations ».</w:t>
            </w:r>
          </w:p>
          <w:p w14:paraId="7EA15CDA" w14:textId="02A62642" w:rsidR="005D0FED" w:rsidRPr="00292DEB" w:rsidRDefault="005D0FED" w:rsidP="00481BFF">
            <w:pPr>
              <w:spacing w:line="276" w:lineRule="auto"/>
              <w:rPr>
                <w:rFonts w:cs="Arial"/>
                <w:lang w:val="fr-BE"/>
              </w:rPr>
            </w:pPr>
          </w:p>
        </w:tc>
        <w:tc>
          <w:tcPr>
            <w:tcW w:w="1370" w:type="pct"/>
          </w:tcPr>
          <w:p w14:paraId="056D98BD"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E-VIII-23-EL</w:t>
            </w:r>
          </w:p>
          <w:p w14:paraId="5889317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benefits as in Table V on "Invalidity", " Other benefits".</w:t>
            </w:r>
          </w:p>
          <w:p w14:paraId="258FCBF3" w14:textId="4A58B4A0"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C4E8265"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38F004BF" w14:textId="77777777" w:rsidR="005D0FED" w:rsidRPr="00292DEB" w:rsidRDefault="005D0FED" w:rsidP="00481BFF">
            <w:pPr>
              <w:spacing w:line="276" w:lineRule="auto"/>
              <w:rPr>
                <w:rFonts w:cs="Arial"/>
                <w:color w:val="0000FF"/>
                <w:lang w:val="en-US"/>
              </w:rPr>
            </w:pPr>
          </w:p>
        </w:tc>
        <w:tc>
          <w:tcPr>
            <w:tcW w:w="127" w:type="pct"/>
          </w:tcPr>
          <w:p w14:paraId="4AED56C0" w14:textId="77777777" w:rsidR="005D0FED" w:rsidRPr="00292DEB" w:rsidRDefault="005D0FED" w:rsidP="00481BFF">
            <w:pPr>
              <w:spacing w:line="276" w:lineRule="auto"/>
              <w:rPr>
                <w:rFonts w:cs="Arial"/>
                <w:color w:val="0000FF"/>
                <w:lang w:val="fr-FR"/>
              </w:rPr>
            </w:pPr>
            <w:r w:rsidRPr="00292DEB">
              <w:rPr>
                <w:rFonts w:cs="Arial"/>
                <w:color w:val="0000FF"/>
                <w:lang w:val="fr-FR"/>
              </w:rPr>
              <w:t>23</w:t>
            </w:r>
          </w:p>
          <w:p w14:paraId="02AC30F5" w14:textId="77777777" w:rsidR="005D0FED" w:rsidRPr="00292DEB" w:rsidRDefault="005D0FED" w:rsidP="00481BFF">
            <w:pPr>
              <w:spacing w:line="276" w:lineRule="auto"/>
              <w:rPr>
                <w:rFonts w:cs="Arial"/>
                <w:color w:val="0000FF"/>
                <w:lang w:val="en-US"/>
              </w:rPr>
            </w:pPr>
          </w:p>
        </w:tc>
        <w:tc>
          <w:tcPr>
            <w:tcW w:w="402" w:type="pct"/>
          </w:tcPr>
          <w:p w14:paraId="0E25D97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8318C39" w14:textId="77777777" w:rsidR="005D0FED" w:rsidRPr="00292DEB" w:rsidRDefault="005D0FED" w:rsidP="00481BFF">
            <w:pPr>
              <w:spacing w:line="276" w:lineRule="auto"/>
              <w:rPr>
                <w:rFonts w:cs="Arial"/>
                <w:color w:val="0000FF"/>
                <w:lang w:val="en-US"/>
              </w:rPr>
            </w:pPr>
          </w:p>
        </w:tc>
      </w:tr>
      <w:tr w:rsidR="005D0FED" w:rsidRPr="00292DEB" w14:paraId="4CC1E7D4" w14:textId="77777777" w:rsidTr="005D0FED">
        <w:tc>
          <w:tcPr>
            <w:tcW w:w="193" w:type="pct"/>
          </w:tcPr>
          <w:p w14:paraId="47961278" w14:textId="77777777" w:rsidR="005D0FED" w:rsidRPr="00292DEB" w:rsidRDefault="005D0FED" w:rsidP="00481BFF">
            <w:pPr>
              <w:spacing w:line="276" w:lineRule="auto"/>
              <w:jc w:val="left"/>
              <w:rPr>
                <w:rFonts w:cs="Arial"/>
                <w:lang w:val="en-GB"/>
              </w:rPr>
            </w:pPr>
            <w:r w:rsidRPr="00292DEB">
              <w:rPr>
                <w:rFonts w:cs="Arial"/>
                <w:lang w:val="en-GB"/>
              </w:rPr>
              <w:t>EL</w:t>
            </w:r>
          </w:p>
          <w:p w14:paraId="634F705D" w14:textId="77777777" w:rsidR="005D0FED" w:rsidRPr="00292DEB" w:rsidRDefault="005D0FED" w:rsidP="00481BFF">
            <w:pPr>
              <w:spacing w:line="276" w:lineRule="auto"/>
              <w:jc w:val="left"/>
              <w:rPr>
                <w:rFonts w:cs="Arial"/>
                <w:lang w:val="en-GB"/>
              </w:rPr>
            </w:pPr>
            <w:r w:rsidRPr="00292DEB">
              <w:rPr>
                <w:rFonts w:cs="Arial"/>
                <w:lang w:val="en-GB"/>
              </w:rPr>
              <w:t>EL</w:t>
            </w:r>
          </w:p>
          <w:p w14:paraId="56F30AEB" w14:textId="799699C4"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1CBD44AC" w14:textId="77777777" w:rsidR="005D0FED" w:rsidRPr="00292DEB" w:rsidRDefault="005D0FED" w:rsidP="00481BFF">
            <w:pPr>
              <w:spacing w:line="276" w:lineRule="auto"/>
              <w:rPr>
                <w:rFonts w:cs="Arial"/>
              </w:rPr>
            </w:pPr>
            <w:r w:rsidRPr="00292DEB">
              <w:rPr>
                <w:rFonts w:cs="Arial"/>
              </w:rPr>
              <w:t>Keine Abfindung.</w:t>
            </w:r>
          </w:p>
          <w:p w14:paraId="689F8E52" w14:textId="7ADF9536" w:rsidR="005D0FED" w:rsidRPr="00292DEB" w:rsidRDefault="005D0FED" w:rsidP="00481BFF">
            <w:pPr>
              <w:spacing w:line="276" w:lineRule="auto"/>
              <w:rPr>
                <w:rFonts w:cs="Arial"/>
              </w:rPr>
            </w:pPr>
          </w:p>
        </w:tc>
        <w:tc>
          <w:tcPr>
            <w:tcW w:w="1370" w:type="pct"/>
          </w:tcPr>
          <w:p w14:paraId="24004471" w14:textId="77777777" w:rsidR="005D0FED" w:rsidRPr="00292DEB" w:rsidRDefault="005D0FED" w:rsidP="00481BFF">
            <w:pPr>
              <w:spacing w:line="276" w:lineRule="auto"/>
              <w:rPr>
                <w:rFonts w:cs="Arial"/>
                <w:lang w:val="fr-BE"/>
              </w:rPr>
            </w:pPr>
            <w:r w:rsidRPr="00292DEB">
              <w:rPr>
                <w:rFonts w:cs="Arial"/>
                <w:lang w:val="fr-BE"/>
              </w:rPr>
              <w:t>Pas de rachat possible.</w:t>
            </w:r>
          </w:p>
          <w:p w14:paraId="528C8048" w14:textId="45C1A502" w:rsidR="005D0FED" w:rsidRPr="00292DEB" w:rsidRDefault="005D0FED" w:rsidP="00481BFF">
            <w:pPr>
              <w:spacing w:line="276" w:lineRule="auto"/>
              <w:rPr>
                <w:rFonts w:cs="Arial"/>
                <w:lang w:val="fr-BE"/>
              </w:rPr>
            </w:pPr>
          </w:p>
        </w:tc>
        <w:tc>
          <w:tcPr>
            <w:tcW w:w="1370" w:type="pct"/>
          </w:tcPr>
          <w:p w14:paraId="223BCC3F"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E-VIII-24-EL</w:t>
            </w:r>
          </w:p>
          <w:p w14:paraId="6B1745D4"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redemption</w:t>
            </w:r>
            <w:proofErr w:type="spellEnd"/>
            <w:r w:rsidRPr="00292DEB">
              <w:rPr>
                <w:color w:val="000000"/>
                <w:sz w:val="15"/>
                <w:szCs w:val="15"/>
                <w:lang w:val="es-ES"/>
              </w:rPr>
              <w:t>.</w:t>
            </w:r>
          </w:p>
          <w:p w14:paraId="08A1D8BF" w14:textId="0AE7E296"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s-ES"/>
              </w:rPr>
            </w:pPr>
          </w:p>
        </w:tc>
        <w:tc>
          <w:tcPr>
            <w:tcW w:w="167" w:type="pct"/>
          </w:tcPr>
          <w:p w14:paraId="5D14A2A4"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445315DC" w14:textId="77777777" w:rsidR="005D0FED" w:rsidRPr="00292DEB" w:rsidRDefault="005D0FED" w:rsidP="00481BFF">
            <w:pPr>
              <w:spacing w:line="276" w:lineRule="auto"/>
              <w:rPr>
                <w:rFonts w:cs="Arial"/>
                <w:color w:val="0000FF"/>
                <w:lang w:val="en-US"/>
              </w:rPr>
            </w:pPr>
          </w:p>
        </w:tc>
        <w:tc>
          <w:tcPr>
            <w:tcW w:w="127" w:type="pct"/>
          </w:tcPr>
          <w:p w14:paraId="7BB04371" w14:textId="77777777" w:rsidR="005D0FED" w:rsidRPr="00292DEB" w:rsidRDefault="005D0FED" w:rsidP="00481BFF">
            <w:pPr>
              <w:spacing w:line="276" w:lineRule="auto"/>
              <w:rPr>
                <w:rFonts w:cs="Arial"/>
                <w:color w:val="0000FF"/>
                <w:lang w:val="fr-FR"/>
              </w:rPr>
            </w:pPr>
            <w:r w:rsidRPr="00292DEB">
              <w:rPr>
                <w:rFonts w:cs="Arial"/>
                <w:color w:val="0000FF"/>
                <w:lang w:val="fr-FR"/>
              </w:rPr>
              <w:t>24</w:t>
            </w:r>
          </w:p>
          <w:p w14:paraId="70CA9AE7" w14:textId="77777777" w:rsidR="005D0FED" w:rsidRPr="00292DEB" w:rsidRDefault="005D0FED" w:rsidP="00481BFF">
            <w:pPr>
              <w:spacing w:line="276" w:lineRule="auto"/>
              <w:rPr>
                <w:rFonts w:cs="Arial"/>
                <w:color w:val="0000FF"/>
                <w:lang w:val="en-US"/>
              </w:rPr>
            </w:pPr>
          </w:p>
        </w:tc>
        <w:tc>
          <w:tcPr>
            <w:tcW w:w="402" w:type="pct"/>
          </w:tcPr>
          <w:p w14:paraId="34184C66"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3F8D9A2" w14:textId="77777777" w:rsidR="005D0FED" w:rsidRPr="00292DEB" w:rsidRDefault="005D0FED" w:rsidP="00481BFF">
            <w:pPr>
              <w:spacing w:line="276" w:lineRule="auto"/>
              <w:rPr>
                <w:rFonts w:cs="Arial"/>
                <w:color w:val="0000FF"/>
                <w:lang w:val="en-US"/>
              </w:rPr>
            </w:pPr>
          </w:p>
        </w:tc>
      </w:tr>
      <w:tr w:rsidR="005D0FED" w:rsidRPr="00292DEB" w14:paraId="0F244675" w14:textId="77777777" w:rsidTr="005D0FED">
        <w:tc>
          <w:tcPr>
            <w:tcW w:w="193" w:type="pct"/>
          </w:tcPr>
          <w:p w14:paraId="10667D33" w14:textId="77777777" w:rsidR="005D0FED" w:rsidRPr="00292DEB" w:rsidRDefault="005D0FED" w:rsidP="00481BFF">
            <w:pPr>
              <w:spacing w:line="276" w:lineRule="auto"/>
              <w:jc w:val="left"/>
              <w:rPr>
                <w:rFonts w:cs="Arial"/>
                <w:lang w:val="en-GB"/>
              </w:rPr>
            </w:pPr>
            <w:r w:rsidRPr="00292DEB">
              <w:rPr>
                <w:rFonts w:cs="Arial"/>
                <w:lang w:val="en-GB"/>
              </w:rPr>
              <w:t>EL</w:t>
            </w:r>
          </w:p>
          <w:p w14:paraId="46DDC280" w14:textId="77777777" w:rsidR="005D0FED" w:rsidRPr="00292DEB" w:rsidRDefault="005D0FED" w:rsidP="00481BFF">
            <w:pPr>
              <w:spacing w:line="276" w:lineRule="auto"/>
              <w:jc w:val="left"/>
              <w:rPr>
                <w:rFonts w:cs="Arial"/>
                <w:lang w:val="en-GB"/>
              </w:rPr>
            </w:pPr>
            <w:r w:rsidRPr="00292DEB">
              <w:rPr>
                <w:rFonts w:cs="Arial"/>
                <w:lang w:val="en-GB"/>
              </w:rPr>
              <w:t>EL</w:t>
            </w:r>
          </w:p>
          <w:p w14:paraId="48A65A8C" w14:textId="77777777" w:rsidR="005D0FED" w:rsidRPr="00292DEB" w:rsidRDefault="005D0FED" w:rsidP="00481BFF">
            <w:pPr>
              <w:spacing w:line="276" w:lineRule="auto"/>
              <w:jc w:val="left"/>
              <w:rPr>
                <w:rFonts w:cs="Arial"/>
                <w:b/>
                <w:lang w:val="en-US"/>
              </w:rPr>
            </w:pPr>
          </w:p>
        </w:tc>
        <w:tc>
          <w:tcPr>
            <w:tcW w:w="1371" w:type="pct"/>
          </w:tcPr>
          <w:p w14:paraId="0EF55839" w14:textId="77777777" w:rsidR="005D0FED" w:rsidRPr="00292DEB" w:rsidRDefault="005D0FED" w:rsidP="00481BFF">
            <w:pPr>
              <w:spacing w:line="276" w:lineRule="auto"/>
              <w:rPr>
                <w:rFonts w:cs="Arial"/>
              </w:rPr>
            </w:pPr>
            <w:r w:rsidRPr="00292DEB">
              <w:rPr>
                <w:rFonts w:cs="Arial"/>
              </w:rPr>
              <w:t>Keine besonderen Maßnahmen.</w:t>
            </w:r>
          </w:p>
          <w:p w14:paraId="170A2850" w14:textId="394E613E" w:rsidR="005D0FED" w:rsidRPr="00292DEB" w:rsidRDefault="005D0FED" w:rsidP="00481BFF">
            <w:pPr>
              <w:pStyle w:val="StandardLinks"/>
              <w:spacing w:line="276" w:lineRule="auto"/>
              <w:jc w:val="both"/>
              <w:rPr>
                <w:rFonts w:cs="Arial"/>
              </w:rPr>
            </w:pPr>
          </w:p>
        </w:tc>
        <w:tc>
          <w:tcPr>
            <w:tcW w:w="1370" w:type="pct"/>
          </w:tcPr>
          <w:p w14:paraId="2534313C" w14:textId="77777777" w:rsidR="005D0FED" w:rsidRPr="00292DEB" w:rsidRDefault="005D0FED" w:rsidP="00481BFF">
            <w:pPr>
              <w:spacing w:line="276" w:lineRule="auto"/>
              <w:rPr>
                <w:rFonts w:cs="Arial"/>
                <w:lang w:val="fr-BE"/>
              </w:rPr>
            </w:pPr>
            <w:r w:rsidRPr="00292DEB">
              <w:rPr>
                <w:rFonts w:cs="Arial"/>
                <w:lang w:val="fr-BE"/>
              </w:rPr>
              <w:t>Pas de mesures spécifiques.</w:t>
            </w:r>
          </w:p>
          <w:p w14:paraId="7450B0D5" w14:textId="75464E3B" w:rsidR="005D0FED" w:rsidRPr="00292DEB" w:rsidRDefault="005D0FED" w:rsidP="00481BFF">
            <w:pPr>
              <w:pStyle w:val="StandardLinks"/>
              <w:spacing w:line="276" w:lineRule="auto"/>
              <w:jc w:val="both"/>
              <w:rPr>
                <w:rFonts w:cs="Arial"/>
                <w:lang w:val="fr-BE"/>
              </w:rPr>
            </w:pPr>
          </w:p>
        </w:tc>
        <w:tc>
          <w:tcPr>
            <w:tcW w:w="1370" w:type="pct"/>
          </w:tcPr>
          <w:p w14:paraId="5E11F0FC" w14:textId="77777777" w:rsidR="005D0FED" w:rsidRPr="00292DEB" w:rsidRDefault="005D0FED" w:rsidP="00481BFF">
            <w:pPr>
              <w:pStyle w:val="Normal0"/>
              <w:pBdr>
                <w:top w:val="nil"/>
                <w:left w:val="nil"/>
                <w:bottom w:val="nil"/>
                <w:right w:val="nil"/>
                <w:between w:val="nil"/>
              </w:pBdr>
              <w:spacing w:after="0"/>
              <w:rPr>
                <w:color w:val="000000"/>
                <w:sz w:val="15"/>
                <w:szCs w:val="15"/>
              </w:rPr>
            </w:pPr>
            <w:r w:rsidRPr="00292DEB">
              <w:rPr>
                <w:b/>
                <w:color w:val="FF0000"/>
                <w:sz w:val="15"/>
                <w:szCs w:val="15"/>
              </w:rPr>
              <w:t>E-VIII-25-EL</w:t>
            </w:r>
          </w:p>
          <w:p w14:paraId="36C75D33" w14:textId="7156E429"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 xml:space="preserve">No </w:t>
            </w:r>
            <w:proofErr w:type="spellStart"/>
            <w:r w:rsidRPr="00292DEB">
              <w:rPr>
                <w:color w:val="000000"/>
                <w:sz w:val="15"/>
                <w:szCs w:val="15"/>
              </w:rPr>
              <w:t>special</w:t>
            </w:r>
            <w:proofErr w:type="spellEnd"/>
            <w:r w:rsidRPr="00292DEB">
              <w:rPr>
                <w:color w:val="000000"/>
                <w:sz w:val="15"/>
                <w:szCs w:val="15"/>
              </w:rPr>
              <w:t xml:space="preserve"> </w:t>
            </w:r>
            <w:proofErr w:type="spellStart"/>
            <w:r w:rsidRPr="00292DEB">
              <w:rPr>
                <w:color w:val="000000"/>
                <w:sz w:val="15"/>
                <w:szCs w:val="15"/>
              </w:rPr>
              <w:t>measures</w:t>
            </w:r>
            <w:proofErr w:type="spellEnd"/>
            <w:r w:rsidRPr="00292DEB">
              <w:rPr>
                <w:color w:val="000000"/>
                <w:sz w:val="15"/>
                <w:szCs w:val="15"/>
              </w:rPr>
              <w:t>.</w:t>
            </w:r>
          </w:p>
        </w:tc>
        <w:tc>
          <w:tcPr>
            <w:tcW w:w="167" w:type="pct"/>
          </w:tcPr>
          <w:p w14:paraId="2337B2C2"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72B41866" w14:textId="77777777" w:rsidR="005D0FED" w:rsidRPr="00292DEB" w:rsidRDefault="005D0FED" w:rsidP="00481BFF">
            <w:pPr>
              <w:spacing w:line="276" w:lineRule="auto"/>
              <w:rPr>
                <w:rFonts w:cs="Arial"/>
                <w:color w:val="0000FF"/>
              </w:rPr>
            </w:pPr>
          </w:p>
        </w:tc>
        <w:tc>
          <w:tcPr>
            <w:tcW w:w="127" w:type="pct"/>
          </w:tcPr>
          <w:p w14:paraId="2AD17DD1" w14:textId="77777777" w:rsidR="005D0FED" w:rsidRPr="00292DEB" w:rsidRDefault="005D0FED" w:rsidP="00481BFF">
            <w:pPr>
              <w:spacing w:line="276" w:lineRule="auto"/>
              <w:rPr>
                <w:rFonts w:cs="Arial"/>
                <w:color w:val="0000FF"/>
                <w:lang w:val="fr-FR"/>
              </w:rPr>
            </w:pPr>
            <w:r w:rsidRPr="00292DEB">
              <w:rPr>
                <w:rFonts w:cs="Arial"/>
                <w:color w:val="0000FF"/>
                <w:lang w:val="fr-FR"/>
              </w:rPr>
              <w:t>25</w:t>
            </w:r>
          </w:p>
          <w:p w14:paraId="11249740" w14:textId="77777777" w:rsidR="005D0FED" w:rsidRPr="00292DEB" w:rsidRDefault="005D0FED" w:rsidP="00481BFF">
            <w:pPr>
              <w:spacing w:line="276" w:lineRule="auto"/>
              <w:rPr>
                <w:rFonts w:cs="Arial"/>
                <w:color w:val="0000FF"/>
              </w:rPr>
            </w:pPr>
          </w:p>
        </w:tc>
        <w:tc>
          <w:tcPr>
            <w:tcW w:w="402" w:type="pct"/>
          </w:tcPr>
          <w:p w14:paraId="41D47D63"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5AF3F82" w14:textId="77777777" w:rsidR="005D0FED" w:rsidRPr="00292DEB" w:rsidRDefault="005D0FED" w:rsidP="00481BFF">
            <w:pPr>
              <w:spacing w:line="276" w:lineRule="auto"/>
              <w:rPr>
                <w:rFonts w:cs="Arial"/>
                <w:color w:val="0000FF"/>
              </w:rPr>
            </w:pPr>
          </w:p>
        </w:tc>
      </w:tr>
      <w:tr w:rsidR="005D0FED" w:rsidRPr="00292DEB" w14:paraId="7D3EAF85" w14:textId="77777777" w:rsidTr="005D0FED">
        <w:tc>
          <w:tcPr>
            <w:tcW w:w="193" w:type="pct"/>
          </w:tcPr>
          <w:p w14:paraId="1F6F93B2" w14:textId="77777777" w:rsidR="005D0FED" w:rsidRPr="00292DEB" w:rsidRDefault="005D0FED" w:rsidP="00481BFF">
            <w:pPr>
              <w:spacing w:line="276" w:lineRule="auto"/>
              <w:jc w:val="left"/>
              <w:rPr>
                <w:rFonts w:cs="Arial"/>
                <w:lang w:val="es-ES"/>
              </w:rPr>
            </w:pPr>
            <w:r w:rsidRPr="00292DEB">
              <w:rPr>
                <w:rFonts w:cs="Arial"/>
                <w:lang w:val="es-ES"/>
              </w:rPr>
              <w:t>EL</w:t>
            </w:r>
          </w:p>
          <w:p w14:paraId="1681C5F2" w14:textId="77777777" w:rsidR="005D0FED" w:rsidRPr="00292DEB" w:rsidRDefault="005D0FED" w:rsidP="00481BFF">
            <w:pPr>
              <w:spacing w:line="276" w:lineRule="auto"/>
              <w:jc w:val="left"/>
              <w:rPr>
                <w:rFonts w:cs="Arial"/>
                <w:lang w:val="es-ES"/>
              </w:rPr>
            </w:pPr>
            <w:r w:rsidRPr="00292DEB">
              <w:rPr>
                <w:rFonts w:cs="Arial"/>
                <w:lang w:val="es-ES"/>
              </w:rPr>
              <w:t>EL</w:t>
            </w:r>
          </w:p>
          <w:p w14:paraId="0B9383D3" w14:textId="77777777" w:rsidR="005D0FED" w:rsidRPr="00292DEB" w:rsidRDefault="005D0FED" w:rsidP="00481BFF">
            <w:pPr>
              <w:spacing w:line="276" w:lineRule="auto"/>
              <w:jc w:val="left"/>
              <w:rPr>
                <w:rFonts w:cs="Arial"/>
                <w:lang w:val="es-ES"/>
              </w:rPr>
            </w:pPr>
            <w:r w:rsidRPr="00292DEB">
              <w:rPr>
                <w:rFonts w:cs="Arial"/>
                <w:lang w:val="es-ES"/>
              </w:rPr>
              <w:t>EL</w:t>
            </w:r>
          </w:p>
          <w:p w14:paraId="2AB9524C" w14:textId="77777777" w:rsidR="005D0FED" w:rsidRPr="00292DEB" w:rsidRDefault="005D0FED" w:rsidP="00481BFF">
            <w:pPr>
              <w:spacing w:line="276" w:lineRule="auto"/>
              <w:jc w:val="left"/>
              <w:rPr>
                <w:rFonts w:cs="Arial"/>
                <w:b/>
              </w:rPr>
            </w:pPr>
          </w:p>
        </w:tc>
        <w:tc>
          <w:tcPr>
            <w:tcW w:w="1371" w:type="pct"/>
          </w:tcPr>
          <w:p w14:paraId="0A78E64B" w14:textId="5E5191C1" w:rsidR="005D0FED" w:rsidRPr="00292DEB" w:rsidRDefault="005D0FED" w:rsidP="00481BFF">
            <w:pPr>
              <w:spacing w:line="276" w:lineRule="auto"/>
              <w:rPr>
                <w:rFonts w:cs="Arial"/>
              </w:rPr>
            </w:pPr>
            <w:r w:rsidRPr="00292DEB">
              <w:rPr>
                <w:rFonts w:cs="Arial"/>
                <w:bCs/>
              </w:rPr>
              <w:t>Nicht anwendbar im Rahmen der Sozialversicherung.</w:t>
            </w:r>
          </w:p>
        </w:tc>
        <w:tc>
          <w:tcPr>
            <w:tcW w:w="1370" w:type="pct"/>
          </w:tcPr>
          <w:p w14:paraId="4D5AA223" w14:textId="7A517379" w:rsidR="005D0FED" w:rsidRPr="00292DEB" w:rsidRDefault="005D0FED" w:rsidP="00481BFF">
            <w:pPr>
              <w:spacing w:line="276" w:lineRule="auto"/>
              <w:rPr>
                <w:rFonts w:cs="Arial"/>
                <w:lang w:val="fr-BE"/>
              </w:rPr>
            </w:pPr>
            <w:r w:rsidRPr="00292DEB">
              <w:rPr>
                <w:rFonts w:cs="Arial"/>
                <w:bCs/>
                <w:lang w:val="fr-BE"/>
              </w:rPr>
              <w:t>Non applicable dans le cadre de la sécurité sociale.</w:t>
            </w:r>
          </w:p>
        </w:tc>
        <w:tc>
          <w:tcPr>
            <w:tcW w:w="1370" w:type="pct"/>
          </w:tcPr>
          <w:p w14:paraId="0818A585"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E-VIII-26-EL</w:t>
            </w:r>
          </w:p>
          <w:p w14:paraId="41168D28" w14:textId="349293E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Not applicable within the scope of social security.</w:t>
            </w:r>
          </w:p>
        </w:tc>
        <w:tc>
          <w:tcPr>
            <w:tcW w:w="167" w:type="pct"/>
          </w:tcPr>
          <w:p w14:paraId="0FDB1D3A"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1CBB0386" w14:textId="77777777" w:rsidR="005D0FED" w:rsidRPr="00292DEB" w:rsidRDefault="005D0FED" w:rsidP="00481BFF">
            <w:pPr>
              <w:spacing w:line="276" w:lineRule="auto"/>
              <w:rPr>
                <w:rFonts w:cs="Arial"/>
                <w:color w:val="0000FF"/>
                <w:lang w:val="en-US"/>
              </w:rPr>
            </w:pPr>
          </w:p>
        </w:tc>
        <w:tc>
          <w:tcPr>
            <w:tcW w:w="127" w:type="pct"/>
          </w:tcPr>
          <w:p w14:paraId="63FD00E0" w14:textId="77777777" w:rsidR="005D0FED" w:rsidRPr="00292DEB" w:rsidRDefault="005D0FED" w:rsidP="00481BFF">
            <w:pPr>
              <w:spacing w:line="276" w:lineRule="auto"/>
              <w:rPr>
                <w:rFonts w:cs="Arial"/>
                <w:color w:val="0000FF"/>
                <w:lang w:val="fr-FR"/>
              </w:rPr>
            </w:pPr>
            <w:r w:rsidRPr="00292DEB">
              <w:rPr>
                <w:rFonts w:cs="Arial"/>
                <w:color w:val="0000FF"/>
                <w:lang w:val="fr-FR"/>
              </w:rPr>
              <w:t>26</w:t>
            </w:r>
          </w:p>
          <w:p w14:paraId="32F99936" w14:textId="77777777" w:rsidR="005D0FED" w:rsidRPr="00292DEB" w:rsidRDefault="005D0FED" w:rsidP="00481BFF">
            <w:pPr>
              <w:spacing w:line="276" w:lineRule="auto"/>
              <w:rPr>
                <w:rFonts w:cs="Arial"/>
                <w:color w:val="0000FF"/>
                <w:lang w:val="en-US"/>
              </w:rPr>
            </w:pPr>
          </w:p>
        </w:tc>
        <w:tc>
          <w:tcPr>
            <w:tcW w:w="402" w:type="pct"/>
          </w:tcPr>
          <w:p w14:paraId="7C178429"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7CF5D022" w14:textId="77777777" w:rsidR="005D0FED" w:rsidRPr="00292DEB" w:rsidRDefault="005D0FED" w:rsidP="00481BFF">
            <w:pPr>
              <w:spacing w:line="276" w:lineRule="auto"/>
              <w:rPr>
                <w:rFonts w:cs="Arial"/>
                <w:color w:val="0000FF"/>
                <w:lang w:val="en-US"/>
              </w:rPr>
            </w:pPr>
          </w:p>
        </w:tc>
      </w:tr>
      <w:tr w:rsidR="005D0FED" w:rsidRPr="00292DEB" w14:paraId="467327D2" w14:textId="77777777" w:rsidTr="005D0FED">
        <w:tc>
          <w:tcPr>
            <w:tcW w:w="193" w:type="pct"/>
          </w:tcPr>
          <w:p w14:paraId="44B4B84A" w14:textId="77777777" w:rsidR="005D0FED" w:rsidRPr="00292DEB" w:rsidRDefault="005D0FED" w:rsidP="00481BFF">
            <w:pPr>
              <w:spacing w:line="276" w:lineRule="auto"/>
              <w:jc w:val="left"/>
              <w:rPr>
                <w:rFonts w:cs="Arial"/>
                <w:lang w:val="es-ES"/>
              </w:rPr>
            </w:pPr>
            <w:r w:rsidRPr="00292DEB">
              <w:rPr>
                <w:rFonts w:cs="Arial"/>
                <w:lang w:val="es-ES"/>
              </w:rPr>
              <w:t>EL</w:t>
            </w:r>
          </w:p>
          <w:p w14:paraId="640ED0AA" w14:textId="77777777" w:rsidR="005D0FED" w:rsidRPr="00292DEB" w:rsidRDefault="005D0FED" w:rsidP="00481BFF">
            <w:pPr>
              <w:spacing w:line="276" w:lineRule="auto"/>
              <w:jc w:val="left"/>
              <w:rPr>
                <w:rFonts w:cs="Arial"/>
                <w:lang w:val="es-ES"/>
              </w:rPr>
            </w:pPr>
            <w:r w:rsidRPr="00292DEB">
              <w:rPr>
                <w:rFonts w:cs="Arial"/>
                <w:lang w:val="es-ES"/>
              </w:rPr>
              <w:t>EL</w:t>
            </w:r>
          </w:p>
          <w:p w14:paraId="2767E52C" w14:textId="77777777" w:rsidR="005D0FED" w:rsidRPr="00292DEB" w:rsidRDefault="005D0FED" w:rsidP="00481BFF">
            <w:pPr>
              <w:spacing w:line="276" w:lineRule="auto"/>
              <w:jc w:val="left"/>
              <w:rPr>
                <w:rFonts w:cs="Arial"/>
                <w:lang w:val="es-ES"/>
              </w:rPr>
            </w:pPr>
            <w:r w:rsidRPr="00292DEB">
              <w:rPr>
                <w:rFonts w:cs="Arial"/>
                <w:lang w:val="es-ES"/>
              </w:rPr>
              <w:t>EL</w:t>
            </w:r>
          </w:p>
          <w:p w14:paraId="15C1B3D6" w14:textId="516B301B" w:rsidR="005D0FED" w:rsidRPr="00292DEB" w:rsidRDefault="005D0FED" w:rsidP="00481BFF">
            <w:pPr>
              <w:spacing w:line="276" w:lineRule="auto"/>
              <w:jc w:val="left"/>
              <w:rPr>
                <w:rFonts w:cs="Arial"/>
                <w:b/>
                <w:lang w:val="en-US"/>
              </w:rPr>
            </w:pPr>
          </w:p>
        </w:tc>
        <w:tc>
          <w:tcPr>
            <w:tcW w:w="1371" w:type="pct"/>
          </w:tcPr>
          <w:p w14:paraId="21C7EB69" w14:textId="77777777" w:rsidR="005D0FED" w:rsidRPr="00292DEB" w:rsidRDefault="005D0FED" w:rsidP="00481BFF">
            <w:pPr>
              <w:spacing w:line="276" w:lineRule="auto"/>
              <w:rPr>
                <w:rFonts w:cs="Arial"/>
              </w:rPr>
            </w:pPr>
            <w:r w:rsidRPr="00292DEB">
              <w:rPr>
                <w:rFonts w:cs="Arial"/>
              </w:rPr>
              <w:t>Gleiche Leistungen wie in Tabelle VII „Hinterbliebene“, jedoch keine Bedingung hinsichtlich der Dauer der Ehe.</w:t>
            </w:r>
          </w:p>
          <w:p w14:paraId="0D9ED7C4" w14:textId="77777777" w:rsidR="005D0FED" w:rsidRPr="00292DEB" w:rsidRDefault="005D0FED" w:rsidP="00481BFF">
            <w:pPr>
              <w:spacing w:line="276" w:lineRule="auto"/>
              <w:rPr>
                <w:rFonts w:cs="Arial"/>
              </w:rPr>
            </w:pPr>
            <w:r w:rsidRPr="00292DEB">
              <w:rPr>
                <w:rFonts w:cs="Arial"/>
                <w:color w:val="008000"/>
              </w:rPr>
              <w:t>Bestattungskosten</w:t>
            </w:r>
            <w:r w:rsidRPr="00292DEB">
              <w:rPr>
                <w:rFonts w:cs="Arial"/>
                <w:i/>
                <w:color w:val="008080"/>
              </w:rPr>
              <w:t xml:space="preserve"> (ΕΞΟΔΑ ΚΗΔΕΙΑΣ)</w:t>
            </w:r>
            <w:r w:rsidRPr="00292DEB">
              <w:rPr>
                <w:rFonts w:cs="Arial"/>
              </w:rPr>
              <w:t>: siehe Tabelle III „Krankheit – Geldleistungen“.</w:t>
            </w:r>
          </w:p>
          <w:p w14:paraId="1557CF54" w14:textId="77777777" w:rsidR="005D0FED" w:rsidRPr="00292DEB" w:rsidRDefault="005D0FED" w:rsidP="00481BFF">
            <w:pPr>
              <w:shd w:val="clear" w:color="auto" w:fill="FFFFFF"/>
              <w:spacing w:line="276" w:lineRule="auto"/>
              <w:rPr>
                <w:rFonts w:cs="Arial"/>
              </w:rPr>
            </w:pPr>
          </w:p>
        </w:tc>
        <w:tc>
          <w:tcPr>
            <w:tcW w:w="1370" w:type="pct"/>
          </w:tcPr>
          <w:p w14:paraId="173FA161" w14:textId="77777777" w:rsidR="005D0FED" w:rsidRPr="00292DEB" w:rsidRDefault="005D0FED" w:rsidP="00481BFF">
            <w:pPr>
              <w:spacing w:line="276" w:lineRule="auto"/>
              <w:rPr>
                <w:rFonts w:cs="Arial"/>
                <w:lang w:val="fr-BE"/>
              </w:rPr>
            </w:pPr>
            <w:r w:rsidRPr="00292DEB">
              <w:rPr>
                <w:rFonts w:cs="Arial"/>
                <w:lang w:val="fr-BE"/>
              </w:rPr>
              <w:t>Voir tableau VII « Survivants », mais pas de conditions sur la durée du mariage.</w:t>
            </w:r>
          </w:p>
          <w:p w14:paraId="7F1EB571" w14:textId="77777777" w:rsidR="005D0FED" w:rsidRPr="00292DEB" w:rsidRDefault="005D0FED" w:rsidP="00481BFF">
            <w:pPr>
              <w:spacing w:line="276" w:lineRule="auto"/>
              <w:rPr>
                <w:rFonts w:cs="Arial"/>
                <w:lang w:val="fr-BE"/>
              </w:rPr>
            </w:pPr>
            <w:r w:rsidRPr="00292DEB">
              <w:rPr>
                <w:rFonts w:cs="Arial"/>
                <w:color w:val="008000"/>
                <w:lang w:val="fr-BE"/>
              </w:rPr>
              <w:t xml:space="preserve">Frais funéraires </w:t>
            </w:r>
            <w:r w:rsidRPr="00292DEB">
              <w:rPr>
                <w:rFonts w:cs="Arial"/>
                <w:i/>
                <w:color w:val="008080"/>
                <w:lang w:val="fr-BE"/>
              </w:rPr>
              <w:t>(ΕΞΟΔΑ ΚΗΔΕΙΑΣ)</w:t>
            </w:r>
            <w:r w:rsidRPr="00292DEB">
              <w:rPr>
                <w:rFonts w:cs="Arial"/>
                <w:lang w:val="fr-BE"/>
              </w:rPr>
              <w:t>: voir tableau III « Maladie – Prestations en espèces ».</w:t>
            </w:r>
          </w:p>
          <w:p w14:paraId="6ECCFB02" w14:textId="21C82BA8" w:rsidR="005D0FED" w:rsidRPr="00292DEB" w:rsidRDefault="005D0FED" w:rsidP="00481BFF">
            <w:pPr>
              <w:spacing w:line="276" w:lineRule="auto"/>
              <w:rPr>
                <w:rFonts w:cs="Arial"/>
                <w:lang w:val="fr-BE"/>
              </w:rPr>
            </w:pPr>
          </w:p>
        </w:tc>
        <w:tc>
          <w:tcPr>
            <w:tcW w:w="1370" w:type="pct"/>
          </w:tcPr>
          <w:p w14:paraId="45DEE19F"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E-VIII-27-EL</w:t>
            </w:r>
          </w:p>
          <w:p w14:paraId="1282649C"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benefits as in Table VII on "Survivors", but no conditions concerning the duration of marriage.</w:t>
            </w:r>
          </w:p>
          <w:p w14:paraId="1CCF8180" w14:textId="2F5A71F7"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color w:val="008000"/>
                <w:sz w:val="15"/>
                <w:szCs w:val="15"/>
                <w:lang w:val="en-GB"/>
              </w:rPr>
              <w:t xml:space="preserve">Funeral expenses </w:t>
            </w:r>
            <w:r w:rsidRPr="00292DEB">
              <w:rPr>
                <w:i/>
                <w:color w:val="008080"/>
                <w:sz w:val="15"/>
                <w:szCs w:val="15"/>
                <w:lang w:val="en-GB"/>
              </w:rPr>
              <w:t>(</w:t>
            </w:r>
            <w:r w:rsidRPr="00292DEB">
              <w:rPr>
                <w:i/>
                <w:color w:val="008080"/>
                <w:sz w:val="15"/>
                <w:szCs w:val="15"/>
              </w:rPr>
              <w:t>ΕΞΟΔΑ</w:t>
            </w:r>
            <w:r w:rsidRPr="00292DEB">
              <w:rPr>
                <w:i/>
                <w:color w:val="008080"/>
                <w:sz w:val="15"/>
                <w:szCs w:val="15"/>
                <w:lang w:val="en-GB"/>
              </w:rPr>
              <w:t xml:space="preserve"> </w:t>
            </w:r>
            <w:r w:rsidRPr="00292DEB">
              <w:rPr>
                <w:i/>
                <w:color w:val="008080"/>
                <w:sz w:val="15"/>
                <w:szCs w:val="15"/>
              </w:rPr>
              <w:t>ΚΗΔΕΙΑΣ</w:t>
            </w:r>
            <w:r w:rsidRPr="00292DEB">
              <w:rPr>
                <w:i/>
                <w:color w:val="008080"/>
                <w:sz w:val="15"/>
                <w:szCs w:val="15"/>
                <w:lang w:val="en-GB"/>
              </w:rPr>
              <w:t>)</w:t>
            </w:r>
            <w:r w:rsidRPr="00292DEB">
              <w:rPr>
                <w:color w:val="000000"/>
                <w:sz w:val="15"/>
                <w:szCs w:val="15"/>
                <w:lang w:val="en-GB"/>
              </w:rPr>
              <w:t>: see Table III on "Sickness cash benefits".</w:t>
            </w:r>
          </w:p>
        </w:tc>
        <w:tc>
          <w:tcPr>
            <w:tcW w:w="167" w:type="pct"/>
          </w:tcPr>
          <w:p w14:paraId="2D362397"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7F2E5B8B" w14:textId="77777777" w:rsidR="005D0FED" w:rsidRPr="00292DEB" w:rsidRDefault="005D0FED" w:rsidP="00481BFF">
            <w:pPr>
              <w:spacing w:line="276" w:lineRule="auto"/>
              <w:rPr>
                <w:rFonts w:cs="Arial"/>
                <w:color w:val="0000FF"/>
                <w:lang w:val="en-US"/>
              </w:rPr>
            </w:pPr>
          </w:p>
        </w:tc>
        <w:tc>
          <w:tcPr>
            <w:tcW w:w="127" w:type="pct"/>
          </w:tcPr>
          <w:p w14:paraId="110013BA" w14:textId="77777777" w:rsidR="005D0FED" w:rsidRPr="00292DEB" w:rsidRDefault="005D0FED" w:rsidP="00481BFF">
            <w:pPr>
              <w:spacing w:line="276" w:lineRule="auto"/>
              <w:rPr>
                <w:rFonts w:cs="Arial"/>
                <w:color w:val="0000FF"/>
                <w:lang w:val="fr-FR"/>
              </w:rPr>
            </w:pPr>
            <w:r w:rsidRPr="00292DEB">
              <w:rPr>
                <w:rFonts w:cs="Arial"/>
                <w:color w:val="0000FF"/>
                <w:lang w:val="fr-FR"/>
              </w:rPr>
              <w:t>27</w:t>
            </w:r>
          </w:p>
          <w:p w14:paraId="765E51AF" w14:textId="77777777" w:rsidR="005D0FED" w:rsidRPr="00292DEB" w:rsidRDefault="005D0FED" w:rsidP="00481BFF">
            <w:pPr>
              <w:spacing w:line="276" w:lineRule="auto"/>
              <w:rPr>
                <w:rFonts w:cs="Arial"/>
                <w:color w:val="0000FF"/>
                <w:lang w:val="en-US"/>
              </w:rPr>
            </w:pPr>
          </w:p>
        </w:tc>
        <w:tc>
          <w:tcPr>
            <w:tcW w:w="402" w:type="pct"/>
          </w:tcPr>
          <w:p w14:paraId="4B017F11"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4A875FCD" w14:textId="77777777" w:rsidR="005D0FED" w:rsidRPr="00292DEB" w:rsidRDefault="005D0FED" w:rsidP="00481BFF">
            <w:pPr>
              <w:spacing w:line="276" w:lineRule="auto"/>
              <w:rPr>
                <w:rFonts w:cs="Arial"/>
                <w:color w:val="0000FF"/>
                <w:lang w:val="en-US"/>
              </w:rPr>
            </w:pPr>
          </w:p>
        </w:tc>
      </w:tr>
      <w:tr w:rsidR="005D0FED" w:rsidRPr="00292DEB" w14:paraId="46CB8B38" w14:textId="77777777" w:rsidTr="005D0FED">
        <w:tc>
          <w:tcPr>
            <w:tcW w:w="193" w:type="pct"/>
          </w:tcPr>
          <w:p w14:paraId="1756145F" w14:textId="77777777" w:rsidR="005D0FED" w:rsidRPr="00292DEB" w:rsidRDefault="005D0FED" w:rsidP="00481BFF">
            <w:pPr>
              <w:spacing w:line="276" w:lineRule="auto"/>
              <w:jc w:val="left"/>
              <w:rPr>
                <w:rFonts w:cs="Arial"/>
                <w:lang w:val="en-GB"/>
              </w:rPr>
            </w:pPr>
            <w:r w:rsidRPr="00292DEB">
              <w:rPr>
                <w:rFonts w:cs="Arial"/>
                <w:lang w:val="en-GB"/>
              </w:rPr>
              <w:t>EL</w:t>
            </w:r>
          </w:p>
          <w:p w14:paraId="5C582CB8" w14:textId="77777777" w:rsidR="005D0FED" w:rsidRPr="00292DEB" w:rsidRDefault="005D0FED" w:rsidP="00481BFF">
            <w:pPr>
              <w:spacing w:line="276" w:lineRule="auto"/>
              <w:jc w:val="left"/>
              <w:rPr>
                <w:rFonts w:cs="Arial"/>
                <w:lang w:val="en-GB"/>
              </w:rPr>
            </w:pPr>
            <w:r w:rsidRPr="00292DEB">
              <w:rPr>
                <w:rFonts w:cs="Arial"/>
                <w:lang w:val="en-GB"/>
              </w:rPr>
              <w:t>EL</w:t>
            </w:r>
          </w:p>
          <w:p w14:paraId="3DB86F21" w14:textId="77777777" w:rsidR="005D0FED" w:rsidRPr="00292DEB" w:rsidRDefault="005D0FED" w:rsidP="00481BFF">
            <w:pPr>
              <w:spacing w:line="276" w:lineRule="auto"/>
              <w:jc w:val="left"/>
              <w:rPr>
                <w:rFonts w:cs="Arial"/>
                <w:lang w:val="en-GB"/>
              </w:rPr>
            </w:pPr>
            <w:r w:rsidRPr="00292DEB">
              <w:rPr>
                <w:rFonts w:cs="Arial"/>
                <w:lang w:val="en-GB"/>
              </w:rPr>
              <w:t>EL</w:t>
            </w:r>
          </w:p>
          <w:p w14:paraId="5F1BE942" w14:textId="435C17FD" w:rsidR="005D0FED" w:rsidRPr="00292DEB" w:rsidRDefault="005D0FED" w:rsidP="00481BFF">
            <w:pPr>
              <w:spacing w:line="276" w:lineRule="auto"/>
              <w:jc w:val="left"/>
              <w:rPr>
                <w:rFonts w:cs="Arial"/>
                <w:lang w:val="es-ES"/>
              </w:rPr>
            </w:pPr>
          </w:p>
        </w:tc>
        <w:tc>
          <w:tcPr>
            <w:tcW w:w="1371" w:type="pct"/>
          </w:tcPr>
          <w:p w14:paraId="58239A86" w14:textId="77777777" w:rsidR="005D0FED" w:rsidRPr="00292DEB" w:rsidRDefault="005D0FED" w:rsidP="00481BFF">
            <w:pPr>
              <w:shd w:val="clear" w:color="auto" w:fill="FFFFFF"/>
              <w:spacing w:line="276" w:lineRule="auto"/>
              <w:rPr>
                <w:rFonts w:eastAsia="Arial,Times New Roman" w:cs="Arial"/>
              </w:rPr>
            </w:pPr>
            <w:r w:rsidRPr="00292DEB">
              <w:rPr>
                <w:rFonts w:cs="Arial"/>
              </w:rPr>
              <w:t>J</w:t>
            </w:r>
            <w:r w:rsidRPr="00292DEB">
              <w:rPr>
                <w:rFonts w:eastAsia="Arial" w:cs="Arial"/>
              </w:rPr>
              <w:t xml:space="preserve">ährliche </w:t>
            </w:r>
            <w:r w:rsidRPr="00292DEB">
              <w:rPr>
                <w:rFonts w:cs="Arial"/>
              </w:rPr>
              <w:t xml:space="preserve">Anpassung </w:t>
            </w:r>
            <w:r w:rsidRPr="00292DEB">
              <w:rPr>
                <w:rFonts w:eastAsia="Arial" w:cs="Arial"/>
              </w:rPr>
              <w:t xml:space="preserve">durch gemeinsame Entscheidung des </w:t>
            </w:r>
            <w:r w:rsidRPr="00292DEB">
              <w:rPr>
                <w:rFonts w:eastAsia="Arial" w:cs="Arial"/>
                <w:color w:val="008000"/>
              </w:rPr>
              <w:t>M</w:t>
            </w:r>
            <w:r w:rsidRPr="00292DEB">
              <w:rPr>
                <w:rFonts w:cs="Arial"/>
                <w:color w:val="008000"/>
              </w:rPr>
              <w:t>inisters für Wirtschaft und Finanzen, Arbeit und soziale Sicherheit</w:t>
            </w:r>
            <w:r w:rsidRPr="00292DEB">
              <w:rPr>
                <w:rFonts w:cs="Arial"/>
              </w:rPr>
              <w:t xml:space="preserve">, basierend auf einem Koeffizienten, der festgelegt wird durch die </w:t>
            </w:r>
            <w:r w:rsidRPr="00292DEB">
              <w:rPr>
                <w:rFonts w:cs="Arial"/>
              </w:rPr>
              <w:lastRenderedPageBreak/>
              <w:t xml:space="preserve">Summe der Änderungen des BIP und der Änderungen des Verbraucherpreisindex des vorangegangenen Jahres geteilt durch 2. </w:t>
            </w:r>
            <w:r w:rsidRPr="00292DEB">
              <w:rPr>
                <w:rFonts w:eastAsia="Times New Roman" w:cs="Arial"/>
                <w:lang w:eastAsia="el-GR"/>
              </w:rPr>
              <w:t xml:space="preserve">Die jährliche durchschnittliche Veränderung des Verbraucherpreisindexes darf dabei nicht überschritten werden </w:t>
            </w:r>
            <w:r w:rsidRPr="00292DEB">
              <w:rPr>
                <w:rFonts w:eastAsia="Arial" w:cs="Arial"/>
              </w:rPr>
              <w:t xml:space="preserve">(Art. 25 Par. 4a von Gesetz </w:t>
            </w:r>
            <w:r w:rsidRPr="00292DEB">
              <w:rPr>
                <w:rFonts w:eastAsia="Arial" w:cs="Arial"/>
                <w:color w:val="C00000"/>
              </w:rPr>
              <w:t>4670/2020</w:t>
            </w:r>
            <w:r w:rsidRPr="00292DEB">
              <w:rPr>
                <w:rFonts w:eastAsia="Arial" w:cs="Arial"/>
              </w:rPr>
              <w:t>)</w:t>
            </w:r>
            <w:r w:rsidRPr="00292DEB">
              <w:rPr>
                <w:rFonts w:eastAsia="Arial,Times New Roman" w:cs="Arial"/>
              </w:rPr>
              <w:t>.</w:t>
            </w:r>
          </w:p>
          <w:p w14:paraId="68EBE4DD" w14:textId="77777777" w:rsidR="005D0FED" w:rsidRPr="00292DEB" w:rsidRDefault="005D0FED" w:rsidP="00481BFF">
            <w:pPr>
              <w:shd w:val="clear" w:color="auto" w:fill="FFFFFF"/>
              <w:spacing w:line="276" w:lineRule="auto"/>
              <w:rPr>
                <w:rFonts w:eastAsia="Arial,Times New Roman" w:cs="Arial"/>
              </w:rPr>
            </w:pPr>
          </w:p>
          <w:p w14:paraId="3CB7D87D" w14:textId="77777777" w:rsidR="005D0FED" w:rsidRPr="00292DEB" w:rsidRDefault="005D0FED" w:rsidP="00481BFF">
            <w:pPr>
              <w:shd w:val="clear" w:color="auto" w:fill="FFFFFF"/>
              <w:spacing w:line="276" w:lineRule="auto"/>
              <w:rPr>
                <w:rFonts w:cs="Arial"/>
              </w:rPr>
            </w:pPr>
            <w:r w:rsidRPr="00292DEB">
              <w:rPr>
                <w:rFonts w:eastAsia="Arial,Times New Roman" w:cs="Arial"/>
              </w:rPr>
              <w:t xml:space="preserve">Für das Jahr </w:t>
            </w:r>
            <w:r w:rsidRPr="00292DEB">
              <w:rPr>
                <w:rFonts w:eastAsia="Arial,Times New Roman" w:cs="Arial"/>
                <w:color w:val="C00000"/>
              </w:rPr>
              <w:t>2025</w:t>
            </w:r>
            <w:r w:rsidRPr="00292DEB">
              <w:rPr>
                <w:rFonts w:eastAsia="Arial,Times New Roman" w:cs="Arial"/>
              </w:rPr>
              <w:t xml:space="preserve"> ist der Anpassungskoeffizient von Renten </w:t>
            </w:r>
            <w:r w:rsidRPr="00292DEB">
              <w:rPr>
                <w:rFonts w:eastAsia="Arial,Times New Roman" w:cs="Arial"/>
                <w:color w:val="C00000"/>
              </w:rPr>
              <w:t>2,4</w:t>
            </w:r>
            <w:r w:rsidRPr="00292DEB">
              <w:rPr>
                <w:rFonts w:eastAsia="Arial,Times New Roman" w:cs="Arial"/>
              </w:rPr>
              <w:t>% (</w:t>
            </w:r>
            <w:r w:rsidRPr="00292DEB">
              <w:rPr>
                <w:rFonts w:cs="Arial"/>
              </w:rPr>
              <w:t xml:space="preserve">Ministerialentscheidung Nr. </w:t>
            </w:r>
            <w:r w:rsidRPr="00292DEB">
              <w:rPr>
                <w:rFonts w:cs="Arial"/>
                <w:color w:val="C00000"/>
              </w:rPr>
              <w:t>53457</w:t>
            </w:r>
            <w:r w:rsidRPr="00292DEB">
              <w:rPr>
                <w:rFonts w:cs="Arial"/>
              </w:rPr>
              <w:t>/12. Dezember 2024/(B‘6865/16. Dezember 2024)).</w:t>
            </w:r>
          </w:p>
          <w:p w14:paraId="4CD06909" w14:textId="77777777" w:rsidR="005D0FED" w:rsidRPr="00292DEB" w:rsidRDefault="005D0FED" w:rsidP="00481BFF">
            <w:pPr>
              <w:shd w:val="clear" w:color="auto" w:fill="FFFFFF"/>
              <w:spacing w:line="276" w:lineRule="auto"/>
              <w:rPr>
                <w:rFonts w:cs="Arial"/>
              </w:rPr>
            </w:pPr>
          </w:p>
        </w:tc>
        <w:tc>
          <w:tcPr>
            <w:tcW w:w="1370" w:type="pct"/>
          </w:tcPr>
          <w:p w14:paraId="73F903F5" w14:textId="77777777" w:rsidR="005D0FED" w:rsidRPr="00292DEB" w:rsidRDefault="005D0FED" w:rsidP="00481BFF">
            <w:pPr>
              <w:shd w:val="clear" w:color="auto" w:fill="FFFFFF"/>
              <w:spacing w:line="276" w:lineRule="auto"/>
              <w:rPr>
                <w:rFonts w:eastAsia="Times New Roman" w:cs="Arial"/>
                <w:lang w:val="fr-BE" w:eastAsia="el-GR"/>
              </w:rPr>
            </w:pPr>
            <w:r w:rsidRPr="00292DEB">
              <w:rPr>
                <w:rFonts w:cs="Arial"/>
                <w:lang w:val="fr-BE"/>
              </w:rPr>
              <w:lastRenderedPageBreak/>
              <w:t xml:space="preserve">Revalorisation annuelle par décision conjointe du </w:t>
            </w:r>
            <w:r w:rsidRPr="00292DEB">
              <w:rPr>
                <w:rFonts w:cs="Arial"/>
                <w:color w:val="008000"/>
                <w:lang w:val="fr-BE"/>
              </w:rPr>
              <w:t xml:space="preserve">ministre de </w:t>
            </w:r>
            <w:proofErr w:type="gramStart"/>
            <w:r w:rsidRPr="00292DEB">
              <w:rPr>
                <w:rFonts w:cs="Arial"/>
                <w:color w:val="008000"/>
                <w:lang w:val="fr-BE"/>
              </w:rPr>
              <w:t>l’économie</w:t>
            </w:r>
            <w:proofErr w:type="gramEnd"/>
            <w:r w:rsidRPr="00292DEB">
              <w:rPr>
                <w:rFonts w:cs="Arial"/>
                <w:color w:val="008000"/>
                <w:lang w:val="fr-BE"/>
              </w:rPr>
              <w:t xml:space="preserve"> et des finances, et du ministre du travail et de la Sécurité sociale</w:t>
            </w:r>
            <w:r w:rsidRPr="00292DEB">
              <w:rPr>
                <w:rFonts w:cs="Arial"/>
                <w:lang w:val="fr-BE"/>
              </w:rPr>
              <w:t xml:space="preserve">, sur la base d’un coefficient déterminé en divisant par deux la somme </w:t>
            </w:r>
            <w:r w:rsidRPr="00292DEB">
              <w:rPr>
                <w:rFonts w:cs="Arial"/>
                <w:lang w:val="fr-BE"/>
              </w:rPr>
              <w:lastRenderedPageBreak/>
              <w:t xml:space="preserve">de l’évolution du PIB et de l’évolution de l’indice des prix à la consommation de l’année précédente. Il ne doit pas être supérieur à l’évolution annuelle moyenne de ce dernier (article 25, paragraphe 4a, de la loi </w:t>
            </w:r>
            <w:r w:rsidRPr="00292DEB">
              <w:rPr>
                <w:rFonts w:cs="Arial"/>
                <w:color w:val="C00000"/>
                <w:lang w:val="fr-BE"/>
              </w:rPr>
              <w:t>4670/2020</w:t>
            </w:r>
            <w:r w:rsidRPr="00292DEB">
              <w:rPr>
                <w:rFonts w:cs="Arial"/>
                <w:lang w:val="fr-BE"/>
              </w:rPr>
              <w:t>)</w:t>
            </w:r>
            <w:r w:rsidRPr="00292DEB">
              <w:rPr>
                <w:rFonts w:eastAsia="Times New Roman" w:cs="Arial"/>
                <w:lang w:val="fr-BE" w:eastAsia="el-GR"/>
              </w:rPr>
              <w:t>.</w:t>
            </w:r>
          </w:p>
          <w:p w14:paraId="3319B1F6" w14:textId="77777777" w:rsidR="005D0FED" w:rsidRPr="00292DEB" w:rsidRDefault="005D0FED" w:rsidP="00481BFF">
            <w:pPr>
              <w:keepNext/>
              <w:shd w:val="clear" w:color="auto" w:fill="FFFFFF"/>
              <w:spacing w:line="276" w:lineRule="auto"/>
              <w:outlineLvl w:val="3"/>
              <w:rPr>
                <w:rFonts w:cs="Arial"/>
                <w:b/>
                <w:color w:val="FF0000"/>
                <w:lang w:val="fr-BE"/>
              </w:rPr>
            </w:pPr>
          </w:p>
          <w:p w14:paraId="725A52DC" w14:textId="7BCCE9D4" w:rsidR="005D0FED" w:rsidRPr="00292DEB" w:rsidRDefault="005D0FED" w:rsidP="00481BFF">
            <w:pPr>
              <w:spacing w:line="276" w:lineRule="auto"/>
              <w:rPr>
                <w:rFonts w:cs="Arial"/>
                <w:lang w:val="fr-BE"/>
              </w:rPr>
            </w:pPr>
            <w:r w:rsidRPr="00292DEB">
              <w:rPr>
                <w:rFonts w:eastAsia="Times New Roman" w:cs="Arial"/>
                <w:lang w:val="fr-BE" w:eastAsia="el-GR"/>
              </w:rPr>
              <w:t xml:space="preserve">Pour </w:t>
            </w:r>
            <w:r w:rsidRPr="00292DEB">
              <w:rPr>
                <w:rFonts w:eastAsia="Times New Roman" w:cs="Arial"/>
                <w:color w:val="C00000"/>
                <w:lang w:val="fr-BE" w:eastAsia="el-GR"/>
              </w:rPr>
              <w:t>2025</w:t>
            </w:r>
            <w:r w:rsidRPr="00292DEB">
              <w:rPr>
                <w:rFonts w:eastAsia="Times New Roman" w:cs="Arial"/>
                <w:lang w:val="fr-BE" w:eastAsia="el-GR"/>
              </w:rPr>
              <w:t xml:space="preserve">, le coefficient de valorisation des pensions est de </w:t>
            </w:r>
            <w:r w:rsidRPr="00292DEB">
              <w:rPr>
                <w:rFonts w:eastAsia="Times New Roman" w:cs="Arial"/>
                <w:color w:val="C00000"/>
                <w:lang w:val="fr-BE" w:eastAsia="el-GR"/>
              </w:rPr>
              <w:t>2,4</w:t>
            </w:r>
            <w:r w:rsidRPr="00292DEB">
              <w:rPr>
                <w:rFonts w:eastAsia="Times New Roman" w:cs="Arial"/>
                <w:lang w:val="fr-BE" w:eastAsia="el-GR"/>
              </w:rPr>
              <w:t xml:space="preserve">% (décision ministérielle n° </w:t>
            </w:r>
            <w:r w:rsidRPr="00292DEB">
              <w:rPr>
                <w:rFonts w:cs="Arial"/>
                <w:color w:val="C00000"/>
                <w:lang w:val="fr-BE"/>
              </w:rPr>
              <w:t>53457/12 décembre 2024/ (</w:t>
            </w:r>
            <w:r w:rsidRPr="00292DEB">
              <w:rPr>
                <w:rFonts w:cs="Arial"/>
                <w:color w:val="C00000"/>
              </w:rPr>
              <w:t>Β</w:t>
            </w:r>
            <w:r w:rsidRPr="00292DEB">
              <w:rPr>
                <w:rFonts w:cs="Arial"/>
                <w:color w:val="C00000"/>
                <w:lang w:val="fr-BE"/>
              </w:rPr>
              <w:t>’ 6865/16 décembre 2024</w:t>
            </w:r>
            <w:r w:rsidRPr="00292DEB">
              <w:rPr>
                <w:rFonts w:cs="Arial"/>
                <w:lang w:val="fr-BE"/>
              </w:rPr>
              <w:t>)).</w:t>
            </w:r>
          </w:p>
        </w:tc>
        <w:tc>
          <w:tcPr>
            <w:tcW w:w="1370" w:type="pct"/>
          </w:tcPr>
          <w:p w14:paraId="23169064"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E-VIII-28-EL</w:t>
            </w:r>
          </w:p>
          <w:p w14:paraId="33ADFEE8" w14:textId="77777777" w:rsidR="005D0FED" w:rsidRPr="00292DEB" w:rsidRDefault="005D0FED" w:rsidP="00481BFF">
            <w:pPr>
              <w:pStyle w:val="Normal0"/>
              <w:pBdr>
                <w:top w:val="nil"/>
                <w:left w:val="nil"/>
                <w:bottom w:val="nil"/>
                <w:right w:val="nil"/>
                <w:between w:val="nil"/>
              </w:pBdr>
              <w:rPr>
                <w:color w:val="000000"/>
                <w:sz w:val="15"/>
                <w:szCs w:val="15"/>
                <w:lang w:val="en-GB"/>
              </w:rPr>
            </w:pPr>
            <w:r w:rsidRPr="00292DEB">
              <w:rPr>
                <w:color w:val="000000"/>
                <w:sz w:val="15"/>
                <w:szCs w:val="15"/>
                <w:lang w:val="en-GB"/>
              </w:rPr>
              <w:t>Adjustment every year by joint decision of the</w:t>
            </w:r>
            <w:r w:rsidRPr="00292DEB">
              <w:rPr>
                <w:color w:val="008000"/>
                <w:sz w:val="15"/>
                <w:szCs w:val="15"/>
                <w:lang w:val="en-GB"/>
              </w:rPr>
              <w:t xml:space="preserve"> Ministers of Economy and Finance, Labour and Social Security</w:t>
            </w:r>
            <w:r w:rsidRPr="00292DEB">
              <w:rPr>
                <w:color w:val="000000"/>
                <w:sz w:val="15"/>
                <w:szCs w:val="15"/>
                <w:lang w:val="en-GB"/>
              </w:rPr>
              <w:t xml:space="preserve">, based on a coefficient which is determined by the sum </w:t>
            </w:r>
            <w:r w:rsidRPr="00292DEB">
              <w:rPr>
                <w:color w:val="000000"/>
                <w:sz w:val="15"/>
                <w:szCs w:val="15"/>
                <w:lang w:val="en-GB"/>
              </w:rPr>
              <w:lastRenderedPageBreak/>
              <w:t xml:space="preserve">of the change of GDP and of the change in the Consumers' Price Index of the preceding year divided by </w:t>
            </w:r>
            <w:r w:rsidRPr="00292DEB">
              <w:rPr>
                <w:color w:val="C00000"/>
                <w:sz w:val="15"/>
                <w:szCs w:val="15"/>
                <w:lang w:val="en-GB"/>
              </w:rPr>
              <w:t>2</w:t>
            </w:r>
            <w:r w:rsidRPr="00292DEB">
              <w:rPr>
                <w:color w:val="000000"/>
                <w:sz w:val="15"/>
                <w:szCs w:val="15"/>
                <w:lang w:val="en-GB"/>
              </w:rPr>
              <w:t xml:space="preserve">. It must not exceed the average annual change in the Consumer Price Index (Art. 25 par. 4a of Law </w:t>
            </w:r>
            <w:r w:rsidRPr="00292DEB">
              <w:rPr>
                <w:color w:val="C00000"/>
                <w:sz w:val="15"/>
                <w:szCs w:val="15"/>
                <w:lang w:val="en-GB"/>
              </w:rPr>
              <w:t>4670/2020</w:t>
            </w:r>
            <w:r w:rsidRPr="00292DEB">
              <w:rPr>
                <w:color w:val="000000"/>
                <w:sz w:val="15"/>
                <w:szCs w:val="15"/>
                <w:lang w:val="en-GB"/>
              </w:rPr>
              <w:t xml:space="preserve">). </w:t>
            </w:r>
          </w:p>
          <w:p w14:paraId="3518D510" w14:textId="77777777" w:rsidR="005D0FED" w:rsidRPr="00292DEB" w:rsidRDefault="005D0FED" w:rsidP="00481BFF">
            <w:pPr>
              <w:pStyle w:val="Normal0"/>
              <w:pBdr>
                <w:top w:val="nil"/>
                <w:left w:val="nil"/>
                <w:bottom w:val="nil"/>
                <w:right w:val="nil"/>
                <w:between w:val="nil"/>
              </w:pBdr>
              <w:rPr>
                <w:sz w:val="15"/>
                <w:szCs w:val="15"/>
                <w:lang w:val="en-GB"/>
              </w:rPr>
            </w:pPr>
            <w:r w:rsidRPr="00292DEB">
              <w:rPr>
                <w:sz w:val="15"/>
                <w:szCs w:val="15"/>
                <w:lang w:val="en-GB"/>
              </w:rPr>
              <w:t xml:space="preserve"> </w:t>
            </w:r>
          </w:p>
          <w:p w14:paraId="0E29C4E6" w14:textId="14B284EE"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sz w:val="15"/>
                <w:szCs w:val="15"/>
                <w:lang w:val="en-GB"/>
              </w:rPr>
              <w:t xml:space="preserve">For </w:t>
            </w:r>
            <w:del w:id="323" w:author="Author">
              <w:r w:rsidRPr="00292DEB">
                <w:rPr>
                  <w:color w:val="C00000"/>
                  <w:sz w:val="15"/>
                  <w:szCs w:val="15"/>
                  <w:lang w:val="en-GB"/>
                </w:rPr>
                <w:delText>2025</w:delText>
              </w:r>
            </w:del>
            <w:ins w:id="324" w:author="Author">
              <w:r w:rsidRPr="00292DEB">
                <w:rPr>
                  <w:sz w:val="15"/>
                  <w:szCs w:val="15"/>
                  <w:lang w:val="en-GB"/>
                </w:rPr>
                <w:t>2026</w:t>
              </w:r>
            </w:ins>
            <w:r w:rsidRPr="00292DEB">
              <w:rPr>
                <w:sz w:val="15"/>
                <w:szCs w:val="15"/>
                <w:lang w:val="en-GB"/>
              </w:rPr>
              <w:t xml:space="preserve">, the adjustment coefficient of pensions is </w:t>
            </w:r>
            <w:r w:rsidRPr="00292DEB">
              <w:rPr>
                <w:color w:val="C00000"/>
                <w:sz w:val="15"/>
                <w:szCs w:val="15"/>
                <w:lang w:val="en-GB"/>
              </w:rPr>
              <w:t xml:space="preserve">2.4% </w:t>
            </w:r>
            <w:r w:rsidRPr="00292DEB">
              <w:rPr>
                <w:sz w:val="15"/>
                <w:szCs w:val="15"/>
                <w:lang w:val="en-GB"/>
              </w:rPr>
              <w:t>(Ministerial Decision no.</w:t>
            </w:r>
            <w:del w:id="325" w:author="Author">
              <w:r w:rsidRPr="00292DEB">
                <w:rPr>
                  <w:color w:val="C00000"/>
                  <w:sz w:val="15"/>
                  <w:szCs w:val="15"/>
                  <w:lang w:val="en-GB"/>
                </w:rPr>
                <w:delText>53457/</w:delText>
              </w:r>
            </w:del>
            <w:ins w:id="326" w:author="Author">
              <w:r w:rsidRPr="00292DEB">
                <w:rPr>
                  <w:color w:val="C00000"/>
                  <w:sz w:val="15"/>
                  <w:szCs w:val="15"/>
                </w:rPr>
                <w:t>31854/05.</w:t>
              </w:r>
            </w:ins>
            <w:r w:rsidRPr="00292DEB">
              <w:rPr>
                <w:color w:val="C00000"/>
                <w:sz w:val="15"/>
                <w:szCs w:val="15"/>
              </w:rPr>
              <w:t>12.</w:t>
            </w:r>
            <w:ins w:id="327" w:author="Author">
              <w:r w:rsidRPr="00292DEB">
                <w:rPr>
                  <w:color w:val="C00000"/>
                  <w:sz w:val="15"/>
                  <w:szCs w:val="15"/>
                </w:rPr>
                <w:t>2025/</w:t>
              </w:r>
              <w:r w:rsidRPr="00292DEB">
                <w:rPr>
                  <w:sz w:val="15"/>
                  <w:szCs w:val="15"/>
                </w:rPr>
                <w:t>B’ 6519/08.</w:t>
              </w:r>
            </w:ins>
            <w:r w:rsidRPr="00292DEB">
              <w:rPr>
                <w:sz w:val="15"/>
                <w:szCs w:val="15"/>
              </w:rPr>
              <w:t>12.</w:t>
            </w:r>
            <w:del w:id="328" w:author="Author">
              <w:r w:rsidRPr="00292DEB">
                <w:rPr>
                  <w:color w:val="C00000"/>
                  <w:sz w:val="15"/>
                  <w:szCs w:val="15"/>
                </w:rPr>
                <w:delText>2024/ (Β’ 6865/16.12.2024</w:delText>
              </w:r>
              <w:r w:rsidRPr="00292DEB">
                <w:rPr>
                  <w:sz w:val="15"/>
                  <w:szCs w:val="15"/>
                </w:rPr>
                <w:delText>)).</w:delText>
              </w:r>
            </w:del>
            <w:ins w:id="329" w:author="Author">
              <w:r w:rsidRPr="00292DEB">
                <w:rPr>
                  <w:sz w:val="15"/>
                  <w:szCs w:val="15"/>
                </w:rPr>
                <w:t>2025).</w:t>
              </w:r>
            </w:ins>
          </w:p>
        </w:tc>
        <w:tc>
          <w:tcPr>
            <w:tcW w:w="167" w:type="pct"/>
          </w:tcPr>
          <w:p w14:paraId="1374875F" w14:textId="77777777" w:rsidR="005D0FED" w:rsidRPr="00292DEB" w:rsidRDefault="005D0FED" w:rsidP="00481BFF">
            <w:pPr>
              <w:spacing w:line="276" w:lineRule="auto"/>
              <w:rPr>
                <w:rFonts w:cs="Arial"/>
                <w:color w:val="0000FF"/>
                <w:lang w:val="fr-FR"/>
              </w:rPr>
            </w:pPr>
            <w:r w:rsidRPr="00292DEB">
              <w:rPr>
                <w:rFonts w:cs="Arial"/>
                <w:color w:val="0000FF"/>
                <w:lang w:val="fr-FR"/>
              </w:rPr>
              <w:lastRenderedPageBreak/>
              <w:t>8</w:t>
            </w:r>
          </w:p>
          <w:p w14:paraId="73737282" w14:textId="5EB49A4C" w:rsidR="005D0FED" w:rsidRPr="00292DEB" w:rsidRDefault="005D0FED" w:rsidP="00481BFF">
            <w:pPr>
              <w:spacing w:line="276" w:lineRule="auto"/>
              <w:rPr>
                <w:rFonts w:cs="Arial"/>
                <w:color w:val="0000FF"/>
                <w:lang w:val="fr-FR"/>
              </w:rPr>
            </w:pPr>
          </w:p>
        </w:tc>
        <w:tc>
          <w:tcPr>
            <w:tcW w:w="127" w:type="pct"/>
          </w:tcPr>
          <w:p w14:paraId="7879F2F8" w14:textId="77777777" w:rsidR="005D0FED" w:rsidRPr="00292DEB" w:rsidRDefault="005D0FED" w:rsidP="00481BFF">
            <w:pPr>
              <w:spacing w:line="276" w:lineRule="auto"/>
              <w:rPr>
                <w:rFonts w:cs="Arial"/>
                <w:color w:val="0000FF"/>
                <w:lang w:val="fr-FR"/>
              </w:rPr>
            </w:pPr>
            <w:r w:rsidRPr="00292DEB">
              <w:rPr>
                <w:rFonts w:cs="Arial"/>
                <w:color w:val="0000FF"/>
                <w:lang w:val="fr-FR"/>
              </w:rPr>
              <w:t>28</w:t>
            </w:r>
          </w:p>
          <w:p w14:paraId="2EFCE5F4" w14:textId="28220AC8" w:rsidR="005D0FED" w:rsidRPr="00292DEB" w:rsidRDefault="005D0FED" w:rsidP="00481BFF">
            <w:pPr>
              <w:spacing w:line="276" w:lineRule="auto"/>
              <w:rPr>
                <w:rFonts w:cs="Arial"/>
                <w:color w:val="0000FF"/>
                <w:lang w:val="fr-FR"/>
              </w:rPr>
            </w:pPr>
          </w:p>
        </w:tc>
        <w:tc>
          <w:tcPr>
            <w:tcW w:w="402" w:type="pct"/>
          </w:tcPr>
          <w:p w14:paraId="796AFB6B"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70E9DE1" w14:textId="6B8F04FE" w:rsidR="005D0FED" w:rsidRPr="00292DEB" w:rsidRDefault="005D0FED" w:rsidP="00481BFF">
            <w:pPr>
              <w:spacing w:line="276" w:lineRule="auto"/>
              <w:rPr>
                <w:rFonts w:cs="Arial"/>
                <w:color w:val="0000FF"/>
                <w:lang w:val="en-GB"/>
              </w:rPr>
            </w:pPr>
          </w:p>
        </w:tc>
      </w:tr>
      <w:tr w:rsidR="005D0FED" w:rsidRPr="00292DEB" w14:paraId="6C2C775A" w14:textId="77777777" w:rsidTr="005D0FED">
        <w:tc>
          <w:tcPr>
            <w:tcW w:w="193" w:type="pct"/>
          </w:tcPr>
          <w:p w14:paraId="645B4258" w14:textId="77777777" w:rsidR="005D0FED" w:rsidRPr="00292DEB" w:rsidRDefault="005D0FED" w:rsidP="00481BFF">
            <w:pPr>
              <w:spacing w:line="276" w:lineRule="auto"/>
              <w:jc w:val="left"/>
              <w:rPr>
                <w:rFonts w:cs="Arial"/>
                <w:lang w:val="es-ES"/>
              </w:rPr>
            </w:pPr>
            <w:r w:rsidRPr="00292DEB">
              <w:rPr>
                <w:rFonts w:cs="Arial"/>
                <w:lang w:val="es-ES"/>
              </w:rPr>
              <w:t>EL</w:t>
            </w:r>
          </w:p>
          <w:p w14:paraId="1C0D2454" w14:textId="77777777" w:rsidR="005D0FED" w:rsidRPr="00292DEB" w:rsidRDefault="005D0FED" w:rsidP="00481BFF">
            <w:pPr>
              <w:spacing w:line="276" w:lineRule="auto"/>
              <w:jc w:val="left"/>
              <w:rPr>
                <w:rFonts w:cs="Arial"/>
                <w:lang w:val="es-ES"/>
              </w:rPr>
            </w:pPr>
            <w:r w:rsidRPr="00292DEB">
              <w:rPr>
                <w:rFonts w:cs="Arial"/>
                <w:lang w:val="es-ES"/>
              </w:rPr>
              <w:t>EL</w:t>
            </w:r>
          </w:p>
          <w:p w14:paraId="3F3775BE" w14:textId="77777777" w:rsidR="005D0FED" w:rsidRPr="00292DEB" w:rsidRDefault="005D0FED" w:rsidP="00481BFF">
            <w:pPr>
              <w:spacing w:line="276" w:lineRule="auto"/>
              <w:jc w:val="left"/>
              <w:rPr>
                <w:rFonts w:cs="Arial"/>
                <w:lang w:val="es-ES"/>
              </w:rPr>
            </w:pPr>
            <w:r w:rsidRPr="00292DEB">
              <w:rPr>
                <w:rFonts w:cs="Arial"/>
                <w:lang w:val="es-ES"/>
              </w:rPr>
              <w:t>EL</w:t>
            </w:r>
          </w:p>
          <w:p w14:paraId="4DACE1F3" w14:textId="77777777" w:rsidR="005D0FED" w:rsidRPr="00292DEB" w:rsidRDefault="005D0FED" w:rsidP="00481BFF">
            <w:pPr>
              <w:spacing w:line="276" w:lineRule="auto"/>
              <w:jc w:val="left"/>
              <w:rPr>
                <w:rFonts w:cs="Arial"/>
                <w:lang w:val="es-ES"/>
              </w:rPr>
            </w:pPr>
            <w:r w:rsidRPr="00292DEB">
              <w:rPr>
                <w:rFonts w:cs="Arial"/>
                <w:lang w:val="es-ES"/>
              </w:rPr>
              <w:t>EL</w:t>
            </w:r>
          </w:p>
          <w:p w14:paraId="09A8ABF4" w14:textId="5A8542AA" w:rsidR="005D0FED" w:rsidRPr="00292DEB" w:rsidRDefault="005D0FED" w:rsidP="00481BFF">
            <w:pPr>
              <w:spacing w:line="276" w:lineRule="auto"/>
              <w:jc w:val="left"/>
              <w:rPr>
                <w:rFonts w:cs="Arial"/>
                <w:lang w:val="es-ES"/>
              </w:rPr>
            </w:pPr>
          </w:p>
        </w:tc>
        <w:tc>
          <w:tcPr>
            <w:tcW w:w="1371" w:type="pct"/>
          </w:tcPr>
          <w:p w14:paraId="7F336472" w14:textId="77777777" w:rsidR="005D0FED" w:rsidRPr="00292DEB" w:rsidRDefault="005D0FED" w:rsidP="00481BFF">
            <w:pPr>
              <w:spacing w:line="276" w:lineRule="auto"/>
              <w:rPr>
                <w:rFonts w:cs="Arial"/>
              </w:rPr>
            </w:pPr>
            <w:r w:rsidRPr="00292DEB">
              <w:rPr>
                <w:rFonts w:cs="Arial"/>
              </w:rPr>
              <w:t>Keine besonderen Bestimmungen für Arbeitsunfälle und Berufskrankheiten. Siehe Tabelle V „Invalidität“, „Kumulation mit Erwerbseinkommen“.</w:t>
            </w:r>
          </w:p>
          <w:p w14:paraId="26D9637E" w14:textId="667FF9E6" w:rsidR="005D0FED" w:rsidRPr="00292DEB" w:rsidRDefault="005D0FED" w:rsidP="00481BFF">
            <w:pPr>
              <w:shd w:val="clear" w:color="auto" w:fill="FFFFFF"/>
              <w:spacing w:line="276" w:lineRule="auto"/>
              <w:rPr>
                <w:rFonts w:cs="Arial"/>
              </w:rPr>
            </w:pPr>
          </w:p>
        </w:tc>
        <w:tc>
          <w:tcPr>
            <w:tcW w:w="1370" w:type="pct"/>
          </w:tcPr>
          <w:p w14:paraId="71A1621F" w14:textId="77777777" w:rsidR="005D0FED" w:rsidRPr="00292DEB" w:rsidRDefault="005D0FED" w:rsidP="00481BFF">
            <w:pPr>
              <w:spacing w:line="276" w:lineRule="auto"/>
              <w:rPr>
                <w:rFonts w:cs="Arial"/>
                <w:lang w:val="fr-BE"/>
              </w:rPr>
            </w:pPr>
            <w:r w:rsidRPr="00292DEB">
              <w:rPr>
                <w:rFonts w:cs="Arial"/>
                <w:lang w:val="fr-BE"/>
              </w:rPr>
              <w:t>Pas de règles spéciales pour les accidents du travail et les maladies professionnelles. Voir tableau V « Invalidité », « Cumul avec un revenu professionnel ».</w:t>
            </w:r>
          </w:p>
          <w:p w14:paraId="7CCAA6EC" w14:textId="6E331D07" w:rsidR="005D0FED" w:rsidRPr="00292DEB" w:rsidRDefault="005D0FED" w:rsidP="00481BFF">
            <w:pPr>
              <w:spacing w:line="276" w:lineRule="auto"/>
              <w:rPr>
                <w:rFonts w:cs="Arial"/>
                <w:lang w:val="fr-BE"/>
              </w:rPr>
            </w:pPr>
          </w:p>
        </w:tc>
        <w:tc>
          <w:tcPr>
            <w:tcW w:w="1370" w:type="pct"/>
          </w:tcPr>
          <w:p w14:paraId="3483EF73" w14:textId="77777777" w:rsidR="005D0FED" w:rsidRPr="00292DEB" w:rsidRDefault="005D0FED" w:rsidP="00481BFF">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E-VIII-29-EL</w:t>
            </w:r>
          </w:p>
          <w:p w14:paraId="057296E3" w14:textId="4485EBD7"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No special provisions for accidents at work or occupational diseases. See Table V on "Invalidity", "Cumulation with earnings from work".</w:t>
            </w:r>
          </w:p>
        </w:tc>
        <w:tc>
          <w:tcPr>
            <w:tcW w:w="167" w:type="pct"/>
          </w:tcPr>
          <w:p w14:paraId="183C244C"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18132C5A" w14:textId="13A0CCCC" w:rsidR="005D0FED" w:rsidRPr="00292DEB" w:rsidRDefault="005D0FED" w:rsidP="00481BFF">
            <w:pPr>
              <w:spacing w:line="276" w:lineRule="auto"/>
              <w:rPr>
                <w:rFonts w:cs="Arial"/>
                <w:color w:val="0000FF"/>
                <w:lang w:val="fr-FR"/>
              </w:rPr>
            </w:pPr>
          </w:p>
        </w:tc>
        <w:tc>
          <w:tcPr>
            <w:tcW w:w="127" w:type="pct"/>
          </w:tcPr>
          <w:p w14:paraId="564924CA" w14:textId="77777777" w:rsidR="005D0FED" w:rsidRPr="00292DEB" w:rsidRDefault="005D0FED" w:rsidP="00481BFF">
            <w:pPr>
              <w:spacing w:line="276" w:lineRule="auto"/>
              <w:rPr>
                <w:rFonts w:cs="Arial"/>
                <w:color w:val="0000FF"/>
                <w:lang w:val="fr-FR"/>
              </w:rPr>
            </w:pPr>
            <w:r w:rsidRPr="00292DEB">
              <w:rPr>
                <w:rFonts w:cs="Arial"/>
                <w:color w:val="0000FF"/>
                <w:lang w:val="fr-FR"/>
              </w:rPr>
              <w:t>29</w:t>
            </w:r>
          </w:p>
          <w:p w14:paraId="329940C7" w14:textId="38DEB5B6" w:rsidR="005D0FED" w:rsidRPr="00292DEB" w:rsidRDefault="005D0FED" w:rsidP="00481BFF">
            <w:pPr>
              <w:spacing w:line="276" w:lineRule="auto"/>
              <w:rPr>
                <w:rFonts w:cs="Arial"/>
                <w:color w:val="0000FF"/>
                <w:lang w:val="fr-FR"/>
              </w:rPr>
            </w:pPr>
          </w:p>
        </w:tc>
        <w:tc>
          <w:tcPr>
            <w:tcW w:w="402" w:type="pct"/>
          </w:tcPr>
          <w:p w14:paraId="4F154787"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3C56E218" w14:textId="0774EFDE" w:rsidR="005D0FED" w:rsidRPr="00292DEB" w:rsidRDefault="005D0FED" w:rsidP="00481BFF">
            <w:pPr>
              <w:spacing w:line="276" w:lineRule="auto"/>
              <w:rPr>
                <w:rFonts w:cs="Arial"/>
                <w:color w:val="0000FF"/>
                <w:lang w:val="en-GB"/>
              </w:rPr>
            </w:pPr>
          </w:p>
        </w:tc>
      </w:tr>
      <w:tr w:rsidR="005D0FED" w:rsidRPr="00292DEB" w14:paraId="3DE2412F" w14:textId="77777777" w:rsidTr="005D0FED">
        <w:tc>
          <w:tcPr>
            <w:tcW w:w="193" w:type="pct"/>
          </w:tcPr>
          <w:p w14:paraId="6887F0E7" w14:textId="77777777" w:rsidR="005D0FED" w:rsidRPr="00292DEB" w:rsidRDefault="005D0FED" w:rsidP="00481BFF">
            <w:pPr>
              <w:spacing w:line="276" w:lineRule="auto"/>
              <w:jc w:val="left"/>
              <w:rPr>
                <w:rFonts w:cs="Arial"/>
                <w:lang w:val="en-GB"/>
              </w:rPr>
            </w:pPr>
            <w:r w:rsidRPr="00292DEB">
              <w:rPr>
                <w:rFonts w:cs="Arial"/>
                <w:lang w:val="en-GB"/>
              </w:rPr>
              <w:t>EL</w:t>
            </w:r>
          </w:p>
          <w:p w14:paraId="4231B612" w14:textId="77777777" w:rsidR="005D0FED" w:rsidRPr="00292DEB" w:rsidRDefault="005D0FED" w:rsidP="00481BFF">
            <w:pPr>
              <w:spacing w:line="276" w:lineRule="auto"/>
              <w:jc w:val="left"/>
              <w:rPr>
                <w:rFonts w:cs="Arial"/>
                <w:lang w:val="en-GB"/>
              </w:rPr>
            </w:pPr>
            <w:r w:rsidRPr="00292DEB">
              <w:rPr>
                <w:rFonts w:cs="Arial"/>
                <w:lang w:val="en-GB"/>
              </w:rPr>
              <w:t>EL</w:t>
            </w:r>
          </w:p>
          <w:p w14:paraId="00EBA039" w14:textId="0C3968F3" w:rsidR="005D0FED" w:rsidRPr="00292DEB" w:rsidRDefault="005D0FED" w:rsidP="00481BFF">
            <w:pPr>
              <w:spacing w:line="276" w:lineRule="auto"/>
              <w:jc w:val="left"/>
              <w:rPr>
                <w:rFonts w:cs="Arial"/>
                <w:lang w:val="es-ES"/>
              </w:rPr>
            </w:pPr>
          </w:p>
        </w:tc>
        <w:tc>
          <w:tcPr>
            <w:tcW w:w="1371" w:type="pct"/>
          </w:tcPr>
          <w:p w14:paraId="573E3114" w14:textId="77777777" w:rsidR="005D0FED" w:rsidRPr="00292DEB" w:rsidRDefault="005D0FED" w:rsidP="00481BFF">
            <w:pPr>
              <w:spacing w:line="276" w:lineRule="auto"/>
              <w:rPr>
                <w:rFonts w:cs="Arial"/>
              </w:rPr>
            </w:pPr>
            <w:r w:rsidRPr="00292DEB">
              <w:rPr>
                <w:rFonts w:cs="Arial"/>
              </w:rPr>
              <w:t>Keine besonderen Bestimmungen für Arbeitsunfälle und Berufskrankheiten. Siehe Tabelle V „Invalidität“, „Kumulation mit anderen Leistungen der sozialen Sicherheit“.</w:t>
            </w:r>
          </w:p>
          <w:p w14:paraId="6A6E6D2B" w14:textId="22CD70A7" w:rsidR="005D0FED" w:rsidRPr="00292DEB" w:rsidRDefault="005D0FED" w:rsidP="00481BFF">
            <w:pPr>
              <w:shd w:val="clear" w:color="auto" w:fill="FFFFFF"/>
              <w:spacing w:line="276" w:lineRule="auto"/>
              <w:rPr>
                <w:rFonts w:cs="Arial"/>
              </w:rPr>
            </w:pPr>
          </w:p>
        </w:tc>
        <w:tc>
          <w:tcPr>
            <w:tcW w:w="1370" w:type="pct"/>
          </w:tcPr>
          <w:p w14:paraId="07EDA2D0" w14:textId="77777777" w:rsidR="005D0FED" w:rsidRPr="00292DEB" w:rsidRDefault="005D0FED" w:rsidP="00481BFF">
            <w:pPr>
              <w:spacing w:line="276" w:lineRule="auto"/>
              <w:rPr>
                <w:rFonts w:cs="Arial"/>
                <w:lang w:val="fr-BE"/>
              </w:rPr>
            </w:pPr>
            <w:r w:rsidRPr="00292DEB">
              <w:rPr>
                <w:rFonts w:cs="Arial"/>
                <w:lang w:val="fr-BE"/>
              </w:rPr>
              <w:t>Pas de règles spéciales pour les accidents du travail et les maladies professionnelles. Voir tableau V « Invalidité », « Cumul avec d’autres prestations de sécurité sociale ».</w:t>
            </w:r>
          </w:p>
          <w:p w14:paraId="295EE8E2" w14:textId="25E58087" w:rsidR="005D0FED" w:rsidRPr="00292DEB" w:rsidRDefault="005D0FED" w:rsidP="00481BFF">
            <w:pPr>
              <w:spacing w:line="276" w:lineRule="auto"/>
              <w:rPr>
                <w:rFonts w:cs="Arial"/>
                <w:lang w:val="fr-BE"/>
              </w:rPr>
            </w:pPr>
          </w:p>
        </w:tc>
        <w:tc>
          <w:tcPr>
            <w:tcW w:w="1370" w:type="pct"/>
          </w:tcPr>
          <w:p w14:paraId="296AA03B"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E-VIII-30-EL</w:t>
            </w:r>
          </w:p>
          <w:p w14:paraId="3918F860" w14:textId="7A91AF67"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No special provisions for accidents at work or occupational diseases. See Table V on "Invalidity", "Cumulation with other social security benefits".</w:t>
            </w:r>
          </w:p>
        </w:tc>
        <w:tc>
          <w:tcPr>
            <w:tcW w:w="167" w:type="pct"/>
          </w:tcPr>
          <w:p w14:paraId="7E65E054"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0DFD3F4A" w14:textId="2ED00116" w:rsidR="005D0FED" w:rsidRPr="00292DEB" w:rsidRDefault="005D0FED" w:rsidP="00481BFF">
            <w:pPr>
              <w:spacing w:line="276" w:lineRule="auto"/>
              <w:rPr>
                <w:rFonts w:cs="Arial"/>
                <w:color w:val="0000FF"/>
                <w:lang w:val="fr-FR"/>
              </w:rPr>
            </w:pPr>
          </w:p>
        </w:tc>
        <w:tc>
          <w:tcPr>
            <w:tcW w:w="127" w:type="pct"/>
          </w:tcPr>
          <w:p w14:paraId="255BF200" w14:textId="77777777" w:rsidR="005D0FED" w:rsidRPr="00292DEB" w:rsidRDefault="005D0FED" w:rsidP="00481BFF">
            <w:pPr>
              <w:spacing w:line="276" w:lineRule="auto"/>
              <w:rPr>
                <w:rFonts w:cs="Arial"/>
                <w:color w:val="0000FF"/>
                <w:lang w:val="fr-FR"/>
              </w:rPr>
            </w:pPr>
            <w:r w:rsidRPr="00292DEB">
              <w:rPr>
                <w:rFonts w:cs="Arial"/>
                <w:color w:val="0000FF"/>
                <w:lang w:val="fr-FR"/>
              </w:rPr>
              <w:t>30</w:t>
            </w:r>
          </w:p>
          <w:p w14:paraId="4771A724" w14:textId="6417D3C2" w:rsidR="005D0FED" w:rsidRPr="00292DEB" w:rsidRDefault="005D0FED" w:rsidP="00481BFF">
            <w:pPr>
              <w:spacing w:line="276" w:lineRule="auto"/>
              <w:rPr>
                <w:rFonts w:cs="Arial"/>
                <w:color w:val="0000FF"/>
                <w:lang w:val="fr-FR"/>
              </w:rPr>
            </w:pPr>
          </w:p>
        </w:tc>
        <w:tc>
          <w:tcPr>
            <w:tcW w:w="402" w:type="pct"/>
          </w:tcPr>
          <w:p w14:paraId="535FAAAA"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6E25DED3" w14:textId="51A5A4BF" w:rsidR="005D0FED" w:rsidRPr="00292DEB" w:rsidRDefault="005D0FED" w:rsidP="00481BFF">
            <w:pPr>
              <w:spacing w:line="276" w:lineRule="auto"/>
              <w:rPr>
                <w:rFonts w:cs="Arial"/>
                <w:color w:val="0000FF"/>
                <w:lang w:val="en-GB"/>
              </w:rPr>
            </w:pPr>
          </w:p>
        </w:tc>
      </w:tr>
      <w:tr w:rsidR="005D0FED" w:rsidRPr="00292DEB" w14:paraId="28609014" w14:textId="77777777" w:rsidTr="005D0FED">
        <w:tc>
          <w:tcPr>
            <w:tcW w:w="193" w:type="pct"/>
          </w:tcPr>
          <w:p w14:paraId="68AEA6BC" w14:textId="77777777" w:rsidR="005D0FED" w:rsidRPr="00292DEB" w:rsidRDefault="005D0FED" w:rsidP="00481BFF">
            <w:pPr>
              <w:spacing w:line="276" w:lineRule="auto"/>
              <w:jc w:val="left"/>
              <w:rPr>
                <w:rFonts w:cs="Arial"/>
                <w:lang w:val="es-ES"/>
              </w:rPr>
            </w:pPr>
            <w:r w:rsidRPr="00292DEB">
              <w:rPr>
                <w:rFonts w:cs="Arial"/>
                <w:lang w:val="es-ES"/>
              </w:rPr>
              <w:t>EL</w:t>
            </w:r>
          </w:p>
          <w:p w14:paraId="0F3F67B2" w14:textId="77777777" w:rsidR="005D0FED" w:rsidRPr="00292DEB" w:rsidRDefault="005D0FED" w:rsidP="00481BFF">
            <w:pPr>
              <w:spacing w:line="276" w:lineRule="auto"/>
              <w:jc w:val="left"/>
              <w:rPr>
                <w:rFonts w:cs="Arial"/>
                <w:lang w:val="es-ES"/>
              </w:rPr>
            </w:pPr>
            <w:r w:rsidRPr="00292DEB">
              <w:rPr>
                <w:rFonts w:cs="Arial"/>
                <w:lang w:val="es-ES"/>
              </w:rPr>
              <w:t>EL</w:t>
            </w:r>
          </w:p>
          <w:p w14:paraId="2BEB7DB8" w14:textId="768585C3" w:rsidR="005D0FED" w:rsidRPr="00292DEB" w:rsidRDefault="005D0FED" w:rsidP="00481BFF">
            <w:pPr>
              <w:spacing w:line="276" w:lineRule="auto"/>
              <w:jc w:val="left"/>
              <w:rPr>
                <w:rFonts w:cs="Arial"/>
                <w:lang w:val="es-ES"/>
              </w:rPr>
            </w:pPr>
          </w:p>
        </w:tc>
        <w:tc>
          <w:tcPr>
            <w:tcW w:w="1371" w:type="pct"/>
          </w:tcPr>
          <w:p w14:paraId="428BB12C" w14:textId="77777777" w:rsidR="005D0FED" w:rsidRPr="00292DEB" w:rsidRDefault="005D0FED" w:rsidP="00481BFF">
            <w:pPr>
              <w:pStyle w:val="StandardLinks"/>
              <w:spacing w:line="276" w:lineRule="auto"/>
              <w:jc w:val="both"/>
              <w:rPr>
                <w:rFonts w:cs="Arial"/>
              </w:rPr>
            </w:pPr>
            <w:r w:rsidRPr="00292DEB">
              <w:rPr>
                <w:rFonts w:cs="Arial"/>
              </w:rPr>
              <w:t>Die Leistungen unterliegen der Steuer.</w:t>
            </w:r>
          </w:p>
          <w:p w14:paraId="0442C6ED" w14:textId="3A372D1C" w:rsidR="005D0FED" w:rsidRPr="00292DEB" w:rsidRDefault="005D0FED" w:rsidP="00481BFF">
            <w:pPr>
              <w:shd w:val="clear" w:color="auto" w:fill="FFFFFF"/>
              <w:spacing w:line="276" w:lineRule="auto"/>
              <w:rPr>
                <w:rFonts w:cs="Arial"/>
              </w:rPr>
            </w:pPr>
          </w:p>
        </w:tc>
        <w:tc>
          <w:tcPr>
            <w:tcW w:w="1370" w:type="pct"/>
          </w:tcPr>
          <w:p w14:paraId="0418B3E3" w14:textId="77777777" w:rsidR="005D0FED" w:rsidRPr="00292DEB" w:rsidRDefault="005D0FED" w:rsidP="00481BFF">
            <w:pPr>
              <w:pStyle w:val="StandardLinks"/>
              <w:spacing w:line="276" w:lineRule="auto"/>
              <w:jc w:val="both"/>
              <w:rPr>
                <w:rFonts w:cs="Arial"/>
                <w:lang w:val="fr-BE"/>
              </w:rPr>
            </w:pPr>
            <w:r w:rsidRPr="00292DEB">
              <w:rPr>
                <w:rFonts w:cs="Arial"/>
                <w:lang w:val="fr-BE"/>
              </w:rPr>
              <w:t>Prestations soumises à l’impôt.</w:t>
            </w:r>
          </w:p>
          <w:p w14:paraId="10D625BA" w14:textId="4D02ED29" w:rsidR="005D0FED" w:rsidRPr="00292DEB" w:rsidRDefault="005D0FED" w:rsidP="00481BFF">
            <w:pPr>
              <w:spacing w:line="276" w:lineRule="auto"/>
              <w:rPr>
                <w:rFonts w:cs="Arial"/>
                <w:lang w:val="fr-BE"/>
              </w:rPr>
            </w:pPr>
          </w:p>
        </w:tc>
        <w:tc>
          <w:tcPr>
            <w:tcW w:w="1370" w:type="pct"/>
          </w:tcPr>
          <w:p w14:paraId="06B99469"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E-VIII-31-EL</w:t>
            </w:r>
          </w:p>
          <w:p w14:paraId="027209D2" w14:textId="187F2610"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Benefits are subject to tax.</w:t>
            </w:r>
          </w:p>
        </w:tc>
        <w:tc>
          <w:tcPr>
            <w:tcW w:w="167" w:type="pct"/>
          </w:tcPr>
          <w:p w14:paraId="18230C3C"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6BEF6812" w14:textId="74C3FE43" w:rsidR="005D0FED" w:rsidRPr="00292DEB" w:rsidRDefault="005D0FED" w:rsidP="00481BFF">
            <w:pPr>
              <w:spacing w:line="276" w:lineRule="auto"/>
              <w:rPr>
                <w:rFonts w:cs="Arial"/>
                <w:color w:val="0000FF"/>
                <w:lang w:val="fr-FR"/>
              </w:rPr>
            </w:pPr>
          </w:p>
        </w:tc>
        <w:tc>
          <w:tcPr>
            <w:tcW w:w="127" w:type="pct"/>
          </w:tcPr>
          <w:p w14:paraId="1399106C" w14:textId="77777777" w:rsidR="005D0FED" w:rsidRPr="00292DEB" w:rsidRDefault="005D0FED" w:rsidP="00481BFF">
            <w:pPr>
              <w:spacing w:line="276" w:lineRule="auto"/>
              <w:rPr>
                <w:rFonts w:cs="Arial"/>
                <w:color w:val="0000FF"/>
                <w:lang w:val="fr-FR"/>
              </w:rPr>
            </w:pPr>
            <w:r w:rsidRPr="00292DEB">
              <w:rPr>
                <w:rFonts w:cs="Arial"/>
                <w:color w:val="0000FF"/>
                <w:lang w:val="fr-FR"/>
              </w:rPr>
              <w:t>31</w:t>
            </w:r>
          </w:p>
          <w:p w14:paraId="5A786FE1" w14:textId="417B89A0" w:rsidR="005D0FED" w:rsidRPr="00292DEB" w:rsidRDefault="005D0FED" w:rsidP="00481BFF">
            <w:pPr>
              <w:spacing w:line="276" w:lineRule="auto"/>
              <w:rPr>
                <w:rFonts w:cs="Arial"/>
                <w:color w:val="0000FF"/>
                <w:lang w:val="fr-FR"/>
              </w:rPr>
            </w:pPr>
          </w:p>
        </w:tc>
        <w:tc>
          <w:tcPr>
            <w:tcW w:w="402" w:type="pct"/>
          </w:tcPr>
          <w:p w14:paraId="7217C2AB"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5968E686" w14:textId="418CC9FC" w:rsidR="005D0FED" w:rsidRPr="00292DEB" w:rsidRDefault="005D0FED" w:rsidP="00481BFF">
            <w:pPr>
              <w:spacing w:line="276" w:lineRule="auto"/>
              <w:rPr>
                <w:rFonts w:cs="Arial"/>
                <w:color w:val="0000FF"/>
                <w:lang w:val="en-GB"/>
              </w:rPr>
            </w:pPr>
          </w:p>
        </w:tc>
      </w:tr>
      <w:tr w:rsidR="005D0FED" w:rsidRPr="00292DEB" w14:paraId="560EE408" w14:textId="77777777" w:rsidTr="005D0FED">
        <w:tc>
          <w:tcPr>
            <w:tcW w:w="193" w:type="pct"/>
          </w:tcPr>
          <w:p w14:paraId="21FEE1BE" w14:textId="77777777" w:rsidR="005D0FED" w:rsidRPr="00292DEB" w:rsidRDefault="005D0FED" w:rsidP="00481BFF">
            <w:pPr>
              <w:spacing w:line="276" w:lineRule="auto"/>
              <w:jc w:val="left"/>
              <w:rPr>
                <w:rFonts w:cs="Arial"/>
                <w:lang w:val="es-ES"/>
              </w:rPr>
            </w:pPr>
            <w:r w:rsidRPr="00292DEB">
              <w:rPr>
                <w:rFonts w:cs="Arial"/>
                <w:lang w:val="es-ES"/>
              </w:rPr>
              <w:t>EL</w:t>
            </w:r>
          </w:p>
          <w:p w14:paraId="4A26E84D" w14:textId="77777777" w:rsidR="005D0FED" w:rsidRPr="00292DEB" w:rsidRDefault="005D0FED" w:rsidP="00481BFF">
            <w:pPr>
              <w:spacing w:line="276" w:lineRule="auto"/>
              <w:jc w:val="left"/>
              <w:rPr>
                <w:rFonts w:cs="Arial"/>
                <w:lang w:val="es-ES"/>
              </w:rPr>
            </w:pPr>
            <w:r w:rsidRPr="00292DEB">
              <w:rPr>
                <w:rFonts w:cs="Arial"/>
                <w:lang w:val="es-ES"/>
              </w:rPr>
              <w:t>EL</w:t>
            </w:r>
          </w:p>
          <w:p w14:paraId="51AAA73E" w14:textId="77777777" w:rsidR="005D0FED" w:rsidRPr="00292DEB" w:rsidRDefault="005D0FED" w:rsidP="00481BFF">
            <w:pPr>
              <w:spacing w:line="276" w:lineRule="auto"/>
              <w:jc w:val="left"/>
              <w:rPr>
                <w:rFonts w:cs="Arial"/>
                <w:lang w:val="es-ES"/>
              </w:rPr>
            </w:pPr>
            <w:r w:rsidRPr="00292DEB">
              <w:rPr>
                <w:rFonts w:cs="Arial"/>
                <w:lang w:val="es-ES"/>
              </w:rPr>
              <w:t>EL</w:t>
            </w:r>
          </w:p>
          <w:p w14:paraId="1ADEC420" w14:textId="77777777" w:rsidR="005D0FED" w:rsidRPr="00292DEB" w:rsidRDefault="005D0FED" w:rsidP="00481BFF">
            <w:pPr>
              <w:spacing w:line="276" w:lineRule="auto"/>
              <w:jc w:val="left"/>
              <w:rPr>
                <w:rFonts w:cs="Arial"/>
                <w:lang w:val="es-ES"/>
              </w:rPr>
            </w:pPr>
            <w:r w:rsidRPr="00292DEB">
              <w:rPr>
                <w:rFonts w:cs="Arial"/>
                <w:lang w:val="es-ES"/>
              </w:rPr>
              <w:t>EL</w:t>
            </w:r>
          </w:p>
          <w:p w14:paraId="6F16C7DA" w14:textId="77777777" w:rsidR="005D0FED" w:rsidRPr="00292DEB" w:rsidRDefault="005D0FED" w:rsidP="00481BFF">
            <w:pPr>
              <w:spacing w:line="276" w:lineRule="auto"/>
              <w:jc w:val="left"/>
              <w:rPr>
                <w:rFonts w:cs="Arial"/>
                <w:lang w:val="es-ES"/>
              </w:rPr>
            </w:pPr>
            <w:r w:rsidRPr="00292DEB">
              <w:rPr>
                <w:rFonts w:cs="Arial"/>
                <w:lang w:val="es-ES"/>
              </w:rPr>
              <w:t>EL</w:t>
            </w:r>
          </w:p>
          <w:p w14:paraId="6602FF31" w14:textId="5FD5A3EF" w:rsidR="005D0FED" w:rsidRPr="00292DEB" w:rsidRDefault="005D0FED" w:rsidP="00481BFF">
            <w:pPr>
              <w:spacing w:line="276" w:lineRule="auto"/>
              <w:jc w:val="left"/>
              <w:rPr>
                <w:rFonts w:cs="Arial"/>
                <w:lang w:val="es-ES"/>
              </w:rPr>
            </w:pPr>
          </w:p>
        </w:tc>
        <w:tc>
          <w:tcPr>
            <w:tcW w:w="1371" w:type="pct"/>
          </w:tcPr>
          <w:p w14:paraId="42B9C935" w14:textId="77777777" w:rsidR="005D0FED" w:rsidRPr="00292DEB" w:rsidRDefault="005D0FED" w:rsidP="00481BFF">
            <w:pPr>
              <w:spacing w:line="276" w:lineRule="auto"/>
              <w:rPr>
                <w:rFonts w:cs="Arial"/>
              </w:rPr>
            </w:pPr>
            <w:r w:rsidRPr="00292DEB">
              <w:rPr>
                <w:rFonts w:cs="Arial"/>
              </w:rPr>
              <w:t>Besteuerung nach allgemeinen Regeln. Ausnahmen für bestimmte Gruppen wie Kriegsversehrte, Kriegsopfer und ihre Familien, Blinde und Querschnittsgelähmte.</w:t>
            </w:r>
          </w:p>
          <w:p w14:paraId="1C04E1E8" w14:textId="052C1966" w:rsidR="005D0FED" w:rsidRPr="00292DEB" w:rsidRDefault="005D0FED" w:rsidP="00481BFF">
            <w:pPr>
              <w:shd w:val="clear" w:color="auto" w:fill="FFFFFF"/>
              <w:spacing w:line="276" w:lineRule="auto"/>
              <w:rPr>
                <w:rFonts w:cs="Arial"/>
              </w:rPr>
            </w:pPr>
          </w:p>
        </w:tc>
        <w:tc>
          <w:tcPr>
            <w:tcW w:w="1370" w:type="pct"/>
          </w:tcPr>
          <w:p w14:paraId="0A21101F" w14:textId="77777777" w:rsidR="005D0FED" w:rsidRPr="00292DEB" w:rsidRDefault="005D0FED" w:rsidP="00481BFF">
            <w:pPr>
              <w:spacing w:line="276" w:lineRule="auto"/>
              <w:rPr>
                <w:rFonts w:cs="Arial"/>
                <w:lang w:val="fr-BE"/>
              </w:rPr>
            </w:pPr>
            <w:r w:rsidRPr="00292DEB">
              <w:rPr>
                <w:rFonts w:cs="Arial"/>
                <w:lang w:val="fr-BE"/>
              </w:rPr>
              <w:t>Règles générales d’imposition. Certaines exonérations pour les mutilés de guerre, les victimes et les familles des victimes de guerre, les aveugles et les personnes souffrant de paraplégie.</w:t>
            </w:r>
          </w:p>
          <w:p w14:paraId="025B325D" w14:textId="6C68C381" w:rsidR="005D0FED" w:rsidRPr="00292DEB" w:rsidRDefault="005D0FED" w:rsidP="00481BFF">
            <w:pPr>
              <w:spacing w:line="276" w:lineRule="auto"/>
              <w:rPr>
                <w:rFonts w:cs="Arial"/>
                <w:lang w:val="fr-BE"/>
              </w:rPr>
            </w:pPr>
          </w:p>
        </w:tc>
        <w:tc>
          <w:tcPr>
            <w:tcW w:w="1370" w:type="pct"/>
          </w:tcPr>
          <w:p w14:paraId="21A89981" w14:textId="77777777" w:rsidR="005D0FED" w:rsidRPr="00292DEB" w:rsidRDefault="005D0FED" w:rsidP="00481BFF">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E-VIII-32-EL</w:t>
            </w:r>
          </w:p>
          <w:p w14:paraId="7FA7CC49" w14:textId="5C15C101"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s-ES"/>
              </w:rPr>
              <w:t xml:space="preserve">General </w:t>
            </w:r>
            <w:proofErr w:type="spellStart"/>
            <w:r w:rsidRPr="00292DEB">
              <w:rPr>
                <w:color w:val="000000"/>
                <w:sz w:val="15"/>
                <w:szCs w:val="15"/>
                <w:lang w:val="es-ES"/>
              </w:rPr>
              <w:t>taxation</w:t>
            </w:r>
            <w:proofErr w:type="spellEnd"/>
            <w:r w:rsidRPr="00292DEB">
              <w:rPr>
                <w:color w:val="000000"/>
                <w:sz w:val="15"/>
                <w:szCs w:val="15"/>
                <w:lang w:val="es-ES"/>
              </w:rPr>
              <w:t xml:space="preserve"> rules. </w:t>
            </w:r>
            <w:r w:rsidRPr="00292DEB">
              <w:rPr>
                <w:color w:val="000000"/>
                <w:sz w:val="15"/>
                <w:szCs w:val="15"/>
                <w:lang w:val="en-GB"/>
              </w:rPr>
              <w:t>Certain exemptions for persons disabled in war, war victims and their families, blind and those suffering from paraplegia.</w:t>
            </w:r>
          </w:p>
        </w:tc>
        <w:tc>
          <w:tcPr>
            <w:tcW w:w="167" w:type="pct"/>
          </w:tcPr>
          <w:p w14:paraId="0DC05690" w14:textId="77777777" w:rsidR="005D0FED" w:rsidRPr="00292DEB" w:rsidRDefault="005D0FED" w:rsidP="00481BFF">
            <w:pPr>
              <w:spacing w:line="276" w:lineRule="auto"/>
              <w:rPr>
                <w:rFonts w:cs="Arial"/>
                <w:color w:val="0000FF"/>
                <w:lang w:val="fr-FR"/>
              </w:rPr>
            </w:pPr>
            <w:r w:rsidRPr="00292DEB">
              <w:rPr>
                <w:rFonts w:cs="Arial"/>
                <w:color w:val="0000FF"/>
                <w:lang w:val="fr-FR"/>
              </w:rPr>
              <w:t>8</w:t>
            </w:r>
          </w:p>
          <w:p w14:paraId="6354F6B2" w14:textId="1494063F" w:rsidR="005D0FED" w:rsidRPr="00292DEB" w:rsidRDefault="005D0FED" w:rsidP="00481BFF">
            <w:pPr>
              <w:spacing w:line="276" w:lineRule="auto"/>
              <w:rPr>
                <w:rFonts w:cs="Arial"/>
                <w:color w:val="0000FF"/>
                <w:lang w:val="fr-FR"/>
              </w:rPr>
            </w:pPr>
          </w:p>
        </w:tc>
        <w:tc>
          <w:tcPr>
            <w:tcW w:w="127" w:type="pct"/>
          </w:tcPr>
          <w:p w14:paraId="026E0AC6" w14:textId="77777777" w:rsidR="005D0FED" w:rsidRPr="00292DEB" w:rsidRDefault="005D0FED" w:rsidP="00481BFF">
            <w:pPr>
              <w:spacing w:line="276" w:lineRule="auto"/>
              <w:rPr>
                <w:rFonts w:cs="Arial"/>
                <w:color w:val="0000FF"/>
                <w:lang w:val="fr-FR"/>
              </w:rPr>
            </w:pPr>
            <w:r w:rsidRPr="00292DEB">
              <w:rPr>
                <w:rFonts w:cs="Arial"/>
                <w:color w:val="0000FF"/>
                <w:lang w:val="fr-FR"/>
              </w:rPr>
              <w:t>32</w:t>
            </w:r>
          </w:p>
          <w:p w14:paraId="4D88E3E7" w14:textId="26C58437" w:rsidR="005D0FED" w:rsidRPr="00292DEB" w:rsidRDefault="005D0FED" w:rsidP="00481BFF">
            <w:pPr>
              <w:spacing w:line="276" w:lineRule="auto"/>
              <w:rPr>
                <w:rFonts w:cs="Arial"/>
                <w:color w:val="0000FF"/>
                <w:lang w:val="fr-FR"/>
              </w:rPr>
            </w:pPr>
          </w:p>
        </w:tc>
        <w:tc>
          <w:tcPr>
            <w:tcW w:w="402" w:type="pct"/>
          </w:tcPr>
          <w:p w14:paraId="60CA144A" w14:textId="77777777" w:rsidR="005D0FED" w:rsidRPr="00292DEB" w:rsidRDefault="005D0FED" w:rsidP="00481BFF">
            <w:pPr>
              <w:spacing w:line="276" w:lineRule="auto"/>
              <w:rPr>
                <w:rFonts w:cs="Arial"/>
                <w:color w:val="0000FF"/>
                <w:lang w:val="en-GB"/>
              </w:rPr>
            </w:pPr>
            <w:r w:rsidRPr="00292DEB">
              <w:rPr>
                <w:rFonts w:cs="Arial"/>
                <w:color w:val="0000FF"/>
                <w:lang w:val="en-GB"/>
              </w:rPr>
              <w:t>GREECE</w:t>
            </w:r>
          </w:p>
          <w:p w14:paraId="179BFB93" w14:textId="52A00AC5" w:rsidR="005D0FED" w:rsidRPr="00292DEB" w:rsidRDefault="005D0FED" w:rsidP="00481BFF">
            <w:pPr>
              <w:spacing w:line="276" w:lineRule="auto"/>
              <w:rPr>
                <w:rFonts w:cs="Arial"/>
                <w:color w:val="0000FF"/>
                <w:lang w:val="en-GB"/>
              </w:rPr>
            </w:pPr>
          </w:p>
        </w:tc>
      </w:tr>
      <w:tr w:rsidR="005D0FED" w:rsidRPr="00292DEB" w14:paraId="47F8FEFA" w14:textId="77777777" w:rsidTr="005D0FED">
        <w:tc>
          <w:tcPr>
            <w:tcW w:w="193" w:type="pct"/>
          </w:tcPr>
          <w:p w14:paraId="2F6E4325" w14:textId="77777777" w:rsidR="005D0FED" w:rsidRPr="00292DEB" w:rsidRDefault="005D0FED" w:rsidP="00481BFF">
            <w:pPr>
              <w:spacing w:line="276" w:lineRule="auto"/>
              <w:jc w:val="left"/>
              <w:rPr>
                <w:rFonts w:cs="Arial"/>
                <w:lang w:val="es-ES"/>
              </w:rPr>
            </w:pPr>
            <w:r w:rsidRPr="00292DEB">
              <w:rPr>
                <w:rFonts w:cs="Arial"/>
                <w:lang w:val="es-ES"/>
              </w:rPr>
              <w:t>EL</w:t>
            </w:r>
          </w:p>
          <w:p w14:paraId="3412BE14" w14:textId="77777777" w:rsidR="005D0FED" w:rsidRPr="00292DEB" w:rsidRDefault="005D0FED" w:rsidP="00481BFF">
            <w:pPr>
              <w:spacing w:line="276" w:lineRule="auto"/>
              <w:jc w:val="left"/>
              <w:rPr>
                <w:rFonts w:cs="Arial"/>
                <w:lang w:val="es-ES"/>
              </w:rPr>
            </w:pPr>
            <w:r w:rsidRPr="00292DEB">
              <w:rPr>
                <w:rFonts w:cs="Arial"/>
                <w:lang w:val="es-ES"/>
              </w:rPr>
              <w:t>EL</w:t>
            </w:r>
          </w:p>
          <w:p w14:paraId="4E12E4B9" w14:textId="77777777" w:rsidR="005D0FED" w:rsidRPr="00292DEB" w:rsidRDefault="005D0FED" w:rsidP="00481BFF">
            <w:pPr>
              <w:spacing w:line="276" w:lineRule="auto"/>
              <w:jc w:val="left"/>
              <w:rPr>
                <w:rFonts w:cs="Arial"/>
                <w:lang w:val="es-ES"/>
              </w:rPr>
            </w:pPr>
            <w:r w:rsidRPr="00292DEB">
              <w:rPr>
                <w:rFonts w:cs="Arial"/>
                <w:lang w:val="es-ES"/>
              </w:rPr>
              <w:t>EL</w:t>
            </w:r>
          </w:p>
          <w:p w14:paraId="144EF880" w14:textId="45DD76C8" w:rsidR="005D0FED" w:rsidRPr="00292DEB" w:rsidRDefault="005D0FED" w:rsidP="00481BFF">
            <w:pPr>
              <w:spacing w:line="276" w:lineRule="auto"/>
              <w:jc w:val="left"/>
              <w:rPr>
                <w:rFonts w:cs="Arial"/>
                <w:lang w:val="es-ES"/>
              </w:rPr>
            </w:pPr>
            <w:r w:rsidRPr="00292DEB">
              <w:rPr>
                <w:rFonts w:cs="Arial"/>
                <w:lang w:val="es-ES"/>
              </w:rPr>
              <w:t>EL</w:t>
            </w:r>
          </w:p>
        </w:tc>
        <w:tc>
          <w:tcPr>
            <w:tcW w:w="1371" w:type="pct"/>
          </w:tcPr>
          <w:p w14:paraId="31742A3D" w14:textId="77777777" w:rsidR="005D0FED" w:rsidRPr="00292DEB" w:rsidRDefault="005D0FED" w:rsidP="00481BFF">
            <w:pPr>
              <w:shd w:val="clear" w:color="auto" w:fill="FFFFFF"/>
              <w:spacing w:line="276" w:lineRule="auto"/>
              <w:rPr>
                <w:rFonts w:cs="Arial"/>
              </w:rPr>
            </w:pPr>
            <w:r w:rsidRPr="00292DEB">
              <w:rPr>
                <w:rFonts w:cs="Arial"/>
              </w:rPr>
              <w:t>Siehe Tabelle V „Invalidität“, „Besteuerung und Sozialabgaben, 3. Sozialabgaben von der Rente“.</w:t>
            </w:r>
          </w:p>
          <w:p w14:paraId="34A00810" w14:textId="2AE74827" w:rsidR="005D0FED" w:rsidRPr="00292DEB" w:rsidRDefault="005D0FED" w:rsidP="00481BFF">
            <w:pPr>
              <w:shd w:val="clear" w:color="auto" w:fill="FFFFFF"/>
              <w:spacing w:line="276" w:lineRule="auto"/>
              <w:rPr>
                <w:rFonts w:cs="Arial"/>
              </w:rPr>
            </w:pPr>
          </w:p>
        </w:tc>
        <w:tc>
          <w:tcPr>
            <w:tcW w:w="1370" w:type="pct"/>
          </w:tcPr>
          <w:p w14:paraId="7A62252D" w14:textId="508529BF" w:rsidR="005D0FED" w:rsidRPr="00292DEB" w:rsidRDefault="005D0FED" w:rsidP="00481BFF">
            <w:pPr>
              <w:spacing w:line="276" w:lineRule="auto"/>
              <w:rPr>
                <w:rFonts w:cs="Arial"/>
                <w:lang w:val="fr-BE"/>
              </w:rPr>
            </w:pPr>
            <w:r w:rsidRPr="00292DEB">
              <w:rPr>
                <w:rFonts w:cs="Arial"/>
                <w:lang w:val="fr-BE"/>
              </w:rPr>
              <w:t>Voir tableau V « Invalidité », « Impositions fiscales et cotisations sociales, 3. Cotisations sociales sur les pensions ».</w:t>
            </w:r>
          </w:p>
        </w:tc>
        <w:tc>
          <w:tcPr>
            <w:tcW w:w="1370" w:type="pct"/>
          </w:tcPr>
          <w:p w14:paraId="39CC3524" w14:textId="77777777" w:rsidR="005D0FED" w:rsidRPr="00292DEB" w:rsidRDefault="005D0FED" w:rsidP="00481BFF">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E-VIII-33-EL</w:t>
            </w:r>
          </w:p>
          <w:p w14:paraId="2239279C" w14:textId="6A1F66D0"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color w:val="000000"/>
                <w:sz w:val="15"/>
                <w:szCs w:val="15"/>
                <w:lang w:val="en-GB"/>
              </w:rPr>
              <w:t xml:space="preserve">See Table V on "Invalidity", "Taxation and social contributions, 3. </w:t>
            </w:r>
            <w:r w:rsidRPr="00292DEB">
              <w:rPr>
                <w:color w:val="000000"/>
                <w:sz w:val="15"/>
                <w:szCs w:val="15"/>
              </w:rPr>
              <w:t xml:space="preserve">Social contributions </w:t>
            </w:r>
            <w:proofErr w:type="spellStart"/>
            <w:r w:rsidRPr="00292DEB">
              <w:rPr>
                <w:color w:val="000000"/>
                <w:sz w:val="15"/>
                <w:szCs w:val="15"/>
              </w:rPr>
              <w:t>from</w:t>
            </w:r>
            <w:proofErr w:type="spellEnd"/>
            <w:r w:rsidRPr="00292DEB">
              <w:rPr>
                <w:color w:val="000000"/>
                <w:sz w:val="15"/>
                <w:szCs w:val="15"/>
              </w:rPr>
              <w:t xml:space="preserve"> pension".</w:t>
            </w:r>
          </w:p>
        </w:tc>
        <w:tc>
          <w:tcPr>
            <w:tcW w:w="167" w:type="pct"/>
          </w:tcPr>
          <w:p w14:paraId="05B153AF" w14:textId="1CD42447" w:rsidR="005D0FED" w:rsidRPr="00292DEB" w:rsidRDefault="005D0FED" w:rsidP="00481BFF">
            <w:pPr>
              <w:spacing w:line="276" w:lineRule="auto"/>
              <w:rPr>
                <w:rFonts w:cs="Arial"/>
                <w:color w:val="0000FF"/>
                <w:lang w:val="fr-FR"/>
              </w:rPr>
            </w:pPr>
            <w:r w:rsidRPr="00292DEB">
              <w:rPr>
                <w:rFonts w:cs="Arial"/>
                <w:color w:val="0000FF"/>
              </w:rPr>
              <w:t>8</w:t>
            </w:r>
          </w:p>
        </w:tc>
        <w:tc>
          <w:tcPr>
            <w:tcW w:w="127" w:type="pct"/>
          </w:tcPr>
          <w:p w14:paraId="7EE4030A" w14:textId="07A87BD8" w:rsidR="005D0FED" w:rsidRPr="00292DEB" w:rsidRDefault="005D0FED" w:rsidP="00481BFF">
            <w:pPr>
              <w:spacing w:line="276" w:lineRule="auto"/>
              <w:rPr>
                <w:rFonts w:cs="Arial"/>
                <w:color w:val="0000FF"/>
                <w:lang w:val="fr-FR"/>
              </w:rPr>
            </w:pPr>
            <w:r w:rsidRPr="00292DEB">
              <w:rPr>
                <w:rFonts w:cs="Arial"/>
                <w:color w:val="0000FF"/>
              </w:rPr>
              <w:t>33</w:t>
            </w:r>
          </w:p>
        </w:tc>
        <w:tc>
          <w:tcPr>
            <w:tcW w:w="402" w:type="pct"/>
          </w:tcPr>
          <w:p w14:paraId="0C5585C1" w14:textId="56C90E9A"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6FC7B471" w14:textId="77777777" w:rsidTr="005D0FED">
        <w:tc>
          <w:tcPr>
            <w:tcW w:w="193" w:type="pct"/>
          </w:tcPr>
          <w:p w14:paraId="365A89B3" w14:textId="726D78DA" w:rsidR="005D0FED" w:rsidRPr="00292DEB" w:rsidRDefault="005D0FED" w:rsidP="00481BFF">
            <w:pPr>
              <w:spacing w:line="276" w:lineRule="auto"/>
              <w:jc w:val="left"/>
              <w:rPr>
                <w:rFonts w:cs="Arial"/>
                <w:lang w:val="es-ES"/>
              </w:rPr>
            </w:pPr>
            <w:r w:rsidRPr="00292DEB">
              <w:rPr>
                <w:rFonts w:cs="Arial"/>
                <w:lang w:val="en-GB"/>
              </w:rPr>
              <w:t>EL</w:t>
            </w:r>
          </w:p>
        </w:tc>
        <w:tc>
          <w:tcPr>
            <w:tcW w:w="1371" w:type="pct"/>
          </w:tcPr>
          <w:p w14:paraId="3F02F359" w14:textId="77777777" w:rsidR="005D0FED" w:rsidRPr="00292DEB" w:rsidRDefault="005D0FED" w:rsidP="00481BFF">
            <w:pPr>
              <w:spacing w:line="276" w:lineRule="auto"/>
              <w:rPr>
                <w:rFonts w:cs="Arial"/>
              </w:rPr>
            </w:pPr>
            <w:r w:rsidRPr="00292DEB">
              <w:rPr>
                <w:rFonts w:cs="Arial"/>
              </w:rPr>
              <w:t>Es gibt keine eigenständige Versicherung für Arbeitsunfälle und Berufskrankheiten. Diese Risiken werden von den Versicherungssystemen für Sachleistungen bei Gesundheitsversorgung, Krankheit, Invalidität und Hinterbliebene abgedeckt.</w:t>
            </w:r>
          </w:p>
          <w:p w14:paraId="4A615970" w14:textId="1F9F5815" w:rsidR="005D0FED" w:rsidRPr="00292DEB" w:rsidRDefault="005D0FED" w:rsidP="00481BFF">
            <w:pPr>
              <w:shd w:val="clear" w:color="auto" w:fill="FFFFFF"/>
              <w:spacing w:line="276" w:lineRule="auto"/>
              <w:rPr>
                <w:rFonts w:cs="Arial"/>
              </w:rPr>
            </w:pPr>
          </w:p>
        </w:tc>
        <w:tc>
          <w:tcPr>
            <w:tcW w:w="1370" w:type="pct"/>
          </w:tcPr>
          <w:p w14:paraId="4943B21B" w14:textId="77777777" w:rsidR="005D0FED" w:rsidRPr="00292DEB" w:rsidRDefault="005D0FED" w:rsidP="00481BFF">
            <w:pPr>
              <w:spacing w:line="276" w:lineRule="auto"/>
              <w:rPr>
                <w:rFonts w:cs="Arial"/>
                <w:lang w:val="fr-BE"/>
              </w:rPr>
            </w:pPr>
            <w:r w:rsidRPr="00292DEB">
              <w:rPr>
                <w:rFonts w:cs="Arial"/>
                <w:lang w:val="fr-BE"/>
              </w:rPr>
              <w:t>Il n'existe pas d'assurance spécifique en matière d'accidents du travail et de maladies professionnelles. Ces risques sont couverts par les systèmes d'assurance pour les soins de santé, de maladie, l'invalidité et les survivants.</w:t>
            </w:r>
          </w:p>
          <w:p w14:paraId="13B10D7C" w14:textId="6F3E6F60" w:rsidR="005D0FED" w:rsidRPr="00292DEB" w:rsidRDefault="005D0FED" w:rsidP="00481BFF">
            <w:pPr>
              <w:spacing w:line="276" w:lineRule="auto"/>
              <w:rPr>
                <w:rFonts w:cs="Arial"/>
                <w:lang w:val="fr-BE"/>
              </w:rPr>
            </w:pPr>
          </w:p>
        </w:tc>
        <w:tc>
          <w:tcPr>
            <w:tcW w:w="1370" w:type="pct"/>
          </w:tcPr>
          <w:p w14:paraId="0A5F01D3" w14:textId="2330EA04"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iCs/>
                <w:sz w:val="15"/>
                <w:szCs w:val="15"/>
                <w:lang w:val="en-GB"/>
              </w:rPr>
              <w:t>There is no specific insurance against accidents at work and occupational diseases. These risks are covered by the insurance systems for healthcare, sickness, invalidity, and survivors.</w:t>
            </w:r>
          </w:p>
        </w:tc>
        <w:tc>
          <w:tcPr>
            <w:tcW w:w="167" w:type="pct"/>
          </w:tcPr>
          <w:p w14:paraId="79D5C2D5" w14:textId="52ABFB46" w:rsidR="005D0FED" w:rsidRPr="00292DEB" w:rsidRDefault="005D0FED" w:rsidP="00481BFF">
            <w:pPr>
              <w:spacing w:line="276" w:lineRule="auto"/>
              <w:rPr>
                <w:rFonts w:cs="Arial"/>
                <w:color w:val="0000FF"/>
                <w:lang w:val="fr-FR"/>
              </w:rPr>
            </w:pPr>
            <w:r w:rsidRPr="00292DEB">
              <w:rPr>
                <w:rFonts w:cs="Arial"/>
                <w:color w:val="0000FF"/>
              </w:rPr>
              <w:t>8</w:t>
            </w:r>
          </w:p>
        </w:tc>
        <w:tc>
          <w:tcPr>
            <w:tcW w:w="127" w:type="pct"/>
          </w:tcPr>
          <w:p w14:paraId="18A054A6" w14:textId="13BB29BC" w:rsidR="005D0FED" w:rsidRPr="00292DEB" w:rsidRDefault="005D0FED" w:rsidP="00481BFF">
            <w:pPr>
              <w:spacing w:line="276" w:lineRule="auto"/>
              <w:rPr>
                <w:rFonts w:cs="Arial"/>
                <w:color w:val="0000FF"/>
                <w:lang w:val="fr-FR"/>
              </w:rPr>
            </w:pPr>
            <w:r w:rsidRPr="00292DEB">
              <w:rPr>
                <w:rFonts w:cs="Arial"/>
                <w:color w:val="0000FF"/>
              </w:rPr>
              <w:t>34</w:t>
            </w:r>
          </w:p>
        </w:tc>
        <w:tc>
          <w:tcPr>
            <w:tcW w:w="402" w:type="pct"/>
          </w:tcPr>
          <w:p w14:paraId="59DC341A" w14:textId="4FD0C983"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7F801748" w14:textId="77777777" w:rsidTr="005D0FED">
        <w:tc>
          <w:tcPr>
            <w:tcW w:w="193" w:type="pct"/>
          </w:tcPr>
          <w:p w14:paraId="5B623B93" w14:textId="03F0E8D4" w:rsidR="005D0FED" w:rsidRPr="00292DEB" w:rsidRDefault="005D0FED" w:rsidP="00481BFF">
            <w:pPr>
              <w:spacing w:line="276" w:lineRule="auto"/>
              <w:jc w:val="left"/>
              <w:rPr>
                <w:rFonts w:cs="Arial"/>
                <w:lang w:val="es-ES"/>
              </w:rPr>
            </w:pPr>
            <w:r w:rsidRPr="00292DEB">
              <w:rPr>
                <w:rFonts w:cs="Arial"/>
                <w:lang w:val="en-GB"/>
              </w:rPr>
              <w:t>EL</w:t>
            </w:r>
          </w:p>
        </w:tc>
        <w:tc>
          <w:tcPr>
            <w:tcW w:w="1371" w:type="pct"/>
          </w:tcPr>
          <w:p w14:paraId="62945F3A" w14:textId="41C91A1D" w:rsidR="005D0FED" w:rsidRPr="00292DEB" w:rsidRDefault="005D0FED" w:rsidP="00481BFF">
            <w:pPr>
              <w:shd w:val="clear" w:color="auto" w:fill="FFFFFF"/>
              <w:spacing w:line="276" w:lineRule="auto"/>
              <w:rPr>
                <w:rFonts w:cs="Arial"/>
              </w:rPr>
            </w:pPr>
            <w:r w:rsidRPr="00292DEB">
              <w:rPr>
                <w:rFonts w:cs="Arial"/>
              </w:rPr>
              <w:t>Auf Pflichtversicherung und Erwerbstätigkeit beruhendes System.</w:t>
            </w:r>
          </w:p>
        </w:tc>
        <w:tc>
          <w:tcPr>
            <w:tcW w:w="1370" w:type="pct"/>
          </w:tcPr>
          <w:p w14:paraId="71161254" w14:textId="02AA0AE1" w:rsidR="005D0FED" w:rsidRPr="00292DEB" w:rsidRDefault="005D0FED" w:rsidP="00481BFF">
            <w:pPr>
              <w:spacing w:line="276" w:lineRule="auto"/>
              <w:rPr>
                <w:rFonts w:cs="Arial"/>
                <w:lang w:val="fr-BE"/>
              </w:rPr>
            </w:pPr>
            <w:r w:rsidRPr="00292DEB">
              <w:rPr>
                <w:rFonts w:cs="Arial"/>
                <w:lang w:val="fr-BE"/>
              </w:rPr>
              <w:t>Régime obligatoire fondé sur l’assurance et sur le travail.</w:t>
            </w:r>
          </w:p>
        </w:tc>
        <w:tc>
          <w:tcPr>
            <w:tcW w:w="1370" w:type="pct"/>
          </w:tcPr>
          <w:p w14:paraId="76CA0DAF" w14:textId="3EE975F1" w:rsidR="005D0FED" w:rsidRPr="00292DEB" w:rsidRDefault="005D0FED" w:rsidP="00481BFF">
            <w:pPr>
              <w:pStyle w:val="Normal0"/>
              <w:pBdr>
                <w:top w:val="nil"/>
                <w:left w:val="nil"/>
                <w:bottom w:val="nil"/>
                <w:right w:val="nil"/>
                <w:between w:val="nil"/>
              </w:pBdr>
              <w:spacing w:after="0" w:line="276" w:lineRule="auto"/>
              <w:rPr>
                <w:color w:val="000000"/>
                <w:sz w:val="15"/>
                <w:szCs w:val="15"/>
                <w:lang w:val="en-US"/>
              </w:rPr>
            </w:pPr>
            <w:r w:rsidRPr="00292DEB">
              <w:rPr>
                <w:iCs/>
                <w:sz w:val="15"/>
                <w:szCs w:val="15"/>
                <w:lang w:val="en-GB"/>
              </w:rPr>
              <w:t>Compulsory insurance based, work-based system.</w:t>
            </w:r>
          </w:p>
        </w:tc>
        <w:tc>
          <w:tcPr>
            <w:tcW w:w="167" w:type="pct"/>
          </w:tcPr>
          <w:p w14:paraId="407BE571" w14:textId="0CB2E254" w:rsidR="005D0FED" w:rsidRPr="00292DEB" w:rsidRDefault="005D0FED" w:rsidP="00481BFF">
            <w:pPr>
              <w:spacing w:line="276" w:lineRule="auto"/>
              <w:rPr>
                <w:rFonts w:cs="Arial"/>
                <w:color w:val="0000FF"/>
                <w:lang w:val="fr-FR"/>
              </w:rPr>
            </w:pPr>
            <w:r w:rsidRPr="00292DEB">
              <w:rPr>
                <w:rFonts w:cs="Arial"/>
                <w:color w:val="0000FF"/>
                <w:lang w:val="fr-FR"/>
              </w:rPr>
              <w:t>8</w:t>
            </w:r>
          </w:p>
        </w:tc>
        <w:tc>
          <w:tcPr>
            <w:tcW w:w="127" w:type="pct"/>
          </w:tcPr>
          <w:p w14:paraId="6C1DE50F" w14:textId="5C888D4E" w:rsidR="005D0FED" w:rsidRPr="00292DEB" w:rsidRDefault="005D0FED" w:rsidP="00481BFF">
            <w:pPr>
              <w:spacing w:line="276" w:lineRule="auto"/>
              <w:rPr>
                <w:rFonts w:cs="Arial"/>
                <w:color w:val="0000FF"/>
                <w:lang w:val="fr-FR"/>
              </w:rPr>
            </w:pPr>
            <w:r w:rsidRPr="00292DEB">
              <w:rPr>
                <w:rFonts w:cs="Arial"/>
                <w:color w:val="0000FF"/>
                <w:lang w:val="fr-FR"/>
              </w:rPr>
              <w:t>35</w:t>
            </w:r>
          </w:p>
        </w:tc>
        <w:tc>
          <w:tcPr>
            <w:tcW w:w="402" w:type="pct"/>
          </w:tcPr>
          <w:p w14:paraId="51E95574" w14:textId="43A0D1CF" w:rsidR="005D0FED" w:rsidRPr="00292DEB" w:rsidRDefault="005D0FED" w:rsidP="00481BFF">
            <w:pPr>
              <w:spacing w:line="276" w:lineRule="auto"/>
              <w:rPr>
                <w:rFonts w:cs="Arial"/>
                <w:color w:val="0000FF"/>
                <w:lang w:val="en-GB"/>
              </w:rPr>
            </w:pPr>
            <w:r w:rsidRPr="00292DEB">
              <w:rPr>
                <w:rFonts w:cs="Arial"/>
                <w:color w:val="0000FF"/>
                <w:lang w:val="en-GB"/>
              </w:rPr>
              <w:t>GREECE</w:t>
            </w:r>
          </w:p>
        </w:tc>
      </w:tr>
      <w:tr w:rsidR="005D0FED" w:rsidRPr="00292DEB" w14:paraId="55B7A7C9" w14:textId="77777777" w:rsidTr="005D0FED">
        <w:trPr>
          <w:trHeight w:val="805"/>
        </w:trPr>
        <w:tc>
          <w:tcPr>
            <w:tcW w:w="193" w:type="pct"/>
          </w:tcPr>
          <w:p w14:paraId="0C60C52E" w14:textId="0567ADEC"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3F01FFA6" w14:textId="7544CDD3" w:rsidR="005D0FED" w:rsidRPr="00292DEB" w:rsidRDefault="005D0FED" w:rsidP="00481BFF">
            <w:pPr>
              <w:spacing w:line="276" w:lineRule="auto"/>
              <w:rPr>
                <w:rFonts w:cs="Arial"/>
              </w:rPr>
            </w:pPr>
            <w:r w:rsidRPr="00292DEB">
              <w:rPr>
                <w:rFonts w:cs="Arial"/>
              </w:rPr>
              <w:t>Keine bestimmten Voraussetzungen für den Anspruch auf Deckung für Selbstständige.</w:t>
            </w:r>
          </w:p>
        </w:tc>
        <w:tc>
          <w:tcPr>
            <w:tcW w:w="1370" w:type="pct"/>
          </w:tcPr>
          <w:p w14:paraId="5F0E6725" w14:textId="6A8B65DC" w:rsidR="005D0FED" w:rsidRPr="00292DEB" w:rsidRDefault="005D0FED" w:rsidP="00481BFF">
            <w:pPr>
              <w:spacing w:line="276" w:lineRule="auto"/>
              <w:rPr>
                <w:rFonts w:cs="Arial"/>
                <w:lang w:val="fr-BE"/>
              </w:rPr>
            </w:pPr>
            <w:r w:rsidRPr="00292DEB">
              <w:rPr>
                <w:rFonts w:cs="Arial"/>
                <w:lang w:val="fr-BE"/>
              </w:rPr>
              <w:t>Pas de conditions spécifiquement applicables aux travailleurs indépendants.</w:t>
            </w:r>
          </w:p>
        </w:tc>
        <w:tc>
          <w:tcPr>
            <w:tcW w:w="1370" w:type="pct"/>
          </w:tcPr>
          <w:p w14:paraId="49C50274" w14:textId="77777777" w:rsidR="005D0FED" w:rsidRPr="00292DEB" w:rsidRDefault="005D0FED" w:rsidP="00481BFF">
            <w:pPr>
              <w:pStyle w:val="Normal0"/>
              <w:pBdr>
                <w:top w:val="nil"/>
                <w:left w:val="nil"/>
                <w:bottom w:val="nil"/>
                <w:right w:val="nil"/>
                <w:between w:val="nil"/>
              </w:pBdr>
              <w:spacing w:after="0"/>
              <w:rPr>
                <w:ins w:id="330" w:author="Author"/>
                <w:iCs/>
                <w:sz w:val="15"/>
                <w:szCs w:val="15"/>
                <w:lang w:val="en-GB"/>
              </w:rPr>
            </w:pPr>
            <w:r w:rsidRPr="00292DEB">
              <w:rPr>
                <w:iCs/>
                <w:sz w:val="15"/>
                <w:szCs w:val="15"/>
                <w:lang w:val="en-GB"/>
              </w:rPr>
              <w:t>No specific qualifying conditions for self-employed.</w:t>
            </w:r>
          </w:p>
          <w:p w14:paraId="25FBE772" w14:textId="77777777" w:rsidR="005D0FED" w:rsidRPr="00292DEB" w:rsidRDefault="005D0FED" w:rsidP="00481BFF">
            <w:pPr>
              <w:pStyle w:val="Normal0"/>
              <w:pBdr>
                <w:top w:val="nil"/>
                <w:left w:val="nil"/>
                <w:bottom w:val="nil"/>
                <w:right w:val="nil"/>
                <w:between w:val="nil"/>
              </w:pBdr>
              <w:spacing w:after="0"/>
              <w:rPr>
                <w:ins w:id="331" w:author="Author"/>
                <w:iCs/>
                <w:sz w:val="15"/>
                <w:szCs w:val="15"/>
                <w:lang w:val="en-GB"/>
              </w:rPr>
            </w:pPr>
          </w:p>
          <w:p w14:paraId="283AED16" w14:textId="77777777" w:rsidR="005D0FED" w:rsidRDefault="005D0FED" w:rsidP="00481BFF">
            <w:pPr>
              <w:pStyle w:val="Normal0"/>
              <w:pBdr>
                <w:top w:val="nil"/>
                <w:left w:val="nil"/>
                <w:bottom w:val="nil"/>
                <w:right w:val="nil"/>
                <w:between w:val="nil"/>
              </w:pBdr>
              <w:spacing w:after="0" w:line="276" w:lineRule="auto"/>
              <w:rPr>
                <w:bCs/>
                <w:sz w:val="15"/>
                <w:szCs w:val="15"/>
                <w:lang w:val="en-GB"/>
              </w:rPr>
            </w:pPr>
            <w:ins w:id="332" w:author="Author">
              <w:r w:rsidRPr="00292DEB">
                <w:rPr>
                  <w:bCs/>
                  <w:sz w:val="15"/>
                  <w:szCs w:val="15"/>
                  <w:lang w:val="en-GB"/>
                </w:rPr>
                <w:t>No exemptions from paying contributions.</w:t>
              </w:r>
            </w:ins>
          </w:p>
          <w:p w14:paraId="0A8978BC" w14:textId="4BEAC8F2" w:rsidR="00044712" w:rsidRPr="00292DEB" w:rsidRDefault="00044712" w:rsidP="00481BFF">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1BD495ED" w14:textId="41D15479" w:rsidR="005D0FED" w:rsidRPr="00292DEB" w:rsidRDefault="005D0FED" w:rsidP="00481BFF">
            <w:pPr>
              <w:spacing w:line="276" w:lineRule="auto"/>
              <w:rPr>
                <w:rFonts w:cs="Arial"/>
                <w:color w:val="0000FF"/>
              </w:rPr>
            </w:pPr>
            <w:r w:rsidRPr="00292DEB">
              <w:rPr>
                <w:rFonts w:cs="Arial"/>
                <w:color w:val="0000FF"/>
              </w:rPr>
              <w:t>8</w:t>
            </w:r>
          </w:p>
        </w:tc>
        <w:tc>
          <w:tcPr>
            <w:tcW w:w="127" w:type="pct"/>
          </w:tcPr>
          <w:p w14:paraId="1C391FE0" w14:textId="75242EB9" w:rsidR="005D0FED" w:rsidRPr="00292DEB" w:rsidRDefault="005D0FED" w:rsidP="00481BFF">
            <w:pPr>
              <w:spacing w:line="276" w:lineRule="auto"/>
              <w:rPr>
                <w:rFonts w:cs="Arial"/>
                <w:color w:val="0000FF"/>
              </w:rPr>
            </w:pPr>
            <w:r w:rsidRPr="00292DEB">
              <w:rPr>
                <w:rFonts w:cs="Arial"/>
                <w:color w:val="0000FF"/>
              </w:rPr>
              <w:t>36</w:t>
            </w:r>
          </w:p>
        </w:tc>
        <w:tc>
          <w:tcPr>
            <w:tcW w:w="402" w:type="pct"/>
          </w:tcPr>
          <w:p w14:paraId="52D87970" w14:textId="05C76061" w:rsidR="005D0FED" w:rsidRPr="00292DEB" w:rsidRDefault="005D0FED" w:rsidP="00481BFF">
            <w:pPr>
              <w:spacing w:line="276" w:lineRule="auto"/>
              <w:rPr>
                <w:rFonts w:cs="Arial"/>
                <w:color w:val="0000FF"/>
              </w:rPr>
            </w:pPr>
            <w:r w:rsidRPr="00292DEB">
              <w:rPr>
                <w:rFonts w:cs="Arial"/>
                <w:color w:val="0000FF"/>
                <w:lang w:val="en-GB"/>
              </w:rPr>
              <w:t>GREECE</w:t>
            </w:r>
          </w:p>
        </w:tc>
      </w:tr>
      <w:tr w:rsidR="005D0FED" w:rsidRPr="00292DEB" w14:paraId="3E0D4FB3" w14:textId="77777777" w:rsidTr="005D0FED">
        <w:tc>
          <w:tcPr>
            <w:tcW w:w="193" w:type="pct"/>
          </w:tcPr>
          <w:p w14:paraId="7519A53D" w14:textId="281E4890" w:rsidR="005D0FED" w:rsidRPr="00292DEB" w:rsidRDefault="005D0FED" w:rsidP="00481BFF">
            <w:pPr>
              <w:spacing w:line="276" w:lineRule="auto"/>
              <w:jc w:val="left"/>
              <w:rPr>
                <w:rFonts w:cs="Arial"/>
                <w:b/>
                <w:lang w:val="fr-BE"/>
              </w:rPr>
            </w:pPr>
            <w:r w:rsidRPr="00292DEB">
              <w:rPr>
                <w:rFonts w:cs="Arial"/>
                <w:lang w:val="en-GB"/>
              </w:rPr>
              <w:t>EL</w:t>
            </w:r>
          </w:p>
        </w:tc>
        <w:tc>
          <w:tcPr>
            <w:tcW w:w="1371" w:type="pct"/>
          </w:tcPr>
          <w:p w14:paraId="41854527" w14:textId="35BB2EC9" w:rsidR="005D0FED" w:rsidRPr="00292DEB" w:rsidRDefault="005D0FED" w:rsidP="00481BFF">
            <w:pPr>
              <w:spacing w:line="276" w:lineRule="auto"/>
              <w:rPr>
                <w:rFonts w:cs="Arial"/>
              </w:rPr>
            </w:pPr>
            <w:r w:rsidRPr="00292DEB">
              <w:rPr>
                <w:rFonts w:cs="Arial"/>
              </w:rPr>
              <w:t>Wie für Sachleistungen bei Krankheit.</w:t>
            </w:r>
          </w:p>
        </w:tc>
        <w:tc>
          <w:tcPr>
            <w:tcW w:w="1370" w:type="pct"/>
          </w:tcPr>
          <w:p w14:paraId="4A54AA47" w14:textId="0D30CEF1" w:rsidR="005D0FED" w:rsidRPr="00292DEB" w:rsidRDefault="005D0FED" w:rsidP="00481BFF">
            <w:pPr>
              <w:spacing w:line="276" w:lineRule="auto"/>
              <w:rPr>
                <w:rFonts w:eastAsia="Arial" w:cs="Arial"/>
                <w:lang w:val="fr-BE"/>
              </w:rPr>
            </w:pPr>
            <w:r w:rsidRPr="00292DEB">
              <w:rPr>
                <w:rFonts w:cs="Arial"/>
                <w:lang w:val="fr-BE"/>
              </w:rPr>
              <w:t>Mêmes que pour les soins de santé.</w:t>
            </w:r>
          </w:p>
        </w:tc>
        <w:tc>
          <w:tcPr>
            <w:tcW w:w="1370" w:type="pct"/>
          </w:tcPr>
          <w:p w14:paraId="67BD6965" w14:textId="6E515A2A"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w:t>
            </w:r>
            <w:proofErr w:type="spellStart"/>
            <w:r w:rsidRPr="00292DEB">
              <w:rPr>
                <w:iCs/>
                <w:sz w:val="15"/>
                <w:szCs w:val="15"/>
              </w:rPr>
              <w:t>healthcare</w:t>
            </w:r>
            <w:proofErr w:type="spellEnd"/>
            <w:r w:rsidRPr="00292DEB">
              <w:rPr>
                <w:iCs/>
                <w:sz w:val="15"/>
                <w:szCs w:val="15"/>
              </w:rPr>
              <w:t>.</w:t>
            </w:r>
          </w:p>
        </w:tc>
        <w:tc>
          <w:tcPr>
            <w:tcW w:w="167" w:type="pct"/>
          </w:tcPr>
          <w:p w14:paraId="1D5403A3" w14:textId="58E11B5A" w:rsidR="005D0FED" w:rsidRPr="00292DEB" w:rsidRDefault="005D0FED" w:rsidP="00481BFF">
            <w:pPr>
              <w:spacing w:line="276" w:lineRule="auto"/>
              <w:rPr>
                <w:rFonts w:cs="Arial"/>
                <w:color w:val="0000FF"/>
                <w:lang w:val="en-US"/>
              </w:rPr>
            </w:pPr>
            <w:r w:rsidRPr="00292DEB">
              <w:rPr>
                <w:rFonts w:cs="Arial"/>
                <w:color w:val="0000FF"/>
                <w:lang w:val="fr-FR"/>
              </w:rPr>
              <w:t>8</w:t>
            </w:r>
          </w:p>
        </w:tc>
        <w:tc>
          <w:tcPr>
            <w:tcW w:w="127" w:type="pct"/>
          </w:tcPr>
          <w:p w14:paraId="48150A7E" w14:textId="7CB91834" w:rsidR="005D0FED" w:rsidRPr="00292DEB" w:rsidRDefault="005D0FED" w:rsidP="00481BFF">
            <w:pPr>
              <w:spacing w:line="276" w:lineRule="auto"/>
              <w:rPr>
                <w:rFonts w:cs="Arial"/>
                <w:color w:val="0000FF"/>
                <w:lang w:val="en-US"/>
              </w:rPr>
            </w:pPr>
            <w:r w:rsidRPr="00292DEB">
              <w:rPr>
                <w:rFonts w:cs="Arial"/>
                <w:color w:val="0000FF"/>
                <w:lang w:val="fr-FR"/>
              </w:rPr>
              <w:t>37</w:t>
            </w:r>
          </w:p>
        </w:tc>
        <w:tc>
          <w:tcPr>
            <w:tcW w:w="402" w:type="pct"/>
          </w:tcPr>
          <w:p w14:paraId="446DA986" w14:textId="02E32C05"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08F829E6" w14:textId="77777777" w:rsidTr="005D0FED">
        <w:tc>
          <w:tcPr>
            <w:tcW w:w="193" w:type="pct"/>
          </w:tcPr>
          <w:p w14:paraId="7EE51975" w14:textId="427EA971"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0684C4AA" w14:textId="503A6916" w:rsidR="005D0FED" w:rsidRPr="00292DEB" w:rsidRDefault="005D0FED" w:rsidP="00481BFF">
            <w:pPr>
              <w:spacing w:line="276" w:lineRule="auto"/>
              <w:rPr>
                <w:rFonts w:cs="Arial"/>
              </w:rPr>
            </w:pPr>
            <w:r w:rsidRPr="00292DEB">
              <w:rPr>
                <w:rFonts w:cs="Arial"/>
              </w:rPr>
              <w:t>Wie für Arbeitnehmer.</w:t>
            </w:r>
          </w:p>
        </w:tc>
        <w:tc>
          <w:tcPr>
            <w:tcW w:w="1370" w:type="pct"/>
          </w:tcPr>
          <w:p w14:paraId="09D533F1" w14:textId="493A46F0" w:rsidR="005D0FED" w:rsidRPr="00292DEB" w:rsidRDefault="005D0FED" w:rsidP="00481BFF">
            <w:pPr>
              <w:spacing w:line="276" w:lineRule="auto"/>
              <w:rPr>
                <w:rFonts w:cs="Arial"/>
                <w:lang w:val="fr-BE"/>
              </w:rPr>
            </w:pPr>
            <w:r w:rsidRPr="00292DEB">
              <w:rPr>
                <w:rFonts w:cs="Arial"/>
                <w:lang w:val="fr-BE"/>
              </w:rPr>
              <w:t>Mêmes que pour les salariés.</w:t>
            </w:r>
          </w:p>
        </w:tc>
        <w:tc>
          <w:tcPr>
            <w:tcW w:w="1370" w:type="pct"/>
          </w:tcPr>
          <w:p w14:paraId="6BCECBE2" w14:textId="1E5E4E9B"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62DF267C" w14:textId="3E33FE6E" w:rsidR="005D0FED" w:rsidRPr="00292DEB" w:rsidRDefault="005D0FED" w:rsidP="00481BFF">
            <w:pPr>
              <w:spacing w:line="276" w:lineRule="auto"/>
              <w:rPr>
                <w:rFonts w:cs="Arial"/>
                <w:color w:val="0000FF"/>
                <w:lang w:val="en-US"/>
              </w:rPr>
            </w:pPr>
            <w:r w:rsidRPr="00292DEB">
              <w:rPr>
                <w:rFonts w:cs="Arial"/>
                <w:color w:val="0000FF"/>
              </w:rPr>
              <w:t>8</w:t>
            </w:r>
          </w:p>
        </w:tc>
        <w:tc>
          <w:tcPr>
            <w:tcW w:w="127" w:type="pct"/>
          </w:tcPr>
          <w:p w14:paraId="5EDF4C35" w14:textId="08FDEDD7" w:rsidR="005D0FED" w:rsidRPr="00292DEB" w:rsidRDefault="005D0FED" w:rsidP="00481BFF">
            <w:pPr>
              <w:spacing w:line="276" w:lineRule="auto"/>
              <w:rPr>
                <w:rFonts w:cs="Arial"/>
                <w:color w:val="0000FF"/>
                <w:lang w:val="en-US"/>
              </w:rPr>
            </w:pPr>
            <w:r w:rsidRPr="00292DEB">
              <w:rPr>
                <w:rFonts w:cs="Arial"/>
                <w:color w:val="0000FF"/>
              </w:rPr>
              <w:t>38</w:t>
            </w:r>
          </w:p>
        </w:tc>
        <w:tc>
          <w:tcPr>
            <w:tcW w:w="402" w:type="pct"/>
          </w:tcPr>
          <w:p w14:paraId="154B6897" w14:textId="00B70DE8"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5D39653D" w14:textId="77777777" w:rsidTr="005D0FED">
        <w:tc>
          <w:tcPr>
            <w:tcW w:w="193" w:type="pct"/>
          </w:tcPr>
          <w:p w14:paraId="2321E8E2" w14:textId="1B8B56DF"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7C5DDD42" w14:textId="77777777" w:rsidR="005D0FED" w:rsidRPr="00292DEB" w:rsidRDefault="005D0FED" w:rsidP="00481BFF">
            <w:pPr>
              <w:spacing w:line="276" w:lineRule="auto"/>
              <w:ind w:right="141"/>
              <w:rPr>
                <w:rFonts w:cs="Arial"/>
              </w:rPr>
            </w:pPr>
            <w:r w:rsidRPr="00292DEB">
              <w:rPr>
                <w:rFonts w:cs="Arial"/>
              </w:rPr>
              <w:t xml:space="preserve">Nur Selbstständige (ehemalige OAEE-Handwerker) erhalten eine monatliche Beihilfe über </w:t>
            </w:r>
            <w:r w:rsidRPr="00292DEB">
              <w:rPr>
                <w:rFonts w:cs="Arial"/>
                <w:color w:val="C00000"/>
              </w:rPr>
              <w:t>4</w:t>
            </w:r>
            <w:r w:rsidRPr="00292DEB">
              <w:rPr>
                <w:rFonts w:cs="Arial"/>
              </w:rPr>
              <w:t xml:space="preserve"> Monate bei einem Arbeitsunfall (</w:t>
            </w:r>
            <w:r w:rsidRPr="00292DEB">
              <w:rPr>
                <w:rFonts w:cs="Arial"/>
                <w:i/>
                <w:color w:val="008080"/>
              </w:rPr>
              <w:t>ΕΠΙΔΟΜΑ ΑΠΟΘΕΡΑΠΕΙΑΣ</w:t>
            </w:r>
            <w:r w:rsidRPr="00292DEB">
              <w:rPr>
                <w:rFonts w:cs="Arial"/>
              </w:rPr>
              <w:t xml:space="preserve"> – Art. 19 der ministeriellen Entscheidung </w:t>
            </w:r>
            <w:r w:rsidRPr="00292DEB">
              <w:rPr>
                <w:rFonts w:cs="Arial"/>
                <w:color w:val="C00000"/>
              </w:rPr>
              <w:t>35/1385/1999 B1814</w:t>
            </w:r>
            <w:r w:rsidRPr="00292DEB">
              <w:rPr>
                <w:rFonts w:cs="Arial"/>
              </w:rPr>
              <w:t xml:space="preserve">). Die Beihilfe beläuft sich auf das 3-Fache der monatlichen Beiträge, die der Versicherte zum Zeitpunkt des Unfalls entrichtet hat. </w:t>
            </w:r>
          </w:p>
          <w:p w14:paraId="7FA5A2B6" w14:textId="37FE31FA" w:rsidR="005D0FED" w:rsidRPr="00292DEB" w:rsidRDefault="005D0FED" w:rsidP="00481BFF">
            <w:pPr>
              <w:spacing w:line="276" w:lineRule="auto"/>
              <w:rPr>
                <w:rFonts w:cs="Arial"/>
              </w:rPr>
            </w:pPr>
            <w:r w:rsidRPr="00292DEB">
              <w:rPr>
                <w:rFonts w:eastAsia="Calibri" w:cs="Arial"/>
              </w:rPr>
              <w:t xml:space="preserve">Invaliditätsrenten: dieselben wie für Arbeitnehmer. Es gibt keine Karenzzeit für Invaliditätsrenten. </w:t>
            </w:r>
          </w:p>
        </w:tc>
        <w:tc>
          <w:tcPr>
            <w:tcW w:w="1370" w:type="pct"/>
          </w:tcPr>
          <w:p w14:paraId="20B054DE" w14:textId="77777777" w:rsidR="005D0FED" w:rsidRPr="00292DEB" w:rsidRDefault="005D0FED" w:rsidP="00481BFF">
            <w:pPr>
              <w:spacing w:line="276" w:lineRule="auto"/>
              <w:rPr>
                <w:rFonts w:cs="Arial"/>
                <w:lang w:val="fr-BE"/>
              </w:rPr>
            </w:pPr>
            <w:r w:rsidRPr="00292DEB">
              <w:rPr>
                <w:rFonts w:cs="Arial"/>
                <w:lang w:val="fr-BE"/>
              </w:rPr>
              <w:t xml:space="preserve">Seuls les travailleurs indépendants (ancienne caisse OAEE- artisans) perçoivent une allocation mensuelle pendant </w:t>
            </w:r>
            <w:r w:rsidRPr="00292DEB">
              <w:rPr>
                <w:rFonts w:cs="Arial"/>
                <w:color w:val="C00000"/>
                <w:lang w:val="fr-BE"/>
              </w:rPr>
              <w:t>4</w:t>
            </w:r>
            <w:r w:rsidRPr="00292DEB">
              <w:rPr>
                <w:rFonts w:cs="Arial"/>
                <w:lang w:val="fr-BE"/>
              </w:rPr>
              <w:t xml:space="preserve"> mois en cas d'accident du travail (</w:t>
            </w:r>
            <w:r w:rsidRPr="00292DEB">
              <w:rPr>
                <w:rFonts w:cs="Arial"/>
                <w:i/>
                <w:color w:val="008080"/>
                <w:lang w:val="fr-BE"/>
              </w:rPr>
              <w:t>ΕΠΙΔΟΜΑ ΑΠΟΘΕΡΑΠΕΙΑΣ</w:t>
            </w:r>
            <w:r w:rsidRPr="00292DEB">
              <w:rPr>
                <w:rFonts w:cs="Arial"/>
                <w:color w:val="008080"/>
                <w:lang w:val="fr-BE"/>
              </w:rPr>
              <w:t xml:space="preserve"> </w:t>
            </w:r>
            <w:r w:rsidRPr="00292DEB">
              <w:rPr>
                <w:rFonts w:cs="Arial"/>
                <w:lang w:val="fr-BE"/>
              </w:rPr>
              <w:t xml:space="preserve">– article 19 de la décision ministérielle </w:t>
            </w:r>
            <w:r w:rsidRPr="00292DEB">
              <w:rPr>
                <w:rFonts w:cs="Arial"/>
                <w:color w:val="C00000"/>
                <w:lang w:val="fr-BE"/>
              </w:rPr>
              <w:t>35/1385/1999 B1814</w:t>
            </w:r>
            <w:r w:rsidRPr="00292DEB">
              <w:rPr>
                <w:rFonts w:cs="Arial"/>
                <w:lang w:val="fr-BE"/>
              </w:rPr>
              <w:t>). Le montant de l'allocation est égal à trois fois les cotisations mensuelles versées par l'assuré(e) au moment de la survenance de l'accident.</w:t>
            </w:r>
          </w:p>
          <w:p w14:paraId="5B0DE3B3" w14:textId="27B4845E" w:rsidR="005D0FED" w:rsidRPr="00292DEB" w:rsidRDefault="005D0FED" w:rsidP="00481BFF">
            <w:pPr>
              <w:spacing w:line="276" w:lineRule="auto"/>
              <w:rPr>
                <w:rFonts w:eastAsia="Arial" w:cs="Arial"/>
                <w:lang w:val="fr-BE"/>
              </w:rPr>
            </w:pPr>
            <w:r w:rsidRPr="00292DEB">
              <w:rPr>
                <w:rFonts w:cs="Arial"/>
                <w:lang w:val="fr-BE"/>
              </w:rPr>
              <w:t>Pensions d’invalidité: mêmes que pour les salariés. Il n'y a pas de délai de carence pour les pensions d'invalidité.</w:t>
            </w:r>
          </w:p>
        </w:tc>
        <w:tc>
          <w:tcPr>
            <w:tcW w:w="1370" w:type="pct"/>
          </w:tcPr>
          <w:p w14:paraId="75692ECD" w14:textId="77777777" w:rsidR="005D0FED" w:rsidRPr="00292DEB" w:rsidRDefault="005D0FED" w:rsidP="00481BFF">
            <w:pPr>
              <w:ind w:right="141"/>
              <w:rPr>
                <w:rFonts w:cs="Arial"/>
                <w:i/>
                <w:iCs/>
                <w:lang w:val="en-GB"/>
              </w:rPr>
            </w:pPr>
            <w:r w:rsidRPr="00292DEB">
              <w:rPr>
                <w:rFonts w:cs="Arial"/>
                <w:iCs/>
                <w:lang w:val="en-GB"/>
              </w:rPr>
              <w:t>Only self-employed (</w:t>
            </w:r>
            <w:r w:rsidRPr="00292DEB">
              <w:rPr>
                <w:rFonts w:cs="Arial"/>
                <w:iCs/>
                <w:color w:val="008000"/>
                <w:lang w:val="en-GB"/>
              </w:rPr>
              <w:t>ex OAEE</w:t>
            </w:r>
            <w:r w:rsidRPr="00292DEB">
              <w:rPr>
                <w:rFonts w:cs="Arial"/>
                <w:iCs/>
                <w:lang w:val="en-GB"/>
              </w:rPr>
              <w:t xml:space="preserve">- craftsmen) receive a monthly allowance for </w:t>
            </w:r>
            <w:r w:rsidRPr="00292DEB">
              <w:rPr>
                <w:rFonts w:cs="Arial"/>
                <w:iCs/>
                <w:color w:val="C00000"/>
                <w:lang w:val="en-GB"/>
              </w:rPr>
              <w:t>4</w:t>
            </w:r>
            <w:r w:rsidRPr="00292DEB">
              <w:rPr>
                <w:rFonts w:cs="Arial"/>
                <w:iCs/>
                <w:lang w:val="en-GB"/>
              </w:rPr>
              <w:t xml:space="preserve"> months in the case of industrial injury (</w:t>
            </w:r>
            <w:r w:rsidRPr="00292DEB">
              <w:rPr>
                <w:rFonts w:cs="Arial"/>
                <w:color w:val="008080"/>
              </w:rPr>
              <w:t>ΕΠΙΔΟΜΑ</w:t>
            </w:r>
            <w:r w:rsidRPr="00292DEB">
              <w:rPr>
                <w:rFonts w:cs="Arial"/>
                <w:color w:val="008080"/>
                <w:lang w:val="en-GB"/>
              </w:rPr>
              <w:t xml:space="preserve"> </w:t>
            </w:r>
            <w:r w:rsidRPr="00292DEB">
              <w:rPr>
                <w:rFonts w:cs="Arial"/>
                <w:color w:val="008080"/>
              </w:rPr>
              <w:t>ΑΠΟΘΕΡΑΠΕΙΑΣ</w:t>
            </w:r>
            <w:r w:rsidRPr="00292DEB">
              <w:rPr>
                <w:rFonts w:cs="Arial"/>
                <w:iCs/>
                <w:lang w:val="en-GB"/>
              </w:rPr>
              <w:t xml:space="preserve">– art 19 of </w:t>
            </w:r>
            <w:r w:rsidRPr="00292DEB">
              <w:rPr>
                <w:rFonts w:cs="Arial"/>
                <w:iCs/>
                <w:color w:val="008000"/>
                <w:lang w:val="en-GB"/>
              </w:rPr>
              <w:t>Ministerial Decision 35/1385/1999 B1814</w:t>
            </w:r>
            <w:r w:rsidRPr="00292DEB">
              <w:rPr>
                <w:rFonts w:cs="Arial"/>
                <w:iCs/>
                <w:lang w:val="en-GB"/>
              </w:rPr>
              <w:t xml:space="preserve">). The allowance amounts to three times the monthly contributions paid by the insured at the time the accident occurred. </w:t>
            </w:r>
          </w:p>
          <w:p w14:paraId="0BC2BBA6" w14:textId="5F356AB4"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r w:rsidRPr="00292DEB">
              <w:rPr>
                <w:rFonts w:eastAsia="Calibri"/>
                <w:color w:val="000000" w:themeColor="text1"/>
                <w:sz w:val="15"/>
                <w:szCs w:val="15"/>
                <w:lang w:val="en-GB"/>
              </w:rPr>
              <w:t>Invalidity pensions: same as for employees.</w:t>
            </w:r>
            <w:r w:rsidRPr="00292DEB">
              <w:rPr>
                <w:color w:val="000000" w:themeColor="text1"/>
                <w:sz w:val="15"/>
                <w:szCs w:val="15"/>
                <w:lang w:val="en-GB"/>
              </w:rPr>
              <w:t xml:space="preserve"> There is no waiting period for invalidity pensions.</w:t>
            </w:r>
          </w:p>
        </w:tc>
        <w:tc>
          <w:tcPr>
            <w:tcW w:w="167" w:type="pct"/>
          </w:tcPr>
          <w:p w14:paraId="1395B7A9" w14:textId="6EFF8D2A" w:rsidR="005D0FED" w:rsidRPr="00292DEB" w:rsidRDefault="005D0FED" w:rsidP="00481BFF">
            <w:pPr>
              <w:spacing w:line="276" w:lineRule="auto"/>
              <w:rPr>
                <w:rFonts w:cs="Arial"/>
                <w:color w:val="0000FF"/>
                <w:lang w:val="en-US"/>
              </w:rPr>
            </w:pPr>
            <w:r w:rsidRPr="00292DEB">
              <w:rPr>
                <w:rFonts w:cs="Arial"/>
                <w:color w:val="0000FF"/>
                <w:lang w:val="fr-FR"/>
              </w:rPr>
              <w:t>8</w:t>
            </w:r>
          </w:p>
        </w:tc>
        <w:tc>
          <w:tcPr>
            <w:tcW w:w="127" w:type="pct"/>
          </w:tcPr>
          <w:p w14:paraId="11D733AA" w14:textId="500EE699" w:rsidR="005D0FED" w:rsidRPr="00292DEB" w:rsidRDefault="005D0FED" w:rsidP="00481BFF">
            <w:pPr>
              <w:spacing w:line="276" w:lineRule="auto"/>
              <w:rPr>
                <w:rFonts w:cs="Arial"/>
                <w:color w:val="0000FF"/>
                <w:lang w:val="en-US"/>
              </w:rPr>
            </w:pPr>
            <w:r w:rsidRPr="00292DEB">
              <w:rPr>
                <w:rFonts w:cs="Arial"/>
                <w:color w:val="0000FF"/>
                <w:lang w:val="fr-FR"/>
              </w:rPr>
              <w:t>39</w:t>
            </w:r>
          </w:p>
        </w:tc>
        <w:tc>
          <w:tcPr>
            <w:tcW w:w="402" w:type="pct"/>
          </w:tcPr>
          <w:p w14:paraId="14961892" w14:textId="3ECA6384"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37236BDE" w14:textId="77777777" w:rsidTr="005D0FED">
        <w:tc>
          <w:tcPr>
            <w:tcW w:w="193" w:type="pct"/>
          </w:tcPr>
          <w:p w14:paraId="07BD621B" w14:textId="434388FF" w:rsidR="005D0FED" w:rsidRPr="00292DEB" w:rsidRDefault="005D0FED" w:rsidP="00481BFF">
            <w:pPr>
              <w:spacing w:line="276" w:lineRule="auto"/>
              <w:jc w:val="left"/>
              <w:rPr>
                <w:rFonts w:cs="Arial"/>
                <w:b/>
                <w:lang w:val="es-ES"/>
              </w:rPr>
            </w:pPr>
            <w:r w:rsidRPr="00292DEB">
              <w:rPr>
                <w:rFonts w:cs="Arial"/>
                <w:lang w:val="en-GB"/>
              </w:rPr>
              <w:t>EL</w:t>
            </w:r>
          </w:p>
        </w:tc>
        <w:tc>
          <w:tcPr>
            <w:tcW w:w="1371" w:type="pct"/>
          </w:tcPr>
          <w:p w14:paraId="4FB11EF8" w14:textId="5346DB12" w:rsidR="005D0FED" w:rsidRPr="00292DEB" w:rsidRDefault="005D0FED" w:rsidP="00481BFF">
            <w:pPr>
              <w:spacing w:line="276" w:lineRule="auto"/>
              <w:rPr>
                <w:rFonts w:cs="Arial"/>
              </w:rPr>
            </w:pPr>
            <w:r w:rsidRPr="00292DEB">
              <w:rPr>
                <w:rFonts w:cs="Arial"/>
              </w:rPr>
              <w:t>Dieselben wie für Arbeitnehmer.</w:t>
            </w:r>
          </w:p>
        </w:tc>
        <w:tc>
          <w:tcPr>
            <w:tcW w:w="1370" w:type="pct"/>
          </w:tcPr>
          <w:p w14:paraId="01F5FDD6" w14:textId="604F21F8" w:rsidR="005D0FED" w:rsidRPr="00292DEB" w:rsidRDefault="005D0FED" w:rsidP="00481BFF">
            <w:pPr>
              <w:spacing w:line="276" w:lineRule="auto"/>
              <w:rPr>
                <w:rFonts w:cs="Arial"/>
                <w:lang w:val="fr-BE"/>
              </w:rPr>
            </w:pPr>
            <w:r w:rsidRPr="00292DEB">
              <w:rPr>
                <w:rFonts w:cs="Arial"/>
                <w:lang w:val="fr-BE"/>
              </w:rPr>
              <w:t>Mêmes que pour les salariés.</w:t>
            </w:r>
          </w:p>
        </w:tc>
        <w:tc>
          <w:tcPr>
            <w:tcW w:w="1370" w:type="pct"/>
          </w:tcPr>
          <w:p w14:paraId="102D2EC8" w14:textId="2902FF3E"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GB"/>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5765CDC3" w14:textId="75588EF9" w:rsidR="005D0FED" w:rsidRPr="00292DEB" w:rsidRDefault="005D0FED" w:rsidP="00481BFF">
            <w:pPr>
              <w:spacing w:line="276" w:lineRule="auto"/>
              <w:rPr>
                <w:rFonts w:cs="Arial"/>
                <w:color w:val="0000FF"/>
                <w:lang w:val="en-US"/>
              </w:rPr>
            </w:pPr>
            <w:r w:rsidRPr="00292DEB">
              <w:rPr>
                <w:rFonts w:cs="Arial"/>
                <w:color w:val="0000FF"/>
                <w:lang w:val="fr-FR"/>
              </w:rPr>
              <w:t>8</w:t>
            </w:r>
          </w:p>
        </w:tc>
        <w:tc>
          <w:tcPr>
            <w:tcW w:w="127" w:type="pct"/>
          </w:tcPr>
          <w:p w14:paraId="754242C6" w14:textId="6171E65C" w:rsidR="005D0FED" w:rsidRPr="00292DEB" w:rsidRDefault="005D0FED" w:rsidP="00481BFF">
            <w:pPr>
              <w:spacing w:line="276" w:lineRule="auto"/>
              <w:rPr>
                <w:rFonts w:cs="Arial"/>
                <w:color w:val="0000FF"/>
                <w:lang w:val="en-US"/>
              </w:rPr>
            </w:pPr>
            <w:r w:rsidRPr="00292DEB">
              <w:rPr>
                <w:rFonts w:cs="Arial"/>
                <w:color w:val="0000FF"/>
                <w:lang w:val="fr-FR"/>
              </w:rPr>
              <w:t>40</w:t>
            </w:r>
          </w:p>
        </w:tc>
        <w:tc>
          <w:tcPr>
            <w:tcW w:w="402" w:type="pct"/>
          </w:tcPr>
          <w:p w14:paraId="05EED9BA" w14:textId="699F33A8" w:rsidR="005D0FED" w:rsidRPr="00292DEB" w:rsidRDefault="005D0FED" w:rsidP="00481BFF">
            <w:pPr>
              <w:spacing w:line="276" w:lineRule="auto"/>
              <w:rPr>
                <w:rFonts w:cs="Arial"/>
                <w:color w:val="0000FF"/>
                <w:lang w:val="en-US"/>
              </w:rPr>
            </w:pPr>
            <w:r w:rsidRPr="00292DEB">
              <w:rPr>
                <w:rFonts w:cs="Arial"/>
                <w:color w:val="0000FF"/>
                <w:lang w:val="en-GB"/>
              </w:rPr>
              <w:t>GREECE</w:t>
            </w:r>
          </w:p>
        </w:tc>
      </w:tr>
      <w:tr w:rsidR="005D0FED" w:rsidRPr="00292DEB" w14:paraId="4A399501" w14:textId="77777777" w:rsidTr="005D0FED">
        <w:tc>
          <w:tcPr>
            <w:tcW w:w="193" w:type="pct"/>
          </w:tcPr>
          <w:p w14:paraId="727FDEA6" w14:textId="5BDAA460" w:rsidR="005D0FED" w:rsidRPr="00292DEB" w:rsidRDefault="005D0FED" w:rsidP="00481BFF">
            <w:pPr>
              <w:spacing w:line="276" w:lineRule="auto"/>
              <w:jc w:val="left"/>
              <w:rPr>
                <w:rFonts w:cs="Arial"/>
                <w:b/>
                <w:lang w:val="en-US"/>
              </w:rPr>
            </w:pPr>
            <w:r w:rsidRPr="00292DEB">
              <w:rPr>
                <w:rFonts w:cs="Arial"/>
                <w:lang w:val="en-GB"/>
              </w:rPr>
              <w:t>EL</w:t>
            </w:r>
          </w:p>
        </w:tc>
        <w:tc>
          <w:tcPr>
            <w:tcW w:w="1371" w:type="pct"/>
          </w:tcPr>
          <w:p w14:paraId="56D71E87" w14:textId="77777777" w:rsidR="005D0FED" w:rsidRPr="00292DEB" w:rsidRDefault="005D0FED" w:rsidP="00481BFF">
            <w:pPr>
              <w:spacing w:line="276" w:lineRule="auto"/>
              <w:rPr>
                <w:rFonts w:cs="Arial"/>
                <w:strike/>
              </w:rPr>
            </w:pPr>
            <w:r w:rsidRPr="00292DEB">
              <w:rPr>
                <w:rFonts w:cs="Arial"/>
              </w:rPr>
              <w:t>Dieselben wie für Arbeitnehmer.</w:t>
            </w:r>
          </w:p>
          <w:p w14:paraId="237C7F89" w14:textId="1CE180BD" w:rsidR="005D0FED" w:rsidRPr="00292DEB" w:rsidRDefault="005D0FED" w:rsidP="00481BFF">
            <w:pPr>
              <w:spacing w:line="276" w:lineRule="auto"/>
              <w:rPr>
                <w:rFonts w:cs="Arial"/>
              </w:rPr>
            </w:pPr>
          </w:p>
        </w:tc>
        <w:tc>
          <w:tcPr>
            <w:tcW w:w="1370" w:type="pct"/>
          </w:tcPr>
          <w:p w14:paraId="444B1E57" w14:textId="77777777" w:rsidR="005D0FED" w:rsidRPr="00292DEB" w:rsidRDefault="005D0FED" w:rsidP="00481BFF">
            <w:pPr>
              <w:spacing w:line="276" w:lineRule="auto"/>
              <w:rPr>
                <w:rFonts w:cs="Arial"/>
                <w:lang w:val="fr-BE"/>
              </w:rPr>
            </w:pPr>
            <w:r w:rsidRPr="00292DEB">
              <w:rPr>
                <w:rFonts w:cs="Arial"/>
                <w:lang w:val="fr-BE"/>
              </w:rPr>
              <w:t>Mêmes que pour les salariés.</w:t>
            </w:r>
          </w:p>
          <w:p w14:paraId="547BECCC" w14:textId="15BB0F6A" w:rsidR="005D0FED" w:rsidRPr="00292DEB" w:rsidRDefault="005D0FED" w:rsidP="00481BFF">
            <w:pPr>
              <w:spacing w:line="276" w:lineRule="auto"/>
              <w:rPr>
                <w:rFonts w:eastAsia="Arial" w:cs="Arial"/>
                <w:lang w:val="fr-BE"/>
              </w:rPr>
            </w:pPr>
          </w:p>
        </w:tc>
        <w:tc>
          <w:tcPr>
            <w:tcW w:w="1370" w:type="pct"/>
          </w:tcPr>
          <w:p w14:paraId="6E772FCF" w14:textId="65E74EC8" w:rsidR="005D0FED" w:rsidRPr="00292DEB" w:rsidRDefault="005D0FED" w:rsidP="00481BFF">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070D9A48" w14:textId="4E1B04B1" w:rsidR="005D0FED" w:rsidRPr="00292DEB" w:rsidRDefault="005D0FED" w:rsidP="00481BFF">
            <w:pPr>
              <w:spacing w:line="276" w:lineRule="auto"/>
              <w:rPr>
                <w:rFonts w:cs="Arial"/>
                <w:color w:val="0000FF"/>
              </w:rPr>
            </w:pPr>
            <w:r w:rsidRPr="00292DEB">
              <w:rPr>
                <w:rFonts w:cs="Arial"/>
                <w:color w:val="0000FF"/>
                <w:lang w:val="fr-FR"/>
              </w:rPr>
              <w:t>8</w:t>
            </w:r>
          </w:p>
        </w:tc>
        <w:tc>
          <w:tcPr>
            <w:tcW w:w="127" w:type="pct"/>
          </w:tcPr>
          <w:p w14:paraId="6C13CF12" w14:textId="0DE87EA6" w:rsidR="005D0FED" w:rsidRPr="00292DEB" w:rsidRDefault="005D0FED" w:rsidP="00481BFF">
            <w:pPr>
              <w:spacing w:line="276" w:lineRule="auto"/>
              <w:rPr>
                <w:rFonts w:cs="Arial"/>
                <w:color w:val="0000FF"/>
              </w:rPr>
            </w:pPr>
            <w:r w:rsidRPr="00292DEB">
              <w:rPr>
                <w:rFonts w:cs="Arial"/>
                <w:color w:val="0000FF"/>
                <w:lang w:val="fr-FR"/>
              </w:rPr>
              <w:t>4</w:t>
            </w:r>
            <w:r w:rsidRPr="00292DEB">
              <w:rPr>
                <w:rFonts w:cs="Arial"/>
                <w:color w:val="0000FF"/>
                <w:lang w:val="fr-FR"/>
              </w:rPr>
              <w:t>1</w:t>
            </w:r>
          </w:p>
        </w:tc>
        <w:tc>
          <w:tcPr>
            <w:tcW w:w="402" w:type="pct"/>
          </w:tcPr>
          <w:p w14:paraId="2CF4E673" w14:textId="0FED1039" w:rsidR="005D0FED" w:rsidRPr="00292DEB" w:rsidRDefault="005D0FED" w:rsidP="00481BFF">
            <w:pPr>
              <w:spacing w:line="276" w:lineRule="auto"/>
              <w:rPr>
                <w:rFonts w:cs="Arial"/>
                <w:color w:val="0000FF"/>
              </w:rPr>
            </w:pPr>
            <w:r w:rsidRPr="00292DEB">
              <w:rPr>
                <w:rFonts w:cs="Arial"/>
                <w:color w:val="0000FF"/>
                <w:lang w:val="en-GB"/>
              </w:rPr>
              <w:t>GREECE</w:t>
            </w:r>
          </w:p>
        </w:tc>
      </w:tr>
      <w:tr w:rsidR="005D0FED" w:rsidRPr="00292DEB" w14:paraId="394703E9" w14:textId="77777777" w:rsidTr="005D0FED">
        <w:tc>
          <w:tcPr>
            <w:tcW w:w="193" w:type="pct"/>
          </w:tcPr>
          <w:p w14:paraId="73496118" w14:textId="77777777" w:rsidR="005D0FED" w:rsidRPr="00292DEB" w:rsidRDefault="005D0FED" w:rsidP="00DB7CCE">
            <w:pPr>
              <w:spacing w:line="276" w:lineRule="auto"/>
              <w:jc w:val="left"/>
              <w:rPr>
                <w:rFonts w:cs="Arial"/>
                <w:lang w:val="es-ES"/>
              </w:rPr>
            </w:pPr>
            <w:r w:rsidRPr="00292DEB">
              <w:rPr>
                <w:rFonts w:cs="Arial"/>
                <w:lang w:val="es-ES"/>
              </w:rPr>
              <w:lastRenderedPageBreak/>
              <w:t>EL</w:t>
            </w:r>
          </w:p>
          <w:p w14:paraId="611ED8EB" w14:textId="77777777" w:rsidR="005D0FED" w:rsidRPr="00292DEB" w:rsidRDefault="005D0FED" w:rsidP="00DB7CCE">
            <w:pPr>
              <w:spacing w:line="276" w:lineRule="auto"/>
              <w:jc w:val="left"/>
              <w:rPr>
                <w:rFonts w:cs="Arial"/>
                <w:lang w:val="es-ES"/>
              </w:rPr>
            </w:pPr>
            <w:r w:rsidRPr="00292DEB">
              <w:rPr>
                <w:rFonts w:cs="Arial"/>
                <w:lang w:val="es-ES"/>
              </w:rPr>
              <w:t>EL</w:t>
            </w:r>
          </w:p>
          <w:p w14:paraId="77748B4E" w14:textId="77777777" w:rsidR="005D0FED" w:rsidRPr="00292DEB" w:rsidRDefault="005D0FED" w:rsidP="00DB7CCE">
            <w:pPr>
              <w:spacing w:line="276" w:lineRule="auto"/>
              <w:jc w:val="left"/>
              <w:rPr>
                <w:rFonts w:cs="Arial"/>
                <w:lang w:val="es-ES"/>
              </w:rPr>
            </w:pPr>
            <w:r w:rsidRPr="00292DEB">
              <w:rPr>
                <w:rFonts w:cs="Arial"/>
                <w:lang w:val="es-ES"/>
              </w:rPr>
              <w:t>EL</w:t>
            </w:r>
          </w:p>
          <w:p w14:paraId="4D112AAB" w14:textId="77777777" w:rsidR="005D0FED" w:rsidRPr="00292DEB" w:rsidRDefault="005D0FED" w:rsidP="00DB7CCE">
            <w:pPr>
              <w:spacing w:line="276" w:lineRule="auto"/>
              <w:jc w:val="left"/>
              <w:rPr>
                <w:rFonts w:cs="Arial"/>
                <w:lang w:val="es-ES"/>
              </w:rPr>
            </w:pPr>
            <w:r w:rsidRPr="00292DEB">
              <w:rPr>
                <w:rFonts w:cs="Arial"/>
                <w:lang w:val="es-ES"/>
              </w:rPr>
              <w:t>EL</w:t>
            </w:r>
          </w:p>
          <w:p w14:paraId="269EBB5D" w14:textId="77777777" w:rsidR="005D0FED" w:rsidRPr="00292DEB" w:rsidRDefault="005D0FED" w:rsidP="00DB7CCE">
            <w:pPr>
              <w:spacing w:line="276" w:lineRule="auto"/>
              <w:jc w:val="left"/>
              <w:rPr>
                <w:rFonts w:cs="Arial"/>
                <w:lang w:val="es-ES"/>
              </w:rPr>
            </w:pPr>
            <w:r w:rsidRPr="00292DEB">
              <w:rPr>
                <w:rFonts w:cs="Arial"/>
                <w:lang w:val="es-ES"/>
              </w:rPr>
              <w:t>EL</w:t>
            </w:r>
          </w:p>
          <w:p w14:paraId="16E8BD7D" w14:textId="3DEF5BD2" w:rsidR="005D0FED" w:rsidRPr="00292DEB" w:rsidRDefault="005D0FED" w:rsidP="00DB7CCE">
            <w:pPr>
              <w:spacing w:line="276" w:lineRule="auto"/>
              <w:jc w:val="left"/>
              <w:rPr>
                <w:rFonts w:cs="Arial"/>
                <w:b/>
                <w:lang w:val="es-ES"/>
              </w:rPr>
            </w:pPr>
          </w:p>
        </w:tc>
        <w:tc>
          <w:tcPr>
            <w:tcW w:w="1371" w:type="pct"/>
          </w:tcPr>
          <w:p w14:paraId="10D7B85D"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800000"/>
              </w:rPr>
              <w:t>4254/2014</w:t>
            </w:r>
            <w:r w:rsidRPr="00292DEB">
              <w:rPr>
                <w:rFonts w:cs="Arial"/>
              </w:rPr>
              <w:t>, Art. 1 Absatz A Unterabsatz IA.3, Satz 1A.</w:t>
            </w:r>
          </w:p>
          <w:p w14:paraId="3EC88993" w14:textId="77777777" w:rsidR="005D0FED" w:rsidRPr="00292DEB" w:rsidRDefault="005D0FED" w:rsidP="00DB7CCE">
            <w:pPr>
              <w:spacing w:line="276" w:lineRule="auto"/>
              <w:rPr>
                <w:rFonts w:cs="Arial"/>
                <w:b/>
              </w:rPr>
            </w:pPr>
          </w:p>
          <w:p w14:paraId="2E529250" w14:textId="77777777" w:rsidR="005D0FED" w:rsidRPr="00292DEB" w:rsidRDefault="005D0FED" w:rsidP="00DB7CCE">
            <w:pPr>
              <w:spacing w:line="276" w:lineRule="auto"/>
              <w:rPr>
                <w:rFonts w:cs="Arial"/>
                <w:color w:val="2E2E38"/>
                <w:shd w:val="clear" w:color="auto" w:fill="FFFFFF"/>
              </w:rPr>
            </w:pPr>
            <w:r w:rsidRPr="00292DEB">
              <w:rPr>
                <w:rFonts w:cs="Arial"/>
              </w:rPr>
              <w:t xml:space="preserve">Für </w:t>
            </w:r>
            <w:r w:rsidRPr="00292DEB">
              <w:rPr>
                <w:rFonts w:cs="Arial"/>
                <w:color w:val="008000"/>
              </w:rPr>
              <w:t>Elternurlaubszeit zur Kindererziehung</w:t>
            </w:r>
            <w:r w:rsidRPr="00292DEB">
              <w:rPr>
                <w:rFonts w:cs="Arial"/>
              </w:rPr>
              <w:t xml:space="preserve">: Gesetz Nr. </w:t>
            </w:r>
            <w:r w:rsidRPr="00292DEB">
              <w:rPr>
                <w:rFonts w:eastAsia="Arial" w:cs="Arial"/>
                <w:color w:val="C00000"/>
              </w:rPr>
              <w:t>4808/2021</w:t>
            </w:r>
            <w:r w:rsidRPr="00292DEB">
              <w:rPr>
                <w:rFonts w:eastAsia="Arial" w:cs="Arial"/>
              </w:rPr>
              <w:t xml:space="preserve"> Art. 28 (Regierungsamtsblatt </w:t>
            </w:r>
            <w:r w:rsidRPr="00292DEB">
              <w:rPr>
                <w:rFonts w:eastAsia="Arial" w:cs="Arial"/>
                <w:color w:val="2E2E38"/>
                <w:shd w:val="clear" w:color="auto" w:fill="FFFFFF"/>
              </w:rPr>
              <w:t>101 A</w:t>
            </w:r>
            <w:r w:rsidRPr="00292DEB">
              <w:rPr>
                <w:rFonts w:eastAsia="Arial" w:cs="Arial"/>
                <w:color w:val="2E2E38"/>
                <w:shd w:val="clear" w:color="auto" w:fill="FFFFFF"/>
                <w:lang w:val="en-GB"/>
              </w:rPr>
              <w:t>΄</w:t>
            </w:r>
            <w:r w:rsidRPr="00292DEB">
              <w:rPr>
                <w:rFonts w:eastAsia="Arial" w:cs="Arial"/>
                <w:color w:val="2E2E38"/>
                <w:shd w:val="clear" w:color="auto" w:fill="FFFFFF"/>
              </w:rPr>
              <w:t>/19.06.2021</w:t>
            </w:r>
            <w:r w:rsidRPr="00292DEB">
              <w:rPr>
                <w:rFonts w:cs="Arial"/>
                <w:color w:val="2E2E38"/>
                <w:shd w:val="clear" w:color="auto" w:fill="FFFFFF"/>
              </w:rPr>
              <w:t>).</w:t>
            </w:r>
          </w:p>
          <w:p w14:paraId="30C3CC99" w14:textId="77777777" w:rsidR="005D0FED" w:rsidRPr="00292DEB" w:rsidRDefault="005D0FED" w:rsidP="00DB7CCE">
            <w:pPr>
              <w:spacing w:line="276" w:lineRule="auto"/>
              <w:rPr>
                <w:rFonts w:eastAsia="Arial" w:cs="Arial"/>
                <w:color w:val="2E2E38"/>
                <w:shd w:val="clear" w:color="auto" w:fill="FFFFFF"/>
              </w:rPr>
            </w:pPr>
          </w:p>
          <w:p w14:paraId="628CD2A3" w14:textId="77777777" w:rsidR="005D0FED" w:rsidRPr="00292DEB" w:rsidRDefault="005D0FED" w:rsidP="00DB7CCE">
            <w:pPr>
              <w:spacing w:line="276" w:lineRule="auto"/>
              <w:rPr>
                <w:rFonts w:eastAsia="Arial" w:cs="Arial"/>
                <w:i/>
                <w:color w:val="2E2E38"/>
                <w:shd w:val="clear" w:color="auto" w:fill="FFFFFF"/>
              </w:rPr>
            </w:pPr>
            <w:r w:rsidRPr="00292DEB">
              <w:rPr>
                <w:rFonts w:eastAsia="Arial" w:cs="Arial"/>
                <w:color w:val="2E2E38"/>
                <w:shd w:val="clear" w:color="auto" w:fill="FFFFFF"/>
              </w:rPr>
              <w:t xml:space="preserve">Gesetz Nr. </w:t>
            </w:r>
            <w:r w:rsidRPr="00292DEB">
              <w:rPr>
                <w:rFonts w:eastAsia="Arial" w:cs="Arial"/>
                <w:color w:val="C00000"/>
                <w:shd w:val="clear" w:color="auto" w:fill="FFFFFF"/>
              </w:rPr>
              <w:t>3016/2002</w:t>
            </w:r>
            <w:r w:rsidRPr="00292DEB">
              <w:rPr>
                <w:rFonts w:eastAsia="Arial" w:cs="Arial"/>
                <w:color w:val="2E2E38"/>
                <w:shd w:val="clear" w:color="auto" w:fill="FFFFFF"/>
              </w:rPr>
              <w:t xml:space="preserve"> (Art 27) (</w:t>
            </w:r>
            <w:r w:rsidRPr="00292DEB">
              <w:rPr>
                <w:rFonts w:eastAsia="Arial" w:cs="Arial"/>
              </w:rPr>
              <w:t xml:space="preserve">Regierungsamtsblatt </w:t>
            </w:r>
            <w:r w:rsidRPr="00292DEB">
              <w:rPr>
                <w:rFonts w:eastAsia="Arial" w:cs="Arial"/>
                <w:color w:val="2E2E38"/>
                <w:shd w:val="clear" w:color="auto" w:fill="FFFFFF"/>
              </w:rPr>
              <w:t xml:space="preserve">A’ 110), </w:t>
            </w:r>
            <w:r w:rsidRPr="00292DEB">
              <w:rPr>
                <w:rFonts w:cs="Arial"/>
              </w:rPr>
              <w:t>in der geänderten Fassung durch A</w:t>
            </w:r>
            <w:r w:rsidRPr="00292DEB">
              <w:rPr>
                <w:rFonts w:eastAsia="Arial" w:cs="Arial"/>
                <w:color w:val="2E2E38"/>
                <w:shd w:val="clear" w:color="auto" w:fill="FFFFFF"/>
              </w:rPr>
              <w:t>rt. 61 von Gesetz 4701/2020 (</w:t>
            </w:r>
            <w:r w:rsidRPr="00292DEB">
              <w:rPr>
                <w:rFonts w:eastAsia="Arial" w:cs="Arial"/>
              </w:rPr>
              <w:t xml:space="preserve">Regierungsamtsblatt </w:t>
            </w:r>
            <w:r w:rsidRPr="00292DEB">
              <w:rPr>
                <w:rFonts w:eastAsia="Arial" w:cs="Arial"/>
                <w:color w:val="2E2E38"/>
                <w:shd w:val="clear" w:color="auto" w:fill="FFFFFF"/>
              </w:rPr>
              <w:t xml:space="preserve">A’ 128) bezüglich der </w:t>
            </w:r>
            <w:r w:rsidRPr="00292DEB">
              <w:rPr>
                <w:rFonts w:eastAsia="Arial" w:cs="Arial"/>
                <w:color w:val="008000"/>
              </w:rPr>
              <w:t>Leistung für Familien, die in bergigen und benachteiligten Gegenden leben</w:t>
            </w:r>
            <w:r w:rsidRPr="00292DEB">
              <w:rPr>
                <w:rFonts w:eastAsia="Arial" w:cs="Arial"/>
                <w:color w:val="2E2E38"/>
                <w:shd w:val="clear" w:color="auto" w:fill="FFFFFF"/>
              </w:rPr>
              <w:t>.</w:t>
            </w:r>
          </w:p>
          <w:p w14:paraId="4F7994E0" w14:textId="77777777" w:rsidR="005D0FED" w:rsidRPr="00292DEB" w:rsidRDefault="005D0FED" w:rsidP="00DB7CCE">
            <w:pPr>
              <w:spacing w:line="276" w:lineRule="auto"/>
              <w:rPr>
                <w:rFonts w:cs="Arial"/>
                <w:b/>
                <w:color w:val="FF0000"/>
              </w:rPr>
            </w:pPr>
          </w:p>
          <w:p w14:paraId="0651312A"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C00000"/>
              </w:rPr>
              <w:t>4512/2018</w:t>
            </w:r>
            <w:r w:rsidRPr="00292DEB">
              <w:rPr>
                <w:rFonts w:cs="Arial"/>
              </w:rPr>
              <w:t xml:space="preserve">, Art. 214 zum </w:t>
            </w:r>
            <w:r w:rsidRPr="00292DEB">
              <w:rPr>
                <w:rFonts w:cs="Arial"/>
                <w:color w:val="008000"/>
              </w:rPr>
              <w:t>Kindergeld</w:t>
            </w:r>
            <w:r w:rsidRPr="00292DEB">
              <w:rPr>
                <w:rFonts w:cs="Arial"/>
              </w:rPr>
              <w:t>, in der geänderten Fassung durch Artikel 15 von Gesetz 4659/2020 (</w:t>
            </w:r>
            <w:r w:rsidRPr="00292DEB">
              <w:rPr>
                <w:rFonts w:eastAsia="Arial" w:cs="Arial"/>
              </w:rPr>
              <w:t xml:space="preserve">Regierungsamtsblatt </w:t>
            </w:r>
            <w:r w:rsidRPr="00292DEB">
              <w:rPr>
                <w:rFonts w:cs="Arial"/>
              </w:rPr>
              <w:t>A’ 21) und 136 von Gesetz 4808/2021 (</w:t>
            </w:r>
            <w:r w:rsidRPr="00292DEB">
              <w:rPr>
                <w:rFonts w:eastAsia="Arial" w:cs="Arial"/>
              </w:rPr>
              <w:t xml:space="preserve">Regierungsamtsblatt </w:t>
            </w:r>
            <w:r w:rsidRPr="00292DEB">
              <w:rPr>
                <w:rFonts w:cs="Arial"/>
              </w:rPr>
              <w:t>A’ 101) und in Kraft.</w:t>
            </w:r>
          </w:p>
          <w:p w14:paraId="73D7DF49" w14:textId="77777777" w:rsidR="005D0FED" w:rsidRPr="00292DEB" w:rsidRDefault="005D0FED" w:rsidP="00DB7CCE">
            <w:pPr>
              <w:spacing w:line="276" w:lineRule="auto"/>
              <w:rPr>
                <w:rFonts w:cs="Arial"/>
                <w:color w:val="FF0000"/>
              </w:rPr>
            </w:pPr>
          </w:p>
          <w:p w14:paraId="3B9DFB37"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C00000"/>
              </w:rPr>
              <w:t>4659/2020</w:t>
            </w:r>
            <w:r w:rsidRPr="00292DEB">
              <w:rPr>
                <w:rFonts w:cs="Arial"/>
              </w:rPr>
              <w:t xml:space="preserve"> (</w:t>
            </w:r>
            <w:r w:rsidRPr="00292DEB">
              <w:rPr>
                <w:rFonts w:eastAsia="Arial" w:cs="Arial"/>
              </w:rPr>
              <w:t xml:space="preserve">Regierungsamtsblatt </w:t>
            </w:r>
            <w:r w:rsidRPr="00292DEB">
              <w:rPr>
                <w:rFonts w:cs="Arial"/>
              </w:rPr>
              <w:t>A’ 21) zur Einführung der Geburtszulage (Art. 1-14), in der geänderten Fassung durch Art. 29-21 von Gesetz Nr. 5092/2024.</w:t>
            </w:r>
          </w:p>
          <w:p w14:paraId="36BB4506" w14:textId="77777777" w:rsidR="005D0FED" w:rsidRPr="00292DEB" w:rsidRDefault="005D0FED" w:rsidP="00DB7CCE">
            <w:pPr>
              <w:spacing w:line="276" w:lineRule="auto"/>
              <w:rPr>
                <w:rFonts w:cs="Arial"/>
              </w:rPr>
            </w:pPr>
          </w:p>
          <w:p w14:paraId="4953BB11" w14:textId="77777777" w:rsidR="005D0FED" w:rsidRPr="00292DEB" w:rsidRDefault="005D0FED" w:rsidP="00DB7CCE">
            <w:pPr>
              <w:spacing w:line="276" w:lineRule="auto"/>
              <w:rPr>
                <w:rStyle w:val="Hyperlink"/>
                <w:rFonts w:cs="Arial"/>
              </w:rPr>
            </w:pPr>
            <w:r w:rsidRPr="00292DEB">
              <w:rPr>
                <w:rFonts w:eastAsia="Times New Roman" w:cs="Arial"/>
                <w:lang w:eastAsia="de-DE"/>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70FF53EC" w14:textId="425859E0" w:rsidR="005D0FED" w:rsidRPr="00292DEB" w:rsidRDefault="005D0FED" w:rsidP="00DB7CCE">
            <w:pPr>
              <w:spacing w:line="276" w:lineRule="auto"/>
              <w:rPr>
                <w:rFonts w:eastAsia="Arial" w:cs="Arial"/>
              </w:rPr>
            </w:pPr>
          </w:p>
        </w:tc>
        <w:tc>
          <w:tcPr>
            <w:tcW w:w="1370" w:type="pct"/>
          </w:tcPr>
          <w:p w14:paraId="1F1828D6" w14:textId="77777777" w:rsidR="005D0FED" w:rsidRPr="00292DEB" w:rsidRDefault="005D0FED" w:rsidP="00DB7CCE">
            <w:pPr>
              <w:spacing w:line="276" w:lineRule="auto"/>
              <w:rPr>
                <w:rFonts w:cs="Arial"/>
                <w:lang w:val="fr-BE"/>
              </w:rPr>
            </w:pPr>
            <w:r w:rsidRPr="00292DEB">
              <w:rPr>
                <w:rFonts w:cs="Arial"/>
                <w:lang w:val="fr-BE"/>
              </w:rPr>
              <w:t>Loi nº </w:t>
            </w:r>
            <w:r w:rsidRPr="00292DEB">
              <w:rPr>
                <w:rFonts w:cs="Arial"/>
                <w:color w:val="800000"/>
                <w:lang w:val="fr-BE"/>
              </w:rPr>
              <w:t>4254/2014</w:t>
            </w:r>
            <w:r w:rsidRPr="00292DEB">
              <w:rPr>
                <w:rFonts w:cs="Arial"/>
                <w:lang w:val="fr-BE"/>
              </w:rPr>
              <w:t>, art. 1, par. A, alinéa. IA.3, ligne 1A.</w:t>
            </w:r>
          </w:p>
          <w:p w14:paraId="7CE36D49" w14:textId="77777777" w:rsidR="005D0FED" w:rsidRPr="00292DEB" w:rsidRDefault="005D0FED" w:rsidP="00DB7CCE">
            <w:pPr>
              <w:keepNext/>
              <w:spacing w:line="276" w:lineRule="auto"/>
              <w:outlineLvl w:val="2"/>
              <w:rPr>
                <w:rFonts w:cs="Arial"/>
                <w:b/>
                <w:lang w:val="fr-BE"/>
              </w:rPr>
            </w:pPr>
          </w:p>
          <w:p w14:paraId="3BE477AA" w14:textId="77777777" w:rsidR="005D0FED" w:rsidRPr="00292DEB" w:rsidRDefault="005D0FED" w:rsidP="00DB7CCE">
            <w:pPr>
              <w:spacing w:line="276" w:lineRule="auto"/>
              <w:rPr>
                <w:rFonts w:cs="Arial"/>
                <w:lang w:val="fr-BE"/>
              </w:rPr>
            </w:pPr>
            <w:r w:rsidRPr="00292DEB">
              <w:rPr>
                <w:rFonts w:cs="Arial"/>
                <w:lang w:val="fr-BE"/>
              </w:rPr>
              <w:t xml:space="preserve">Pour le </w:t>
            </w:r>
            <w:r w:rsidRPr="00292DEB">
              <w:rPr>
                <w:rFonts w:cs="Arial"/>
                <w:color w:val="008000"/>
                <w:lang w:val="fr-BE"/>
              </w:rPr>
              <w:t xml:space="preserve">congé parental </w:t>
            </w:r>
            <w:r w:rsidRPr="00292DEB">
              <w:rPr>
                <w:rFonts w:cs="Arial"/>
                <w:lang w:val="fr-BE"/>
              </w:rPr>
              <w:t xml:space="preserve">pour élever des enfants: loi n° 4808/2021 (article 28) (Journal officiel 101, volume A du 19 juin 2021), </w:t>
            </w:r>
          </w:p>
          <w:p w14:paraId="46CF8F32" w14:textId="77777777" w:rsidR="005D0FED" w:rsidRPr="00292DEB" w:rsidRDefault="005D0FED" w:rsidP="00DB7CCE">
            <w:pPr>
              <w:spacing w:line="276" w:lineRule="auto"/>
              <w:rPr>
                <w:rFonts w:cs="Arial"/>
                <w:lang w:val="fr-BE"/>
              </w:rPr>
            </w:pPr>
          </w:p>
          <w:p w14:paraId="23B55439" w14:textId="77777777" w:rsidR="005D0FED" w:rsidRPr="00292DEB" w:rsidRDefault="005D0FED" w:rsidP="00DB7CCE">
            <w:pPr>
              <w:spacing w:line="276" w:lineRule="auto"/>
              <w:rPr>
                <w:rFonts w:cs="Arial"/>
                <w:lang w:val="fr-BE"/>
              </w:rPr>
            </w:pPr>
            <w:r w:rsidRPr="00292DEB">
              <w:rPr>
                <w:rFonts w:cs="Arial"/>
                <w:lang w:val="fr-BE"/>
              </w:rPr>
              <w:t xml:space="preserve">Loi n° 3016/2002 (article 27) (Journal officiel 110, volume A), telle que modifiée par l’article 61 de la loi n° 4701/2020 (Journal officiel 128, volume A), concernant la </w:t>
            </w:r>
            <w:r w:rsidRPr="00292DEB">
              <w:rPr>
                <w:rFonts w:cs="Arial"/>
                <w:color w:val="008000"/>
                <w:lang w:val="fr-BE"/>
              </w:rPr>
              <w:t>prestation allouée aux familles qui vivent en régions montagneuses et défavorisées</w:t>
            </w:r>
            <w:r w:rsidRPr="00292DEB">
              <w:rPr>
                <w:rFonts w:cs="Arial"/>
                <w:lang w:val="fr-BE"/>
              </w:rPr>
              <w:t>.</w:t>
            </w:r>
          </w:p>
          <w:p w14:paraId="7E6CC720" w14:textId="77777777" w:rsidR="005D0FED" w:rsidRPr="00292DEB" w:rsidRDefault="005D0FED" w:rsidP="00DB7CCE">
            <w:pPr>
              <w:spacing w:line="276" w:lineRule="auto"/>
              <w:rPr>
                <w:rFonts w:cs="Arial"/>
                <w:lang w:val="fr-BE"/>
              </w:rPr>
            </w:pPr>
          </w:p>
          <w:p w14:paraId="2E200E36" w14:textId="77777777" w:rsidR="005D0FED" w:rsidRPr="00292DEB" w:rsidRDefault="005D0FED" w:rsidP="00DB7CCE">
            <w:pPr>
              <w:spacing w:line="276" w:lineRule="auto"/>
              <w:rPr>
                <w:rFonts w:cs="Arial"/>
                <w:lang w:val="fr-BE"/>
              </w:rPr>
            </w:pPr>
            <w:r w:rsidRPr="00292DEB">
              <w:rPr>
                <w:rFonts w:cs="Arial"/>
                <w:lang w:val="fr-BE"/>
              </w:rPr>
              <w:t xml:space="preserve">Loi n° </w:t>
            </w:r>
            <w:r w:rsidRPr="00292DEB">
              <w:rPr>
                <w:rFonts w:cs="Arial"/>
                <w:color w:val="C00000"/>
                <w:lang w:val="fr-BE"/>
              </w:rPr>
              <w:t>4512/2018</w:t>
            </w:r>
            <w:r w:rsidRPr="00292DEB">
              <w:rPr>
                <w:rFonts w:cs="Arial"/>
                <w:lang w:val="fr-BE"/>
              </w:rPr>
              <w:t>, article 214 sur l’</w:t>
            </w:r>
            <w:r w:rsidRPr="00292DEB">
              <w:rPr>
                <w:rFonts w:cs="Arial"/>
                <w:color w:val="008000"/>
                <w:lang w:val="fr-BE"/>
              </w:rPr>
              <w:t>allocation familiale,</w:t>
            </w:r>
            <w:r w:rsidRPr="00292DEB">
              <w:rPr>
                <w:rFonts w:cs="Arial"/>
                <w:lang w:val="fr-BE"/>
              </w:rPr>
              <w:t xml:space="preserve"> telle que modifiée par l’article 15 de la loi n° 4659/2020 (Journal officiel 21, volume A) et l’article 136 de la loi n° 4808/2021 (Journal officiel 101, volume A) et en vigueur.</w:t>
            </w:r>
          </w:p>
          <w:p w14:paraId="1ECE0390" w14:textId="77777777" w:rsidR="005D0FED" w:rsidRPr="00292DEB" w:rsidRDefault="005D0FED" w:rsidP="00DB7CCE">
            <w:pPr>
              <w:spacing w:line="276" w:lineRule="auto"/>
              <w:rPr>
                <w:rFonts w:cs="Arial"/>
                <w:lang w:val="fr-BE"/>
              </w:rPr>
            </w:pPr>
          </w:p>
          <w:p w14:paraId="606B6BE6" w14:textId="77777777" w:rsidR="005D0FED" w:rsidRPr="00292DEB" w:rsidRDefault="005D0FED" w:rsidP="00DB7CCE">
            <w:pPr>
              <w:spacing w:line="276" w:lineRule="auto"/>
              <w:rPr>
                <w:rFonts w:cs="Arial"/>
                <w:lang w:val="fr-BE"/>
              </w:rPr>
            </w:pPr>
            <w:r w:rsidRPr="00292DEB">
              <w:rPr>
                <w:rFonts w:cs="Arial"/>
                <w:lang w:val="fr-BE"/>
              </w:rPr>
              <w:t>Loi n° 4659/2020 (Journal officiel 21, volume A) instituant la prime de naissance (articles 1 à 14), telle qu’amendée par les articles 29-21 de la loi 5092/2024.</w:t>
            </w:r>
          </w:p>
          <w:p w14:paraId="1417466D" w14:textId="77777777" w:rsidR="005D0FED" w:rsidRPr="00292DEB" w:rsidRDefault="005D0FED" w:rsidP="00DB7CCE">
            <w:pPr>
              <w:spacing w:line="276" w:lineRule="auto"/>
              <w:rPr>
                <w:rFonts w:cs="Arial"/>
                <w:lang w:val="fr-BE"/>
              </w:rPr>
            </w:pPr>
          </w:p>
          <w:p w14:paraId="03FDB3AA" w14:textId="5BF57E57" w:rsidR="005D0FED" w:rsidRPr="00292DEB" w:rsidRDefault="005D0FED" w:rsidP="00DB7CCE">
            <w:pPr>
              <w:spacing w:line="276" w:lineRule="auto"/>
              <w:rPr>
                <w:rFonts w:eastAsia="Arial" w:cs="Arial"/>
                <w:lang w:val="fr-BE"/>
              </w:rPr>
            </w:pPr>
            <w:r w:rsidRPr="00292DEB">
              <w:rPr>
                <w:rFonts w:cs="Arial"/>
                <w:lang w:val="fr-BE"/>
              </w:rPr>
              <w:t xml:space="preserve">Répertoire des actes juridiques: </w:t>
            </w:r>
            <w:hyperlink r:id="rId28" w:history="1">
              <w:r w:rsidRPr="00292DEB">
                <w:rPr>
                  <w:rStyle w:val="Hyperlink"/>
                  <w:rFonts w:cs="Arial"/>
                  <w:lang w:val="fr-FR"/>
                </w:rPr>
                <w:t>https://search.et.gr/el/</w:t>
              </w:r>
            </w:hyperlink>
          </w:p>
        </w:tc>
        <w:tc>
          <w:tcPr>
            <w:tcW w:w="1370" w:type="pct"/>
          </w:tcPr>
          <w:p w14:paraId="3FACD3EC"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E-IX-01-EL</w:t>
            </w:r>
          </w:p>
          <w:p w14:paraId="644AEC3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s-ES"/>
              </w:rPr>
              <w:t xml:space="preserve">Law No. </w:t>
            </w:r>
            <w:r w:rsidRPr="00292DEB">
              <w:rPr>
                <w:color w:val="800000"/>
                <w:sz w:val="15"/>
                <w:szCs w:val="15"/>
                <w:lang w:val="es-ES"/>
              </w:rPr>
              <w:t>4254/2014</w:t>
            </w:r>
            <w:r w:rsidRPr="00292DEB">
              <w:rPr>
                <w:color w:val="000000"/>
                <w:sz w:val="15"/>
                <w:szCs w:val="15"/>
                <w:lang w:val="es-ES"/>
              </w:rPr>
              <w:t xml:space="preserve">, art. 1, par. </w:t>
            </w:r>
            <w:r w:rsidRPr="00292DEB">
              <w:rPr>
                <w:color w:val="000000"/>
                <w:sz w:val="15"/>
                <w:szCs w:val="15"/>
                <w:lang w:val="en-GB"/>
              </w:rPr>
              <w:t>A, subpar. IA.3, sent. 1A.</w:t>
            </w:r>
          </w:p>
          <w:p w14:paraId="2954A78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FAC1D65" w14:textId="77777777" w:rsidR="005D0FED" w:rsidRPr="00292DEB" w:rsidRDefault="005D0FED" w:rsidP="00DB7CCE">
            <w:pPr>
              <w:pStyle w:val="Normal0"/>
              <w:pBdr>
                <w:top w:val="nil"/>
                <w:left w:val="nil"/>
                <w:bottom w:val="nil"/>
                <w:right w:val="nil"/>
                <w:between w:val="nil"/>
              </w:pBdr>
              <w:spacing w:after="0"/>
              <w:rPr>
                <w:sz w:val="15"/>
                <w:szCs w:val="15"/>
                <w:lang w:val="en-GB"/>
              </w:rPr>
            </w:pPr>
            <w:r w:rsidRPr="00292DEB">
              <w:rPr>
                <w:color w:val="000000" w:themeColor="text1"/>
                <w:sz w:val="15"/>
                <w:szCs w:val="15"/>
                <w:lang w:val="en-GB"/>
              </w:rPr>
              <w:t xml:space="preserve">For </w:t>
            </w:r>
            <w:r w:rsidRPr="00292DEB">
              <w:rPr>
                <w:color w:val="008000"/>
                <w:sz w:val="15"/>
                <w:szCs w:val="15"/>
                <w:lang w:val="en-GB"/>
              </w:rPr>
              <w:t>parental leave for child raising</w:t>
            </w:r>
            <w:r w:rsidRPr="00292DEB">
              <w:rPr>
                <w:color w:val="000000" w:themeColor="text1"/>
                <w:sz w:val="15"/>
                <w:szCs w:val="15"/>
                <w:lang w:val="en-GB"/>
              </w:rPr>
              <w:t xml:space="preserve">: Law No. </w:t>
            </w:r>
            <w:r w:rsidRPr="00292DEB">
              <w:rPr>
                <w:color w:val="C00000"/>
                <w:sz w:val="15"/>
                <w:szCs w:val="15"/>
                <w:lang w:val="en-GB"/>
              </w:rPr>
              <w:t>4808/2021</w:t>
            </w:r>
            <w:r w:rsidRPr="00292DEB">
              <w:rPr>
                <w:color w:val="000000" w:themeColor="text1"/>
                <w:sz w:val="15"/>
                <w:szCs w:val="15"/>
                <w:lang w:val="en-GB"/>
              </w:rPr>
              <w:t xml:space="preserve"> art. 28 (</w:t>
            </w:r>
            <w:r w:rsidRPr="00292DEB">
              <w:rPr>
                <w:color w:val="2E2E38"/>
                <w:sz w:val="15"/>
                <w:szCs w:val="15"/>
                <w:lang w:val="en-GB"/>
              </w:rPr>
              <w:t>Government Gazette 101 A</w:t>
            </w:r>
            <w:r w:rsidRPr="00292DEB">
              <w:rPr>
                <w:color w:val="2E2E38"/>
                <w:sz w:val="15"/>
                <w:szCs w:val="15"/>
              </w:rPr>
              <w:t>΄</w:t>
            </w:r>
            <w:r w:rsidRPr="00292DEB">
              <w:rPr>
                <w:color w:val="2E2E38"/>
                <w:sz w:val="15"/>
                <w:szCs w:val="15"/>
                <w:lang w:val="en-GB"/>
              </w:rPr>
              <w:t>/19.06.2021</w:t>
            </w:r>
            <w:ins w:id="333" w:author="Author">
              <w:r w:rsidRPr="00292DEB">
                <w:rPr>
                  <w:color w:val="2E2E38"/>
                  <w:sz w:val="15"/>
                  <w:szCs w:val="15"/>
                  <w:lang w:val="en-GB"/>
                </w:rPr>
                <w:t>) &amp; Presidential Decree 62/2025 (art. 231</w:t>
              </w:r>
            </w:ins>
            <w:r w:rsidRPr="00292DEB">
              <w:rPr>
                <w:color w:val="2E2E38"/>
                <w:sz w:val="15"/>
                <w:szCs w:val="15"/>
                <w:lang w:val="en-GB"/>
              </w:rPr>
              <w:t>).</w:t>
            </w:r>
          </w:p>
          <w:p w14:paraId="78F0715F" w14:textId="77777777" w:rsidR="005D0FED" w:rsidRPr="00292DEB" w:rsidRDefault="005D0FED" w:rsidP="00DB7CCE">
            <w:pPr>
              <w:pStyle w:val="Normal0"/>
              <w:pBdr>
                <w:top w:val="nil"/>
                <w:left w:val="nil"/>
                <w:bottom w:val="nil"/>
                <w:right w:val="nil"/>
                <w:between w:val="nil"/>
              </w:pBdr>
              <w:spacing w:after="0"/>
              <w:rPr>
                <w:color w:val="2E2E38"/>
                <w:sz w:val="15"/>
                <w:szCs w:val="15"/>
                <w:lang w:val="en-GB"/>
              </w:rPr>
            </w:pPr>
          </w:p>
          <w:p w14:paraId="3B3A46DE" w14:textId="77777777" w:rsidR="005D0FED" w:rsidRPr="00292DEB" w:rsidRDefault="005D0FED" w:rsidP="00DB7CCE">
            <w:pPr>
              <w:pStyle w:val="Normal0"/>
              <w:pBdr>
                <w:top w:val="nil"/>
                <w:left w:val="nil"/>
                <w:bottom w:val="nil"/>
                <w:right w:val="nil"/>
                <w:between w:val="nil"/>
              </w:pBdr>
              <w:spacing w:after="0"/>
              <w:rPr>
                <w:i/>
                <w:color w:val="2E2E38"/>
                <w:sz w:val="15"/>
                <w:szCs w:val="15"/>
                <w:lang w:val="en-GB"/>
              </w:rPr>
            </w:pPr>
            <w:r w:rsidRPr="00292DEB">
              <w:rPr>
                <w:color w:val="2E2E38"/>
                <w:sz w:val="15"/>
                <w:szCs w:val="15"/>
                <w:lang w:val="en-GB"/>
              </w:rPr>
              <w:t xml:space="preserve">Law No. </w:t>
            </w:r>
            <w:r w:rsidRPr="00292DEB">
              <w:rPr>
                <w:color w:val="C00000"/>
                <w:sz w:val="15"/>
                <w:szCs w:val="15"/>
                <w:lang w:val="en-GB"/>
              </w:rPr>
              <w:t>3016/2002</w:t>
            </w:r>
            <w:r w:rsidRPr="00292DEB">
              <w:rPr>
                <w:color w:val="2E2E38"/>
                <w:sz w:val="15"/>
                <w:szCs w:val="15"/>
                <w:lang w:val="en-GB"/>
              </w:rPr>
              <w:t xml:space="preserve"> (art 27) (</w:t>
            </w:r>
            <w:r w:rsidRPr="00292DEB">
              <w:rPr>
                <w:color w:val="2E2E38"/>
                <w:sz w:val="15"/>
                <w:szCs w:val="15"/>
                <w:highlight w:val="white"/>
                <w:lang w:val="en-GB"/>
              </w:rPr>
              <w:t xml:space="preserve">OG A’ 110), as amended by art 61 of L. 4701/2020 (OG A’ 128) regarding </w:t>
            </w:r>
            <w:r w:rsidRPr="00292DEB">
              <w:rPr>
                <w:color w:val="008000"/>
                <w:sz w:val="15"/>
                <w:szCs w:val="15"/>
                <w:highlight w:val="white"/>
                <w:lang w:val="en-GB"/>
              </w:rPr>
              <w:t>Benefit granted to families living in mountainous and disadvantaged areas</w:t>
            </w:r>
            <w:r w:rsidRPr="00292DEB">
              <w:rPr>
                <w:color w:val="2E2E38"/>
                <w:sz w:val="15"/>
                <w:szCs w:val="15"/>
                <w:highlight w:val="white"/>
                <w:lang w:val="en-GB"/>
              </w:rPr>
              <w:t>.</w:t>
            </w:r>
          </w:p>
          <w:p w14:paraId="45BD882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131CB09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4512/2018</w:t>
            </w:r>
            <w:r w:rsidRPr="00292DEB">
              <w:rPr>
                <w:color w:val="000000"/>
                <w:sz w:val="15"/>
                <w:szCs w:val="15"/>
                <w:lang w:val="en-GB"/>
              </w:rPr>
              <w:t xml:space="preserve">, art. 214 on the </w:t>
            </w:r>
            <w:r w:rsidRPr="00292DEB">
              <w:rPr>
                <w:color w:val="008000"/>
                <w:sz w:val="15"/>
                <w:szCs w:val="15"/>
                <w:lang w:val="en-GB"/>
              </w:rPr>
              <w:t>Child Benefit</w:t>
            </w:r>
            <w:r w:rsidRPr="00292DEB">
              <w:rPr>
                <w:color w:val="000000"/>
                <w:sz w:val="15"/>
                <w:szCs w:val="15"/>
                <w:lang w:val="en-GB"/>
              </w:rPr>
              <w:t>, as amended by articles 15 of L. 4659/2020 (</w:t>
            </w:r>
            <w:del w:id="334" w:author="Author">
              <w:r w:rsidRPr="00292DEB">
                <w:rPr>
                  <w:color w:val="000000"/>
                  <w:sz w:val="15"/>
                  <w:szCs w:val="15"/>
                  <w:lang w:val="en-GB"/>
                </w:rPr>
                <w:delText>OG</w:delText>
              </w:r>
            </w:del>
            <w:ins w:id="335" w:author="Author">
              <w:r w:rsidRPr="00292DEB">
                <w:rPr>
                  <w:color w:val="000000"/>
                  <w:sz w:val="15"/>
                  <w:szCs w:val="15"/>
                  <w:lang w:val="en-US"/>
                </w:rPr>
                <w:t>G</w:t>
              </w:r>
              <w:r w:rsidRPr="00292DEB">
                <w:rPr>
                  <w:color w:val="000000"/>
                  <w:sz w:val="15"/>
                  <w:szCs w:val="15"/>
                  <w:lang w:val="en-GB"/>
                </w:rPr>
                <w:t>G</w:t>
              </w:r>
            </w:ins>
            <w:r w:rsidRPr="00292DEB">
              <w:rPr>
                <w:color w:val="000000"/>
                <w:sz w:val="15"/>
                <w:szCs w:val="15"/>
                <w:lang w:val="en-GB"/>
              </w:rPr>
              <w:t xml:space="preserve"> A’ 21) and 136 of L. 4808/2021 (OG A’ 101) and in force.</w:t>
            </w:r>
          </w:p>
          <w:p w14:paraId="4EAF265C" w14:textId="77777777" w:rsidR="005D0FED" w:rsidRPr="00292DEB" w:rsidRDefault="005D0FED" w:rsidP="00DB7CCE">
            <w:pPr>
              <w:pStyle w:val="Normal0"/>
              <w:pBdr>
                <w:top w:val="nil"/>
                <w:left w:val="nil"/>
                <w:bottom w:val="nil"/>
                <w:right w:val="nil"/>
                <w:between w:val="nil"/>
              </w:pBdr>
              <w:spacing w:after="0"/>
              <w:rPr>
                <w:color w:val="FF0000"/>
                <w:sz w:val="15"/>
                <w:szCs w:val="15"/>
                <w:lang w:val="en-GB"/>
              </w:rPr>
            </w:pPr>
          </w:p>
          <w:p w14:paraId="305F7648" w14:textId="77777777" w:rsidR="005D0FED" w:rsidRPr="00292DEB" w:rsidRDefault="005D0FED" w:rsidP="00DB7CCE">
            <w:pPr>
              <w:rPr>
                <w:rFonts w:cs="Arial"/>
                <w:color w:val="000000" w:themeColor="text1"/>
                <w:lang w:val="en-GB"/>
              </w:rPr>
            </w:pPr>
            <w:r w:rsidRPr="00292DEB">
              <w:rPr>
                <w:rFonts w:cs="Arial"/>
                <w:color w:val="000000" w:themeColor="text1"/>
                <w:lang w:val="en-GB"/>
              </w:rPr>
              <w:t xml:space="preserve">Law No. </w:t>
            </w:r>
            <w:r w:rsidRPr="00292DEB">
              <w:rPr>
                <w:rFonts w:cs="Arial"/>
                <w:color w:val="C00000"/>
                <w:lang w:val="en-GB"/>
              </w:rPr>
              <w:t>4659/2020</w:t>
            </w:r>
            <w:r w:rsidRPr="00292DEB">
              <w:rPr>
                <w:rFonts w:cs="Arial"/>
                <w:color w:val="000000" w:themeColor="text1"/>
                <w:lang w:val="en-GB"/>
              </w:rPr>
              <w:t xml:space="preserve"> (OG A’ 21) establishing the </w:t>
            </w:r>
            <w:r w:rsidRPr="00292DEB">
              <w:rPr>
                <w:rFonts w:cs="Arial"/>
                <w:color w:val="008000"/>
                <w:lang w:val="en-GB"/>
              </w:rPr>
              <w:t>Childbirth Benefit</w:t>
            </w:r>
            <w:r w:rsidRPr="00292DEB">
              <w:rPr>
                <w:rFonts w:cs="Arial"/>
                <w:color w:val="000000" w:themeColor="text1"/>
                <w:lang w:val="en-GB"/>
              </w:rPr>
              <w:t xml:space="preserve"> (art. 1-14), as amended by articles 29-21 of L. 5092/2024.</w:t>
            </w:r>
          </w:p>
          <w:p w14:paraId="59498058" w14:textId="77777777" w:rsidR="005D0FED" w:rsidRPr="00292DEB" w:rsidRDefault="005D0FED" w:rsidP="00DB7CCE">
            <w:pPr>
              <w:pStyle w:val="Normal0"/>
              <w:pBdr>
                <w:top w:val="nil"/>
                <w:left w:val="nil"/>
                <w:bottom w:val="nil"/>
                <w:right w:val="nil"/>
                <w:between w:val="nil"/>
              </w:pBdr>
              <w:spacing w:after="0"/>
              <w:rPr>
                <w:color w:val="FF0000"/>
                <w:sz w:val="15"/>
                <w:szCs w:val="15"/>
                <w:lang w:val="en-GB"/>
              </w:rPr>
            </w:pPr>
          </w:p>
          <w:p w14:paraId="6BC91E44" w14:textId="73CDA82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themeColor="text1"/>
                <w:sz w:val="15"/>
                <w:szCs w:val="15"/>
                <w:lang w:val="en-GB"/>
              </w:rPr>
              <w:t xml:space="preserve">Directory of legal acts: </w:t>
            </w:r>
            <w:hyperlink r:id="rId29" w:history="1">
              <w:r w:rsidRPr="00292DEB">
                <w:rPr>
                  <w:rStyle w:val="Hyperlink"/>
                  <w:sz w:val="15"/>
                  <w:szCs w:val="15"/>
                  <w:lang w:val="en-GB"/>
                </w:rPr>
                <w:t>https://search.et.gr/el/</w:t>
              </w:r>
            </w:hyperlink>
            <w:r w:rsidRPr="00292DEB">
              <w:rPr>
                <w:color w:val="FF0000"/>
                <w:sz w:val="15"/>
                <w:szCs w:val="15"/>
                <w:lang w:val="en-GB"/>
              </w:rPr>
              <w:t xml:space="preserve"> </w:t>
            </w:r>
          </w:p>
        </w:tc>
        <w:tc>
          <w:tcPr>
            <w:tcW w:w="167" w:type="pct"/>
          </w:tcPr>
          <w:p w14:paraId="1022C506"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69CF95D9" w14:textId="77777777" w:rsidR="005D0FED" w:rsidRPr="00292DEB" w:rsidRDefault="005D0FED" w:rsidP="00DB7CCE">
            <w:pPr>
              <w:spacing w:line="276" w:lineRule="auto"/>
              <w:rPr>
                <w:rFonts w:cs="Arial"/>
                <w:color w:val="0000FF"/>
              </w:rPr>
            </w:pPr>
          </w:p>
        </w:tc>
        <w:tc>
          <w:tcPr>
            <w:tcW w:w="127" w:type="pct"/>
          </w:tcPr>
          <w:p w14:paraId="20ED3D64" w14:textId="77777777" w:rsidR="005D0FED" w:rsidRPr="00292DEB" w:rsidRDefault="005D0FED" w:rsidP="00DB7CCE">
            <w:pPr>
              <w:spacing w:line="276" w:lineRule="auto"/>
              <w:rPr>
                <w:rFonts w:cs="Arial"/>
                <w:color w:val="0000FF"/>
                <w:lang w:val="fr-FR"/>
              </w:rPr>
            </w:pPr>
            <w:r w:rsidRPr="00292DEB">
              <w:rPr>
                <w:rFonts w:cs="Arial"/>
                <w:color w:val="0000FF"/>
                <w:lang w:val="fr-FR"/>
              </w:rPr>
              <w:t>1</w:t>
            </w:r>
          </w:p>
          <w:p w14:paraId="389B03C0" w14:textId="77777777" w:rsidR="005D0FED" w:rsidRPr="00292DEB" w:rsidRDefault="005D0FED" w:rsidP="00DB7CCE">
            <w:pPr>
              <w:spacing w:line="276" w:lineRule="auto"/>
              <w:rPr>
                <w:rFonts w:cs="Arial"/>
                <w:color w:val="0000FF"/>
              </w:rPr>
            </w:pPr>
          </w:p>
        </w:tc>
        <w:tc>
          <w:tcPr>
            <w:tcW w:w="402" w:type="pct"/>
          </w:tcPr>
          <w:p w14:paraId="4858E05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42ACEA9" w14:textId="77777777" w:rsidR="005D0FED" w:rsidRPr="00292DEB" w:rsidRDefault="005D0FED" w:rsidP="00DB7CCE">
            <w:pPr>
              <w:spacing w:line="276" w:lineRule="auto"/>
              <w:rPr>
                <w:rFonts w:cs="Arial"/>
                <w:color w:val="0000FF"/>
              </w:rPr>
            </w:pPr>
          </w:p>
        </w:tc>
      </w:tr>
      <w:tr w:rsidR="005D0FED" w:rsidRPr="00292DEB" w14:paraId="01748E0D" w14:textId="77777777" w:rsidTr="005D0FED">
        <w:tc>
          <w:tcPr>
            <w:tcW w:w="193" w:type="pct"/>
          </w:tcPr>
          <w:p w14:paraId="4A7349F3" w14:textId="77777777" w:rsidR="005D0FED" w:rsidRPr="00292DEB" w:rsidRDefault="005D0FED" w:rsidP="00DB7CCE">
            <w:pPr>
              <w:spacing w:line="276" w:lineRule="auto"/>
              <w:jc w:val="left"/>
              <w:rPr>
                <w:rFonts w:cs="Arial"/>
                <w:lang w:val="es-ES"/>
              </w:rPr>
            </w:pPr>
            <w:r w:rsidRPr="00292DEB">
              <w:rPr>
                <w:rFonts w:cs="Arial"/>
                <w:lang w:val="es-ES"/>
              </w:rPr>
              <w:t>EL</w:t>
            </w:r>
          </w:p>
          <w:p w14:paraId="43E8CAFD" w14:textId="77777777" w:rsidR="005D0FED" w:rsidRPr="00292DEB" w:rsidRDefault="005D0FED" w:rsidP="00DB7CCE">
            <w:pPr>
              <w:spacing w:line="276" w:lineRule="auto"/>
              <w:jc w:val="left"/>
              <w:rPr>
                <w:rFonts w:cs="Arial"/>
                <w:lang w:val="es-ES"/>
              </w:rPr>
            </w:pPr>
            <w:r w:rsidRPr="00292DEB">
              <w:rPr>
                <w:rFonts w:cs="Arial"/>
                <w:lang w:val="es-ES"/>
              </w:rPr>
              <w:t>EL</w:t>
            </w:r>
          </w:p>
          <w:p w14:paraId="54C03256" w14:textId="77777777" w:rsidR="005D0FED" w:rsidRPr="00292DEB" w:rsidRDefault="005D0FED" w:rsidP="00DB7CCE">
            <w:pPr>
              <w:spacing w:line="276" w:lineRule="auto"/>
              <w:jc w:val="left"/>
              <w:rPr>
                <w:rFonts w:cs="Arial"/>
                <w:lang w:val="es-ES"/>
              </w:rPr>
            </w:pPr>
            <w:r w:rsidRPr="00292DEB">
              <w:rPr>
                <w:rFonts w:cs="Arial"/>
                <w:lang w:val="es-ES"/>
              </w:rPr>
              <w:t>EL</w:t>
            </w:r>
          </w:p>
          <w:p w14:paraId="6C57F2B1" w14:textId="77777777" w:rsidR="005D0FED" w:rsidRPr="00292DEB" w:rsidRDefault="005D0FED" w:rsidP="00DB7CCE">
            <w:pPr>
              <w:spacing w:line="276" w:lineRule="auto"/>
              <w:jc w:val="left"/>
              <w:rPr>
                <w:rFonts w:cs="Arial"/>
                <w:lang w:val="es-ES"/>
              </w:rPr>
            </w:pPr>
            <w:r w:rsidRPr="00292DEB">
              <w:rPr>
                <w:rFonts w:cs="Arial"/>
                <w:lang w:val="es-ES"/>
              </w:rPr>
              <w:t>EL</w:t>
            </w:r>
          </w:p>
          <w:p w14:paraId="05066E42" w14:textId="77777777" w:rsidR="005D0FED" w:rsidRPr="00292DEB" w:rsidRDefault="005D0FED" w:rsidP="00DB7CCE">
            <w:pPr>
              <w:spacing w:line="276" w:lineRule="auto"/>
              <w:jc w:val="left"/>
              <w:rPr>
                <w:rFonts w:cs="Arial"/>
                <w:lang w:val="es-ES"/>
              </w:rPr>
            </w:pPr>
            <w:r w:rsidRPr="00292DEB">
              <w:rPr>
                <w:rFonts w:cs="Arial"/>
                <w:lang w:val="es-ES"/>
              </w:rPr>
              <w:t>EL</w:t>
            </w:r>
          </w:p>
          <w:p w14:paraId="56C868BE" w14:textId="1CC615AB" w:rsidR="005D0FED" w:rsidRPr="00292DEB" w:rsidRDefault="005D0FED" w:rsidP="00DB7CCE">
            <w:pPr>
              <w:spacing w:line="276" w:lineRule="auto"/>
              <w:jc w:val="left"/>
              <w:rPr>
                <w:rFonts w:cs="Arial"/>
                <w:b/>
                <w:lang w:val="es-ES"/>
              </w:rPr>
            </w:pPr>
          </w:p>
        </w:tc>
        <w:tc>
          <w:tcPr>
            <w:tcW w:w="1371" w:type="pct"/>
          </w:tcPr>
          <w:p w14:paraId="73FCB907" w14:textId="77777777" w:rsidR="005D0FED" w:rsidRPr="00292DEB" w:rsidRDefault="005D0FED" w:rsidP="00DB7CCE">
            <w:pPr>
              <w:spacing w:line="276" w:lineRule="auto"/>
              <w:rPr>
                <w:rFonts w:cs="Arial"/>
              </w:rPr>
            </w:pPr>
            <w:r w:rsidRPr="00292DEB">
              <w:rPr>
                <w:rFonts w:cs="Arial"/>
              </w:rPr>
              <w:t xml:space="preserve">Steuerfinanziertes System zur Bereitstellung von </w:t>
            </w:r>
            <w:r w:rsidRPr="00292DEB">
              <w:rPr>
                <w:rFonts w:cs="Arial"/>
                <w:color w:val="008000"/>
              </w:rPr>
              <w:t>Kindergeld</w:t>
            </w:r>
            <w:r w:rsidRPr="00292DEB">
              <w:rPr>
                <w:rFonts w:cs="Arial"/>
                <w:color w:val="FF0000"/>
              </w:rPr>
              <w:t xml:space="preserve"> </w:t>
            </w:r>
            <w:r w:rsidRPr="00292DEB">
              <w:rPr>
                <w:rFonts w:eastAsia="Arial"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ΠΑΙΔΙΟΥ</w:t>
            </w:r>
            <w:r w:rsidRPr="00292DEB">
              <w:rPr>
                <w:rFonts w:cs="Arial"/>
                <w:i/>
              </w:rPr>
              <w:t>)</w:t>
            </w:r>
            <w:r w:rsidRPr="00292DEB">
              <w:rPr>
                <w:rFonts w:cs="Arial"/>
              </w:rPr>
              <w:t xml:space="preserve"> unter bestimmten Bedingungen für Personen, die ihren rechtmäßigen und dauerhaften Wohnsitz in Griechenland haben.</w:t>
            </w:r>
          </w:p>
          <w:p w14:paraId="41533130" w14:textId="77777777" w:rsidR="005D0FED" w:rsidRPr="00292DEB" w:rsidRDefault="005D0FED" w:rsidP="00DB7CCE">
            <w:pPr>
              <w:spacing w:line="276" w:lineRule="auto"/>
              <w:rPr>
                <w:rFonts w:cs="Arial"/>
                <w:color w:val="FF0000"/>
              </w:rPr>
            </w:pPr>
          </w:p>
          <w:p w14:paraId="2F92CACA" w14:textId="77777777" w:rsidR="005D0FED" w:rsidRPr="00292DEB" w:rsidRDefault="005D0FED" w:rsidP="00DB7CCE">
            <w:pPr>
              <w:spacing w:line="276" w:lineRule="auto"/>
              <w:rPr>
                <w:rFonts w:cs="Arial"/>
              </w:rPr>
            </w:pPr>
            <w:r w:rsidRPr="00292DEB">
              <w:rPr>
                <w:rFonts w:cs="Arial"/>
              </w:rPr>
              <w:t xml:space="preserve">Die Höhe des </w:t>
            </w:r>
            <w:r w:rsidRPr="00292DEB">
              <w:rPr>
                <w:rFonts w:cs="Arial"/>
                <w:color w:val="008000"/>
              </w:rPr>
              <w:t>Kindergelds</w:t>
            </w:r>
            <w:r w:rsidRPr="00292DEB">
              <w:rPr>
                <w:rFonts w:cs="Arial"/>
              </w:rPr>
              <w:t xml:space="preserve"> richtet sich nach der Anzahl der unterhaltsberechtigten Kinder und dem „Äquivalenzhaushaltseinkommen“ (d.h. dem gesamten Jahreseinkommen aller Familienmitglieder, dividiert durch die gewichtete Summe der Mitglieder der Familie).</w:t>
            </w:r>
          </w:p>
          <w:p w14:paraId="4B1CAD4D" w14:textId="37ECDE67" w:rsidR="005D0FED" w:rsidRPr="00292DEB" w:rsidRDefault="005D0FED" w:rsidP="00DB7CCE">
            <w:pPr>
              <w:spacing w:line="276" w:lineRule="auto"/>
              <w:rPr>
                <w:rFonts w:eastAsia="Arial" w:cs="Arial"/>
              </w:rPr>
            </w:pPr>
          </w:p>
        </w:tc>
        <w:tc>
          <w:tcPr>
            <w:tcW w:w="1370" w:type="pct"/>
          </w:tcPr>
          <w:p w14:paraId="5043534D" w14:textId="77777777" w:rsidR="005D0FED" w:rsidRPr="00292DEB" w:rsidRDefault="005D0FED" w:rsidP="00DB7CCE">
            <w:pPr>
              <w:spacing w:line="276" w:lineRule="auto"/>
              <w:rPr>
                <w:rFonts w:cs="Arial"/>
                <w:lang w:val="fr-BE"/>
              </w:rPr>
            </w:pPr>
            <w:r w:rsidRPr="00292DEB">
              <w:rPr>
                <w:rFonts w:eastAsia="Arial" w:cs="Arial"/>
                <w:lang w:val="fr-BE"/>
              </w:rPr>
              <w:t>Régime financé par l'impôt fournissant l’</w:t>
            </w:r>
            <w:r w:rsidRPr="00292DEB">
              <w:rPr>
                <w:rFonts w:eastAsia="Arial" w:cs="Arial"/>
                <w:color w:val="008000"/>
                <w:lang w:val="fr-BE"/>
              </w:rPr>
              <w:t>allocation familiale</w:t>
            </w:r>
            <w:r w:rsidRPr="00292DEB">
              <w:rPr>
                <w:rFonts w:cs="Arial"/>
                <w:i/>
                <w:color w:val="008080"/>
                <w:lang w:val="fr-BE"/>
              </w:rPr>
              <w:t xml:space="preserve"> (ΕΠΙΔΟΜΑ ΠΑΙΔΙΟΥ</w:t>
            </w:r>
            <w:r w:rsidRPr="00292DEB">
              <w:rPr>
                <w:rFonts w:cs="Arial"/>
                <w:i/>
                <w:lang w:val="fr-BE"/>
              </w:rPr>
              <w:t xml:space="preserve">) </w:t>
            </w:r>
            <w:r w:rsidRPr="00292DEB">
              <w:rPr>
                <w:rFonts w:cs="Arial"/>
                <w:lang w:val="fr-BE"/>
              </w:rPr>
              <w:t xml:space="preserve">aux personnes résidant légalement et durablement en Grèce, sous certaines conditions. </w:t>
            </w:r>
          </w:p>
          <w:p w14:paraId="41DF887D" w14:textId="77777777" w:rsidR="005D0FED" w:rsidRPr="00292DEB" w:rsidRDefault="005D0FED" w:rsidP="00DB7CCE">
            <w:pPr>
              <w:spacing w:line="276" w:lineRule="auto"/>
              <w:rPr>
                <w:rFonts w:cs="Arial"/>
                <w:lang w:val="fr-BE"/>
              </w:rPr>
            </w:pPr>
          </w:p>
          <w:p w14:paraId="21E22330" w14:textId="3784033F" w:rsidR="005D0FED" w:rsidRPr="00292DEB" w:rsidRDefault="005D0FED" w:rsidP="00DB7CCE">
            <w:pPr>
              <w:spacing w:line="276" w:lineRule="auto"/>
              <w:rPr>
                <w:rFonts w:eastAsia="Arial" w:cs="Arial"/>
                <w:lang w:val="fr-BE"/>
              </w:rPr>
            </w:pPr>
            <w:r w:rsidRPr="00292DEB">
              <w:rPr>
                <w:rFonts w:cs="Arial"/>
                <w:lang w:val="fr-BE"/>
              </w:rPr>
              <w:t>Le montant de l’</w:t>
            </w:r>
            <w:r w:rsidRPr="00292DEB">
              <w:rPr>
                <w:rFonts w:eastAsia="Arial" w:cs="Arial"/>
                <w:color w:val="008000"/>
                <w:lang w:val="fr-BE"/>
              </w:rPr>
              <w:t>allocation familiale</w:t>
            </w:r>
            <w:r w:rsidRPr="00292DEB">
              <w:rPr>
                <w:rFonts w:cs="Arial"/>
                <w:lang w:val="fr-BE"/>
              </w:rPr>
              <w:t xml:space="preserve"> dépend du nombre d'enfants à charge et du « revenu familial équivalent » (c'est-à-dire le revenu annuel total de tous les membres de la famille divisé par la somme pondérée des membres de la famille).</w:t>
            </w:r>
          </w:p>
        </w:tc>
        <w:tc>
          <w:tcPr>
            <w:tcW w:w="1370" w:type="pct"/>
          </w:tcPr>
          <w:p w14:paraId="33B8C77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E-IX-02-EL</w:t>
            </w:r>
          </w:p>
          <w:p w14:paraId="52CA193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Tax-financed scheme providing </w:t>
            </w:r>
            <w:r w:rsidRPr="00292DEB">
              <w:rPr>
                <w:color w:val="008000"/>
                <w:sz w:val="15"/>
                <w:szCs w:val="15"/>
                <w:lang w:val="en-GB"/>
              </w:rPr>
              <w:t xml:space="preserve">Child benefit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ΠΑΙΔΙΟΥ</w:t>
            </w:r>
            <w:r w:rsidRPr="00292DEB">
              <w:rPr>
                <w:i/>
                <w:color w:val="000000"/>
                <w:sz w:val="15"/>
                <w:szCs w:val="15"/>
                <w:lang w:val="en-GB"/>
              </w:rPr>
              <w:t xml:space="preserve">) </w:t>
            </w:r>
            <w:r w:rsidRPr="00292DEB">
              <w:rPr>
                <w:color w:val="000000"/>
                <w:sz w:val="15"/>
                <w:szCs w:val="15"/>
                <w:lang w:val="en-GB"/>
              </w:rPr>
              <w:t xml:space="preserve">for those residing legally and permanently in Greece under certain conditions. </w:t>
            </w:r>
          </w:p>
          <w:p w14:paraId="2E3566A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51AF3C0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amount of the </w:t>
            </w:r>
            <w:r w:rsidRPr="00292DEB">
              <w:rPr>
                <w:color w:val="008000"/>
                <w:sz w:val="15"/>
                <w:szCs w:val="15"/>
                <w:lang w:val="en-GB"/>
              </w:rPr>
              <w:t xml:space="preserve">Child benefit </w:t>
            </w:r>
            <w:r w:rsidRPr="00292DEB">
              <w:rPr>
                <w:color w:val="000000"/>
                <w:sz w:val="15"/>
                <w:szCs w:val="15"/>
                <w:lang w:val="en-GB"/>
              </w:rPr>
              <w:t>depends on the number of dependent children and the “equivalent family income” (i.e. the total annual income of all family members divided by the weighted sum of the members of the family).</w:t>
            </w:r>
          </w:p>
          <w:p w14:paraId="662A5B31" w14:textId="4A22B67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4A47B73"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5B381656" w14:textId="77777777" w:rsidR="005D0FED" w:rsidRPr="00292DEB" w:rsidRDefault="005D0FED" w:rsidP="00DB7CCE">
            <w:pPr>
              <w:spacing w:line="276" w:lineRule="auto"/>
              <w:rPr>
                <w:rFonts w:cs="Arial"/>
                <w:color w:val="0000FF"/>
                <w:lang w:val="en-US"/>
              </w:rPr>
            </w:pPr>
          </w:p>
        </w:tc>
        <w:tc>
          <w:tcPr>
            <w:tcW w:w="127" w:type="pct"/>
          </w:tcPr>
          <w:p w14:paraId="0520A394" w14:textId="77777777" w:rsidR="005D0FED" w:rsidRPr="00292DEB" w:rsidRDefault="005D0FED" w:rsidP="00DB7CCE">
            <w:pPr>
              <w:spacing w:line="276" w:lineRule="auto"/>
              <w:rPr>
                <w:rFonts w:cs="Arial"/>
                <w:color w:val="0000FF"/>
                <w:lang w:val="fr-FR"/>
              </w:rPr>
            </w:pPr>
            <w:r w:rsidRPr="00292DEB">
              <w:rPr>
                <w:rFonts w:cs="Arial"/>
                <w:color w:val="0000FF"/>
                <w:lang w:val="fr-FR"/>
              </w:rPr>
              <w:t>2</w:t>
            </w:r>
          </w:p>
          <w:p w14:paraId="369987FC" w14:textId="77777777" w:rsidR="005D0FED" w:rsidRPr="00292DEB" w:rsidRDefault="005D0FED" w:rsidP="00DB7CCE">
            <w:pPr>
              <w:spacing w:line="276" w:lineRule="auto"/>
              <w:rPr>
                <w:rFonts w:cs="Arial"/>
                <w:color w:val="0000FF"/>
                <w:lang w:val="en-US"/>
              </w:rPr>
            </w:pPr>
          </w:p>
        </w:tc>
        <w:tc>
          <w:tcPr>
            <w:tcW w:w="402" w:type="pct"/>
          </w:tcPr>
          <w:p w14:paraId="50300C1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C79385F" w14:textId="77777777" w:rsidR="005D0FED" w:rsidRPr="00292DEB" w:rsidRDefault="005D0FED" w:rsidP="00DB7CCE">
            <w:pPr>
              <w:spacing w:line="276" w:lineRule="auto"/>
              <w:rPr>
                <w:rFonts w:cs="Arial"/>
                <w:color w:val="0000FF"/>
                <w:lang w:val="en-US"/>
              </w:rPr>
            </w:pPr>
          </w:p>
        </w:tc>
      </w:tr>
      <w:tr w:rsidR="005D0FED" w:rsidRPr="00292DEB" w14:paraId="5F0791C3" w14:textId="77777777" w:rsidTr="005D0FED">
        <w:tc>
          <w:tcPr>
            <w:tcW w:w="193" w:type="pct"/>
          </w:tcPr>
          <w:p w14:paraId="71DFABD7" w14:textId="77777777" w:rsidR="005D0FED" w:rsidRPr="00292DEB" w:rsidRDefault="005D0FED" w:rsidP="00DB7CCE">
            <w:pPr>
              <w:spacing w:line="276" w:lineRule="auto"/>
              <w:jc w:val="left"/>
              <w:rPr>
                <w:rFonts w:cs="Arial"/>
                <w:lang w:val="es-ES"/>
              </w:rPr>
            </w:pPr>
            <w:r w:rsidRPr="00292DEB">
              <w:rPr>
                <w:rFonts w:cs="Arial"/>
                <w:lang w:val="es-ES"/>
              </w:rPr>
              <w:t>EL</w:t>
            </w:r>
          </w:p>
          <w:p w14:paraId="2CD04421" w14:textId="77777777" w:rsidR="005D0FED" w:rsidRPr="00292DEB" w:rsidRDefault="005D0FED" w:rsidP="00DB7CCE">
            <w:pPr>
              <w:spacing w:line="276" w:lineRule="auto"/>
              <w:jc w:val="left"/>
              <w:rPr>
                <w:rFonts w:cs="Arial"/>
                <w:lang w:val="es-ES"/>
              </w:rPr>
            </w:pPr>
            <w:r w:rsidRPr="00292DEB">
              <w:rPr>
                <w:rFonts w:cs="Arial"/>
                <w:lang w:val="es-ES"/>
              </w:rPr>
              <w:t>EL</w:t>
            </w:r>
          </w:p>
          <w:p w14:paraId="4CD2648E" w14:textId="77777777" w:rsidR="005D0FED" w:rsidRPr="00292DEB" w:rsidRDefault="005D0FED" w:rsidP="00DB7CCE">
            <w:pPr>
              <w:spacing w:line="276" w:lineRule="auto"/>
              <w:jc w:val="left"/>
              <w:rPr>
                <w:rFonts w:cs="Arial"/>
                <w:lang w:val="es-ES"/>
              </w:rPr>
            </w:pPr>
            <w:r w:rsidRPr="00292DEB">
              <w:rPr>
                <w:rFonts w:cs="Arial"/>
                <w:lang w:val="es-ES"/>
              </w:rPr>
              <w:t>EL</w:t>
            </w:r>
          </w:p>
          <w:p w14:paraId="3E6868C3" w14:textId="77777777" w:rsidR="005D0FED" w:rsidRPr="00292DEB" w:rsidRDefault="005D0FED" w:rsidP="00DB7CCE">
            <w:pPr>
              <w:spacing w:line="276" w:lineRule="auto"/>
              <w:jc w:val="left"/>
              <w:rPr>
                <w:rFonts w:cs="Arial"/>
                <w:lang w:val="es-ES"/>
              </w:rPr>
            </w:pPr>
            <w:r w:rsidRPr="00292DEB">
              <w:rPr>
                <w:rFonts w:cs="Arial"/>
                <w:lang w:val="es-ES"/>
              </w:rPr>
              <w:t>EL</w:t>
            </w:r>
          </w:p>
          <w:p w14:paraId="4687DE20" w14:textId="77777777" w:rsidR="005D0FED" w:rsidRPr="00292DEB" w:rsidRDefault="005D0FED" w:rsidP="00DB7CCE">
            <w:pPr>
              <w:spacing w:line="276" w:lineRule="auto"/>
              <w:jc w:val="left"/>
              <w:rPr>
                <w:rFonts w:cs="Arial"/>
                <w:lang w:val="es-ES"/>
              </w:rPr>
            </w:pPr>
            <w:r w:rsidRPr="00292DEB">
              <w:rPr>
                <w:rFonts w:cs="Arial"/>
                <w:lang w:val="es-ES"/>
              </w:rPr>
              <w:t>EL</w:t>
            </w:r>
          </w:p>
          <w:p w14:paraId="656150EF" w14:textId="77777777" w:rsidR="005D0FED" w:rsidRPr="00292DEB" w:rsidRDefault="005D0FED" w:rsidP="00DB7CCE">
            <w:pPr>
              <w:spacing w:line="276" w:lineRule="auto"/>
              <w:jc w:val="left"/>
              <w:rPr>
                <w:rFonts w:cs="Arial"/>
                <w:lang w:val="es-ES"/>
              </w:rPr>
            </w:pPr>
            <w:r w:rsidRPr="00292DEB">
              <w:rPr>
                <w:rFonts w:cs="Arial"/>
                <w:lang w:val="es-ES"/>
              </w:rPr>
              <w:t>EL</w:t>
            </w:r>
          </w:p>
          <w:p w14:paraId="616ABC76" w14:textId="77777777" w:rsidR="005D0FED" w:rsidRPr="00292DEB" w:rsidRDefault="005D0FED" w:rsidP="00DB7CCE">
            <w:pPr>
              <w:spacing w:line="276" w:lineRule="auto"/>
              <w:jc w:val="left"/>
              <w:rPr>
                <w:rFonts w:cs="Arial"/>
                <w:lang w:val="es-ES"/>
              </w:rPr>
            </w:pPr>
            <w:r w:rsidRPr="00292DEB">
              <w:rPr>
                <w:rFonts w:cs="Arial"/>
                <w:lang w:val="es-ES"/>
              </w:rPr>
              <w:t>EL</w:t>
            </w:r>
          </w:p>
          <w:p w14:paraId="56CCDA53" w14:textId="77777777" w:rsidR="005D0FED" w:rsidRPr="00292DEB" w:rsidRDefault="005D0FED" w:rsidP="00DB7CCE">
            <w:pPr>
              <w:spacing w:line="276" w:lineRule="auto"/>
              <w:jc w:val="left"/>
              <w:rPr>
                <w:rFonts w:cs="Arial"/>
                <w:lang w:val="es-ES"/>
              </w:rPr>
            </w:pPr>
            <w:r w:rsidRPr="00292DEB">
              <w:rPr>
                <w:rFonts w:cs="Arial"/>
                <w:lang w:val="es-ES"/>
              </w:rPr>
              <w:t>EL</w:t>
            </w:r>
          </w:p>
          <w:p w14:paraId="0BE08BBB" w14:textId="77777777" w:rsidR="005D0FED" w:rsidRPr="00292DEB" w:rsidRDefault="005D0FED" w:rsidP="00DB7CCE">
            <w:pPr>
              <w:spacing w:line="276" w:lineRule="auto"/>
              <w:jc w:val="left"/>
              <w:rPr>
                <w:rFonts w:cs="Arial"/>
                <w:lang w:val="es-ES"/>
              </w:rPr>
            </w:pPr>
            <w:r w:rsidRPr="00292DEB">
              <w:rPr>
                <w:rFonts w:cs="Arial"/>
                <w:lang w:val="es-ES"/>
              </w:rPr>
              <w:t>EL</w:t>
            </w:r>
          </w:p>
          <w:p w14:paraId="4F7D1873" w14:textId="0FAC8C39" w:rsidR="005D0FED" w:rsidRPr="00292DEB" w:rsidRDefault="005D0FED" w:rsidP="00DB7CCE">
            <w:pPr>
              <w:spacing w:line="276" w:lineRule="auto"/>
              <w:jc w:val="left"/>
              <w:rPr>
                <w:rFonts w:cs="Arial"/>
                <w:b/>
                <w:lang w:val="es-ES"/>
              </w:rPr>
            </w:pPr>
          </w:p>
        </w:tc>
        <w:tc>
          <w:tcPr>
            <w:tcW w:w="1371" w:type="pct"/>
          </w:tcPr>
          <w:p w14:paraId="072FBB61" w14:textId="77777777" w:rsidR="005D0FED" w:rsidRPr="00292DEB" w:rsidRDefault="005D0FED" w:rsidP="00DB7CCE">
            <w:pPr>
              <w:spacing w:line="276" w:lineRule="auto"/>
              <w:rPr>
                <w:rFonts w:cs="Arial"/>
              </w:rPr>
            </w:pPr>
            <w:r w:rsidRPr="00292DEB">
              <w:rPr>
                <w:rFonts w:cs="Arial"/>
              </w:rPr>
              <w:t xml:space="preserve">Das </w:t>
            </w:r>
            <w:r w:rsidRPr="00292DEB">
              <w:rPr>
                <w:rFonts w:cs="Arial"/>
                <w:color w:val="008000"/>
              </w:rPr>
              <w:t>Kindergeld</w:t>
            </w:r>
            <w:r w:rsidRPr="00292DEB">
              <w:rPr>
                <w:rFonts w:cs="Arial"/>
              </w:rPr>
              <w:t xml:space="preserve"> wird allen rechtmäßigen und dauerhaft in Griechenland ansässigen Personen (einschließlich anerkannte Flüchtlinge, Staatenlose und Bezieher humanitärer Hilfe) unter bestimmten Bedingungen gewährt.</w:t>
            </w:r>
          </w:p>
          <w:p w14:paraId="4D343E12" w14:textId="77777777" w:rsidR="005D0FED" w:rsidRPr="00292DEB" w:rsidRDefault="005D0FED" w:rsidP="00DB7CCE">
            <w:pPr>
              <w:spacing w:line="276" w:lineRule="auto"/>
              <w:rPr>
                <w:rFonts w:cs="Arial"/>
              </w:rPr>
            </w:pPr>
          </w:p>
          <w:p w14:paraId="683E1D77" w14:textId="77777777" w:rsidR="005D0FED" w:rsidRPr="00292DEB" w:rsidRDefault="005D0FED" w:rsidP="00DB7CCE">
            <w:pPr>
              <w:spacing w:line="276" w:lineRule="auto"/>
              <w:rPr>
                <w:rFonts w:cs="Arial"/>
              </w:rPr>
            </w:pPr>
            <w:r w:rsidRPr="00292DEB">
              <w:rPr>
                <w:rFonts w:cs="Arial"/>
              </w:rPr>
              <w:t>Es gelten die gleichen Regelungen für andere Familienformen (eingetragene Lebenspartner, Stiefeltern).</w:t>
            </w:r>
          </w:p>
          <w:p w14:paraId="4BF39258" w14:textId="5E7D4793" w:rsidR="005D0FED" w:rsidRPr="00292DEB" w:rsidRDefault="005D0FED" w:rsidP="00DB7CCE">
            <w:pPr>
              <w:suppressAutoHyphens/>
              <w:spacing w:line="276" w:lineRule="auto"/>
              <w:rPr>
                <w:rFonts w:eastAsia="Arial" w:cs="Arial"/>
                <w:color w:val="008000"/>
              </w:rPr>
            </w:pPr>
          </w:p>
        </w:tc>
        <w:tc>
          <w:tcPr>
            <w:tcW w:w="1370" w:type="pct"/>
          </w:tcPr>
          <w:p w14:paraId="5E36CFDA" w14:textId="77777777" w:rsidR="005D0FED" w:rsidRPr="00292DEB" w:rsidRDefault="005D0FED" w:rsidP="00DB7CCE">
            <w:pPr>
              <w:spacing w:line="276" w:lineRule="auto"/>
              <w:rPr>
                <w:rFonts w:cs="Arial"/>
                <w:lang w:val="fr-BE"/>
              </w:rPr>
            </w:pPr>
            <w:r w:rsidRPr="00292DEB">
              <w:rPr>
                <w:rFonts w:cs="Arial"/>
                <w:lang w:val="fr-BE"/>
              </w:rPr>
              <w:t>L’</w:t>
            </w:r>
            <w:r w:rsidRPr="00292DEB">
              <w:rPr>
                <w:rFonts w:cs="Arial"/>
                <w:color w:val="008000"/>
                <w:lang w:val="fr-BE"/>
              </w:rPr>
              <w:t>allocation familiale</w:t>
            </w:r>
            <w:r w:rsidRPr="00292DEB">
              <w:rPr>
                <w:rFonts w:cs="Arial"/>
                <w:lang w:val="fr-BE"/>
              </w:rPr>
              <w:t xml:space="preserve"> est accordée à tous les résidents légaux et permanents de Grèce (y compris les réfugiés reconnus, les apatrides et les bénéficiaires de l’aide humanitaire), sous certaines conditions.</w:t>
            </w:r>
          </w:p>
          <w:p w14:paraId="77D0BD80" w14:textId="77777777" w:rsidR="005D0FED" w:rsidRPr="00292DEB" w:rsidRDefault="005D0FED" w:rsidP="00DB7CCE">
            <w:pPr>
              <w:spacing w:line="276" w:lineRule="auto"/>
              <w:rPr>
                <w:rFonts w:cs="Arial"/>
                <w:lang w:val="fr-BE"/>
              </w:rPr>
            </w:pPr>
          </w:p>
          <w:p w14:paraId="3D85985A" w14:textId="1E02D981" w:rsidR="005D0FED" w:rsidRPr="00292DEB" w:rsidRDefault="005D0FED" w:rsidP="00DB7CCE">
            <w:pPr>
              <w:spacing w:line="276" w:lineRule="auto"/>
              <w:rPr>
                <w:rFonts w:cs="Arial"/>
                <w:color w:val="008000"/>
                <w:lang w:val="fr-BE"/>
              </w:rPr>
            </w:pPr>
            <w:r w:rsidRPr="00292DEB">
              <w:rPr>
                <w:rFonts w:cs="Arial"/>
                <w:lang w:val="fr-BE"/>
              </w:rPr>
              <w:t>Les mêmes dispositions s’appliquent à d’autres types de famille (partenaires enregistrés, beaux-parents).</w:t>
            </w:r>
          </w:p>
        </w:tc>
        <w:tc>
          <w:tcPr>
            <w:tcW w:w="1370" w:type="pct"/>
          </w:tcPr>
          <w:p w14:paraId="4A9EB6F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E-IX-03-EL</w:t>
            </w:r>
          </w:p>
          <w:p w14:paraId="45DD836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w:t>
            </w:r>
            <w:r w:rsidRPr="00292DEB">
              <w:rPr>
                <w:color w:val="008000"/>
                <w:sz w:val="15"/>
                <w:szCs w:val="15"/>
                <w:lang w:val="en-GB"/>
              </w:rPr>
              <w:t>Child benefit</w:t>
            </w:r>
            <w:r w:rsidRPr="00292DEB">
              <w:rPr>
                <w:color w:val="000000"/>
                <w:sz w:val="15"/>
                <w:szCs w:val="15"/>
                <w:lang w:val="en-GB"/>
              </w:rPr>
              <w:t xml:space="preserve"> is granted to all legal and permanent residents in Greece (including recognised refugees, stateless people, and beneficiaries of humanitarian regime) under certain conditions. </w:t>
            </w:r>
          </w:p>
          <w:p w14:paraId="5E06312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E9863E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same provisions apply to other family types (registered partners, stepparents).</w:t>
            </w:r>
          </w:p>
          <w:p w14:paraId="273CB037" w14:textId="77777777" w:rsidR="005D0FED" w:rsidRPr="00292DEB" w:rsidRDefault="005D0FED" w:rsidP="00DB7CCE">
            <w:pPr>
              <w:pStyle w:val="Normal0"/>
              <w:pBdr>
                <w:top w:val="nil"/>
                <w:left w:val="nil"/>
                <w:bottom w:val="nil"/>
                <w:right w:val="nil"/>
                <w:between w:val="nil"/>
              </w:pBdr>
              <w:rPr>
                <w:ins w:id="336" w:author="Author"/>
                <w:b/>
                <w:color w:val="FF0000"/>
                <w:sz w:val="15"/>
                <w:szCs w:val="15"/>
                <w:lang w:val="en-GB"/>
              </w:rPr>
            </w:pPr>
          </w:p>
          <w:p w14:paraId="1DB62FD0" w14:textId="77777777" w:rsidR="005D0FED" w:rsidRDefault="005D0FED" w:rsidP="00DB7CCE">
            <w:pPr>
              <w:pStyle w:val="Normal0"/>
              <w:pBdr>
                <w:top w:val="nil"/>
                <w:left w:val="nil"/>
                <w:bottom w:val="nil"/>
                <w:right w:val="nil"/>
                <w:between w:val="nil"/>
              </w:pBdr>
              <w:spacing w:after="0" w:line="276" w:lineRule="auto"/>
              <w:rPr>
                <w:bCs/>
                <w:sz w:val="15"/>
                <w:szCs w:val="15"/>
                <w:lang w:val="en-GB"/>
              </w:rPr>
            </w:pPr>
            <w:ins w:id="337" w:author="Author">
              <w:r w:rsidRPr="00292DEB">
                <w:rPr>
                  <w:bCs/>
                  <w:sz w:val="15"/>
                  <w:szCs w:val="15"/>
                  <w:lang w:val="en-GB"/>
                </w:rPr>
                <w:t>All types of employees, self-employed or other groups legally active on the labour market are covered.</w:t>
              </w:r>
            </w:ins>
          </w:p>
          <w:p w14:paraId="47BD28DE" w14:textId="5E410306" w:rsidR="00044712" w:rsidRPr="00292DEB" w:rsidRDefault="00044712"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E4D2925"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07501ADE" w14:textId="77777777" w:rsidR="005D0FED" w:rsidRPr="00292DEB" w:rsidRDefault="005D0FED" w:rsidP="00DB7CCE">
            <w:pPr>
              <w:spacing w:line="276" w:lineRule="auto"/>
              <w:rPr>
                <w:rFonts w:cs="Arial"/>
                <w:color w:val="0000FF"/>
                <w:lang w:val="en-US"/>
              </w:rPr>
            </w:pPr>
          </w:p>
        </w:tc>
        <w:tc>
          <w:tcPr>
            <w:tcW w:w="127" w:type="pct"/>
          </w:tcPr>
          <w:p w14:paraId="51305944" w14:textId="77777777" w:rsidR="005D0FED" w:rsidRPr="00292DEB" w:rsidRDefault="005D0FED" w:rsidP="00DB7CCE">
            <w:pPr>
              <w:spacing w:line="276" w:lineRule="auto"/>
              <w:rPr>
                <w:rFonts w:cs="Arial"/>
                <w:color w:val="0000FF"/>
                <w:lang w:val="fr-FR"/>
              </w:rPr>
            </w:pPr>
            <w:r w:rsidRPr="00292DEB">
              <w:rPr>
                <w:rFonts w:cs="Arial"/>
                <w:color w:val="0000FF"/>
                <w:lang w:val="fr-FR"/>
              </w:rPr>
              <w:t>3</w:t>
            </w:r>
          </w:p>
          <w:p w14:paraId="148B80B9" w14:textId="77777777" w:rsidR="005D0FED" w:rsidRPr="00292DEB" w:rsidRDefault="005D0FED" w:rsidP="00DB7CCE">
            <w:pPr>
              <w:spacing w:line="276" w:lineRule="auto"/>
              <w:rPr>
                <w:rFonts w:cs="Arial"/>
                <w:color w:val="0000FF"/>
                <w:lang w:val="en-US"/>
              </w:rPr>
            </w:pPr>
          </w:p>
        </w:tc>
        <w:tc>
          <w:tcPr>
            <w:tcW w:w="402" w:type="pct"/>
          </w:tcPr>
          <w:p w14:paraId="46DD63F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8DFDBFF" w14:textId="77777777" w:rsidR="005D0FED" w:rsidRPr="00292DEB" w:rsidRDefault="005D0FED" w:rsidP="00DB7CCE">
            <w:pPr>
              <w:spacing w:line="276" w:lineRule="auto"/>
              <w:rPr>
                <w:rFonts w:cs="Arial"/>
                <w:color w:val="0000FF"/>
                <w:lang w:val="en-US"/>
              </w:rPr>
            </w:pPr>
          </w:p>
        </w:tc>
      </w:tr>
      <w:tr w:rsidR="005D0FED" w:rsidRPr="00292DEB" w14:paraId="7E2B36E8" w14:textId="77777777" w:rsidTr="005D0FED">
        <w:tc>
          <w:tcPr>
            <w:tcW w:w="193" w:type="pct"/>
          </w:tcPr>
          <w:p w14:paraId="5BAAA605" w14:textId="77777777" w:rsidR="005D0FED" w:rsidRPr="00292DEB" w:rsidRDefault="005D0FED" w:rsidP="00DB7CCE">
            <w:pPr>
              <w:spacing w:line="276" w:lineRule="auto"/>
              <w:jc w:val="left"/>
              <w:rPr>
                <w:rFonts w:cs="Arial"/>
                <w:lang w:val="es-ES"/>
              </w:rPr>
            </w:pPr>
            <w:r w:rsidRPr="00292DEB">
              <w:rPr>
                <w:rFonts w:cs="Arial"/>
                <w:lang w:val="es-ES"/>
              </w:rPr>
              <w:t>EL</w:t>
            </w:r>
          </w:p>
          <w:p w14:paraId="3CAFFB36" w14:textId="77777777" w:rsidR="005D0FED" w:rsidRPr="00292DEB" w:rsidRDefault="005D0FED" w:rsidP="00DB7CCE">
            <w:pPr>
              <w:spacing w:line="276" w:lineRule="auto"/>
              <w:jc w:val="left"/>
              <w:rPr>
                <w:rFonts w:cs="Arial"/>
                <w:lang w:val="es-ES"/>
              </w:rPr>
            </w:pPr>
            <w:r w:rsidRPr="00292DEB">
              <w:rPr>
                <w:rFonts w:cs="Arial"/>
                <w:lang w:val="es-ES"/>
              </w:rPr>
              <w:t>EL</w:t>
            </w:r>
          </w:p>
          <w:p w14:paraId="464527F3" w14:textId="77777777" w:rsidR="005D0FED" w:rsidRPr="00292DEB" w:rsidRDefault="005D0FED" w:rsidP="00DB7CCE">
            <w:pPr>
              <w:spacing w:line="276" w:lineRule="auto"/>
              <w:jc w:val="left"/>
              <w:rPr>
                <w:rFonts w:cs="Arial"/>
                <w:lang w:val="es-ES"/>
              </w:rPr>
            </w:pPr>
            <w:r w:rsidRPr="00292DEB">
              <w:rPr>
                <w:rFonts w:cs="Arial"/>
                <w:lang w:val="es-ES"/>
              </w:rPr>
              <w:t>EL</w:t>
            </w:r>
          </w:p>
          <w:p w14:paraId="661A6D3E" w14:textId="77777777" w:rsidR="005D0FED" w:rsidRPr="00292DEB" w:rsidRDefault="005D0FED" w:rsidP="00DB7CCE">
            <w:pPr>
              <w:spacing w:line="276" w:lineRule="auto"/>
              <w:jc w:val="left"/>
              <w:rPr>
                <w:rFonts w:cs="Arial"/>
                <w:lang w:val="es-ES"/>
              </w:rPr>
            </w:pPr>
            <w:r w:rsidRPr="00292DEB">
              <w:rPr>
                <w:rFonts w:cs="Arial"/>
                <w:lang w:val="es-ES"/>
              </w:rPr>
              <w:t>EL</w:t>
            </w:r>
          </w:p>
          <w:p w14:paraId="1EDDC6CE" w14:textId="77777777" w:rsidR="005D0FED" w:rsidRPr="00292DEB" w:rsidRDefault="005D0FED" w:rsidP="00DB7CCE">
            <w:pPr>
              <w:spacing w:line="276" w:lineRule="auto"/>
              <w:jc w:val="left"/>
              <w:rPr>
                <w:rFonts w:cs="Arial"/>
                <w:lang w:val="es-ES"/>
              </w:rPr>
            </w:pPr>
            <w:r w:rsidRPr="00292DEB">
              <w:rPr>
                <w:rFonts w:cs="Arial"/>
                <w:lang w:val="es-ES"/>
              </w:rPr>
              <w:t>EL</w:t>
            </w:r>
          </w:p>
          <w:p w14:paraId="73EB53E0" w14:textId="7FFF4504" w:rsidR="005D0FED" w:rsidRPr="00292DEB" w:rsidRDefault="005D0FED" w:rsidP="00DB7CCE">
            <w:pPr>
              <w:spacing w:line="276" w:lineRule="auto"/>
              <w:jc w:val="left"/>
              <w:rPr>
                <w:rFonts w:cs="Arial"/>
                <w:b/>
                <w:lang w:val="es-ES"/>
              </w:rPr>
            </w:pPr>
          </w:p>
        </w:tc>
        <w:tc>
          <w:tcPr>
            <w:tcW w:w="1371" w:type="pct"/>
          </w:tcPr>
          <w:p w14:paraId="33D95F8E" w14:textId="49389A73" w:rsidR="005D0FED" w:rsidRPr="00292DEB" w:rsidRDefault="005D0FED" w:rsidP="00DB7CCE">
            <w:pPr>
              <w:spacing w:line="276" w:lineRule="auto"/>
              <w:rPr>
                <w:rFonts w:cs="Arial"/>
              </w:rPr>
            </w:pPr>
            <w:r w:rsidRPr="00292DEB">
              <w:rPr>
                <w:rFonts w:cs="Arial"/>
              </w:rPr>
              <w:t xml:space="preserve">Rechtmäßiger und dauerhafter Wohnsitz in Griechenland seit mindestens </w:t>
            </w:r>
            <w:r w:rsidRPr="00292DEB">
              <w:rPr>
                <w:rFonts w:cs="Arial"/>
                <w:color w:val="C00000"/>
              </w:rPr>
              <w:t>5</w:t>
            </w:r>
            <w:r w:rsidRPr="00292DEB">
              <w:rPr>
                <w:rFonts w:cs="Arial"/>
              </w:rPr>
              <w:t xml:space="preserve"> Jahren vor Antragsstellung für alle Antragsteller (ausgenommen Bürger von Drittstaaten, für die </w:t>
            </w:r>
            <w:r w:rsidRPr="00292DEB">
              <w:rPr>
                <w:rFonts w:cs="Arial"/>
                <w:color w:val="C00000"/>
              </w:rPr>
              <w:t xml:space="preserve">12 </w:t>
            </w:r>
            <w:r w:rsidRPr="00292DEB">
              <w:rPr>
                <w:rFonts w:cs="Arial"/>
              </w:rPr>
              <w:t>Jahre erforderlich sind).</w:t>
            </w:r>
          </w:p>
        </w:tc>
        <w:tc>
          <w:tcPr>
            <w:tcW w:w="1370" w:type="pct"/>
          </w:tcPr>
          <w:p w14:paraId="48EA4EAC" w14:textId="1B8A0106" w:rsidR="005D0FED" w:rsidRPr="00292DEB" w:rsidRDefault="005D0FED" w:rsidP="00DB7CCE">
            <w:pPr>
              <w:spacing w:line="276" w:lineRule="auto"/>
              <w:rPr>
                <w:rFonts w:cs="Arial"/>
                <w:lang w:val="fr-BE"/>
              </w:rPr>
            </w:pPr>
            <w:r w:rsidRPr="00292DEB">
              <w:rPr>
                <w:rFonts w:eastAsia="Arial" w:cs="Arial"/>
                <w:lang w:val="fr-BE"/>
              </w:rPr>
              <w:t xml:space="preserve">Résidence légale et permanente en Grèce pendant au moins </w:t>
            </w:r>
            <w:r w:rsidRPr="00292DEB">
              <w:rPr>
                <w:rFonts w:cs="Arial"/>
                <w:color w:val="C00000"/>
                <w:lang w:val="fr-BE"/>
              </w:rPr>
              <w:t>5</w:t>
            </w:r>
            <w:r w:rsidRPr="00292DEB">
              <w:rPr>
                <w:rFonts w:cs="Arial"/>
                <w:lang w:val="fr-BE"/>
              </w:rPr>
              <w:t xml:space="preserve"> ans avant l'année de dépôt de la demande pour tous les demandeurs (excepté les ressortissants de pays tiers pour lesquels l’exigence est de </w:t>
            </w:r>
            <w:r w:rsidRPr="00292DEB">
              <w:rPr>
                <w:rFonts w:cs="Arial"/>
                <w:color w:val="C00000"/>
                <w:lang w:val="fr-BE"/>
              </w:rPr>
              <w:t>12</w:t>
            </w:r>
            <w:r w:rsidRPr="00292DEB">
              <w:rPr>
                <w:rFonts w:cs="Arial"/>
                <w:lang w:val="fr-BE"/>
              </w:rPr>
              <w:t xml:space="preserve"> ans).</w:t>
            </w:r>
          </w:p>
        </w:tc>
        <w:tc>
          <w:tcPr>
            <w:tcW w:w="1370" w:type="pct"/>
          </w:tcPr>
          <w:p w14:paraId="37BD41C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E-IX-04-EL</w:t>
            </w:r>
          </w:p>
          <w:p w14:paraId="06F8DBEB" w14:textId="729065C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Legal and permanent residence in Greece for at least </w:t>
            </w:r>
            <w:r w:rsidRPr="00292DEB">
              <w:rPr>
                <w:color w:val="C00000"/>
                <w:sz w:val="15"/>
                <w:szCs w:val="15"/>
                <w:lang w:val="en-GB"/>
              </w:rPr>
              <w:t>5</w:t>
            </w:r>
            <w:r w:rsidRPr="00292DEB">
              <w:rPr>
                <w:color w:val="000000"/>
                <w:sz w:val="15"/>
                <w:szCs w:val="15"/>
                <w:lang w:val="en-GB"/>
              </w:rPr>
              <w:t xml:space="preserve"> years before the year of submission of the application for all applicants (except for third country citizens for whom the requirement is </w:t>
            </w:r>
            <w:r w:rsidRPr="00292DEB">
              <w:rPr>
                <w:color w:val="C00000"/>
                <w:sz w:val="15"/>
                <w:szCs w:val="15"/>
                <w:lang w:val="en-GB"/>
              </w:rPr>
              <w:t>12</w:t>
            </w:r>
            <w:r w:rsidRPr="00292DEB">
              <w:rPr>
                <w:color w:val="000000"/>
                <w:sz w:val="15"/>
                <w:szCs w:val="15"/>
                <w:lang w:val="en-GB"/>
              </w:rPr>
              <w:t xml:space="preserve"> years).</w:t>
            </w:r>
          </w:p>
        </w:tc>
        <w:tc>
          <w:tcPr>
            <w:tcW w:w="167" w:type="pct"/>
          </w:tcPr>
          <w:p w14:paraId="3650C18A"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3C38D0F5" w14:textId="4B3D3895" w:rsidR="005D0FED" w:rsidRPr="00292DEB" w:rsidRDefault="005D0FED" w:rsidP="00DB7CCE">
            <w:pPr>
              <w:spacing w:line="276" w:lineRule="auto"/>
              <w:rPr>
                <w:rFonts w:cs="Arial"/>
                <w:color w:val="0000FF"/>
                <w:lang w:val="en-US"/>
              </w:rPr>
            </w:pPr>
          </w:p>
        </w:tc>
        <w:tc>
          <w:tcPr>
            <w:tcW w:w="127" w:type="pct"/>
          </w:tcPr>
          <w:p w14:paraId="531D978F" w14:textId="77777777" w:rsidR="005D0FED" w:rsidRPr="00292DEB" w:rsidRDefault="005D0FED" w:rsidP="00DB7CCE">
            <w:pPr>
              <w:spacing w:line="276" w:lineRule="auto"/>
              <w:rPr>
                <w:rFonts w:cs="Arial"/>
                <w:color w:val="0000FF"/>
                <w:lang w:val="fr-FR"/>
              </w:rPr>
            </w:pPr>
            <w:r w:rsidRPr="00292DEB">
              <w:rPr>
                <w:rFonts w:cs="Arial"/>
                <w:color w:val="0000FF"/>
                <w:lang w:val="fr-FR"/>
              </w:rPr>
              <w:t>4</w:t>
            </w:r>
          </w:p>
          <w:p w14:paraId="3F2A6DA1" w14:textId="77777777" w:rsidR="005D0FED" w:rsidRPr="00292DEB" w:rsidRDefault="005D0FED" w:rsidP="00DB7CCE">
            <w:pPr>
              <w:spacing w:line="276" w:lineRule="auto"/>
              <w:rPr>
                <w:rFonts w:cs="Arial"/>
                <w:color w:val="0000FF"/>
                <w:lang w:val="en-US"/>
              </w:rPr>
            </w:pPr>
          </w:p>
        </w:tc>
        <w:tc>
          <w:tcPr>
            <w:tcW w:w="402" w:type="pct"/>
          </w:tcPr>
          <w:p w14:paraId="314C2D48"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F703197" w14:textId="77777777" w:rsidR="005D0FED" w:rsidRPr="00292DEB" w:rsidRDefault="005D0FED" w:rsidP="00DB7CCE">
            <w:pPr>
              <w:spacing w:line="276" w:lineRule="auto"/>
              <w:rPr>
                <w:rFonts w:cs="Arial"/>
                <w:color w:val="0000FF"/>
                <w:lang w:val="en-US"/>
              </w:rPr>
            </w:pPr>
          </w:p>
        </w:tc>
      </w:tr>
      <w:tr w:rsidR="005D0FED" w:rsidRPr="00292DEB" w14:paraId="1F6F40F2" w14:textId="77777777" w:rsidTr="005D0FED">
        <w:tc>
          <w:tcPr>
            <w:tcW w:w="193" w:type="pct"/>
          </w:tcPr>
          <w:p w14:paraId="3C3F7E50" w14:textId="77777777" w:rsidR="005D0FED" w:rsidRPr="00292DEB" w:rsidRDefault="005D0FED" w:rsidP="00DB7CCE">
            <w:pPr>
              <w:spacing w:line="276" w:lineRule="auto"/>
              <w:jc w:val="left"/>
              <w:rPr>
                <w:rFonts w:cs="Arial"/>
                <w:lang w:val="es-ES"/>
              </w:rPr>
            </w:pPr>
            <w:r w:rsidRPr="00292DEB">
              <w:rPr>
                <w:rFonts w:cs="Arial"/>
                <w:lang w:val="es-ES"/>
              </w:rPr>
              <w:t>EL</w:t>
            </w:r>
          </w:p>
          <w:p w14:paraId="6ADDA9C9" w14:textId="77777777" w:rsidR="005D0FED" w:rsidRPr="00292DEB" w:rsidRDefault="005D0FED" w:rsidP="00DB7CCE">
            <w:pPr>
              <w:spacing w:line="276" w:lineRule="auto"/>
              <w:jc w:val="left"/>
              <w:rPr>
                <w:rFonts w:cs="Arial"/>
                <w:lang w:val="es-ES"/>
              </w:rPr>
            </w:pPr>
            <w:r w:rsidRPr="00292DEB">
              <w:rPr>
                <w:rFonts w:cs="Arial"/>
                <w:lang w:val="es-ES"/>
              </w:rPr>
              <w:t>EL</w:t>
            </w:r>
          </w:p>
          <w:p w14:paraId="54C78558" w14:textId="77777777" w:rsidR="005D0FED" w:rsidRPr="00292DEB" w:rsidRDefault="005D0FED" w:rsidP="00DB7CCE">
            <w:pPr>
              <w:spacing w:line="276" w:lineRule="auto"/>
              <w:jc w:val="left"/>
              <w:rPr>
                <w:rFonts w:cs="Arial"/>
                <w:lang w:val="es-ES"/>
              </w:rPr>
            </w:pPr>
            <w:r w:rsidRPr="00292DEB">
              <w:rPr>
                <w:rFonts w:cs="Arial"/>
                <w:lang w:val="es-ES"/>
              </w:rPr>
              <w:t>EL</w:t>
            </w:r>
          </w:p>
          <w:p w14:paraId="05536E98" w14:textId="77777777" w:rsidR="005D0FED" w:rsidRPr="00292DEB" w:rsidRDefault="005D0FED" w:rsidP="00DB7CCE">
            <w:pPr>
              <w:spacing w:line="276" w:lineRule="auto"/>
              <w:jc w:val="left"/>
              <w:rPr>
                <w:rFonts w:cs="Arial"/>
                <w:lang w:val="es-ES"/>
              </w:rPr>
            </w:pPr>
            <w:r w:rsidRPr="00292DEB">
              <w:rPr>
                <w:rFonts w:cs="Arial"/>
                <w:lang w:val="es-ES"/>
              </w:rPr>
              <w:t>EL</w:t>
            </w:r>
          </w:p>
          <w:p w14:paraId="6CC666BA" w14:textId="77777777" w:rsidR="005D0FED" w:rsidRPr="00292DEB" w:rsidRDefault="005D0FED" w:rsidP="00DB7CCE">
            <w:pPr>
              <w:spacing w:line="276" w:lineRule="auto"/>
              <w:jc w:val="left"/>
              <w:rPr>
                <w:rFonts w:cs="Arial"/>
                <w:lang w:val="es-ES"/>
              </w:rPr>
            </w:pPr>
            <w:r w:rsidRPr="00292DEB">
              <w:rPr>
                <w:rFonts w:cs="Arial"/>
                <w:lang w:val="es-ES"/>
              </w:rPr>
              <w:t>EL</w:t>
            </w:r>
          </w:p>
          <w:p w14:paraId="125FDF8A" w14:textId="77777777" w:rsidR="005D0FED" w:rsidRPr="00292DEB" w:rsidRDefault="005D0FED" w:rsidP="00DB7CCE">
            <w:pPr>
              <w:spacing w:line="276" w:lineRule="auto"/>
              <w:jc w:val="left"/>
              <w:rPr>
                <w:rFonts w:cs="Arial"/>
                <w:lang w:val="es-ES"/>
              </w:rPr>
            </w:pPr>
            <w:r w:rsidRPr="00292DEB">
              <w:rPr>
                <w:rFonts w:cs="Arial"/>
                <w:lang w:val="es-ES"/>
              </w:rPr>
              <w:t>EL</w:t>
            </w:r>
          </w:p>
          <w:p w14:paraId="030F6F41" w14:textId="77777777" w:rsidR="005D0FED" w:rsidRPr="00292DEB" w:rsidRDefault="005D0FED" w:rsidP="00DB7CCE">
            <w:pPr>
              <w:spacing w:line="276" w:lineRule="auto"/>
              <w:jc w:val="left"/>
              <w:rPr>
                <w:rFonts w:cs="Arial"/>
                <w:lang w:val="es-ES"/>
              </w:rPr>
            </w:pPr>
          </w:p>
          <w:p w14:paraId="29FE4466" w14:textId="2118D69E" w:rsidR="005D0FED" w:rsidRPr="00292DEB" w:rsidRDefault="005D0FED" w:rsidP="00DB7CCE">
            <w:pPr>
              <w:spacing w:line="276" w:lineRule="auto"/>
              <w:jc w:val="left"/>
              <w:rPr>
                <w:rFonts w:cs="Arial"/>
                <w:b/>
                <w:lang w:val="es-ES"/>
              </w:rPr>
            </w:pPr>
          </w:p>
        </w:tc>
        <w:tc>
          <w:tcPr>
            <w:tcW w:w="1371" w:type="pct"/>
          </w:tcPr>
          <w:p w14:paraId="18561574" w14:textId="77777777" w:rsidR="005D0FED" w:rsidRPr="00292DEB" w:rsidRDefault="005D0FED" w:rsidP="00DB7CCE">
            <w:pPr>
              <w:spacing w:line="276" w:lineRule="auto"/>
              <w:rPr>
                <w:rFonts w:cs="Arial"/>
              </w:rPr>
            </w:pPr>
            <w:r w:rsidRPr="00292DEB">
              <w:rPr>
                <w:rFonts w:cs="Arial"/>
              </w:rPr>
              <w:t xml:space="preserve">Voraussetzung für die Gewährung des </w:t>
            </w:r>
            <w:r w:rsidRPr="00292DEB">
              <w:rPr>
                <w:rFonts w:cs="Arial"/>
                <w:color w:val="008000"/>
              </w:rPr>
              <w:t>Kindergelds</w:t>
            </w:r>
            <w:r w:rsidRPr="00292DEB">
              <w:rPr>
                <w:rFonts w:cs="Arial"/>
              </w:rPr>
              <w:t xml:space="preserve"> ist die jährliche Abgabe einer Einkommensteuererklärung.</w:t>
            </w:r>
          </w:p>
          <w:p w14:paraId="3981C78D" w14:textId="77777777" w:rsidR="005D0FED" w:rsidRPr="00292DEB" w:rsidRDefault="005D0FED" w:rsidP="00DB7CCE">
            <w:pPr>
              <w:spacing w:line="276" w:lineRule="auto"/>
              <w:rPr>
                <w:rFonts w:cs="Arial"/>
              </w:rPr>
            </w:pPr>
            <w:r w:rsidRPr="00292DEB">
              <w:rPr>
                <w:rFonts w:cs="Arial"/>
              </w:rPr>
              <w:t>Die unterhaltsberechtigten Kinder müssen auch in Griechenland leben.</w:t>
            </w:r>
          </w:p>
          <w:p w14:paraId="15AE4403" w14:textId="42D13FD8" w:rsidR="005D0FED" w:rsidRPr="00292DEB" w:rsidRDefault="005D0FED" w:rsidP="00DB7CCE">
            <w:pPr>
              <w:spacing w:line="276" w:lineRule="auto"/>
              <w:rPr>
                <w:rFonts w:cs="Arial"/>
              </w:rPr>
            </w:pPr>
            <w:r w:rsidRPr="00292DEB">
              <w:rPr>
                <w:rFonts w:cs="Arial"/>
              </w:rPr>
              <w:t>Familien werden nach einer Bedürftigkeitsprüfung in drei Kategorien eingeteilt.</w:t>
            </w:r>
          </w:p>
        </w:tc>
        <w:tc>
          <w:tcPr>
            <w:tcW w:w="1370" w:type="pct"/>
          </w:tcPr>
          <w:p w14:paraId="21FA0A83" w14:textId="77777777" w:rsidR="005D0FED" w:rsidRPr="00292DEB" w:rsidRDefault="005D0FED" w:rsidP="00DB7CCE">
            <w:pPr>
              <w:spacing w:line="276" w:lineRule="auto"/>
              <w:rPr>
                <w:rFonts w:cs="Arial"/>
                <w:lang w:val="fr-BE"/>
              </w:rPr>
            </w:pPr>
            <w:r w:rsidRPr="00292DEB">
              <w:rPr>
                <w:rFonts w:cs="Arial"/>
                <w:lang w:val="fr-BE"/>
              </w:rPr>
              <w:t xml:space="preserve">L'octroi de </w:t>
            </w:r>
            <w:r w:rsidRPr="00292DEB">
              <w:rPr>
                <w:rFonts w:cs="Arial"/>
                <w:color w:val="008000"/>
                <w:lang w:val="fr-BE"/>
              </w:rPr>
              <w:t>l’allocation familiale</w:t>
            </w:r>
            <w:r w:rsidRPr="00292DEB">
              <w:rPr>
                <w:rFonts w:cs="Arial"/>
                <w:lang w:val="fr-BE"/>
              </w:rPr>
              <w:t xml:space="preserve"> est subordonné à la présentation d'une déclaration d'impôt sur le revenu chaque année.</w:t>
            </w:r>
          </w:p>
          <w:p w14:paraId="1072193C" w14:textId="77777777" w:rsidR="005D0FED" w:rsidRPr="00292DEB" w:rsidRDefault="005D0FED" w:rsidP="00DB7CCE">
            <w:pPr>
              <w:spacing w:line="276" w:lineRule="auto"/>
              <w:rPr>
                <w:rFonts w:cs="Arial"/>
                <w:lang w:val="fr-BE"/>
              </w:rPr>
            </w:pPr>
            <w:r w:rsidRPr="00292DEB">
              <w:rPr>
                <w:rFonts w:cs="Arial"/>
                <w:lang w:val="fr-BE"/>
              </w:rPr>
              <w:t>Les enfants à charge doivent également vivre en Grèce.</w:t>
            </w:r>
          </w:p>
          <w:p w14:paraId="043EDDE1" w14:textId="77777777" w:rsidR="005D0FED" w:rsidRPr="00292DEB" w:rsidRDefault="005D0FED" w:rsidP="00DB7CCE">
            <w:pPr>
              <w:spacing w:line="276" w:lineRule="auto"/>
              <w:rPr>
                <w:rFonts w:cs="Arial"/>
                <w:lang w:val="fr-BE"/>
              </w:rPr>
            </w:pPr>
            <w:r w:rsidRPr="00292DEB">
              <w:rPr>
                <w:rFonts w:cs="Arial"/>
                <w:lang w:val="fr-BE"/>
              </w:rPr>
              <w:t>Les familles sont classées en trois catégories après l'examen des ressources.</w:t>
            </w:r>
          </w:p>
          <w:p w14:paraId="5BA186DF" w14:textId="708B1037" w:rsidR="005D0FED" w:rsidRPr="00292DEB" w:rsidRDefault="005D0FED" w:rsidP="00DB7CCE">
            <w:pPr>
              <w:spacing w:line="276" w:lineRule="auto"/>
              <w:rPr>
                <w:rFonts w:cs="Arial"/>
                <w:lang w:val="fr-BE"/>
              </w:rPr>
            </w:pPr>
          </w:p>
        </w:tc>
        <w:tc>
          <w:tcPr>
            <w:tcW w:w="1370" w:type="pct"/>
          </w:tcPr>
          <w:p w14:paraId="289E376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E-IX-05-EL</w:t>
            </w:r>
          </w:p>
          <w:p w14:paraId="58C01A4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 prerequisite for granting the </w:t>
            </w:r>
            <w:r w:rsidRPr="00292DEB">
              <w:rPr>
                <w:color w:val="008000"/>
                <w:sz w:val="15"/>
                <w:szCs w:val="15"/>
                <w:lang w:val="en-GB"/>
              </w:rPr>
              <w:t xml:space="preserve">Child benefit </w:t>
            </w:r>
            <w:r w:rsidRPr="00292DEB">
              <w:rPr>
                <w:color w:val="000000"/>
                <w:sz w:val="15"/>
                <w:szCs w:val="15"/>
                <w:lang w:val="en-GB"/>
              </w:rPr>
              <w:t>is the submission of an income tax return each year.</w:t>
            </w:r>
          </w:p>
          <w:p w14:paraId="5CBDB212" w14:textId="77777777" w:rsidR="005D0FED" w:rsidRPr="00292DEB" w:rsidRDefault="005D0FED" w:rsidP="00DB7CCE">
            <w:pPr>
              <w:pStyle w:val="Normal0"/>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sz w:val="15"/>
                <w:szCs w:val="15"/>
                <w:lang w:val="en-GB"/>
              </w:rPr>
            </w:pPr>
            <w:r w:rsidRPr="00292DEB">
              <w:rPr>
                <w:color w:val="000000"/>
                <w:sz w:val="15"/>
                <w:szCs w:val="15"/>
                <w:lang w:val="en-GB"/>
              </w:rPr>
              <w:t>The dependent children have also to live in Greece.</w:t>
            </w:r>
          </w:p>
          <w:p w14:paraId="74653BE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Families are classified into three categories after means-test.</w:t>
            </w:r>
          </w:p>
          <w:p w14:paraId="6AB8AF5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4F0E06CF" w14:textId="2CD671F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271DEF3"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9</w:t>
            </w:r>
          </w:p>
          <w:p w14:paraId="31EBFD79" w14:textId="77777777" w:rsidR="005D0FED" w:rsidRPr="00292DEB" w:rsidRDefault="005D0FED" w:rsidP="00DB7CCE">
            <w:pPr>
              <w:spacing w:line="276" w:lineRule="auto"/>
              <w:rPr>
                <w:rFonts w:cs="Arial"/>
                <w:color w:val="0000FF"/>
                <w:lang w:val="en-US"/>
              </w:rPr>
            </w:pPr>
          </w:p>
        </w:tc>
        <w:tc>
          <w:tcPr>
            <w:tcW w:w="127" w:type="pct"/>
          </w:tcPr>
          <w:p w14:paraId="7582E82A" w14:textId="77777777" w:rsidR="005D0FED" w:rsidRPr="00292DEB" w:rsidRDefault="005D0FED" w:rsidP="00DB7CCE">
            <w:pPr>
              <w:spacing w:line="276" w:lineRule="auto"/>
              <w:rPr>
                <w:rFonts w:cs="Arial"/>
                <w:color w:val="0000FF"/>
                <w:lang w:val="fr-FR"/>
              </w:rPr>
            </w:pPr>
            <w:r w:rsidRPr="00292DEB">
              <w:rPr>
                <w:rFonts w:cs="Arial"/>
                <w:color w:val="0000FF"/>
                <w:lang w:val="fr-FR"/>
              </w:rPr>
              <w:t>5</w:t>
            </w:r>
          </w:p>
          <w:p w14:paraId="3BFB0C37" w14:textId="77777777" w:rsidR="005D0FED" w:rsidRPr="00292DEB" w:rsidRDefault="005D0FED" w:rsidP="00DB7CCE">
            <w:pPr>
              <w:spacing w:line="276" w:lineRule="auto"/>
              <w:rPr>
                <w:rFonts w:cs="Arial"/>
                <w:color w:val="0000FF"/>
                <w:lang w:val="en-US"/>
              </w:rPr>
            </w:pPr>
          </w:p>
        </w:tc>
        <w:tc>
          <w:tcPr>
            <w:tcW w:w="402" w:type="pct"/>
          </w:tcPr>
          <w:p w14:paraId="3A1195E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6FE938B" w14:textId="77777777" w:rsidR="005D0FED" w:rsidRPr="00292DEB" w:rsidRDefault="005D0FED" w:rsidP="00DB7CCE">
            <w:pPr>
              <w:spacing w:line="276" w:lineRule="auto"/>
              <w:rPr>
                <w:rFonts w:cs="Arial"/>
                <w:color w:val="0000FF"/>
                <w:lang w:val="en-US"/>
              </w:rPr>
            </w:pPr>
          </w:p>
        </w:tc>
      </w:tr>
      <w:tr w:rsidR="005D0FED" w:rsidRPr="00292DEB" w14:paraId="32E511C0" w14:textId="77777777" w:rsidTr="005D0FED">
        <w:tc>
          <w:tcPr>
            <w:tcW w:w="193" w:type="pct"/>
          </w:tcPr>
          <w:p w14:paraId="6A5305A5" w14:textId="77777777" w:rsidR="005D0FED" w:rsidRPr="00292DEB" w:rsidRDefault="005D0FED" w:rsidP="00DB7CCE">
            <w:pPr>
              <w:spacing w:line="276" w:lineRule="auto"/>
              <w:jc w:val="left"/>
              <w:rPr>
                <w:rFonts w:cs="Arial"/>
                <w:lang w:val="es-ES"/>
              </w:rPr>
            </w:pPr>
            <w:r w:rsidRPr="00292DEB">
              <w:rPr>
                <w:rFonts w:cs="Arial"/>
                <w:lang w:val="es-ES"/>
              </w:rPr>
              <w:t>EL</w:t>
            </w:r>
          </w:p>
          <w:p w14:paraId="0E0C8BBF" w14:textId="77777777" w:rsidR="005D0FED" w:rsidRPr="00292DEB" w:rsidRDefault="005D0FED" w:rsidP="00DB7CCE">
            <w:pPr>
              <w:spacing w:line="276" w:lineRule="auto"/>
              <w:jc w:val="left"/>
              <w:rPr>
                <w:rFonts w:cs="Arial"/>
                <w:lang w:val="es-ES"/>
              </w:rPr>
            </w:pPr>
            <w:r w:rsidRPr="00292DEB">
              <w:rPr>
                <w:rFonts w:cs="Arial"/>
                <w:lang w:val="es-ES"/>
              </w:rPr>
              <w:t>EL</w:t>
            </w:r>
          </w:p>
          <w:p w14:paraId="1259DB15" w14:textId="77777777" w:rsidR="005D0FED" w:rsidRPr="00292DEB" w:rsidRDefault="005D0FED" w:rsidP="00DB7CCE">
            <w:pPr>
              <w:spacing w:line="276" w:lineRule="auto"/>
              <w:jc w:val="left"/>
              <w:rPr>
                <w:rFonts w:cs="Arial"/>
                <w:lang w:val="es-ES"/>
              </w:rPr>
            </w:pPr>
            <w:r w:rsidRPr="00292DEB">
              <w:rPr>
                <w:rFonts w:cs="Arial"/>
                <w:lang w:val="es-ES"/>
              </w:rPr>
              <w:t>EL</w:t>
            </w:r>
          </w:p>
          <w:p w14:paraId="1C366D0D" w14:textId="77777777" w:rsidR="005D0FED" w:rsidRPr="00292DEB" w:rsidRDefault="005D0FED" w:rsidP="00DB7CCE">
            <w:pPr>
              <w:spacing w:line="276" w:lineRule="auto"/>
              <w:jc w:val="left"/>
              <w:rPr>
                <w:rFonts w:cs="Arial"/>
                <w:lang w:val="es-ES"/>
              </w:rPr>
            </w:pPr>
            <w:r w:rsidRPr="00292DEB">
              <w:rPr>
                <w:rFonts w:cs="Arial"/>
                <w:lang w:val="es-ES"/>
              </w:rPr>
              <w:t>EL</w:t>
            </w:r>
          </w:p>
          <w:p w14:paraId="6F025CF1" w14:textId="77777777" w:rsidR="005D0FED" w:rsidRPr="00292DEB" w:rsidRDefault="005D0FED" w:rsidP="00DB7CCE">
            <w:pPr>
              <w:spacing w:line="276" w:lineRule="auto"/>
              <w:jc w:val="left"/>
              <w:rPr>
                <w:rFonts w:cs="Arial"/>
                <w:lang w:val="es-ES"/>
              </w:rPr>
            </w:pPr>
            <w:r w:rsidRPr="00292DEB">
              <w:rPr>
                <w:rFonts w:cs="Arial"/>
                <w:lang w:val="es-ES"/>
              </w:rPr>
              <w:t>EL</w:t>
            </w:r>
          </w:p>
          <w:p w14:paraId="0A1B4ABA" w14:textId="7EE9CC64" w:rsidR="005D0FED" w:rsidRPr="00292DEB" w:rsidRDefault="005D0FED" w:rsidP="00DB7CCE">
            <w:pPr>
              <w:spacing w:line="276" w:lineRule="auto"/>
              <w:jc w:val="left"/>
              <w:rPr>
                <w:rFonts w:cs="Arial"/>
                <w:b/>
                <w:lang w:val="es-ES"/>
              </w:rPr>
            </w:pPr>
          </w:p>
        </w:tc>
        <w:tc>
          <w:tcPr>
            <w:tcW w:w="1371" w:type="pct"/>
          </w:tcPr>
          <w:p w14:paraId="7AD2B45C" w14:textId="77777777" w:rsidR="005D0FED" w:rsidRPr="00292DEB" w:rsidRDefault="005D0FED" w:rsidP="00DB7CCE">
            <w:pPr>
              <w:spacing w:line="276" w:lineRule="auto"/>
              <w:rPr>
                <w:rFonts w:cs="Arial"/>
              </w:rPr>
            </w:pPr>
            <w:r w:rsidRPr="00292DEB">
              <w:rPr>
                <w:rFonts w:cs="Arial"/>
              </w:rPr>
              <w:t xml:space="preserve">Unverheiratete Kinder unter </w:t>
            </w:r>
            <w:r w:rsidRPr="00292DEB">
              <w:rPr>
                <w:rFonts w:cs="Arial"/>
                <w:color w:val="C00000"/>
              </w:rPr>
              <w:t>18</w:t>
            </w:r>
            <w:r w:rsidRPr="00292DEB">
              <w:rPr>
                <w:rFonts w:cs="Arial"/>
              </w:rPr>
              <w:t xml:space="preserve"> Jahren (oder unter </w:t>
            </w:r>
            <w:r w:rsidRPr="00292DEB">
              <w:rPr>
                <w:rFonts w:cs="Arial"/>
                <w:color w:val="C00000"/>
              </w:rPr>
              <w:t>19</w:t>
            </w:r>
            <w:r w:rsidRPr="00292DEB">
              <w:rPr>
                <w:rFonts w:cs="Arial"/>
              </w:rPr>
              <w:t xml:space="preserve"> Jahren, wenn sie sich in einer weiterführenden Bildungseinrichtung befinden; oder unter </w:t>
            </w:r>
            <w:r w:rsidRPr="00292DEB">
              <w:rPr>
                <w:rFonts w:cs="Arial"/>
                <w:color w:val="C00000"/>
              </w:rPr>
              <w:t>24</w:t>
            </w:r>
            <w:r w:rsidRPr="00292DEB">
              <w:rPr>
                <w:rFonts w:cs="Arial"/>
              </w:rPr>
              <w:t xml:space="preserve"> Jahren, wenn sie ein Hochschulstudium absolvieren, oder im Falle von Waisenkindern oder wenn sie eine Invalidität von mindestens </w:t>
            </w:r>
            <w:r w:rsidRPr="00292DEB">
              <w:rPr>
                <w:rFonts w:cs="Arial"/>
                <w:color w:val="C00000"/>
              </w:rPr>
              <w:t>67%</w:t>
            </w:r>
            <w:r w:rsidRPr="00292DEB">
              <w:rPr>
                <w:rFonts w:cs="Arial"/>
              </w:rPr>
              <w:t xml:space="preserve"> aufweisen).</w:t>
            </w:r>
          </w:p>
          <w:p w14:paraId="4B94E9DB" w14:textId="63B4DC7C" w:rsidR="005D0FED" w:rsidRPr="00292DEB" w:rsidRDefault="005D0FED" w:rsidP="00DB7CCE">
            <w:pPr>
              <w:spacing w:line="276" w:lineRule="auto"/>
              <w:rPr>
                <w:rFonts w:eastAsia="Arial" w:cs="Arial"/>
                <w:bCs/>
              </w:rPr>
            </w:pPr>
          </w:p>
        </w:tc>
        <w:tc>
          <w:tcPr>
            <w:tcW w:w="1370" w:type="pct"/>
          </w:tcPr>
          <w:p w14:paraId="6CF2C83C" w14:textId="38E67AD7" w:rsidR="005D0FED" w:rsidRPr="00292DEB" w:rsidRDefault="005D0FED" w:rsidP="00DB7CCE">
            <w:pPr>
              <w:spacing w:line="276" w:lineRule="auto"/>
              <w:rPr>
                <w:rFonts w:cs="Arial"/>
                <w:lang w:val="fr-BE"/>
              </w:rPr>
            </w:pPr>
            <w:r w:rsidRPr="00292DEB">
              <w:rPr>
                <w:rFonts w:eastAsia="Arial" w:cs="Arial"/>
                <w:lang w:val="fr-BE"/>
              </w:rPr>
              <w:t xml:space="preserve">Enfants célibataires de moins de </w:t>
            </w:r>
            <w:r w:rsidRPr="00292DEB">
              <w:rPr>
                <w:rFonts w:eastAsia="Arial" w:cs="Arial"/>
                <w:color w:val="C00000"/>
                <w:lang w:val="fr-BE"/>
              </w:rPr>
              <w:t xml:space="preserve">18 </w:t>
            </w:r>
            <w:r w:rsidRPr="00292DEB">
              <w:rPr>
                <w:rFonts w:eastAsia="Arial" w:cs="Arial"/>
                <w:lang w:val="fr-BE"/>
              </w:rPr>
              <w:t xml:space="preserve">ans (ou de moins de </w:t>
            </w:r>
            <w:r w:rsidRPr="00292DEB">
              <w:rPr>
                <w:rFonts w:eastAsia="Arial" w:cs="Arial"/>
                <w:color w:val="C00000"/>
                <w:lang w:val="fr-BE"/>
              </w:rPr>
              <w:t xml:space="preserve">19 </w:t>
            </w:r>
            <w:r w:rsidRPr="00292DEB">
              <w:rPr>
                <w:rFonts w:eastAsia="Arial" w:cs="Arial"/>
                <w:lang w:val="fr-BE"/>
              </w:rPr>
              <w:t xml:space="preserve">ans s'ils suivent l'enseignement secondaire ou de moins de </w:t>
            </w:r>
            <w:r w:rsidRPr="00292DEB">
              <w:rPr>
                <w:rFonts w:eastAsia="Arial" w:cs="Arial"/>
                <w:color w:val="C00000"/>
                <w:lang w:val="fr-BE"/>
              </w:rPr>
              <w:t>24</w:t>
            </w:r>
            <w:r w:rsidRPr="00292DEB">
              <w:rPr>
                <w:rFonts w:eastAsia="Arial" w:cs="Arial"/>
                <w:lang w:val="fr-BE"/>
              </w:rPr>
              <w:t xml:space="preserve"> ans s'ils suivent l'enseignement supérieur ou s’ils sont orphelins ou ont une invalidité d'au moins </w:t>
            </w:r>
            <w:r w:rsidRPr="00292DEB">
              <w:rPr>
                <w:rFonts w:eastAsia="Arial" w:cs="Arial"/>
                <w:color w:val="C00000"/>
                <w:lang w:val="fr-BE"/>
              </w:rPr>
              <w:t>67%</w:t>
            </w:r>
            <w:r w:rsidRPr="00292DEB">
              <w:rPr>
                <w:rFonts w:eastAsia="Arial" w:cs="Arial"/>
                <w:lang w:val="fr-BE"/>
              </w:rPr>
              <w:t>).</w:t>
            </w:r>
          </w:p>
        </w:tc>
        <w:tc>
          <w:tcPr>
            <w:tcW w:w="1370" w:type="pct"/>
          </w:tcPr>
          <w:p w14:paraId="00A5428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E-IX-06-EL</w:t>
            </w:r>
          </w:p>
          <w:p w14:paraId="7B3ACDA9" w14:textId="5EF4FC31"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Unmarried children aged less than </w:t>
            </w:r>
            <w:r w:rsidRPr="00292DEB">
              <w:rPr>
                <w:color w:val="C00000"/>
                <w:sz w:val="15"/>
                <w:szCs w:val="15"/>
                <w:lang w:val="en-GB"/>
              </w:rPr>
              <w:t>18</w:t>
            </w:r>
            <w:r w:rsidRPr="00292DEB">
              <w:rPr>
                <w:color w:val="000000"/>
                <w:sz w:val="15"/>
                <w:szCs w:val="15"/>
                <w:lang w:val="en-GB"/>
              </w:rPr>
              <w:t xml:space="preserve"> (or below </w:t>
            </w:r>
            <w:r w:rsidRPr="00292DEB">
              <w:rPr>
                <w:color w:val="C00000"/>
                <w:sz w:val="15"/>
                <w:szCs w:val="15"/>
                <w:lang w:val="en-GB"/>
              </w:rPr>
              <w:t xml:space="preserve">19 </w:t>
            </w:r>
            <w:r w:rsidRPr="00292DEB">
              <w:rPr>
                <w:color w:val="000000"/>
                <w:sz w:val="15"/>
                <w:szCs w:val="15"/>
                <w:lang w:val="en-GB"/>
              </w:rPr>
              <w:t xml:space="preserve">years old if in secondary education; or below </w:t>
            </w:r>
            <w:r w:rsidRPr="00292DEB">
              <w:rPr>
                <w:color w:val="C00000"/>
                <w:sz w:val="15"/>
                <w:szCs w:val="15"/>
                <w:lang w:val="en-GB"/>
              </w:rPr>
              <w:t>24</w:t>
            </w:r>
            <w:r w:rsidRPr="00292DEB">
              <w:rPr>
                <w:color w:val="000000"/>
                <w:sz w:val="15"/>
                <w:szCs w:val="15"/>
                <w:lang w:val="en-GB"/>
              </w:rPr>
              <w:t xml:space="preserve"> years old if in higher education or if orphans or if they have an invalidity of at least </w:t>
            </w:r>
            <w:r w:rsidRPr="00292DEB">
              <w:rPr>
                <w:color w:val="C00000"/>
                <w:sz w:val="15"/>
                <w:szCs w:val="15"/>
                <w:lang w:val="en-GB"/>
              </w:rPr>
              <w:t>67%</w:t>
            </w:r>
            <w:r w:rsidRPr="00292DEB">
              <w:rPr>
                <w:color w:val="000000"/>
                <w:sz w:val="15"/>
                <w:szCs w:val="15"/>
                <w:lang w:val="en-GB"/>
              </w:rPr>
              <w:t>).</w:t>
            </w:r>
          </w:p>
        </w:tc>
        <w:tc>
          <w:tcPr>
            <w:tcW w:w="167" w:type="pct"/>
          </w:tcPr>
          <w:p w14:paraId="4FB1C345"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2C80FFAF" w14:textId="5770631F" w:rsidR="005D0FED" w:rsidRPr="00292DEB" w:rsidRDefault="005D0FED" w:rsidP="00DB7CCE">
            <w:pPr>
              <w:spacing w:line="276" w:lineRule="auto"/>
              <w:rPr>
                <w:rFonts w:cs="Arial"/>
                <w:color w:val="0000FF"/>
                <w:lang w:val="en-US"/>
              </w:rPr>
            </w:pPr>
          </w:p>
        </w:tc>
        <w:tc>
          <w:tcPr>
            <w:tcW w:w="127" w:type="pct"/>
          </w:tcPr>
          <w:p w14:paraId="719D18E9" w14:textId="77777777" w:rsidR="005D0FED" w:rsidRPr="00292DEB" w:rsidRDefault="005D0FED" w:rsidP="00DB7CCE">
            <w:pPr>
              <w:spacing w:line="276" w:lineRule="auto"/>
              <w:rPr>
                <w:rFonts w:cs="Arial"/>
                <w:color w:val="0000FF"/>
                <w:lang w:val="fr-FR"/>
              </w:rPr>
            </w:pPr>
            <w:r w:rsidRPr="00292DEB">
              <w:rPr>
                <w:rFonts w:cs="Arial"/>
                <w:color w:val="0000FF"/>
                <w:lang w:val="fr-FR"/>
              </w:rPr>
              <w:t>6</w:t>
            </w:r>
          </w:p>
          <w:p w14:paraId="32869F5F" w14:textId="77777777" w:rsidR="005D0FED" w:rsidRPr="00292DEB" w:rsidRDefault="005D0FED" w:rsidP="00DB7CCE">
            <w:pPr>
              <w:spacing w:line="276" w:lineRule="auto"/>
              <w:rPr>
                <w:rFonts w:cs="Arial"/>
                <w:color w:val="0000FF"/>
                <w:lang w:val="en-US"/>
              </w:rPr>
            </w:pPr>
          </w:p>
        </w:tc>
        <w:tc>
          <w:tcPr>
            <w:tcW w:w="402" w:type="pct"/>
          </w:tcPr>
          <w:p w14:paraId="32D1A39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8FAA6FD" w14:textId="77777777" w:rsidR="005D0FED" w:rsidRPr="00292DEB" w:rsidRDefault="005D0FED" w:rsidP="00DB7CCE">
            <w:pPr>
              <w:spacing w:line="276" w:lineRule="auto"/>
              <w:rPr>
                <w:rFonts w:cs="Arial"/>
                <w:color w:val="0000FF"/>
                <w:lang w:val="en-US"/>
              </w:rPr>
            </w:pPr>
          </w:p>
        </w:tc>
      </w:tr>
      <w:tr w:rsidR="005D0FED" w:rsidRPr="00292DEB" w14:paraId="0B777D6E" w14:textId="77777777" w:rsidTr="005D0FED">
        <w:tc>
          <w:tcPr>
            <w:tcW w:w="193" w:type="pct"/>
          </w:tcPr>
          <w:p w14:paraId="35B278EA" w14:textId="77777777" w:rsidR="005D0FED" w:rsidRPr="00292DEB" w:rsidRDefault="005D0FED" w:rsidP="00DB7CCE">
            <w:pPr>
              <w:spacing w:line="276" w:lineRule="auto"/>
              <w:jc w:val="left"/>
              <w:rPr>
                <w:rFonts w:cs="Arial"/>
                <w:lang w:val="es-ES"/>
              </w:rPr>
            </w:pPr>
            <w:r w:rsidRPr="00292DEB">
              <w:rPr>
                <w:rFonts w:cs="Arial"/>
                <w:lang w:val="es-ES"/>
              </w:rPr>
              <w:t>EL</w:t>
            </w:r>
          </w:p>
          <w:p w14:paraId="1AD5870C" w14:textId="77777777" w:rsidR="005D0FED" w:rsidRPr="00292DEB" w:rsidRDefault="005D0FED" w:rsidP="00DB7CCE">
            <w:pPr>
              <w:spacing w:line="276" w:lineRule="auto"/>
              <w:jc w:val="left"/>
              <w:rPr>
                <w:rFonts w:cs="Arial"/>
                <w:lang w:val="es-ES"/>
              </w:rPr>
            </w:pPr>
            <w:r w:rsidRPr="00292DEB">
              <w:rPr>
                <w:rFonts w:cs="Arial"/>
                <w:lang w:val="es-ES"/>
              </w:rPr>
              <w:t>EL</w:t>
            </w:r>
          </w:p>
          <w:p w14:paraId="0CAA8944" w14:textId="77777777" w:rsidR="005D0FED" w:rsidRPr="00292DEB" w:rsidRDefault="005D0FED" w:rsidP="00DB7CCE">
            <w:pPr>
              <w:spacing w:line="276" w:lineRule="auto"/>
              <w:jc w:val="left"/>
              <w:rPr>
                <w:rFonts w:cs="Arial"/>
                <w:lang w:val="es-ES"/>
              </w:rPr>
            </w:pPr>
            <w:r w:rsidRPr="00292DEB">
              <w:rPr>
                <w:rFonts w:cs="Arial"/>
                <w:lang w:val="es-ES"/>
              </w:rPr>
              <w:t>EL</w:t>
            </w:r>
          </w:p>
          <w:p w14:paraId="0560A822" w14:textId="77777777" w:rsidR="005D0FED" w:rsidRPr="00292DEB" w:rsidRDefault="005D0FED" w:rsidP="00DB7CCE">
            <w:pPr>
              <w:spacing w:line="276" w:lineRule="auto"/>
              <w:jc w:val="left"/>
              <w:rPr>
                <w:rFonts w:cs="Arial"/>
                <w:lang w:val="es-ES"/>
              </w:rPr>
            </w:pPr>
            <w:r w:rsidRPr="00292DEB">
              <w:rPr>
                <w:rFonts w:cs="Arial"/>
                <w:lang w:val="es-ES"/>
              </w:rPr>
              <w:t>EL</w:t>
            </w:r>
          </w:p>
          <w:p w14:paraId="681EDD31" w14:textId="77777777" w:rsidR="005D0FED" w:rsidRPr="00292DEB" w:rsidRDefault="005D0FED" w:rsidP="00DB7CCE">
            <w:pPr>
              <w:spacing w:line="276" w:lineRule="auto"/>
              <w:jc w:val="left"/>
              <w:rPr>
                <w:rFonts w:cs="Arial"/>
                <w:lang w:val="es-ES"/>
              </w:rPr>
            </w:pPr>
            <w:r w:rsidRPr="00292DEB">
              <w:rPr>
                <w:rFonts w:cs="Arial"/>
                <w:lang w:val="es-ES"/>
              </w:rPr>
              <w:t>EL</w:t>
            </w:r>
          </w:p>
          <w:p w14:paraId="18E6C46D" w14:textId="03188D87" w:rsidR="005D0FED" w:rsidRPr="00292DEB" w:rsidRDefault="005D0FED" w:rsidP="00DB7CCE">
            <w:pPr>
              <w:spacing w:line="276" w:lineRule="auto"/>
              <w:jc w:val="left"/>
              <w:rPr>
                <w:rFonts w:cs="Arial"/>
                <w:b/>
                <w:lang w:val="es-ES"/>
              </w:rPr>
            </w:pPr>
            <w:r w:rsidRPr="00292DEB">
              <w:rPr>
                <w:rFonts w:cs="Arial"/>
                <w:lang w:val="es-ES"/>
              </w:rPr>
              <w:t>EL</w:t>
            </w:r>
          </w:p>
        </w:tc>
        <w:tc>
          <w:tcPr>
            <w:tcW w:w="1371" w:type="pct"/>
          </w:tcPr>
          <w:p w14:paraId="7D035914" w14:textId="77777777" w:rsidR="005D0FED" w:rsidRPr="00292DEB" w:rsidRDefault="005D0FED" w:rsidP="00DB7CCE">
            <w:pPr>
              <w:spacing w:line="276" w:lineRule="auto"/>
              <w:rPr>
                <w:rFonts w:eastAsia="Arial" w:cs="Arial"/>
              </w:rPr>
            </w:pPr>
            <w:r w:rsidRPr="00292DEB">
              <w:rPr>
                <w:rFonts w:eastAsia="Arial" w:cs="Arial"/>
              </w:rPr>
              <w:t xml:space="preserve">Der Betrag wird auf der Grundlage der letzten Einkommenssteuererklärung berechnet. Er richtet sich nach der Anzahl der unterhaltsberechtigten Kinder und der Kategorie des </w:t>
            </w:r>
            <w:r w:rsidRPr="00292DEB">
              <w:rPr>
                <w:rFonts w:cs="Arial"/>
              </w:rPr>
              <w:t>Äquivalenzhaushaltseinkommens</w:t>
            </w:r>
            <w:r w:rsidRPr="00292DEB">
              <w:rPr>
                <w:rFonts w:eastAsia="Arial" w:cs="Arial"/>
              </w:rPr>
              <w:t>.</w:t>
            </w:r>
          </w:p>
          <w:p w14:paraId="047D4DBA" w14:textId="77777777" w:rsidR="005D0FED" w:rsidRPr="00292DEB" w:rsidRDefault="005D0FED" w:rsidP="00DB7CCE">
            <w:pPr>
              <w:spacing w:line="276" w:lineRule="auto"/>
              <w:rPr>
                <w:rFonts w:eastAsia="Arial" w:cs="Arial"/>
              </w:rPr>
            </w:pPr>
          </w:p>
          <w:p w14:paraId="561B9CFB" w14:textId="77777777" w:rsidR="005D0FED" w:rsidRPr="00292DEB" w:rsidRDefault="005D0FED" w:rsidP="00DB7CCE">
            <w:pPr>
              <w:spacing w:line="276" w:lineRule="auto"/>
              <w:rPr>
                <w:rFonts w:eastAsia="Arial" w:cs="Arial"/>
              </w:rPr>
            </w:pPr>
            <w:r w:rsidRPr="00292DEB">
              <w:rPr>
                <w:rFonts w:eastAsia="Arial" w:cs="Arial"/>
              </w:rPr>
              <w:t xml:space="preserve">Für Familien mit einem Jahreseinkommen von bis zu </w:t>
            </w:r>
            <w:r w:rsidRPr="00292DEB">
              <w:rPr>
                <w:rFonts w:eastAsia="Arial" w:cs="Arial"/>
                <w:color w:val="FF00FF"/>
              </w:rPr>
              <w:t>€6.000</w:t>
            </w:r>
            <w:r w:rsidRPr="00292DEB">
              <w:rPr>
                <w:rFonts w:eastAsia="Arial" w:cs="Arial"/>
              </w:rPr>
              <w:t>:</w:t>
            </w:r>
          </w:p>
          <w:p w14:paraId="7C621CCD"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€70 </w:t>
            </w:r>
            <w:r w:rsidRPr="00292DEB">
              <w:rPr>
                <w:rFonts w:eastAsia="Arial" w:cs="Arial"/>
              </w:rPr>
              <w:t>pro Monat für das erste unterhaltsberechtigte Kind;</w:t>
            </w:r>
          </w:p>
          <w:p w14:paraId="5AF7D996"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€70 </w:t>
            </w:r>
            <w:r w:rsidRPr="00292DEB">
              <w:rPr>
                <w:rFonts w:eastAsia="Arial" w:cs="Arial"/>
              </w:rPr>
              <w:t>pro Monat für das zweite unterhaltsberechtigte Kind;</w:t>
            </w:r>
          </w:p>
          <w:p w14:paraId="716325BB"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€140</w:t>
            </w:r>
            <w:r w:rsidRPr="00292DEB">
              <w:rPr>
                <w:rFonts w:eastAsia="Arial" w:cs="Arial"/>
              </w:rPr>
              <w:t xml:space="preserve"> pro Monat für das dritte und jedes weitere unterhaltsberechtigte Kind ab dem dritten Kind.</w:t>
            </w:r>
          </w:p>
          <w:p w14:paraId="03AB79C3" w14:textId="77777777" w:rsidR="005D0FED" w:rsidRPr="00292DEB" w:rsidRDefault="005D0FED" w:rsidP="00DB7CCE">
            <w:pPr>
              <w:spacing w:line="276" w:lineRule="auto"/>
              <w:rPr>
                <w:rFonts w:eastAsia="Arial" w:cs="Arial"/>
              </w:rPr>
            </w:pPr>
            <w:r w:rsidRPr="00292DEB">
              <w:rPr>
                <w:rFonts w:eastAsia="Arial" w:cs="Arial"/>
              </w:rPr>
              <w:t xml:space="preserve">Für Familien mit einem Jahreseinkommen zwischen </w:t>
            </w:r>
            <w:r w:rsidRPr="00292DEB">
              <w:rPr>
                <w:rFonts w:eastAsia="Arial" w:cs="Arial"/>
                <w:color w:val="FF00FF"/>
              </w:rPr>
              <w:t xml:space="preserve">€6.001 </w:t>
            </w:r>
            <w:r w:rsidRPr="00292DEB">
              <w:rPr>
                <w:rFonts w:eastAsia="Arial" w:cs="Arial"/>
              </w:rPr>
              <w:t xml:space="preserve">und </w:t>
            </w:r>
            <w:r w:rsidRPr="00292DEB">
              <w:rPr>
                <w:rFonts w:eastAsia="Arial" w:cs="Arial"/>
                <w:color w:val="FF00FF"/>
              </w:rPr>
              <w:t>€10.000</w:t>
            </w:r>
            <w:r w:rsidRPr="00292DEB">
              <w:rPr>
                <w:rFonts w:eastAsia="Arial" w:cs="Arial"/>
              </w:rPr>
              <w:t>:</w:t>
            </w:r>
          </w:p>
          <w:p w14:paraId="646AE702"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€42 </w:t>
            </w:r>
            <w:r w:rsidRPr="00292DEB">
              <w:rPr>
                <w:rFonts w:eastAsia="Arial" w:cs="Arial"/>
              </w:rPr>
              <w:t>pro Monat für das erste unterhaltsberechtigte Kind;</w:t>
            </w:r>
          </w:p>
          <w:p w14:paraId="742D2844"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€42 </w:t>
            </w:r>
            <w:r w:rsidRPr="00292DEB">
              <w:rPr>
                <w:rFonts w:eastAsia="Arial" w:cs="Arial"/>
              </w:rPr>
              <w:t>pro Monat für das zweite unterhaltsberechtigte Kind;</w:t>
            </w:r>
          </w:p>
          <w:p w14:paraId="036EB22A"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€84</w:t>
            </w:r>
            <w:r w:rsidRPr="00292DEB">
              <w:rPr>
                <w:rFonts w:eastAsia="Arial" w:cs="Arial"/>
              </w:rPr>
              <w:t xml:space="preserve"> pro Monat für das dritte und jedes weitere unterhaltsberechtigte Kind ab dem dritten Kind.</w:t>
            </w:r>
          </w:p>
          <w:p w14:paraId="48B5B9AB" w14:textId="77777777" w:rsidR="005D0FED" w:rsidRPr="00292DEB" w:rsidRDefault="005D0FED" w:rsidP="00DB7CCE">
            <w:pPr>
              <w:spacing w:line="276" w:lineRule="auto"/>
              <w:rPr>
                <w:rFonts w:eastAsia="Arial" w:cs="Arial"/>
              </w:rPr>
            </w:pPr>
            <w:r w:rsidRPr="00292DEB">
              <w:rPr>
                <w:rFonts w:eastAsia="Arial" w:cs="Arial"/>
              </w:rPr>
              <w:t xml:space="preserve">Für Familien mit einem Jahreseinkommen zwischen </w:t>
            </w:r>
            <w:r w:rsidRPr="00292DEB">
              <w:rPr>
                <w:rFonts w:eastAsia="Arial" w:cs="Arial"/>
                <w:color w:val="FF00FF"/>
              </w:rPr>
              <w:t xml:space="preserve">€10.001 </w:t>
            </w:r>
            <w:r w:rsidRPr="00292DEB">
              <w:rPr>
                <w:rFonts w:eastAsia="Arial" w:cs="Arial"/>
              </w:rPr>
              <w:t xml:space="preserve">und </w:t>
            </w:r>
            <w:r w:rsidRPr="00292DEB">
              <w:rPr>
                <w:rFonts w:eastAsia="Arial" w:cs="Arial"/>
                <w:color w:val="FF00FF"/>
              </w:rPr>
              <w:t>€15.000</w:t>
            </w:r>
            <w:r w:rsidRPr="00292DEB">
              <w:rPr>
                <w:rFonts w:eastAsia="Arial" w:cs="Arial"/>
              </w:rPr>
              <w:t>:</w:t>
            </w:r>
          </w:p>
          <w:p w14:paraId="7EA0A8BD"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€28 </w:t>
            </w:r>
            <w:r w:rsidRPr="00292DEB">
              <w:rPr>
                <w:rFonts w:eastAsia="Arial" w:cs="Arial"/>
              </w:rPr>
              <w:t>pro Monat für das erste unterhaltsberechtigte Kind;</w:t>
            </w:r>
          </w:p>
          <w:p w14:paraId="74764FC5"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 xml:space="preserve">€28 </w:t>
            </w:r>
            <w:r w:rsidRPr="00292DEB">
              <w:rPr>
                <w:rFonts w:eastAsia="Arial" w:cs="Arial"/>
              </w:rPr>
              <w:t>pro Monat für das zweite unterhaltsberechtigte Kind;</w:t>
            </w:r>
          </w:p>
          <w:p w14:paraId="79DF352B" w14:textId="77777777" w:rsidR="005D0FED" w:rsidRPr="00292DEB" w:rsidRDefault="005D0FED" w:rsidP="00DB7CCE">
            <w:pPr>
              <w:numPr>
                <w:ilvl w:val="0"/>
                <w:numId w:val="30"/>
              </w:numPr>
              <w:suppressAutoHyphens/>
              <w:spacing w:line="276" w:lineRule="auto"/>
              <w:rPr>
                <w:rFonts w:eastAsia="Arial" w:cs="Arial"/>
              </w:rPr>
            </w:pPr>
            <w:r w:rsidRPr="00292DEB">
              <w:rPr>
                <w:rFonts w:eastAsia="Arial" w:cs="Arial"/>
                <w:color w:val="FF00FF"/>
              </w:rPr>
              <w:t>€56</w:t>
            </w:r>
            <w:r w:rsidRPr="00292DEB">
              <w:rPr>
                <w:rFonts w:eastAsia="Arial" w:cs="Arial"/>
              </w:rPr>
              <w:t xml:space="preserve"> pro Monat für das dritte und jedes weitere unterhaltsberechtigte Kind ab dem dritten Kind.</w:t>
            </w:r>
          </w:p>
          <w:p w14:paraId="0307B586" w14:textId="77777777" w:rsidR="005D0FED" w:rsidRPr="00292DEB" w:rsidRDefault="005D0FED" w:rsidP="00DB7CCE">
            <w:pPr>
              <w:spacing w:line="276" w:lineRule="auto"/>
              <w:rPr>
                <w:rFonts w:eastAsia="Arial" w:cs="Arial"/>
              </w:rPr>
            </w:pPr>
            <w:r w:rsidRPr="00292DEB">
              <w:rPr>
                <w:rFonts w:eastAsia="Arial" w:cs="Arial"/>
              </w:rPr>
              <w:t>Die Leistung wird alle zwei Monate an den Erziehungsberechtigten des Kindes gezahlt.</w:t>
            </w:r>
          </w:p>
          <w:p w14:paraId="642CE662" w14:textId="4F0B6774" w:rsidR="005D0FED" w:rsidRPr="00292DEB" w:rsidRDefault="005D0FED" w:rsidP="00DB7CCE">
            <w:pPr>
              <w:spacing w:line="276" w:lineRule="auto"/>
              <w:rPr>
                <w:rFonts w:cs="Arial"/>
              </w:rPr>
            </w:pPr>
          </w:p>
        </w:tc>
        <w:tc>
          <w:tcPr>
            <w:tcW w:w="1370" w:type="pct"/>
          </w:tcPr>
          <w:p w14:paraId="59CB95BE" w14:textId="77777777" w:rsidR="005D0FED" w:rsidRPr="00292DEB" w:rsidRDefault="005D0FED" w:rsidP="00DB7CCE">
            <w:pPr>
              <w:spacing w:line="276" w:lineRule="auto"/>
              <w:rPr>
                <w:rFonts w:eastAsia="Arial" w:cs="Arial"/>
                <w:lang w:val="fr-BE"/>
              </w:rPr>
            </w:pPr>
            <w:r w:rsidRPr="00292DEB">
              <w:rPr>
                <w:rFonts w:eastAsia="Arial" w:cs="Arial"/>
                <w:lang w:val="fr-BE"/>
              </w:rPr>
              <w:t>Le montant est calculé sur la base de la dernière déclaration de revenus rentrée. Il dépend du nombre d'enfants à charge et de la catégorie du revenu familial équivalent.</w:t>
            </w:r>
          </w:p>
          <w:p w14:paraId="723C7F7A" w14:textId="77777777" w:rsidR="005D0FED" w:rsidRPr="00292DEB" w:rsidRDefault="005D0FED" w:rsidP="00DB7CCE">
            <w:pPr>
              <w:spacing w:line="276" w:lineRule="auto"/>
              <w:rPr>
                <w:rFonts w:eastAsia="Arial" w:cs="Arial"/>
                <w:lang w:val="fr-BE"/>
              </w:rPr>
            </w:pPr>
          </w:p>
          <w:p w14:paraId="15F359EB" w14:textId="77777777" w:rsidR="005D0FED" w:rsidRPr="00292DEB" w:rsidRDefault="005D0FED" w:rsidP="00DB7CCE">
            <w:pPr>
              <w:spacing w:line="276" w:lineRule="auto"/>
              <w:rPr>
                <w:rFonts w:eastAsia="Arial" w:cs="Arial"/>
                <w:lang w:val="fr-BE"/>
              </w:rPr>
            </w:pPr>
            <w:r w:rsidRPr="00292DEB">
              <w:rPr>
                <w:rFonts w:eastAsia="Arial" w:cs="Arial"/>
                <w:lang w:val="fr-BE"/>
              </w:rPr>
              <w:t>Pour les familles dont le revenu annuel ne dépasse pas</w:t>
            </w:r>
            <w:r w:rsidRPr="00292DEB">
              <w:rPr>
                <w:rFonts w:eastAsia="Arial" w:cs="Arial"/>
                <w:color w:val="FF00FF"/>
                <w:lang w:val="fr-BE"/>
              </w:rPr>
              <w:t xml:space="preserve"> €6.000</w:t>
            </w:r>
            <w:r w:rsidRPr="00292DEB">
              <w:rPr>
                <w:rFonts w:eastAsia="Arial" w:cs="Arial"/>
                <w:lang w:val="fr-BE"/>
              </w:rPr>
              <w:t>:</w:t>
            </w:r>
          </w:p>
          <w:p w14:paraId="33CD43BF"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€70 </w:t>
            </w:r>
            <w:r w:rsidRPr="00292DEB">
              <w:rPr>
                <w:rFonts w:ascii="Arial" w:eastAsia="Arial" w:hAnsi="Arial" w:cs="Arial"/>
                <w:sz w:val="15"/>
                <w:szCs w:val="15"/>
                <w:lang w:val="fr-BE"/>
              </w:rPr>
              <w:t>par mois pour le premier enfant à charge;</w:t>
            </w:r>
          </w:p>
          <w:p w14:paraId="64ACB2C7"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€70 </w:t>
            </w:r>
            <w:r w:rsidRPr="00292DEB">
              <w:rPr>
                <w:rFonts w:ascii="Arial" w:eastAsia="Arial" w:hAnsi="Arial" w:cs="Arial"/>
                <w:sz w:val="15"/>
                <w:szCs w:val="15"/>
                <w:lang w:val="fr-BE"/>
              </w:rPr>
              <w:t>par mois pour le deuxième enfant à charge;</w:t>
            </w:r>
          </w:p>
          <w:p w14:paraId="50536591"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€140</w:t>
            </w:r>
            <w:r w:rsidRPr="00292DEB">
              <w:rPr>
                <w:rFonts w:ascii="Arial" w:eastAsia="Arial" w:hAnsi="Arial" w:cs="Arial"/>
                <w:sz w:val="15"/>
                <w:szCs w:val="15"/>
                <w:lang w:val="fr-BE"/>
              </w:rPr>
              <w:t xml:space="preserve"> par mois pour le troisième et pour chaque autre enfant à charge au-delà du troisième.</w:t>
            </w:r>
          </w:p>
          <w:p w14:paraId="2A6C4D62" w14:textId="77777777" w:rsidR="005D0FED" w:rsidRPr="00292DEB" w:rsidRDefault="005D0FED" w:rsidP="00DB7CCE">
            <w:pPr>
              <w:spacing w:line="276" w:lineRule="auto"/>
              <w:rPr>
                <w:rFonts w:eastAsia="Arial" w:cs="Arial"/>
                <w:lang w:val="fr-BE"/>
              </w:rPr>
            </w:pPr>
            <w:r w:rsidRPr="00292DEB">
              <w:rPr>
                <w:rFonts w:eastAsia="Arial" w:cs="Arial"/>
                <w:lang w:val="fr-BE"/>
              </w:rPr>
              <w:t xml:space="preserve">Pour les familles dont le revenu annuel se situe entre </w:t>
            </w:r>
            <w:r w:rsidRPr="00292DEB">
              <w:rPr>
                <w:rFonts w:eastAsia="Arial" w:cs="Arial"/>
                <w:color w:val="FF00FF"/>
                <w:lang w:val="fr-BE"/>
              </w:rPr>
              <w:t xml:space="preserve">€6.001 </w:t>
            </w:r>
            <w:r w:rsidRPr="00292DEB">
              <w:rPr>
                <w:rFonts w:eastAsia="Arial" w:cs="Arial"/>
                <w:lang w:val="fr-BE"/>
              </w:rPr>
              <w:t xml:space="preserve">et </w:t>
            </w:r>
            <w:r w:rsidRPr="00292DEB">
              <w:rPr>
                <w:rFonts w:eastAsia="Arial" w:cs="Arial"/>
                <w:color w:val="FF00FF"/>
                <w:lang w:val="fr-BE"/>
              </w:rPr>
              <w:t>€10.000</w:t>
            </w:r>
            <w:r w:rsidRPr="00292DEB">
              <w:rPr>
                <w:rFonts w:eastAsia="Arial" w:cs="Arial"/>
                <w:lang w:val="fr-BE"/>
              </w:rPr>
              <w:t>:</w:t>
            </w:r>
          </w:p>
          <w:p w14:paraId="17E17D0C"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€42 </w:t>
            </w:r>
            <w:r w:rsidRPr="00292DEB">
              <w:rPr>
                <w:rFonts w:ascii="Arial" w:eastAsia="Arial" w:hAnsi="Arial" w:cs="Arial"/>
                <w:sz w:val="15"/>
                <w:szCs w:val="15"/>
                <w:lang w:val="fr-BE"/>
              </w:rPr>
              <w:t>par mois pour le premier enfant à charge;</w:t>
            </w:r>
          </w:p>
          <w:p w14:paraId="40870409"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€42 </w:t>
            </w:r>
            <w:r w:rsidRPr="00292DEB">
              <w:rPr>
                <w:rFonts w:ascii="Arial" w:eastAsia="Arial" w:hAnsi="Arial" w:cs="Arial"/>
                <w:sz w:val="15"/>
                <w:szCs w:val="15"/>
                <w:lang w:val="fr-BE"/>
              </w:rPr>
              <w:t>par mois pour le deuxième enfant à charge;</w:t>
            </w:r>
          </w:p>
          <w:p w14:paraId="16B29C79"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€84</w:t>
            </w:r>
            <w:r w:rsidRPr="00292DEB">
              <w:rPr>
                <w:rFonts w:ascii="Arial" w:eastAsia="Arial" w:hAnsi="Arial" w:cs="Arial"/>
                <w:sz w:val="15"/>
                <w:szCs w:val="15"/>
                <w:lang w:val="fr-BE"/>
              </w:rPr>
              <w:t xml:space="preserve"> par mois pour le troisième et pour chaque autre enfant à charge au-delà du troisième.</w:t>
            </w:r>
          </w:p>
          <w:p w14:paraId="5D298135" w14:textId="77777777" w:rsidR="005D0FED" w:rsidRPr="00292DEB" w:rsidRDefault="005D0FED" w:rsidP="00DB7CCE">
            <w:pPr>
              <w:spacing w:line="276" w:lineRule="auto"/>
              <w:rPr>
                <w:rFonts w:eastAsia="Arial" w:cs="Arial"/>
                <w:lang w:val="fr-BE"/>
              </w:rPr>
            </w:pPr>
            <w:r w:rsidRPr="00292DEB">
              <w:rPr>
                <w:rFonts w:eastAsia="Arial" w:cs="Arial"/>
                <w:lang w:val="fr-BE"/>
              </w:rPr>
              <w:t xml:space="preserve">Pour les familles dont le revenu annuel se situe entre </w:t>
            </w:r>
            <w:r w:rsidRPr="00292DEB">
              <w:rPr>
                <w:rFonts w:eastAsia="Arial" w:cs="Arial"/>
                <w:color w:val="FF00FF"/>
                <w:lang w:val="fr-BE"/>
              </w:rPr>
              <w:t xml:space="preserve">€10.001 </w:t>
            </w:r>
            <w:r w:rsidRPr="00292DEB">
              <w:rPr>
                <w:rFonts w:eastAsia="Arial" w:cs="Arial"/>
                <w:lang w:val="fr-BE"/>
              </w:rPr>
              <w:t xml:space="preserve">et </w:t>
            </w:r>
            <w:r w:rsidRPr="00292DEB">
              <w:rPr>
                <w:rFonts w:eastAsia="Arial" w:cs="Arial"/>
                <w:color w:val="FF00FF"/>
                <w:lang w:val="fr-BE"/>
              </w:rPr>
              <w:t>€15.000</w:t>
            </w:r>
            <w:r w:rsidRPr="00292DEB">
              <w:rPr>
                <w:rFonts w:eastAsia="Arial" w:cs="Arial"/>
                <w:lang w:val="fr-BE"/>
              </w:rPr>
              <w:t>:</w:t>
            </w:r>
          </w:p>
          <w:p w14:paraId="1C4EB163"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€28 </w:t>
            </w:r>
            <w:r w:rsidRPr="00292DEB">
              <w:rPr>
                <w:rFonts w:ascii="Arial" w:eastAsia="Arial" w:hAnsi="Arial" w:cs="Arial"/>
                <w:sz w:val="15"/>
                <w:szCs w:val="15"/>
                <w:lang w:val="fr-BE"/>
              </w:rPr>
              <w:t>par mois pour le premier enfant à charge;</w:t>
            </w:r>
          </w:p>
          <w:p w14:paraId="11F7E25B"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 xml:space="preserve">€28 </w:t>
            </w:r>
            <w:r w:rsidRPr="00292DEB">
              <w:rPr>
                <w:rFonts w:ascii="Arial" w:eastAsia="Arial" w:hAnsi="Arial" w:cs="Arial"/>
                <w:sz w:val="15"/>
                <w:szCs w:val="15"/>
                <w:lang w:val="fr-BE"/>
              </w:rPr>
              <w:t>par mois pour le deuxième enfant à charge;</w:t>
            </w:r>
          </w:p>
          <w:p w14:paraId="6DB38A28" w14:textId="77777777" w:rsidR="005D0FED" w:rsidRPr="00292DEB" w:rsidRDefault="005D0FED" w:rsidP="00DB7CCE">
            <w:pPr>
              <w:pStyle w:val="ListParagraph"/>
              <w:numPr>
                <w:ilvl w:val="0"/>
                <w:numId w:val="30"/>
              </w:numPr>
              <w:suppressAutoHyphens/>
              <w:spacing w:after="0"/>
              <w:jc w:val="both"/>
              <w:rPr>
                <w:rFonts w:ascii="Arial" w:eastAsia="Arial" w:hAnsi="Arial" w:cs="Arial"/>
                <w:sz w:val="15"/>
                <w:szCs w:val="15"/>
                <w:lang w:val="fr-BE"/>
              </w:rPr>
            </w:pPr>
            <w:r w:rsidRPr="00292DEB">
              <w:rPr>
                <w:rFonts w:ascii="Arial" w:eastAsia="Arial" w:hAnsi="Arial" w:cs="Arial"/>
                <w:color w:val="FF00FF"/>
                <w:sz w:val="15"/>
                <w:szCs w:val="15"/>
                <w:lang w:val="fr-BE"/>
              </w:rPr>
              <w:t>€56</w:t>
            </w:r>
            <w:r w:rsidRPr="00292DEB">
              <w:rPr>
                <w:rFonts w:ascii="Arial" w:eastAsia="Arial" w:hAnsi="Arial" w:cs="Arial"/>
                <w:sz w:val="15"/>
                <w:szCs w:val="15"/>
                <w:lang w:val="fr-BE"/>
              </w:rPr>
              <w:t xml:space="preserve"> par mois pour le troisième et pour chaque autre enfant à charge au-delà du troisième.</w:t>
            </w:r>
          </w:p>
          <w:p w14:paraId="486961CB" w14:textId="1BC81D37" w:rsidR="005D0FED" w:rsidRPr="00292DEB" w:rsidRDefault="005D0FED" w:rsidP="00DB7CCE">
            <w:pPr>
              <w:spacing w:line="276" w:lineRule="auto"/>
              <w:rPr>
                <w:rFonts w:cs="Arial"/>
                <w:lang w:val="fr-BE"/>
              </w:rPr>
            </w:pPr>
            <w:r w:rsidRPr="00292DEB">
              <w:rPr>
                <w:rFonts w:eastAsia="Arial" w:cs="Arial"/>
                <w:lang w:val="fr-BE"/>
              </w:rPr>
              <w:t>L'allocation est versée tous les deux mois au tuteur légal de l'enfant.</w:t>
            </w:r>
          </w:p>
        </w:tc>
        <w:tc>
          <w:tcPr>
            <w:tcW w:w="1370" w:type="pct"/>
          </w:tcPr>
          <w:p w14:paraId="777BDFE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E-IX-07-EL</w:t>
            </w:r>
          </w:p>
          <w:p w14:paraId="6648BE9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amount is calculated </w:t>
            </w:r>
            <w:proofErr w:type="gramStart"/>
            <w:r w:rsidRPr="00292DEB">
              <w:rPr>
                <w:color w:val="000000"/>
                <w:sz w:val="15"/>
                <w:szCs w:val="15"/>
                <w:lang w:val="en-GB"/>
              </w:rPr>
              <w:t>on the basis of</w:t>
            </w:r>
            <w:proofErr w:type="gramEnd"/>
            <w:r w:rsidRPr="00292DEB">
              <w:rPr>
                <w:color w:val="000000"/>
                <w:sz w:val="15"/>
                <w:szCs w:val="15"/>
                <w:lang w:val="en-GB"/>
              </w:rPr>
              <w:t xml:space="preserve"> the last declared income tax return. It depends on the number of the dependent children and the category of the equivalent family income.</w:t>
            </w:r>
          </w:p>
          <w:p w14:paraId="0FC55AE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13C85B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For families whose annual income is up to </w:t>
            </w:r>
            <w:r w:rsidRPr="00292DEB">
              <w:rPr>
                <w:color w:val="FF00FF"/>
                <w:sz w:val="15"/>
                <w:szCs w:val="15"/>
                <w:lang w:val="en-GB"/>
              </w:rPr>
              <w:t>€6,000</w:t>
            </w:r>
            <w:r w:rsidRPr="00292DEB">
              <w:rPr>
                <w:color w:val="000000"/>
                <w:sz w:val="15"/>
                <w:szCs w:val="15"/>
                <w:lang w:val="en-GB"/>
              </w:rPr>
              <w:t>:</w:t>
            </w:r>
          </w:p>
          <w:p w14:paraId="29E3843F"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€70 </w:t>
            </w:r>
            <w:r w:rsidRPr="00292DEB">
              <w:rPr>
                <w:color w:val="000000"/>
                <w:sz w:val="15"/>
                <w:szCs w:val="15"/>
                <w:lang w:val="en-GB"/>
              </w:rPr>
              <w:t>per month for the first dependent child;</w:t>
            </w:r>
          </w:p>
          <w:p w14:paraId="18551D89"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€70 </w:t>
            </w:r>
            <w:r w:rsidRPr="00292DEB">
              <w:rPr>
                <w:color w:val="000000"/>
                <w:sz w:val="15"/>
                <w:szCs w:val="15"/>
                <w:lang w:val="en-GB"/>
              </w:rPr>
              <w:t>per month for the second dependent child;</w:t>
            </w:r>
          </w:p>
          <w:p w14:paraId="145AD089"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€140</w:t>
            </w:r>
            <w:r w:rsidRPr="00292DEB">
              <w:rPr>
                <w:color w:val="000000"/>
                <w:sz w:val="15"/>
                <w:szCs w:val="15"/>
                <w:lang w:val="en-GB"/>
              </w:rPr>
              <w:t xml:space="preserve"> per month for the third and every other dependent child beyond the third.</w:t>
            </w:r>
          </w:p>
          <w:p w14:paraId="7AFEE15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For families whose annual income is between </w:t>
            </w:r>
            <w:r w:rsidRPr="00292DEB">
              <w:rPr>
                <w:color w:val="FF00FF"/>
                <w:sz w:val="15"/>
                <w:szCs w:val="15"/>
                <w:lang w:val="en-GB"/>
              </w:rPr>
              <w:t xml:space="preserve">€6,001 </w:t>
            </w:r>
            <w:r w:rsidRPr="00292DEB">
              <w:rPr>
                <w:color w:val="000000"/>
                <w:sz w:val="15"/>
                <w:szCs w:val="15"/>
                <w:lang w:val="en-GB"/>
              </w:rPr>
              <w:t xml:space="preserve">and </w:t>
            </w:r>
            <w:r w:rsidRPr="00292DEB">
              <w:rPr>
                <w:color w:val="FF00FF"/>
                <w:sz w:val="15"/>
                <w:szCs w:val="15"/>
                <w:lang w:val="en-GB"/>
              </w:rPr>
              <w:t>€10,000</w:t>
            </w:r>
            <w:r w:rsidRPr="00292DEB">
              <w:rPr>
                <w:color w:val="000000"/>
                <w:sz w:val="15"/>
                <w:szCs w:val="15"/>
                <w:lang w:val="en-GB"/>
              </w:rPr>
              <w:t>:</w:t>
            </w:r>
          </w:p>
          <w:p w14:paraId="1F17FB69"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€42 </w:t>
            </w:r>
            <w:r w:rsidRPr="00292DEB">
              <w:rPr>
                <w:color w:val="000000"/>
                <w:sz w:val="15"/>
                <w:szCs w:val="15"/>
                <w:lang w:val="en-GB"/>
              </w:rPr>
              <w:t>per month for the first dependent child;</w:t>
            </w:r>
          </w:p>
          <w:p w14:paraId="7614AA28"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€42 </w:t>
            </w:r>
            <w:r w:rsidRPr="00292DEB">
              <w:rPr>
                <w:color w:val="000000"/>
                <w:sz w:val="15"/>
                <w:szCs w:val="15"/>
                <w:lang w:val="en-GB"/>
              </w:rPr>
              <w:t>per month for the second dependent child;</w:t>
            </w:r>
          </w:p>
          <w:p w14:paraId="11D0B785"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€84</w:t>
            </w:r>
            <w:r w:rsidRPr="00292DEB">
              <w:rPr>
                <w:color w:val="000000"/>
                <w:sz w:val="15"/>
                <w:szCs w:val="15"/>
                <w:lang w:val="en-GB"/>
              </w:rPr>
              <w:t xml:space="preserve"> per month for the third and every other dependent child beyond the third.</w:t>
            </w:r>
          </w:p>
          <w:p w14:paraId="0F1D2DE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For families whose annual income is between </w:t>
            </w:r>
            <w:r w:rsidRPr="00292DEB">
              <w:rPr>
                <w:color w:val="FF00FF"/>
                <w:sz w:val="15"/>
                <w:szCs w:val="15"/>
                <w:lang w:val="en-GB"/>
              </w:rPr>
              <w:t xml:space="preserve">€10,001 </w:t>
            </w:r>
            <w:r w:rsidRPr="00292DEB">
              <w:rPr>
                <w:color w:val="000000"/>
                <w:sz w:val="15"/>
                <w:szCs w:val="15"/>
                <w:lang w:val="en-GB"/>
              </w:rPr>
              <w:t xml:space="preserve">and </w:t>
            </w:r>
            <w:r w:rsidRPr="00292DEB">
              <w:rPr>
                <w:color w:val="FF00FF"/>
                <w:sz w:val="15"/>
                <w:szCs w:val="15"/>
                <w:lang w:val="en-GB"/>
              </w:rPr>
              <w:t>€15,000</w:t>
            </w:r>
            <w:r w:rsidRPr="00292DEB">
              <w:rPr>
                <w:color w:val="000000"/>
                <w:sz w:val="15"/>
                <w:szCs w:val="15"/>
                <w:lang w:val="en-GB"/>
              </w:rPr>
              <w:t>:</w:t>
            </w:r>
          </w:p>
          <w:p w14:paraId="6D75CBEE"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€28 </w:t>
            </w:r>
            <w:r w:rsidRPr="00292DEB">
              <w:rPr>
                <w:color w:val="000000"/>
                <w:sz w:val="15"/>
                <w:szCs w:val="15"/>
                <w:lang w:val="en-GB"/>
              </w:rPr>
              <w:t>per month for the first dependent child;</w:t>
            </w:r>
          </w:p>
          <w:p w14:paraId="5B1D5655"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 xml:space="preserve">€28 </w:t>
            </w:r>
            <w:r w:rsidRPr="00292DEB">
              <w:rPr>
                <w:color w:val="000000"/>
                <w:sz w:val="15"/>
                <w:szCs w:val="15"/>
                <w:lang w:val="en-GB"/>
              </w:rPr>
              <w:t>per month for the second dependent child;</w:t>
            </w:r>
          </w:p>
          <w:p w14:paraId="0F85D1E0" w14:textId="77777777" w:rsidR="005D0FED" w:rsidRPr="00292DEB" w:rsidRDefault="005D0FED" w:rsidP="00DB7CCE">
            <w:pPr>
              <w:pStyle w:val="Normal0"/>
              <w:numPr>
                <w:ilvl w:val="0"/>
                <w:numId w:val="142"/>
              </w:numPr>
              <w:pBdr>
                <w:top w:val="nil"/>
                <w:left w:val="nil"/>
                <w:bottom w:val="nil"/>
                <w:right w:val="nil"/>
                <w:between w:val="nil"/>
              </w:pBdr>
              <w:spacing w:before="0" w:after="0"/>
              <w:ind w:hanging="56"/>
              <w:rPr>
                <w:color w:val="000000"/>
                <w:sz w:val="15"/>
                <w:szCs w:val="15"/>
                <w:lang w:val="en-GB"/>
              </w:rPr>
            </w:pPr>
            <w:r w:rsidRPr="00292DEB">
              <w:rPr>
                <w:color w:val="FF00FF"/>
                <w:sz w:val="15"/>
                <w:szCs w:val="15"/>
                <w:lang w:val="en-GB"/>
              </w:rPr>
              <w:t>€56</w:t>
            </w:r>
            <w:r w:rsidRPr="00292DEB">
              <w:rPr>
                <w:color w:val="000000"/>
                <w:sz w:val="15"/>
                <w:szCs w:val="15"/>
                <w:lang w:val="en-GB"/>
              </w:rPr>
              <w:t xml:space="preserve"> per month for the third and every other dependent child beyond the third.</w:t>
            </w:r>
          </w:p>
          <w:p w14:paraId="1BD12D6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benefit is paid every two months to the child’s legal guardian.</w:t>
            </w:r>
          </w:p>
          <w:p w14:paraId="7B93D9C9" w14:textId="5780F79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F7DEF49"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25D1E9A9" w14:textId="3F2F6DD7" w:rsidR="005D0FED" w:rsidRPr="00292DEB" w:rsidRDefault="005D0FED" w:rsidP="00DB7CCE">
            <w:pPr>
              <w:spacing w:line="276" w:lineRule="auto"/>
              <w:rPr>
                <w:rFonts w:cs="Arial"/>
                <w:color w:val="0000FF"/>
                <w:lang w:val="en-US"/>
              </w:rPr>
            </w:pPr>
          </w:p>
        </w:tc>
        <w:tc>
          <w:tcPr>
            <w:tcW w:w="127" w:type="pct"/>
          </w:tcPr>
          <w:p w14:paraId="0D51A109" w14:textId="77777777" w:rsidR="005D0FED" w:rsidRPr="00292DEB" w:rsidRDefault="005D0FED" w:rsidP="00DB7CCE">
            <w:pPr>
              <w:spacing w:line="276" w:lineRule="auto"/>
              <w:rPr>
                <w:rFonts w:cs="Arial"/>
                <w:color w:val="0000FF"/>
                <w:lang w:val="fr-FR"/>
              </w:rPr>
            </w:pPr>
            <w:r w:rsidRPr="00292DEB">
              <w:rPr>
                <w:rFonts w:cs="Arial"/>
                <w:color w:val="0000FF"/>
                <w:lang w:val="fr-FR"/>
              </w:rPr>
              <w:t>7</w:t>
            </w:r>
          </w:p>
          <w:p w14:paraId="21693CA6" w14:textId="77777777" w:rsidR="005D0FED" w:rsidRPr="00292DEB" w:rsidRDefault="005D0FED" w:rsidP="00DB7CCE">
            <w:pPr>
              <w:spacing w:line="276" w:lineRule="auto"/>
              <w:rPr>
                <w:rFonts w:cs="Arial"/>
                <w:color w:val="0000FF"/>
                <w:lang w:val="en-US"/>
              </w:rPr>
            </w:pPr>
          </w:p>
        </w:tc>
        <w:tc>
          <w:tcPr>
            <w:tcW w:w="402" w:type="pct"/>
          </w:tcPr>
          <w:p w14:paraId="0F9B7DC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DC00B1F" w14:textId="77777777" w:rsidR="005D0FED" w:rsidRPr="00292DEB" w:rsidRDefault="005D0FED" w:rsidP="00DB7CCE">
            <w:pPr>
              <w:spacing w:line="276" w:lineRule="auto"/>
              <w:rPr>
                <w:rFonts w:cs="Arial"/>
                <w:color w:val="0000FF"/>
                <w:lang w:val="en-US"/>
              </w:rPr>
            </w:pPr>
          </w:p>
        </w:tc>
      </w:tr>
      <w:tr w:rsidR="005D0FED" w:rsidRPr="00292DEB" w14:paraId="069FBC3F" w14:textId="77777777" w:rsidTr="005D0FED">
        <w:tc>
          <w:tcPr>
            <w:tcW w:w="193" w:type="pct"/>
          </w:tcPr>
          <w:p w14:paraId="4CCE70B4" w14:textId="77777777" w:rsidR="005D0FED" w:rsidRPr="00292DEB" w:rsidRDefault="005D0FED" w:rsidP="00DB7CCE">
            <w:pPr>
              <w:spacing w:line="276" w:lineRule="auto"/>
              <w:jc w:val="left"/>
              <w:rPr>
                <w:rFonts w:cs="Arial"/>
                <w:lang w:val="es-ES"/>
              </w:rPr>
            </w:pPr>
            <w:r w:rsidRPr="00292DEB">
              <w:rPr>
                <w:rFonts w:cs="Arial"/>
                <w:lang w:val="es-ES"/>
              </w:rPr>
              <w:t>EL</w:t>
            </w:r>
          </w:p>
          <w:p w14:paraId="26C678D1" w14:textId="77777777" w:rsidR="005D0FED" w:rsidRPr="00292DEB" w:rsidRDefault="005D0FED" w:rsidP="00DB7CCE">
            <w:pPr>
              <w:spacing w:line="276" w:lineRule="auto"/>
              <w:jc w:val="left"/>
              <w:rPr>
                <w:rFonts w:cs="Arial"/>
                <w:lang w:val="es-ES"/>
              </w:rPr>
            </w:pPr>
            <w:r w:rsidRPr="00292DEB">
              <w:rPr>
                <w:rFonts w:cs="Arial"/>
                <w:lang w:val="es-ES"/>
              </w:rPr>
              <w:t>EL</w:t>
            </w:r>
          </w:p>
          <w:p w14:paraId="2715B215" w14:textId="77777777" w:rsidR="005D0FED" w:rsidRPr="00292DEB" w:rsidRDefault="005D0FED" w:rsidP="00DB7CCE">
            <w:pPr>
              <w:spacing w:line="276" w:lineRule="auto"/>
              <w:jc w:val="left"/>
              <w:rPr>
                <w:rFonts w:cs="Arial"/>
                <w:lang w:val="es-ES"/>
              </w:rPr>
            </w:pPr>
            <w:r w:rsidRPr="00292DEB">
              <w:rPr>
                <w:rFonts w:cs="Arial"/>
                <w:lang w:val="es-ES"/>
              </w:rPr>
              <w:t>EL</w:t>
            </w:r>
          </w:p>
          <w:p w14:paraId="065DA666" w14:textId="77777777" w:rsidR="005D0FED" w:rsidRPr="00292DEB" w:rsidRDefault="005D0FED" w:rsidP="00DB7CCE">
            <w:pPr>
              <w:spacing w:line="276" w:lineRule="auto"/>
              <w:jc w:val="left"/>
              <w:rPr>
                <w:rFonts w:cs="Arial"/>
                <w:lang w:val="es-ES"/>
              </w:rPr>
            </w:pPr>
            <w:r w:rsidRPr="00292DEB">
              <w:rPr>
                <w:rFonts w:cs="Arial"/>
                <w:lang w:val="es-ES"/>
              </w:rPr>
              <w:t>EL</w:t>
            </w:r>
          </w:p>
          <w:p w14:paraId="73C63048" w14:textId="51C55791" w:rsidR="005D0FED" w:rsidRPr="00292DEB" w:rsidRDefault="005D0FED" w:rsidP="00DB7CCE">
            <w:pPr>
              <w:spacing w:line="276" w:lineRule="auto"/>
              <w:jc w:val="left"/>
              <w:rPr>
                <w:rFonts w:cs="Arial"/>
                <w:b/>
                <w:lang w:val="es-ES"/>
              </w:rPr>
            </w:pPr>
            <w:r w:rsidRPr="00292DEB">
              <w:rPr>
                <w:rFonts w:cs="Arial"/>
                <w:lang w:val="es-ES"/>
              </w:rPr>
              <w:t>EL</w:t>
            </w:r>
          </w:p>
        </w:tc>
        <w:tc>
          <w:tcPr>
            <w:tcW w:w="1371" w:type="pct"/>
          </w:tcPr>
          <w:p w14:paraId="6715840C" w14:textId="77777777" w:rsidR="005D0FED" w:rsidRPr="00292DEB" w:rsidRDefault="005D0FED" w:rsidP="00DB7CCE">
            <w:pPr>
              <w:spacing w:line="276" w:lineRule="auto"/>
              <w:rPr>
                <w:rFonts w:eastAsia="Arial" w:cs="Arial"/>
              </w:rPr>
            </w:pPr>
            <w:r w:rsidRPr="00292DEB">
              <w:rPr>
                <w:rFonts w:eastAsia="Arial" w:cs="Arial"/>
              </w:rPr>
              <w:t xml:space="preserve">Familien werden entsprechend dem </w:t>
            </w:r>
            <w:r w:rsidRPr="00292DEB">
              <w:rPr>
                <w:rFonts w:cs="Arial"/>
              </w:rPr>
              <w:t xml:space="preserve">Äquivalenzhaushaltseinkommen </w:t>
            </w:r>
            <w:r w:rsidRPr="00292DEB">
              <w:rPr>
                <w:rFonts w:eastAsia="Arial" w:cs="Arial"/>
              </w:rPr>
              <w:t>in drei Kategorien eingeteilt:</w:t>
            </w:r>
          </w:p>
          <w:p w14:paraId="3F779B9F" w14:textId="77777777" w:rsidR="005D0FED" w:rsidRPr="00292DEB" w:rsidRDefault="005D0FED" w:rsidP="00DB7CCE">
            <w:pPr>
              <w:numPr>
                <w:ilvl w:val="0"/>
                <w:numId w:val="31"/>
              </w:numPr>
              <w:suppressAutoHyphens/>
              <w:spacing w:line="276" w:lineRule="auto"/>
              <w:rPr>
                <w:rFonts w:eastAsia="Arial" w:cs="Arial"/>
              </w:rPr>
            </w:pPr>
            <w:r w:rsidRPr="00292DEB">
              <w:rPr>
                <w:rFonts w:eastAsia="Arial" w:cs="Arial"/>
              </w:rPr>
              <w:t xml:space="preserve">Kategorie A: bis zu </w:t>
            </w:r>
            <w:r w:rsidRPr="00292DEB">
              <w:rPr>
                <w:rFonts w:eastAsia="Arial" w:cs="Arial"/>
                <w:color w:val="FF00FF"/>
              </w:rPr>
              <w:t xml:space="preserve">€6.000 </w:t>
            </w:r>
            <w:r w:rsidRPr="00292DEB">
              <w:rPr>
                <w:rFonts w:eastAsia="Arial" w:cs="Arial"/>
              </w:rPr>
              <w:t>pro Jahr,</w:t>
            </w:r>
          </w:p>
          <w:p w14:paraId="6A9A05BD" w14:textId="77777777" w:rsidR="005D0FED" w:rsidRPr="00292DEB" w:rsidRDefault="005D0FED" w:rsidP="00DB7CCE">
            <w:pPr>
              <w:numPr>
                <w:ilvl w:val="0"/>
                <w:numId w:val="31"/>
              </w:numPr>
              <w:suppressAutoHyphens/>
              <w:spacing w:line="276" w:lineRule="auto"/>
              <w:rPr>
                <w:rFonts w:eastAsia="Arial" w:cs="Arial"/>
              </w:rPr>
            </w:pPr>
            <w:r w:rsidRPr="00292DEB">
              <w:rPr>
                <w:rFonts w:eastAsia="Arial" w:cs="Arial"/>
              </w:rPr>
              <w:t xml:space="preserve">Kategorie B: von </w:t>
            </w:r>
            <w:r w:rsidRPr="00292DEB">
              <w:rPr>
                <w:rFonts w:eastAsia="Arial" w:cs="Arial"/>
                <w:color w:val="FF00FF"/>
              </w:rPr>
              <w:t xml:space="preserve">€6.001 </w:t>
            </w:r>
            <w:r w:rsidRPr="00292DEB">
              <w:rPr>
                <w:rFonts w:eastAsia="Arial" w:cs="Arial"/>
              </w:rPr>
              <w:t xml:space="preserve">bis </w:t>
            </w:r>
            <w:r w:rsidRPr="00292DEB">
              <w:rPr>
                <w:rFonts w:eastAsia="Arial" w:cs="Arial"/>
                <w:color w:val="FF00FF"/>
              </w:rPr>
              <w:t xml:space="preserve">€10.000 </w:t>
            </w:r>
            <w:r w:rsidRPr="00292DEB">
              <w:rPr>
                <w:rFonts w:eastAsia="Arial" w:cs="Arial"/>
              </w:rPr>
              <w:t>pro Jahr,</w:t>
            </w:r>
          </w:p>
          <w:p w14:paraId="31DB21D7" w14:textId="77777777" w:rsidR="005D0FED" w:rsidRPr="00292DEB" w:rsidRDefault="005D0FED" w:rsidP="00DB7CCE">
            <w:pPr>
              <w:numPr>
                <w:ilvl w:val="0"/>
                <w:numId w:val="31"/>
              </w:numPr>
              <w:suppressAutoHyphens/>
              <w:spacing w:line="276" w:lineRule="auto"/>
              <w:rPr>
                <w:rFonts w:eastAsia="Arial" w:cs="Arial"/>
              </w:rPr>
            </w:pPr>
            <w:r w:rsidRPr="00292DEB">
              <w:rPr>
                <w:rFonts w:eastAsia="Arial" w:cs="Arial"/>
              </w:rPr>
              <w:t xml:space="preserve">Kategorie C: von </w:t>
            </w:r>
            <w:r w:rsidRPr="00292DEB">
              <w:rPr>
                <w:rFonts w:eastAsia="Arial" w:cs="Arial"/>
                <w:color w:val="FF00FF"/>
              </w:rPr>
              <w:t xml:space="preserve">€10.001 </w:t>
            </w:r>
            <w:r w:rsidRPr="00292DEB">
              <w:rPr>
                <w:rFonts w:eastAsia="Arial" w:cs="Arial"/>
              </w:rPr>
              <w:t xml:space="preserve">bis </w:t>
            </w:r>
            <w:r w:rsidRPr="00292DEB">
              <w:rPr>
                <w:rFonts w:eastAsia="Arial" w:cs="Arial"/>
                <w:color w:val="FF00FF"/>
              </w:rPr>
              <w:t xml:space="preserve">€15.000 </w:t>
            </w:r>
            <w:r w:rsidRPr="00292DEB">
              <w:rPr>
                <w:rFonts w:eastAsia="Arial" w:cs="Arial"/>
              </w:rPr>
              <w:t>pro Jahr.</w:t>
            </w:r>
          </w:p>
          <w:p w14:paraId="3EAE0A73" w14:textId="77777777" w:rsidR="005D0FED" w:rsidRPr="00292DEB" w:rsidRDefault="005D0FED" w:rsidP="00DB7CCE">
            <w:pPr>
              <w:spacing w:line="276" w:lineRule="auto"/>
              <w:rPr>
                <w:rFonts w:cs="Arial"/>
              </w:rPr>
            </w:pPr>
            <w:r w:rsidRPr="00292DEB">
              <w:rPr>
                <w:rFonts w:cs="Arial"/>
              </w:rPr>
              <w:t>Das „Äquivalenzhaushaltseinkommen“ entspricht dem gesamten Jahreseinkommen aller Familienmitglieder aus allen in- und ausländischen Quellen vor Steuern, nach Sozialversicherungsbeiträgen, ohne die nicht im steuerpflichtigen Einkommen enthaltenen Leistungen, dividiert durch die gewichtete Summe der Mitglieder der Familie.</w:t>
            </w:r>
          </w:p>
          <w:p w14:paraId="76208691" w14:textId="688888E0" w:rsidR="005D0FED" w:rsidRPr="00292DEB" w:rsidRDefault="005D0FED" w:rsidP="00DB7CCE">
            <w:pPr>
              <w:spacing w:line="276" w:lineRule="auto"/>
              <w:rPr>
                <w:rFonts w:cs="Arial"/>
              </w:rPr>
            </w:pPr>
          </w:p>
        </w:tc>
        <w:tc>
          <w:tcPr>
            <w:tcW w:w="1370" w:type="pct"/>
          </w:tcPr>
          <w:p w14:paraId="15942172" w14:textId="77777777" w:rsidR="005D0FED" w:rsidRPr="00292DEB" w:rsidRDefault="005D0FED" w:rsidP="00DB7CCE">
            <w:pPr>
              <w:spacing w:line="276" w:lineRule="auto"/>
              <w:rPr>
                <w:rFonts w:eastAsia="Arial" w:cs="Arial"/>
                <w:lang w:val="fr-BE"/>
              </w:rPr>
            </w:pPr>
            <w:r w:rsidRPr="00292DEB">
              <w:rPr>
                <w:rFonts w:eastAsia="Arial" w:cs="Arial"/>
                <w:lang w:val="fr-BE"/>
              </w:rPr>
              <w:t>Les familles sont classées en trois catégories selon le revenu familial équivalent:</w:t>
            </w:r>
          </w:p>
          <w:p w14:paraId="6ED3CA28" w14:textId="77777777" w:rsidR="005D0FED" w:rsidRPr="00292DEB" w:rsidRDefault="005D0FED" w:rsidP="00DB7CCE">
            <w:pPr>
              <w:pStyle w:val="ListParagraph"/>
              <w:numPr>
                <w:ilvl w:val="0"/>
                <w:numId w:val="31"/>
              </w:numPr>
              <w:suppressAutoHyphens/>
              <w:spacing w:after="0"/>
              <w:jc w:val="both"/>
              <w:rPr>
                <w:rFonts w:ascii="Arial" w:eastAsia="Arial" w:hAnsi="Arial" w:cs="Arial"/>
                <w:sz w:val="15"/>
                <w:szCs w:val="15"/>
                <w:lang w:val="fr-BE"/>
              </w:rPr>
            </w:pPr>
            <w:r w:rsidRPr="00292DEB">
              <w:rPr>
                <w:rFonts w:ascii="Arial" w:eastAsia="Arial" w:hAnsi="Arial" w:cs="Arial"/>
                <w:sz w:val="15"/>
                <w:szCs w:val="15"/>
                <w:lang w:val="fr-BE"/>
              </w:rPr>
              <w:t xml:space="preserve">Catégorie A: jusqu'à </w:t>
            </w:r>
            <w:r w:rsidRPr="00292DEB">
              <w:rPr>
                <w:rFonts w:ascii="Arial" w:eastAsia="Arial" w:hAnsi="Arial" w:cs="Arial"/>
                <w:color w:val="FF00FF"/>
                <w:sz w:val="15"/>
                <w:szCs w:val="15"/>
                <w:lang w:val="fr-BE"/>
              </w:rPr>
              <w:t>€6.000</w:t>
            </w:r>
            <w:r w:rsidRPr="00292DEB">
              <w:rPr>
                <w:rFonts w:ascii="Arial" w:eastAsia="Arial" w:hAnsi="Arial" w:cs="Arial"/>
                <w:sz w:val="15"/>
                <w:szCs w:val="15"/>
                <w:lang w:val="fr-BE"/>
              </w:rPr>
              <w:t xml:space="preserve"> par an,</w:t>
            </w:r>
          </w:p>
          <w:p w14:paraId="4DFF6621" w14:textId="77777777" w:rsidR="005D0FED" w:rsidRPr="00292DEB" w:rsidRDefault="005D0FED" w:rsidP="00DB7CCE">
            <w:pPr>
              <w:pStyle w:val="ListParagraph"/>
              <w:numPr>
                <w:ilvl w:val="0"/>
                <w:numId w:val="31"/>
              </w:numPr>
              <w:suppressAutoHyphens/>
              <w:spacing w:after="0"/>
              <w:jc w:val="both"/>
              <w:rPr>
                <w:rFonts w:ascii="Arial" w:eastAsia="Arial" w:hAnsi="Arial" w:cs="Arial"/>
                <w:sz w:val="15"/>
                <w:szCs w:val="15"/>
                <w:lang w:val="fr-BE"/>
              </w:rPr>
            </w:pPr>
            <w:r w:rsidRPr="00292DEB">
              <w:rPr>
                <w:rFonts w:ascii="Arial" w:eastAsia="Arial" w:hAnsi="Arial" w:cs="Arial"/>
                <w:sz w:val="15"/>
                <w:szCs w:val="15"/>
                <w:lang w:val="fr-BE"/>
              </w:rPr>
              <w:t xml:space="preserve">Catégorie B: de </w:t>
            </w:r>
            <w:r w:rsidRPr="00292DEB">
              <w:rPr>
                <w:rFonts w:ascii="Arial" w:eastAsia="Arial" w:hAnsi="Arial" w:cs="Arial"/>
                <w:color w:val="FF00FF"/>
                <w:sz w:val="15"/>
                <w:szCs w:val="15"/>
                <w:lang w:val="fr-BE"/>
              </w:rPr>
              <w:t xml:space="preserve">€6.001 </w:t>
            </w:r>
            <w:r w:rsidRPr="00292DEB">
              <w:rPr>
                <w:rFonts w:ascii="Arial" w:eastAsia="Arial" w:hAnsi="Arial" w:cs="Arial"/>
                <w:sz w:val="15"/>
                <w:szCs w:val="15"/>
                <w:lang w:val="fr-BE"/>
              </w:rPr>
              <w:t xml:space="preserve">à </w:t>
            </w:r>
            <w:r w:rsidRPr="00292DEB">
              <w:rPr>
                <w:rFonts w:ascii="Arial" w:eastAsia="Arial" w:hAnsi="Arial" w:cs="Arial"/>
                <w:color w:val="FF00FF"/>
                <w:sz w:val="15"/>
                <w:szCs w:val="15"/>
                <w:lang w:val="fr-BE"/>
              </w:rPr>
              <w:t xml:space="preserve">€10.000 </w:t>
            </w:r>
            <w:r w:rsidRPr="00292DEB">
              <w:rPr>
                <w:rFonts w:ascii="Arial" w:eastAsia="Arial" w:hAnsi="Arial" w:cs="Arial"/>
                <w:sz w:val="15"/>
                <w:szCs w:val="15"/>
                <w:lang w:val="fr-BE"/>
              </w:rPr>
              <w:t>par an,</w:t>
            </w:r>
          </w:p>
          <w:p w14:paraId="59FDD4BB" w14:textId="77777777" w:rsidR="005D0FED" w:rsidRPr="00292DEB" w:rsidRDefault="005D0FED" w:rsidP="00DB7CCE">
            <w:pPr>
              <w:pStyle w:val="ListParagraph"/>
              <w:numPr>
                <w:ilvl w:val="0"/>
                <w:numId w:val="31"/>
              </w:numPr>
              <w:suppressAutoHyphens/>
              <w:spacing w:after="0"/>
              <w:jc w:val="both"/>
              <w:rPr>
                <w:rFonts w:ascii="Arial" w:eastAsia="Arial" w:hAnsi="Arial" w:cs="Arial"/>
                <w:sz w:val="15"/>
                <w:szCs w:val="15"/>
                <w:lang w:val="fr-BE"/>
              </w:rPr>
            </w:pPr>
            <w:r w:rsidRPr="00292DEB">
              <w:rPr>
                <w:rFonts w:ascii="Arial" w:eastAsia="Arial" w:hAnsi="Arial" w:cs="Arial"/>
                <w:sz w:val="15"/>
                <w:szCs w:val="15"/>
                <w:lang w:val="fr-BE"/>
              </w:rPr>
              <w:t xml:space="preserve">Catégorie C: de </w:t>
            </w:r>
            <w:r w:rsidRPr="00292DEB">
              <w:rPr>
                <w:rFonts w:ascii="Arial" w:eastAsia="Arial" w:hAnsi="Arial" w:cs="Arial"/>
                <w:color w:val="FF00FF"/>
                <w:sz w:val="15"/>
                <w:szCs w:val="15"/>
                <w:lang w:val="fr-BE"/>
              </w:rPr>
              <w:t xml:space="preserve">€10.001 </w:t>
            </w:r>
            <w:r w:rsidRPr="00292DEB">
              <w:rPr>
                <w:rFonts w:ascii="Arial" w:eastAsia="Arial" w:hAnsi="Arial" w:cs="Arial"/>
                <w:sz w:val="15"/>
                <w:szCs w:val="15"/>
                <w:lang w:val="fr-BE"/>
              </w:rPr>
              <w:t xml:space="preserve">à </w:t>
            </w:r>
            <w:r w:rsidRPr="00292DEB">
              <w:rPr>
                <w:rFonts w:ascii="Arial" w:eastAsia="Arial" w:hAnsi="Arial" w:cs="Arial"/>
                <w:color w:val="FF00FF"/>
                <w:sz w:val="15"/>
                <w:szCs w:val="15"/>
                <w:lang w:val="fr-BE"/>
              </w:rPr>
              <w:t xml:space="preserve">€15.000 </w:t>
            </w:r>
            <w:r w:rsidRPr="00292DEB">
              <w:rPr>
                <w:rFonts w:ascii="Arial" w:eastAsia="Arial" w:hAnsi="Arial" w:cs="Arial"/>
                <w:sz w:val="15"/>
                <w:szCs w:val="15"/>
                <w:lang w:val="fr-BE"/>
              </w:rPr>
              <w:t>par an.</w:t>
            </w:r>
          </w:p>
          <w:p w14:paraId="79D6F47A" w14:textId="77777777" w:rsidR="005D0FED" w:rsidRPr="00292DEB" w:rsidRDefault="005D0FED" w:rsidP="00DB7CCE">
            <w:pPr>
              <w:spacing w:line="276" w:lineRule="auto"/>
              <w:rPr>
                <w:rFonts w:cs="Arial"/>
                <w:lang w:val="fr-BE"/>
              </w:rPr>
            </w:pPr>
            <w:r w:rsidRPr="00292DEB">
              <w:rPr>
                <w:rFonts w:cs="Arial"/>
                <w:lang w:val="fr-BE"/>
              </w:rPr>
              <w:t>Le «revenu familial équivalent» correspond au revenu annuel total de tous les membres de la famille, quelle que soit l’origine nationale ou étrangère, avant impôts, après déduction des cotisations de sécurité sociale, à l'exclusion des prestations qui ne sont pas incluses dans le revenu imposable, divisé par la somme pondérée des membres de la famille.</w:t>
            </w:r>
          </w:p>
          <w:p w14:paraId="4A5EE4B3" w14:textId="35D3B359" w:rsidR="005D0FED" w:rsidRPr="00292DEB" w:rsidRDefault="005D0FED" w:rsidP="00DB7CCE">
            <w:pPr>
              <w:spacing w:line="276" w:lineRule="auto"/>
              <w:rPr>
                <w:rFonts w:eastAsia="Arial" w:cs="Arial"/>
                <w:lang w:val="fr-BE"/>
              </w:rPr>
            </w:pPr>
          </w:p>
        </w:tc>
        <w:tc>
          <w:tcPr>
            <w:tcW w:w="1370" w:type="pct"/>
          </w:tcPr>
          <w:p w14:paraId="42C8B17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E-IX-08-EL</w:t>
            </w:r>
          </w:p>
          <w:p w14:paraId="284E3B7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Families are classified into three categories depending on equivalent family income:</w:t>
            </w:r>
          </w:p>
          <w:p w14:paraId="5C4D08E5" w14:textId="77777777" w:rsidR="005D0FED" w:rsidRPr="00292DEB" w:rsidRDefault="005D0FED" w:rsidP="00DB7CCE">
            <w:pPr>
              <w:pStyle w:val="Normal0"/>
              <w:numPr>
                <w:ilvl w:val="0"/>
                <w:numId w:val="143"/>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Category A: up to </w:t>
            </w:r>
            <w:r w:rsidRPr="00292DEB">
              <w:rPr>
                <w:color w:val="FF00FF"/>
                <w:sz w:val="15"/>
                <w:szCs w:val="15"/>
                <w:lang w:val="en-GB"/>
              </w:rPr>
              <w:t xml:space="preserve">€6,000 </w:t>
            </w:r>
            <w:r w:rsidRPr="00292DEB">
              <w:rPr>
                <w:color w:val="000000"/>
                <w:sz w:val="15"/>
                <w:szCs w:val="15"/>
                <w:lang w:val="en-GB"/>
              </w:rPr>
              <w:t>per year,</w:t>
            </w:r>
          </w:p>
          <w:p w14:paraId="125B14E8" w14:textId="77777777" w:rsidR="005D0FED" w:rsidRPr="00292DEB" w:rsidRDefault="005D0FED" w:rsidP="00DB7CCE">
            <w:pPr>
              <w:pStyle w:val="Normal0"/>
              <w:numPr>
                <w:ilvl w:val="0"/>
                <w:numId w:val="143"/>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Category B: from </w:t>
            </w:r>
            <w:r w:rsidRPr="00292DEB">
              <w:rPr>
                <w:color w:val="FF00FF"/>
                <w:sz w:val="15"/>
                <w:szCs w:val="15"/>
                <w:lang w:val="en-GB"/>
              </w:rPr>
              <w:t xml:space="preserve">€6,001 </w:t>
            </w:r>
            <w:r w:rsidRPr="00292DEB">
              <w:rPr>
                <w:color w:val="000000"/>
                <w:sz w:val="15"/>
                <w:szCs w:val="15"/>
                <w:lang w:val="en-GB"/>
              </w:rPr>
              <w:t xml:space="preserve">to </w:t>
            </w:r>
            <w:r w:rsidRPr="00292DEB">
              <w:rPr>
                <w:color w:val="FF00FF"/>
                <w:sz w:val="15"/>
                <w:szCs w:val="15"/>
                <w:lang w:val="en-GB"/>
              </w:rPr>
              <w:t xml:space="preserve">€10,000 </w:t>
            </w:r>
            <w:r w:rsidRPr="00292DEB">
              <w:rPr>
                <w:color w:val="000000"/>
                <w:sz w:val="15"/>
                <w:szCs w:val="15"/>
                <w:lang w:val="en-GB"/>
              </w:rPr>
              <w:t>per year,</w:t>
            </w:r>
          </w:p>
          <w:p w14:paraId="4B3DC858" w14:textId="77777777" w:rsidR="005D0FED" w:rsidRPr="00292DEB" w:rsidRDefault="005D0FED" w:rsidP="00DB7CCE">
            <w:pPr>
              <w:pStyle w:val="Normal0"/>
              <w:numPr>
                <w:ilvl w:val="0"/>
                <w:numId w:val="143"/>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Category C: from </w:t>
            </w:r>
            <w:r w:rsidRPr="00292DEB">
              <w:rPr>
                <w:color w:val="FF00FF"/>
                <w:sz w:val="15"/>
                <w:szCs w:val="15"/>
                <w:lang w:val="en-GB"/>
              </w:rPr>
              <w:t xml:space="preserve">€10,001 </w:t>
            </w:r>
            <w:r w:rsidRPr="00292DEB">
              <w:rPr>
                <w:color w:val="000000"/>
                <w:sz w:val="15"/>
                <w:szCs w:val="15"/>
                <w:lang w:val="en-GB"/>
              </w:rPr>
              <w:t xml:space="preserve">to </w:t>
            </w:r>
            <w:r w:rsidRPr="00292DEB">
              <w:rPr>
                <w:color w:val="FF00FF"/>
                <w:sz w:val="15"/>
                <w:szCs w:val="15"/>
                <w:lang w:val="en-GB"/>
              </w:rPr>
              <w:t xml:space="preserve">€15,000 </w:t>
            </w:r>
            <w:r w:rsidRPr="00292DEB">
              <w:rPr>
                <w:color w:val="000000"/>
                <w:sz w:val="15"/>
                <w:szCs w:val="15"/>
                <w:lang w:val="en-GB"/>
              </w:rPr>
              <w:t>per year.</w:t>
            </w:r>
          </w:p>
          <w:p w14:paraId="1C3BBD6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“equivalent family income” corresponds to the total annual income of all family members from any source of domestic and foreign origin before tax, after the deduction of social security contributions, excluding the benefits which are not included in taxable income, divided by the weighted sum of the members of the family.</w:t>
            </w:r>
          </w:p>
          <w:p w14:paraId="7F16BC27" w14:textId="53BC37D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B344AC0"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1F44A548" w14:textId="51EDB227" w:rsidR="005D0FED" w:rsidRPr="00292DEB" w:rsidRDefault="005D0FED" w:rsidP="00DB7CCE">
            <w:pPr>
              <w:spacing w:line="276" w:lineRule="auto"/>
              <w:rPr>
                <w:rFonts w:cs="Arial"/>
                <w:color w:val="0000FF"/>
              </w:rPr>
            </w:pPr>
          </w:p>
        </w:tc>
        <w:tc>
          <w:tcPr>
            <w:tcW w:w="127" w:type="pct"/>
          </w:tcPr>
          <w:p w14:paraId="00248856" w14:textId="77777777" w:rsidR="005D0FED" w:rsidRPr="00292DEB" w:rsidRDefault="005D0FED" w:rsidP="00DB7CCE">
            <w:pPr>
              <w:spacing w:line="276" w:lineRule="auto"/>
              <w:rPr>
                <w:rFonts w:cs="Arial"/>
                <w:color w:val="0000FF"/>
                <w:lang w:val="fr-FR"/>
              </w:rPr>
            </w:pPr>
            <w:r w:rsidRPr="00292DEB">
              <w:rPr>
                <w:rFonts w:cs="Arial"/>
                <w:color w:val="0000FF"/>
                <w:lang w:val="fr-FR"/>
              </w:rPr>
              <w:t>8</w:t>
            </w:r>
          </w:p>
          <w:p w14:paraId="498C9980" w14:textId="77777777" w:rsidR="005D0FED" w:rsidRPr="00292DEB" w:rsidRDefault="005D0FED" w:rsidP="00DB7CCE">
            <w:pPr>
              <w:spacing w:line="276" w:lineRule="auto"/>
              <w:rPr>
                <w:rFonts w:cs="Arial"/>
                <w:color w:val="0000FF"/>
              </w:rPr>
            </w:pPr>
          </w:p>
        </w:tc>
        <w:tc>
          <w:tcPr>
            <w:tcW w:w="402" w:type="pct"/>
          </w:tcPr>
          <w:p w14:paraId="148F03E4"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9F567E5" w14:textId="77777777" w:rsidR="005D0FED" w:rsidRPr="00292DEB" w:rsidRDefault="005D0FED" w:rsidP="00DB7CCE">
            <w:pPr>
              <w:spacing w:line="276" w:lineRule="auto"/>
              <w:rPr>
                <w:rFonts w:cs="Arial"/>
                <w:color w:val="0000FF"/>
              </w:rPr>
            </w:pPr>
          </w:p>
        </w:tc>
      </w:tr>
      <w:tr w:rsidR="005D0FED" w:rsidRPr="00292DEB" w14:paraId="0CA5305F" w14:textId="77777777" w:rsidTr="005D0FED">
        <w:tc>
          <w:tcPr>
            <w:tcW w:w="193" w:type="pct"/>
          </w:tcPr>
          <w:p w14:paraId="1F6CD424" w14:textId="77777777" w:rsidR="005D0FED" w:rsidRPr="00292DEB" w:rsidRDefault="005D0FED" w:rsidP="00DB7CCE">
            <w:pPr>
              <w:spacing w:line="276" w:lineRule="auto"/>
              <w:jc w:val="left"/>
              <w:rPr>
                <w:rFonts w:cs="Arial"/>
                <w:lang w:val="es-ES"/>
              </w:rPr>
            </w:pPr>
            <w:r w:rsidRPr="00292DEB">
              <w:rPr>
                <w:rFonts w:cs="Arial"/>
                <w:lang w:val="es-ES"/>
              </w:rPr>
              <w:t>EL</w:t>
            </w:r>
          </w:p>
          <w:p w14:paraId="2D132745" w14:textId="77777777" w:rsidR="005D0FED" w:rsidRPr="00292DEB" w:rsidRDefault="005D0FED" w:rsidP="00DB7CCE">
            <w:pPr>
              <w:spacing w:line="276" w:lineRule="auto"/>
              <w:jc w:val="left"/>
              <w:rPr>
                <w:rFonts w:cs="Arial"/>
                <w:lang w:val="es-ES"/>
              </w:rPr>
            </w:pPr>
            <w:r w:rsidRPr="00292DEB">
              <w:rPr>
                <w:rFonts w:cs="Arial"/>
                <w:lang w:val="es-ES"/>
              </w:rPr>
              <w:t>EL</w:t>
            </w:r>
          </w:p>
          <w:p w14:paraId="52D652C3" w14:textId="77777777" w:rsidR="005D0FED" w:rsidRPr="00292DEB" w:rsidRDefault="005D0FED" w:rsidP="00DB7CCE">
            <w:pPr>
              <w:spacing w:line="276" w:lineRule="auto"/>
              <w:jc w:val="left"/>
              <w:rPr>
                <w:rFonts w:cs="Arial"/>
                <w:lang w:val="es-ES"/>
              </w:rPr>
            </w:pPr>
            <w:r w:rsidRPr="00292DEB">
              <w:rPr>
                <w:rFonts w:cs="Arial"/>
                <w:lang w:val="es-ES"/>
              </w:rPr>
              <w:t>EL</w:t>
            </w:r>
          </w:p>
          <w:p w14:paraId="0331F4BC" w14:textId="77777777" w:rsidR="005D0FED" w:rsidRPr="00292DEB" w:rsidRDefault="005D0FED" w:rsidP="00DB7CCE">
            <w:pPr>
              <w:spacing w:line="276" w:lineRule="auto"/>
              <w:jc w:val="left"/>
              <w:rPr>
                <w:rFonts w:cs="Arial"/>
                <w:lang w:val="es-ES"/>
              </w:rPr>
            </w:pPr>
            <w:r w:rsidRPr="00292DEB">
              <w:rPr>
                <w:rFonts w:cs="Arial"/>
                <w:lang w:val="es-ES"/>
              </w:rPr>
              <w:lastRenderedPageBreak/>
              <w:t>EL</w:t>
            </w:r>
          </w:p>
          <w:p w14:paraId="2E86875F" w14:textId="77777777" w:rsidR="005D0FED" w:rsidRPr="00292DEB" w:rsidRDefault="005D0FED" w:rsidP="00DB7CCE">
            <w:pPr>
              <w:spacing w:line="276" w:lineRule="auto"/>
              <w:jc w:val="left"/>
              <w:rPr>
                <w:rFonts w:cs="Arial"/>
                <w:lang w:val="es-ES"/>
              </w:rPr>
            </w:pPr>
            <w:r w:rsidRPr="00292DEB">
              <w:rPr>
                <w:rFonts w:cs="Arial"/>
                <w:lang w:val="es-ES"/>
              </w:rPr>
              <w:t>EL</w:t>
            </w:r>
          </w:p>
          <w:p w14:paraId="7A040E65" w14:textId="77777777" w:rsidR="005D0FED" w:rsidRPr="00292DEB" w:rsidRDefault="005D0FED" w:rsidP="00DB7CCE">
            <w:pPr>
              <w:spacing w:line="276" w:lineRule="auto"/>
              <w:jc w:val="left"/>
              <w:rPr>
                <w:rFonts w:cs="Arial"/>
                <w:lang w:val="es-ES"/>
              </w:rPr>
            </w:pPr>
            <w:r w:rsidRPr="00292DEB">
              <w:rPr>
                <w:rFonts w:cs="Arial"/>
                <w:lang w:val="es-ES"/>
              </w:rPr>
              <w:t>EL</w:t>
            </w:r>
          </w:p>
          <w:p w14:paraId="08A92318" w14:textId="77777777" w:rsidR="005D0FED" w:rsidRPr="00292DEB" w:rsidRDefault="005D0FED" w:rsidP="00DB7CCE">
            <w:pPr>
              <w:spacing w:line="276" w:lineRule="auto"/>
              <w:jc w:val="left"/>
              <w:rPr>
                <w:rFonts w:cs="Arial"/>
                <w:lang w:val="es-ES"/>
              </w:rPr>
            </w:pPr>
            <w:r w:rsidRPr="00292DEB">
              <w:rPr>
                <w:rFonts w:cs="Arial"/>
                <w:lang w:val="es-ES"/>
              </w:rPr>
              <w:t>EL</w:t>
            </w:r>
          </w:p>
          <w:p w14:paraId="5BB4007F" w14:textId="77777777" w:rsidR="005D0FED" w:rsidRPr="00292DEB" w:rsidRDefault="005D0FED" w:rsidP="00DB7CCE">
            <w:pPr>
              <w:spacing w:line="276" w:lineRule="auto"/>
              <w:jc w:val="left"/>
              <w:rPr>
                <w:rFonts w:cs="Arial"/>
                <w:lang w:val="es-ES"/>
              </w:rPr>
            </w:pPr>
            <w:r w:rsidRPr="00292DEB">
              <w:rPr>
                <w:rFonts w:cs="Arial"/>
                <w:lang w:val="es-ES"/>
              </w:rPr>
              <w:t>EL</w:t>
            </w:r>
          </w:p>
          <w:p w14:paraId="2383EB7E" w14:textId="77777777" w:rsidR="005D0FED" w:rsidRPr="00292DEB" w:rsidRDefault="005D0FED" w:rsidP="00DB7CCE">
            <w:pPr>
              <w:spacing w:line="276" w:lineRule="auto"/>
              <w:jc w:val="left"/>
              <w:rPr>
                <w:rFonts w:cs="Arial"/>
                <w:lang w:val="es-ES"/>
              </w:rPr>
            </w:pPr>
            <w:r w:rsidRPr="00292DEB">
              <w:rPr>
                <w:rFonts w:cs="Arial"/>
                <w:lang w:val="es-ES"/>
              </w:rPr>
              <w:t>EL</w:t>
            </w:r>
          </w:p>
          <w:p w14:paraId="16EE1512" w14:textId="77777777" w:rsidR="005D0FED" w:rsidRPr="00292DEB" w:rsidRDefault="005D0FED" w:rsidP="00DB7CCE">
            <w:pPr>
              <w:spacing w:line="276" w:lineRule="auto"/>
              <w:jc w:val="left"/>
              <w:rPr>
                <w:rFonts w:cs="Arial"/>
                <w:lang w:val="es-ES"/>
              </w:rPr>
            </w:pPr>
            <w:r w:rsidRPr="00292DEB">
              <w:rPr>
                <w:rFonts w:cs="Arial"/>
                <w:lang w:val="es-ES"/>
              </w:rPr>
              <w:t>EL</w:t>
            </w:r>
          </w:p>
          <w:p w14:paraId="46AB1447" w14:textId="77777777" w:rsidR="005D0FED" w:rsidRPr="00292DEB" w:rsidRDefault="005D0FED" w:rsidP="00DB7CCE">
            <w:pPr>
              <w:spacing w:line="276" w:lineRule="auto"/>
              <w:jc w:val="left"/>
              <w:rPr>
                <w:rFonts w:cs="Arial"/>
                <w:lang w:val="es-ES"/>
              </w:rPr>
            </w:pPr>
            <w:r w:rsidRPr="00292DEB">
              <w:rPr>
                <w:rFonts w:cs="Arial"/>
                <w:lang w:val="es-ES"/>
              </w:rPr>
              <w:t>EL</w:t>
            </w:r>
          </w:p>
          <w:p w14:paraId="3F21312B" w14:textId="490351FB" w:rsidR="005D0FED" w:rsidRPr="00292DEB" w:rsidRDefault="005D0FED" w:rsidP="00DB7CCE">
            <w:pPr>
              <w:spacing w:line="276" w:lineRule="auto"/>
              <w:jc w:val="left"/>
              <w:rPr>
                <w:rFonts w:cs="Arial"/>
                <w:b/>
              </w:rPr>
            </w:pPr>
          </w:p>
        </w:tc>
        <w:tc>
          <w:tcPr>
            <w:tcW w:w="1371" w:type="pct"/>
          </w:tcPr>
          <w:p w14:paraId="466DF7C3" w14:textId="77777777" w:rsidR="005D0FED" w:rsidRPr="00292DEB" w:rsidRDefault="005D0FED" w:rsidP="00DB7CCE">
            <w:pPr>
              <w:suppressAutoHyphens/>
              <w:spacing w:line="276" w:lineRule="auto"/>
              <w:rPr>
                <w:rFonts w:eastAsia="Arial" w:cs="Arial"/>
              </w:rPr>
            </w:pPr>
            <w:r w:rsidRPr="00292DEB">
              <w:rPr>
                <w:rFonts w:eastAsia="Arial" w:cs="Arial"/>
                <w:color w:val="008000"/>
              </w:rPr>
              <w:lastRenderedPageBreak/>
              <w:t>Elternurlaub (</w:t>
            </w:r>
            <w:proofErr w:type="spellStart"/>
            <w:r w:rsidRPr="00292DEB">
              <w:rPr>
                <w:rFonts w:eastAsia="Arial" w:cs="Arial"/>
                <w:i/>
                <w:color w:val="008080"/>
                <w:lang w:val="en-GB"/>
              </w:rPr>
              <w:t>γονική</w:t>
            </w:r>
            <w:proofErr w:type="spellEnd"/>
            <w:r w:rsidRPr="00292DEB">
              <w:rPr>
                <w:rFonts w:eastAsia="Arial" w:cs="Arial"/>
                <w:i/>
                <w:color w:val="008080"/>
              </w:rPr>
              <w:t xml:space="preserve"> </w:t>
            </w:r>
            <w:proofErr w:type="spellStart"/>
            <w:r w:rsidRPr="00292DEB">
              <w:rPr>
                <w:rFonts w:eastAsia="Arial" w:cs="Arial"/>
                <w:i/>
                <w:color w:val="008080"/>
                <w:lang w:val="en-GB"/>
              </w:rPr>
              <w:t>άδει</w:t>
            </w:r>
            <w:proofErr w:type="spellEnd"/>
            <w:r w:rsidRPr="00292DEB">
              <w:rPr>
                <w:rFonts w:eastAsia="Arial" w:cs="Arial"/>
                <w:i/>
                <w:color w:val="008080"/>
                <w:lang w:val="en-GB"/>
              </w:rPr>
              <w:t>α</w:t>
            </w:r>
            <w:r w:rsidRPr="00292DEB">
              <w:rPr>
                <w:rFonts w:eastAsia="Arial" w:cs="Arial"/>
                <w:color w:val="008000"/>
              </w:rPr>
              <w:t>)</w:t>
            </w:r>
            <w:r w:rsidRPr="00292DEB">
              <w:rPr>
                <w:rFonts w:eastAsia="Arial" w:cs="Arial"/>
              </w:rPr>
              <w:t xml:space="preserve">: Gewährt auf Antrag. Verpflichtendes Sozialversicherungssystem. </w:t>
            </w:r>
            <w:r w:rsidRPr="00292DEB">
              <w:rPr>
                <w:rFonts w:eastAsia="Arial" w:cs="Arial"/>
              </w:rPr>
              <w:lastRenderedPageBreak/>
              <w:t xml:space="preserve">Geldleistungen für die ersten zwei Monate, pauschal und gezahlt von der </w:t>
            </w:r>
            <w:r w:rsidRPr="00292DEB">
              <w:rPr>
                <w:rFonts w:eastAsia="Arial" w:cs="Arial"/>
                <w:color w:val="008000"/>
              </w:rPr>
              <w:t>DYPA</w:t>
            </w:r>
            <w:r w:rsidRPr="00292DEB">
              <w:rPr>
                <w:rFonts w:eastAsia="Arial" w:cs="Arial"/>
              </w:rPr>
              <w:t>.</w:t>
            </w:r>
          </w:p>
          <w:p w14:paraId="03C6CF08" w14:textId="77777777" w:rsidR="005D0FED" w:rsidRPr="00292DEB" w:rsidRDefault="005D0FED" w:rsidP="00DB7CCE">
            <w:pPr>
              <w:suppressAutoHyphens/>
              <w:spacing w:line="276" w:lineRule="auto"/>
              <w:rPr>
                <w:rFonts w:eastAsia="Arial" w:cs="Arial"/>
              </w:rPr>
            </w:pPr>
          </w:p>
          <w:p w14:paraId="7D011B8D" w14:textId="77777777" w:rsidR="005D0FED" w:rsidRPr="00292DEB" w:rsidRDefault="005D0FED" w:rsidP="00DB7CCE">
            <w:pPr>
              <w:suppressAutoHyphens/>
              <w:spacing w:line="276" w:lineRule="auto"/>
              <w:rPr>
                <w:rFonts w:eastAsia="Arial" w:cs="Arial"/>
              </w:rPr>
            </w:pPr>
            <w:r w:rsidRPr="00292DEB">
              <w:rPr>
                <w:rFonts w:eastAsia="Arial" w:cs="Arial"/>
              </w:rPr>
              <w:t>Die beitragsfreien Zeiträume des Elternurlaubs zur Kindererziehung werden berücksichtigt (können zurück gekauft werden) bei der Festlegung des Anspruchs auf Altersrente und ihrer Berechnung.</w:t>
            </w:r>
          </w:p>
          <w:p w14:paraId="59F0BC25" w14:textId="5071C6BD" w:rsidR="005D0FED" w:rsidRPr="00292DEB" w:rsidRDefault="005D0FED" w:rsidP="00DB7CCE">
            <w:pPr>
              <w:spacing w:line="276" w:lineRule="auto"/>
              <w:rPr>
                <w:rFonts w:cs="Arial"/>
              </w:rPr>
            </w:pPr>
          </w:p>
        </w:tc>
        <w:tc>
          <w:tcPr>
            <w:tcW w:w="1370" w:type="pct"/>
          </w:tcPr>
          <w:p w14:paraId="2E8AF286" w14:textId="77777777" w:rsidR="005D0FED" w:rsidRPr="00292DEB" w:rsidRDefault="005D0FED" w:rsidP="00DB7CCE">
            <w:pPr>
              <w:spacing w:line="276" w:lineRule="auto"/>
              <w:rPr>
                <w:rFonts w:cs="Arial"/>
                <w:lang w:val="fr-BE"/>
              </w:rPr>
            </w:pPr>
            <w:r w:rsidRPr="00292DEB">
              <w:rPr>
                <w:rFonts w:cs="Arial"/>
                <w:color w:val="008000"/>
                <w:lang w:val="fr-BE"/>
              </w:rPr>
              <w:lastRenderedPageBreak/>
              <w:t xml:space="preserve">Congé parental </w:t>
            </w:r>
            <w:r w:rsidRPr="00292DEB">
              <w:rPr>
                <w:rFonts w:eastAsia="Arial" w:cs="Arial"/>
                <w:color w:val="008000"/>
                <w:lang w:val="fr-BE"/>
              </w:rPr>
              <w:t>(</w:t>
            </w:r>
            <w:proofErr w:type="spellStart"/>
            <w:r w:rsidRPr="00292DEB">
              <w:rPr>
                <w:rFonts w:eastAsia="Arial" w:cs="Arial"/>
                <w:i/>
                <w:color w:val="008080"/>
                <w:lang w:val="fr-BE"/>
              </w:rPr>
              <w:t>γονική</w:t>
            </w:r>
            <w:proofErr w:type="spellEnd"/>
            <w:r w:rsidRPr="00292DEB">
              <w:rPr>
                <w:rFonts w:eastAsia="Arial" w:cs="Arial"/>
                <w:i/>
                <w:color w:val="008080"/>
                <w:lang w:val="fr-BE"/>
              </w:rPr>
              <w:t xml:space="preserve"> </w:t>
            </w:r>
            <w:proofErr w:type="spellStart"/>
            <w:r w:rsidRPr="00292DEB">
              <w:rPr>
                <w:rFonts w:eastAsia="Arial" w:cs="Arial"/>
                <w:i/>
                <w:color w:val="008080"/>
                <w:lang w:val="fr-BE"/>
              </w:rPr>
              <w:t>άδει</w:t>
            </w:r>
            <w:proofErr w:type="spellEnd"/>
            <w:r w:rsidRPr="00292DEB">
              <w:rPr>
                <w:rFonts w:eastAsia="Arial" w:cs="Arial"/>
                <w:i/>
                <w:color w:val="008080"/>
                <w:lang w:val="fr-BE"/>
              </w:rPr>
              <w:t>α</w:t>
            </w:r>
            <w:r w:rsidRPr="00292DEB">
              <w:rPr>
                <w:rFonts w:eastAsia="Arial" w:cs="Arial"/>
                <w:color w:val="008000"/>
                <w:lang w:val="fr-BE"/>
              </w:rPr>
              <w:t>)</w:t>
            </w:r>
            <w:r w:rsidRPr="00292DEB">
              <w:rPr>
                <w:rFonts w:cs="Arial"/>
                <w:lang w:val="fr-BE"/>
              </w:rPr>
              <w:t xml:space="preserve">: accordé sur demande. Régime obligatoire d’assurance sociale. Prestations en espèces pour les </w:t>
            </w:r>
            <w:r w:rsidRPr="00292DEB">
              <w:rPr>
                <w:rFonts w:cs="Arial"/>
                <w:lang w:val="fr-BE"/>
              </w:rPr>
              <w:lastRenderedPageBreak/>
              <w:t xml:space="preserve">deux premiers mois, montant forfaitaire et versement par le </w:t>
            </w:r>
            <w:r w:rsidRPr="00292DEB">
              <w:rPr>
                <w:rFonts w:cs="Arial"/>
                <w:color w:val="008000"/>
                <w:lang w:val="fr-BE"/>
              </w:rPr>
              <w:t>DYPA</w:t>
            </w:r>
            <w:r w:rsidRPr="00292DEB">
              <w:rPr>
                <w:rFonts w:cs="Arial"/>
                <w:lang w:val="fr-BE"/>
              </w:rPr>
              <w:t>.</w:t>
            </w:r>
          </w:p>
          <w:p w14:paraId="2386D3BA" w14:textId="77777777" w:rsidR="005D0FED" w:rsidRPr="00292DEB" w:rsidRDefault="005D0FED" w:rsidP="00DB7CCE">
            <w:pPr>
              <w:keepNext/>
              <w:spacing w:line="276" w:lineRule="auto"/>
              <w:outlineLvl w:val="2"/>
              <w:rPr>
                <w:rFonts w:cs="Arial"/>
                <w:lang w:val="fr-BE"/>
              </w:rPr>
            </w:pPr>
          </w:p>
          <w:p w14:paraId="7B1A8DDE" w14:textId="06754045" w:rsidR="005D0FED" w:rsidRPr="00292DEB" w:rsidRDefault="005D0FED" w:rsidP="00DB7CCE">
            <w:pPr>
              <w:spacing w:line="276" w:lineRule="auto"/>
              <w:rPr>
                <w:rFonts w:cs="Arial"/>
                <w:lang w:val="fr-BE"/>
              </w:rPr>
            </w:pPr>
            <w:r w:rsidRPr="00292DEB">
              <w:rPr>
                <w:rFonts w:cs="Arial"/>
                <w:lang w:val="fr-BE"/>
              </w:rPr>
              <w:t>Les périodes non-contributives du congé parental pour élever des enfants sont prises en considération (peuvent faire l’objet d’un rachat) pour la détermination du droit à la pension de retraite et pour le calcul de cette dernière.</w:t>
            </w:r>
          </w:p>
        </w:tc>
        <w:tc>
          <w:tcPr>
            <w:tcW w:w="1370" w:type="pct"/>
          </w:tcPr>
          <w:p w14:paraId="3ADEAFD4"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E-IX-09-EL</w:t>
            </w:r>
          </w:p>
          <w:p w14:paraId="0C0C187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Parental leave (</w:t>
            </w:r>
            <w:proofErr w:type="spellStart"/>
            <w:r w:rsidRPr="00292DEB">
              <w:rPr>
                <w:i/>
                <w:color w:val="008080"/>
                <w:sz w:val="15"/>
                <w:szCs w:val="15"/>
              </w:rPr>
              <w:t>γονική</w:t>
            </w:r>
            <w:proofErr w:type="spellEnd"/>
            <w:r w:rsidRPr="00292DEB">
              <w:rPr>
                <w:i/>
                <w:color w:val="008080"/>
                <w:sz w:val="15"/>
                <w:szCs w:val="15"/>
                <w:lang w:val="en-GB"/>
              </w:rPr>
              <w:t xml:space="preserve"> </w:t>
            </w:r>
            <w:proofErr w:type="spellStart"/>
            <w:r w:rsidRPr="00292DEB">
              <w:rPr>
                <w:i/>
                <w:color w:val="008080"/>
                <w:sz w:val="15"/>
                <w:szCs w:val="15"/>
              </w:rPr>
              <w:t>άδει</w:t>
            </w:r>
            <w:proofErr w:type="spellEnd"/>
            <w:r w:rsidRPr="00292DEB">
              <w:rPr>
                <w:i/>
                <w:color w:val="008080"/>
                <w:sz w:val="15"/>
                <w:szCs w:val="15"/>
              </w:rPr>
              <w:t>α</w:t>
            </w:r>
            <w:r w:rsidRPr="00292DEB">
              <w:rPr>
                <w:color w:val="008000"/>
                <w:sz w:val="15"/>
                <w:szCs w:val="15"/>
                <w:lang w:val="en-GB"/>
              </w:rPr>
              <w:t>)</w:t>
            </w:r>
            <w:r w:rsidRPr="00292DEB">
              <w:rPr>
                <w:color w:val="000000"/>
                <w:sz w:val="15"/>
                <w:szCs w:val="15"/>
                <w:lang w:val="en-GB"/>
              </w:rPr>
              <w:t xml:space="preserve">: Granted upon application. Compulsory social </w:t>
            </w:r>
            <w:r w:rsidRPr="00292DEB">
              <w:rPr>
                <w:color w:val="000000"/>
                <w:sz w:val="15"/>
                <w:szCs w:val="15"/>
                <w:lang w:val="en-GB"/>
              </w:rPr>
              <w:lastRenderedPageBreak/>
              <w:t xml:space="preserve">insurance scheme. Cash benefits for the first two months, flat-rate and paid by </w:t>
            </w:r>
            <w:r w:rsidRPr="00292DEB">
              <w:rPr>
                <w:color w:val="008000"/>
                <w:sz w:val="15"/>
                <w:szCs w:val="15"/>
                <w:lang w:val="en-GB"/>
              </w:rPr>
              <w:t>DYPA</w:t>
            </w:r>
            <w:r w:rsidRPr="00292DEB">
              <w:rPr>
                <w:color w:val="000000"/>
                <w:sz w:val="15"/>
                <w:szCs w:val="15"/>
                <w:lang w:val="en-GB"/>
              </w:rPr>
              <w:t>.</w:t>
            </w:r>
          </w:p>
          <w:p w14:paraId="4712FC1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3E5D27E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non-contributory periods of parental leave for child raising are </w:t>
            </w:r>
            <w:proofErr w:type="gramStart"/>
            <w:r w:rsidRPr="00292DEB">
              <w:rPr>
                <w:color w:val="000000"/>
                <w:sz w:val="15"/>
                <w:szCs w:val="15"/>
                <w:lang w:val="en-GB"/>
              </w:rPr>
              <w:t>taken into account</w:t>
            </w:r>
            <w:proofErr w:type="gramEnd"/>
            <w:r w:rsidRPr="00292DEB">
              <w:rPr>
                <w:color w:val="000000"/>
                <w:sz w:val="15"/>
                <w:szCs w:val="15"/>
                <w:lang w:val="en-GB"/>
              </w:rPr>
              <w:t xml:space="preserve"> (can be bought back) for determining entitlement to old-age pension as well as for its calculation.</w:t>
            </w:r>
          </w:p>
          <w:p w14:paraId="16D01824" w14:textId="77777777" w:rsidR="005D0FED" w:rsidRPr="00292DEB" w:rsidRDefault="005D0FED" w:rsidP="00DB7CCE">
            <w:pPr>
              <w:pStyle w:val="Normal0"/>
              <w:pBdr>
                <w:top w:val="nil"/>
                <w:left w:val="nil"/>
                <w:bottom w:val="nil"/>
                <w:right w:val="nil"/>
                <w:between w:val="nil"/>
              </w:pBdr>
              <w:spacing w:after="0"/>
              <w:rPr>
                <w:del w:id="338" w:author="Author"/>
                <w:color w:val="000000"/>
                <w:sz w:val="15"/>
                <w:szCs w:val="15"/>
                <w:lang w:val="en-GB"/>
              </w:rPr>
            </w:pPr>
          </w:p>
          <w:p w14:paraId="0C47F149" w14:textId="579D2D6A"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686AFC2A"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9</w:t>
            </w:r>
          </w:p>
          <w:p w14:paraId="7993B989" w14:textId="4D950198" w:rsidR="005D0FED" w:rsidRPr="00292DEB" w:rsidRDefault="005D0FED" w:rsidP="00DB7CCE">
            <w:pPr>
              <w:spacing w:line="276" w:lineRule="auto"/>
              <w:rPr>
                <w:rFonts w:cs="Arial"/>
                <w:color w:val="0000FF"/>
              </w:rPr>
            </w:pPr>
          </w:p>
        </w:tc>
        <w:tc>
          <w:tcPr>
            <w:tcW w:w="127" w:type="pct"/>
          </w:tcPr>
          <w:p w14:paraId="6B58C267"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785DD7D8" w14:textId="77777777" w:rsidR="005D0FED" w:rsidRPr="00292DEB" w:rsidRDefault="005D0FED" w:rsidP="00DB7CCE">
            <w:pPr>
              <w:spacing w:line="276" w:lineRule="auto"/>
              <w:rPr>
                <w:rFonts w:cs="Arial"/>
                <w:color w:val="0000FF"/>
              </w:rPr>
            </w:pPr>
          </w:p>
        </w:tc>
        <w:tc>
          <w:tcPr>
            <w:tcW w:w="402" w:type="pct"/>
          </w:tcPr>
          <w:p w14:paraId="4726DFE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79CFD10" w14:textId="77777777" w:rsidR="005D0FED" w:rsidRPr="00292DEB" w:rsidRDefault="005D0FED" w:rsidP="00DB7CCE">
            <w:pPr>
              <w:spacing w:line="276" w:lineRule="auto"/>
              <w:rPr>
                <w:rFonts w:cs="Arial"/>
                <w:color w:val="0000FF"/>
              </w:rPr>
            </w:pPr>
          </w:p>
        </w:tc>
      </w:tr>
      <w:tr w:rsidR="005D0FED" w:rsidRPr="00292DEB" w14:paraId="58BDCC15" w14:textId="77777777" w:rsidTr="005D0FED">
        <w:tc>
          <w:tcPr>
            <w:tcW w:w="193" w:type="pct"/>
          </w:tcPr>
          <w:p w14:paraId="231F0A73" w14:textId="77777777" w:rsidR="005D0FED" w:rsidRPr="00292DEB" w:rsidRDefault="005D0FED" w:rsidP="00DB7CCE">
            <w:pPr>
              <w:spacing w:line="276" w:lineRule="auto"/>
              <w:jc w:val="left"/>
              <w:rPr>
                <w:rFonts w:cs="Arial"/>
                <w:lang w:val="es-ES"/>
              </w:rPr>
            </w:pPr>
            <w:r w:rsidRPr="00292DEB">
              <w:rPr>
                <w:rFonts w:cs="Arial"/>
                <w:lang w:val="es-ES"/>
              </w:rPr>
              <w:t>EL</w:t>
            </w:r>
          </w:p>
          <w:p w14:paraId="78E0B2AB" w14:textId="77777777" w:rsidR="005D0FED" w:rsidRPr="00292DEB" w:rsidRDefault="005D0FED" w:rsidP="00DB7CCE">
            <w:pPr>
              <w:spacing w:line="276" w:lineRule="auto"/>
              <w:jc w:val="left"/>
              <w:rPr>
                <w:rFonts w:cs="Arial"/>
                <w:lang w:val="es-ES"/>
              </w:rPr>
            </w:pPr>
            <w:r w:rsidRPr="00292DEB">
              <w:rPr>
                <w:rFonts w:cs="Arial"/>
                <w:lang w:val="es-ES"/>
              </w:rPr>
              <w:t>EL</w:t>
            </w:r>
          </w:p>
          <w:p w14:paraId="4682C3BF" w14:textId="5F33429B" w:rsidR="005D0FED" w:rsidRPr="00292DEB" w:rsidRDefault="005D0FED" w:rsidP="00DB7CCE">
            <w:pPr>
              <w:spacing w:line="276" w:lineRule="auto"/>
              <w:jc w:val="left"/>
              <w:rPr>
                <w:rFonts w:cs="Arial"/>
                <w:b/>
              </w:rPr>
            </w:pPr>
            <w:r w:rsidRPr="00292DEB">
              <w:rPr>
                <w:rFonts w:cs="Arial"/>
                <w:lang w:val="es-ES"/>
              </w:rPr>
              <w:t>EL</w:t>
            </w:r>
          </w:p>
        </w:tc>
        <w:tc>
          <w:tcPr>
            <w:tcW w:w="1371" w:type="pct"/>
          </w:tcPr>
          <w:p w14:paraId="3F825139" w14:textId="77777777" w:rsidR="005D0FED" w:rsidRPr="00292DEB" w:rsidRDefault="005D0FED" w:rsidP="00DB7CCE">
            <w:pPr>
              <w:spacing w:line="276" w:lineRule="auto"/>
              <w:rPr>
                <w:rFonts w:cs="Arial"/>
              </w:rPr>
            </w:pPr>
            <w:r w:rsidRPr="00292DEB">
              <w:rPr>
                <w:rFonts w:cs="Arial"/>
              </w:rPr>
              <w:t xml:space="preserve">Alle Beschäftigten ungeachtet der Arbeitsbedingungen (Vollzeit, Teilzeit usw.), die biologische, Adoptiv- oder Pflegeeltern sind. </w:t>
            </w:r>
          </w:p>
          <w:p w14:paraId="0572BEAB" w14:textId="77777777" w:rsidR="005D0FED" w:rsidRPr="00292DEB" w:rsidRDefault="005D0FED" w:rsidP="00DB7CCE">
            <w:pPr>
              <w:spacing w:line="276" w:lineRule="auto"/>
              <w:rPr>
                <w:rFonts w:cs="Arial"/>
              </w:rPr>
            </w:pPr>
            <w:r w:rsidRPr="00292DEB">
              <w:rPr>
                <w:rFonts w:cs="Arial"/>
              </w:rPr>
              <w:t>Elternurlaub wird dem Elternteil gewährt aufgrund dessen elterlichen Status, ungeachtet des Familienstatus (Ehe, eingetragene Partnerschaft, gleichgeschlechtliche Paare usw.).</w:t>
            </w:r>
          </w:p>
          <w:p w14:paraId="48070F2A" w14:textId="5B2F454C" w:rsidR="005D0FED" w:rsidRPr="00292DEB" w:rsidRDefault="005D0FED" w:rsidP="00DB7CCE">
            <w:pPr>
              <w:spacing w:line="276" w:lineRule="auto"/>
              <w:rPr>
                <w:rFonts w:cs="Arial"/>
              </w:rPr>
            </w:pPr>
          </w:p>
        </w:tc>
        <w:tc>
          <w:tcPr>
            <w:tcW w:w="1370" w:type="pct"/>
          </w:tcPr>
          <w:p w14:paraId="1E095A20" w14:textId="77777777" w:rsidR="005D0FED" w:rsidRPr="00292DEB" w:rsidRDefault="005D0FED" w:rsidP="00DB7CCE">
            <w:pPr>
              <w:spacing w:line="276" w:lineRule="auto"/>
              <w:rPr>
                <w:rFonts w:cs="Arial"/>
                <w:lang w:val="fr-BE"/>
              </w:rPr>
            </w:pPr>
            <w:r w:rsidRPr="00292DEB">
              <w:rPr>
                <w:rFonts w:cs="Arial"/>
                <w:lang w:val="fr-BE"/>
              </w:rPr>
              <w:t>Toutes les personnes occupant un emploi, indépendamment de leurs conditions de travail (à plein temps, à mi-temps, etc.) qui sont des parents naturels, adoptifs ou d’accueil.</w:t>
            </w:r>
          </w:p>
          <w:p w14:paraId="67D33359" w14:textId="77777777" w:rsidR="005D0FED" w:rsidRPr="00292DEB" w:rsidRDefault="005D0FED" w:rsidP="00DB7CCE">
            <w:pPr>
              <w:spacing w:line="276" w:lineRule="auto"/>
              <w:rPr>
                <w:rFonts w:cs="Arial"/>
                <w:lang w:val="fr-BE"/>
              </w:rPr>
            </w:pPr>
            <w:r w:rsidRPr="00292DEB">
              <w:rPr>
                <w:rFonts w:cs="Arial"/>
                <w:lang w:val="fr-BE"/>
              </w:rPr>
              <w:t>Le congé parental est accordé au parent en raison de son statut en tant que tel, indépendamment de son état civil (mariage, partenariat enregistré, couples de même sexe, etc.).</w:t>
            </w:r>
          </w:p>
          <w:p w14:paraId="1594306E" w14:textId="77777777" w:rsidR="005D0FED" w:rsidRPr="00292DEB" w:rsidRDefault="005D0FED" w:rsidP="00DB7CCE">
            <w:pPr>
              <w:spacing w:line="276" w:lineRule="auto"/>
              <w:rPr>
                <w:rFonts w:cs="Arial"/>
                <w:lang w:val="fr-BE"/>
              </w:rPr>
            </w:pPr>
          </w:p>
        </w:tc>
        <w:tc>
          <w:tcPr>
            <w:tcW w:w="1370" w:type="pct"/>
          </w:tcPr>
          <w:p w14:paraId="483AED6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E-IX-10-EL</w:t>
            </w:r>
          </w:p>
          <w:p w14:paraId="17B2577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All those in </w:t>
            </w:r>
            <w:del w:id="339" w:author="Author">
              <w:r w:rsidRPr="00292DEB">
                <w:rPr>
                  <w:color w:val="000000" w:themeColor="text1"/>
                  <w:sz w:val="15"/>
                  <w:szCs w:val="15"/>
                  <w:lang w:val="en-GB"/>
                </w:rPr>
                <w:delText>employment</w:delText>
              </w:r>
            </w:del>
            <w:ins w:id="340" w:author="Author">
              <w:r w:rsidRPr="00292DEB">
                <w:rPr>
                  <w:color w:val="000000" w:themeColor="text1"/>
                  <w:sz w:val="15"/>
                  <w:szCs w:val="15"/>
                  <w:lang w:val="en-GB"/>
                </w:rPr>
                <w:t>employees</w:t>
              </w:r>
            </w:ins>
            <w:r w:rsidRPr="00292DEB">
              <w:rPr>
                <w:color w:val="000000" w:themeColor="text1"/>
                <w:sz w:val="15"/>
                <w:szCs w:val="15"/>
                <w:lang w:val="en-GB"/>
              </w:rPr>
              <w:t xml:space="preserve">, irrespective of working conditions (full-time, part-time etc), who are natural, adoptive or sponsoring parents. </w:t>
            </w:r>
          </w:p>
          <w:p w14:paraId="2FD26246" w14:textId="77777777" w:rsidR="005D0FED" w:rsidRPr="00292DEB" w:rsidRDefault="005D0FED" w:rsidP="00DB7CCE">
            <w:pPr>
              <w:pStyle w:val="Normal0"/>
              <w:pBdr>
                <w:top w:val="nil"/>
                <w:left w:val="nil"/>
                <w:bottom w:val="nil"/>
                <w:right w:val="nil"/>
                <w:between w:val="nil"/>
              </w:pBdr>
              <w:spacing w:after="0"/>
              <w:rPr>
                <w:color w:val="000000" w:themeColor="text1"/>
                <w:sz w:val="15"/>
                <w:szCs w:val="15"/>
                <w:lang w:val="en-GB"/>
              </w:rPr>
            </w:pPr>
            <w:r w:rsidRPr="00292DEB">
              <w:rPr>
                <w:color w:val="000000"/>
                <w:sz w:val="15"/>
                <w:szCs w:val="15"/>
                <w:lang w:val="en-GB"/>
              </w:rPr>
              <w:t>Parental leave is provided to the parent by virtue of his/her parental status, irrespective of family status (marriage, registered partnership, same-sex couples, etc).</w:t>
            </w:r>
          </w:p>
          <w:p w14:paraId="3510DC7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4DED34B7" w14:textId="77777777" w:rsidR="005D0FED" w:rsidRDefault="005D0FED" w:rsidP="00DB7CCE">
            <w:pPr>
              <w:pStyle w:val="Normal0"/>
              <w:pBdr>
                <w:top w:val="nil"/>
                <w:left w:val="nil"/>
                <w:bottom w:val="nil"/>
                <w:right w:val="nil"/>
                <w:between w:val="nil"/>
              </w:pBdr>
              <w:spacing w:after="0" w:line="276" w:lineRule="auto"/>
              <w:rPr>
                <w:bCs/>
                <w:color w:val="FF0000"/>
                <w:sz w:val="15"/>
                <w:szCs w:val="15"/>
                <w:lang w:val="en-GB"/>
              </w:rPr>
            </w:pPr>
            <w:ins w:id="341" w:author="Author">
              <w:r w:rsidRPr="00292DEB">
                <w:rPr>
                  <w:bCs/>
                  <w:color w:val="FF0000"/>
                  <w:sz w:val="15"/>
                  <w:szCs w:val="15"/>
                  <w:lang w:val="en-GB"/>
                </w:rPr>
                <w:t>There is no relevant provision in the legislation for the self-employed.</w:t>
              </w:r>
            </w:ins>
          </w:p>
          <w:p w14:paraId="7A78BF45" w14:textId="62E599B0" w:rsidR="00044712" w:rsidRPr="00292DEB" w:rsidRDefault="00044712"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E17202A" w14:textId="39679B52" w:rsidR="005D0FED" w:rsidRPr="00292DEB" w:rsidRDefault="005D0FED" w:rsidP="00DB7CCE">
            <w:pPr>
              <w:spacing w:line="276" w:lineRule="auto"/>
              <w:rPr>
                <w:rFonts w:cs="Arial"/>
                <w:color w:val="0000FF"/>
              </w:rPr>
            </w:pPr>
            <w:r w:rsidRPr="00292DEB">
              <w:rPr>
                <w:rFonts w:cs="Arial"/>
                <w:color w:val="0000FF"/>
                <w:lang w:val="fr-FR"/>
              </w:rPr>
              <w:t>9</w:t>
            </w:r>
          </w:p>
        </w:tc>
        <w:tc>
          <w:tcPr>
            <w:tcW w:w="127" w:type="pct"/>
          </w:tcPr>
          <w:p w14:paraId="56BE77CC"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2E33A069" w14:textId="77777777" w:rsidR="005D0FED" w:rsidRPr="00292DEB" w:rsidRDefault="005D0FED" w:rsidP="00DB7CCE">
            <w:pPr>
              <w:spacing w:line="276" w:lineRule="auto"/>
              <w:rPr>
                <w:rFonts w:cs="Arial"/>
                <w:color w:val="0000FF"/>
              </w:rPr>
            </w:pPr>
          </w:p>
        </w:tc>
        <w:tc>
          <w:tcPr>
            <w:tcW w:w="402" w:type="pct"/>
          </w:tcPr>
          <w:p w14:paraId="6406B33C"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3A69562" w14:textId="77777777" w:rsidR="005D0FED" w:rsidRPr="00292DEB" w:rsidRDefault="005D0FED" w:rsidP="00DB7CCE">
            <w:pPr>
              <w:spacing w:line="276" w:lineRule="auto"/>
              <w:rPr>
                <w:rFonts w:cs="Arial"/>
                <w:color w:val="0000FF"/>
              </w:rPr>
            </w:pPr>
          </w:p>
        </w:tc>
      </w:tr>
      <w:tr w:rsidR="005D0FED" w:rsidRPr="00292DEB" w14:paraId="75BCB742" w14:textId="77777777" w:rsidTr="005D0FED">
        <w:tc>
          <w:tcPr>
            <w:tcW w:w="193" w:type="pct"/>
          </w:tcPr>
          <w:p w14:paraId="3E5412AB" w14:textId="77777777" w:rsidR="005D0FED" w:rsidRPr="00292DEB" w:rsidRDefault="005D0FED" w:rsidP="00DB7CCE">
            <w:pPr>
              <w:spacing w:line="276" w:lineRule="auto"/>
              <w:jc w:val="left"/>
              <w:rPr>
                <w:rFonts w:cs="Arial"/>
                <w:lang w:val="en-GB"/>
              </w:rPr>
            </w:pPr>
            <w:r w:rsidRPr="00292DEB">
              <w:rPr>
                <w:rFonts w:cs="Arial"/>
                <w:lang w:val="en-GB"/>
              </w:rPr>
              <w:t>EL</w:t>
            </w:r>
          </w:p>
          <w:p w14:paraId="4F0582D9" w14:textId="3A5D0589"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2C65C03D" w14:textId="77777777" w:rsidR="005D0FED" w:rsidRPr="00292DEB" w:rsidRDefault="005D0FED" w:rsidP="00DB7CCE">
            <w:pPr>
              <w:spacing w:line="276" w:lineRule="auto"/>
              <w:rPr>
                <w:rFonts w:cs="Arial"/>
              </w:rPr>
            </w:pPr>
            <w:r w:rsidRPr="00292DEB">
              <w:rPr>
                <w:rFonts w:cs="Arial"/>
              </w:rPr>
              <w:t xml:space="preserve">Alter des Kindes bis </w:t>
            </w:r>
            <w:r w:rsidRPr="00292DEB">
              <w:rPr>
                <w:rFonts w:cs="Arial"/>
                <w:color w:val="C00000"/>
              </w:rPr>
              <w:t>8</w:t>
            </w:r>
            <w:r w:rsidRPr="00292DEB">
              <w:rPr>
                <w:rFonts w:cs="Arial"/>
              </w:rPr>
              <w:t xml:space="preserve"> Jahre.</w:t>
            </w:r>
          </w:p>
          <w:p w14:paraId="3E939812" w14:textId="568CB502" w:rsidR="005D0FED" w:rsidRPr="00292DEB" w:rsidRDefault="005D0FED" w:rsidP="00DB7CCE">
            <w:pPr>
              <w:spacing w:line="276" w:lineRule="auto"/>
              <w:rPr>
                <w:rFonts w:cs="Arial"/>
              </w:rPr>
            </w:pPr>
            <w:r w:rsidRPr="00292DEB">
              <w:rPr>
                <w:rFonts w:cs="Arial"/>
              </w:rPr>
              <w:t>Ein Jahr Beschäftigung für den selben Arbeitgeber, es sei denn, es gibt eine vorteilhaftere Definition durch besondere Rechtsvorschriften, Dekrete, Verordnungen, Tarifverträge, schiedsrichterliche Entscheidungen oder Betriebsvereinbarungen. Gleiche Bestimmungen für Adoptiv- und Pflegeeltern.</w:t>
            </w:r>
          </w:p>
        </w:tc>
        <w:tc>
          <w:tcPr>
            <w:tcW w:w="1370" w:type="pct"/>
          </w:tcPr>
          <w:p w14:paraId="6F08E730" w14:textId="77777777" w:rsidR="005D0FED" w:rsidRPr="00292DEB" w:rsidRDefault="005D0FED" w:rsidP="00DB7CCE">
            <w:pPr>
              <w:spacing w:line="276" w:lineRule="auto"/>
              <w:rPr>
                <w:rFonts w:cs="Arial"/>
                <w:lang w:val="fr-BE"/>
              </w:rPr>
            </w:pPr>
            <w:r w:rsidRPr="00292DEB">
              <w:rPr>
                <w:rFonts w:cs="Arial"/>
                <w:lang w:val="fr-BE"/>
              </w:rPr>
              <w:t xml:space="preserve">Enfants jusqu’à </w:t>
            </w:r>
            <w:r w:rsidRPr="00292DEB">
              <w:rPr>
                <w:rFonts w:cs="Arial"/>
                <w:color w:val="C00000"/>
                <w:lang w:val="fr-BE"/>
              </w:rPr>
              <w:t>8</w:t>
            </w:r>
            <w:r w:rsidRPr="00292DEB">
              <w:rPr>
                <w:rFonts w:cs="Arial"/>
                <w:lang w:val="fr-BE"/>
              </w:rPr>
              <w:t xml:space="preserve"> ans.</w:t>
            </w:r>
          </w:p>
          <w:p w14:paraId="439A17FF" w14:textId="77777777" w:rsidR="005D0FED" w:rsidRPr="00292DEB" w:rsidRDefault="005D0FED" w:rsidP="00DB7CCE">
            <w:pPr>
              <w:spacing w:line="276" w:lineRule="auto"/>
              <w:rPr>
                <w:rFonts w:cs="Arial"/>
                <w:lang w:val="fr-BE"/>
              </w:rPr>
            </w:pPr>
            <w:r w:rsidRPr="00292DEB">
              <w:rPr>
                <w:rFonts w:cs="Arial"/>
                <w:lang w:val="fr-BE"/>
              </w:rPr>
              <w:t xml:space="preserve">Une année d’emploi auprès du même employeur sauf condition plus favorable stipulée dans une disposition spéciale figurant dans la loi, des décrets, des règlements, des conventions collectives de travail, des décisions arbitrales ou des accords entre employeurs et salariés. </w:t>
            </w:r>
          </w:p>
          <w:p w14:paraId="09975959" w14:textId="77777777" w:rsidR="005D0FED" w:rsidRPr="00292DEB" w:rsidRDefault="005D0FED" w:rsidP="00DB7CCE">
            <w:pPr>
              <w:spacing w:line="276" w:lineRule="auto"/>
              <w:rPr>
                <w:rFonts w:cs="Arial"/>
                <w:lang w:val="fr-BE"/>
              </w:rPr>
            </w:pPr>
            <w:r w:rsidRPr="00292DEB">
              <w:rPr>
                <w:rFonts w:cs="Arial"/>
                <w:lang w:val="fr-BE"/>
              </w:rPr>
              <w:t>Les mêmes conditions s’appliquent aux parents adoptifs et d’accueil.</w:t>
            </w:r>
          </w:p>
          <w:p w14:paraId="3B74503C" w14:textId="77777777" w:rsidR="005D0FED" w:rsidRPr="00292DEB" w:rsidRDefault="005D0FED" w:rsidP="00DB7CCE">
            <w:pPr>
              <w:spacing w:line="276" w:lineRule="auto"/>
              <w:rPr>
                <w:rFonts w:cs="Arial"/>
                <w:lang w:val="fr-BE"/>
              </w:rPr>
            </w:pPr>
          </w:p>
        </w:tc>
        <w:tc>
          <w:tcPr>
            <w:tcW w:w="1370" w:type="pct"/>
          </w:tcPr>
          <w:p w14:paraId="1EFFC19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E-IX-11-EL</w:t>
            </w:r>
          </w:p>
          <w:p w14:paraId="54B22A7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Child’s age up to </w:t>
            </w:r>
            <w:r w:rsidRPr="00292DEB">
              <w:rPr>
                <w:color w:val="C00000"/>
                <w:sz w:val="15"/>
                <w:szCs w:val="15"/>
                <w:lang w:val="en-GB"/>
              </w:rPr>
              <w:t xml:space="preserve">8 </w:t>
            </w:r>
            <w:r w:rsidRPr="00292DEB">
              <w:rPr>
                <w:color w:val="000000"/>
                <w:sz w:val="15"/>
                <w:szCs w:val="15"/>
                <w:lang w:val="en-GB"/>
              </w:rPr>
              <w:t>years old.</w:t>
            </w:r>
          </w:p>
          <w:p w14:paraId="521355E4"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One year of employment to the same employer, unless it is more favourably defined by a special provision of law, decrees, regulations, collective labour agreements, arbitration decisions or employer – employee agreements. </w:t>
            </w:r>
          </w:p>
          <w:p w14:paraId="17982DCA" w14:textId="4AD2FD0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Same provisions for adoptive and foster parents. </w:t>
            </w:r>
          </w:p>
        </w:tc>
        <w:tc>
          <w:tcPr>
            <w:tcW w:w="167" w:type="pct"/>
          </w:tcPr>
          <w:p w14:paraId="7016F4BD"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75148801" w14:textId="77777777" w:rsidR="005D0FED" w:rsidRPr="00292DEB" w:rsidRDefault="005D0FED" w:rsidP="00DB7CCE">
            <w:pPr>
              <w:spacing w:line="276" w:lineRule="auto"/>
              <w:rPr>
                <w:rFonts w:cs="Arial"/>
                <w:color w:val="0000FF"/>
              </w:rPr>
            </w:pPr>
          </w:p>
        </w:tc>
        <w:tc>
          <w:tcPr>
            <w:tcW w:w="127" w:type="pct"/>
          </w:tcPr>
          <w:p w14:paraId="3BB7DEBC"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6EB57233" w14:textId="77777777" w:rsidR="005D0FED" w:rsidRPr="00292DEB" w:rsidRDefault="005D0FED" w:rsidP="00DB7CCE">
            <w:pPr>
              <w:spacing w:line="276" w:lineRule="auto"/>
              <w:rPr>
                <w:rFonts w:cs="Arial"/>
                <w:color w:val="0000FF"/>
              </w:rPr>
            </w:pPr>
          </w:p>
        </w:tc>
        <w:tc>
          <w:tcPr>
            <w:tcW w:w="402" w:type="pct"/>
          </w:tcPr>
          <w:p w14:paraId="17E8B7AD"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D767D95" w14:textId="77777777" w:rsidR="005D0FED" w:rsidRPr="00292DEB" w:rsidRDefault="005D0FED" w:rsidP="00DB7CCE">
            <w:pPr>
              <w:spacing w:line="276" w:lineRule="auto"/>
              <w:rPr>
                <w:rFonts w:cs="Arial"/>
                <w:color w:val="0000FF"/>
              </w:rPr>
            </w:pPr>
          </w:p>
        </w:tc>
      </w:tr>
      <w:tr w:rsidR="005D0FED" w:rsidRPr="00292DEB" w14:paraId="74BE997A" w14:textId="77777777" w:rsidTr="005D0FED">
        <w:tc>
          <w:tcPr>
            <w:tcW w:w="193" w:type="pct"/>
          </w:tcPr>
          <w:p w14:paraId="02D2B9DE" w14:textId="77777777" w:rsidR="005D0FED" w:rsidRPr="00292DEB" w:rsidRDefault="005D0FED" w:rsidP="00DB7CCE">
            <w:pPr>
              <w:spacing w:line="276" w:lineRule="auto"/>
              <w:jc w:val="left"/>
              <w:rPr>
                <w:rFonts w:cs="Arial"/>
                <w:lang w:val="en-GB"/>
              </w:rPr>
            </w:pPr>
            <w:r w:rsidRPr="00292DEB">
              <w:rPr>
                <w:rFonts w:cs="Arial"/>
                <w:lang w:val="en-GB"/>
              </w:rPr>
              <w:t>EL</w:t>
            </w:r>
          </w:p>
          <w:p w14:paraId="25F63449" w14:textId="69313391"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0E4B584B" w14:textId="77777777" w:rsidR="005D0FED" w:rsidRPr="00292DEB" w:rsidRDefault="005D0FED" w:rsidP="00DB7CCE">
            <w:pPr>
              <w:spacing w:line="276" w:lineRule="auto"/>
              <w:rPr>
                <w:rFonts w:cs="Arial"/>
              </w:rPr>
            </w:pPr>
            <w:r w:rsidRPr="00292DEB">
              <w:rPr>
                <w:rFonts w:eastAsia="Arial" w:cs="Arial"/>
                <w:bCs/>
              </w:rPr>
              <w:t xml:space="preserve">Bis zu vier Monate, </w:t>
            </w:r>
            <w:r w:rsidRPr="00292DEB">
              <w:rPr>
                <w:rFonts w:cs="Arial"/>
              </w:rPr>
              <w:t xml:space="preserve">von denen die ersten zwei Monate von der DYPA gezahlt werden. </w:t>
            </w:r>
          </w:p>
          <w:p w14:paraId="7B86E81E" w14:textId="77777777" w:rsidR="005D0FED" w:rsidRPr="00292DEB" w:rsidRDefault="005D0FED" w:rsidP="00DB7CCE">
            <w:pPr>
              <w:spacing w:line="276" w:lineRule="auto"/>
              <w:rPr>
                <w:rFonts w:cs="Arial"/>
              </w:rPr>
            </w:pPr>
            <w:r w:rsidRPr="00292DEB">
              <w:rPr>
                <w:rFonts w:cs="Arial"/>
              </w:rPr>
              <w:t xml:space="preserve">Bei Mehrlingsgeburten wird das Elterngeld für zwei zusätzliche Monate gewährt ungeachtet der Anzahl der gleichzeitig geborenen Kinder. </w:t>
            </w:r>
          </w:p>
          <w:p w14:paraId="0183D3EB" w14:textId="77777777" w:rsidR="005D0FED" w:rsidRPr="00292DEB" w:rsidRDefault="005D0FED" w:rsidP="00DB7CCE">
            <w:pPr>
              <w:spacing w:line="276" w:lineRule="auto"/>
              <w:rPr>
                <w:rFonts w:cs="Arial"/>
              </w:rPr>
            </w:pPr>
            <w:r w:rsidRPr="00292DEB">
              <w:rPr>
                <w:rFonts w:cs="Arial"/>
              </w:rPr>
              <w:t xml:space="preserve">Darüber hinaus werden in besonderen Fällen, in denen eines der Elternteile fehlt, der Urlaub und die Leistung verdoppelt (bis zu acht Monate Urlaub, von denen die ersten vier Monate von der </w:t>
            </w:r>
            <w:r w:rsidRPr="00292DEB">
              <w:rPr>
                <w:rFonts w:cs="Arial"/>
                <w:color w:val="008000"/>
              </w:rPr>
              <w:t>DYPA</w:t>
            </w:r>
            <w:r w:rsidRPr="00292DEB">
              <w:rPr>
                <w:rFonts w:cs="Arial"/>
              </w:rPr>
              <w:t xml:space="preserve"> gezahlt werden), etwa wenn:</w:t>
            </w:r>
          </w:p>
          <w:p w14:paraId="39658C27" w14:textId="77777777" w:rsidR="005D0FED" w:rsidRPr="00292DEB" w:rsidRDefault="005D0FED" w:rsidP="00DB7CCE">
            <w:pPr>
              <w:numPr>
                <w:ilvl w:val="0"/>
                <w:numId w:val="32"/>
              </w:numPr>
              <w:suppressAutoHyphens/>
              <w:spacing w:line="276" w:lineRule="auto"/>
              <w:jc w:val="left"/>
              <w:rPr>
                <w:rFonts w:eastAsia="Arial" w:cs="Arial"/>
                <w:bCs/>
              </w:rPr>
            </w:pPr>
            <w:r w:rsidRPr="00292DEB">
              <w:rPr>
                <w:rFonts w:eastAsia="Arial" w:cs="Arial"/>
                <w:bCs/>
              </w:rPr>
              <w:t>das Kind Halbwaise ist;</w:t>
            </w:r>
          </w:p>
          <w:p w14:paraId="07BE8D56" w14:textId="77777777" w:rsidR="005D0FED" w:rsidRPr="00292DEB" w:rsidRDefault="005D0FED" w:rsidP="00DB7CCE">
            <w:pPr>
              <w:numPr>
                <w:ilvl w:val="0"/>
                <w:numId w:val="32"/>
              </w:numPr>
              <w:suppressAutoHyphens/>
              <w:spacing w:line="276" w:lineRule="auto"/>
              <w:jc w:val="left"/>
              <w:rPr>
                <w:rFonts w:eastAsia="Arial" w:cs="Arial"/>
                <w:bCs/>
              </w:rPr>
            </w:pPr>
            <w:r w:rsidRPr="00292DEB">
              <w:rPr>
                <w:rFonts w:eastAsia="Arial" w:cs="Arial"/>
                <w:bCs/>
              </w:rPr>
              <w:t>das Kind vom Vater nicht anerkannt wird;</w:t>
            </w:r>
          </w:p>
          <w:p w14:paraId="3440E107" w14:textId="77777777" w:rsidR="005D0FED" w:rsidRPr="00292DEB" w:rsidRDefault="005D0FED" w:rsidP="00DB7CCE">
            <w:pPr>
              <w:numPr>
                <w:ilvl w:val="0"/>
                <w:numId w:val="32"/>
              </w:numPr>
              <w:suppressAutoHyphens/>
              <w:spacing w:line="276" w:lineRule="auto"/>
              <w:jc w:val="left"/>
              <w:rPr>
                <w:rFonts w:eastAsia="Arial" w:cs="Arial"/>
                <w:bCs/>
              </w:rPr>
            </w:pPr>
            <w:r w:rsidRPr="00292DEB">
              <w:rPr>
                <w:rFonts w:eastAsia="Arial" w:cs="Arial"/>
                <w:bCs/>
              </w:rPr>
              <w:t xml:space="preserve">eines der Elternteile kein gesetzliches Sorgerecht für das Kind hat. </w:t>
            </w:r>
          </w:p>
          <w:p w14:paraId="380599A4" w14:textId="77777777" w:rsidR="005D0FED" w:rsidRPr="00292DEB" w:rsidRDefault="005D0FED" w:rsidP="00DB7CCE">
            <w:pPr>
              <w:spacing w:line="276" w:lineRule="auto"/>
              <w:rPr>
                <w:rFonts w:eastAsia="Arial" w:cs="Arial"/>
                <w:bCs/>
              </w:rPr>
            </w:pPr>
            <w:r w:rsidRPr="00292DEB">
              <w:rPr>
                <w:rFonts w:eastAsia="Arial" w:cs="Arial"/>
                <w:bCs/>
              </w:rPr>
              <w:t xml:space="preserve">In allen oben genannten Fällen ist der Arbeitgeber während des Urlaubs nicht zur Lohnfortzahlung verpflichtet. </w:t>
            </w:r>
          </w:p>
          <w:p w14:paraId="49E40916" w14:textId="77777777" w:rsidR="005D0FED" w:rsidRPr="00292DEB" w:rsidRDefault="005D0FED" w:rsidP="00DB7CCE">
            <w:pPr>
              <w:spacing w:line="276" w:lineRule="auto"/>
              <w:rPr>
                <w:rFonts w:eastAsia="Arial" w:cs="Arial"/>
                <w:bCs/>
              </w:rPr>
            </w:pPr>
            <w:r w:rsidRPr="00292DEB">
              <w:rPr>
                <w:rFonts w:eastAsia="Arial" w:cs="Arial"/>
                <w:bCs/>
              </w:rPr>
              <w:t xml:space="preserve">Gleiche Regeln für Adoptiv- und Pflegeeltern. </w:t>
            </w:r>
          </w:p>
          <w:p w14:paraId="4064263F" w14:textId="17F46A3C" w:rsidR="005D0FED" w:rsidRPr="00292DEB" w:rsidRDefault="005D0FED" w:rsidP="00DB7CCE">
            <w:pPr>
              <w:spacing w:line="276" w:lineRule="auto"/>
              <w:rPr>
                <w:rFonts w:cs="Arial"/>
              </w:rPr>
            </w:pPr>
          </w:p>
        </w:tc>
        <w:tc>
          <w:tcPr>
            <w:tcW w:w="1370" w:type="pct"/>
          </w:tcPr>
          <w:p w14:paraId="4C3D6908" w14:textId="77777777" w:rsidR="005D0FED" w:rsidRPr="00292DEB" w:rsidRDefault="005D0FED" w:rsidP="00DB7CCE">
            <w:pPr>
              <w:spacing w:line="276" w:lineRule="auto"/>
              <w:rPr>
                <w:rFonts w:cs="Arial"/>
                <w:lang w:val="fr-BE"/>
              </w:rPr>
            </w:pPr>
            <w:r w:rsidRPr="00292DEB">
              <w:rPr>
                <w:rFonts w:cs="Arial"/>
                <w:lang w:val="fr-BE"/>
              </w:rPr>
              <w:t xml:space="preserve">Congé allant jusqu’à </w:t>
            </w:r>
            <w:r w:rsidRPr="00292DEB">
              <w:rPr>
                <w:rFonts w:cs="Arial"/>
                <w:color w:val="C00000"/>
                <w:lang w:val="fr-BE"/>
              </w:rPr>
              <w:t>quatre</w:t>
            </w:r>
            <w:r w:rsidRPr="00292DEB">
              <w:rPr>
                <w:rFonts w:cs="Arial"/>
                <w:lang w:val="fr-BE"/>
              </w:rPr>
              <w:t xml:space="preserve"> mois dont les </w:t>
            </w:r>
            <w:r w:rsidRPr="00292DEB">
              <w:rPr>
                <w:rFonts w:cs="Arial"/>
                <w:color w:val="C00000"/>
                <w:lang w:val="fr-BE"/>
              </w:rPr>
              <w:t>deux</w:t>
            </w:r>
            <w:r w:rsidRPr="00292DEB">
              <w:rPr>
                <w:rFonts w:cs="Arial"/>
                <w:lang w:val="fr-BE"/>
              </w:rPr>
              <w:t xml:space="preserve"> premiers sont rémunérés par le </w:t>
            </w:r>
            <w:r w:rsidRPr="00292DEB">
              <w:rPr>
                <w:rFonts w:cs="Arial"/>
                <w:color w:val="008000"/>
                <w:lang w:val="fr-BE"/>
              </w:rPr>
              <w:t>DYPA</w:t>
            </w:r>
            <w:r w:rsidRPr="00292DEB">
              <w:rPr>
                <w:rFonts w:cs="Arial"/>
                <w:lang w:val="fr-BE"/>
              </w:rPr>
              <w:t>.</w:t>
            </w:r>
          </w:p>
          <w:p w14:paraId="6AF34227" w14:textId="77777777" w:rsidR="005D0FED" w:rsidRPr="00292DEB" w:rsidRDefault="005D0FED" w:rsidP="00DB7CCE">
            <w:pPr>
              <w:spacing w:line="276" w:lineRule="auto"/>
              <w:rPr>
                <w:rFonts w:cs="Arial"/>
                <w:lang w:val="fr-BE"/>
              </w:rPr>
            </w:pPr>
            <w:r w:rsidRPr="00292DEB">
              <w:rPr>
                <w:rFonts w:cs="Arial"/>
                <w:lang w:val="fr-BE"/>
              </w:rPr>
              <w:t xml:space="preserve">En cas de naissances multiples, la prestation parentale est accordée pour </w:t>
            </w:r>
            <w:r w:rsidRPr="00292DEB">
              <w:rPr>
                <w:rFonts w:cs="Arial"/>
                <w:color w:val="C00000"/>
                <w:lang w:val="fr-BE"/>
              </w:rPr>
              <w:t>deux</w:t>
            </w:r>
            <w:r w:rsidRPr="00292DEB">
              <w:rPr>
                <w:rFonts w:cs="Arial"/>
                <w:lang w:val="fr-BE"/>
              </w:rPr>
              <w:t xml:space="preserve"> mois supplémentaires indépendamment du nombre d’enfants nés en même temps.</w:t>
            </w:r>
          </w:p>
          <w:p w14:paraId="113DC1BD" w14:textId="77777777" w:rsidR="005D0FED" w:rsidRPr="00292DEB" w:rsidRDefault="005D0FED" w:rsidP="00DB7CCE">
            <w:pPr>
              <w:spacing w:line="276" w:lineRule="auto"/>
              <w:rPr>
                <w:rFonts w:cs="Arial"/>
                <w:lang w:val="fr-BE"/>
              </w:rPr>
            </w:pPr>
            <w:r w:rsidRPr="00292DEB">
              <w:rPr>
                <w:rFonts w:cs="Arial"/>
                <w:lang w:val="fr-BE"/>
              </w:rPr>
              <w:t xml:space="preserve">De surcroît, le congé et la prestation sont doublés (jusqu’à </w:t>
            </w:r>
            <w:r w:rsidRPr="00292DEB">
              <w:rPr>
                <w:rFonts w:cs="Arial"/>
                <w:color w:val="C00000"/>
                <w:lang w:val="fr-BE"/>
              </w:rPr>
              <w:t>8</w:t>
            </w:r>
            <w:r w:rsidRPr="00292DEB">
              <w:rPr>
                <w:rFonts w:cs="Arial"/>
                <w:lang w:val="fr-BE"/>
              </w:rPr>
              <w:t xml:space="preserve"> mois de congé dont les </w:t>
            </w:r>
            <w:r w:rsidRPr="00292DEB">
              <w:rPr>
                <w:rFonts w:cs="Arial"/>
                <w:color w:val="C00000"/>
                <w:lang w:val="fr-BE"/>
              </w:rPr>
              <w:t xml:space="preserve">4 </w:t>
            </w:r>
            <w:r w:rsidRPr="00292DEB">
              <w:rPr>
                <w:rFonts w:cs="Arial"/>
                <w:lang w:val="fr-BE"/>
              </w:rPr>
              <w:t xml:space="preserve">premiers mois sont rémunérés par le </w:t>
            </w:r>
            <w:r w:rsidRPr="00292DEB">
              <w:rPr>
                <w:rFonts w:cs="Arial"/>
                <w:color w:val="008000"/>
                <w:lang w:val="fr-BE"/>
              </w:rPr>
              <w:t>DYPA</w:t>
            </w:r>
            <w:r w:rsidRPr="00292DEB">
              <w:rPr>
                <w:rFonts w:cs="Arial"/>
                <w:lang w:val="fr-BE"/>
              </w:rPr>
              <w:t>) dans des cas particuliers où l’un des parents n’est pas présent:</w:t>
            </w:r>
          </w:p>
          <w:p w14:paraId="093E34F9" w14:textId="77777777" w:rsidR="005D0FED" w:rsidRPr="00292DEB" w:rsidRDefault="005D0FED" w:rsidP="00DB7CCE">
            <w:pPr>
              <w:numPr>
                <w:ilvl w:val="0"/>
                <w:numId w:val="32"/>
              </w:numPr>
              <w:suppressAutoHyphens/>
              <w:spacing w:line="276" w:lineRule="auto"/>
              <w:jc w:val="left"/>
              <w:rPr>
                <w:rFonts w:eastAsia="Arial" w:cs="Arial"/>
                <w:bCs/>
                <w:lang w:val="fr-BE"/>
              </w:rPr>
            </w:pPr>
            <w:r w:rsidRPr="00292DEB">
              <w:rPr>
                <w:rFonts w:eastAsia="Arial" w:cs="Arial"/>
                <w:bCs/>
                <w:lang w:val="fr-BE"/>
              </w:rPr>
              <w:t>l’enfant est orphelin d’un parent;</w:t>
            </w:r>
          </w:p>
          <w:p w14:paraId="3282E89C" w14:textId="77777777" w:rsidR="005D0FED" w:rsidRPr="00292DEB" w:rsidRDefault="005D0FED" w:rsidP="00DB7CCE">
            <w:pPr>
              <w:numPr>
                <w:ilvl w:val="0"/>
                <w:numId w:val="32"/>
              </w:numPr>
              <w:suppressAutoHyphens/>
              <w:spacing w:line="276" w:lineRule="auto"/>
              <w:jc w:val="left"/>
              <w:rPr>
                <w:rFonts w:cs="Arial"/>
                <w:lang w:val="fr-BE"/>
              </w:rPr>
            </w:pPr>
            <w:r w:rsidRPr="00292DEB">
              <w:rPr>
                <w:rFonts w:eastAsia="Arial" w:cs="Arial"/>
                <w:bCs/>
                <w:lang w:val="fr-BE"/>
              </w:rPr>
              <w:t>l’enfant n’est pas reconnu par le père;</w:t>
            </w:r>
          </w:p>
          <w:p w14:paraId="63226C55" w14:textId="77777777" w:rsidR="005D0FED" w:rsidRPr="00292DEB" w:rsidRDefault="005D0FED" w:rsidP="00DB7CCE">
            <w:pPr>
              <w:numPr>
                <w:ilvl w:val="0"/>
                <w:numId w:val="32"/>
              </w:numPr>
              <w:suppressAutoHyphens/>
              <w:spacing w:line="276" w:lineRule="auto"/>
              <w:jc w:val="left"/>
              <w:rPr>
                <w:rFonts w:cs="Arial"/>
                <w:lang w:val="fr-BE"/>
              </w:rPr>
            </w:pPr>
            <w:r w:rsidRPr="00292DEB">
              <w:rPr>
                <w:rFonts w:eastAsia="Arial" w:cs="Arial"/>
                <w:bCs/>
                <w:lang w:val="fr-BE"/>
              </w:rPr>
              <w:t>l’un des parents n’a pas la garde légale de l’enfant.</w:t>
            </w:r>
            <w:r w:rsidRPr="00292DEB">
              <w:rPr>
                <w:rFonts w:cs="Arial"/>
                <w:lang w:val="fr-BE"/>
              </w:rPr>
              <w:t xml:space="preserve"> </w:t>
            </w:r>
          </w:p>
          <w:p w14:paraId="3AA2D38B" w14:textId="77777777" w:rsidR="005D0FED" w:rsidRPr="00292DEB" w:rsidRDefault="005D0FED" w:rsidP="00DB7CCE">
            <w:pPr>
              <w:spacing w:line="276" w:lineRule="auto"/>
              <w:rPr>
                <w:rFonts w:cs="Arial"/>
                <w:bCs/>
                <w:lang w:val="fr-BE"/>
              </w:rPr>
            </w:pPr>
            <w:r w:rsidRPr="00292DEB">
              <w:rPr>
                <w:rFonts w:cs="Arial"/>
                <w:bCs/>
                <w:lang w:val="fr-BE"/>
              </w:rPr>
              <w:t>Dans tous les cas ci-dessus, l’employeur n’a aucune obligation de verser un salaire pendant le congé.</w:t>
            </w:r>
          </w:p>
          <w:p w14:paraId="139A4D19" w14:textId="77777777" w:rsidR="005D0FED" w:rsidRPr="00292DEB" w:rsidRDefault="005D0FED" w:rsidP="00DB7CCE">
            <w:pPr>
              <w:spacing w:line="276" w:lineRule="auto"/>
              <w:rPr>
                <w:rFonts w:cs="Arial"/>
                <w:bCs/>
                <w:lang w:val="fr-BE"/>
              </w:rPr>
            </w:pPr>
            <w:r w:rsidRPr="00292DEB">
              <w:rPr>
                <w:rFonts w:cs="Arial"/>
                <w:bCs/>
                <w:lang w:val="fr-BE"/>
              </w:rPr>
              <w:t>Dispositions identiques pour les parents adoptifs et d’accueil.</w:t>
            </w:r>
          </w:p>
          <w:p w14:paraId="3347FA0B" w14:textId="77777777" w:rsidR="005D0FED" w:rsidRPr="00292DEB" w:rsidRDefault="005D0FED" w:rsidP="00DB7CCE">
            <w:pPr>
              <w:spacing w:line="276" w:lineRule="auto"/>
              <w:rPr>
                <w:rFonts w:cs="Arial"/>
                <w:lang w:val="fr-BE"/>
              </w:rPr>
            </w:pPr>
          </w:p>
        </w:tc>
        <w:tc>
          <w:tcPr>
            <w:tcW w:w="1370" w:type="pct"/>
          </w:tcPr>
          <w:p w14:paraId="1B427A7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E-IX-12-EL</w:t>
            </w:r>
          </w:p>
          <w:p w14:paraId="60602D0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Leave up to </w:t>
            </w:r>
            <w:r w:rsidRPr="00292DEB">
              <w:rPr>
                <w:color w:val="C00000"/>
                <w:sz w:val="15"/>
                <w:szCs w:val="15"/>
                <w:lang w:val="en-GB"/>
              </w:rPr>
              <w:t>4</w:t>
            </w:r>
            <w:r w:rsidRPr="00292DEB">
              <w:rPr>
                <w:color w:val="000000"/>
                <w:sz w:val="15"/>
                <w:szCs w:val="15"/>
                <w:lang w:val="en-GB"/>
              </w:rPr>
              <w:t xml:space="preserve"> months of which the first </w:t>
            </w:r>
            <w:r w:rsidRPr="00292DEB">
              <w:rPr>
                <w:color w:val="C00000"/>
                <w:sz w:val="15"/>
                <w:szCs w:val="15"/>
                <w:lang w:val="en-GB"/>
              </w:rPr>
              <w:t>2</w:t>
            </w:r>
            <w:r w:rsidRPr="00292DEB">
              <w:rPr>
                <w:color w:val="000000"/>
                <w:sz w:val="15"/>
                <w:szCs w:val="15"/>
                <w:lang w:val="en-GB"/>
              </w:rPr>
              <w:t xml:space="preserve"> months are paid by </w:t>
            </w:r>
            <w:r w:rsidRPr="00292DEB">
              <w:rPr>
                <w:color w:val="008000"/>
                <w:sz w:val="15"/>
                <w:szCs w:val="15"/>
                <w:lang w:val="en-GB"/>
              </w:rPr>
              <w:t>DYPA</w:t>
            </w:r>
            <w:r w:rsidRPr="00292DEB">
              <w:rPr>
                <w:color w:val="000000"/>
                <w:sz w:val="15"/>
                <w:szCs w:val="15"/>
                <w:lang w:val="en-GB"/>
              </w:rPr>
              <w:t xml:space="preserve">. </w:t>
            </w:r>
          </w:p>
          <w:p w14:paraId="64AC0F3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In the case of multiple births the parental benefit is granted for </w:t>
            </w:r>
            <w:r w:rsidRPr="00292DEB">
              <w:rPr>
                <w:color w:val="C00000"/>
                <w:sz w:val="15"/>
                <w:szCs w:val="15"/>
                <w:lang w:val="en-GB"/>
              </w:rPr>
              <w:t>2</w:t>
            </w:r>
            <w:r w:rsidRPr="00292DEB">
              <w:rPr>
                <w:color w:val="000000"/>
                <w:sz w:val="15"/>
                <w:szCs w:val="15"/>
                <w:lang w:val="en-GB"/>
              </w:rPr>
              <w:t xml:space="preserve"> additional months, regardless of the number of children born together. </w:t>
            </w:r>
          </w:p>
          <w:p w14:paraId="37D0176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Moreover, the leave and the benefit are doubled (up to </w:t>
            </w:r>
            <w:r w:rsidRPr="00292DEB">
              <w:rPr>
                <w:color w:val="C00000"/>
                <w:sz w:val="15"/>
                <w:szCs w:val="15"/>
                <w:lang w:val="en-GB"/>
              </w:rPr>
              <w:t>8</w:t>
            </w:r>
            <w:r w:rsidRPr="00292DEB">
              <w:rPr>
                <w:color w:val="000000"/>
                <w:sz w:val="15"/>
                <w:szCs w:val="15"/>
                <w:lang w:val="en-GB"/>
              </w:rPr>
              <w:t xml:space="preserve"> months leave of which the first </w:t>
            </w:r>
            <w:r w:rsidRPr="00292DEB">
              <w:rPr>
                <w:color w:val="C00000"/>
                <w:sz w:val="15"/>
                <w:szCs w:val="15"/>
                <w:lang w:val="en-GB"/>
              </w:rPr>
              <w:t>4</w:t>
            </w:r>
            <w:r w:rsidRPr="00292DEB">
              <w:rPr>
                <w:color w:val="000000"/>
                <w:sz w:val="15"/>
                <w:szCs w:val="15"/>
                <w:lang w:val="en-GB"/>
              </w:rPr>
              <w:t xml:space="preserve"> months are paid by </w:t>
            </w:r>
            <w:r w:rsidRPr="00292DEB">
              <w:rPr>
                <w:color w:val="008000"/>
                <w:sz w:val="15"/>
                <w:szCs w:val="15"/>
                <w:lang w:val="en-GB"/>
              </w:rPr>
              <w:t>DYPA</w:t>
            </w:r>
            <w:r w:rsidRPr="00292DEB">
              <w:rPr>
                <w:color w:val="000000"/>
                <w:sz w:val="15"/>
                <w:szCs w:val="15"/>
                <w:lang w:val="en-GB"/>
              </w:rPr>
              <w:t>) in special cases where one of the parents is not present:</w:t>
            </w:r>
          </w:p>
          <w:p w14:paraId="451FB31F" w14:textId="77777777" w:rsidR="005D0FED" w:rsidRPr="00292DEB" w:rsidRDefault="005D0FED" w:rsidP="00DB7CCE">
            <w:pPr>
              <w:pStyle w:val="Normal0"/>
              <w:numPr>
                <w:ilvl w:val="0"/>
                <w:numId w:val="144"/>
              </w:numPr>
              <w:pBdr>
                <w:top w:val="nil"/>
                <w:left w:val="nil"/>
                <w:bottom w:val="nil"/>
                <w:right w:val="nil"/>
                <w:between w:val="nil"/>
              </w:pBdr>
              <w:spacing w:after="0"/>
              <w:ind w:hanging="56"/>
              <w:rPr>
                <w:color w:val="000000"/>
                <w:sz w:val="15"/>
                <w:szCs w:val="15"/>
                <w:lang w:val="en-GB"/>
              </w:rPr>
            </w:pPr>
            <w:r w:rsidRPr="00292DEB">
              <w:rPr>
                <w:color w:val="000000"/>
                <w:sz w:val="15"/>
                <w:szCs w:val="15"/>
                <w:lang w:val="en-GB"/>
              </w:rPr>
              <w:t>the child is orphan of one parent;</w:t>
            </w:r>
          </w:p>
          <w:p w14:paraId="6C279622" w14:textId="77777777" w:rsidR="005D0FED" w:rsidRPr="00292DEB" w:rsidRDefault="005D0FED" w:rsidP="00DB7CCE">
            <w:pPr>
              <w:pStyle w:val="Normal0"/>
              <w:numPr>
                <w:ilvl w:val="0"/>
                <w:numId w:val="144"/>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the child is not recognised by the father;</w:t>
            </w:r>
          </w:p>
          <w:p w14:paraId="45B78971" w14:textId="77777777" w:rsidR="005D0FED" w:rsidRPr="00292DEB" w:rsidRDefault="005D0FED" w:rsidP="00DB7CCE">
            <w:pPr>
              <w:pStyle w:val="Normal0"/>
              <w:numPr>
                <w:ilvl w:val="0"/>
                <w:numId w:val="144"/>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one of the parents has no legal custody of the child. </w:t>
            </w:r>
          </w:p>
          <w:p w14:paraId="2D208DE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In all the above cases, the employer has no obligation to pay wages during the leave. </w:t>
            </w:r>
          </w:p>
          <w:p w14:paraId="54F0358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Same provisions for adoptive and foster parents.</w:t>
            </w:r>
          </w:p>
          <w:p w14:paraId="5E2C8ED4" w14:textId="0AD79173"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5DB3878"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3D7DF999" w14:textId="77777777" w:rsidR="005D0FED" w:rsidRPr="00292DEB" w:rsidRDefault="005D0FED" w:rsidP="00DB7CCE">
            <w:pPr>
              <w:spacing w:line="276" w:lineRule="auto"/>
              <w:rPr>
                <w:rFonts w:cs="Arial"/>
                <w:color w:val="0000FF"/>
              </w:rPr>
            </w:pPr>
          </w:p>
        </w:tc>
        <w:tc>
          <w:tcPr>
            <w:tcW w:w="127" w:type="pct"/>
          </w:tcPr>
          <w:p w14:paraId="56123E84" w14:textId="77777777" w:rsidR="005D0FED" w:rsidRPr="00292DEB" w:rsidRDefault="005D0FED" w:rsidP="00DB7CCE">
            <w:pPr>
              <w:spacing w:line="276" w:lineRule="auto"/>
              <w:rPr>
                <w:rFonts w:cs="Arial"/>
                <w:color w:val="0000FF"/>
                <w:lang w:val="fr-FR"/>
              </w:rPr>
            </w:pPr>
            <w:r w:rsidRPr="00292DEB">
              <w:rPr>
                <w:rFonts w:cs="Arial"/>
                <w:color w:val="0000FF"/>
                <w:lang w:val="fr-FR"/>
              </w:rPr>
              <w:t>12</w:t>
            </w:r>
          </w:p>
          <w:p w14:paraId="580D39C4" w14:textId="77777777" w:rsidR="005D0FED" w:rsidRPr="00292DEB" w:rsidRDefault="005D0FED" w:rsidP="00DB7CCE">
            <w:pPr>
              <w:spacing w:line="276" w:lineRule="auto"/>
              <w:rPr>
                <w:rFonts w:cs="Arial"/>
                <w:color w:val="0000FF"/>
              </w:rPr>
            </w:pPr>
          </w:p>
        </w:tc>
        <w:tc>
          <w:tcPr>
            <w:tcW w:w="402" w:type="pct"/>
          </w:tcPr>
          <w:p w14:paraId="14F52F8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AD627B8" w14:textId="77777777" w:rsidR="005D0FED" w:rsidRPr="00292DEB" w:rsidRDefault="005D0FED" w:rsidP="00DB7CCE">
            <w:pPr>
              <w:spacing w:line="276" w:lineRule="auto"/>
              <w:rPr>
                <w:rFonts w:cs="Arial"/>
                <w:color w:val="0000FF"/>
              </w:rPr>
            </w:pPr>
          </w:p>
        </w:tc>
      </w:tr>
      <w:tr w:rsidR="005D0FED" w:rsidRPr="00292DEB" w14:paraId="48F90535" w14:textId="77777777" w:rsidTr="005D0FED">
        <w:tc>
          <w:tcPr>
            <w:tcW w:w="193" w:type="pct"/>
          </w:tcPr>
          <w:p w14:paraId="7AC06D26" w14:textId="77777777" w:rsidR="005D0FED" w:rsidRPr="00292DEB" w:rsidRDefault="005D0FED" w:rsidP="00DB7CCE">
            <w:pPr>
              <w:spacing w:line="276" w:lineRule="auto"/>
              <w:jc w:val="left"/>
              <w:rPr>
                <w:rFonts w:cs="Arial"/>
                <w:lang w:val="en-GB"/>
              </w:rPr>
            </w:pPr>
            <w:r w:rsidRPr="00292DEB">
              <w:rPr>
                <w:rFonts w:cs="Arial"/>
                <w:lang w:val="en-GB"/>
              </w:rPr>
              <w:t>EL</w:t>
            </w:r>
          </w:p>
          <w:p w14:paraId="4F12E324" w14:textId="43284670"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218C6424" w14:textId="77777777" w:rsidR="005D0FED" w:rsidRPr="00292DEB" w:rsidRDefault="005D0FED" w:rsidP="00DB7CCE">
            <w:pPr>
              <w:spacing w:line="276" w:lineRule="auto"/>
              <w:rPr>
                <w:rFonts w:cs="Arial"/>
              </w:rPr>
            </w:pPr>
            <w:r w:rsidRPr="00292DEB">
              <w:rPr>
                <w:rFonts w:cs="Arial"/>
              </w:rPr>
              <w:t>Flexible Bedingungen. Keine besonderen Bedingungen.</w:t>
            </w:r>
          </w:p>
          <w:p w14:paraId="21EA8B6D" w14:textId="77777777" w:rsidR="005D0FED" w:rsidRPr="00292DEB" w:rsidRDefault="005D0FED" w:rsidP="00DB7CCE">
            <w:pPr>
              <w:spacing w:line="276" w:lineRule="auto"/>
              <w:rPr>
                <w:rFonts w:cs="Arial"/>
              </w:rPr>
            </w:pPr>
          </w:p>
          <w:p w14:paraId="3DF39FFA" w14:textId="77777777" w:rsidR="005D0FED" w:rsidRPr="00292DEB" w:rsidRDefault="005D0FED" w:rsidP="00DB7CCE">
            <w:pPr>
              <w:spacing w:line="276" w:lineRule="auto"/>
              <w:rPr>
                <w:rFonts w:eastAsia="Arial" w:cs="Arial"/>
                <w:bCs/>
              </w:rPr>
            </w:pPr>
            <w:r w:rsidRPr="00292DEB">
              <w:rPr>
                <w:rFonts w:eastAsia="Arial" w:cs="Arial"/>
                <w:bCs/>
              </w:rPr>
              <w:t>Keine Übertragbarkeit notwendig, da jedes Elternteil sein/ihr eigenes Recht auf Elternurlaub hat als Ermutigung für beide Eltern, ihr Kind zu erziehen. Ausnahmen: wenn es nur ein Elternteil gibt, entweder, weil das andere Elternteil tot ist oder weil es das Kind nicht anerkannt hat oder weil nur eines der Elternteile das Sorgerecht für das Kind (</w:t>
            </w:r>
            <w:r w:rsidRPr="00292DEB">
              <w:rPr>
                <w:rFonts w:eastAsia="Arial" w:cs="Arial"/>
                <w:bCs/>
                <w:i/>
                <w:color w:val="008080"/>
              </w:rPr>
              <w:t>γονική μέριμνα</w:t>
            </w:r>
            <w:r w:rsidRPr="00292DEB">
              <w:rPr>
                <w:rFonts w:eastAsia="Arial" w:cs="Arial"/>
                <w:bCs/>
              </w:rPr>
              <w:t>) hat. Im letzteren Fall wird die Dauer des Urlaubs verdoppelt.</w:t>
            </w:r>
          </w:p>
          <w:p w14:paraId="464D0952" w14:textId="77777777" w:rsidR="005D0FED" w:rsidRPr="00292DEB" w:rsidRDefault="005D0FED" w:rsidP="00DB7CCE">
            <w:pPr>
              <w:spacing w:line="276" w:lineRule="auto"/>
              <w:rPr>
                <w:rFonts w:eastAsia="Arial" w:cs="Arial"/>
                <w:b/>
                <w:bCs/>
              </w:rPr>
            </w:pPr>
            <w:r w:rsidRPr="00292DEB">
              <w:rPr>
                <w:rFonts w:cs="Arial"/>
              </w:rPr>
              <w:t>Gleiche Bestimmungen für Adoptiv- und Pflegeeltern.</w:t>
            </w:r>
          </w:p>
          <w:p w14:paraId="18B9D715" w14:textId="3CD97154" w:rsidR="005D0FED" w:rsidRPr="00292DEB" w:rsidRDefault="005D0FED" w:rsidP="00DB7CCE">
            <w:pPr>
              <w:spacing w:line="276" w:lineRule="auto"/>
              <w:rPr>
                <w:rFonts w:cs="Arial"/>
              </w:rPr>
            </w:pPr>
          </w:p>
        </w:tc>
        <w:tc>
          <w:tcPr>
            <w:tcW w:w="1370" w:type="pct"/>
          </w:tcPr>
          <w:p w14:paraId="146B5DEB" w14:textId="77777777" w:rsidR="005D0FED" w:rsidRPr="00292DEB" w:rsidRDefault="005D0FED" w:rsidP="00DB7CCE">
            <w:pPr>
              <w:spacing w:line="276" w:lineRule="auto"/>
              <w:rPr>
                <w:rFonts w:cs="Arial"/>
                <w:lang w:val="fr-BE"/>
              </w:rPr>
            </w:pPr>
            <w:r w:rsidRPr="00292DEB">
              <w:rPr>
                <w:rFonts w:cs="Arial"/>
                <w:lang w:val="fr-BE"/>
              </w:rPr>
              <w:t>Possibilité de flexibilité. Pas de conditions particulières.</w:t>
            </w:r>
          </w:p>
          <w:p w14:paraId="75FEACA7" w14:textId="77777777" w:rsidR="005D0FED" w:rsidRPr="00292DEB" w:rsidRDefault="005D0FED" w:rsidP="00DB7CCE">
            <w:pPr>
              <w:keepNext/>
              <w:spacing w:line="276" w:lineRule="auto"/>
              <w:outlineLvl w:val="2"/>
              <w:rPr>
                <w:rFonts w:cs="Arial"/>
                <w:lang w:val="fr-BE"/>
              </w:rPr>
            </w:pPr>
          </w:p>
          <w:p w14:paraId="463269EB" w14:textId="77777777" w:rsidR="005D0FED" w:rsidRPr="00292DEB" w:rsidRDefault="005D0FED" w:rsidP="00DB7CCE">
            <w:pPr>
              <w:keepNext/>
              <w:spacing w:line="276" w:lineRule="auto"/>
              <w:outlineLvl w:val="3"/>
              <w:rPr>
                <w:rFonts w:eastAsia="Arial" w:cs="Arial"/>
                <w:bCs/>
                <w:lang w:val="fr-BE"/>
              </w:rPr>
            </w:pPr>
            <w:r w:rsidRPr="00292DEB">
              <w:rPr>
                <w:rFonts w:cs="Arial"/>
                <w:lang w:val="fr-BE"/>
              </w:rPr>
              <w:t xml:space="preserve">Pas besoin de transférabilité car chacun des parents dispose de son propre droit au congé parental en tant qu’incitation aux deux parents pour élever leur enfant. Exceptions: lorsqu’il n’y a qu’un parent, soit car l’autre est décédé, soit car il n’a pas reconnu l’enfant, ou parce que seul un des parents détient la garde légale de l’enfant </w:t>
            </w:r>
            <w:r w:rsidRPr="00292DEB">
              <w:rPr>
                <w:rFonts w:eastAsia="Arial" w:cs="Arial"/>
                <w:bCs/>
                <w:lang w:val="fr-BE"/>
              </w:rPr>
              <w:t>(</w:t>
            </w:r>
            <w:proofErr w:type="spellStart"/>
            <w:r w:rsidRPr="00292DEB">
              <w:rPr>
                <w:rFonts w:cs="Arial"/>
                <w:i/>
                <w:color w:val="008080"/>
                <w:lang w:val="fr-BE"/>
              </w:rPr>
              <w:t>γονική</w:t>
            </w:r>
            <w:proofErr w:type="spellEnd"/>
            <w:r w:rsidRPr="00292DEB">
              <w:rPr>
                <w:rFonts w:cs="Arial"/>
                <w:i/>
                <w:color w:val="008080"/>
                <w:lang w:val="fr-BE"/>
              </w:rPr>
              <w:t xml:space="preserve"> </w:t>
            </w:r>
            <w:proofErr w:type="spellStart"/>
            <w:r w:rsidRPr="00292DEB">
              <w:rPr>
                <w:rFonts w:cs="Arial"/>
                <w:i/>
                <w:color w:val="008080"/>
                <w:lang w:val="fr-BE"/>
              </w:rPr>
              <w:t>μέριμν</w:t>
            </w:r>
            <w:proofErr w:type="spellEnd"/>
            <w:r w:rsidRPr="00292DEB">
              <w:rPr>
                <w:rFonts w:cs="Arial"/>
                <w:i/>
                <w:color w:val="008080"/>
                <w:lang w:val="fr-BE"/>
              </w:rPr>
              <w:t>α</w:t>
            </w:r>
            <w:r w:rsidRPr="00292DEB">
              <w:rPr>
                <w:rFonts w:eastAsia="Arial" w:cs="Arial"/>
                <w:bCs/>
                <w:lang w:val="fr-BE"/>
              </w:rPr>
              <w:t>). Dans ce dernier cas de figure, la durée du congé est multipliée par deux.</w:t>
            </w:r>
          </w:p>
          <w:p w14:paraId="171641E7" w14:textId="77777777" w:rsidR="005D0FED" w:rsidRPr="00292DEB" w:rsidRDefault="005D0FED" w:rsidP="00DB7CCE">
            <w:pPr>
              <w:spacing w:line="276" w:lineRule="auto"/>
              <w:rPr>
                <w:rFonts w:cs="Arial"/>
                <w:lang w:val="fr-BE"/>
              </w:rPr>
            </w:pPr>
            <w:r w:rsidRPr="00292DEB">
              <w:rPr>
                <w:rFonts w:eastAsia="Arial" w:cs="Arial"/>
                <w:bCs/>
                <w:lang w:val="fr-BE"/>
              </w:rPr>
              <w:t>Idem pour les parents adoptifs et d’accueil.</w:t>
            </w:r>
          </w:p>
          <w:p w14:paraId="15A8CB88" w14:textId="77777777" w:rsidR="005D0FED" w:rsidRPr="00292DEB" w:rsidRDefault="005D0FED" w:rsidP="00DB7CCE">
            <w:pPr>
              <w:spacing w:line="276" w:lineRule="auto"/>
              <w:rPr>
                <w:rFonts w:cs="Arial"/>
                <w:lang w:val="fr-BE"/>
              </w:rPr>
            </w:pPr>
          </w:p>
        </w:tc>
        <w:tc>
          <w:tcPr>
            <w:tcW w:w="1370" w:type="pct"/>
          </w:tcPr>
          <w:p w14:paraId="4996210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E-IX-13-EL</w:t>
            </w:r>
          </w:p>
          <w:p w14:paraId="1F7EE1D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Flexibility possible. No specific conditions.</w:t>
            </w:r>
          </w:p>
          <w:p w14:paraId="61AAC11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6EBE238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transferability needed because each parent has his/her own right to parental leave as an encouragement for both parents to raise their child. Exceptions: when there is only one parent either because the other is dead, or because he has not recognised the child, or because only one of the parents has the legal custody of the child (</w:t>
            </w:r>
            <w:proofErr w:type="spellStart"/>
            <w:r w:rsidRPr="00292DEB">
              <w:rPr>
                <w:i/>
                <w:color w:val="008080"/>
                <w:sz w:val="15"/>
                <w:szCs w:val="15"/>
              </w:rPr>
              <w:t>γονική</w:t>
            </w:r>
            <w:proofErr w:type="spellEnd"/>
            <w:r w:rsidRPr="00292DEB">
              <w:rPr>
                <w:i/>
                <w:color w:val="008080"/>
                <w:sz w:val="15"/>
                <w:szCs w:val="15"/>
                <w:lang w:val="en-GB"/>
              </w:rPr>
              <w:t xml:space="preserve"> </w:t>
            </w:r>
            <w:proofErr w:type="spellStart"/>
            <w:r w:rsidRPr="00292DEB">
              <w:rPr>
                <w:i/>
                <w:color w:val="008080"/>
                <w:sz w:val="15"/>
                <w:szCs w:val="15"/>
              </w:rPr>
              <w:t>μέριμν</w:t>
            </w:r>
            <w:proofErr w:type="spellEnd"/>
            <w:r w:rsidRPr="00292DEB">
              <w:rPr>
                <w:i/>
                <w:color w:val="008080"/>
                <w:sz w:val="15"/>
                <w:szCs w:val="15"/>
              </w:rPr>
              <w:t>α</w:t>
            </w:r>
            <w:r w:rsidRPr="00292DEB">
              <w:rPr>
                <w:color w:val="000000"/>
                <w:sz w:val="15"/>
                <w:szCs w:val="15"/>
                <w:lang w:val="en-GB"/>
              </w:rPr>
              <w:t>). In the latter case the duration of the leave is doubled.</w:t>
            </w:r>
          </w:p>
          <w:p w14:paraId="7F798BF3" w14:textId="0F652D1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Same provisions for adoptive and foster parents.</w:t>
            </w:r>
          </w:p>
        </w:tc>
        <w:tc>
          <w:tcPr>
            <w:tcW w:w="167" w:type="pct"/>
          </w:tcPr>
          <w:p w14:paraId="1D2C7B1A"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46CCBAC8" w14:textId="77777777" w:rsidR="005D0FED" w:rsidRPr="00292DEB" w:rsidRDefault="005D0FED" w:rsidP="00DB7CCE">
            <w:pPr>
              <w:spacing w:line="276" w:lineRule="auto"/>
              <w:rPr>
                <w:rFonts w:cs="Arial"/>
                <w:color w:val="0000FF"/>
                <w:lang w:val="en-US"/>
              </w:rPr>
            </w:pPr>
          </w:p>
        </w:tc>
        <w:tc>
          <w:tcPr>
            <w:tcW w:w="127" w:type="pct"/>
          </w:tcPr>
          <w:p w14:paraId="4E7B4500" w14:textId="77777777" w:rsidR="005D0FED" w:rsidRPr="00292DEB" w:rsidRDefault="005D0FED" w:rsidP="00DB7CCE">
            <w:pPr>
              <w:spacing w:line="276" w:lineRule="auto"/>
              <w:rPr>
                <w:rFonts w:cs="Arial"/>
                <w:color w:val="0000FF"/>
                <w:lang w:val="fr-FR"/>
              </w:rPr>
            </w:pPr>
            <w:r w:rsidRPr="00292DEB">
              <w:rPr>
                <w:rFonts w:cs="Arial"/>
                <w:color w:val="0000FF"/>
                <w:lang w:val="fr-FR"/>
              </w:rPr>
              <w:t>13</w:t>
            </w:r>
          </w:p>
          <w:p w14:paraId="5599DCF0" w14:textId="77777777" w:rsidR="005D0FED" w:rsidRPr="00292DEB" w:rsidRDefault="005D0FED" w:rsidP="00DB7CCE">
            <w:pPr>
              <w:spacing w:line="276" w:lineRule="auto"/>
              <w:rPr>
                <w:rFonts w:cs="Arial"/>
                <w:color w:val="0000FF"/>
                <w:lang w:val="en-US"/>
              </w:rPr>
            </w:pPr>
          </w:p>
        </w:tc>
        <w:tc>
          <w:tcPr>
            <w:tcW w:w="402" w:type="pct"/>
          </w:tcPr>
          <w:p w14:paraId="6A12DF7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F3CC25C" w14:textId="77777777" w:rsidR="005D0FED" w:rsidRPr="00292DEB" w:rsidRDefault="005D0FED" w:rsidP="00DB7CCE">
            <w:pPr>
              <w:spacing w:line="276" w:lineRule="auto"/>
              <w:rPr>
                <w:rFonts w:cs="Arial"/>
                <w:color w:val="0000FF"/>
                <w:lang w:val="en-US"/>
              </w:rPr>
            </w:pPr>
          </w:p>
        </w:tc>
      </w:tr>
      <w:tr w:rsidR="005D0FED" w:rsidRPr="00292DEB" w14:paraId="4FA12869" w14:textId="77777777" w:rsidTr="005D0FED">
        <w:tc>
          <w:tcPr>
            <w:tcW w:w="193" w:type="pct"/>
          </w:tcPr>
          <w:p w14:paraId="5D53C011" w14:textId="77777777" w:rsidR="005D0FED" w:rsidRPr="00292DEB" w:rsidRDefault="005D0FED" w:rsidP="00DB7CCE">
            <w:pPr>
              <w:spacing w:line="276" w:lineRule="auto"/>
              <w:jc w:val="left"/>
              <w:rPr>
                <w:rFonts w:cs="Arial"/>
                <w:lang w:val="en-GB"/>
              </w:rPr>
            </w:pPr>
            <w:r w:rsidRPr="00292DEB">
              <w:rPr>
                <w:rFonts w:cs="Arial"/>
                <w:lang w:val="en-GB"/>
              </w:rPr>
              <w:lastRenderedPageBreak/>
              <w:t>EL</w:t>
            </w:r>
          </w:p>
          <w:p w14:paraId="70FC2DA8" w14:textId="77777777" w:rsidR="005D0FED" w:rsidRPr="00292DEB" w:rsidRDefault="005D0FED" w:rsidP="00DB7CCE">
            <w:pPr>
              <w:spacing w:line="276" w:lineRule="auto"/>
              <w:jc w:val="left"/>
              <w:rPr>
                <w:rFonts w:cs="Arial"/>
                <w:lang w:val="en-GB"/>
              </w:rPr>
            </w:pPr>
            <w:r w:rsidRPr="00292DEB">
              <w:rPr>
                <w:rFonts w:cs="Arial"/>
                <w:lang w:val="en-GB"/>
              </w:rPr>
              <w:t>EL</w:t>
            </w:r>
          </w:p>
          <w:p w14:paraId="1449AE87" w14:textId="15706BF0"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0F7D8238" w14:textId="77777777" w:rsidR="005D0FED" w:rsidRPr="00292DEB" w:rsidRDefault="005D0FED" w:rsidP="00DB7CCE">
            <w:pPr>
              <w:spacing w:line="276" w:lineRule="auto"/>
              <w:rPr>
                <w:rFonts w:cs="Arial"/>
              </w:rPr>
            </w:pPr>
            <w:r w:rsidRPr="00292DEB">
              <w:rPr>
                <w:rFonts w:cs="Arial"/>
              </w:rPr>
              <w:t xml:space="preserve">Pauschale Geldleistung für die ersten </w:t>
            </w:r>
            <w:r w:rsidRPr="00292DEB">
              <w:rPr>
                <w:rFonts w:cs="Arial"/>
                <w:color w:val="C00000"/>
              </w:rPr>
              <w:t xml:space="preserve">2 </w:t>
            </w:r>
            <w:r w:rsidRPr="00292DEB">
              <w:rPr>
                <w:rFonts w:cs="Arial"/>
              </w:rPr>
              <w:t>Monate des Elternurlaubs (</w:t>
            </w:r>
            <w:r w:rsidRPr="00292DEB">
              <w:rPr>
                <w:rFonts w:cs="Arial"/>
                <w:color w:val="FF00FF"/>
              </w:rPr>
              <w:t>€880</w:t>
            </w:r>
            <w:r w:rsidRPr="00292DEB">
              <w:rPr>
                <w:rFonts w:cs="Arial"/>
              </w:rPr>
              <w:t xml:space="preserve"> pro Kind monatlich seit </w:t>
            </w:r>
            <w:r w:rsidRPr="00292DEB">
              <w:rPr>
                <w:rFonts w:cs="Arial"/>
                <w:color w:val="C00000"/>
              </w:rPr>
              <w:t>April 2025</w:t>
            </w:r>
            <w:r w:rsidRPr="00292DEB">
              <w:rPr>
                <w:rFonts w:cs="Arial"/>
              </w:rPr>
              <w:t xml:space="preserve">), gezahlt von der </w:t>
            </w:r>
            <w:r w:rsidRPr="00292DEB">
              <w:rPr>
                <w:rFonts w:cs="Arial"/>
                <w:color w:val="008000"/>
              </w:rPr>
              <w:t>DYPA</w:t>
            </w:r>
            <w:r w:rsidRPr="00292DEB">
              <w:rPr>
                <w:rFonts w:cs="Arial"/>
              </w:rPr>
              <w:t>.</w:t>
            </w:r>
          </w:p>
          <w:p w14:paraId="5CF95A49" w14:textId="77777777" w:rsidR="005D0FED" w:rsidRPr="00292DEB" w:rsidRDefault="005D0FED" w:rsidP="00DB7CCE">
            <w:pPr>
              <w:spacing w:line="276" w:lineRule="auto"/>
              <w:rPr>
                <w:rFonts w:cs="Arial"/>
              </w:rPr>
            </w:pPr>
            <w:r w:rsidRPr="00292DEB">
              <w:rPr>
                <w:rFonts w:cs="Arial"/>
              </w:rPr>
              <w:t xml:space="preserve">Bei Mehrlingsgeburten wird das Elterngeld für </w:t>
            </w:r>
            <w:r w:rsidRPr="00292DEB">
              <w:rPr>
                <w:rFonts w:cs="Arial"/>
                <w:color w:val="C00000"/>
              </w:rPr>
              <w:t>zwei</w:t>
            </w:r>
            <w:r w:rsidRPr="00292DEB">
              <w:rPr>
                <w:rFonts w:cs="Arial"/>
              </w:rPr>
              <w:t xml:space="preserve"> zusätzliche Monate gewährt ungeachtet der Anzahl der Kinder. In besonderen Fällen, in denen nur ein Elternteil vorhanden ist, wird der Betrag des Elterngelds verdoppelt. </w:t>
            </w:r>
          </w:p>
          <w:p w14:paraId="53738189" w14:textId="4BEAF31D" w:rsidR="005D0FED" w:rsidRPr="00292DEB" w:rsidRDefault="005D0FED" w:rsidP="00DB7CCE">
            <w:pPr>
              <w:spacing w:line="276" w:lineRule="auto"/>
              <w:rPr>
                <w:rFonts w:cs="Arial"/>
              </w:rPr>
            </w:pPr>
          </w:p>
        </w:tc>
        <w:tc>
          <w:tcPr>
            <w:tcW w:w="1370" w:type="pct"/>
          </w:tcPr>
          <w:p w14:paraId="65098858" w14:textId="77777777" w:rsidR="005D0FED" w:rsidRPr="00292DEB" w:rsidRDefault="005D0FED" w:rsidP="00DB7CCE">
            <w:pPr>
              <w:spacing w:line="276" w:lineRule="auto"/>
              <w:rPr>
                <w:rFonts w:cs="Arial"/>
                <w:lang w:val="fr-BE"/>
              </w:rPr>
            </w:pPr>
            <w:r w:rsidRPr="00292DEB">
              <w:rPr>
                <w:rFonts w:eastAsia="Arial" w:cs="Arial"/>
                <w:lang w:val="fr-BE"/>
              </w:rPr>
              <w:t xml:space="preserve">Prestation en espèces pour les </w:t>
            </w:r>
            <w:r w:rsidRPr="00292DEB">
              <w:rPr>
                <w:rFonts w:eastAsia="Arial" w:cs="Arial"/>
                <w:color w:val="C00000"/>
                <w:lang w:val="fr-BE"/>
              </w:rPr>
              <w:t>deux</w:t>
            </w:r>
            <w:r w:rsidRPr="00292DEB">
              <w:rPr>
                <w:rFonts w:eastAsia="Arial" w:cs="Arial"/>
                <w:lang w:val="fr-BE"/>
              </w:rPr>
              <w:t xml:space="preserve"> premiers mois de congé parental: montant forfaitaire (</w:t>
            </w:r>
            <w:r w:rsidRPr="00292DEB">
              <w:rPr>
                <w:rFonts w:eastAsia="Arial" w:cs="Arial"/>
                <w:color w:val="FF00FF"/>
                <w:lang w:val="fr-BE" w:eastAsia="ar-SA"/>
              </w:rPr>
              <w:t>€</w:t>
            </w:r>
            <w:r w:rsidRPr="00292DEB">
              <w:rPr>
                <w:rFonts w:cs="Arial"/>
                <w:color w:val="FF00FF"/>
                <w:lang w:val="fr-BE" w:eastAsia="ar-SA"/>
              </w:rPr>
              <w:t xml:space="preserve">880 </w:t>
            </w:r>
            <w:r w:rsidRPr="00292DEB">
              <w:rPr>
                <w:rFonts w:cs="Arial"/>
                <w:lang w:val="fr-BE" w:eastAsia="ar-SA"/>
              </w:rPr>
              <w:t xml:space="preserve">par enfant et par mois depuis </w:t>
            </w:r>
            <w:r w:rsidRPr="00292DEB">
              <w:rPr>
                <w:rFonts w:cs="Arial"/>
                <w:color w:val="C00000"/>
                <w:lang w:val="fr-BE" w:eastAsia="ar-SA"/>
              </w:rPr>
              <w:t>avril 2025</w:t>
            </w:r>
            <w:r w:rsidRPr="00292DEB">
              <w:rPr>
                <w:rFonts w:eastAsia="Arial" w:cs="Arial"/>
                <w:lang w:val="fr-BE" w:eastAsia="ar-SA"/>
              </w:rPr>
              <w:t>)</w:t>
            </w:r>
            <w:r w:rsidRPr="00292DEB">
              <w:rPr>
                <w:rFonts w:eastAsia="Arial" w:cs="Arial"/>
                <w:lang w:val="fr-BE"/>
              </w:rPr>
              <w:t xml:space="preserve"> versé par le </w:t>
            </w:r>
            <w:r w:rsidRPr="00292DEB">
              <w:rPr>
                <w:rFonts w:eastAsia="Arial" w:cs="Arial"/>
                <w:color w:val="008000"/>
                <w:lang w:val="fr-BE"/>
              </w:rPr>
              <w:t>DYPA</w:t>
            </w:r>
            <w:r w:rsidRPr="00292DEB">
              <w:rPr>
                <w:rFonts w:eastAsia="Arial" w:cs="Arial"/>
                <w:lang w:val="fr-BE"/>
              </w:rPr>
              <w:t>.</w:t>
            </w:r>
            <w:r w:rsidRPr="00292DEB">
              <w:rPr>
                <w:rFonts w:cs="Arial"/>
                <w:lang w:val="fr-BE"/>
              </w:rPr>
              <w:t xml:space="preserve"> </w:t>
            </w:r>
          </w:p>
          <w:p w14:paraId="39C09267" w14:textId="77777777" w:rsidR="005D0FED" w:rsidRPr="00292DEB" w:rsidRDefault="005D0FED" w:rsidP="00DB7CCE">
            <w:pPr>
              <w:spacing w:line="276" w:lineRule="auto"/>
              <w:rPr>
                <w:rFonts w:cs="Arial"/>
                <w:lang w:val="fr-BE"/>
              </w:rPr>
            </w:pPr>
            <w:r w:rsidRPr="00292DEB">
              <w:rPr>
                <w:rFonts w:cs="Arial"/>
                <w:lang w:val="fr-BE"/>
              </w:rPr>
              <w:t xml:space="preserve">En cas de naissances multiples, la prestation parentale est allouée pour </w:t>
            </w:r>
            <w:r w:rsidRPr="00292DEB">
              <w:rPr>
                <w:rFonts w:cs="Arial"/>
                <w:color w:val="C00000"/>
                <w:lang w:val="fr-BE"/>
              </w:rPr>
              <w:t>deux</w:t>
            </w:r>
            <w:r w:rsidRPr="00292DEB">
              <w:rPr>
                <w:rFonts w:cs="Arial"/>
                <w:lang w:val="fr-BE"/>
              </w:rPr>
              <w:t xml:space="preserve"> mois supplémentaires (indépendamment du nombre d’enfants). Dans des cas particuliers où il y a un seul parent, le montant de la prestation parentale est doublé.</w:t>
            </w:r>
          </w:p>
          <w:p w14:paraId="2CF0F994" w14:textId="02913638" w:rsidR="005D0FED" w:rsidRPr="00292DEB" w:rsidRDefault="005D0FED" w:rsidP="00DB7CCE">
            <w:pPr>
              <w:keepNext/>
              <w:spacing w:line="276" w:lineRule="auto"/>
              <w:outlineLvl w:val="3"/>
              <w:rPr>
                <w:rFonts w:cs="Arial"/>
                <w:lang w:val="fr-BE"/>
              </w:rPr>
            </w:pPr>
          </w:p>
        </w:tc>
        <w:tc>
          <w:tcPr>
            <w:tcW w:w="1370" w:type="pct"/>
          </w:tcPr>
          <w:p w14:paraId="530EFD0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E-IX-14-EL</w:t>
            </w:r>
          </w:p>
          <w:p w14:paraId="010CE95B"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0000" w:themeColor="text1"/>
                <w:sz w:val="15"/>
                <w:szCs w:val="15"/>
                <w:lang w:val="en-GB"/>
              </w:rPr>
              <w:t>Cash benefit for the first two months of the parental leave, flat-rate (</w:t>
            </w:r>
            <w:r w:rsidRPr="00292DEB">
              <w:rPr>
                <w:color w:val="FF00FF"/>
                <w:sz w:val="15"/>
                <w:szCs w:val="15"/>
                <w:lang w:val="en-GB"/>
              </w:rPr>
              <w:t>€880</w:t>
            </w:r>
            <w:r w:rsidRPr="00292DEB">
              <w:rPr>
                <w:color w:val="000000" w:themeColor="text1"/>
                <w:sz w:val="15"/>
                <w:szCs w:val="15"/>
                <w:lang w:val="en-GB"/>
              </w:rPr>
              <w:t xml:space="preserve">/child per month since </w:t>
            </w:r>
            <w:r w:rsidRPr="00292DEB">
              <w:rPr>
                <w:color w:val="C00000"/>
                <w:sz w:val="15"/>
                <w:szCs w:val="15"/>
                <w:lang w:val="en-GB"/>
              </w:rPr>
              <w:t>April 2025</w:t>
            </w:r>
            <w:r w:rsidRPr="00292DEB">
              <w:rPr>
                <w:color w:val="000000" w:themeColor="text1"/>
                <w:sz w:val="15"/>
                <w:szCs w:val="15"/>
                <w:lang w:val="en-GB"/>
              </w:rPr>
              <w:t xml:space="preserve">) and paid by </w:t>
            </w:r>
            <w:r w:rsidRPr="00292DEB">
              <w:rPr>
                <w:color w:val="008000"/>
                <w:sz w:val="15"/>
                <w:szCs w:val="15"/>
                <w:lang w:val="en-GB"/>
              </w:rPr>
              <w:t>DYPA</w:t>
            </w:r>
            <w:r w:rsidRPr="00292DEB">
              <w:rPr>
                <w:color w:val="000000" w:themeColor="text1"/>
                <w:sz w:val="15"/>
                <w:szCs w:val="15"/>
                <w:lang w:val="en-GB"/>
              </w:rPr>
              <w:t xml:space="preserve">. </w:t>
            </w:r>
          </w:p>
          <w:p w14:paraId="0BB351F7" w14:textId="6761014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In the case of multiple births, the parental benefit is granted for </w:t>
            </w:r>
            <w:r w:rsidRPr="00292DEB">
              <w:rPr>
                <w:color w:val="C00000"/>
                <w:sz w:val="15"/>
                <w:szCs w:val="15"/>
                <w:lang w:val="en-GB"/>
              </w:rPr>
              <w:t>2</w:t>
            </w:r>
            <w:r w:rsidRPr="00292DEB">
              <w:rPr>
                <w:color w:val="000000"/>
                <w:sz w:val="15"/>
                <w:szCs w:val="15"/>
                <w:lang w:val="en-GB"/>
              </w:rPr>
              <w:t xml:space="preserve"> additional months regardless of the number of children. In special cases where there is only one parent, the amount of parental benefit is doubled. </w:t>
            </w:r>
          </w:p>
        </w:tc>
        <w:tc>
          <w:tcPr>
            <w:tcW w:w="167" w:type="pct"/>
          </w:tcPr>
          <w:p w14:paraId="71131F6F"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6DCAE41B" w14:textId="77777777" w:rsidR="005D0FED" w:rsidRPr="00292DEB" w:rsidRDefault="005D0FED" w:rsidP="00DB7CCE">
            <w:pPr>
              <w:spacing w:line="276" w:lineRule="auto"/>
              <w:rPr>
                <w:rFonts w:cs="Arial"/>
                <w:color w:val="0000FF"/>
                <w:lang w:val="en-US"/>
              </w:rPr>
            </w:pPr>
          </w:p>
        </w:tc>
        <w:tc>
          <w:tcPr>
            <w:tcW w:w="127" w:type="pct"/>
          </w:tcPr>
          <w:p w14:paraId="05A9CB4E" w14:textId="77777777" w:rsidR="005D0FED" w:rsidRPr="00292DEB" w:rsidRDefault="005D0FED" w:rsidP="00DB7CCE">
            <w:pPr>
              <w:spacing w:line="276" w:lineRule="auto"/>
              <w:rPr>
                <w:rFonts w:cs="Arial"/>
                <w:color w:val="0000FF"/>
                <w:lang w:val="fr-FR"/>
              </w:rPr>
            </w:pPr>
            <w:r w:rsidRPr="00292DEB">
              <w:rPr>
                <w:rFonts w:cs="Arial"/>
                <w:color w:val="0000FF"/>
                <w:lang w:val="fr-FR"/>
              </w:rPr>
              <w:t>14</w:t>
            </w:r>
          </w:p>
          <w:p w14:paraId="10322116" w14:textId="77777777" w:rsidR="005D0FED" w:rsidRPr="00292DEB" w:rsidRDefault="005D0FED" w:rsidP="00DB7CCE">
            <w:pPr>
              <w:spacing w:line="276" w:lineRule="auto"/>
              <w:rPr>
                <w:rFonts w:cs="Arial"/>
                <w:color w:val="0000FF"/>
                <w:lang w:val="en-US"/>
              </w:rPr>
            </w:pPr>
          </w:p>
        </w:tc>
        <w:tc>
          <w:tcPr>
            <w:tcW w:w="402" w:type="pct"/>
          </w:tcPr>
          <w:p w14:paraId="5DE92B0D"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B755741" w14:textId="77777777" w:rsidR="005D0FED" w:rsidRPr="00292DEB" w:rsidRDefault="005D0FED" w:rsidP="00DB7CCE">
            <w:pPr>
              <w:spacing w:line="276" w:lineRule="auto"/>
              <w:rPr>
                <w:rFonts w:cs="Arial"/>
                <w:color w:val="0000FF"/>
                <w:lang w:val="en-US"/>
              </w:rPr>
            </w:pPr>
          </w:p>
        </w:tc>
      </w:tr>
      <w:tr w:rsidR="005D0FED" w:rsidRPr="00292DEB" w14:paraId="4E23674B" w14:textId="77777777" w:rsidTr="005D0FED">
        <w:tc>
          <w:tcPr>
            <w:tcW w:w="193" w:type="pct"/>
          </w:tcPr>
          <w:p w14:paraId="18FD04FA" w14:textId="77777777" w:rsidR="005D0FED" w:rsidRPr="00292DEB" w:rsidRDefault="005D0FED" w:rsidP="00DB7CCE">
            <w:pPr>
              <w:spacing w:line="276" w:lineRule="auto"/>
              <w:jc w:val="left"/>
              <w:rPr>
                <w:rFonts w:cs="Arial"/>
                <w:lang w:val="en-GB"/>
              </w:rPr>
            </w:pPr>
            <w:r w:rsidRPr="00292DEB">
              <w:rPr>
                <w:rFonts w:cs="Arial"/>
                <w:lang w:val="en-GB"/>
              </w:rPr>
              <w:t>EL</w:t>
            </w:r>
          </w:p>
          <w:p w14:paraId="3DB4AE2E" w14:textId="77777777" w:rsidR="005D0FED" w:rsidRPr="00292DEB" w:rsidRDefault="005D0FED" w:rsidP="00DB7CCE">
            <w:pPr>
              <w:spacing w:line="276" w:lineRule="auto"/>
              <w:jc w:val="left"/>
              <w:rPr>
                <w:rFonts w:cs="Arial"/>
                <w:lang w:val="en-GB"/>
              </w:rPr>
            </w:pPr>
            <w:r w:rsidRPr="00292DEB">
              <w:rPr>
                <w:rFonts w:cs="Arial"/>
                <w:lang w:val="en-GB"/>
              </w:rPr>
              <w:t>EL</w:t>
            </w:r>
          </w:p>
          <w:p w14:paraId="6D5530DF" w14:textId="1C0ACF99" w:rsidR="005D0FED" w:rsidRPr="00292DEB" w:rsidRDefault="005D0FED" w:rsidP="00DB7CCE">
            <w:pPr>
              <w:spacing w:line="276" w:lineRule="auto"/>
              <w:jc w:val="left"/>
              <w:rPr>
                <w:rFonts w:cs="Arial"/>
                <w:b/>
                <w:lang w:val="en-US"/>
              </w:rPr>
            </w:pPr>
          </w:p>
        </w:tc>
        <w:tc>
          <w:tcPr>
            <w:tcW w:w="1371" w:type="pct"/>
          </w:tcPr>
          <w:p w14:paraId="78357A35" w14:textId="2BBD4B9E" w:rsidR="005D0FED" w:rsidRPr="00292DEB" w:rsidRDefault="005D0FED" w:rsidP="00DB7CCE">
            <w:pPr>
              <w:spacing w:line="276" w:lineRule="auto"/>
              <w:rPr>
                <w:rFonts w:cs="Arial"/>
                <w:color w:val="008000"/>
              </w:rPr>
            </w:pPr>
            <w:r w:rsidRPr="00292DEB">
              <w:rPr>
                <w:rFonts w:cs="Arial"/>
              </w:rPr>
              <w:t>Keine Beihilfen zur Kinderbetreuung.</w:t>
            </w:r>
          </w:p>
        </w:tc>
        <w:tc>
          <w:tcPr>
            <w:tcW w:w="1370" w:type="pct"/>
          </w:tcPr>
          <w:p w14:paraId="180AA9D8" w14:textId="77777777" w:rsidR="005D0FED" w:rsidRPr="00292DEB" w:rsidRDefault="005D0FED" w:rsidP="00DB7CCE">
            <w:pPr>
              <w:spacing w:line="276" w:lineRule="auto"/>
              <w:rPr>
                <w:rFonts w:cs="Arial"/>
                <w:lang w:val="fr-BE"/>
              </w:rPr>
            </w:pPr>
            <w:r w:rsidRPr="00292DEB">
              <w:rPr>
                <w:rFonts w:cs="Arial"/>
                <w:lang w:val="fr-BE"/>
              </w:rPr>
              <w:t>Pas de prestations pour la garde d’enfants.</w:t>
            </w:r>
          </w:p>
          <w:p w14:paraId="728DC9DE" w14:textId="7EEBD985" w:rsidR="005D0FED" w:rsidRPr="00292DEB" w:rsidRDefault="005D0FED" w:rsidP="00DB7CCE">
            <w:pPr>
              <w:spacing w:line="276" w:lineRule="auto"/>
              <w:rPr>
                <w:rFonts w:cs="Arial"/>
                <w:color w:val="008000"/>
                <w:lang w:val="fr-BE"/>
              </w:rPr>
            </w:pPr>
          </w:p>
        </w:tc>
        <w:tc>
          <w:tcPr>
            <w:tcW w:w="1370" w:type="pct"/>
          </w:tcPr>
          <w:p w14:paraId="1E13157D" w14:textId="77777777" w:rsidR="005D0FED" w:rsidRPr="00292DEB" w:rsidRDefault="005D0FED" w:rsidP="00DB7CCE">
            <w:pPr>
              <w:pStyle w:val="Normal0"/>
              <w:pBdr>
                <w:top w:val="nil"/>
                <w:left w:val="nil"/>
                <w:bottom w:val="nil"/>
                <w:right w:val="nil"/>
                <w:between w:val="nil"/>
              </w:pBdr>
              <w:spacing w:after="0"/>
              <w:rPr>
                <w:color w:val="000000"/>
                <w:sz w:val="15"/>
                <w:szCs w:val="15"/>
                <w:lang w:val="it-IT"/>
              </w:rPr>
            </w:pPr>
            <w:r w:rsidRPr="00292DEB">
              <w:rPr>
                <w:b/>
                <w:color w:val="FF0000"/>
                <w:sz w:val="15"/>
                <w:szCs w:val="15"/>
                <w:lang w:val="it-IT"/>
              </w:rPr>
              <w:t>E-IX-15-EL</w:t>
            </w:r>
          </w:p>
          <w:p w14:paraId="0CD1289A" w14:textId="5D2C191A"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it-IT"/>
              </w:rPr>
            </w:pPr>
            <w:r w:rsidRPr="00292DEB">
              <w:rPr>
                <w:color w:val="000000"/>
                <w:sz w:val="15"/>
                <w:szCs w:val="15"/>
                <w:lang w:val="it-IT"/>
              </w:rPr>
              <w:t>No childcare allowances.</w:t>
            </w:r>
          </w:p>
        </w:tc>
        <w:tc>
          <w:tcPr>
            <w:tcW w:w="167" w:type="pct"/>
          </w:tcPr>
          <w:p w14:paraId="55258902"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6D084E5E" w14:textId="77777777" w:rsidR="005D0FED" w:rsidRPr="00292DEB" w:rsidRDefault="005D0FED" w:rsidP="00DB7CCE">
            <w:pPr>
              <w:spacing w:line="276" w:lineRule="auto"/>
              <w:rPr>
                <w:rFonts w:cs="Arial"/>
                <w:color w:val="0000FF"/>
                <w:lang w:val="en-US"/>
              </w:rPr>
            </w:pPr>
          </w:p>
        </w:tc>
        <w:tc>
          <w:tcPr>
            <w:tcW w:w="127" w:type="pct"/>
          </w:tcPr>
          <w:p w14:paraId="1C05F229" w14:textId="77777777" w:rsidR="005D0FED" w:rsidRPr="00292DEB" w:rsidRDefault="005D0FED" w:rsidP="00DB7CCE">
            <w:pPr>
              <w:spacing w:line="276" w:lineRule="auto"/>
              <w:rPr>
                <w:rFonts w:cs="Arial"/>
                <w:color w:val="0000FF"/>
                <w:lang w:val="fr-FR"/>
              </w:rPr>
            </w:pPr>
            <w:r w:rsidRPr="00292DEB">
              <w:rPr>
                <w:rFonts w:cs="Arial"/>
                <w:color w:val="0000FF"/>
                <w:lang w:val="fr-FR"/>
              </w:rPr>
              <w:t>15</w:t>
            </w:r>
          </w:p>
          <w:p w14:paraId="641AB1F1" w14:textId="77777777" w:rsidR="005D0FED" w:rsidRPr="00292DEB" w:rsidRDefault="005D0FED" w:rsidP="00DB7CCE">
            <w:pPr>
              <w:spacing w:line="276" w:lineRule="auto"/>
              <w:rPr>
                <w:rFonts w:cs="Arial"/>
                <w:color w:val="0000FF"/>
                <w:lang w:val="en-US"/>
              </w:rPr>
            </w:pPr>
          </w:p>
        </w:tc>
        <w:tc>
          <w:tcPr>
            <w:tcW w:w="402" w:type="pct"/>
          </w:tcPr>
          <w:p w14:paraId="2B27DFF8"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E737385" w14:textId="77777777" w:rsidR="005D0FED" w:rsidRPr="00292DEB" w:rsidRDefault="005D0FED" w:rsidP="00DB7CCE">
            <w:pPr>
              <w:spacing w:line="276" w:lineRule="auto"/>
              <w:rPr>
                <w:rFonts w:cs="Arial"/>
                <w:color w:val="0000FF"/>
                <w:lang w:val="en-US"/>
              </w:rPr>
            </w:pPr>
          </w:p>
        </w:tc>
      </w:tr>
      <w:tr w:rsidR="005D0FED" w:rsidRPr="00292DEB" w14:paraId="2C4A256A" w14:textId="77777777" w:rsidTr="005D0FED">
        <w:tc>
          <w:tcPr>
            <w:tcW w:w="193" w:type="pct"/>
          </w:tcPr>
          <w:p w14:paraId="392C78F9" w14:textId="77777777" w:rsidR="005D0FED" w:rsidRPr="00292DEB" w:rsidRDefault="005D0FED" w:rsidP="00DB7CCE">
            <w:pPr>
              <w:spacing w:line="276" w:lineRule="auto"/>
              <w:jc w:val="left"/>
              <w:rPr>
                <w:rFonts w:cs="Arial"/>
                <w:lang w:val="en-GB"/>
              </w:rPr>
            </w:pPr>
            <w:r w:rsidRPr="00292DEB">
              <w:rPr>
                <w:rFonts w:cs="Arial"/>
                <w:lang w:val="en-GB"/>
              </w:rPr>
              <w:t>EL</w:t>
            </w:r>
          </w:p>
          <w:p w14:paraId="7A29B987" w14:textId="77777777" w:rsidR="005D0FED" w:rsidRPr="00292DEB" w:rsidRDefault="005D0FED" w:rsidP="00DB7CCE">
            <w:pPr>
              <w:spacing w:line="276" w:lineRule="auto"/>
              <w:jc w:val="left"/>
              <w:rPr>
                <w:rFonts w:cs="Arial"/>
                <w:lang w:val="en-GB"/>
              </w:rPr>
            </w:pPr>
            <w:r w:rsidRPr="00292DEB">
              <w:rPr>
                <w:rFonts w:cs="Arial"/>
                <w:lang w:val="en-GB"/>
              </w:rPr>
              <w:t>EL</w:t>
            </w:r>
          </w:p>
          <w:p w14:paraId="3EB5BA98" w14:textId="3F74452C" w:rsidR="005D0FED" w:rsidRPr="00292DEB" w:rsidRDefault="005D0FED" w:rsidP="00DB7CCE">
            <w:pPr>
              <w:spacing w:line="276" w:lineRule="auto"/>
              <w:jc w:val="left"/>
              <w:rPr>
                <w:rFonts w:cs="Arial"/>
                <w:b/>
                <w:lang w:val="en-US"/>
              </w:rPr>
            </w:pPr>
          </w:p>
        </w:tc>
        <w:tc>
          <w:tcPr>
            <w:tcW w:w="1371" w:type="pct"/>
          </w:tcPr>
          <w:p w14:paraId="6C2274D8" w14:textId="77777777" w:rsidR="005D0FED" w:rsidRPr="00292DEB" w:rsidRDefault="005D0FED" w:rsidP="00DB7CCE">
            <w:pPr>
              <w:spacing w:line="276" w:lineRule="auto"/>
              <w:rPr>
                <w:rFonts w:cs="Arial"/>
              </w:rPr>
            </w:pPr>
            <w:r w:rsidRPr="00292DEB">
              <w:rPr>
                <w:rFonts w:cs="Arial"/>
              </w:rPr>
              <w:t>Nicht anwendbar.</w:t>
            </w:r>
          </w:p>
          <w:p w14:paraId="7052540A" w14:textId="0E2FC97D" w:rsidR="005D0FED" w:rsidRPr="00292DEB" w:rsidRDefault="005D0FED" w:rsidP="00DB7CCE">
            <w:pPr>
              <w:spacing w:line="276" w:lineRule="auto"/>
              <w:rPr>
                <w:rFonts w:cs="Arial"/>
              </w:rPr>
            </w:pPr>
          </w:p>
        </w:tc>
        <w:tc>
          <w:tcPr>
            <w:tcW w:w="1370" w:type="pct"/>
          </w:tcPr>
          <w:p w14:paraId="00E97736" w14:textId="77777777" w:rsidR="005D0FED" w:rsidRPr="00292DEB" w:rsidRDefault="005D0FED" w:rsidP="00DB7CCE">
            <w:pPr>
              <w:spacing w:line="276" w:lineRule="auto"/>
              <w:rPr>
                <w:rFonts w:cs="Arial"/>
                <w:lang w:val="fr-BE"/>
              </w:rPr>
            </w:pPr>
            <w:r w:rsidRPr="00292DEB">
              <w:rPr>
                <w:rFonts w:cs="Arial"/>
                <w:lang w:val="fr-BE"/>
              </w:rPr>
              <w:t>Non applicable.</w:t>
            </w:r>
          </w:p>
          <w:p w14:paraId="2C912FD2" w14:textId="054175D3" w:rsidR="005D0FED" w:rsidRPr="00292DEB" w:rsidRDefault="005D0FED" w:rsidP="00DB7CCE">
            <w:pPr>
              <w:spacing w:line="276" w:lineRule="auto"/>
              <w:rPr>
                <w:rFonts w:cs="Arial"/>
                <w:lang w:val="fr-BE"/>
              </w:rPr>
            </w:pPr>
          </w:p>
        </w:tc>
        <w:tc>
          <w:tcPr>
            <w:tcW w:w="1370" w:type="pct"/>
          </w:tcPr>
          <w:p w14:paraId="7FCBD93A"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E-IX-16-EL</w:t>
            </w:r>
          </w:p>
          <w:p w14:paraId="4A597DA8"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Not applicable.</w:t>
            </w:r>
          </w:p>
          <w:p w14:paraId="5ADE106A" w14:textId="22178EA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3C7F51A"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6CA5FF6F" w14:textId="77777777" w:rsidR="005D0FED" w:rsidRPr="00292DEB" w:rsidRDefault="005D0FED" w:rsidP="00DB7CCE">
            <w:pPr>
              <w:spacing w:line="276" w:lineRule="auto"/>
              <w:rPr>
                <w:rFonts w:cs="Arial"/>
                <w:color w:val="0000FF"/>
                <w:lang w:val="en-US"/>
              </w:rPr>
            </w:pPr>
          </w:p>
        </w:tc>
        <w:tc>
          <w:tcPr>
            <w:tcW w:w="127" w:type="pct"/>
          </w:tcPr>
          <w:p w14:paraId="1912AF47" w14:textId="77777777" w:rsidR="005D0FED" w:rsidRPr="00292DEB" w:rsidRDefault="005D0FED" w:rsidP="00DB7CCE">
            <w:pPr>
              <w:spacing w:line="276" w:lineRule="auto"/>
              <w:rPr>
                <w:rFonts w:cs="Arial"/>
                <w:color w:val="0000FF"/>
                <w:lang w:val="fr-FR"/>
              </w:rPr>
            </w:pPr>
            <w:r w:rsidRPr="00292DEB">
              <w:rPr>
                <w:rFonts w:cs="Arial"/>
                <w:color w:val="0000FF"/>
                <w:lang w:val="fr-FR"/>
              </w:rPr>
              <w:t>16</w:t>
            </w:r>
          </w:p>
          <w:p w14:paraId="76A32822" w14:textId="77777777" w:rsidR="005D0FED" w:rsidRPr="00292DEB" w:rsidRDefault="005D0FED" w:rsidP="00DB7CCE">
            <w:pPr>
              <w:spacing w:line="276" w:lineRule="auto"/>
              <w:rPr>
                <w:rFonts w:cs="Arial"/>
                <w:color w:val="0000FF"/>
                <w:lang w:val="en-US"/>
              </w:rPr>
            </w:pPr>
          </w:p>
        </w:tc>
        <w:tc>
          <w:tcPr>
            <w:tcW w:w="402" w:type="pct"/>
          </w:tcPr>
          <w:p w14:paraId="7CDAFF8C"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18B690F" w14:textId="77777777" w:rsidR="005D0FED" w:rsidRPr="00292DEB" w:rsidRDefault="005D0FED" w:rsidP="00DB7CCE">
            <w:pPr>
              <w:spacing w:line="276" w:lineRule="auto"/>
              <w:rPr>
                <w:rFonts w:cs="Arial"/>
                <w:color w:val="0000FF"/>
                <w:lang w:val="en-US"/>
              </w:rPr>
            </w:pPr>
          </w:p>
        </w:tc>
      </w:tr>
      <w:tr w:rsidR="005D0FED" w:rsidRPr="00292DEB" w14:paraId="347D7DC9" w14:textId="77777777" w:rsidTr="005D0FED">
        <w:tc>
          <w:tcPr>
            <w:tcW w:w="193" w:type="pct"/>
          </w:tcPr>
          <w:p w14:paraId="68EC6183" w14:textId="77777777" w:rsidR="005D0FED" w:rsidRPr="00292DEB" w:rsidRDefault="005D0FED" w:rsidP="00DB7CCE">
            <w:pPr>
              <w:spacing w:line="276" w:lineRule="auto"/>
              <w:jc w:val="left"/>
              <w:rPr>
                <w:rFonts w:cs="Arial"/>
                <w:lang w:val="en-GB"/>
              </w:rPr>
            </w:pPr>
            <w:r w:rsidRPr="00292DEB">
              <w:rPr>
                <w:rFonts w:cs="Arial"/>
                <w:lang w:val="en-GB"/>
              </w:rPr>
              <w:t>EL</w:t>
            </w:r>
          </w:p>
          <w:p w14:paraId="4F65C6F7" w14:textId="77777777" w:rsidR="005D0FED" w:rsidRPr="00292DEB" w:rsidRDefault="005D0FED" w:rsidP="00DB7CCE">
            <w:pPr>
              <w:spacing w:line="276" w:lineRule="auto"/>
              <w:jc w:val="left"/>
              <w:rPr>
                <w:rFonts w:cs="Arial"/>
                <w:lang w:val="en-GB"/>
              </w:rPr>
            </w:pPr>
            <w:r w:rsidRPr="00292DEB">
              <w:rPr>
                <w:rFonts w:cs="Arial"/>
                <w:lang w:val="en-GB"/>
              </w:rPr>
              <w:t>EL</w:t>
            </w:r>
          </w:p>
          <w:p w14:paraId="3C503FBA" w14:textId="1FDC7E77" w:rsidR="005D0FED" w:rsidRPr="00292DEB" w:rsidRDefault="005D0FED" w:rsidP="00DB7CCE">
            <w:pPr>
              <w:tabs>
                <w:tab w:val="left" w:pos="227"/>
                <w:tab w:val="left" w:pos="425"/>
              </w:tabs>
              <w:spacing w:line="276" w:lineRule="auto"/>
              <w:jc w:val="left"/>
              <w:rPr>
                <w:rFonts w:cs="Arial"/>
                <w:b/>
                <w:lang w:val="en-US"/>
              </w:rPr>
            </w:pPr>
          </w:p>
        </w:tc>
        <w:tc>
          <w:tcPr>
            <w:tcW w:w="1371" w:type="pct"/>
          </w:tcPr>
          <w:p w14:paraId="178F0619" w14:textId="77777777" w:rsidR="005D0FED" w:rsidRPr="00292DEB" w:rsidRDefault="005D0FED" w:rsidP="00DB7CCE">
            <w:pPr>
              <w:spacing w:line="276" w:lineRule="auto"/>
              <w:rPr>
                <w:rFonts w:cs="Arial"/>
              </w:rPr>
            </w:pPr>
            <w:r w:rsidRPr="00292DEB">
              <w:rPr>
                <w:rFonts w:cs="Arial"/>
              </w:rPr>
              <w:t>Nicht anwendbar.</w:t>
            </w:r>
          </w:p>
          <w:p w14:paraId="38B1348F" w14:textId="4A35A493" w:rsidR="005D0FED" w:rsidRPr="00292DEB" w:rsidRDefault="005D0FED" w:rsidP="00DB7CCE">
            <w:pPr>
              <w:spacing w:line="276" w:lineRule="auto"/>
              <w:rPr>
                <w:rFonts w:cs="Arial"/>
              </w:rPr>
            </w:pPr>
          </w:p>
        </w:tc>
        <w:tc>
          <w:tcPr>
            <w:tcW w:w="1370" w:type="pct"/>
          </w:tcPr>
          <w:p w14:paraId="64E99864" w14:textId="77777777" w:rsidR="005D0FED" w:rsidRPr="00292DEB" w:rsidRDefault="005D0FED" w:rsidP="00DB7CCE">
            <w:pPr>
              <w:spacing w:line="276" w:lineRule="auto"/>
              <w:rPr>
                <w:rFonts w:cs="Arial"/>
                <w:lang w:val="fr-BE"/>
              </w:rPr>
            </w:pPr>
            <w:r w:rsidRPr="00292DEB">
              <w:rPr>
                <w:rFonts w:cs="Arial"/>
                <w:lang w:val="fr-BE"/>
              </w:rPr>
              <w:t>Non applicable.</w:t>
            </w:r>
          </w:p>
          <w:p w14:paraId="2FC6A9CD" w14:textId="5E371EBF" w:rsidR="005D0FED" w:rsidRPr="00292DEB" w:rsidRDefault="005D0FED" w:rsidP="00DB7CCE">
            <w:pPr>
              <w:spacing w:line="276" w:lineRule="auto"/>
              <w:rPr>
                <w:rFonts w:cs="Arial"/>
                <w:lang w:val="fr-BE"/>
              </w:rPr>
            </w:pPr>
          </w:p>
        </w:tc>
        <w:tc>
          <w:tcPr>
            <w:tcW w:w="1370" w:type="pct"/>
          </w:tcPr>
          <w:p w14:paraId="66366BF9"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E-IX-17-EL</w:t>
            </w:r>
          </w:p>
          <w:p w14:paraId="50D91668"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Not applicable.</w:t>
            </w:r>
          </w:p>
          <w:p w14:paraId="3CA050D3" w14:textId="29B6830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88A8602"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07F960D9" w14:textId="77777777" w:rsidR="005D0FED" w:rsidRPr="00292DEB" w:rsidRDefault="005D0FED" w:rsidP="00DB7CCE">
            <w:pPr>
              <w:spacing w:line="276" w:lineRule="auto"/>
              <w:rPr>
                <w:rFonts w:cs="Arial"/>
                <w:color w:val="0000FF"/>
                <w:lang w:val="en-US"/>
              </w:rPr>
            </w:pPr>
          </w:p>
        </w:tc>
        <w:tc>
          <w:tcPr>
            <w:tcW w:w="127" w:type="pct"/>
          </w:tcPr>
          <w:p w14:paraId="7543E725" w14:textId="77777777" w:rsidR="005D0FED" w:rsidRPr="00292DEB" w:rsidRDefault="005D0FED" w:rsidP="00DB7CCE">
            <w:pPr>
              <w:spacing w:line="276" w:lineRule="auto"/>
              <w:rPr>
                <w:rFonts w:cs="Arial"/>
                <w:color w:val="0000FF"/>
                <w:lang w:val="fr-FR"/>
              </w:rPr>
            </w:pPr>
            <w:r w:rsidRPr="00292DEB">
              <w:rPr>
                <w:rFonts w:cs="Arial"/>
                <w:color w:val="0000FF"/>
                <w:lang w:val="fr-FR"/>
              </w:rPr>
              <w:t>17</w:t>
            </w:r>
          </w:p>
          <w:p w14:paraId="2DB39532" w14:textId="77777777" w:rsidR="005D0FED" w:rsidRPr="00292DEB" w:rsidRDefault="005D0FED" w:rsidP="00DB7CCE">
            <w:pPr>
              <w:spacing w:line="276" w:lineRule="auto"/>
              <w:rPr>
                <w:rFonts w:cs="Arial"/>
                <w:color w:val="0000FF"/>
                <w:lang w:val="en-US"/>
              </w:rPr>
            </w:pPr>
          </w:p>
        </w:tc>
        <w:tc>
          <w:tcPr>
            <w:tcW w:w="402" w:type="pct"/>
          </w:tcPr>
          <w:p w14:paraId="4907705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462FC80" w14:textId="77777777" w:rsidR="005D0FED" w:rsidRPr="00292DEB" w:rsidRDefault="005D0FED" w:rsidP="00DB7CCE">
            <w:pPr>
              <w:spacing w:line="276" w:lineRule="auto"/>
              <w:rPr>
                <w:rFonts w:cs="Arial"/>
                <w:color w:val="0000FF"/>
                <w:lang w:val="en-US"/>
              </w:rPr>
            </w:pPr>
          </w:p>
        </w:tc>
      </w:tr>
      <w:tr w:rsidR="005D0FED" w:rsidRPr="00292DEB" w14:paraId="67E9A03C" w14:textId="77777777" w:rsidTr="005D0FED">
        <w:tc>
          <w:tcPr>
            <w:tcW w:w="193" w:type="pct"/>
          </w:tcPr>
          <w:p w14:paraId="383B2EB1" w14:textId="77777777" w:rsidR="005D0FED" w:rsidRPr="00292DEB" w:rsidRDefault="005D0FED" w:rsidP="00DB7CCE">
            <w:pPr>
              <w:spacing w:line="276" w:lineRule="auto"/>
              <w:jc w:val="left"/>
              <w:rPr>
                <w:rFonts w:cs="Arial"/>
                <w:lang w:val="es-ES"/>
              </w:rPr>
            </w:pPr>
            <w:r w:rsidRPr="00292DEB">
              <w:rPr>
                <w:rFonts w:cs="Arial"/>
                <w:lang w:val="es-ES"/>
              </w:rPr>
              <w:t>EL</w:t>
            </w:r>
          </w:p>
          <w:p w14:paraId="517B08F4" w14:textId="77777777" w:rsidR="005D0FED" w:rsidRPr="00292DEB" w:rsidRDefault="005D0FED" w:rsidP="00DB7CCE">
            <w:pPr>
              <w:spacing w:line="276" w:lineRule="auto"/>
              <w:jc w:val="left"/>
              <w:rPr>
                <w:rFonts w:cs="Arial"/>
                <w:lang w:val="es-ES"/>
              </w:rPr>
            </w:pPr>
            <w:r w:rsidRPr="00292DEB">
              <w:rPr>
                <w:rFonts w:cs="Arial"/>
                <w:lang w:val="es-ES"/>
              </w:rPr>
              <w:t>EL</w:t>
            </w:r>
          </w:p>
          <w:p w14:paraId="6F7FCC44" w14:textId="78134B82" w:rsidR="005D0FED" w:rsidRPr="00292DEB" w:rsidRDefault="005D0FED" w:rsidP="00DB7CCE">
            <w:pPr>
              <w:spacing w:line="276" w:lineRule="auto"/>
              <w:jc w:val="left"/>
              <w:rPr>
                <w:rFonts w:cs="Arial"/>
                <w:b/>
                <w:lang w:val="en-US"/>
              </w:rPr>
            </w:pPr>
            <w:r w:rsidRPr="00292DEB">
              <w:rPr>
                <w:rFonts w:cs="Arial"/>
                <w:lang w:val="es-ES"/>
              </w:rPr>
              <w:t>EL</w:t>
            </w:r>
          </w:p>
        </w:tc>
        <w:tc>
          <w:tcPr>
            <w:tcW w:w="1371" w:type="pct"/>
          </w:tcPr>
          <w:p w14:paraId="70881937" w14:textId="77777777" w:rsidR="005D0FED" w:rsidRPr="00292DEB" w:rsidRDefault="005D0FED" w:rsidP="00DB7CCE">
            <w:pPr>
              <w:spacing w:line="276" w:lineRule="auto"/>
              <w:rPr>
                <w:rFonts w:cs="Arial"/>
              </w:rPr>
            </w:pPr>
            <w:r w:rsidRPr="00292DEB">
              <w:rPr>
                <w:rFonts w:cs="Arial"/>
              </w:rPr>
              <w:t>Nicht anwendbar.</w:t>
            </w:r>
          </w:p>
          <w:p w14:paraId="2F5B59CE" w14:textId="2544DD09" w:rsidR="005D0FED" w:rsidRPr="00292DEB" w:rsidRDefault="005D0FED" w:rsidP="00DB7CCE">
            <w:pPr>
              <w:spacing w:line="276" w:lineRule="auto"/>
              <w:rPr>
                <w:rFonts w:cs="Arial"/>
              </w:rPr>
            </w:pPr>
          </w:p>
        </w:tc>
        <w:tc>
          <w:tcPr>
            <w:tcW w:w="1370" w:type="pct"/>
          </w:tcPr>
          <w:p w14:paraId="303C5642" w14:textId="77777777" w:rsidR="005D0FED" w:rsidRPr="00292DEB" w:rsidRDefault="005D0FED" w:rsidP="00DB7CCE">
            <w:pPr>
              <w:spacing w:line="276" w:lineRule="auto"/>
              <w:rPr>
                <w:rFonts w:cs="Arial"/>
                <w:lang w:val="fr-BE"/>
              </w:rPr>
            </w:pPr>
            <w:r w:rsidRPr="00292DEB">
              <w:rPr>
                <w:rFonts w:cs="Arial"/>
                <w:lang w:val="fr-BE"/>
              </w:rPr>
              <w:t>Non applicable.</w:t>
            </w:r>
          </w:p>
          <w:p w14:paraId="7D5A0C4A" w14:textId="06A19FE2" w:rsidR="005D0FED" w:rsidRPr="00292DEB" w:rsidRDefault="005D0FED" w:rsidP="00DB7CCE">
            <w:pPr>
              <w:spacing w:line="276" w:lineRule="auto"/>
              <w:rPr>
                <w:rFonts w:cs="Arial"/>
                <w:lang w:val="fr-BE"/>
              </w:rPr>
            </w:pPr>
          </w:p>
        </w:tc>
        <w:tc>
          <w:tcPr>
            <w:tcW w:w="1370" w:type="pct"/>
          </w:tcPr>
          <w:p w14:paraId="333D83A6"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E-IX-18-EL</w:t>
            </w:r>
          </w:p>
          <w:p w14:paraId="59F05869"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Not applicable.</w:t>
            </w:r>
          </w:p>
          <w:p w14:paraId="415E351A" w14:textId="1A6BCE3F"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D6DF48D"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7399F837" w14:textId="77777777" w:rsidR="005D0FED" w:rsidRPr="00292DEB" w:rsidRDefault="005D0FED" w:rsidP="00DB7CCE">
            <w:pPr>
              <w:spacing w:line="276" w:lineRule="auto"/>
              <w:rPr>
                <w:rFonts w:cs="Arial"/>
                <w:color w:val="0000FF"/>
                <w:lang w:val="en-US"/>
              </w:rPr>
            </w:pPr>
          </w:p>
        </w:tc>
        <w:tc>
          <w:tcPr>
            <w:tcW w:w="127" w:type="pct"/>
          </w:tcPr>
          <w:p w14:paraId="3E4BA67B" w14:textId="77777777" w:rsidR="005D0FED" w:rsidRPr="00292DEB" w:rsidRDefault="005D0FED" w:rsidP="00DB7CCE">
            <w:pPr>
              <w:spacing w:line="276" w:lineRule="auto"/>
              <w:rPr>
                <w:rFonts w:cs="Arial"/>
                <w:color w:val="0000FF"/>
                <w:lang w:val="fr-FR"/>
              </w:rPr>
            </w:pPr>
            <w:r w:rsidRPr="00292DEB">
              <w:rPr>
                <w:rFonts w:cs="Arial"/>
                <w:color w:val="0000FF"/>
                <w:lang w:val="fr-FR"/>
              </w:rPr>
              <w:t>18</w:t>
            </w:r>
          </w:p>
          <w:p w14:paraId="103A836A" w14:textId="77777777" w:rsidR="005D0FED" w:rsidRPr="00292DEB" w:rsidRDefault="005D0FED" w:rsidP="00DB7CCE">
            <w:pPr>
              <w:spacing w:line="276" w:lineRule="auto"/>
              <w:rPr>
                <w:rFonts w:cs="Arial"/>
                <w:color w:val="0000FF"/>
                <w:lang w:val="en-US"/>
              </w:rPr>
            </w:pPr>
          </w:p>
        </w:tc>
        <w:tc>
          <w:tcPr>
            <w:tcW w:w="402" w:type="pct"/>
          </w:tcPr>
          <w:p w14:paraId="773E8DAE"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16E84CD" w14:textId="77777777" w:rsidR="005D0FED" w:rsidRPr="00292DEB" w:rsidRDefault="005D0FED" w:rsidP="00DB7CCE">
            <w:pPr>
              <w:spacing w:line="276" w:lineRule="auto"/>
              <w:rPr>
                <w:rFonts w:cs="Arial"/>
                <w:color w:val="0000FF"/>
                <w:lang w:val="en-US"/>
              </w:rPr>
            </w:pPr>
          </w:p>
        </w:tc>
      </w:tr>
      <w:tr w:rsidR="005D0FED" w:rsidRPr="00292DEB" w14:paraId="78881284" w14:textId="77777777" w:rsidTr="005D0FED">
        <w:tc>
          <w:tcPr>
            <w:tcW w:w="193" w:type="pct"/>
          </w:tcPr>
          <w:p w14:paraId="09024EB2" w14:textId="77777777" w:rsidR="005D0FED" w:rsidRPr="00292DEB" w:rsidRDefault="005D0FED" w:rsidP="00DB7CCE">
            <w:pPr>
              <w:spacing w:line="276" w:lineRule="auto"/>
              <w:jc w:val="left"/>
              <w:rPr>
                <w:rFonts w:cs="Arial"/>
                <w:lang w:val="en-GB"/>
              </w:rPr>
            </w:pPr>
            <w:r w:rsidRPr="00292DEB">
              <w:rPr>
                <w:rFonts w:cs="Arial"/>
                <w:lang w:val="en-GB"/>
              </w:rPr>
              <w:t>EL</w:t>
            </w:r>
          </w:p>
          <w:p w14:paraId="37BFC152" w14:textId="3891A6C8"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62F3854B" w14:textId="77777777" w:rsidR="005D0FED" w:rsidRPr="00292DEB" w:rsidRDefault="005D0FED" w:rsidP="00DB7CCE">
            <w:pPr>
              <w:spacing w:line="276" w:lineRule="auto"/>
              <w:rPr>
                <w:rFonts w:cs="Arial"/>
              </w:rPr>
            </w:pPr>
            <w:r w:rsidRPr="00292DEB">
              <w:rPr>
                <w:rFonts w:cs="Arial"/>
              </w:rPr>
              <w:t>Nicht anwendbar.</w:t>
            </w:r>
          </w:p>
          <w:p w14:paraId="7E5EDC2A" w14:textId="15C5DE72" w:rsidR="005D0FED" w:rsidRPr="00292DEB" w:rsidRDefault="005D0FED" w:rsidP="00DB7CCE">
            <w:pPr>
              <w:spacing w:line="276" w:lineRule="auto"/>
              <w:rPr>
                <w:rFonts w:eastAsia="Arial" w:cs="Arial"/>
                <w:color w:val="008000"/>
              </w:rPr>
            </w:pPr>
          </w:p>
        </w:tc>
        <w:tc>
          <w:tcPr>
            <w:tcW w:w="1370" w:type="pct"/>
          </w:tcPr>
          <w:p w14:paraId="3C2E9F33" w14:textId="77777777" w:rsidR="005D0FED" w:rsidRPr="00292DEB" w:rsidRDefault="005D0FED" w:rsidP="00DB7CCE">
            <w:pPr>
              <w:spacing w:line="276" w:lineRule="auto"/>
              <w:rPr>
                <w:rFonts w:cs="Arial"/>
                <w:lang w:val="fr-BE"/>
              </w:rPr>
            </w:pPr>
            <w:r w:rsidRPr="00292DEB">
              <w:rPr>
                <w:rFonts w:cs="Arial"/>
                <w:lang w:val="fr-BE"/>
              </w:rPr>
              <w:t>Non applicable.</w:t>
            </w:r>
          </w:p>
          <w:p w14:paraId="0894F188" w14:textId="334D6BD5" w:rsidR="005D0FED" w:rsidRPr="00292DEB" w:rsidRDefault="005D0FED" w:rsidP="00DB7CCE">
            <w:pPr>
              <w:spacing w:line="276" w:lineRule="auto"/>
              <w:rPr>
                <w:rFonts w:eastAsia="Arial" w:cs="Arial"/>
                <w:color w:val="008000"/>
                <w:lang w:val="fr-BE"/>
              </w:rPr>
            </w:pPr>
          </w:p>
        </w:tc>
        <w:tc>
          <w:tcPr>
            <w:tcW w:w="1370" w:type="pct"/>
          </w:tcPr>
          <w:p w14:paraId="747C9D91"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E-IX-19-EL</w:t>
            </w:r>
          </w:p>
          <w:p w14:paraId="6BB5B351"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color w:val="000000"/>
                <w:sz w:val="15"/>
                <w:szCs w:val="15"/>
              </w:rPr>
              <w:t>Not applicable.</w:t>
            </w:r>
          </w:p>
          <w:p w14:paraId="6801146F" w14:textId="0F98369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5CE339D"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0E7D3519" w14:textId="77777777" w:rsidR="005D0FED" w:rsidRPr="00292DEB" w:rsidRDefault="005D0FED" w:rsidP="00DB7CCE">
            <w:pPr>
              <w:spacing w:line="276" w:lineRule="auto"/>
              <w:rPr>
                <w:rFonts w:cs="Arial"/>
                <w:color w:val="0000FF"/>
              </w:rPr>
            </w:pPr>
          </w:p>
        </w:tc>
        <w:tc>
          <w:tcPr>
            <w:tcW w:w="127" w:type="pct"/>
          </w:tcPr>
          <w:p w14:paraId="429EDAFD" w14:textId="77777777" w:rsidR="005D0FED" w:rsidRPr="00292DEB" w:rsidRDefault="005D0FED" w:rsidP="00DB7CCE">
            <w:pPr>
              <w:spacing w:line="276" w:lineRule="auto"/>
              <w:rPr>
                <w:rFonts w:cs="Arial"/>
                <w:color w:val="0000FF"/>
                <w:lang w:val="fr-FR"/>
              </w:rPr>
            </w:pPr>
            <w:r w:rsidRPr="00292DEB">
              <w:rPr>
                <w:rFonts w:cs="Arial"/>
                <w:color w:val="0000FF"/>
                <w:lang w:val="fr-FR"/>
              </w:rPr>
              <w:t>19</w:t>
            </w:r>
          </w:p>
          <w:p w14:paraId="3C3249BA" w14:textId="77777777" w:rsidR="005D0FED" w:rsidRPr="00292DEB" w:rsidRDefault="005D0FED" w:rsidP="00DB7CCE">
            <w:pPr>
              <w:spacing w:line="276" w:lineRule="auto"/>
              <w:rPr>
                <w:rFonts w:cs="Arial"/>
                <w:color w:val="0000FF"/>
              </w:rPr>
            </w:pPr>
          </w:p>
        </w:tc>
        <w:tc>
          <w:tcPr>
            <w:tcW w:w="402" w:type="pct"/>
          </w:tcPr>
          <w:p w14:paraId="6343E44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C45B044" w14:textId="77777777" w:rsidR="005D0FED" w:rsidRPr="00292DEB" w:rsidRDefault="005D0FED" w:rsidP="00DB7CCE">
            <w:pPr>
              <w:spacing w:line="276" w:lineRule="auto"/>
              <w:rPr>
                <w:rFonts w:cs="Arial"/>
                <w:color w:val="0000FF"/>
              </w:rPr>
            </w:pPr>
          </w:p>
        </w:tc>
      </w:tr>
      <w:tr w:rsidR="005D0FED" w:rsidRPr="00292DEB" w14:paraId="79C74F1C" w14:textId="77777777" w:rsidTr="005D0FED">
        <w:tc>
          <w:tcPr>
            <w:tcW w:w="193" w:type="pct"/>
          </w:tcPr>
          <w:p w14:paraId="0C1894E8" w14:textId="77777777" w:rsidR="005D0FED" w:rsidRPr="00292DEB" w:rsidRDefault="005D0FED" w:rsidP="00DB7CCE">
            <w:pPr>
              <w:spacing w:line="276" w:lineRule="auto"/>
              <w:jc w:val="left"/>
              <w:rPr>
                <w:rFonts w:cs="Arial"/>
                <w:lang w:val="en-GB"/>
              </w:rPr>
            </w:pPr>
            <w:r w:rsidRPr="00292DEB">
              <w:rPr>
                <w:rFonts w:cs="Arial"/>
                <w:lang w:val="en-GB"/>
              </w:rPr>
              <w:t>EL</w:t>
            </w:r>
          </w:p>
          <w:p w14:paraId="26154CEB" w14:textId="77777777" w:rsidR="005D0FED" w:rsidRPr="00292DEB" w:rsidRDefault="005D0FED" w:rsidP="00DB7CCE">
            <w:pPr>
              <w:spacing w:line="276" w:lineRule="auto"/>
              <w:jc w:val="left"/>
              <w:rPr>
                <w:rFonts w:cs="Arial"/>
                <w:lang w:val="en-GB"/>
              </w:rPr>
            </w:pPr>
            <w:r w:rsidRPr="00292DEB">
              <w:rPr>
                <w:rFonts w:cs="Arial"/>
                <w:lang w:val="en-GB"/>
              </w:rPr>
              <w:t>EL</w:t>
            </w:r>
          </w:p>
          <w:p w14:paraId="173B4EC9" w14:textId="5726F1D6" w:rsidR="005D0FED" w:rsidRPr="00292DEB" w:rsidRDefault="005D0FED" w:rsidP="00DB7CCE">
            <w:pPr>
              <w:spacing w:line="276" w:lineRule="auto"/>
              <w:jc w:val="left"/>
              <w:rPr>
                <w:rFonts w:cs="Arial"/>
                <w:b/>
              </w:rPr>
            </w:pPr>
          </w:p>
        </w:tc>
        <w:tc>
          <w:tcPr>
            <w:tcW w:w="1371" w:type="pct"/>
          </w:tcPr>
          <w:p w14:paraId="314F3107" w14:textId="639E32AE" w:rsidR="005D0FED" w:rsidRPr="00292DEB" w:rsidRDefault="005D0FED" w:rsidP="00DB7CCE">
            <w:pPr>
              <w:spacing w:line="276" w:lineRule="auto"/>
              <w:rPr>
                <w:rFonts w:cs="Arial"/>
              </w:rPr>
            </w:pPr>
            <w:r w:rsidRPr="00292DEB">
              <w:rPr>
                <w:rFonts w:cs="Arial"/>
              </w:rPr>
              <w:t xml:space="preserve">Keine kostenlosen oder subventionierten Kinderbetreuungseinrichtungen. </w:t>
            </w:r>
          </w:p>
        </w:tc>
        <w:tc>
          <w:tcPr>
            <w:tcW w:w="1370" w:type="pct"/>
          </w:tcPr>
          <w:p w14:paraId="0B1FE4CC" w14:textId="470B1E2B" w:rsidR="005D0FED" w:rsidRPr="00292DEB" w:rsidRDefault="005D0FED" w:rsidP="00DB7CCE">
            <w:pPr>
              <w:spacing w:line="276" w:lineRule="auto"/>
              <w:rPr>
                <w:rFonts w:cs="Arial"/>
                <w:lang w:val="fr-BE"/>
              </w:rPr>
            </w:pPr>
            <w:r w:rsidRPr="00292DEB">
              <w:rPr>
                <w:rFonts w:cs="Arial"/>
                <w:lang w:val="fr-BE"/>
              </w:rPr>
              <w:t>Pas de garderies gratuites ou subventionnées.</w:t>
            </w:r>
          </w:p>
        </w:tc>
        <w:tc>
          <w:tcPr>
            <w:tcW w:w="1370" w:type="pct"/>
          </w:tcPr>
          <w:p w14:paraId="34AD1D2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E-IX-20-EL</w:t>
            </w:r>
          </w:p>
          <w:p w14:paraId="7043CB83"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No free or subsidised childcare facilities.</w:t>
            </w:r>
          </w:p>
          <w:p w14:paraId="6176108C" w14:textId="7770B4D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E99D68E"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42144FFC" w14:textId="77777777" w:rsidR="005D0FED" w:rsidRPr="00292DEB" w:rsidRDefault="005D0FED" w:rsidP="00DB7CCE">
            <w:pPr>
              <w:spacing w:line="276" w:lineRule="auto"/>
              <w:rPr>
                <w:rFonts w:cs="Arial"/>
                <w:color w:val="0000FF"/>
                <w:lang w:val="en-US"/>
              </w:rPr>
            </w:pPr>
          </w:p>
        </w:tc>
        <w:tc>
          <w:tcPr>
            <w:tcW w:w="127" w:type="pct"/>
          </w:tcPr>
          <w:p w14:paraId="2EC8E01A" w14:textId="77777777" w:rsidR="005D0FED" w:rsidRPr="00292DEB" w:rsidRDefault="005D0FED" w:rsidP="00DB7CCE">
            <w:pPr>
              <w:spacing w:line="276" w:lineRule="auto"/>
              <w:rPr>
                <w:rFonts w:cs="Arial"/>
                <w:color w:val="0000FF"/>
                <w:lang w:val="fr-FR"/>
              </w:rPr>
            </w:pPr>
            <w:r w:rsidRPr="00292DEB">
              <w:rPr>
                <w:rFonts w:cs="Arial"/>
                <w:color w:val="0000FF"/>
                <w:lang w:val="fr-FR"/>
              </w:rPr>
              <w:t>20</w:t>
            </w:r>
          </w:p>
          <w:p w14:paraId="524DE969" w14:textId="77777777" w:rsidR="005D0FED" w:rsidRPr="00292DEB" w:rsidRDefault="005D0FED" w:rsidP="00DB7CCE">
            <w:pPr>
              <w:spacing w:line="276" w:lineRule="auto"/>
              <w:rPr>
                <w:rFonts w:cs="Arial"/>
                <w:color w:val="0000FF"/>
                <w:lang w:val="en-US"/>
              </w:rPr>
            </w:pPr>
          </w:p>
        </w:tc>
        <w:tc>
          <w:tcPr>
            <w:tcW w:w="402" w:type="pct"/>
          </w:tcPr>
          <w:p w14:paraId="6B4A091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EE09BD7" w14:textId="77777777" w:rsidR="005D0FED" w:rsidRPr="00292DEB" w:rsidRDefault="005D0FED" w:rsidP="00DB7CCE">
            <w:pPr>
              <w:spacing w:line="276" w:lineRule="auto"/>
              <w:rPr>
                <w:rFonts w:cs="Arial"/>
                <w:color w:val="0000FF"/>
                <w:lang w:val="en-US"/>
              </w:rPr>
            </w:pPr>
          </w:p>
        </w:tc>
      </w:tr>
      <w:tr w:rsidR="005D0FED" w:rsidRPr="00292DEB" w14:paraId="0DAA0BC2" w14:textId="77777777" w:rsidTr="005D0FED">
        <w:tc>
          <w:tcPr>
            <w:tcW w:w="193" w:type="pct"/>
          </w:tcPr>
          <w:p w14:paraId="5016AB52" w14:textId="77777777" w:rsidR="005D0FED" w:rsidRPr="00292DEB" w:rsidRDefault="005D0FED" w:rsidP="00DB7CCE">
            <w:pPr>
              <w:spacing w:line="276" w:lineRule="auto"/>
              <w:jc w:val="left"/>
              <w:rPr>
                <w:rFonts w:cs="Arial"/>
                <w:lang w:val="en-GB"/>
              </w:rPr>
            </w:pPr>
            <w:r w:rsidRPr="00292DEB">
              <w:rPr>
                <w:rFonts w:cs="Arial"/>
                <w:lang w:val="en-GB"/>
              </w:rPr>
              <w:t>EL</w:t>
            </w:r>
          </w:p>
          <w:p w14:paraId="6E32D45D" w14:textId="10B75BCF"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2D628AB2" w14:textId="77777777" w:rsidR="005D0FED" w:rsidRPr="00292DEB" w:rsidRDefault="005D0FED" w:rsidP="00DB7CCE">
            <w:pPr>
              <w:spacing w:line="276" w:lineRule="auto"/>
              <w:rPr>
                <w:rFonts w:cs="Arial"/>
                <w:color w:val="008000"/>
              </w:rPr>
            </w:pPr>
            <w:r w:rsidRPr="00292DEB">
              <w:rPr>
                <w:rFonts w:cs="Arial"/>
                <w:color w:val="008000"/>
              </w:rPr>
              <w:t xml:space="preserve">Geburtszulage </w:t>
            </w:r>
            <w:r w:rsidRPr="00292DEB">
              <w:rPr>
                <w:rFonts w:cs="Arial"/>
                <w:color w:val="008080"/>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ΓΕΝΝΗΣΗΣ</w:t>
            </w:r>
            <w:r w:rsidRPr="00292DEB">
              <w:rPr>
                <w:rFonts w:cs="Arial"/>
                <w:color w:val="008080"/>
              </w:rPr>
              <w:t>)</w:t>
            </w:r>
            <w:r w:rsidRPr="00292DEB">
              <w:rPr>
                <w:rFonts w:cs="Arial"/>
                <w:color w:val="008000"/>
              </w:rPr>
              <w:t>:</w:t>
            </w:r>
          </w:p>
          <w:p w14:paraId="386F9A1E" w14:textId="77777777" w:rsidR="005D0FED" w:rsidRPr="00292DEB" w:rsidRDefault="005D0FED" w:rsidP="00DB7CCE">
            <w:pPr>
              <w:spacing w:line="276" w:lineRule="auto"/>
              <w:rPr>
                <w:rFonts w:cs="Arial"/>
              </w:rPr>
            </w:pPr>
            <w:r w:rsidRPr="00292DEB">
              <w:rPr>
                <w:rFonts w:eastAsia="Arial" w:cs="Arial"/>
              </w:rPr>
              <w:t xml:space="preserve">Für Mütter, die ihren rechtmäßigen und dauerhaften Wohnsitz in Griechenland haben, vorausgesetzt, dass das Äquivalenzeinkommen der Familie </w:t>
            </w:r>
            <w:r w:rsidRPr="00292DEB">
              <w:rPr>
                <w:rFonts w:cs="Arial"/>
              </w:rPr>
              <w:t xml:space="preserve">(d.h. das jährliche Gesamteinkommen aller Familienmitglieder geteilt durch die gewichtete Summe aller Familienmitglieder) weniger als </w:t>
            </w:r>
            <w:r w:rsidRPr="00292DEB">
              <w:rPr>
                <w:rFonts w:cs="Arial"/>
                <w:color w:val="FF00FF"/>
              </w:rPr>
              <w:t xml:space="preserve">€40.000 </w:t>
            </w:r>
            <w:r w:rsidRPr="00292DEB">
              <w:rPr>
                <w:rFonts w:cs="Arial"/>
              </w:rPr>
              <w:t xml:space="preserve">beträgt. Wird auch Angehörigen von Drittstaaten gewährt, sofern sie für mindestens </w:t>
            </w:r>
            <w:r w:rsidRPr="00292DEB">
              <w:rPr>
                <w:rFonts w:cs="Arial"/>
                <w:color w:val="C00000"/>
              </w:rPr>
              <w:t xml:space="preserve">12 </w:t>
            </w:r>
            <w:r w:rsidRPr="00292DEB">
              <w:rPr>
                <w:rFonts w:cs="Arial"/>
              </w:rPr>
              <w:t xml:space="preserve">Monate vor der Geburt des Kindes ihren gesetzlichen und dauerhaften Wohnsitz im Land hatten. </w:t>
            </w:r>
          </w:p>
          <w:p w14:paraId="2C78475E" w14:textId="77777777" w:rsidR="005D0FED" w:rsidRPr="00292DEB" w:rsidRDefault="005D0FED" w:rsidP="00DB7CCE">
            <w:pPr>
              <w:spacing w:line="276" w:lineRule="auto"/>
              <w:rPr>
                <w:rFonts w:cs="Arial"/>
              </w:rPr>
            </w:pPr>
            <w:r w:rsidRPr="00292DEB">
              <w:rPr>
                <w:rFonts w:cs="Arial"/>
              </w:rPr>
              <w:t xml:space="preserve">Pauschalzahlung von </w:t>
            </w:r>
            <w:r w:rsidRPr="00292DEB">
              <w:rPr>
                <w:rFonts w:cs="Arial"/>
                <w:color w:val="FF00FF"/>
              </w:rPr>
              <w:t xml:space="preserve">€2.400 </w:t>
            </w:r>
            <w:r w:rsidRPr="00292DEB">
              <w:rPr>
                <w:rFonts w:cs="Arial"/>
              </w:rPr>
              <w:t>für das erste unterhaltsberechtigte Kind,</w:t>
            </w:r>
            <w:r w:rsidRPr="00292DEB">
              <w:rPr>
                <w:rFonts w:cs="Arial"/>
                <w:color w:val="FF00FF"/>
              </w:rPr>
              <w:t xml:space="preserve"> €2.700 </w:t>
            </w:r>
            <w:r w:rsidRPr="00292DEB">
              <w:rPr>
                <w:rFonts w:cs="Arial"/>
              </w:rPr>
              <w:t xml:space="preserve">für das zweite unterhaltsberechtigte Kind, </w:t>
            </w:r>
            <w:r w:rsidRPr="00292DEB">
              <w:rPr>
                <w:rFonts w:cs="Arial"/>
                <w:color w:val="FF00FF"/>
              </w:rPr>
              <w:t xml:space="preserve">€3.000 </w:t>
            </w:r>
            <w:r w:rsidRPr="00292DEB">
              <w:rPr>
                <w:rFonts w:cs="Arial"/>
              </w:rPr>
              <w:t xml:space="preserve">für das dritte unterhaltsberechtigte Kind und </w:t>
            </w:r>
            <w:r w:rsidRPr="00292DEB">
              <w:rPr>
                <w:rFonts w:cs="Arial"/>
                <w:color w:val="FF00FF"/>
              </w:rPr>
              <w:t xml:space="preserve">€3.500 </w:t>
            </w:r>
            <w:r w:rsidRPr="00292DEB">
              <w:rPr>
                <w:rFonts w:cs="Arial"/>
              </w:rPr>
              <w:t>für das viert und jedes weitere unterhaltsberechtigte Kind in der Reihenfolge ihrer Geburt. Sie wird in zwei gleich großen Raten gewährt (eine wird im ersten Monat nach der Geburt gezahlt, die andere nach 5 Monaten).</w:t>
            </w:r>
          </w:p>
          <w:p w14:paraId="3D16A33B" w14:textId="1091331D" w:rsidR="005D0FED" w:rsidRPr="00292DEB" w:rsidRDefault="005D0FED" w:rsidP="00DB7CCE">
            <w:pPr>
              <w:spacing w:line="276" w:lineRule="auto"/>
              <w:rPr>
                <w:rFonts w:cs="Arial"/>
              </w:rPr>
            </w:pPr>
          </w:p>
        </w:tc>
        <w:tc>
          <w:tcPr>
            <w:tcW w:w="1370" w:type="pct"/>
          </w:tcPr>
          <w:p w14:paraId="21172731" w14:textId="77777777" w:rsidR="005D0FED" w:rsidRPr="00292DEB" w:rsidRDefault="005D0FED" w:rsidP="00DB7CCE">
            <w:pPr>
              <w:spacing w:line="276" w:lineRule="auto"/>
              <w:rPr>
                <w:rFonts w:cs="Arial"/>
                <w:color w:val="008000"/>
                <w:lang w:val="fr-BE"/>
              </w:rPr>
            </w:pPr>
            <w:r w:rsidRPr="00292DEB">
              <w:rPr>
                <w:rFonts w:cs="Arial"/>
                <w:color w:val="008000"/>
                <w:lang w:val="fr-BE"/>
              </w:rPr>
              <w:t xml:space="preserve">Prime de naissance </w:t>
            </w:r>
            <w:r w:rsidRPr="00292DEB">
              <w:rPr>
                <w:rFonts w:cs="Arial"/>
                <w:color w:val="008080"/>
                <w:lang w:val="fr-BE"/>
              </w:rPr>
              <w:t>(</w:t>
            </w:r>
            <w:r w:rsidRPr="00292DEB">
              <w:rPr>
                <w:rFonts w:cs="Arial"/>
                <w:i/>
                <w:color w:val="008080"/>
                <w:lang w:val="fr-BE"/>
              </w:rPr>
              <w:t>ΕΠΙΔΟΜΑ ΓΕΝΝΗΣΗΣ</w:t>
            </w:r>
            <w:r w:rsidRPr="00292DEB">
              <w:rPr>
                <w:rFonts w:cs="Arial"/>
                <w:color w:val="008080"/>
                <w:lang w:val="fr-BE"/>
              </w:rPr>
              <w:t>)</w:t>
            </w:r>
            <w:r w:rsidRPr="00292DEB">
              <w:rPr>
                <w:rFonts w:cs="Arial"/>
                <w:color w:val="008000"/>
                <w:lang w:val="fr-BE"/>
              </w:rPr>
              <w:t>:</w:t>
            </w:r>
          </w:p>
          <w:p w14:paraId="1047402C" w14:textId="77777777" w:rsidR="005D0FED" w:rsidRPr="00292DEB" w:rsidRDefault="005D0FED" w:rsidP="00DB7CCE">
            <w:pPr>
              <w:tabs>
                <w:tab w:val="left" w:pos="720"/>
              </w:tabs>
              <w:spacing w:line="276" w:lineRule="auto"/>
              <w:rPr>
                <w:rStyle w:val="Strong"/>
                <w:rFonts w:ascii="Arial" w:hAnsi="Arial" w:cs="Arial"/>
                <w:b w:val="0"/>
                <w:bCs w:val="0"/>
                <w:lang w:val="fr-BE"/>
              </w:rPr>
            </w:pPr>
            <w:r w:rsidRPr="00292DEB">
              <w:rPr>
                <w:rFonts w:eastAsia="Arial" w:cs="Arial"/>
                <w:lang w:val="fr-BE"/>
              </w:rPr>
              <w:t xml:space="preserve">Octroyée aux mères en séjour légal et permanent en Grèce pour autant que le revenu familial équivalent </w:t>
            </w:r>
            <w:r w:rsidRPr="00292DEB">
              <w:rPr>
                <w:rFonts w:cs="Arial"/>
                <w:lang w:val="fr-BE"/>
              </w:rPr>
              <w:t xml:space="preserve">(c’est-à-dire le revenu annuel total de l’ensemble des membres de la famille divisé par la somme pondérée des membres de la famille) soit inférieur à </w:t>
            </w:r>
            <w:r w:rsidRPr="00292DEB">
              <w:rPr>
                <w:rFonts w:cs="Arial"/>
                <w:color w:val="FF00FF"/>
                <w:lang w:val="fr-BE"/>
              </w:rPr>
              <w:t>€40.000</w:t>
            </w:r>
            <w:r w:rsidRPr="00292DEB">
              <w:rPr>
                <w:rFonts w:cs="Arial"/>
                <w:lang w:val="fr-BE"/>
              </w:rPr>
              <w:t xml:space="preserve">. Également allouée aux ressortissantes de pays tiers pour autant qu’elles aient vécu légalement et de façon permanente dans le pays pendant les </w:t>
            </w:r>
            <w:r w:rsidRPr="00292DEB">
              <w:rPr>
                <w:rFonts w:cs="Arial"/>
                <w:color w:val="C00000"/>
                <w:lang w:val="fr-BE"/>
              </w:rPr>
              <w:t xml:space="preserve">12 </w:t>
            </w:r>
            <w:r w:rsidRPr="00292DEB">
              <w:rPr>
                <w:rFonts w:cs="Arial"/>
                <w:lang w:val="fr-BE"/>
              </w:rPr>
              <w:t>années qui ont précédé la naissance de l’enfant.</w:t>
            </w:r>
            <w:r w:rsidRPr="00292DEB">
              <w:rPr>
                <w:rStyle w:val="Strong"/>
                <w:rFonts w:ascii="Arial" w:hAnsi="Arial" w:cs="Arial"/>
                <w:lang w:val="fr-BE"/>
              </w:rPr>
              <w:t xml:space="preserve"> </w:t>
            </w:r>
          </w:p>
          <w:p w14:paraId="18758266" w14:textId="77777777" w:rsidR="005D0FED" w:rsidRPr="00292DEB" w:rsidRDefault="005D0FED" w:rsidP="00DB7CCE">
            <w:pPr>
              <w:spacing w:line="276" w:lineRule="auto"/>
              <w:rPr>
                <w:rFonts w:cs="Arial"/>
                <w:lang w:val="fr-BE"/>
              </w:rPr>
            </w:pPr>
            <w:r w:rsidRPr="00292DEB">
              <w:rPr>
                <w:rFonts w:cs="Arial"/>
                <w:lang w:val="fr-BE"/>
              </w:rPr>
              <w:t xml:space="preserve">Montant forfaitaire de </w:t>
            </w:r>
            <w:r w:rsidRPr="00292DEB">
              <w:rPr>
                <w:rFonts w:cs="Arial"/>
                <w:color w:val="FF00FF"/>
                <w:lang w:val="fr-BE"/>
              </w:rPr>
              <w:t xml:space="preserve">€2.400 </w:t>
            </w:r>
            <w:r w:rsidRPr="00292DEB">
              <w:rPr>
                <w:rFonts w:cs="Arial"/>
                <w:lang w:val="fr-BE"/>
              </w:rPr>
              <w:t xml:space="preserve">pour le premier enfant à charge, </w:t>
            </w:r>
            <w:r w:rsidRPr="00292DEB">
              <w:rPr>
                <w:rFonts w:cs="Arial"/>
                <w:color w:val="FF00FF"/>
                <w:lang w:val="fr-BE"/>
              </w:rPr>
              <w:t xml:space="preserve">€2.700 </w:t>
            </w:r>
            <w:r w:rsidRPr="00292DEB">
              <w:rPr>
                <w:rFonts w:cs="Arial"/>
                <w:lang w:val="fr-BE"/>
              </w:rPr>
              <w:t xml:space="preserve">pour le deuxième enfant à charge, </w:t>
            </w:r>
            <w:r w:rsidRPr="00292DEB">
              <w:rPr>
                <w:rFonts w:cs="Arial"/>
                <w:color w:val="FF00FF"/>
                <w:lang w:val="fr-BE"/>
              </w:rPr>
              <w:t xml:space="preserve">€3.000 </w:t>
            </w:r>
            <w:r w:rsidRPr="00292DEB">
              <w:rPr>
                <w:rFonts w:cs="Arial"/>
                <w:lang w:val="fr-BE"/>
              </w:rPr>
              <w:t xml:space="preserve">pour le troisième enfant à charge et </w:t>
            </w:r>
            <w:r w:rsidRPr="00292DEB">
              <w:rPr>
                <w:rFonts w:cs="Arial"/>
                <w:color w:val="FF00FF"/>
                <w:lang w:val="fr-BE"/>
              </w:rPr>
              <w:t xml:space="preserve">€3.500 </w:t>
            </w:r>
            <w:r w:rsidRPr="00292DEB">
              <w:rPr>
                <w:rFonts w:cs="Arial"/>
                <w:lang w:val="fr-BE"/>
              </w:rPr>
              <w:t xml:space="preserve">pour le quatrième et chacun des suivants, par ordre de naissance. Il est alloué en deux versements égaux (le premier le mois qui suit la naissance et le second après cinq mois). </w:t>
            </w:r>
          </w:p>
          <w:p w14:paraId="51362919" w14:textId="1D56AC27" w:rsidR="005D0FED" w:rsidRPr="00292DEB" w:rsidRDefault="005D0FED" w:rsidP="00DB7CCE">
            <w:pPr>
              <w:spacing w:line="276" w:lineRule="auto"/>
              <w:rPr>
                <w:rFonts w:cs="Arial"/>
                <w:lang w:val="fr-BE"/>
              </w:rPr>
            </w:pPr>
          </w:p>
        </w:tc>
        <w:tc>
          <w:tcPr>
            <w:tcW w:w="1370" w:type="pct"/>
          </w:tcPr>
          <w:p w14:paraId="722DDE49"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E-IX-21-EL</w:t>
            </w:r>
          </w:p>
          <w:p w14:paraId="64B584BD" w14:textId="77777777" w:rsidR="005D0FED" w:rsidRPr="00292DEB" w:rsidRDefault="005D0FED" w:rsidP="00DB7CCE">
            <w:pPr>
              <w:pStyle w:val="Normal0"/>
              <w:pBdr>
                <w:top w:val="nil"/>
                <w:left w:val="nil"/>
                <w:bottom w:val="nil"/>
                <w:right w:val="nil"/>
                <w:between w:val="nil"/>
              </w:pBdr>
              <w:spacing w:after="0"/>
              <w:rPr>
                <w:color w:val="008000"/>
                <w:sz w:val="15"/>
                <w:szCs w:val="15"/>
              </w:rPr>
            </w:pPr>
            <w:proofErr w:type="spellStart"/>
            <w:r w:rsidRPr="00292DEB">
              <w:rPr>
                <w:color w:val="008000"/>
                <w:sz w:val="15"/>
                <w:szCs w:val="15"/>
              </w:rPr>
              <w:t>Childbirth</w:t>
            </w:r>
            <w:proofErr w:type="spellEnd"/>
            <w:r w:rsidRPr="00292DEB">
              <w:rPr>
                <w:color w:val="008000"/>
                <w:sz w:val="15"/>
                <w:szCs w:val="15"/>
              </w:rPr>
              <w:t xml:space="preserve"> </w:t>
            </w:r>
            <w:proofErr w:type="spellStart"/>
            <w:r w:rsidRPr="00292DEB">
              <w:rPr>
                <w:color w:val="008000"/>
                <w:sz w:val="15"/>
                <w:szCs w:val="15"/>
              </w:rPr>
              <w:t>benefit</w:t>
            </w:r>
            <w:proofErr w:type="spellEnd"/>
            <w:r w:rsidRPr="00292DEB">
              <w:rPr>
                <w:color w:val="008000"/>
                <w:sz w:val="15"/>
                <w:szCs w:val="15"/>
              </w:rPr>
              <w:t xml:space="preserve"> </w:t>
            </w:r>
            <w:r w:rsidRPr="00292DEB">
              <w:rPr>
                <w:color w:val="008080"/>
                <w:sz w:val="15"/>
                <w:szCs w:val="15"/>
              </w:rPr>
              <w:t>(</w:t>
            </w:r>
            <w:r w:rsidRPr="00292DEB">
              <w:rPr>
                <w:i/>
                <w:color w:val="008080"/>
                <w:sz w:val="15"/>
                <w:szCs w:val="15"/>
              </w:rPr>
              <w:t>ΕΠΙΔΟΜΑ ΓΕΝΝΗΣΗΣ</w:t>
            </w:r>
            <w:r w:rsidRPr="00292DEB">
              <w:rPr>
                <w:color w:val="008080"/>
                <w:sz w:val="15"/>
                <w:szCs w:val="15"/>
              </w:rPr>
              <w:t>)</w:t>
            </w:r>
            <w:r w:rsidRPr="00292DEB">
              <w:rPr>
                <w:color w:val="008000"/>
                <w:sz w:val="15"/>
                <w:szCs w:val="15"/>
              </w:rPr>
              <w:t>:</w:t>
            </w:r>
          </w:p>
          <w:p w14:paraId="22B227FE" w14:textId="77777777" w:rsidR="005D0FED" w:rsidRPr="00292DEB" w:rsidRDefault="005D0FED" w:rsidP="00DB7CCE">
            <w:pPr>
              <w:pStyle w:val="Normal0"/>
              <w:pBdr>
                <w:top w:val="nil"/>
                <w:left w:val="nil"/>
                <w:bottom w:val="nil"/>
                <w:right w:val="nil"/>
                <w:between w:val="nil"/>
              </w:pBdr>
              <w:tabs>
                <w:tab w:val="left" w:pos="720"/>
              </w:tabs>
              <w:rPr>
                <w:color w:val="000000"/>
                <w:sz w:val="15"/>
                <w:szCs w:val="15"/>
                <w:lang w:val="en-GB"/>
              </w:rPr>
            </w:pPr>
            <w:r w:rsidRPr="00292DEB">
              <w:rPr>
                <w:color w:val="000000"/>
                <w:sz w:val="15"/>
                <w:szCs w:val="15"/>
                <w:lang w:val="en-GB"/>
              </w:rPr>
              <w:t>Granted to mothers residing legally and permanently in Greece</w:t>
            </w:r>
            <w:r w:rsidRPr="00292DEB">
              <w:rPr>
                <w:b/>
                <w:color w:val="000000"/>
                <w:sz w:val="15"/>
                <w:szCs w:val="15"/>
                <w:lang w:val="en-GB"/>
              </w:rPr>
              <w:t>,</w:t>
            </w:r>
            <w:r w:rsidRPr="00292DEB">
              <w:rPr>
                <w:color w:val="000000"/>
                <w:sz w:val="15"/>
                <w:szCs w:val="15"/>
                <w:lang w:val="en-GB"/>
              </w:rPr>
              <w:t xml:space="preserve"> provided that the equivalised family income (i.e. the total annual income of all family members divided by the weighted sum of the members of the family) is under </w:t>
            </w:r>
            <w:r w:rsidRPr="00292DEB">
              <w:rPr>
                <w:color w:val="FF00FF"/>
                <w:sz w:val="15"/>
                <w:szCs w:val="15"/>
                <w:lang w:val="en-GB"/>
              </w:rPr>
              <w:t>€40,000</w:t>
            </w:r>
            <w:r w:rsidRPr="00292DEB">
              <w:rPr>
                <w:color w:val="000000"/>
                <w:sz w:val="15"/>
                <w:szCs w:val="15"/>
                <w:lang w:val="en-GB"/>
              </w:rPr>
              <w:t xml:space="preserve">. Granted also to third-country nationals if they have lived legally and permanently in the country for the last </w:t>
            </w:r>
            <w:r w:rsidRPr="00292DEB">
              <w:rPr>
                <w:color w:val="C00000"/>
                <w:sz w:val="15"/>
                <w:szCs w:val="15"/>
                <w:lang w:val="en-GB"/>
              </w:rPr>
              <w:t xml:space="preserve">12 </w:t>
            </w:r>
            <w:r w:rsidRPr="00292DEB">
              <w:rPr>
                <w:color w:val="000000"/>
                <w:sz w:val="15"/>
                <w:szCs w:val="15"/>
                <w:lang w:val="en-GB"/>
              </w:rPr>
              <w:t>years before the birth of the child.</w:t>
            </w:r>
            <w:r w:rsidRPr="00292DEB">
              <w:rPr>
                <w:b/>
                <w:color w:val="000000"/>
                <w:sz w:val="15"/>
                <w:szCs w:val="15"/>
                <w:lang w:val="en-GB"/>
              </w:rPr>
              <w:t xml:space="preserve"> </w:t>
            </w:r>
          </w:p>
          <w:p w14:paraId="45CCDD04" w14:textId="27B5133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themeColor="text1"/>
                <w:sz w:val="15"/>
                <w:szCs w:val="15"/>
                <w:lang w:val="en-GB"/>
              </w:rPr>
              <w:t xml:space="preserve">Lump-sum of </w:t>
            </w:r>
            <w:r w:rsidRPr="00292DEB">
              <w:rPr>
                <w:color w:val="FF00FF"/>
                <w:sz w:val="15"/>
                <w:szCs w:val="15"/>
                <w:lang w:val="en-GB"/>
              </w:rPr>
              <w:t>€2,400</w:t>
            </w:r>
            <w:r w:rsidRPr="00292DEB">
              <w:rPr>
                <w:color w:val="000000" w:themeColor="text1"/>
                <w:sz w:val="15"/>
                <w:szCs w:val="15"/>
                <w:lang w:val="en-GB"/>
              </w:rPr>
              <w:t xml:space="preserve"> for the first dependent child, </w:t>
            </w:r>
            <w:r w:rsidRPr="00292DEB">
              <w:rPr>
                <w:color w:val="FF00FF"/>
                <w:sz w:val="15"/>
                <w:szCs w:val="15"/>
                <w:lang w:val="en-GB"/>
              </w:rPr>
              <w:t>€2,700</w:t>
            </w:r>
            <w:r w:rsidRPr="00292DEB">
              <w:rPr>
                <w:color w:val="000000" w:themeColor="text1"/>
                <w:sz w:val="15"/>
                <w:szCs w:val="15"/>
                <w:lang w:val="en-GB"/>
              </w:rPr>
              <w:t xml:space="preserve"> for the second dependent child, </w:t>
            </w:r>
            <w:r w:rsidRPr="00292DEB">
              <w:rPr>
                <w:color w:val="FF00FF"/>
                <w:sz w:val="15"/>
                <w:szCs w:val="15"/>
                <w:lang w:val="en-GB"/>
              </w:rPr>
              <w:t>€3,000</w:t>
            </w:r>
            <w:r w:rsidRPr="00292DEB">
              <w:rPr>
                <w:color w:val="000000" w:themeColor="text1"/>
                <w:sz w:val="15"/>
                <w:szCs w:val="15"/>
                <w:lang w:val="en-GB"/>
              </w:rPr>
              <w:t xml:space="preserve"> for the third dependent child and </w:t>
            </w:r>
            <w:r w:rsidRPr="00292DEB">
              <w:rPr>
                <w:color w:val="FF00FF"/>
                <w:sz w:val="15"/>
                <w:szCs w:val="15"/>
                <w:lang w:val="en-GB"/>
              </w:rPr>
              <w:t>€3,500</w:t>
            </w:r>
            <w:r w:rsidRPr="00292DEB">
              <w:rPr>
                <w:color w:val="000000" w:themeColor="text1"/>
                <w:sz w:val="15"/>
                <w:szCs w:val="15"/>
                <w:lang w:val="en-GB"/>
              </w:rPr>
              <w:t xml:space="preserve"> for the fourth and each subsequent one, in order of birth. It is granted in two equal instalments (one is paid the first month after birth and the other after </w:t>
            </w:r>
            <w:r w:rsidRPr="00292DEB">
              <w:rPr>
                <w:color w:val="C00000"/>
                <w:sz w:val="15"/>
                <w:szCs w:val="15"/>
                <w:lang w:val="en-GB"/>
              </w:rPr>
              <w:t>5</w:t>
            </w:r>
            <w:r w:rsidRPr="00292DEB">
              <w:rPr>
                <w:color w:val="000000" w:themeColor="text1"/>
                <w:sz w:val="15"/>
                <w:szCs w:val="15"/>
                <w:lang w:val="en-GB"/>
              </w:rPr>
              <w:t xml:space="preserve"> months).</w:t>
            </w:r>
          </w:p>
        </w:tc>
        <w:tc>
          <w:tcPr>
            <w:tcW w:w="167" w:type="pct"/>
          </w:tcPr>
          <w:p w14:paraId="124C2B7A"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5743E2ED" w14:textId="77777777" w:rsidR="005D0FED" w:rsidRPr="00292DEB" w:rsidRDefault="005D0FED" w:rsidP="00DB7CCE">
            <w:pPr>
              <w:spacing w:line="276" w:lineRule="auto"/>
              <w:rPr>
                <w:rFonts w:cs="Arial"/>
                <w:color w:val="0000FF"/>
                <w:lang w:val="en-US"/>
              </w:rPr>
            </w:pPr>
          </w:p>
        </w:tc>
        <w:tc>
          <w:tcPr>
            <w:tcW w:w="127" w:type="pct"/>
          </w:tcPr>
          <w:p w14:paraId="0F2C92B5" w14:textId="77777777" w:rsidR="005D0FED" w:rsidRPr="00292DEB" w:rsidRDefault="005D0FED" w:rsidP="00DB7CCE">
            <w:pPr>
              <w:spacing w:line="276" w:lineRule="auto"/>
              <w:rPr>
                <w:rFonts w:cs="Arial"/>
                <w:color w:val="0000FF"/>
                <w:lang w:val="fr-FR"/>
              </w:rPr>
            </w:pPr>
            <w:r w:rsidRPr="00292DEB">
              <w:rPr>
                <w:rFonts w:cs="Arial"/>
                <w:color w:val="0000FF"/>
                <w:lang w:val="fr-FR"/>
              </w:rPr>
              <w:t>21</w:t>
            </w:r>
          </w:p>
          <w:p w14:paraId="6CAB01D8" w14:textId="77777777" w:rsidR="005D0FED" w:rsidRPr="00292DEB" w:rsidRDefault="005D0FED" w:rsidP="00DB7CCE">
            <w:pPr>
              <w:spacing w:line="276" w:lineRule="auto"/>
              <w:rPr>
                <w:rFonts w:cs="Arial"/>
                <w:color w:val="0000FF"/>
                <w:lang w:val="en-US"/>
              </w:rPr>
            </w:pPr>
          </w:p>
        </w:tc>
        <w:tc>
          <w:tcPr>
            <w:tcW w:w="402" w:type="pct"/>
          </w:tcPr>
          <w:p w14:paraId="3C04E3C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612789E" w14:textId="77777777" w:rsidR="005D0FED" w:rsidRPr="00292DEB" w:rsidRDefault="005D0FED" w:rsidP="00DB7CCE">
            <w:pPr>
              <w:spacing w:line="276" w:lineRule="auto"/>
              <w:rPr>
                <w:rFonts w:cs="Arial"/>
                <w:color w:val="0000FF"/>
                <w:lang w:val="en-US"/>
              </w:rPr>
            </w:pPr>
          </w:p>
        </w:tc>
      </w:tr>
      <w:tr w:rsidR="005D0FED" w:rsidRPr="00292DEB" w14:paraId="639414B8" w14:textId="77777777" w:rsidTr="005D0FED">
        <w:tc>
          <w:tcPr>
            <w:tcW w:w="193" w:type="pct"/>
          </w:tcPr>
          <w:p w14:paraId="7E744C06" w14:textId="77777777" w:rsidR="005D0FED" w:rsidRPr="00292DEB" w:rsidRDefault="005D0FED" w:rsidP="00DB7CCE">
            <w:pPr>
              <w:spacing w:line="276" w:lineRule="auto"/>
              <w:jc w:val="left"/>
              <w:rPr>
                <w:rFonts w:cs="Arial"/>
                <w:lang w:val="en-GB"/>
              </w:rPr>
            </w:pPr>
            <w:r w:rsidRPr="00292DEB">
              <w:rPr>
                <w:rFonts w:cs="Arial"/>
                <w:lang w:val="en-GB"/>
              </w:rPr>
              <w:t>EL</w:t>
            </w:r>
          </w:p>
          <w:p w14:paraId="4E958B13" w14:textId="77777777" w:rsidR="005D0FED" w:rsidRPr="00292DEB" w:rsidRDefault="005D0FED" w:rsidP="00DB7CCE">
            <w:pPr>
              <w:spacing w:line="276" w:lineRule="auto"/>
              <w:jc w:val="left"/>
              <w:rPr>
                <w:rFonts w:cs="Arial"/>
                <w:lang w:val="en-GB"/>
              </w:rPr>
            </w:pPr>
            <w:r w:rsidRPr="00292DEB">
              <w:rPr>
                <w:rFonts w:cs="Arial"/>
                <w:lang w:val="en-GB"/>
              </w:rPr>
              <w:t>EL</w:t>
            </w:r>
          </w:p>
          <w:p w14:paraId="3D8E9E8F" w14:textId="5A052C58"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0DD71DC1" w14:textId="77777777" w:rsidR="005D0FED" w:rsidRPr="00292DEB" w:rsidRDefault="005D0FED" w:rsidP="00DB7CCE">
            <w:pPr>
              <w:spacing w:line="276" w:lineRule="auto"/>
              <w:rPr>
                <w:rFonts w:cs="Arial"/>
              </w:rPr>
            </w:pPr>
            <w:r w:rsidRPr="00292DEB">
              <w:rPr>
                <w:rFonts w:cs="Arial"/>
              </w:rPr>
              <w:t xml:space="preserve">Keine besonderen Familienleistungen für Alleinerziehende. Alleinerziehende können jedoch Anspruch auf einen Urlaub von </w:t>
            </w:r>
            <w:r w:rsidRPr="00292DEB">
              <w:rPr>
                <w:rFonts w:cs="Arial"/>
                <w:color w:val="C00000"/>
              </w:rPr>
              <w:t>6-8</w:t>
            </w:r>
            <w:r w:rsidRPr="00292DEB">
              <w:rPr>
                <w:rFonts w:cs="Arial"/>
              </w:rPr>
              <w:t xml:space="preserve"> Arbeitstagen pro Jahr haben.</w:t>
            </w:r>
          </w:p>
          <w:p w14:paraId="7333846B" w14:textId="109D3C60" w:rsidR="005D0FED" w:rsidRPr="00292DEB" w:rsidRDefault="005D0FED" w:rsidP="00DB7CCE">
            <w:pPr>
              <w:spacing w:line="276" w:lineRule="auto"/>
              <w:rPr>
                <w:rFonts w:cs="Arial"/>
              </w:rPr>
            </w:pPr>
            <w:r w:rsidRPr="00292DEB">
              <w:rPr>
                <w:rFonts w:cs="Arial"/>
              </w:rPr>
              <w:t xml:space="preserve"> </w:t>
            </w:r>
          </w:p>
        </w:tc>
        <w:tc>
          <w:tcPr>
            <w:tcW w:w="1370" w:type="pct"/>
          </w:tcPr>
          <w:p w14:paraId="66A875A2" w14:textId="7B21D862" w:rsidR="005D0FED" w:rsidRPr="00292DEB" w:rsidRDefault="005D0FED" w:rsidP="00DB7CCE">
            <w:pPr>
              <w:spacing w:line="276" w:lineRule="auto"/>
              <w:rPr>
                <w:rFonts w:cs="Arial"/>
                <w:lang w:val="fr-BE"/>
              </w:rPr>
            </w:pPr>
            <w:r w:rsidRPr="00292DEB">
              <w:rPr>
                <w:rFonts w:cs="Arial"/>
                <w:lang w:val="fr-BE"/>
              </w:rPr>
              <w:t xml:space="preserve">Pas de prestations familiales particulières pour les parents isolés. Les parents célibataires peuvent toutefois avoir droit à un congé de </w:t>
            </w:r>
            <w:r w:rsidRPr="00292DEB">
              <w:rPr>
                <w:rFonts w:cs="Arial"/>
                <w:color w:val="C00000"/>
                <w:lang w:val="fr-BE"/>
              </w:rPr>
              <w:t>6</w:t>
            </w:r>
            <w:r w:rsidRPr="00292DEB">
              <w:rPr>
                <w:rFonts w:cs="Arial"/>
                <w:lang w:val="fr-BE"/>
              </w:rPr>
              <w:t xml:space="preserve"> à </w:t>
            </w:r>
            <w:r w:rsidRPr="00292DEB">
              <w:rPr>
                <w:rFonts w:cs="Arial"/>
                <w:color w:val="C00000"/>
                <w:lang w:val="fr-BE"/>
              </w:rPr>
              <w:t>8</w:t>
            </w:r>
            <w:r w:rsidRPr="00292DEB">
              <w:rPr>
                <w:rFonts w:cs="Arial"/>
                <w:lang w:val="fr-BE"/>
              </w:rPr>
              <w:t xml:space="preserve"> jours de travail par an.</w:t>
            </w:r>
          </w:p>
        </w:tc>
        <w:tc>
          <w:tcPr>
            <w:tcW w:w="1370" w:type="pct"/>
          </w:tcPr>
          <w:p w14:paraId="68AFEE7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E-IX-22-EL</w:t>
            </w:r>
          </w:p>
          <w:p w14:paraId="405B326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No specific family benefits for lone parents. But single parents can be entitled to a leave of </w:t>
            </w:r>
            <w:r w:rsidRPr="00292DEB">
              <w:rPr>
                <w:color w:val="C00000"/>
                <w:sz w:val="15"/>
                <w:szCs w:val="15"/>
                <w:lang w:val="en-GB"/>
              </w:rPr>
              <w:t>6</w:t>
            </w:r>
            <w:r w:rsidRPr="00292DEB">
              <w:rPr>
                <w:color w:val="000000"/>
                <w:sz w:val="15"/>
                <w:szCs w:val="15"/>
                <w:lang w:val="en-GB"/>
              </w:rPr>
              <w:t>-</w:t>
            </w:r>
            <w:r w:rsidRPr="00292DEB">
              <w:rPr>
                <w:color w:val="C00000"/>
                <w:sz w:val="15"/>
                <w:szCs w:val="15"/>
                <w:lang w:val="en-GB"/>
              </w:rPr>
              <w:t>8</w:t>
            </w:r>
            <w:r w:rsidRPr="00292DEB">
              <w:rPr>
                <w:color w:val="000000"/>
                <w:sz w:val="15"/>
                <w:szCs w:val="15"/>
                <w:lang w:val="en-GB"/>
              </w:rPr>
              <w:t xml:space="preserve"> working days per year.</w:t>
            </w:r>
          </w:p>
          <w:p w14:paraId="7656D205" w14:textId="3513B8A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22A206DB"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1C318476" w14:textId="66B1A7BA" w:rsidR="005D0FED" w:rsidRPr="00292DEB" w:rsidRDefault="005D0FED" w:rsidP="00DB7CCE">
            <w:pPr>
              <w:spacing w:line="276" w:lineRule="auto"/>
              <w:rPr>
                <w:rFonts w:cs="Arial"/>
                <w:color w:val="0000FF"/>
                <w:lang w:val="en-US"/>
              </w:rPr>
            </w:pPr>
          </w:p>
        </w:tc>
        <w:tc>
          <w:tcPr>
            <w:tcW w:w="127" w:type="pct"/>
          </w:tcPr>
          <w:p w14:paraId="3CEDCBB0" w14:textId="77777777" w:rsidR="005D0FED" w:rsidRPr="00292DEB" w:rsidRDefault="005D0FED" w:rsidP="00DB7CCE">
            <w:pPr>
              <w:spacing w:line="276" w:lineRule="auto"/>
              <w:rPr>
                <w:rFonts w:cs="Arial"/>
                <w:color w:val="0000FF"/>
                <w:lang w:val="fr-FR"/>
              </w:rPr>
            </w:pPr>
            <w:r w:rsidRPr="00292DEB">
              <w:rPr>
                <w:rFonts w:cs="Arial"/>
                <w:color w:val="0000FF"/>
                <w:lang w:val="fr-FR"/>
              </w:rPr>
              <w:t>22</w:t>
            </w:r>
          </w:p>
          <w:p w14:paraId="32B37178" w14:textId="6780DDAD" w:rsidR="005D0FED" w:rsidRPr="00292DEB" w:rsidRDefault="005D0FED" w:rsidP="00DB7CCE">
            <w:pPr>
              <w:spacing w:line="276" w:lineRule="auto"/>
              <w:rPr>
                <w:rFonts w:cs="Arial"/>
                <w:color w:val="0000FF"/>
                <w:lang w:val="en-US"/>
              </w:rPr>
            </w:pPr>
          </w:p>
        </w:tc>
        <w:tc>
          <w:tcPr>
            <w:tcW w:w="402" w:type="pct"/>
          </w:tcPr>
          <w:p w14:paraId="09ABE76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E9C0C64" w14:textId="77777777" w:rsidR="005D0FED" w:rsidRPr="00292DEB" w:rsidRDefault="005D0FED" w:rsidP="00DB7CCE">
            <w:pPr>
              <w:spacing w:line="276" w:lineRule="auto"/>
              <w:rPr>
                <w:rFonts w:cs="Arial"/>
                <w:color w:val="0000FF"/>
                <w:lang w:val="en-US"/>
              </w:rPr>
            </w:pPr>
          </w:p>
        </w:tc>
      </w:tr>
      <w:tr w:rsidR="005D0FED" w:rsidRPr="00292DEB" w14:paraId="4D5805CD" w14:textId="77777777" w:rsidTr="005D0FED">
        <w:tc>
          <w:tcPr>
            <w:tcW w:w="193" w:type="pct"/>
          </w:tcPr>
          <w:p w14:paraId="6034BB79" w14:textId="77777777" w:rsidR="005D0FED" w:rsidRPr="00292DEB" w:rsidRDefault="005D0FED" w:rsidP="00DB7CCE">
            <w:pPr>
              <w:spacing w:line="276" w:lineRule="auto"/>
              <w:jc w:val="left"/>
              <w:rPr>
                <w:rFonts w:cs="Arial"/>
                <w:lang w:val="en-GB"/>
              </w:rPr>
            </w:pPr>
            <w:r w:rsidRPr="00292DEB">
              <w:rPr>
                <w:rFonts w:cs="Arial"/>
                <w:lang w:val="en-GB"/>
              </w:rPr>
              <w:t>EL</w:t>
            </w:r>
          </w:p>
          <w:p w14:paraId="6208EC38" w14:textId="77777777" w:rsidR="005D0FED" w:rsidRPr="00292DEB" w:rsidRDefault="005D0FED" w:rsidP="00DB7CCE">
            <w:pPr>
              <w:spacing w:line="276" w:lineRule="auto"/>
              <w:jc w:val="left"/>
              <w:rPr>
                <w:rFonts w:cs="Arial"/>
                <w:lang w:val="en-GB"/>
              </w:rPr>
            </w:pPr>
            <w:r w:rsidRPr="00292DEB">
              <w:rPr>
                <w:rFonts w:cs="Arial"/>
                <w:lang w:val="en-GB"/>
              </w:rPr>
              <w:t>EL</w:t>
            </w:r>
          </w:p>
          <w:p w14:paraId="4275F0CA" w14:textId="18BA8EA4" w:rsidR="005D0FED" w:rsidRPr="00292DEB" w:rsidRDefault="005D0FED" w:rsidP="00DB7CCE">
            <w:pPr>
              <w:spacing w:line="276" w:lineRule="auto"/>
              <w:jc w:val="left"/>
              <w:rPr>
                <w:rFonts w:cs="Arial"/>
                <w:b/>
                <w:lang w:val="en-US"/>
              </w:rPr>
            </w:pPr>
          </w:p>
        </w:tc>
        <w:tc>
          <w:tcPr>
            <w:tcW w:w="1371" w:type="pct"/>
          </w:tcPr>
          <w:p w14:paraId="3C26303C" w14:textId="601CB427" w:rsidR="005D0FED" w:rsidRPr="00292DEB" w:rsidRDefault="005D0FED" w:rsidP="00DB7CCE">
            <w:pPr>
              <w:pStyle w:val="StandardLinks"/>
              <w:spacing w:line="276" w:lineRule="auto"/>
              <w:jc w:val="both"/>
              <w:rPr>
                <w:rFonts w:cs="Arial"/>
              </w:rPr>
            </w:pPr>
            <w:r w:rsidRPr="00292DEB">
              <w:rPr>
                <w:rFonts w:cs="Arial"/>
              </w:rPr>
              <w:t>Keine Sonderbeihilfen für Kinder mit Behinderungen.</w:t>
            </w:r>
          </w:p>
        </w:tc>
        <w:tc>
          <w:tcPr>
            <w:tcW w:w="1370" w:type="pct"/>
          </w:tcPr>
          <w:p w14:paraId="48382C43" w14:textId="77777777" w:rsidR="005D0FED" w:rsidRPr="00292DEB" w:rsidRDefault="005D0FED" w:rsidP="00DB7CCE">
            <w:pPr>
              <w:spacing w:line="276" w:lineRule="auto"/>
              <w:rPr>
                <w:rFonts w:cs="Arial"/>
                <w:lang w:val="fr-BE"/>
              </w:rPr>
            </w:pPr>
            <w:r w:rsidRPr="00292DEB">
              <w:rPr>
                <w:rFonts w:cs="Arial"/>
                <w:lang w:val="fr-BE"/>
              </w:rPr>
              <w:t>Pas de prestations particulières pour les enfants handicapés.</w:t>
            </w:r>
          </w:p>
          <w:p w14:paraId="19D1783A" w14:textId="2E9F5E14" w:rsidR="005D0FED" w:rsidRPr="00292DEB" w:rsidRDefault="005D0FED" w:rsidP="00DB7CCE">
            <w:pPr>
              <w:spacing w:line="276" w:lineRule="auto"/>
              <w:rPr>
                <w:rFonts w:cs="Arial"/>
                <w:lang w:val="fr-BE"/>
              </w:rPr>
            </w:pPr>
          </w:p>
        </w:tc>
        <w:tc>
          <w:tcPr>
            <w:tcW w:w="1370" w:type="pct"/>
          </w:tcPr>
          <w:p w14:paraId="403B443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E-IX-23-EL</w:t>
            </w:r>
          </w:p>
          <w:p w14:paraId="5E825828" w14:textId="3CB3E43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special allowances for children with disabilities.</w:t>
            </w:r>
          </w:p>
        </w:tc>
        <w:tc>
          <w:tcPr>
            <w:tcW w:w="167" w:type="pct"/>
          </w:tcPr>
          <w:p w14:paraId="22D8D9F8"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70CB52A8" w14:textId="4803733A" w:rsidR="005D0FED" w:rsidRPr="00292DEB" w:rsidRDefault="005D0FED" w:rsidP="00DB7CCE">
            <w:pPr>
              <w:spacing w:line="276" w:lineRule="auto"/>
              <w:rPr>
                <w:rFonts w:cs="Arial"/>
                <w:color w:val="0000FF"/>
                <w:lang w:val="en-US"/>
              </w:rPr>
            </w:pPr>
          </w:p>
        </w:tc>
        <w:tc>
          <w:tcPr>
            <w:tcW w:w="127" w:type="pct"/>
          </w:tcPr>
          <w:p w14:paraId="742ED57C" w14:textId="77777777" w:rsidR="005D0FED" w:rsidRPr="00292DEB" w:rsidRDefault="005D0FED" w:rsidP="00DB7CCE">
            <w:pPr>
              <w:spacing w:line="276" w:lineRule="auto"/>
              <w:rPr>
                <w:rFonts w:cs="Arial"/>
                <w:color w:val="0000FF"/>
                <w:lang w:val="fr-FR"/>
              </w:rPr>
            </w:pPr>
            <w:r w:rsidRPr="00292DEB">
              <w:rPr>
                <w:rFonts w:cs="Arial"/>
                <w:color w:val="0000FF"/>
                <w:lang w:val="fr-FR"/>
              </w:rPr>
              <w:t>23</w:t>
            </w:r>
          </w:p>
          <w:p w14:paraId="432EF968" w14:textId="0AB32B72" w:rsidR="005D0FED" w:rsidRPr="00292DEB" w:rsidRDefault="005D0FED" w:rsidP="00DB7CCE">
            <w:pPr>
              <w:spacing w:line="276" w:lineRule="auto"/>
              <w:rPr>
                <w:rFonts w:cs="Arial"/>
                <w:color w:val="0000FF"/>
                <w:lang w:val="en-US"/>
              </w:rPr>
            </w:pPr>
          </w:p>
        </w:tc>
        <w:tc>
          <w:tcPr>
            <w:tcW w:w="402" w:type="pct"/>
          </w:tcPr>
          <w:p w14:paraId="43C0E072"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1F9F5D0" w14:textId="77777777" w:rsidR="005D0FED" w:rsidRPr="00292DEB" w:rsidRDefault="005D0FED" w:rsidP="00DB7CCE">
            <w:pPr>
              <w:spacing w:line="276" w:lineRule="auto"/>
              <w:rPr>
                <w:rFonts w:cs="Arial"/>
                <w:color w:val="0000FF"/>
                <w:lang w:val="en-US"/>
              </w:rPr>
            </w:pPr>
          </w:p>
        </w:tc>
      </w:tr>
      <w:tr w:rsidR="005D0FED" w:rsidRPr="00292DEB" w14:paraId="6800E6BD" w14:textId="77777777" w:rsidTr="005D0FED">
        <w:tc>
          <w:tcPr>
            <w:tcW w:w="193" w:type="pct"/>
          </w:tcPr>
          <w:p w14:paraId="494A39AE" w14:textId="77777777" w:rsidR="005D0FED" w:rsidRPr="00292DEB" w:rsidRDefault="005D0FED" w:rsidP="00DB7CCE">
            <w:pPr>
              <w:spacing w:line="276" w:lineRule="auto"/>
              <w:jc w:val="left"/>
              <w:rPr>
                <w:rFonts w:cs="Arial"/>
                <w:lang w:val="en-GB"/>
              </w:rPr>
            </w:pPr>
            <w:r w:rsidRPr="00292DEB">
              <w:rPr>
                <w:rFonts w:cs="Arial"/>
                <w:lang w:val="en-GB"/>
              </w:rPr>
              <w:t>EL</w:t>
            </w:r>
          </w:p>
          <w:p w14:paraId="3F939CE1" w14:textId="77777777" w:rsidR="005D0FED" w:rsidRPr="00292DEB" w:rsidRDefault="005D0FED" w:rsidP="00DB7CCE">
            <w:pPr>
              <w:spacing w:line="276" w:lineRule="auto"/>
              <w:jc w:val="left"/>
              <w:rPr>
                <w:rFonts w:cs="Arial"/>
                <w:lang w:val="en-GB"/>
              </w:rPr>
            </w:pPr>
            <w:r w:rsidRPr="00292DEB">
              <w:rPr>
                <w:rFonts w:cs="Arial"/>
                <w:lang w:val="en-GB"/>
              </w:rPr>
              <w:t>EL</w:t>
            </w:r>
          </w:p>
          <w:p w14:paraId="1E6851FE" w14:textId="2BFDF91B" w:rsidR="005D0FED" w:rsidRPr="00292DEB" w:rsidRDefault="005D0FED" w:rsidP="00DB7CCE">
            <w:pPr>
              <w:spacing w:line="276" w:lineRule="auto"/>
              <w:jc w:val="left"/>
              <w:rPr>
                <w:rFonts w:cs="Arial"/>
                <w:b/>
                <w:lang w:val="en-US"/>
              </w:rPr>
            </w:pPr>
          </w:p>
        </w:tc>
        <w:tc>
          <w:tcPr>
            <w:tcW w:w="1371" w:type="pct"/>
          </w:tcPr>
          <w:p w14:paraId="68424E3A" w14:textId="2E06D5FD" w:rsidR="005D0FED" w:rsidRPr="00292DEB" w:rsidRDefault="005D0FED" w:rsidP="00DB7CCE">
            <w:pPr>
              <w:pStyle w:val="StandardLinks"/>
              <w:spacing w:line="276" w:lineRule="auto"/>
              <w:jc w:val="both"/>
              <w:rPr>
                <w:rFonts w:cs="Arial"/>
              </w:rPr>
            </w:pPr>
            <w:r w:rsidRPr="00292DEB">
              <w:rPr>
                <w:rFonts w:cs="Arial"/>
              </w:rPr>
              <w:t>Kein Vorschuss auf Unterhaltszahlungen.</w:t>
            </w:r>
          </w:p>
        </w:tc>
        <w:tc>
          <w:tcPr>
            <w:tcW w:w="1370" w:type="pct"/>
          </w:tcPr>
          <w:p w14:paraId="574C27F8" w14:textId="77777777" w:rsidR="005D0FED" w:rsidRPr="00292DEB" w:rsidRDefault="005D0FED" w:rsidP="00DB7CCE">
            <w:pPr>
              <w:spacing w:line="276" w:lineRule="auto"/>
              <w:rPr>
                <w:rFonts w:cs="Arial"/>
                <w:lang w:val="fr-BE"/>
              </w:rPr>
            </w:pPr>
            <w:r w:rsidRPr="00292DEB">
              <w:rPr>
                <w:rFonts w:cs="Arial"/>
                <w:lang w:val="fr-BE"/>
              </w:rPr>
              <w:t>Pas d’avances sur pensions alimentaires.</w:t>
            </w:r>
          </w:p>
          <w:p w14:paraId="31E89750" w14:textId="53750F4B" w:rsidR="005D0FED" w:rsidRPr="00292DEB" w:rsidRDefault="005D0FED" w:rsidP="00DB7CCE">
            <w:pPr>
              <w:pStyle w:val="StandardLinks"/>
              <w:spacing w:line="276" w:lineRule="auto"/>
              <w:jc w:val="both"/>
              <w:rPr>
                <w:rFonts w:cs="Arial"/>
                <w:bCs/>
                <w:lang w:val="fr-BE"/>
              </w:rPr>
            </w:pPr>
          </w:p>
        </w:tc>
        <w:tc>
          <w:tcPr>
            <w:tcW w:w="1370" w:type="pct"/>
          </w:tcPr>
          <w:p w14:paraId="29C012B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E-IX-24-EL</w:t>
            </w:r>
          </w:p>
          <w:p w14:paraId="04E33CA6" w14:textId="489AE3F3"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advance on maintenance payments.</w:t>
            </w:r>
          </w:p>
        </w:tc>
        <w:tc>
          <w:tcPr>
            <w:tcW w:w="167" w:type="pct"/>
          </w:tcPr>
          <w:p w14:paraId="596F4C8E"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585EE808" w14:textId="2006D369" w:rsidR="005D0FED" w:rsidRPr="00292DEB" w:rsidRDefault="005D0FED" w:rsidP="00DB7CCE">
            <w:pPr>
              <w:spacing w:line="276" w:lineRule="auto"/>
              <w:rPr>
                <w:rFonts w:cs="Arial"/>
                <w:color w:val="0000FF"/>
                <w:lang w:val="en-US"/>
              </w:rPr>
            </w:pPr>
          </w:p>
        </w:tc>
        <w:tc>
          <w:tcPr>
            <w:tcW w:w="127" w:type="pct"/>
          </w:tcPr>
          <w:p w14:paraId="1DD8C6F1" w14:textId="77777777" w:rsidR="005D0FED" w:rsidRPr="00292DEB" w:rsidRDefault="005D0FED" w:rsidP="00DB7CCE">
            <w:pPr>
              <w:spacing w:line="276" w:lineRule="auto"/>
              <w:rPr>
                <w:rFonts w:cs="Arial"/>
                <w:color w:val="0000FF"/>
                <w:lang w:val="fr-FR"/>
              </w:rPr>
            </w:pPr>
            <w:r w:rsidRPr="00292DEB">
              <w:rPr>
                <w:rFonts w:cs="Arial"/>
                <w:color w:val="0000FF"/>
                <w:lang w:val="fr-FR"/>
              </w:rPr>
              <w:t>24</w:t>
            </w:r>
          </w:p>
          <w:p w14:paraId="4BF86AB3" w14:textId="4C2C1FDE" w:rsidR="005D0FED" w:rsidRPr="00292DEB" w:rsidRDefault="005D0FED" w:rsidP="00DB7CCE">
            <w:pPr>
              <w:spacing w:line="276" w:lineRule="auto"/>
              <w:rPr>
                <w:rFonts w:cs="Arial"/>
                <w:color w:val="0000FF"/>
                <w:lang w:val="en-US"/>
              </w:rPr>
            </w:pPr>
          </w:p>
        </w:tc>
        <w:tc>
          <w:tcPr>
            <w:tcW w:w="402" w:type="pct"/>
          </w:tcPr>
          <w:p w14:paraId="2054DFD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E784BCD" w14:textId="77777777" w:rsidR="005D0FED" w:rsidRPr="00292DEB" w:rsidRDefault="005D0FED" w:rsidP="00DB7CCE">
            <w:pPr>
              <w:spacing w:line="276" w:lineRule="auto"/>
              <w:rPr>
                <w:rFonts w:cs="Arial"/>
                <w:color w:val="0000FF"/>
                <w:lang w:val="en-US"/>
              </w:rPr>
            </w:pPr>
          </w:p>
        </w:tc>
      </w:tr>
      <w:tr w:rsidR="005D0FED" w:rsidRPr="00292DEB" w14:paraId="00C15705" w14:textId="77777777" w:rsidTr="005D0FED">
        <w:tc>
          <w:tcPr>
            <w:tcW w:w="193" w:type="pct"/>
          </w:tcPr>
          <w:p w14:paraId="24D4C9DA" w14:textId="77777777" w:rsidR="005D0FED" w:rsidRPr="00292DEB" w:rsidRDefault="005D0FED" w:rsidP="00DB7CCE">
            <w:pPr>
              <w:spacing w:line="276" w:lineRule="auto"/>
              <w:jc w:val="left"/>
              <w:rPr>
                <w:rFonts w:cs="Arial"/>
                <w:lang w:val="en-GB"/>
              </w:rPr>
            </w:pPr>
            <w:r w:rsidRPr="00292DEB">
              <w:rPr>
                <w:rFonts w:cs="Arial"/>
                <w:lang w:val="en-GB"/>
              </w:rPr>
              <w:t>EL</w:t>
            </w:r>
          </w:p>
          <w:p w14:paraId="12507E80" w14:textId="77777777" w:rsidR="005D0FED" w:rsidRPr="00292DEB" w:rsidRDefault="005D0FED" w:rsidP="00DB7CCE">
            <w:pPr>
              <w:spacing w:line="276" w:lineRule="auto"/>
              <w:jc w:val="left"/>
              <w:rPr>
                <w:rFonts w:cs="Arial"/>
                <w:lang w:val="en-GB"/>
              </w:rPr>
            </w:pPr>
            <w:r w:rsidRPr="00292DEB">
              <w:rPr>
                <w:rFonts w:cs="Arial"/>
                <w:lang w:val="en-GB"/>
              </w:rPr>
              <w:t>EL</w:t>
            </w:r>
          </w:p>
          <w:p w14:paraId="642FD60B" w14:textId="3511A0DC"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48D2F0EC" w14:textId="77777777" w:rsidR="005D0FED" w:rsidRPr="00292DEB" w:rsidRDefault="005D0FED" w:rsidP="00DB7CCE">
            <w:pPr>
              <w:spacing w:line="276" w:lineRule="auto"/>
              <w:rPr>
                <w:rFonts w:eastAsia="Arial" w:cs="Arial"/>
              </w:rPr>
            </w:pPr>
            <w:r w:rsidRPr="00292DEB">
              <w:rPr>
                <w:rFonts w:eastAsia="Arial" w:cs="Arial"/>
                <w:color w:val="008000"/>
              </w:rPr>
              <w:t xml:space="preserve">Leistung für Familien, die in bergigen und benachteiligten Gegenden leben </w:t>
            </w:r>
            <w:r w:rsidRPr="00292DEB">
              <w:rPr>
                <w:rFonts w:eastAsia="Arial" w:cs="Arial"/>
                <w:i/>
                <w:color w:val="008080"/>
              </w:rPr>
              <w:t>(</w:t>
            </w:r>
            <w:r w:rsidRPr="00292DEB">
              <w:rPr>
                <w:rFonts w:eastAsia="Arial" w:cs="Arial"/>
                <w:i/>
                <w:color w:val="008080"/>
                <w:lang w:val="en-GB"/>
              </w:rPr>
              <w:t>ΕΠΙΔΟΜΑ</w:t>
            </w:r>
            <w:r w:rsidRPr="00292DEB">
              <w:rPr>
                <w:rFonts w:eastAsia="Arial" w:cs="Arial"/>
                <w:i/>
                <w:color w:val="008080"/>
              </w:rPr>
              <w:t xml:space="preserve"> </w:t>
            </w:r>
            <w:r w:rsidRPr="00292DEB">
              <w:rPr>
                <w:rFonts w:eastAsia="Arial" w:cs="Arial"/>
                <w:i/>
                <w:color w:val="008080"/>
                <w:lang w:val="en-GB"/>
              </w:rPr>
              <w:t>ΟΡΕΙΝΩΝ</w:t>
            </w:r>
            <w:r w:rsidRPr="00292DEB">
              <w:rPr>
                <w:rFonts w:eastAsia="Arial" w:cs="Arial"/>
                <w:i/>
                <w:color w:val="008080"/>
              </w:rPr>
              <w:t xml:space="preserve"> </w:t>
            </w:r>
            <w:r w:rsidRPr="00292DEB">
              <w:rPr>
                <w:rFonts w:eastAsia="Arial" w:cs="Arial"/>
                <w:i/>
                <w:color w:val="008080"/>
                <w:lang w:val="en-GB"/>
              </w:rPr>
              <w:t>ΚΑΙ</w:t>
            </w:r>
            <w:r w:rsidRPr="00292DEB">
              <w:rPr>
                <w:rFonts w:eastAsia="Arial" w:cs="Arial"/>
                <w:i/>
                <w:color w:val="008080"/>
              </w:rPr>
              <w:t xml:space="preserve"> </w:t>
            </w:r>
            <w:r w:rsidRPr="00292DEB">
              <w:rPr>
                <w:rFonts w:eastAsia="Arial" w:cs="Arial"/>
                <w:i/>
                <w:color w:val="008080"/>
                <w:lang w:val="en-GB"/>
              </w:rPr>
              <w:t>ΜΕΙΟΝΕΚΤΙΚΩΝ</w:t>
            </w:r>
            <w:r w:rsidRPr="00292DEB">
              <w:rPr>
                <w:rFonts w:eastAsia="Arial" w:cs="Arial"/>
                <w:i/>
                <w:color w:val="008080"/>
              </w:rPr>
              <w:t xml:space="preserve"> </w:t>
            </w:r>
            <w:r w:rsidRPr="00292DEB">
              <w:rPr>
                <w:rFonts w:eastAsia="Arial" w:cs="Arial"/>
                <w:i/>
                <w:color w:val="008080"/>
                <w:lang w:val="en-GB"/>
              </w:rPr>
              <w:t>ΠΕΡΙΟΧΩΝ</w:t>
            </w:r>
            <w:r w:rsidRPr="00292DEB">
              <w:rPr>
                <w:rFonts w:eastAsia="Arial" w:cs="Arial"/>
                <w:i/>
                <w:color w:val="008080"/>
              </w:rPr>
              <w:t>)</w:t>
            </w:r>
            <w:r w:rsidRPr="00292DEB">
              <w:rPr>
                <w:rFonts w:eastAsia="Arial" w:cs="Arial"/>
              </w:rPr>
              <w:t>:</w:t>
            </w:r>
          </w:p>
          <w:p w14:paraId="5F716C11" w14:textId="77777777" w:rsidR="005D0FED" w:rsidRPr="00292DEB" w:rsidRDefault="005D0FED" w:rsidP="00DB7CCE">
            <w:pPr>
              <w:spacing w:line="276" w:lineRule="auto"/>
              <w:rPr>
                <w:rFonts w:cs="Arial"/>
              </w:rPr>
            </w:pPr>
            <w:r w:rsidRPr="00292DEB">
              <w:rPr>
                <w:rFonts w:eastAsia="Arial" w:cs="Arial"/>
              </w:rPr>
              <w:t>Wird Familien gewährt, die seit mindestens</w:t>
            </w:r>
            <w:r w:rsidRPr="00292DEB">
              <w:rPr>
                <w:rFonts w:eastAsia="Arial" w:cs="Arial"/>
                <w:color w:val="C00000"/>
              </w:rPr>
              <w:t xml:space="preserve"> 2</w:t>
            </w:r>
            <w:r w:rsidRPr="00292DEB">
              <w:rPr>
                <w:rFonts w:eastAsia="Arial" w:cs="Arial"/>
              </w:rPr>
              <w:t xml:space="preserve"> Jahren zum Zeitpunkt der Leistungsbeantragung in bergigen und/oder </w:t>
            </w:r>
            <w:r w:rsidRPr="00292DEB">
              <w:rPr>
                <w:rFonts w:eastAsia="Arial" w:cs="Arial"/>
              </w:rPr>
              <w:lastRenderedPageBreak/>
              <w:t xml:space="preserve">benachteiligten Gegenden lebten und über ein jährliches Familieneinkommen von unter </w:t>
            </w:r>
            <w:r w:rsidRPr="00292DEB">
              <w:rPr>
                <w:rFonts w:cs="Arial"/>
                <w:color w:val="FF00FF"/>
              </w:rPr>
              <w:t>€4.700 verfügen</w:t>
            </w:r>
            <w:r w:rsidRPr="00292DEB">
              <w:rPr>
                <w:rFonts w:cs="Arial"/>
              </w:rPr>
              <w:t xml:space="preserve">. Zahlung von </w:t>
            </w:r>
            <w:r w:rsidRPr="00292DEB">
              <w:rPr>
                <w:rFonts w:cs="Arial"/>
                <w:color w:val="FF00FF"/>
              </w:rPr>
              <w:t xml:space="preserve">€600 </w:t>
            </w:r>
            <w:r w:rsidRPr="00292DEB">
              <w:rPr>
                <w:rFonts w:cs="Arial"/>
              </w:rPr>
              <w:t>jährlich für Familien mit einem jährlichen Familieneinkommen unter</w:t>
            </w:r>
            <w:r w:rsidRPr="00292DEB">
              <w:rPr>
                <w:rFonts w:cs="Arial"/>
                <w:color w:val="FF00FF"/>
              </w:rPr>
              <w:t xml:space="preserve"> €3.000</w:t>
            </w:r>
            <w:r w:rsidRPr="00292DEB">
              <w:rPr>
                <w:rFonts w:cs="Arial"/>
              </w:rPr>
              <w:t xml:space="preserve">; sonst </w:t>
            </w:r>
            <w:r w:rsidRPr="00292DEB">
              <w:rPr>
                <w:rFonts w:cs="Arial"/>
                <w:color w:val="FF00FF"/>
              </w:rPr>
              <w:t xml:space="preserve">€300 </w:t>
            </w:r>
            <w:r w:rsidRPr="00292DEB">
              <w:rPr>
                <w:rFonts w:cs="Arial"/>
              </w:rPr>
              <w:t>jährlich.</w:t>
            </w:r>
          </w:p>
          <w:p w14:paraId="2723F0CF" w14:textId="1FA645DD" w:rsidR="005D0FED" w:rsidRPr="00292DEB" w:rsidRDefault="005D0FED" w:rsidP="00DB7CCE">
            <w:pPr>
              <w:spacing w:line="276" w:lineRule="auto"/>
              <w:rPr>
                <w:rFonts w:cs="Arial"/>
              </w:rPr>
            </w:pPr>
          </w:p>
        </w:tc>
        <w:tc>
          <w:tcPr>
            <w:tcW w:w="1370" w:type="pct"/>
          </w:tcPr>
          <w:p w14:paraId="7D8437BA" w14:textId="77777777" w:rsidR="005D0FED" w:rsidRPr="00292DEB" w:rsidRDefault="005D0FED" w:rsidP="00DB7CCE">
            <w:pPr>
              <w:spacing w:line="276" w:lineRule="auto"/>
              <w:rPr>
                <w:rFonts w:eastAsia="Arial" w:cs="Arial"/>
                <w:lang w:val="fr-BE"/>
              </w:rPr>
            </w:pPr>
            <w:r w:rsidRPr="00292DEB">
              <w:rPr>
                <w:rFonts w:eastAsia="Arial" w:cs="Arial"/>
                <w:color w:val="008000"/>
                <w:lang w:val="fr-BE"/>
              </w:rPr>
              <w:lastRenderedPageBreak/>
              <w:t xml:space="preserve">Allocation aux familles vivant en zones montagneuses et désavantagées </w:t>
            </w:r>
            <w:r w:rsidRPr="00292DEB">
              <w:rPr>
                <w:rFonts w:eastAsia="Arial" w:cs="Arial"/>
                <w:i/>
                <w:color w:val="008080"/>
                <w:lang w:val="fr-BE"/>
              </w:rPr>
              <w:t>(ΕΠΙΔΟΜΑ ΟΡΕΙΝΩΝ ΚΑΙ ΜΕΙΟΝΕΚΤΙΚΩΝ ΠΕΡΙΟΧΩΝ)</w:t>
            </w:r>
            <w:r w:rsidRPr="00292DEB">
              <w:rPr>
                <w:rFonts w:eastAsia="Arial" w:cs="Arial"/>
                <w:lang w:val="fr-BE"/>
              </w:rPr>
              <w:t>:</w:t>
            </w:r>
          </w:p>
          <w:p w14:paraId="545AE5A3" w14:textId="77777777" w:rsidR="005D0FED" w:rsidRPr="00292DEB" w:rsidRDefault="005D0FED" w:rsidP="00DB7CCE">
            <w:pPr>
              <w:spacing w:line="276" w:lineRule="auto"/>
              <w:rPr>
                <w:rFonts w:cs="Arial"/>
                <w:lang w:val="fr-BE"/>
              </w:rPr>
            </w:pPr>
            <w:r w:rsidRPr="00292DEB">
              <w:rPr>
                <w:rFonts w:eastAsia="Arial" w:cs="Arial"/>
                <w:lang w:val="fr-BE"/>
              </w:rPr>
              <w:t xml:space="preserve">Allocation octroyée aux familles vivant dans des zones montagneuses et/ou désavantagées depuis au moins </w:t>
            </w:r>
            <w:r w:rsidRPr="00292DEB">
              <w:rPr>
                <w:rFonts w:eastAsia="Arial" w:cs="Arial"/>
                <w:color w:val="C00000"/>
                <w:lang w:val="fr-BE"/>
              </w:rPr>
              <w:t>deux</w:t>
            </w:r>
            <w:r w:rsidRPr="00292DEB">
              <w:rPr>
                <w:rFonts w:eastAsia="Arial" w:cs="Arial"/>
                <w:lang w:val="fr-BE"/>
              </w:rPr>
              <w:t xml:space="preserve"> ans au moment </w:t>
            </w:r>
            <w:r w:rsidRPr="00292DEB">
              <w:rPr>
                <w:rFonts w:eastAsia="Arial" w:cs="Arial"/>
                <w:lang w:val="fr-BE"/>
              </w:rPr>
              <w:lastRenderedPageBreak/>
              <w:t xml:space="preserve">d’introduire la demande de prestation et dont le revenu familial annuel est inférieur à </w:t>
            </w:r>
            <w:r w:rsidRPr="00292DEB">
              <w:rPr>
                <w:rFonts w:cs="Arial"/>
                <w:color w:val="FF00FF"/>
                <w:lang w:val="fr-BE"/>
              </w:rPr>
              <w:t>€4.700</w:t>
            </w:r>
            <w:r w:rsidRPr="00292DEB">
              <w:rPr>
                <w:rFonts w:cs="Arial"/>
                <w:lang w:val="fr-BE"/>
              </w:rPr>
              <w:t xml:space="preserve">. Versement de </w:t>
            </w:r>
            <w:r w:rsidRPr="00292DEB">
              <w:rPr>
                <w:rFonts w:cs="Arial"/>
                <w:color w:val="FF00FF"/>
                <w:lang w:val="fr-BE"/>
              </w:rPr>
              <w:t xml:space="preserve">€600 </w:t>
            </w:r>
            <w:r w:rsidRPr="00292DEB">
              <w:rPr>
                <w:rFonts w:cs="Arial"/>
                <w:lang w:val="fr-BE"/>
              </w:rPr>
              <w:t xml:space="preserve">par an aux familles dont le revenu familial annuel est inférieur à </w:t>
            </w:r>
            <w:r w:rsidRPr="00292DEB">
              <w:rPr>
                <w:rFonts w:cs="Arial"/>
                <w:color w:val="FF00FF"/>
                <w:lang w:val="fr-BE"/>
              </w:rPr>
              <w:t>€3.000</w:t>
            </w:r>
            <w:r w:rsidRPr="00292DEB">
              <w:rPr>
                <w:rFonts w:cs="Arial"/>
                <w:lang w:val="fr-BE"/>
              </w:rPr>
              <w:t xml:space="preserve">; </w:t>
            </w:r>
            <w:r w:rsidRPr="00292DEB">
              <w:rPr>
                <w:rFonts w:cs="Arial"/>
                <w:color w:val="FF00FF"/>
                <w:lang w:val="fr-BE"/>
              </w:rPr>
              <w:t xml:space="preserve">€300 </w:t>
            </w:r>
            <w:r w:rsidRPr="00292DEB">
              <w:rPr>
                <w:rFonts w:cs="Arial"/>
                <w:lang w:val="fr-BE"/>
              </w:rPr>
              <w:t>par an pour les autres.</w:t>
            </w:r>
          </w:p>
          <w:p w14:paraId="54A053F8" w14:textId="1D4BBC51" w:rsidR="005D0FED" w:rsidRPr="00292DEB" w:rsidRDefault="005D0FED" w:rsidP="00DB7CCE">
            <w:pPr>
              <w:spacing w:line="276" w:lineRule="auto"/>
              <w:rPr>
                <w:rFonts w:cs="Arial"/>
                <w:lang w:val="fr-BE"/>
              </w:rPr>
            </w:pPr>
          </w:p>
        </w:tc>
        <w:tc>
          <w:tcPr>
            <w:tcW w:w="1370" w:type="pct"/>
          </w:tcPr>
          <w:p w14:paraId="7927C993"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E-IX-25-EL</w:t>
            </w:r>
          </w:p>
          <w:p w14:paraId="066D069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Benefit granted to families living in mountainous and disadvantaged areas </w:t>
            </w:r>
            <w:r w:rsidRPr="00292DEB">
              <w:rPr>
                <w:i/>
                <w:color w:val="00808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ΟΡΕΙΝΩΝ</w:t>
            </w:r>
            <w:r w:rsidRPr="00292DEB">
              <w:rPr>
                <w:i/>
                <w:color w:val="008080"/>
                <w:sz w:val="15"/>
                <w:szCs w:val="15"/>
                <w:lang w:val="en-GB"/>
              </w:rPr>
              <w:t xml:space="preserve"> </w:t>
            </w:r>
            <w:r w:rsidRPr="00292DEB">
              <w:rPr>
                <w:i/>
                <w:color w:val="008080"/>
                <w:sz w:val="15"/>
                <w:szCs w:val="15"/>
              </w:rPr>
              <w:t>ΚΑΙ</w:t>
            </w:r>
            <w:r w:rsidRPr="00292DEB">
              <w:rPr>
                <w:i/>
                <w:color w:val="008080"/>
                <w:sz w:val="15"/>
                <w:szCs w:val="15"/>
                <w:lang w:val="en-GB"/>
              </w:rPr>
              <w:t xml:space="preserve"> </w:t>
            </w:r>
            <w:r w:rsidRPr="00292DEB">
              <w:rPr>
                <w:i/>
                <w:color w:val="008080"/>
                <w:sz w:val="15"/>
                <w:szCs w:val="15"/>
              </w:rPr>
              <w:t>ΜΕΙΟΝΕΚΤΙΚΩΝ</w:t>
            </w:r>
            <w:r w:rsidRPr="00292DEB">
              <w:rPr>
                <w:i/>
                <w:color w:val="008080"/>
                <w:sz w:val="15"/>
                <w:szCs w:val="15"/>
                <w:lang w:val="en-GB"/>
              </w:rPr>
              <w:t xml:space="preserve"> </w:t>
            </w:r>
            <w:r w:rsidRPr="00292DEB">
              <w:rPr>
                <w:i/>
                <w:color w:val="008080"/>
                <w:sz w:val="15"/>
                <w:szCs w:val="15"/>
              </w:rPr>
              <w:t>ΠΕΡΙΟΧΩΝ</w:t>
            </w:r>
            <w:r w:rsidRPr="00292DEB">
              <w:rPr>
                <w:i/>
                <w:color w:val="008080"/>
                <w:sz w:val="15"/>
                <w:szCs w:val="15"/>
                <w:lang w:val="en-GB"/>
              </w:rPr>
              <w:t>)</w:t>
            </w:r>
            <w:r w:rsidRPr="00292DEB">
              <w:rPr>
                <w:color w:val="000000"/>
                <w:sz w:val="15"/>
                <w:szCs w:val="15"/>
                <w:lang w:val="en-GB"/>
              </w:rPr>
              <w:t>:</w:t>
            </w:r>
          </w:p>
          <w:p w14:paraId="1FA3726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Granted to families living in mountainous and/ or disadvantaged areas for at least </w:t>
            </w:r>
            <w:r w:rsidRPr="00292DEB">
              <w:rPr>
                <w:color w:val="000000"/>
                <w:sz w:val="15"/>
                <w:szCs w:val="15"/>
                <w:lang w:val="en-GB"/>
              </w:rPr>
              <w:lastRenderedPageBreak/>
              <w:t xml:space="preserve">two years before applying for the benefit, and with annual family income below </w:t>
            </w:r>
            <w:r w:rsidRPr="00292DEB">
              <w:rPr>
                <w:color w:val="FF00FF"/>
                <w:sz w:val="15"/>
                <w:szCs w:val="15"/>
                <w:lang w:val="en-GB"/>
              </w:rPr>
              <w:t>€4,700</w:t>
            </w:r>
            <w:r w:rsidRPr="00292DEB">
              <w:rPr>
                <w:color w:val="000000"/>
                <w:sz w:val="15"/>
                <w:szCs w:val="15"/>
                <w:lang w:val="en-GB"/>
              </w:rPr>
              <w:t xml:space="preserve">. Payment of </w:t>
            </w:r>
            <w:r w:rsidRPr="00292DEB">
              <w:rPr>
                <w:color w:val="FF00FF"/>
                <w:sz w:val="15"/>
                <w:szCs w:val="15"/>
                <w:lang w:val="en-GB"/>
              </w:rPr>
              <w:t xml:space="preserve">€600 </w:t>
            </w:r>
            <w:r w:rsidRPr="00292DEB">
              <w:rPr>
                <w:color w:val="000000"/>
                <w:sz w:val="15"/>
                <w:szCs w:val="15"/>
                <w:lang w:val="en-GB"/>
              </w:rPr>
              <w:t xml:space="preserve">per year for families with annual family income below </w:t>
            </w:r>
            <w:r w:rsidRPr="00292DEB">
              <w:rPr>
                <w:color w:val="FF00FF"/>
                <w:sz w:val="15"/>
                <w:szCs w:val="15"/>
                <w:lang w:val="en-GB"/>
              </w:rPr>
              <w:t>€3,000</w:t>
            </w:r>
            <w:r w:rsidRPr="00292DEB">
              <w:rPr>
                <w:color w:val="000000"/>
                <w:sz w:val="15"/>
                <w:szCs w:val="15"/>
                <w:lang w:val="en-GB"/>
              </w:rPr>
              <w:t xml:space="preserve">; </w:t>
            </w:r>
            <w:r w:rsidRPr="00292DEB">
              <w:rPr>
                <w:color w:val="FF00FF"/>
                <w:sz w:val="15"/>
                <w:szCs w:val="15"/>
                <w:lang w:val="en-GB"/>
              </w:rPr>
              <w:t xml:space="preserve">€300 </w:t>
            </w:r>
            <w:r w:rsidRPr="00292DEB">
              <w:rPr>
                <w:color w:val="000000"/>
                <w:sz w:val="15"/>
                <w:szCs w:val="15"/>
                <w:lang w:val="en-GB"/>
              </w:rPr>
              <w:t>per year otherwise.</w:t>
            </w:r>
          </w:p>
          <w:p w14:paraId="604F0B22" w14:textId="7777777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731C4891"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9</w:t>
            </w:r>
          </w:p>
          <w:p w14:paraId="326710B3" w14:textId="142A2EF8" w:rsidR="005D0FED" w:rsidRPr="00292DEB" w:rsidRDefault="005D0FED" w:rsidP="00DB7CCE">
            <w:pPr>
              <w:spacing w:line="276" w:lineRule="auto"/>
              <w:rPr>
                <w:rFonts w:cs="Arial"/>
                <w:color w:val="0000FF"/>
              </w:rPr>
            </w:pPr>
          </w:p>
        </w:tc>
        <w:tc>
          <w:tcPr>
            <w:tcW w:w="127" w:type="pct"/>
          </w:tcPr>
          <w:p w14:paraId="1F18E07C" w14:textId="77777777" w:rsidR="005D0FED" w:rsidRPr="00292DEB" w:rsidRDefault="005D0FED" w:rsidP="00DB7CCE">
            <w:pPr>
              <w:spacing w:line="276" w:lineRule="auto"/>
              <w:rPr>
                <w:rFonts w:cs="Arial"/>
                <w:color w:val="0000FF"/>
                <w:lang w:val="fr-FR"/>
              </w:rPr>
            </w:pPr>
            <w:r w:rsidRPr="00292DEB">
              <w:rPr>
                <w:rFonts w:cs="Arial"/>
                <w:color w:val="0000FF"/>
                <w:lang w:val="fr-FR"/>
              </w:rPr>
              <w:t>25</w:t>
            </w:r>
          </w:p>
          <w:p w14:paraId="36F86950" w14:textId="2FB4879B" w:rsidR="005D0FED" w:rsidRPr="00292DEB" w:rsidRDefault="005D0FED" w:rsidP="00DB7CCE">
            <w:pPr>
              <w:spacing w:line="276" w:lineRule="auto"/>
              <w:rPr>
                <w:rFonts w:cs="Arial"/>
                <w:color w:val="0000FF"/>
              </w:rPr>
            </w:pPr>
          </w:p>
        </w:tc>
        <w:tc>
          <w:tcPr>
            <w:tcW w:w="402" w:type="pct"/>
          </w:tcPr>
          <w:p w14:paraId="1868A7A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4F687B8" w14:textId="77777777" w:rsidR="005D0FED" w:rsidRPr="00292DEB" w:rsidRDefault="005D0FED" w:rsidP="00DB7CCE">
            <w:pPr>
              <w:spacing w:line="276" w:lineRule="auto"/>
              <w:rPr>
                <w:rFonts w:cs="Arial"/>
                <w:color w:val="0000FF"/>
              </w:rPr>
            </w:pPr>
          </w:p>
        </w:tc>
      </w:tr>
      <w:tr w:rsidR="005D0FED" w:rsidRPr="00292DEB" w14:paraId="0F2D136E" w14:textId="77777777" w:rsidTr="005D0FED">
        <w:tc>
          <w:tcPr>
            <w:tcW w:w="193" w:type="pct"/>
          </w:tcPr>
          <w:p w14:paraId="6ED9169E" w14:textId="77777777" w:rsidR="005D0FED" w:rsidRPr="00292DEB" w:rsidRDefault="005D0FED" w:rsidP="00DB7CCE">
            <w:pPr>
              <w:spacing w:line="276" w:lineRule="auto"/>
              <w:jc w:val="left"/>
              <w:rPr>
                <w:rFonts w:cs="Arial"/>
                <w:lang w:val="en-GB"/>
              </w:rPr>
            </w:pPr>
            <w:r w:rsidRPr="00292DEB">
              <w:rPr>
                <w:rFonts w:cs="Arial"/>
                <w:lang w:val="en-GB"/>
              </w:rPr>
              <w:t>EL</w:t>
            </w:r>
          </w:p>
          <w:p w14:paraId="19459473" w14:textId="77777777" w:rsidR="005D0FED" w:rsidRPr="00292DEB" w:rsidRDefault="005D0FED" w:rsidP="00DB7CCE">
            <w:pPr>
              <w:spacing w:line="276" w:lineRule="auto"/>
              <w:jc w:val="left"/>
              <w:rPr>
                <w:rFonts w:cs="Arial"/>
                <w:lang w:val="en-GB"/>
              </w:rPr>
            </w:pPr>
            <w:r w:rsidRPr="00292DEB">
              <w:rPr>
                <w:rFonts w:cs="Arial"/>
                <w:lang w:val="en-GB"/>
              </w:rPr>
              <w:t>EL</w:t>
            </w:r>
          </w:p>
          <w:p w14:paraId="314F50DD" w14:textId="3C9A20A8" w:rsidR="005D0FED" w:rsidRPr="00292DEB" w:rsidRDefault="005D0FED" w:rsidP="00DB7CCE">
            <w:pPr>
              <w:spacing w:line="276" w:lineRule="auto"/>
              <w:jc w:val="left"/>
              <w:rPr>
                <w:rFonts w:cs="Arial"/>
                <w:lang w:val="es-ES"/>
              </w:rPr>
            </w:pPr>
          </w:p>
        </w:tc>
        <w:tc>
          <w:tcPr>
            <w:tcW w:w="1371" w:type="pct"/>
          </w:tcPr>
          <w:p w14:paraId="4ADDE91B" w14:textId="3E287CDA" w:rsidR="005D0FED" w:rsidRPr="00292DEB" w:rsidRDefault="005D0FED" w:rsidP="00DB7CCE">
            <w:pPr>
              <w:spacing w:line="276" w:lineRule="auto"/>
              <w:rPr>
                <w:rFonts w:cs="Arial"/>
              </w:rPr>
            </w:pPr>
            <w:r w:rsidRPr="00292DEB">
              <w:rPr>
                <w:rFonts w:cs="Arial"/>
              </w:rPr>
              <w:t xml:space="preserve">Keine Steuergutschriften für Familien mit Kindern. </w:t>
            </w:r>
          </w:p>
        </w:tc>
        <w:tc>
          <w:tcPr>
            <w:tcW w:w="1370" w:type="pct"/>
          </w:tcPr>
          <w:p w14:paraId="3E447AD7" w14:textId="6E499EDE" w:rsidR="005D0FED" w:rsidRPr="00292DEB" w:rsidRDefault="005D0FED" w:rsidP="00DB7CCE">
            <w:pPr>
              <w:spacing w:line="276" w:lineRule="auto"/>
              <w:rPr>
                <w:rFonts w:cs="Arial"/>
                <w:lang w:val="fr-BE"/>
              </w:rPr>
            </w:pPr>
            <w:r w:rsidRPr="00292DEB">
              <w:rPr>
                <w:rFonts w:cs="Arial"/>
                <w:lang w:val="fr-BE"/>
              </w:rPr>
              <w:t>Pas de crédits d’impôt pour les familles avec enfants.</w:t>
            </w:r>
          </w:p>
        </w:tc>
        <w:tc>
          <w:tcPr>
            <w:tcW w:w="1370" w:type="pct"/>
          </w:tcPr>
          <w:p w14:paraId="5C68AA3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E-IX-26-EL</w:t>
            </w:r>
          </w:p>
          <w:p w14:paraId="3655EC4C"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No tax credits for families with children.</w:t>
            </w:r>
          </w:p>
          <w:p w14:paraId="64294F43" w14:textId="77777777"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01F36FE8"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1FD2B048" w14:textId="067AE70F" w:rsidR="005D0FED" w:rsidRPr="00292DEB" w:rsidRDefault="005D0FED" w:rsidP="00DB7CCE">
            <w:pPr>
              <w:spacing w:line="276" w:lineRule="auto"/>
              <w:rPr>
                <w:rFonts w:cs="Arial"/>
                <w:color w:val="0000FF"/>
                <w:lang w:val="fr-FR"/>
              </w:rPr>
            </w:pPr>
          </w:p>
        </w:tc>
        <w:tc>
          <w:tcPr>
            <w:tcW w:w="127" w:type="pct"/>
          </w:tcPr>
          <w:p w14:paraId="7318D565" w14:textId="77777777" w:rsidR="005D0FED" w:rsidRPr="00292DEB" w:rsidRDefault="005D0FED" w:rsidP="00DB7CCE">
            <w:pPr>
              <w:spacing w:line="276" w:lineRule="auto"/>
              <w:rPr>
                <w:rFonts w:cs="Arial"/>
                <w:color w:val="0000FF"/>
                <w:lang w:val="fr-FR"/>
              </w:rPr>
            </w:pPr>
            <w:r w:rsidRPr="00292DEB">
              <w:rPr>
                <w:rFonts w:cs="Arial"/>
                <w:color w:val="0000FF"/>
                <w:lang w:val="fr-FR"/>
              </w:rPr>
              <w:t>26</w:t>
            </w:r>
          </w:p>
          <w:p w14:paraId="70C1860E" w14:textId="53F09AA1" w:rsidR="005D0FED" w:rsidRPr="00292DEB" w:rsidRDefault="005D0FED" w:rsidP="00DB7CCE">
            <w:pPr>
              <w:spacing w:line="276" w:lineRule="auto"/>
              <w:rPr>
                <w:rFonts w:cs="Arial"/>
                <w:color w:val="0000FF"/>
                <w:lang w:val="fr-FR"/>
              </w:rPr>
            </w:pPr>
          </w:p>
        </w:tc>
        <w:tc>
          <w:tcPr>
            <w:tcW w:w="402" w:type="pct"/>
          </w:tcPr>
          <w:p w14:paraId="1ABF73C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B40C75D" w14:textId="68D71994" w:rsidR="005D0FED" w:rsidRPr="00292DEB" w:rsidRDefault="005D0FED" w:rsidP="00DB7CCE">
            <w:pPr>
              <w:spacing w:line="276" w:lineRule="auto"/>
              <w:rPr>
                <w:rFonts w:cs="Arial"/>
                <w:color w:val="0000FF"/>
                <w:lang w:val="en-GB"/>
              </w:rPr>
            </w:pPr>
          </w:p>
        </w:tc>
      </w:tr>
      <w:tr w:rsidR="005D0FED" w:rsidRPr="00292DEB" w14:paraId="089D604A" w14:textId="77777777" w:rsidTr="005D0FED">
        <w:tc>
          <w:tcPr>
            <w:tcW w:w="193" w:type="pct"/>
          </w:tcPr>
          <w:p w14:paraId="535FD739" w14:textId="77777777" w:rsidR="005D0FED" w:rsidRPr="00292DEB" w:rsidRDefault="005D0FED" w:rsidP="00DB7CCE">
            <w:pPr>
              <w:spacing w:line="276" w:lineRule="auto"/>
              <w:jc w:val="left"/>
              <w:rPr>
                <w:rFonts w:cs="Arial"/>
                <w:lang w:val="es-ES"/>
              </w:rPr>
            </w:pPr>
            <w:r w:rsidRPr="00292DEB">
              <w:rPr>
                <w:rFonts w:cs="Arial"/>
                <w:lang w:val="es-ES"/>
              </w:rPr>
              <w:t>EL</w:t>
            </w:r>
          </w:p>
          <w:p w14:paraId="1ED08060" w14:textId="77777777" w:rsidR="005D0FED" w:rsidRPr="00292DEB" w:rsidRDefault="005D0FED" w:rsidP="00DB7CCE">
            <w:pPr>
              <w:spacing w:line="276" w:lineRule="auto"/>
              <w:jc w:val="left"/>
              <w:rPr>
                <w:rFonts w:cs="Arial"/>
                <w:lang w:val="es-ES"/>
              </w:rPr>
            </w:pPr>
            <w:r w:rsidRPr="00292DEB">
              <w:rPr>
                <w:rFonts w:cs="Arial"/>
                <w:lang w:val="es-ES"/>
              </w:rPr>
              <w:t>EL</w:t>
            </w:r>
          </w:p>
          <w:p w14:paraId="4F4F11DE" w14:textId="4B121FF2" w:rsidR="005D0FED" w:rsidRPr="00292DEB" w:rsidRDefault="005D0FED" w:rsidP="00DB7CCE">
            <w:pPr>
              <w:spacing w:line="276" w:lineRule="auto"/>
              <w:jc w:val="left"/>
              <w:rPr>
                <w:rFonts w:cs="Arial"/>
                <w:lang w:val="es-ES"/>
              </w:rPr>
            </w:pPr>
          </w:p>
        </w:tc>
        <w:tc>
          <w:tcPr>
            <w:tcW w:w="1371" w:type="pct"/>
          </w:tcPr>
          <w:p w14:paraId="196090DA" w14:textId="77777777" w:rsidR="005D0FED" w:rsidRPr="00292DEB" w:rsidRDefault="005D0FED" w:rsidP="00DB7CCE">
            <w:pPr>
              <w:spacing w:line="276" w:lineRule="auto"/>
              <w:rPr>
                <w:rFonts w:cs="Arial"/>
              </w:rPr>
            </w:pPr>
            <w:r w:rsidRPr="00292DEB">
              <w:rPr>
                <w:rFonts w:cs="Arial"/>
              </w:rPr>
              <w:t>Steuerfreibeträge für Familien mit Kindern/Steuererleichterungen für Kinderbetreuung vorhanden.</w:t>
            </w:r>
          </w:p>
          <w:p w14:paraId="276D4040" w14:textId="12E06C3D" w:rsidR="005D0FED" w:rsidRPr="00292DEB" w:rsidRDefault="005D0FED" w:rsidP="00DB7CCE">
            <w:pPr>
              <w:spacing w:line="276" w:lineRule="auto"/>
              <w:rPr>
                <w:rFonts w:cs="Arial"/>
              </w:rPr>
            </w:pPr>
          </w:p>
        </w:tc>
        <w:tc>
          <w:tcPr>
            <w:tcW w:w="1370" w:type="pct"/>
          </w:tcPr>
          <w:p w14:paraId="25469F7C" w14:textId="28A1CBBF" w:rsidR="005D0FED" w:rsidRPr="00292DEB" w:rsidRDefault="005D0FED" w:rsidP="00DB7CCE">
            <w:pPr>
              <w:spacing w:line="276" w:lineRule="auto"/>
              <w:rPr>
                <w:rFonts w:cs="Arial"/>
                <w:lang w:val="fr-BE"/>
              </w:rPr>
            </w:pPr>
            <w:r w:rsidRPr="00292DEB">
              <w:rPr>
                <w:rFonts w:cs="Arial"/>
                <w:lang w:val="fr-BE"/>
              </w:rPr>
              <w:t>Abattements fiscaux pour les familles avec des enfants/allégements fiscaux pour la garde d’enfants.</w:t>
            </w:r>
          </w:p>
        </w:tc>
        <w:tc>
          <w:tcPr>
            <w:tcW w:w="1370" w:type="pct"/>
          </w:tcPr>
          <w:p w14:paraId="1956F8E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E-IX-27-EL</w:t>
            </w:r>
          </w:p>
          <w:p w14:paraId="3898635B"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Tax allowances for families with children/Tax relief for childcare exist.</w:t>
            </w:r>
          </w:p>
          <w:p w14:paraId="21610F6C" w14:textId="1F883137"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01C0965B"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23995EA1" w14:textId="3DC9CCBF" w:rsidR="005D0FED" w:rsidRPr="00292DEB" w:rsidRDefault="005D0FED" w:rsidP="00DB7CCE">
            <w:pPr>
              <w:spacing w:line="276" w:lineRule="auto"/>
              <w:rPr>
                <w:rFonts w:cs="Arial"/>
                <w:color w:val="0000FF"/>
                <w:lang w:val="fr-FR"/>
              </w:rPr>
            </w:pPr>
          </w:p>
        </w:tc>
        <w:tc>
          <w:tcPr>
            <w:tcW w:w="127" w:type="pct"/>
          </w:tcPr>
          <w:p w14:paraId="529BBDC6" w14:textId="77777777" w:rsidR="005D0FED" w:rsidRPr="00292DEB" w:rsidRDefault="005D0FED" w:rsidP="00DB7CCE">
            <w:pPr>
              <w:spacing w:line="276" w:lineRule="auto"/>
              <w:rPr>
                <w:rFonts w:cs="Arial"/>
                <w:color w:val="0000FF"/>
                <w:lang w:val="fr-FR"/>
              </w:rPr>
            </w:pPr>
            <w:r w:rsidRPr="00292DEB">
              <w:rPr>
                <w:rFonts w:cs="Arial"/>
                <w:color w:val="0000FF"/>
                <w:lang w:val="fr-FR"/>
              </w:rPr>
              <w:t>27</w:t>
            </w:r>
          </w:p>
          <w:p w14:paraId="4DD00966" w14:textId="5454C1CD" w:rsidR="005D0FED" w:rsidRPr="00292DEB" w:rsidRDefault="005D0FED" w:rsidP="00DB7CCE">
            <w:pPr>
              <w:spacing w:line="276" w:lineRule="auto"/>
              <w:rPr>
                <w:rFonts w:cs="Arial"/>
                <w:color w:val="0000FF"/>
                <w:lang w:val="fr-FR"/>
              </w:rPr>
            </w:pPr>
          </w:p>
        </w:tc>
        <w:tc>
          <w:tcPr>
            <w:tcW w:w="402" w:type="pct"/>
          </w:tcPr>
          <w:p w14:paraId="3BCC3FC7"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1056FC3" w14:textId="19410B2B" w:rsidR="005D0FED" w:rsidRPr="00292DEB" w:rsidRDefault="005D0FED" w:rsidP="00DB7CCE">
            <w:pPr>
              <w:spacing w:line="276" w:lineRule="auto"/>
              <w:rPr>
                <w:rFonts w:cs="Arial"/>
                <w:color w:val="0000FF"/>
                <w:lang w:val="en-GB"/>
              </w:rPr>
            </w:pPr>
          </w:p>
        </w:tc>
      </w:tr>
      <w:tr w:rsidR="005D0FED" w:rsidRPr="00292DEB" w14:paraId="0E8B9893" w14:textId="77777777" w:rsidTr="005D0FED">
        <w:tc>
          <w:tcPr>
            <w:tcW w:w="193" w:type="pct"/>
          </w:tcPr>
          <w:p w14:paraId="44E2F414" w14:textId="77777777" w:rsidR="005D0FED" w:rsidRPr="00292DEB" w:rsidRDefault="005D0FED" w:rsidP="00DB7CCE">
            <w:pPr>
              <w:spacing w:line="276" w:lineRule="auto"/>
              <w:jc w:val="left"/>
              <w:rPr>
                <w:rFonts w:cs="Arial"/>
                <w:lang w:val="en-GB"/>
              </w:rPr>
            </w:pPr>
            <w:r w:rsidRPr="00292DEB">
              <w:rPr>
                <w:rFonts w:cs="Arial"/>
                <w:lang w:val="en-GB"/>
              </w:rPr>
              <w:t>EL</w:t>
            </w:r>
          </w:p>
          <w:p w14:paraId="51BA710A" w14:textId="77777777" w:rsidR="005D0FED" w:rsidRPr="00292DEB" w:rsidRDefault="005D0FED" w:rsidP="00DB7CCE">
            <w:pPr>
              <w:spacing w:line="276" w:lineRule="auto"/>
              <w:jc w:val="left"/>
              <w:rPr>
                <w:rFonts w:cs="Arial"/>
                <w:lang w:val="en-GB"/>
              </w:rPr>
            </w:pPr>
            <w:r w:rsidRPr="00292DEB">
              <w:rPr>
                <w:rFonts w:cs="Arial"/>
                <w:lang w:val="en-GB"/>
              </w:rPr>
              <w:t>EL</w:t>
            </w:r>
          </w:p>
          <w:p w14:paraId="18839F32" w14:textId="0E3FC6F1" w:rsidR="005D0FED" w:rsidRPr="00292DEB" w:rsidRDefault="005D0FED" w:rsidP="00DB7CCE">
            <w:pPr>
              <w:spacing w:line="276" w:lineRule="auto"/>
              <w:jc w:val="left"/>
              <w:rPr>
                <w:rFonts w:cs="Arial"/>
                <w:lang w:val="es-ES"/>
              </w:rPr>
            </w:pPr>
          </w:p>
        </w:tc>
        <w:tc>
          <w:tcPr>
            <w:tcW w:w="1371" w:type="pct"/>
          </w:tcPr>
          <w:p w14:paraId="62121BFA" w14:textId="77777777" w:rsidR="005D0FED" w:rsidRPr="00292DEB" w:rsidRDefault="005D0FED" w:rsidP="00DB7CCE">
            <w:pPr>
              <w:spacing w:line="276" w:lineRule="auto"/>
              <w:rPr>
                <w:rFonts w:cs="Arial"/>
              </w:rPr>
            </w:pPr>
            <w:r w:rsidRPr="00292DEB">
              <w:rPr>
                <w:rFonts w:cs="Arial"/>
              </w:rPr>
              <w:t>Keine Leistungsanpassung.</w:t>
            </w:r>
          </w:p>
          <w:p w14:paraId="0C7F105E" w14:textId="16997F77" w:rsidR="005D0FED" w:rsidRPr="00292DEB" w:rsidRDefault="005D0FED" w:rsidP="00DB7CCE">
            <w:pPr>
              <w:spacing w:line="276" w:lineRule="auto"/>
              <w:rPr>
                <w:rFonts w:cs="Arial"/>
              </w:rPr>
            </w:pPr>
          </w:p>
        </w:tc>
        <w:tc>
          <w:tcPr>
            <w:tcW w:w="1370" w:type="pct"/>
          </w:tcPr>
          <w:p w14:paraId="793993A1" w14:textId="77777777" w:rsidR="005D0FED" w:rsidRPr="00292DEB" w:rsidRDefault="005D0FED" w:rsidP="00DB7CCE">
            <w:pPr>
              <w:spacing w:line="276" w:lineRule="auto"/>
              <w:rPr>
                <w:rFonts w:cs="Arial"/>
                <w:lang w:val="fr-BE"/>
              </w:rPr>
            </w:pPr>
            <w:r w:rsidRPr="00292DEB">
              <w:rPr>
                <w:rFonts w:cs="Arial"/>
                <w:lang w:val="fr-BE"/>
              </w:rPr>
              <w:t>Pas de revalorisation.</w:t>
            </w:r>
          </w:p>
          <w:p w14:paraId="01A39967" w14:textId="6BC82B7F" w:rsidR="005D0FED" w:rsidRPr="00292DEB" w:rsidRDefault="005D0FED" w:rsidP="00DB7CCE">
            <w:pPr>
              <w:spacing w:line="276" w:lineRule="auto"/>
              <w:rPr>
                <w:rFonts w:cs="Arial"/>
                <w:lang w:val="fr-BE"/>
              </w:rPr>
            </w:pPr>
          </w:p>
        </w:tc>
        <w:tc>
          <w:tcPr>
            <w:tcW w:w="1370" w:type="pct"/>
          </w:tcPr>
          <w:p w14:paraId="492869EF"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E-IX-28-EL</w:t>
            </w:r>
          </w:p>
          <w:p w14:paraId="2E74C16E"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indexation</w:t>
            </w:r>
            <w:proofErr w:type="spellEnd"/>
            <w:r w:rsidRPr="00292DEB">
              <w:rPr>
                <w:color w:val="000000"/>
                <w:sz w:val="15"/>
                <w:szCs w:val="15"/>
                <w:lang w:val="es-ES"/>
              </w:rPr>
              <w:t>.</w:t>
            </w:r>
          </w:p>
          <w:p w14:paraId="7C40C12E" w14:textId="5953FA06"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s-ES"/>
              </w:rPr>
            </w:pPr>
          </w:p>
        </w:tc>
        <w:tc>
          <w:tcPr>
            <w:tcW w:w="167" w:type="pct"/>
          </w:tcPr>
          <w:p w14:paraId="5B400DD4" w14:textId="0E179BBC" w:rsidR="005D0FED" w:rsidRPr="00292DEB" w:rsidRDefault="005D0FED" w:rsidP="00DB7CCE">
            <w:pPr>
              <w:spacing w:line="276" w:lineRule="auto"/>
              <w:rPr>
                <w:rFonts w:cs="Arial"/>
                <w:color w:val="0000FF"/>
                <w:lang w:val="fr-FR"/>
              </w:rPr>
            </w:pPr>
            <w:r w:rsidRPr="00292DEB">
              <w:rPr>
                <w:rFonts w:cs="Arial"/>
                <w:color w:val="0000FF"/>
                <w:lang w:val="fr-FR"/>
              </w:rPr>
              <w:t>9</w:t>
            </w:r>
          </w:p>
        </w:tc>
        <w:tc>
          <w:tcPr>
            <w:tcW w:w="127" w:type="pct"/>
          </w:tcPr>
          <w:p w14:paraId="435F56A8" w14:textId="2C96B94B" w:rsidR="005D0FED" w:rsidRPr="00292DEB" w:rsidRDefault="005D0FED" w:rsidP="00DB7CCE">
            <w:pPr>
              <w:spacing w:line="276" w:lineRule="auto"/>
              <w:rPr>
                <w:rFonts w:cs="Arial"/>
                <w:color w:val="0000FF"/>
                <w:lang w:val="fr-FR"/>
              </w:rPr>
            </w:pPr>
            <w:r w:rsidRPr="00292DEB">
              <w:rPr>
                <w:rFonts w:cs="Arial"/>
                <w:color w:val="0000FF"/>
                <w:lang w:val="fr-FR"/>
              </w:rPr>
              <w:t>28</w:t>
            </w:r>
          </w:p>
        </w:tc>
        <w:tc>
          <w:tcPr>
            <w:tcW w:w="402" w:type="pct"/>
          </w:tcPr>
          <w:p w14:paraId="2D4F412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B8C404D" w14:textId="61D7F1E7" w:rsidR="005D0FED" w:rsidRPr="00292DEB" w:rsidRDefault="005D0FED" w:rsidP="00DB7CCE">
            <w:pPr>
              <w:spacing w:line="276" w:lineRule="auto"/>
              <w:rPr>
                <w:rFonts w:cs="Arial"/>
                <w:color w:val="0000FF"/>
                <w:lang w:val="en-GB"/>
              </w:rPr>
            </w:pPr>
          </w:p>
        </w:tc>
      </w:tr>
      <w:tr w:rsidR="005D0FED" w:rsidRPr="00292DEB" w14:paraId="42F5A490" w14:textId="77777777" w:rsidTr="005D0FED">
        <w:tc>
          <w:tcPr>
            <w:tcW w:w="193" w:type="pct"/>
          </w:tcPr>
          <w:p w14:paraId="55EB8736" w14:textId="77777777" w:rsidR="005D0FED" w:rsidRPr="00292DEB" w:rsidRDefault="005D0FED" w:rsidP="00DB7CCE">
            <w:pPr>
              <w:spacing w:line="276" w:lineRule="auto"/>
              <w:jc w:val="left"/>
              <w:rPr>
                <w:rFonts w:cs="Arial"/>
                <w:lang w:val="es-ES"/>
              </w:rPr>
            </w:pPr>
            <w:r w:rsidRPr="00292DEB">
              <w:rPr>
                <w:rFonts w:cs="Arial"/>
                <w:lang w:val="es-ES"/>
              </w:rPr>
              <w:t>EL</w:t>
            </w:r>
          </w:p>
          <w:p w14:paraId="47AF16D5" w14:textId="77777777" w:rsidR="005D0FED" w:rsidRPr="00292DEB" w:rsidRDefault="005D0FED" w:rsidP="00DB7CCE">
            <w:pPr>
              <w:spacing w:line="276" w:lineRule="auto"/>
              <w:jc w:val="left"/>
              <w:rPr>
                <w:rFonts w:cs="Arial"/>
                <w:lang w:val="es-ES"/>
              </w:rPr>
            </w:pPr>
            <w:r w:rsidRPr="00292DEB">
              <w:rPr>
                <w:rFonts w:cs="Arial"/>
                <w:lang w:val="es-ES"/>
              </w:rPr>
              <w:t>EL</w:t>
            </w:r>
          </w:p>
          <w:p w14:paraId="230BB8A8" w14:textId="77777777" w:rsidR="005D0FED" w:rsidRPr="00292DEB" w:rsidRDefault="005D0FED" w:rsidP="00DB7CCE">
            <w:pPr>
              <w:spacing w:line="276" w:lineRule="auto"/>
              <w:jc w:val="left"/>
              <w:rPr>
                <w:rFonts w:cs="Arial"/>
                <w:lang w:val="es-ES"/>
              </w:rPr>
            </w:pPr>
            <w:r w:rsidRPr="00292DEB">
              <w:rPr>
                <w:rFonts w:cs="Arial"/>
                <w:lang w:val="es-ES"/>
              </w:rPr>
              <w:t>EL</w:t>
            </w:r>
          </w:p>
          <w:p w14:paraId="1C6907A3" w14:textId="5232909D" w:rsidR="005D0FED" w:rsidRPr="00292DEB" w:rsidRDefault="005D0FED" w:rsidP="00DB7CCE">
            <w:pPr>
              <w:spacing w:line="276" w:lineRule="auto"/>
              <w:jc w:val="left"/>
              <w:rPr>
                <w:rFonts w:cs="Arial"/>
                <w:lang w:val="es-ES"/>
              </w:rPr>
            </w:pPr>
          </w:p>
        </w:tc>
        <w:tc>
          <w:tcPr>
            <w:tcW w:w="1371" w:type="pct"/>
          </w:tcPr>
          <w:p w14:paraId="30E1884B" w14:textId="77777777" w:rsidR="005D0FED" w:rsidRPr="00292DEB" w:rsidRDefault="005D0FED" w:rsidP="00DB7CCE">
            <w:pPr>
              <w:pStyle w:val="StandardLinks"/>
              <w:spacing w:line="276" w:lineRule="auto"/>
              <w:jc w:val="both"/>
              <w:rPr>
                <w:rFonts w:cs="Arial"/>
              </w:rPr>
            </w:pPr>
            <w:r w:rsidRPr="00292DEB">
              <w:rPr>
                <w:rFonts w:cs="Arial"/>
              </w:rPr>
              <w:t>Die Leistungen unterliegen nicht der Besteuerung.</w:t>
            </w:r>
          </w:p>
          <w:p w14:paraId="0456AF97" w14:textId="746E8DF2" w:rsidR="005D0FED" w:rsidRPr="00292DEB" w:rsidRDefault="005D0FED" w:rsidP="00DB7CCE">
            <w:pPr>
              <w:spacing w:line="276" w:lineRule="auto"/>
              <w:rPr>
                <w:rFonts w:cs="Arial"/>
              </w:rPr>
            </w:pPr>
          </w:p>
        </w:tc>
        <w:tc>
          <w:tcPr>
            <w:tcW w:w="1370" w:type="pct"/>
          </w:tcPr>
          <w:p w14:paraId="0C9AF040" w14:textId="5C5AF2D7" w:rsidR="005D0FED" w:rsidRPr="00292DEB" w:rsidRDefault="005D0FED" w:rsidP="00DB7CCE">
            <w:pPr>
              <w:spacing w:line="276" w:lineRule="auto"/>
              <w:rPr>
                <w:rFonts w:cs="Arial"/>
                <w:lang w:val="fr-BE"/>
              </w:rPr>
            </w:pPr>
            <w:r w:rsidRPr="00292DEB">
              <w:rPr>
                <w:rFonts w:cs="Arial"/>
                <w:lang w:val="fr-BE"/>
              </w:rPr>
              <w:t xml:space="preserve">Les prestations ne sont pas soumises à l’impôt. </w:t>
            </w:r>
          </w:p>
        </w:tc>
        <w:tc>
          <w:tcPr>
            <w:tcW w:w="1370" w:type="pct"/>
          </w:tcPr>
          <w:p w14:paraId="502D570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E-IX-29-EL</w:t>
            </w:r>
          </w:p>
          <w:p w14:paraId="766F841F"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Benefits are not subject to tax.</w:t>
            </w:r>
          </w:p>
          <w:p w14:paraId="2EFF8A2A" w14:textId="51CCA02B"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1C64289B" w14:textId="4285241C" w:rsidR="005D0FED" w:rsidRPr="00292DEB" w:rsidRDefault="005D0FED" w:rsidP="00DB7CCE">
            <w:pPr>
              <w:spacing w:line="276" w:lineRule="auto"/>
              <w:rPr>
                <w:rFonts w:cs="Arial"/>
                <w:color w:val="0000FF"/>
                <w:lang w:val="fr-FR"/>
              </w:rPr>
            </w:pPr>
            <w:r w:rsidRPr="00292DEB">
              <w:rPr>
                <w:rFonts w:cs="Arial"/>
                <w:color w:val="0000FF"/>
                <w:lang w:val="fr-FR"/>
              </w:rPr>
              <w:t>9</w:t>
            </w:r>
          </w:p>
        </w:tc>
        <w:tc>
          <w:tcPr>
            <w:tcW w:w="127" w:type="pct"/>
          </w:tcPr>
          <w:p w14:paraId="49767064" w14:textId="5BB372C9" w:rsidR="005D0FED" w:rsidRPr="00292DEB" w:rsidRDefault="005D0FED" w:rsidP="00DB7CCE">
            <w:pPr>
              <w:spacing w:line="276" w:lineRule="auto"/>
              <w:rPr>
                <w:rFonts w:cs="Arial"/>
                <w:color w:val="0000FF"/>
                <w:lang w:val="fr-FR"/>
              </w:rPr>
            </w:pPr>
            <w:r w:rsidRPr="00292DEB">
              <w:rPr>
                <w:rFonts w:cs="Arial"/>
                <w:color w:val="0000FF"/>
                <w:lang w:val="fr-FR"/>
              </w:rPr>
              <w:t>29</w:t>
            </w:r>
          </w:p>
        </w:tc>
        <w:tc>
          <w:tcPr>
            <w:tcW w:w="402" w:type="pct"/>
          </w:tcPr>
          <w:p w14:paraId="0E47650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FC27B00" w14:textId="1045DCD0" w:rsidR="005D0FED" w:rsidRPr="00292DEB" w:rsidRDefault="005D0FED" w:rsidP="00DB7CCE">
            <w:pPr>
              <w:spacing w:line="276" w:lineRule="auto"/>
              <w:rPr>
                <w:rFonts w:cs="Arial"/>
                <w:color w:val="0000FF"/>
                <w:lang w:val="en-GB"/>
              </w:rPr>
            </w:pPr>
          </w:p>
        </w:tc>
      </w:tr>
      <w:tr w:rsidR="005D0FED" w:rsidRPr="00292DEB" w14:paraId="2B2A71FC" w14:textId="77777777" w:rsidTr="005D0FED">
        <w:tc>
          <w:tcPr>
            <w:tcW w:w="193" w:type="pct"/>
          </w:tcPr>
          <w:p w14:paraId="684682AD" w14:textId="77777777" w:rsidR="005D0FED" w:rsidRPr="00292DEB" w:rsidRDefault="005D0FED" w:rsidP="00DB7CCE">
            <w:pPr>
              <w:spacing w:line="276" w:lineRule="auto"/>
              <w:jc w:val="left"/>
              <w:rPr>
                <w:rFonts w:cs="Arial"/>
                <w:lang w:val="es-ES"/>
              </w:rPr>
            </w:pPr>
            <w:r w:rsidRPr="00292DEB">
              <w:rPr>
                <w:rFonts w:cs="Arial"/>
                <w:lang w:val="es-ES"/>
              </w:rPr>
              <w:t>EL</w:t>
            </w:r>
          </w:p>
          <w:p w14:paraId="74100EC5" w14:textId="77777777" w:rsidR="005D0FED" w:rsidRPr="00292DEB" w:rsidRDefault="005D0FED" w:rsidP="00DB7CCE">
            <w:pPr>
              <w:spacing w:line="276" w:lineRule="auto"/>
              <w:jc w:val="left"/>
              <w:rPr>
                <w:rFonts w:cs="Arial"/>
                <w:lang w:val="es-ES"/>
              </w:rPr>
            </w:pPr>
            <w:r w:rsidRPr="00292DEB">
              <w:rPr>
                <w:rFonts w:cs="Arial"/>
                <w:lang w:val="es-ES"/>
              </w:rPr>
              <w:t>EL</w:t>
            </w:r>
          </w:p>
          <w:p w14:paraId="2713994C" w14:textId="77777777" w:rsidR="005D0FED" w:rsidRPr="00292DEB" w:rsidRDefault="005D0FED" w:rsidP="00DB7CCE">
            <w:pPr>
              <w:spacing w:line="276" w:lineRule="auto"/>
              <w:jc w:val="left"/>
              <w:rPr>
                <w:rFonts w:cs="Arial"/>
                <w:lang w:val="es-ES"/>
              </w:rPr>
            </w:pPr>
            <w:r w:rsidRPr="00292DEB">
              <w:rPr>
                <w:rFonts w:cs="Arial"/>
                <w:lang w:val="es-ES"/>
              </w:rPr>
              <w:t>EL</w:t>
            </w:r>
          </w:p>
          <w:p w14:paraId="07EE5CD7" w14:textId="7A59F630" w:rsidR="005D0FED" w:rsidRPr="00292DEB" w:rsidRDefault="005D0FED" w:rsidP="00DB7CCE">
            <w:pPr>
              <w:spacing w:line="276" w:lineRule="auto"/>
              <w:jc w:val="left"/>
              <w:rPr>
                <w:rFonts w:cs="Arial"/>
                <w:lang w:val="es-ES"/>
              </w:rPr>
            </w:pPr>
          </w:p>
        </w:tc>
        <w:tc>
          <w:tcPr>
            <w:tcW w:w="1371" w:type="pct"/>
          </w:tcPr>
          <w:p w14:paraId="64FF585B" w14:textId="77777777" w:rsidR="005D0FED" w:rsidRPr="00292DEB" w:rsidRDefault="005D0FED" w:rsidP="00DB7CCE">
            <w:pPr>
              <w:pStyle w:val="StandardLinks"/>
              <w:spacing w:line="276" w:lineRule="auto"/>
              <w:jc w:val="both"/>
              <w:rPr>
                <w:rFonts w:cs="Arial"/>
              </w:rPr>
            </w:pPr>
            <w:r w:rsidRPr="00292DEB">
              <w:rPr>
                <w:rFonts w:cs="Arial"/>
              </w:rPr>
              <w:t>Nicht anwendbar: Leistungen unterliegen nicht der Besteuerung.</w:t>
            </w:r>
          </w:p>
          <w:p w14:paraId="5E6C55A2" w14:textId="28231592" w:rsidR="005D0FED" w:rsidRPr="00292DEB" w:rsidRDefault="005D0FED" w:rsidP="00DB7CCE">
            <w:pPr>
              <w:spacing w:line="276" w:lineRule="auto"/>
              <w:rPr>
                <w:rFonts w:cs="Arial"/>
              </w:rPr>
            </w:pPr>
          </w:p>
        </w:tc>
        <w:tc>
          <w:tcPr>
            <w:tcW w:w="1370" w:type="pct"/>
          </w:tcPr>
          <w:p w14:paraId="7D1E0429" w14:textId="5C1A5CAC" w:rsidR="005D0FED" w:rsidRPr="00292DEB" w:rsidRDefault="005D0FED" w:rsidP="00DB7CCE">
            <w:pPr>
              <w:spacing w:line="276" w:lineRule="auto"/>
              <w:rPr>
                <w:rFonts w:cs="Arial"/>
                <w:lang w:val="fr-BE"/>
              </w:rPr>
            </w:pPr>
            <w:r w:rsidRPr="00292DEB">
              <w:rPr>
                <w:rFonts w:cs="Arial"/>
                <w:bCs/>
                <w:lang w:val="fr-BE"/>
              </w:rPr>
              <w:t>Pas applicable: les prestations ne sont pas imposables.</w:t>
            </w:r>
          </w:p>
        </w:tc>
        <w:tc>
          <w:tcPr>
            <w:tcW w:w="1370" w:type="pct"/>
          </w:tcPr>
          <w:p w14:paraId="2F2C936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E-IX-30-EL</w:t>
            </w:r>
          </w:p>
          <w:p w14:paraId="5C1F668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Not applicable: benefits are not subject to tax.</w:t>
            </w:r>
          </w:p>
          <w:p w14:paraId="039290B5" w14:textId="24EC6C42"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8C63451" w14:textId="4BFB9670" w:rsidR="005D0FED" w:rsidRPr="00292DEB" w:rsidRDefault="005D0FED" w:rsidP="00DB7CCE">
            <w:pPr>
              <w:spacing w:line="276" w:lineRule="auto"/>
              <w:rPr>
                <w:rFonts w:cs="Arial"/>
                <w:color w:val="0000FF"/>
                <w:lang w:val="fr-FR"/>
              </w:rPr>
            </w:pPr>
            <w:r w:rsidRPr="00292DEB">
              <w:rPr>
                <w:rFonts w:cs="Arial"/>
                <w:color w:val="0000FF"/>
                <w:lang w:val="fr-FR"/>
              </w:rPr>
              <w:t>9</w:t>
            </w:r>
          </w:p>
        </w:tc>
        <w:tc>
          <w:tcPr>
            <w:tcW w:w="127" w:type="pct"/>
          </w:tcPr>
          <w:p w14:paraId="56D1C29E" w14:textId="2B1AEE02" w:rsidR="005D0FED" w:rsidRPr="00292DEB" w:rsidRDefault="005D0FED" w:rsidP="00DB7CCE">
            <w:pPr>
              <w:spacing w:line="276" w:lineRule="auto"/>
              <w:rPr>
                <w:rFonts w:cs="Arial"/>
                <w:color w:val="0000FF"/>
                <w:lang w:val="fr-FR"/>
              </w:rPr>
            </w:pPr>
            <w:r w:rsidRPr="00292DEB">
              <w:rPr>
                <w:rFonts w:cs="Arial"/>
                <w:color w:val="0000FF"/>
                <w:lang w:val="fr-FR"/>
              </w:rPr>
              <w:t>30</w:t>
            </w:r>
          </w:p>
        </w:tc>
        <w:tc>
          <w:tcPr>
            <w:tcW w:w="402" w:type="pct"/>
          </w:tcPr>
          <w:p w14:paraId="43299EF7"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8241445" w14:textId="0F74A529" w:rsidR="005D0FED" w:rsidRPr="00292DEB" w:rsidRDefault="005D0FED" w:rsidP="00DB7CCE">
            <w:pPr>
              <w:spacing w:line="276" w:lineRule="auto"/>
              <w:rPr>
                <w:rFonts w:cs="Arial"/>
                <w:color w:val="0000FF"/>
                <w:lang w:val="en-GB"/>
              </w:rPr>
            </w:pPr>
          </w:p>
        </w:tc>
      </w:tr>
      <w:tr w:rsidR="005D0FED" w:rsidRPr="00292DEB" w14:paraId="6CE30836" w14:textId="77777777" w:rsidTr="005D0FED">
        <w:tc>
          <w:tcPr>
            <w:tcW w:w="193" w:type="pct"/>
          </w:tcPr>
          <w:p w14:paraId="5441F569" w14:textId="77777777" w:rsidR="005D0FED" w:rsidRPr="00292DEB" w:rsidRDefault="005D0FED" w:rsidP="00DB7CCE">
            <w:pPr>
              <w:spacing w:line="276" w:lineRule="auto"/>
              <w:jc w:val="left"/>
              <w:rPr>
                <w:rFonts w:cs="Arial"/>
                <w:lang w:val="es-ES"/>
              </w:rPr>
            </w:pPr>
            <w:r w:rsidRPr="00292DEB">
              <w:rPr>
                <w:rFonts w:cs="Arial"/>
                <w:lang w:val="es-ES"/>
              </w:rPr>
              <w:t>EL</w:t>
            </w:r>
          </w:p>
          <w:p w14:paraId="0170ADD7" w14:textId="77777777" w:rsidR="005D0FED" w:rsidRPr="00292DEB" w:rsidRDefault="005D0FED" w:rsidP="00DB7CCE">
            <w:pPr>
              <w:spacing w:line="276" w:lineRule="auto"/>
              <w:jc w:val="left"/>
              <w:rPr>
                <w:rFonts w:cs="Arial"/>
                <w:lang w:val="es-ES"/>
              </w:rPr>
            </w:pPr>
            <w:r w:rsidRPr="00292DEB">
              <w:rPr>
                <w:rFonts w:cs="Arial"/>
                <w:lang w:val="es-ES"/>
              </w:rPr>
              <w:t>EL</w:t>
            </w:r>
          </w:p>
          <w:p w14:paraId="16639F00" w14:textId="5AC9CBC6" w:rsidR="005D0FED" w:rsidRPr="00292DEB" w:rsidRDefault="005D0FED" w:rsidP="00DB7CCE">
            <w:pPr>
              <w:spacing w:line="276" w:lineRule="auto"/>
              <w:jc w:val="left"/>
              <w:rPr>
                <w:rFonts w:cs="Arial"/>
                <w:lang w:val="es-ES"/>
              </w:rPr>
            </w:pPr>
            <w:r w:rsidRPr="00292DEB">
              <w:rPr>
                <w:rFonts w:cs="Arial"/>
                <w:lang w:val="es-ES"/>
              </w:rPr>
              <w:t>EL</w:t>
            </w:r>
          </w:p>
        </w:tc>
        <w:tc>
          <w:tcPr>
            <w:tcW w:w="1371" w:type="pct"/>
          </w:tcPr>
          <w:p w14:paraId="06D77D4C" w14:textId="1FDE4E0C" w:rsidR="005D0FED" w:rsidRPr="00292DEB" w:rsidRDefault="005D0FED" w:rsidP="00DB7CCE">
            <w:pPr>
              <w:spacing w:line="276" w:lineRule="auto"/>
              <w:rPr>
                <w:rFonts w:cs="Arial"/>
              </w:rPr>
            </w:pPr>
            <w:r w:rsidRPr="00292DEB">
              <w:rPr>
                <w:rFonts w:cs="Arial"/>
              </w:rPr>
              <w:t>Keine Sozialabgaben zahlbar.</w:t>
            </w:r>
          </w:p>
        </w:tc>
        <w:tc>
          <w:tcPr>
            <w:tcW w:w="1370" w:type="pct"/>
          </w:tcPr>
          <w:p w14:paraId="13EE8C3A" w14:textId="2E64F7B4" w:rsidR="005D0FED" w:rsidRPr="00292DEB" w:rsidRDefault="005D0FED" w:rsidP="00DB7CCE">
            <w:pPr>
              <w:spacing w:line="276" w:lineRule="auto"/>
              <w:rPr>
                <w:rFonts w:cs="Arial"/>
                <w:lang w:val="fr-BE"/>
              </w:rPr>
            </w:pPr>
            <w:r w:rsidRPr="00292DEB">
              <w:rPr>
                <w:rFonts w:cs="Arial"/>
                <w:lang w:val="fr-BE"/>
              </w:rPr>
              <w:t>Pas de cotisations dues.</w:t>
            </w:r>
          </w:p>
        </w:tc>
        <w:tc>
          <w:tcPr>
            <w:tcW w:w="1370" w:type="pct"/>
          </w:tcPr>
          <w:p w14:paraId="3BAD24E8"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E-IX-31-EL</w:t>
            </w:r>
          </w:p>
          <w:p w14:paraId="7C6DA647"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contributions</w:t>
            </w:r>
            <w:proofErr w:type="spellEnd"/>
            <w:r w:rsidRPr="00292DEB">
              <w:rPr>
                <w:color w:val="000000"/>
                <w:sz w:val="15"/>
                <w:szCs w:val="15"/>
                <w:lang w:val="es-ES"/>
              </w:rPr>
              <w:t xml:space="preserve"> </w:t>
            </w:r>
            <w:proofErr w:type="spellStart"/>
            <w:r w:rsidRPr="00292DEB">
              <w:rPr>
                <w:color w:val="000000"/>
                <w:sz w:val="15"/>
                <w:szCs w:val="15"/>
                <w:lang w:val="es-ES"/>
              </w:rPr>
              <w:t>payable</w:t>
            </w:r>
            <w:proofErr w:type="spellEnd"/>
            <w:r w:rsidRPr="00292DEB">
              <w:rPr>
                <w:color w:val="000000"/>
                <w:sz w:val="15"/>
                <w:szCs w:val="15"/>
                <w:lang w:val="es-ES"/>
              </w:rPr>
              <w:t>.</w:t>
            </w:r>
          </w:p>
          <w:p w14:paraId="418648B7" w14:textId="3D3247FD"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s-ES"/>
              </w:rPr>
            </w:pPr>
          </w:p>
        </w:tc>
        <w:tc>
          <w:tcPr>
            <w:tcW w:w="167" w:type="pct"/>
          </w:tcPr>
          <w:p w14:paraId="57A05E6F" w14:textId="3813C439" w:rsidR="005D0FED" w:rsidRPr="00292DEB" w:rsidRDefault="005D0FED" w:rsidP="00DB7CCE">
            <w:pPr>
              <w:spacing w:line="276" w:lineRule="auto"/>
              <w:rPr>
                <w:rFonts w:cs="Arial"/>
                <w:color w:val="0000FF"/>
                <w:lang w:val="fr-FR"/>
              </w:rPr>
            </w:pPr>
            <w:r w:rsidRPr="00292DEB">
              <w:rPr>
                <w:rFonts w:cs="Arial"/>
                <w:color w:val="0000FF"/>
                <w:lang w:val="fr-FR"/>
              </w:rPr>
              <w:t>9</w:t>
            </w:r>
          </w:p>
        </w:tc>
        <w:tc>
          <w:tcPr>
            <w:tcW w:w="127" w:type="pct"/>
          </w:tcPr>
          <w:p w14:paraId="3E53ACE1" w14:textId="7A0663E2" w:rsidR="005D0FED" w:rsidRPr="00292DEB" w:rsidRDefault="005D0FED" w:rsidP="00DB7CCE">
            <w:pPr>
              <w:spacing w:line="276" w:lineRule="auto"/>
              <w:rPr>
                <w:rFonts w:cs="Arial"/>
                <w:color w:val="0000FF"/>
                <w:lang w:val="fr-FR"/>
              </w:rPr>
            </w:pPr>
            <w:r w:rsidRPr="00292DEB">
              <w:rPr>
                <w:rFonts w:cs="Arial"/>
                <w:color w:val="0000FF"/>
                <w:lang w:val="fr-FR"/>
              </w:rPr>
              <w:t>31</w:t>
            </w:r>
          </w:p>
        </w:tc>
        <w:tc>
          <w:tcPr>
            <w:tcW w:w="402" w:type="pct"/>
          </w:tcPr>
          <w:p w14:paraId="5006277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B1C0470" w14:textId="6232C03F" w:rsidR="005D0FED" w:rsidRPr="00292DEB" w:rsidRDefault="005D0FED" w:rsidP="00DB7CCE">
            <w:pPr>
              <w:spacing w:line="276" w:lineRule="auto"/>
              <w:rPr>
                <w:rFonts w:cs="Arial"/>
                <w:color w:val="0000FF"/>
                <w:lang w:val="en-GB"/>
              </w:rPr>
            </w:pPr>
          </w:p>
        </w:tc>
      </w:tr>
      <w:tr w:rsidR="005D0FED" w:rsidRPr="00292DEB" w14:paraId="7F922418" w14:textId="77777777" w:rsidTr="005D0FED">
        <w:tc>
          <w:tcPr>
            <w:tcW w:w="193" w:type="pct"/>
          </w:tcPr>
          <w:p w14:paraId="5CBF036A" w14:textId="7807693F" w:rsidR="005D0FED" w:rsidRPr="00292DEB" w:rsidRDefault="005D0FED" w:rsidP="00DB7CCE">
            <w:pPr>
              <w:spacing w:line="276" w:lineRule="auto"/>
              <w:jc w:val="left"/>
              <w:rPr>
                <w:rFonts w:cs="Arial"/>
                <w:lang w:val="es-ES"/>
              </w:rPr>
            </w:pPr>
            <w:r w:rsidRPr="00292DEB">
              <w:rPr>
                <w:rFonts w:cs="Arial"/>
                <w:lang w:val="en-GB"/>
              </w:rPr>
              <w:t>EL</w:t>
            </w:r>
          </w:p>
        </w:tc>
        <w:tc>
          <w:tcPr>
            <w:tcW w:w="1371" w:type="pct"/>
          </w:tcPr>
          <w:p w14:paraId="26F2E6D4" w14:textId="21DC667B" w:rsidR="005D0FED" w:rsidRPr="00292DEB" w:rsidRDefault="005D0FED" w:rsidP="00DB7CCE">
            <w:pPr>
              <w:spacing w:line="276" w:lineRule="auto"/>
              <w:rPr>
                <w:rFonts w:cs="Arial"/>
              </w:rPr>
            </w:pPr>
            <w:r w:rsidRPr="00292DEB">
              <w:rPr>
                <w:rFonts w:cs="Arial"/>
              </w:rPr>
              <w:t xml:space="preserve">Selbstständige sind vom allgemeinen System abgedeckt. </w:t>
            </w:r>
          </w:p>
        </w:tc>
        <w:tc>
          <w:tcPr>
            <w:tcW w:w="1370" w:type="pct"/>
          </w:tcPr>
          <w:p w14:paraId="1F543482" w14:textId="77777777" w:rsidR="005D0FED" w:rsidRPr="00292DEB" w:rsidRDefault="005D0FED" w:rsidP="00DB7CCE">
            <w:pPr>
              <w:spacing w:line="276" w:lineRule="auto"/>
              <w:rPr>
                <w:rFonts w:cs="Arial"/>
                <w:lang w:val="fr-BE"/>
              </w:rPr>
            </w:pPr>
            <w:r w:rsidRPr="00292DEB">
              <w:rPr>
                <w:rFonts w:cs="Arial"/>
                <w:lang w:val="fr-BE"/>
              </w:rPr>
              <w:t>Les travailleurs indépendants sont couverts par le régime général.</w:t>
            </w:r>
          </w:p>
          <w:p w14:paraId="4F8E2D61" w14:textId="310C08BC" w:rsidR="005D0FED" w:rsidRPr="00292DEB" w:rsidRDefault="005D0FED" w:rsidP="00DB7CCE">
            <w:pPr>
              <w:spacing w:line="276" w:lineRule="auto"/>
              <w:rPr>
                <w:rFonts w:cs="Arial"/>
                <w:lang w:val="fr-BE"/>
              </w:rPr>
            </w:pPr>
          </w:p>
        </w:tc>
        <w:tc>
          <w:tcPr>
            <w:tcW w:w="1370" w:type="pct"/>
          </w:tcPr>
          <w:p w14:paraId="1590F55F" w14:textId="77777777" w:rsidR="005D0FED" w:rsidRPr="00292DEB" w:rsidRDefault="005D0FED" w:rsidP="00DB7CCE">
            <w:pPr>
              <w:rPr>
                <w:rFonts w:cs="Arial"/>
                <w:i/>
                <w:iCs/>
                <w:lang w:val="en-GB"/>
              </w:rPr>
            </w:pPr>
            <w:r w:rsidRPr="00292DEB">
              <w:rPr>
                <w:rFonts w:cs="Arial"/>
                <w:iCs/>
                <w:lang w:val="en-GB"/>
              </w:rPr>
              <w:t>Self-employed are covered by the general scheme</w:t>
            </w:r>
            <w:del w:id="342" w:author="Author">
              <w:r w:rsidRPr="00292DEB">
                <w:rPr>
                  <w:rFonts w:cs="Arial"/>
                  <w:iCs/>
                  <w:lang w:val="en-GB"/>
                </w:rPr>
                <w:delText>.</w:delText>
              </w:r>
            </w:del>
            <w:ins w:id="343" w:author="Author">
              <w:r w:rsidRPr="00292DEB">
                <w:rPr>
                  <w:rFonts w:cs="Arial"/>
                  <w:iCs/>
                  <w:lang w:val="en-GB"/>
                </w:rPr>
                <w:t xml:space="preserve"> (</w:t>
              </w:r>
              <w:r w:rsidRPr="00292DEB">
                <w:rPr>
                  <w:rFonts w:cs="Arial"/>
                  <w:color w:val="008000"/>
                  <w:lang w:val="en-GB"/>
                </w:rPr>
                <w:t>Child benefit)</w:t>
              </w:r>
              <w:r w:rsidRPr="00292DEB">
                <w:rPr>
                  <w:rFonts w:cs="Arial"/>
                  <w:iCs/>
                  <w:lang w:val="en-GB"/>
                </w:rPr>
                <w:t>.</w:t>
              </w:r>
            </w:ins>
            <w:r w:rsidRPr="00292DEB">
              <w:rPr>
                <w:rFonts w:cs="Arial"/>
                <w:iCs/>
                <w:lang w:val="en-GB"/>
              </w:rPr>
              <w:t xml:space="preserve"> </w:t>
            </w:r>
          </w:p>
          <w:p w14:paraId="1C6FBE54" w14:textId="268BFBAF"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05E55910" w14:textId="2CE320EE" w:rsidR="005D0FED" w:rsidRPr="00292DEB" w:rsidRDefault="005D0FED" w:rsidP="00DB7CCE">
            <w:pPr>
              <w:spacing w:line="276" w:lineRule="auto"/>
              <w:rPr>
                <w:rFonts w:cs="Arial"/>
                <w:color w:val="0000FF"/>
                <w:lang w:val="fr-FR"/>
              </w:rPr>
            </w:pPr>
            <w:r w:rsidRPr="00292DEB">
              <w:rPr>
                <w:rFonts w:cs="Arial"/>
                <w:color w:val="0000FF"/>
              </w:rPr>
              <w:t>9</w:t>
            </w:r>
          </w:p>
        </w:tc>
        <w:tc>
          <w:tcPr>
            <w:tcW w:w="127" w:type="pct"/>
          </w:tcPr>
          <w:p w14:paraId="4A96654C" w14:textId="7916F43E" w:rsidR="005D0FED" w:rsidRPr="00292DEB" w:rsidRDefault="005D0FED" w:rsidP="00DB7CCE">
            <w:pPr>
              <w:spacing w:line="276" w:lineRule="auto"/>
              <w:rPr>
                <w:rFonts w:cs="Arial"/>
                <w:color w:val="0000FF"/>
                <w:lang w:val="fr-FR"/>
              </w:rPr>
            </w:pPr>
            <w:r w:rsidRPr="00292DEB">
              <w:rPr>
                <w:rFonts w:cs="Arial"/>
                <w:color w:val="0000FF"/>
              </w:rPr>
              <w:t>32</w:t>
            </w:r>
          </w:p>
        </w:tc>
        <w:tc>
          <w:tcPr>
            <w:tcW w:w="402" w:type="pct"/>
          </w:tcPr>
          <w:p w14:paraId="06B8EE14" w14:textId="4EE36FDF" w:rsidR="005D0FED" w:rsidRPr="00292DEB" w:rsidRDefault="005D0FED" w:rsidP="00DB7CCE">
            <w:pPr>
              <w:spacing w:line="276" w:lineRule="auto"/>
              <w:rPr>
                <w:rFonts w:cs="Arial"/>
                <w:color w:val="0000FF"/>
                <w:lang w:val="en-GB"/>
              </w:rPr>
            </w:pPr>
            <w:r w:rsidRPr="00292DEB">
              <w:rPr>
                <w:rFonts w:cs="Arial"/>
                <w:color w:val="0000FF"/>
                <w:lang w:val="en-GB"/>
              </w:rPr>
              <w:t>GREECE</w:t>
            </w:r>
          </w:p>
        </w:tc>
      </w:tr>
      <w:tr w:rsidR="005D0FED" w:rsidRPr="00292DEB" w14:paraId="40E50C74" w14:textId="77777777" w:rsidTr="005D0FED">
        <w:tc>
          <w:tcPr>
            <w:tcW w:w="193" w:type="pct"/>
          </w:tcPr>
          <w:p w14:paraId="247F9AB7" w14:textId="1EF7FEA4" w:rsidR="005D0FED" w:rsidRPr="00292DEB" w:rsidRDefault="005D0FED" w:rsidP="00DB7CCE">
            <w:pPr>
              <w:spacing w:line="276" w:lineRule="auto"/>
              <w:jc w:val="left"/>
              <w:rPr>
                <w:rFonts w:cs="Arial"/>
                <w:lang w:val="es-ES"/>
              </w:rPr>
            </w:pPr>
            <w:r w:rsidRPr="00292DEB">
              <w:rPr>
                <w:rFonts w:cs="Arial"/>
                <w:lang w:val="en-GB"/>
              </w:rPr>
              <w:t>EL</w:t>
            </w:r>
          </w:p>
        </w:tc>
        <w:tc>
          <w:tcPr>
            <w:tcW w:w="1371" w:type="pct"/>
          </w:tcPr>
          <w:p w14:paraId="4E5F2AD5" w14:textId="4E079FB9" w:rsidR="005D0FED" w:rsidRPr="00292DEB" w:rsidRDefault="005D0FED" w:rsidP="00DB7CCE">
            <w:pPr>
              <w:spacing w:line="276" w:lineRule="auto"/>
              <w:rPr>
                <w:rFonts w:cs="Arial"/>
              </w:rPr>
            </w:pPr>
            <w:r w:rsidRPr="00292DEB">
              <w:rPr>
                <w:rFonts w:cs="Arial"/>
              </w:rPr>
              <w:t>Universelles System. Wohnsitzgebunden und steuerabhängig.</w:t>
            </w:r>
          </w:p>
        </w:tc>
        <w:tc>
          <w:tcPr>
            <w:tcW w:w="1370" w:type="pct"/>
          </w:tcPr>
          <w:p w14:paraId="0583CA72" w14:textId="77777777" w:rsidR="005D0FED" w:rsidRPr="00292DEB" w:rsidRDefault="005D0FED" w:rsidP="00DB7CCE">
            <w:pPr>
              <w:spacing w:line="276" w:lineRule="auto"/>
              <w:rPr>
                <w:rFonts w:cs="Arial"/>
                <w:lang w:val="fr-BE"/>
              </w:rPr>
            </w:pPr>
            <w:r w:rsidRPr="00292DEB">
              <w:rPr>
                <w:rFonts w:cs="Arial"/>
                <w:lang w:val="fr-BE"/>
              </w:rPr>
              <w:t>Régime universel. Fondé sur le lieu de résidence et sur l’impôt.</w:t>
            </w:r>
          </w:p>
          <w:p w14:paraId="33FB0ABE" w14:textId="1587603D" w:rsidR="005D0FED" w:rsidRPr="00292DEB" w:rsidRDefault="005D0FED" w:rsidP="00DB7CCE">
            <w:pPr>
              <w:spacing w:line="276" w:lineRule="auto"/>
              <w:rPr>
                <w:rFonts w:cs="Arial"/>
                <w:lang w:val="fr-BE"/>
              </w:rPr>
            </w:pPr>
          </w:p>
        </w:tc>
        <w:tc>
          <w:tcPr>
            <w:tcW w:w="1370" w:type="pct"/>
          </w:tcPr>
          <w:p w14:paraId="40D7DAF0" w14:textId="31ED6E2B"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ins w:id="344" w:author="Author">
              <w:r w:rsidRPr="00292DEB">
                <w:rPr>
                  <w:color w:val="008000"/>
                  <w:sz w:val="15"/>
                  <w:szCs w:val="15"/>
                  <w:lang w:val="en-GB"/>
                </w:rPr>
                <w:t>Child benefit</w:t>
              </w:r>
              <w:r w:rsidRPr="00292DEB">
                <w:rPr>
                  <w:color w:val="000000"/>
                  <w:sz w:val="15"/>
                  <w:szCs w:val="15"/>
                  <w:lang w:val="en-GB"/>
                </w:rPr>
                <w:t xml:space="preserve">: </w:t>
              </w:r>
            </w:ins>
            <w:r w:rsidRPr="00292DEB">
              <w:rPr>
                <w:iCs/>
                <w:sz w:val="15"/>
                <w:szCs w:val="15"/>
                <w:lang w:val="en-GB"/>
              </w:rPr>
              <w:t>Universal system. Residence-based and tax-based.</w:t>
            </w:r>
          </w:p>
        </w:tc>
        <w:tc>
          <w:tcPr>
            <w:tcW w:w="167" w:type="pct"/>
          </w:tcPr>
          <w:p w14:paraId="33F700B4" w14:textId="03740504" w:rsidR="005D0FED" w:rsidRPr="00292DEB" w:rsidRDefault="005D0FED" w:rsidP="00DB7CCE">
            <w:pPr>
              <w:spacing w:line="276" w:lineRule="auto"/>
              <w:rPr>
                <w:rFonts w:cs="Arial"/>
                <w:color w:val="0000FF"/>
                <w:lang w:val="fr-FR"/>
              </w:rPr>
            </w:pPr>
            <w:r w:rsidRPr="00292DEB">
              <w:rPr>
                <w:rFonts w:cs="Arial"/>
                <w:color w:val="0000FF"/>
              </w:rPr>
              <w:t>9</w:t>
            </w:r>
          </w:p>
        </w:tc>
        <w:tc>
          <w:tcPr>
            <w:tcW w:w="127" w:type="pct"/>
          </w:tcPr>
          <w:p w14:paraId="25E2D93A" w14:textId="0218B97F" w:rsidR="005D0FED" w:rsidRPr="00292DEB" w:rsidRDefault="005D0FED" w:rsidP="00DB7CCE">
            <w:pPr>
              <w:spacing w:line="276" w:lineRule="auto"/>
              <w:rPr>
                <w:rFonts w:cs="Arial"/>
                <w:color w:val="0000FF"/>
                <w:lang w:val="fr-FR"/>
              </w:rPr>
            </w:pPr>
            <w:r w:rsidRPr="00292DEB">
              <w:rPr>
                <w:rFonts w:cs="Arial"/>
                <w:color w:val="0000FF"/>
              </w:rPr>
              <w:t>33</w:t>
            </w:r>
          </w:p>
        </w:tc>
        <w:tc>
          <w:tcPr>
            <w:tcW w:w="402" w:type="pct"/>
          </w:tcPr>
          <w:p w14:paraId="0AB445C3" w14:textId="1A42F381" w:rsidR="005D0FED" w:rsidRPr="00292DEB" w:rsidRDefault="005D0FED" w:rsidP="00DB7CCE">
            <w:pPr>
              <w:spacing w:line="276" w:lineRule="auto"/>
              <w:rPr>
                <w:rFonts w:cs="Arial"/>
                <w:color w:val="0000FF"/>
                <w:lang w:val="en-GB"/>
              </w:rPr>
            </w:pPr>
            <w:r w:rsidRPr="00292DEB">
              <w:rPr>
                <w:rFonts w:cs="Arial"/>
                <w:color w:val="0000FF"/>
                <w:lang w:val="en-GB"/>
              </w:rPr>
              <w:t>GREECE</w:t>
            </w:r>
          </w:p>
        </w:tc>
      </w:tr>
      <w:tr w:rsidR="005D0FED" w:rsidRPr="00292DEB" w14:paraId="6CC595B1" w14:textId="77777777" w:rsidTr="005D0FED">
        <w:tc>
          <w:tcPr>
            <w:tcW w:w="193" w:type="pct"/>
          </w:tcPr>
          <w:p w14:paraId="10AA6757" w14:textId="2B024EE2"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4D358A32" w14:textId="3979E569" w:rsidR="005D0FED" w:rsidRPr="00292DEB" w:rsidRDefault="005D0FED" w:rsidP="00DB7CCE">
            <w:pPr>
              <w:spacing w:line="276" w:lineRule="auto"/>
              <w:rPr>
                <w:rFonts w:cs="Arial"/>
              </w:rPr>
            </w:pPr>
            <w:r w:rsidRPr="00292DEB">
              <w:rPr>
                <w:rFonts w:cs="Arial"/>
              </w:rPr>
              <w:t>Nicht anwendbar.</w:t>
            </w:r>
          </w:p>
        </w:tc>
        <w:tc>
          <w:tcPr>
            <w:tcW w:w="1370" w:type="pct"/>
          </w:tcPr>
          <w:p w14:paraId="75E24BE3" w14:textId="2D52F964" w:rsidR="005D0FED" w:rsidRPr="00292DEB" w:rsidRDefault="005D0FED" w:rsidP="00DB7CCE">
            <w:pPr>
              <w:spacing w:line="276" w:lineRule="auto"/>
              <w:rPr>
                <w:rFonts w:cs="Arial"/>
                <w:lang w:val="fr-BE"/>
              </w:rPr>
            </w:pPr>
            <w:r w:rsidRPr="00292DEB">
              <w:rPr>
                <w:rFonts w:cs="Arial"/>
                <w:color w:val="000000"/>
                <w:lang w:val="fr-BE"/>
              </w:rPr>
              <w:t>Non applicable.</w:t>
            </w:r>
          </w:p>
        </w:tc>
        <w:tc>
          <w:tcPr>
            <w:tcW w:w="1370" w:type="pct"/>
          </w:tcPr>
          <w:p w14:paraId="53C6C4E9" w14:textId="5EB3143A"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rPr>
              <w:t>Not applicable.</w:t>
            </w:r>
          </w:p>
        </w:tc>
        <w:tc>
          <w:tcPr>
            <w:tcW w:w="167" w:type="pct"/>
          </w:tcPr>
          <w:p w14:paraId="23877AF7" w14:textId="0FB9143F"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534DE7E9" w14:textId="245A5079" w:rsidR="005D0FED" w:rsidRPr="00292DEB" w:rsidRDefault="005D0FED" w:rsidP="00DB7CCE">
            <w:pPr>
              <w:spacing w:line="276" w:lineRule="auto"/>
              <w:rPr>
                <w:rFonts w:cs="Arial"/>
                <w:color w:val="0000FF"/>
                <w:lang w:val="en-US"/>
              </w:rPr>
            </w:pPr>
            <w:r w:rsidRPr="00292DEB">
              <w:rPr>
                <w:rFonts w:cs="Arial"/>
                <w:color w:val="0000FF"/>
              </w:rPr>
              <w:t>34</w:t>
            </w:r>
          </w:p>
        </w:tc>
        <w:tc>
          <w:tcPr>
            <w:tcW w:w="402" w:type="pct"/>
          </w:tcPr>
          <w:p w14:paraId="5635E601" w14:textId="71074392"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55FC7146" w14:textId="77777777" w:rsidTr="005D0FED">
        <w:tc>
          <w:tcPr>
            <w:tcW w:w="193" w:type="pct"/>
          </w:tcPr>
          <w:p w14:paraId="1DB827B4" w14:textId="2F169617"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15158B63" w14:textId="33EBCDEF" w:rsidR="005D0FED" w:rsidRPr="00292DEB" w:rsidRDefault="005D0FED" w:rsidP="00DB7CCE">
            <w:pPr>
              <w:spacing w:line="276" w:lineRule="auto"/>
              <w:rPr>
                <w:rFonts w:cs="Arial"/>
              </w:rPr>
            </w:pPr>
            <w:r w:rsidRPr="00292DEB">
              <w:rPr>
                <w:rFonts w:cs="Arial"/>
              </w:rPr>
              <w:t>Keine spezifischen Vorschriften.</w:t>
            </w:r>
          </w:p>
        </w:tc>
        <w:tc>
          <w:tcPr>
            <w:tcW w:w="1370" w:type="pct"/>
          </w:tcPr>
          <w:p w14:paraId="63614549" w14:textId="00931932" w:rsidR="005D0FED" w:rsidRPr="00292DEB" w:rsidRDefault="005D0FED" w:rsidP="00DB7CCE">
            <w:pPr>
              <w:spacing w:line="276" w:lineRule="auto"/>
              <w:rPr>
                <w:rFonts w:cs="Arial"/>
                <w:lang w:val="fr-BE"/>
              </w:rPr>
            </w:pPr>
            <w:r w:rsidRPr="00292DEB">
              <w:rPr>
                <w:rFonts w:cs="Arial"/>
                <w:lang w:val="fr-BE"/>
              </w:rPr>
              <w:t>Pas de règles spécifiques.</w:t>
            </w:r>
          </w:p>
        </w:tc>
        <w:tc>
          <w:tcPr>
            <w:tcW w:w="1370" w:type="pct"/>
          </w:tcPr>
          <w:p w14:paraId="0F11E91F" w14:textId="2259013F"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rPr>
              <w:t xml:space="preserve">No </w:t>
            </w:r>
            <w:proofErr w:type="spellStart"/>
            <w:r w:rsidRPr="00292DEB">
              <w:rPr>
                <w:iCs/>
                <w:sz w:val="15"/>
                <w:szCs w:val="15"/>
              </w:rPr>
              <w:t>specific</w:t>
            </w:r>
            <w:proofErr w:type="spellEnd"/>
            <w:r w:rsidRPr="00292DEB">
              <w:rPr>
                <w:iCs/>
                <w:sz w:val="15"/>
                <w:szCs w:val="15"/>
              </w:rPr>
              <w:t xml:space="preserve"> </w:t>
            </w:r>
            <w:proofErr w:type="spellStart"/>
            <w:r w:rsidRPr="00292DEB">
              <w:rPr>
                <w:iCs/>
                <w:sz w:val="15"/>
                <w:szCs w:val="15"/>
              </w:rPr>
              <w:t>regulations</w:t>
            </w:r>
            <w:proofErr w:type="spellEnd"/>
            <w:r w:rsidRPr="00292DEB">
              <w:rPr>
                <w:iCs/>
                <w:sz w:val="15"/>
                <w:szCs w:val="15"/>
              </w:rPr>
              <w:t>.</w:t>
            </w:r>
          </w:p>
        </w:tc>
        <w:tc>
          <w:tcPr>
            <w:tcW w:w="167" w:type="pct"/>
          </w:tcPr>
          <w:p w14:paraId="3A154866" w14:textId="3B35E100"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27FDFFA3" w14:textId="784DC0BC" w:rsidR="005D0FED" w:rsidRPr="00292DEB" w:rsidRDefault="005D0FED" w:rsidP="00DB7CCE">
            <w:pPr>
              <w:spacing w:line="276" w:lineRule="auto"/>
              <w:rPr>
                <w:rFonts w:cs="Arial"/>
                <w:color w:val="0000FF"/>
                <w:lang w:val="en-US"/>
              </w:rPr>
            </w:pPr>
            <w:r w:rsidRPr="00292DEB">
              <w:rPr>
                <w:rFonts w:cs="Arial"/>
                <w:color w:val="0000FF"/>
              </w:rPr>
              <w:t>35</w:t>
            </w:r>
          </w:p>
        </w:tc>
        <w:tc>
          <w:tcPr>
            <w:tcW w:w="402" w:type="pct"/>
          </w:tcPr>
          <w:p w14:paraId="285EC01A" w14:textId="2FCDAEAB"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68BEFD62" w14:textId="77777777" w:rsidTr="005D0FED">
        <w:tc>
          <w:tcPr>
            <w:tcW w:w="193" w:type="pct"/>
          </w:tcPr>
          <w:p w14:paraId="78D1464A" w14:textId="13082E47"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3808A5AD" w14:textId="241F59FA" w:rsidR="005D0FED" w:rsidRPr="00292DEB" w:rsidRDefault="005D0FED" w:rsidP="00DB7CCE">
            <w:pPr>
              <w:spacing w:line="276" w:lineRule="auto"/>
              <w:rPr>
                <w:rFonts w:cs="Arial"/>
              </w:rPr>
            </w:pPr>
            <w:r w:rsidRPr="00292DEB">
              <w:rPr>
                <w:rFonts w:cs="Arial"/>
              </w:rPr>
              <w:t>Dieselben wie für Arbeitnehmer.</w:t>
            </w:r>
          </w:p>
        </w:tc>
        <w:tc>
          <w:tcPr>
            <w:tcW w:w="1370" w:type="pct"/>
          </w:tcPr>
          <w:p w14:paraId="313B1F96" w14:textId="5BE5AE68" w:rsidR="005D0FED" w:rsidRPr="00292DEB" w:rsidRDefault="005D0FED" w:rsidP="00DB7CCE">
            <w:pPr>
              <w:spacing w:line="276" w:lineRule="auto"/>
              <w:rPr>
                <w:rFonts w:cs="Arial"/>
                <w:lang w:val="fr-BE"/>
              </w:rPr>
            </w:pPr>
            <w:r w:rsidRPr="00292DEB">
              <w:rPr>
                <w:rFonts w:cs="Arial"/>
                <w:lang w:val="fr-BE"/>
              </w:rPr>
              <w:t>Mêmes que pour les salariés.</w:t>
            </w:r>
          </w:p>
        </w:tc>
        <w:tc>
          <w:tcPr>
            <w:tcW w:w="1370" w:type="pct"/>
          </w:tcPr>
          <w:p w14:paraId="594D0C46" w14:textId="2CC2A8E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5C690D05" w14:textId="5E580D1A"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4716E3B7" w14:textId="38A09359" w:rsidR="005D0FED" w:rsidRPr="00292DEB" w:rsidRDefault="005D0FED" w:rsidP="00DB7CCE">
            <w:pPr>
              <w:spacing w:line="276" w:lineRule="auto"/>
              <w:rPr>
                <w:rFonts w:cs="Arial"/>
                <w:color w:val="0000FF"/>
                <w:lang w:val="en-US"/>
              </w:rPr>
            </w:pPr>
            <w:r w:rsidRPr="00292DEB">
              <w:rPr>
                <w:rFonts w:cs="Arial"/>
                <w:color w:val="0000FF"/>
              </w:rPr>
              <w:t>36</w:t>
            </w:r>
          </w:p>
        </w:tc>
        <w:tc>
          <w:tcPr>
            <w:tcW w:w="402" w:type="pct"/>
          </w:tcPr>
          <w:p w14:paraId="0834B2E0" w14:textId="0645C52D"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1290C808" w14:textId="77777777" w:rsidTr="005D0FED">
        <w:tc>
          <w:tcPr>
            <w:tcW w:w="193" w:type="pct"/>
          </w:tcPr>
          <w:p w14:paraId="67456519" w14:textId="4B80B5C1"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348974A1" w14:textId="3A22DAE3" w:rsidR="005D0FED" w:rsidRPr="00292DEB" w:rsidRDefault="005D0FED" w:rsidP="00DB7CCE">
            <w:pPr>
              <w:pStyle w:val="ListBullet"/>
              <w:numPr>
                <w:ilvl w:val="0"/>
                <w:numId w:val="33"/>
              </w:numPr>
              <w:spacing w:after="0" w:line="276" w:lineRule="auto"/>
            </w:pPr>
            <w:r w:rsidRPr="00292DEB">
              <w:t>Dieselben wie für Arbeitnehmer.</w:t>
            </w:r>
          </w:p>
        </w:tc>
        <w:tc>
          <w:tcPr>
            <w:tcW w:w="1370" w:type="pct"/>
          </w:tcPr>
          <w:p w14:paraId="76FF5EB9" w14:textId="77006AE4" w:rsidR="005D0FED" w:rsidRPr="00292DEB" w:rsidRDefault="005D0FED" w:rsidP="00DB7CCE">
            <w:pPr>
              <w:pStyle w:val="ListBullet"/>
              <w:numPr>
                <w:ilvl w:val="0"/>
                <w:numId w:val="66"/>
              </w:numPr>
              <w:spacing w:after="0" w:line="276" w:lineRule="auto"/>
              <w:rPr>
                <w:lang w:val="fr-BE"/>
              </w:rPr>
            </w:pPr>
            <w:r w:rsidRPr="00292DEB">
              <w:rPr>
                <w:lang w:val="fr-BE"/>
              </w:rPr>
              <w:t>Mêmes que pour les salariés.</w:t>
            </w:r>
          </w:p>
        </w:tc>
        <w:tc>
          <w:tcPr>
            <w:tcW w:w="1370" w:type="pct"/>
          </w:tcPr>
          <w:p w14:paraId="3E6AF477" w14:textId="4E261E5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6C0B972A" w14:textId="40A265A4"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59D49A41" w14:textId="070F485D" w:rsidR="005D0FED" w:rsidRPr="00292DEB" w:rsidRDefault="005D0FED" w:rsidP="00DB7CCE">
            <w:pPr>
              <w:spacing w:line="276" w:lineRule="auto"/>
              <w:rPr>
                <w:rFonts w:cs="Arial"/>
                <w:color w:val="0000FF"/>
                <w:lang w:val="en-US"/>
              </w:rPr>
            </w:pPr>
            <w:r w:rsidRPr="00292DEB">
              <w:rPr>
                <w:rFonts w:cs="Arial"/>
                <w:color w:val="0000FF"/>
              </w:rPr>
              <w:t>37</w:t>
            </w:r>
          </w:p>
        </w:tc>
        <w:tc>
          <w:tcPr>
            <w:tcW w:w="402" w:type="pct"/>
          </w:tcPr>
          <w:p w14:paraId="2F6D638C" w14:textId="728B019B"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622AC9F6" w14:textId="77777777" w:rsidTr="005D0FED">
        <w:tc>
          <w:tcPr>
            <w:tcW w:w="193" w:type="pct"/>
          </w:tcPr>
          <w:p w14:paraId="6A5BF81C" w14:textId="48134231"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392EE578" w14:textId="4F9DB846" w:rsidR="005D0FED" w:rsidRPr="00292DEB" w:rsidRDefault="005D0FED" w:rsidP="00DB7CCE">
            <w:pPr>
              <w:pStyle w:val="ListBullet"/>
              <w:numPr>
                <w:ilvl w:val="0"/>
                <w:numId w:val="0"/>
              </w:numPr>
              <w:spacing w:after="0" w:line="276" w:lineRule="auto"/>
              <w:ind w:left="113"/>
            </w:pPr>
            <w:r w:rsidRPr="00292DEB">
              <w:t>Dieselben wie für Arbeitnehmer.</w:t>
            </w:r>
          </w:p>
        </w:tc>
        <w:tc>
          <w:tcPr>
            <w:tcW w:w="1370" w:type="pct"/>
          </w:tcPr>
          <w:p w14:paraId="5859DD63" w14:textId="2884B512" w:rsidR="005D0FED" w:rsidRPr="00292DEB" w:rsidRDefault="005D0FED" w:rsidP="00DB7CCE">
            <w:pPr>
              <w:pStyle w:val="ListBullet"/>
              <w:numPr>
                <w:ilvl w:val="0"/>
                <w:numId w:val="0"/>
              </w:numPr>
              <w:spacing w:after="0" w:line="276" w:lineRule="auto"/>
              <w:rPr>
                <w:lang w:val="fr-BE"/>
              </w:rPr>
            </w:pPr>
            <w:r w:rsidRPr="00292DEB">
              <w:rPr>
                <w:lang w:val="fr-BE"/>
              </w:rPr>
              <w:t>Mêmes que pour les salariés.</w:t>
            </w:r>
          </w:p>
        </w:tc>
        <w:tc>
          <w:tcPr>
            <w:tcW w:w="1370" w:type="pct"/>
          </w:tcPr>
          <w:p w14:paraId="51B7D0FF" w14:textId="4DA7375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2FC41366" w14:textId="22B87184"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0F372158" w14:textId="07A5BBE7" w:rsidR="005D0FED" w:rsidRPr="00292DEB" w:rsidRDefault="005D0FED" w:rsidP="00DB7CCE">
            <w:pPr>
              <w:spacing w:line="276" w:lineRule="auto"/>
              <w:rPr>
                <w:rFonts w:cs="Arial"/>
                <w:color w:val="0000FF"/>
                <w:lang w:val="en-US"/>
              </w:rPr>
            </w:pPr>
            <w:r w:rsidRPr="00292DEB">
              <w:rPr>
                <w:rFonts w:cs="Arial"/>
                <w:color w:val="0000FF"/>
              </w:rPr>
              <w:t>38</w:t>
            </w:r>
          </w:p>
        </w:tc>
        <w:tc>
          <w:tcPr>
            <w:tcW w:w="402" w:type="pct"/>
          </w:tcPr>
          <w:p w14:paraId="10BA9D22" w14:textId="60452E19"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46D4D7B7" w14:textId="77777777" w:rsidTr="005D0FED">
        <w:tc>
          <w:tcPr>
            <w:tcW w:w="193" w:type="pct"/>
          </w:tcPr>
          <w:p w14:paraId="00E0312F" w14:textId="11D8D728"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64EF0EBE" w14:textId="129E9C73" w:rsidR="005D0FED" w:rsidRPr="00292DEB" w:rsidRDefault="005D0FED" w:rsidP="00DB7CCE">
            <w:pPr>
              <w:spacing w:line="276" w:lineRule="auto"/>
              <w:rPr>
                <w:rFonts w:cs="Arial"/>
              </w:rPr>
            </w:pPr>
            <w:r w:rsidRPr="00292DEB">
              <w:rPr>
                <w:rFonts w:cs="Arial"/>
              </w:rPr>
              <w:t>Dieselben wie für Arbeitnehmer.</w:t>
            </w:r>
          </w:p>
        </w:tc>
        <w:tc>
          <w:tcPr>
            <w:tcW w:w="1370" w:type="pct"/>
          </w:tcPr>
          <w:p w14:paraId="4F640C87" w14:textId="0297D91E" w:rsidR="005D0FED" w:rsidRPr="00292DEB" w:rsidRDefault="005D0FED" w:rsidP="00DB7CCE">
            <w:pPr>
              <w:spacing w:line="276" w:lineRule="auto"/>
              <w:rPr>
                <w:rFonts w:cs="Arial"/>
                <w:lang w:val="fr-BE"/>
              </w:rPr>
            </w:pPr>
            <w:r w:rsidRPr="00292DEB">
              <w:rPr>
                <w:rFonts w:cs="Arial"/>
                <w:lang w:val="fr-BE"/>
              </w:rPr>
              <w:t>Mêmes que pour les salariés.</w:t>
            </w:r>
          </w:p>
        </w:tc>
        <w:tc>
          <w:tcPr>
            <w:tcW w:w="1370" w:type="pct"/>
          </w:tcPr>
          <w:p w14:paraId="769780BB" w14:textId="6AA5233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028262A8" w14:textId="59065D02" w:rsidR="005D0FED" w:rsidRPr="00292DEB" w:rsidRDefault="005D0FED" w:rsidP="00DB7CCE">
            <w:pPr>
              <w:spacing w:line="276" w:lineRule="auto"/>
              <w:rPr>
                <w:rFonts w:cs="Arial"/>
                <w:color w:val="0000FF"/>
                <w:lang w:val="en-US"/>
              </w:rPr>
            </w:pPr>
            <w:r w:rsidRPr="00292DEB">
              <w:rPr>
                <w:rFonts w:cs="Arial"/>
                <w:color w:val="0000FF"/>
              </w:rPr>
              <w:t>9</w:t>
            </w:r>
          </w:p>
        </w:tc>
        <w:tc>
          <w:tcPr>
            <w:tcW w:w="127" w:type="pct"/>
          </w:tcPr>
          <w:p w14:paraId="71F246D8" w14:textId="642AED17" w:rsidR="005D0FED" w:rsidRPr="00292DEB" w:rsidRDefault="005D0FED" w:rsidP="00DB7CCE">
            <w:pPr>
              <w:spacing w:line="276" w:lineRule="auto"/>
              <w:rPr>
                <w:rFonts w:cs="Arial"/>
                <w:color w:val="0000FF"/>
                <w:lang w:val="en-US"/>
              </w:rPr>
            </w:pPr>
            <w:r w:rsidRPr="00292DEB">
              <w:rPr>
                <w:rFonts w:cs="Arial"/>
                <w:color w:val="0000FF"/>
              </w:rPr>
              <w:t>39</w:t>
            </w:r>
          </w:p>
        </w:tc>
        <w:tc>
          <w:tcPr>
            <w:tcW w:w="402" w:type="pct"/>
          </w:tcPr>
          <w:p w14:paraId="433AEE4D" w14:textId="5DD6839D"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48246076" w14:textId="77777777" w:rsidTr="005D0FED">
        <w:tc>
          <w:tcPr>
            <w:tcW w:w="193" w:type="pct"/>
          </w:tcPr>
          <w:p w14:paraId="5CDC6E36" w14:textId="77777777" w:rsidR="005D0FED" w:rsidRPr="00292DEB" w:rsidRDefault="005D0FED" w:rsidP="00DB7CCE">
            <w:pPr>
              <w:spacing w:line="276" w:lineRule="auto"/>
              <w:jc w:val="left"/>
              <w:rPr>
                <w:rFonts w:cs="Arial"/>
                <w:lang w:val="es-ES"/>
              </w:rPr>
            </w:pPr>
            <w:r w:rsidRPr="00292DEB">
              <w:rPr>
                <w:rFonts w:cs="Arial"/>
                <w:lang w:val="es-ES"/>
              </w:rPr>
              <w:t>EL</w:t>
            </w:r>
          </w:p>
          <w:p w14:paraId="0F7CFD30" w14:textId="77777777" w:rsidR="005D0FED" w:rsidRPr="00292DEB" w:rsidRDefault="005D0FED" w:rsidP="00DB7CCE">
            <w:pPr>
              <w:spacing w:line="276" w:lineRule="auto"/>
              <w:jc w:val="left"/>
              <w:rPr>
                <w:rFonts w:cs="Arial"/>
                <w:lang w:val="es-ES"/>
              </w:rPr>
            </w:pPr>
            <w:r w:rsidRPr="00292DEB">
              <w:rPr>
                <w:rFonts w:cs="Arial"/>
                <w:lang w:val="es-ES"/>
              </w:rPr>
              <w:t>EL</w:t>
            </w:r>
          </w:p>
          <w:p w14:paraId="4909DFAC" w14:textId="77777777" w:rsidR="005D0FED" w:rsidRPr="00292DEB" w:rsidRDefault="005D0FED" w:rsidP="00DB7CCE">
            <w:pPr>
              <w:spacing w:line="276" w:lineRule="auto"/>
              <w:jc w:val="left"/>
              <w:rPr>
                <w:rFonts w:cs="Arial"/>
                <w:lang w:val="es-ES"/>
              </w:rPr>
            </w:pPr>
            <w:r w:rsidRPr="00292DEB">
              <w:rPr>
                <w:rFonts w:cs="Arial"/>
                <w:lang w:val="es-ES"/>
              </w:rPr>
              <w:t>EL</w:t>
            </w:r>
          </w:p>
          <w:p w14:paraId="1AD69D08" w14:textId="77777777" w:rsidR="005D0FED" w:rsidRPr="00292DEB" w:rsidRDefault="005D0FED" w:rsidP="00DB7CCE">
            <w:pPr>
              <w:spacing w:line="276" w:lineRule="auto"/>
              <w:jc w:val="left"/>
              <w:rPr>
                <w:rFonts w:cs="Arial"/>
                <w:lang w:val="es-ES"/>
              </w:rPr>
            </w:pPr>
            <w:r w:rsidRPr="00292DEB">
              <w:rPr>
                <w:rFonts w:cs="Arial"/>
                <w:lang w:val="es-ES"/>
              </w:rPr>
              <w:t>EL</w:t>
            </w:r>
          </w:p>
          <w:p w14:paraId="0028230E" w14:textId="365303B0" w:rsidR="005D0FED" w:rsidRPr="00292DEB" w:rsidRDefault="005D0FED" w:rsidP="00DB7CCE">
            <w:pPr>
              <w:spacing w:line="276" w:lineRule="auto"/>
              <w:jc w:val="left"/>
              <w:rPr>
                <w:rFonts w:cs="Arial"/>
                <w:b/>
                <w:lang w:val="es-ES"/>
              </w:rPr>
            </w:pPr>
            <w:r w:rsidRPr="00292DEB">
              <w:rPr>
                <w:rFonts w:cs="Arial"/>
                <w:lang w:val="es-ES"/>
              </w:rPr>
              <w:t>EL</w:t>
            </w:r>
          </w:p>
        </w:tc>
        <w:tc>
          <w:tcPr>
            <w:tcW w:w="1371" w:type="pct"/>
          </w:tcPr>
          <w:p w14:paraId="1670FB8A" w14:textId="77777777" w:rsidR="005D0FED" w:rsidRPr="00292DEB" w:rsidRDefault="005D0FED" w:rsidP="00DB7CCE">
            <w:pPr>
              <w:spacing w:line="276" w:lineRule="auto"/>
              <w:rPr>
                <w:rFonts w:cs="Arial"/>
                <w:lang w:val="es-ES"/>
              </w:rPr>
            </w:pPr>
            <w:proofErr w:type="spellStart"/>
            <w:r w:rsidRPr="00292DEB">
              <w:rPr>
                <w:rFonts w:cs="Arial"/>
                <w:lang w:val="es-ES"/>
              </w:rPr>
              <w:t>Gesetzgebendes</w:t>
            </w:r>
            <w:proofErr w:type="spellEnd"/>
            <w:r w:rsidRPr="00292DEB">
              <w:rPr>
                <w:rFonts w:cs="Arial"/>
                <w:lang w:val="es-ES"/>
              </w:rPr>
              <w:t xml:space="preserve"> </w:t>
            </w:r>
            <w:proofErr w:type="spellStart"/>
            <w:r w:rsidRPr="00292DEB">
              <w:rPr>
                <w:rFonts w:cs="Arial"/>
                <w:lang w:val="es-ES"/>
              </w:rPr>
              <w:t>Dekret</w:t>
            </w:r>
            <w:proofErr w:type="spellEnd"/>
            <w:r w:rsidRPr="00292DEB">
              <w:rPr>
                <w:rFonts w:cs="Arial"/>
                <w:color w:val="FF0000"/>
                <w:lang w:val="es-ES"/>
              </w:rPr>
              <w:t xml:space="preserve"> </w:t>
            </w:r>
            <w:r w:rsidRPr="00292DEB">
              <w:rPr>
                <w:rFonts w:cs="Arial"/>
                <w:i/>
                <w:color w:val="008080"/>
                <w:lang w:val="es-ES"/>
              </w:rPr>
              <w:t>(</w:t>
            </w:r>
            <w:r w:rsidRPr="00292DEB">
              <w:rPr>
                <w:rFonts w:cs="Arial"/>
                <w:i/>
                <w:color w:val="008080"/>
              </w:rPr>
              <w:t>ΝΟΜΟΘΕΤΙΚΟ</w:t>
            </w:r>
            <w:r w:rsidRPr="00292DEB">
              <w:rPr>
                <w:rFonts w:cs="Arial"/>
                <w:i/>
                <w:color w:val="008080"/>
                <w:lang w:val="es-ES"/>
              </w:rPr>
              <w:t xml:space="preserve"> </w:t>
            </w:r>
            <w:r w:rsidRPr="00292DEB">
              <w:rPr>
                <w:rFonts w:cs="Arial"/>
                <w:i/>
                <w:color w:val="008080"/>
              </w:rPr>
              <w:t>ΔΙΑΤΑΓΜΑ</w:t>
            </w:r>
            <w:r w:rsidRPr="00292DEB">
              <w:rPr>
                <w:rFonts w:cs="Arial"/>
                <w:i/>
                <w:color w:val="008080"/>
                <w:lang w:val="es-ES"/>
              </w:rPr>
              <w:t>)</w:t>
            </w:r>
            <w:r w:rsidRPr="00292DEB">
              <w:rPr>
                <w:rFonts w:cs="Arial"/>
                <w:color w:val="FF0000"/>
                <w:lang w:val="es-ES"/>
              </w:rPr>
              <w:t xml:space="preserve"> </w:t>
            </w:r>
            <w:proofErr w:type="spellStart"/>
            <w:r w:rsidRPr="00292DEB">
              <w:rPr>
                <w:rFonts w:cs="Arial"/>
                <w:lang w:val="es-ES"/>
              </w:rPr>
              <w:t>Nr</w:t>
            </w:r>
            <w:proofErr w:type="spellEnd"/>
            <w:r w:rsidRPr="00292DEB">
              <w:rPr>
                <w:rFonts w:cs="Arial"/>
                <w:lang w:val="es-ES"/>
              </w:rPr>
              <w:t xml:space="preserve">. </w:t>
            </w:r>
            <w:r w:rsidRPr="00292DEB">
              <w:rPr>
                <w:rFonts w:cs="Arial"/>
                <w:color w:val="800000"/>
                <w:lang w:val="es-ES"/>
              </w:rPr>
              <w:t>2961/54</w:t>
            </w:r>
            <w:r w:rsidRPr="00292DEB">
              <w:rPr>
                <w:rFonts w:cs="Arial"/>
                <w:lang w:val="es-ES"/>
              </w:rPr>
              <w:t xml:space="preserve"> (Art. 11-38).</w:t>
            </w:r>
          </w:p>
          <w:p w14:paraId="076E93FD"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800000"/>
              </w:rPr>
              <w:t>1545/85</w:t>
            </w:r>
            <w:r w:rsidRPr="00292DEB">
              <w:rPr>
                <w:rFonts w:cs="Arial"/>
              </w:rPr>
              <w:t xml:space="preserve"> (Art. 3-8).</w:t>
            </w:r>
          </w:p>
          <w:p w14:paraId="382FF387"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800000"/>
              </w:rPr>
              <w:t>1836/89</w:t>
            </w:r>
            <w:r w:rsidRPr="00292DEB">
              <w:rPr>
                <w:rFonts w:cs="Arial"/>
              </w:rPr>
              <w:t xml:space="preserve"> (Art. 18-24).</w:t>
            </w:r>
          </w:p>
          <w:p w14:paraId="229E58BD"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800000"/>
              </w:rPr>
              <w:t>1892/90</w:t>
            </w:r>
            <w:r w:rsidRPr="00292DEB">
              <w:rPr>
                <w:rFonts w:cs="Arial"/>
              </w:rPr>
              <w:t xml:space="preserve"> (Art. 37).</w:t>
            </w:r>
          </w:p>
          <w:p w14:paraId="2FBF0435"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800000"/>
              </w:rPr>
              <w:t>3986/11</w:t>
            </w:r>
            <w:r w:rsidRPr="00292DEB">
              <w:rPr>
                <w:rFonts w:cs="Arial"/>
              </w:rPr>
              <w:t xml:space="preserve"> (Art. 39).</w:t>
            </w:r>
          </w:p>
          <w:p w14:paraId="4E112BE9" w14:textId="77777777" w:rsidR="005D0FED" w:rsidRPr="00292DEB" w:rsidRDefault="005D0FED" w:rsidP="00DB7CCE">
            <w:pPr>
              <w:spacing w:line="276" w:lineRule="auto"/>
              <w:jc w:val="left"/>
              <w:rPr>
                <w:rFonts w:cs="Arial"/>
              </w:rPr>
            </w:pPr>
            <w:r w:rsidRPr="00292DEB">
              <w:rPr>
                <w:rFonts w:cs="Arial"/>
              </w:rPr>
              <w:t xml:space="preserve">Gesetz Nr. </w:t>
            </w:r>
            <w:r w:rsidRPr="00292DEB">
              <w:rPr>
                <w:rFonts w:cs="Arial"/>
                <w:color w:val="800000"/>
              </w:rPr>
              <w:t>3996/11</w:t>
            </w:r>
            <w:r w:rsidRPr="00292DEB">
              <w:rPr>
                <w:rFonts w:cs="Arial"/>
              </w:rPr>
              <w:t xml:space="preserve"> (Art. 64-74). </w:t>
            </w:r>
          </w:p>
          <w:p w14:paraId="03CE6E81" w14:textId="77777777" w:rsidR="005D0FED" w:rsidRPr="00292DEB" w:rsidRDefault="005D0FED" w:rsidP="00DB7CCE">
            <w:pPr>
              <w:spacing w:line="276" w:lineRule="auto"/>
              <w:rPr>
                <w:rFonts w:cs="Arial"/>
              </w:rPr>
            </w:pPr>
            <w:r w:rsidRPr="00292DEB">
              <w:rPr>
                <w:rFonts w:cs="Arial"/>
              </w:rPr>
              <w:t xml:space="preserve">Gesetz Nr. </w:t>
            </w:r>
            <w:r w:rsidRPr="00292DEB">
              <w:rPr>
                <w:rFonts w:eastAsia="Arial" w:cs="Arial"/>
                <w:color w:val="800000"/>
              </w:rPr>
              <w:t>4144/13</w:t>
            </w:r>
            <w:r w:rsidRPr="00292DEB">
              <w:rPr>
                <w:rFonts w:cs="Arial"/>
              </w:rPr>
              <w:t xml:space="preserve"> (Art. 30).</w:t>
            </w:r>
          </w:p>
          <w:p w14:paraId="2171EAB6" w14:textId="77777777" w:rsidR="005D0FED" w:rsidRPr="00292DEB" w:rsidRDefault="005D0FED" w:rsidP="00DB7CCE">
            <w:pPr>
              <w:spacing w:line="276" w:lineRule="auto"/>
              <w:rPr>
                <w:rFonts w:cs="Arial"/>
              </w:rPr>
            </w:pPr>
            <w:r w:rsidRPr="00292DEB">
              <w:rPr>
                <w:rFonts w:cs="Arial"/>
              </w:rPr>
              <w:t xml:space="preserve">Gesetz Nr. </w:t>
            </w:r>
            <w:r w:rsidRPr="00292DEB">
              <w:rPr>
                <w:rFonts w:cs="Arial"/>
                <w:color w:val="C00000"/>
              </w:rPr>
              <w:t>4172/2013</w:t>
            </w:r>
            <w:r w:rsidRPr="00292DEB">
              <w:rPr>
                <w:rFonts w:cs="Arial"/>
              </w:rPr>
              <w:t xml:space="preserve"> (Art. 14).</w:t>
            </w:r>
          </w:p>
          <w:p w14:paraId="2A46032A" w14:textId="77777777" w:rsidR="005D0FED" w:rsidRPr="00292DEB" w:rsidRDefault="005D0FED" w:rsidP="00DB7CCE">
            <w:pPr>
              <w:spacing w:line="276" w:lineRule="auto"/>
              <w:rPr>
                <w:rFonts w:cs="Arial"/>
              </w:rPr>
            </w:pPr>
            <w:r w:rsidRPr="00292DEB">
              <w:rPr>
                <w:rFonts w:cs="Arial"/>
              </w:rPr>
              <w:t xml:space="preserve">Gesetz Nr. </w:t>
            </w:r>
            <w:r w:rsidRPr="00292DEB">
              <w:rPr>
                <w:rFonts w:eastAsia="Arial" w:cs="Arial"/>
                <w:color w:val="800000"/>
              </w:rPr>
              <w:t>4488/17</w:t>
            </w:r>
            <w:r w:rsidRPr="00292DEB">
              <w:rPr>
                <w:rFonts w:eastAsia="Arial" w:cs="Arial"/>
              </w:rPr>
              <w:t xml:space="preserve"> </w:t>
            </w:r>
            <w:r w:rsidRPr="00292DEB">
              <w:rPr>
                <w:rFonts w:cs="Arial"/>
              </w:rPr>
              <w:t>(Art. 38).</w:t>
            </w:r>
          </w:p>
          <w:p w14:paraId="5AF41AD4" w14:textId="77777777" w:rsidR="005D0FED" w:rsidRPr="00292DEB" w:rsidRDefault="005D0FED" w:rsidP="00DB7CCE">
            <w:pPr>
              <w:spacing w:line="276" w:lineRule="auto"/>
              <w:rPr>
                <w:rFonts w:cs="Arial"/>
                <w:bCs/>
              </w:rPr>
            </w:pPr>
            <w:r w:rsidRPr="00292DEB">
              <w:rPr>
                <w:rFonts w:cs="Arial"/>
                <w:bCs/>
              </w:rPr>
              <w:t xml:space="preserve">Gesetz Nr. </w:t>
            </w:r>
            <w:r w:rsidRPr="00292DEB">
              <w:rPr>
                <w:rFonts w:cs="Arial"/>
                <w:bCs/>
                <w:color w:val="C00000"/>
              </w:rPr>
              <w:t>4921/2022.</w:t>
            </w:r>
          </w:p>
          <w:p w14:paraId="61B6162C" w14:textId="77777777" w:rsidR="005D0FED" w:rsidRPr="00292DEB" w:rsidRDefault="005D0FED" w:rsidP="00DB7CCE">
            <w:pPr>
              <w:spacing w:line="276" w:lineRule="auto"/>
              <w:jc w:val="left"/>
              <w:rPr>
                <w:rFonts w:cs="Arial"/>
                <w:color w:val="000000"/>
              </w:rPr>
            </w:pPr>
            <w:r w:rsidRPr="00292DEB">
              <w:rPr>
                <w:rFonts w:cs="Arial"/>
                <w:bCs/>
              </w:rPr>
              <w:t>Entscheidung des Vorstands der DYPA</w:t>
            </w:r>
            <w:r w:rsidRPr="00292DEB">
              <w:rPr>
                <w:rFonts w:cs="Arial"/>
                <w:bCs/>
                <w:color w:val="FF0000"/>
              </w:rPr>
              <w:t xml:space="preserve"> </w:t>
            </w:r>
            <w:r w:rsidRPr="00292DEB">
              <w:rPr>
                <w:rFonts w:cs="Arial"/>
                <w:color w:val="C00000"/>
              </w:rPr>
              <w:t>5274/114/19.09.2022</w:t>
            </w:r>
            <w:r w:rsidRPr="00292DEB">
              <w:rPr>
                <w:rFonts w:cs="Arial"/>
                <w:color w:val="000000"/>
              </w:rPr>
              <w:t xml:space="preserve"> (ΦΕΚ 5078 Β΄).</w:t>
            </w:r>
          </w:p>
          <w:p w14:paraId="217D8A0D" w14:textId="77777777" w:rsidR="005D0FED" w:rsidRPr="00292DEB" w:rsidRDefault="005D0FED" w:rsidP="00DB7CCE">
            <w:pPr>
              <w:spacing w:line="276" w:lineRule="auto"/>
              <w:jc w:val="left"/>
              <w:rPr>
                <w:rFonts w:cs="Arial"/>
              </w:rPr>
            </w:pPr>
            <w:r w:rsidRPr="00292DEB">
              <w:rPr>
                <w:rFonts w:cs="Arial"/>
                <w:color w:val="000000"/>
              </w:rPr>
              <w:t>Gesetz Nr. 5078/2023 (Art. 175 und 181)</w:t>
            </w:r>
          </w:p>
          <w:p w14:paraId="6825D60F" w14:textId="77777777" w:rsidR="005D0FED" w:rsidRPr="00292DEB" w:rsidRDefault="005D0FED" w:rsidP="00DB7CCE">
            <w:pPr>
              <w:spacing w:line="276" w:lineRule="auto"/>
              <w:rPr>
                <w:rFonts w:cs="Arial"/>
                <w:bCs/>
                <w:color w:val="FF0000"/>
              </w:rPr>
            </w:pPr>
          </w:p>
          <w:p w14:paraId="4B4AAD9C" w14:textId="0E91E647" w:rsidR="005D0FED" w:rsidRPr="00292DEB" w:rsidRDefault="005D0FED" w:rsidP="00DB7CCE">
            <w:pPr>
              <w:pStyle w:val="ListBullet"/>
              <w:numPr>
                <w:ilvl w:val="0"/>
                <w:numId w:val="0"/>
              </w:numPr>
              <w:spacing w:after="0" w:line="276" w:lineRule="auto"/>
            </w:pPr>
            <w:r w:rsidRPr="00292DEB">
              <w:rPr>
                <w:rFonts w:eastAsia="Times New Roman"/>
              </w:rPr>
              <w:t xml:space="preserve">Verzeichnis der Rechtsakte: </w:t>
            </w:r>
            <w:r w:rsidRPr="00292DEB">
              <w:fldChar w:fldCharType="begin"/>
            </w:r>
            <w:r w:rsidRPr="00292DEB">
              <w:instrText>HYPERLINK "https://search.et.gr/el/"</w:instrText>
            </w:r>
            <w:r w:rsidRPr="00292DEB">
              <w:fldChar w:fldCharType="separate"/>
            </w:r>
            <w:r w:rsidRPr="00292DEB">
              <w:rPr>
                <w:rStyle w:val="Hyperlink"/>
              </w:rPr>
              <w:t>https://search.et.gr/el/</w:t>
            </w:r>
            <w:r w:rsidRPr="00292DEB">
              <w:fldChar w:fldCharType="end"/>
            </w:r>
          </w:p>
        </w:tc>
        <w:tc>
          <w:tcPr>
            <w:tcW w:w="1370" w:type="pct"/>
          </w:tcPr>
          <w:p w14:paraId="2B80F21C" w14:textId="77777777" w:rsidR="005D0FED" w:rsidRPr="00292DEB" w:rsidRDefault="005D0FED" w:rsidP="00DB7CCE">
            <w:pPr>
              <w:spacing w:line="276" w:lineRule="auto"/>
              <w:rPr>
                <w:rFonts w:cs="Arial"/>
                <w:lang w:val="fr-FR"/>
              </w:rPr>
            </w:pPr>
            <w:r w:rsidRPr="00292DEB">
              <w:rPr>
                <w:rFonts w:cs="Arial"/>
                <w:lang w:val="fr-FR"/>
              </w:rPr>
              <w:t xml:space="preserve">Décret législatif </w:t>
            </w:r>
            <w:r w:rsidRPr="00292DEB">
              <w:rPr>
                <w:rFonts w:cs="Arial"/>
                <w:i/>
                <w:color w:val="008080"/>
                <w:lang w:val="fr-FR"/>
              </w:rPr>
              <w:t>(</w:t>
            </w:r>
            <w:r w:rsidRPr="00292DEB">
              <w:rPr>
                <w:rFonts w:cs="Arial"/>
                <w:i/>
                <w:color w:val="008080"/>
                <w:lang w:val="fr-BE"/>
              </w:rPr>
              <w:t>ΝΟΜΟΘΕΤΙΚΟΔΙΑΤΑΓΜΑ</w:t>
            </w:r>
            <w:r w:rsidRPr="00292DEB">
              <w:rPr>
                <w:rFonts w:cs="Arial"/>
                <w:i/>
                <w:color w:val="008080"/>
                <w:lang w:val="fr-FR"/>
              </w:rPr>
              <w:t xml:space="preserve">) </w:t>
            </w:r>
            <w:r w:rsidRPr="00292DEB">
              <w:rPr>
                <w:rFonts w:cs="Arial"/>
                <w:lang w:val="fr-FR"/>
              </w:rPr>
              <w:t>nº </w:t>
            </w:r>
            <w:r w:rsidRPr="00292DEB">
              <w:rPr>
                <w:rFonts w:cs="Arial"/>
                <w:color w:val="800000"/>
                <w:lang w:val="fr-FR"/>
              </w:rPr>
              <w:t>2961/54</w:t>
            </w:r>
            <w:r w:rsidRPr="00292DEB">
              <w:rPr>
                <w:rFonts w:cs="Arial"/>
                <w:lang w:val="fr-FR"/>
              </w:rPr>
              <w:t xml:space="preserve"> (art. 11-38).</w:t>
            </w:r>
          </w:p>
          <w:p w14:paraId="0CD4E89A" w14:textId="77777777" w:rsidR="005D0FED" w:rsidRPr="00292DEB" w:rsidRDefault="005D0FED" w:rsidP="00DB7CCE">
            <w:pPr>
              <w:spacing w:line="276" w:lineRule="auto"/>
              <w:rPr>
                <w:rFonts w:cs="Arial"/>
                <w:lang w:val="fr-BE"/>
              </w:rPr>
            </w:pPr>
            <w:r w:rsidRPr="00292DEB">
              <w:rPr>
                <w:rFonts w:cs="Arial"/>
                <w:lang w:val="fr-BE"/>
              </w:rPr>
              <w:t>Loi nº </w:t>
            </w:r>
            <w:r w:rsidRPr="00292DEB">
              <w:rPr>
                <w:rFonts w:cs="Arial"/>
                <w:color w:val="800000"/>
                <w:lang w:val="fr-BE"/>
              </w:rPr>
              <w:t>1545/85</w:t>
            </w:r>
            <w:r w:rsidRPr="00292DEB">
              <w:rPr>
                <w:rFonts w:cs="Arial"/>
                <w:lang w:val="fr-BE"/>
              </w:rPr>
              <w:t xml:space="preserve"> (art. 3-8).</w:t>
            </w:r>
          </w:p>
          <w:p w14:paraId="5EEC19E9" w14:textId="77777777" w:rsidR="005D0FED" w:rsidRPr="00292DEB" w:rsidRDefault="005D0FED" w:rsidP="00DB7CCE">
            <w:pPr>
              <w:spacing w:line="276" w:lineRule="auto"/>
              <w:rPr>
                <w:rFonts w:cs="Arial"/>
                <w:lang w:val="fr-BE"/>
              </w:rPr>
            </w:pPr>
            <w:r w:rsidRPr="00292DEB">
              <w:rPr>
                <w:rFonts w:cs="Arial"/>
                <w:lang w:val="fr-BE"/>
              </w:rPr>
              <w:t>Loi nº </w:t>
            </w:r>
            <w:r w:rsidRPr="00292DEB">
              <w:rPr>
                <w:rFonts w:cs="Arial"/>
                <w:color w:val="800000"/>
                <w:lang w:val="fr-BE"/>
              </w:rPr>
              <w:t>1836/89</w:t>
            </w:r>
            <w:r w:rsidRPr="00292DEB">
              <w:rPr>
                <w:rFonts w:cs="Arial"/>
                <w:lang w:val="fr-BE"/>
              </w:rPr>
              <w:t xml:space="preserve"> (art. 18-24).</w:t>
            </w:r>
          </w:p>
          <w:p w14:paraId="22AAE1CD" w14:textId="77777777" w:rsidR="005D0FED" w:rsidRPr="00292DEB" w:rsidRDefault="005D0FED" w:rsidP="00DB7CCE">
            <w:pPr>
              <w:spacing w:line="276" w:lineRule="auto"/>
              <w:rPr>
                <w:rFonts w:cs="Arial"/>
                <w:lang w:val="fr-BE"/>
              </w:rPr>
            </w:pPr>
            <w:r w:rsidRPr="00292DEB">
              <w:rPr>
                <w:rFonts w:cs="Arial"/>
                <w:lang w:val="fr-BE"/>
              </w:rPr>
              <w:t>Loi nº </w:t>
            </w:r>
            <w:r w:rsidRPr="00292DEB">
              <w:rPr>
                <w:rFonts w:cs="Arial"/>
                <w:color w:val="800000"/>
                <w:lang w:val="fr-BE"/>
              </w:rPr>
              <w:t>1892/90</w:t>
            </w:r>
            <w:r w:rsidRPr="00292DEB">
              <w:rPr>
                <w:rFonts w:cs="Arial"/>
                <w:lang w:val="fr-BE"/>
              </w:rPr>
              <w:t xml:space="preserve"> (art. 37).</w:t>
            </w:r>
          </w:p>
          <w:p w14:paraId="10A54D5E" w14:textId="77777777" w:rsidR="005D0FED" w:rsidRPr="00292DEB" w:rsidRDefault="005D0FED" w:rsidP="00DB7CCE">
            <w:pPr>
              <w:spacing w:line="276" w:lineRule="auto"/>
              <w:rPr>
                <w:rFonts w:cs="Arial"/>
                <w:lang w:val="fr-BE"/>
              </w:rPr>
            </w:pPr>
            <w:r w:rsidRPr="00292DEB">
              <w:rPr>
                <w:rFonts w:cs="Arial"/>
                <w:lang w:val="fr-BE"/>
              </w:rPr>
              <w:t>Loi nº </w:t>
            </w:r>
            <w:r w:rsidRPr="00292DEB">
              <w:rPr>
                <w:rFonts w:cs="Arial"/>
                <w:color w:val="800000"/>
                <w:lang w:val="fr-BE"/>
              </w:rPr>
              <w:t>3986/11</w:t>
            </w:r>
            <w:r w:rsidRPr="00292DEB">
              <w:rPr>
                <w:rFonts w:cs="Arial"/>
                <w:lang w:val="fr-BE"/>
              </w:rPr>
              <w:t xml:space="preserve"> (art. 39).</w:t>
            </w:r>
          </w:p>
          <w:p w14:paraId="3095C519" w14:textId="77777777" w:rsidR="005D0FED" w:rsidRPr="00292DEB" w:rsidRDefault="005D0FED" w:rsidP="00DB7CCE">
            <w:pPr>
              <w:spacing w:line="276" w:lineRule="auto"/>
              <w:jc w:val="left"/>
              <w:rPr>
                <w:rFonts w:cs="Arial"/>
                <w:lang w:val="fr-BE"/>
              </w:rPr>
            </w:pPr>
            <w:r w:rsidRPr="00292DEB">
              <w:rPr>
                <w:rFonts w:cs="Arial"/>
                <w:lang w:val="fr-BE"/>
              </w:rPr>
              <w:t>Loi nº </w:t>
            </w:r>
            <w:r w:rsidRPr="00292DEB">
              <w:rPr>
                <w:rFonts w:cs="Arial"/>
                <w:color w:val="800000"/>
                <w:lang w:val="fr-BE"/>
              </w:rPr>
              <w:t>3996/11</w:t>
            </w:r>
            <w:r w:rsidRPr="00292DEB">
              <w:rPr>
                <w:rFonts w:cs="Arial"/>
                <w:lang w:val="fr-BE"/>
              </w:rPr>
              <w:t xml:space="preserve"> (art. 64-74). </w:t>
            </w:r>
          </w:p>
          <w:p w14:paraId="7CB72187" w14:textId="77777777" w:rsidR="005D0FED" w:rsidRPr="00292DEB" w:rsidRDefault="005D0FED" w:rsidP="00DB7CCE">
            <w:pPr>
              <w:spacing w:line="276" w:lineRule="auto"/>
              <w:rPr>
                <w:rFonts w:cs="Arial"/>
                <w:lang w:val="fr-BE"/>
              </w:rPr>
            </w:pPr>
            <w:r w:rsidRPr="00292DEB">
              <w:rPr>
                <w:rFonts w:cs="Arial"/>
                <w:lang w:val="fr-BE"/>
              </w:rPr>
              <w:t xml:space="preserve">Loi n° </w:t>
            </w:r>
            <w:r w:rsidRPr="00292DEB">
              <w:rPr>
                <w:rFonts w:cs="Arial"/>
                <w:color w:val="C00000"/>
                <w:lang w:val="fr-BE"/>
              </w:rPr>
              <w:t>4144/13</w:t>
            </w:r>
            <w:r w:rsidRPr="00292DEB">
              <w:rPr>
                <w:rFonts w:cs="Arial"/>
                <w:lang w:val="fr-BE"/>
              </w:rPr>
              <w:t xml:space="preserve"> (art. 30).</w:t>
            </w:r>
          </w:p>
          <w:p w14:paraId="188E22E5" w14:textId="77777777" w:rsidR="005D0FED" w:rsidRPr="00292DEB" w:rsidRDefault="005D0FED" w:rsidP="00DB7CCE">
            <w:pPr>
              <w:spacing w:line="276" w:lineRule="auto"/>
              <w:rPr>
                <w:rFonts w:cs="Arial"/>
                <w:lang w:val="fr-BE"/>
              </w:rPr>
            </w:pPr>
            <w:r w:rsidRPr="00292DEB">
              <w:rPr>
                <w:rFonts w:cs="Arial"/>
                <w:lang w:val="fr-BE"/>
              </w:rPr>
              <w:t>Loi n° </w:t>
            </w:r>
            <w:r w:rsidRPr="00292DEB">
              <w:rPr>
                <w:rFonts w:cs="Arial"/>
                <w:color w:val="C00000"/>
                <w:lang w:val="fr-BE"/>
              </w:rPr>
              <w:t>4172/2013</w:t>
            </w:r>
            <w:r w:rsidRPr="00292DEB">
              <w:rPr>
                <w:rFonts w:cs="Arial"/>
                <w:lang w:val="fr-BE"/>
              </w:rPr>
              <w:t xml:space="preserve"> (art. 14).</w:t>
            </w:r>
          </w:p>
          <w:p w14:paraId="1FDD5F92" w14:textId="77777777" w:rsidR="005D0FED" w:rsidRPr="00292DEB" w:rsidRDefault="005D0FED" w:rsidP="00DB7CCE">
            <w:pPr>
              <w:spacing w:line="276" w:lineRule="auto"/>
              <w:rPr>
                <w:rFonts w:cs="Arial"/>
                <w:lang w:val="fr-BE"/>
              </w:rPr>
            </w:pPr>
            <w:r w:rsidRPr="00292DEB">
              <w:rPr>
                <w:rFonts w:cs="Arial"/>
                <w:lang w:val="fr-BE"/>
              </w:rPr>
              <w:t xml:space="preserve">Loi n° </w:t>
            </w:r>
            <w:r w:rsidRPr="00292DEB">
              <w:rPr>
                <w:rFonts w:cs="Arial"/>
                <w:color w:val="C00000"/>
                <w:lang w:val="fr-BE"/>
              </w:rPr>
              <w:t>4488/17</w:t>
            </w:r>
            <w:r w:rsidRPr="00292DEB">
              <w:rPr>
                <w:rFonts w:cs="Arial"/>
                <w:lang w:val="fr-BE"/>
              </w:rPr>
              <w:t xml:space="preserve"> (art. 38).</w:t>
            </w:r>
          </w:p>
          <w:p w14:paraId="0AA8163F" w14:textId="77777777" w:rsidR="005D0FED" w:rsidRPr="00292DEB" w:rsidRDefault="005D0FED" w:rsidP="00DB7CCE">
            <w:pPr>
              <w:spacing w:line="276" w:lineRule="auto"/>
              <w:rPr>
                <w:rFonts w:cs="Arial"/>
                <w:lang w:val="fr-BE"/>
              </w:rPr>
            </w:pPr>
            <w:r w:rsidRPr="00292DEB">
              <w:rPr>
                <w:rFonts w:cs="Arial"/>
                <w:lang w:val="fr-BE"/>
              </w:rPr>
              <w:t>Loi n° </w:t>
            </w:r>
            <w:r w:rsidRPr="00292DEB">
              <w:rPr>
                <w:rFonts w:cs="Arial"/>
                <w:color w:val="C00000"/>
                <w:lang w:val="fr-BE"/>
              </w:rPr>
              <w:t>4921/2022.</w:t>
            </w:r>
          </w:p>
          <w:p w14:paraId="6D6A16D2" w14:textId="77777777" w:rsidR="005D0FED" w:rsidRPr="00292DEB" w:rsidRDefault="005D0FED" w:rsidP="00DB7CCE">
            <w:pPr>
              <w:spacing w:line="276" w:lineRule="auto"/>
              <w:rPr>
                <w:rFonts w:cs="Arial"/>
                <w:lang w:val="fr-BE"/>
              </w:rPr>
            </w:pPr>
            <w:r w:rsidRPr="00292DEB">
              <w:rPr>
                <w:rFonts w:cs="Arial"/>
                <w:lang w:val="fr-BE"/>
              </w:rPr>
              <w:t>Décision du Conseil du DYPA n° 5274/114 du 19 septembre 2022 (ΦΕΚ 5078 Β΄).</w:t>
            </w:r>
          </w:p>
          <w:p w14:paraId="19FA6F60" w14:textId="77777777" w:rsidR="005D0FED" w:rsidRPr="00292DEB" w:rsidRDefault="005D0FED" w:rsidP="00DB7CCE">
            <w:pPr>
              <w:spacing w:line="276" w:lineRule="auto"/>
              <w:rPr>
                <w:rFonts w:cs="Arial"/>
                <w:lang w:val="fr-BE"/>
              </w:rPr>
            </w:pPr>
            <w:r w:rsidRPr="00292DEB">
              <w:rPr>
                <w:rFonts w:cs="Arial"/>
                <w:lang w:val="fr-BE"/>
              </w:rPr>
              <w:t>Loi nº 5078/2023 (art. 175 et 181)</w:t>
            </w:r>
          </w:p>
          <w:p w14:paraId="378F7DBB" w14:textId="77777777" w:rsidR="005D0FED" w:rsidRPr="00292DEB" w:rsidRDefault="005D0FED" w:rsidP="00DB7CCE">
            <w:pPr>
              <w:spacing w:line="276" w:lineRule="auto"/>
              <w:rPr>
                <w:rFonts w:cs="Arial"/>
                <w:lang w:val="fr-BE"/>
              </w:rPr>
            </w:pPr>
          </w:p>
          <w:p w14:paraId="18971850" w14:textId="16D75031" w:rsidR="005D0FED" w:rsidRPr="00292DEB" w:rsidRDefault="005D0FED" w:rsidP="00DB7CCE">
            <w:pPr>
              <w:spacing w:line="276" w:lineRule="auto"/>
              <w:rPr>
                <w:rFonts w:cs="Arial"/>
                <w:lang w:val="fr-BE"/>
              </w:rPr>
            </w:pPr>
            <w:r w:rsidRPr="00292DEB">
              <w:rPr>
                <w:rFonts w:cs="Arial"/>
                <w:bCs/>
                <w:lang w:val="fr-BE"/>
              </w:rPr>
              <w:t xml:space="preserve">Répertoire des actes juridiques: </w:t>
            </w:r>
            <w:hyperlink r:id="rId30" w:history="1">
              <w:r w:rsidRPr="00292DEB">
                <w:rPr>
                  <w:rStyle w:val="Hyperlink"/>
                  <w:rFonts w:cs="Arial"/>
                  <w:lang w:val="fr-FR"/>
                </w:rPr>
                <w:t>https://search.et.gr/el/</w:t>
              </w:r>
            </w:hyperlink>
          </w:p>
        </w:tc>
        <w:tc>
          <w:tcPr>
            <w:tcW w:w="1370" w:type="pct"/>
          </w:tcPr>
          <w:p w14:paraId="5A34DABF"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E-X-01-EL</w:t>
            </w:r>
          </w:p>
          <w:p w14:paraId="38B8ACB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Legislative Decree </w:t>
            </w:r>
            <w:r w:rsidRPr="00292DEB">
              <w:rPr>
                <w:i/>
                <w:color w:val="008080"/>
                <w:sz w:val="15"/>
                <w:szCs w:val="15"/>
                <w:lang w:val="en-GB"/>
              </w:rPr>
              <w:t>(</w:t>
            </w:r>
            <w:r w:rsidRPr="00292DEB">
              <w:rPr>
                <w:i/>
                <w:color w:val="008080"/>
                <w:sz w:val="15"/>
                <w:szCs w:val="15"/>
              </w:rPr>
              <w:t>ΝΟΜΟΘΕΤΙΚΟ</w:t>
            </w:r>
            <w:r w:rsidRPr="00292DEB">
              <w:rPr>
                <w:i/>
                <w:color w:val="008080"/>
                <w:sz w:val="15"/>
                <w:szCs w:val="15"/>
                <w:lang w:val="en-GB"/>
              </w:rPr>
              <w:t xml:space="preserve"> </w:t>
            </w:r>
            <w:r w:rsidRPr="00292DEB">
              <w:rPr>
                <w:i/>
                <w:color w:val="008080"/>
                <w:sz w:val="15"/>
                <w:szCs w:val="15"/>
              </w:rPr>
              <w:t>ΔΙΑΤΑΓΜΑ</w:t>
            </w:r>
            <w:r w:rsidRPr="00292DEB">
              <w:rPr>
                <w:i/>
                <w:color w:val="008080"/>
                <w:sz w:val="15"/>
                <w:szCs w:val="15"/>
                <w:lang w:val="en-GB"/>
              </w:rPr>
              <w:t>)</w:t>
            </w:r>
            <w:r w:rsidRPr="00292DEB">
              <w:rPr>
                <w:color w:val="FF0000"/>
                <w:sz w:val="15"/>
                <w:szCs w:val="15"/>
                <w:lang w:val="en-GB"/>
              </w:rPr>
              <w:t xml:space="preserve"> </w:t>
            </w:r>
            <w:r w:rsidRPr="00292DEB">
              <w:rPr>
                <w:color w:val="000000"/>
                <w:sz w:val="15"/>
                <w:szCs w:val="15"/>
                <w:lang w:val="en-GB"/>
              </w:rPr>
              <w:t xml:space="preserve">No. </w:t>
            </w:r>
            <w:r w:rsidRPr="00292DEB">
              <w:rPr>
                <w:color w:val="800000"/>
                <w:sz w:val="15"/>
                <w:szCs w:val="15"/>
                <w:lang w:val="en-GB"/>
              </w:rPr>
              <w:t>2961/54</w:t>
            </w:r>
            <w:r w:rsidRPr="00292DEB">
              <w:rPr>
                <w:color w:val="FF0000"/>
                <w:sz w:val="15"/>
                <w:szCs w:val="15"/>
                <w:lang w:val="en-GB"/>
              </w:rPr>
              <w:t xml:space="preserve"> </w:t>
            </w:r>
            <w:r w:rsidRPr="00292DEB">
              <w:rPr>
                <w:color w:val="000000"/>
                <w:sz w:val="15"/>
                <w:szCs w:val="15"/>
                <w:lang w:val="en-GB"/>
              </w:rPr>
              <w:t>(art. 11-38).</w:t>
            </w:r>
          </w:p>
          <w:p w14:paraId="1FC71F2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1545/85</w:t>
            </w:r>
            <w:r w:rsidRPr="00292DEB">
              <w:rPr>
                <w:color w:val="000000"/>
                <w:sz w:val="15"/>
                <w:szCs w:val="15"/>
                <w:lang w:val="en-GB"/>
              </w:rPr>
              <w:t xml:space="preserve"> (Art. 3-8).</w:t>
            </w:r>
          </w:p>
          <w:p w14:paraId="3503153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1836/89</w:t>
            </w:r>
            <w:r w:rsidRPr="00292DEB">
              <w:rPr>
                <w:color w:val="000000"/>
                <w:sz w:val="15"/>
                <w:szCs w:val="15"/>
                <w:lang w:val="en-GB"/>
              </w:rPr>
              <w:t xml:space="preserve"> (Art. 18-24).</w:t>
            </w:r>
          </w:p>
          <w:p w14:paraId="525227C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1892/90</w:t>
            </w:r>
            <w:r w:rsidRPr="00292DEB">
              <w:rPr>
                <w:color w:val="000000"/>
                <w:sz w:val="15"/>
                <w:szCs w:val="15"/>
                <w:lang w:val="en-GB"/>
              </w:rPr>
              <w:t xml:space="preserve"> (Art. 37).</w:t>
            </w:r>
          </w:p>
          <w:p w14:paraId="34CD426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3986/11</w:t>
            </w:r>
            <w:r w:rsidRPr="00292DEB">
              <w:rPr>
                <w:color w:val="000000"/>
                <w:sz w:val="15"/>
                <w:szCs w:val="15"/>
                <w:lang w:val="en-GB"/>
              </w:rPr>
              <w:t xml:space="preserve"> (Art. 39).</w:t>
            </w:r>
          </w:p>
          <w:p w14:paraId="417A4BD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3996/11</w:t>
            </w:r>
            <w:r w:rsidRPr="00292DEB">
              <w:rPr>
                <w:color w:val="000000"/>
                <w:sz w:val="15"/>
                <w:szCs w:val="15"/>
                <w:lang w:val="en-GB"/>
              </w:rPr>
              <w:t xml:space="preserve"> (Art. 64-74)</w:t>
            </w:r>
          </w:p>
          <w:p w14:paraId="0BBBE40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4144/13</w:t>
            </w:r>
            <w:r w:rsidRPr="00292DEB">
              <w:rPr>
                <w:color w:val="000000"/>
                <w:sz w:val="15"/>
                <w:szCs w:val="15"/>
                <w:lang w:val="en-GB"/>
              </w:rPr>
              <w:t xml:space="preserve"> (Art. 30).</w:t>
            </w:r>
          </w:p>
          <w:p w14:paraId="4226A1A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4172/2013</w:t>
            </w:r>
            <w:r w:rsidRPr="00292DEB">
              <w:rPr>
                <w:color w:val="000000"/>
                <w:sz w:val="15"/>
                <w:szCs w:val="15"/>
                <w:lang w:val="en-GB"/>
              </w:rPr>
              <w:t xml:space="preserve"> (Art. 14).</w:t>
            </w:r>
          </w:p>
          <w:p w14:paraId="5F1357D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4488/17</w:t>
            </w:r>
            <w:r w:rsidRPr="00292DEB">
              <w:rPr>
                <w:color w:val="000000"/>
                <w:sz w:val="15"/>
                <w:szCs w:val="15"/>
                <w:lang w:val="en-GB"/>
              </w:rPr>
              <w:t xml:space="preserve"> (Art. 38)</w:t>
            </w:r>
          </w:p>
          <w:p w14:paraId="041E598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Law No. </w:t>
            </w:r>
            <w:r w:rsidRPr="00292DEB">
              <w:rPr>
                <w:color w:val="C00000"/>
                <w:sz w:val="15"/>
                <w:szCs w:val="15"/>
                <w:lang w:val="en-GB"/>
              </w:rPr>
              <w:t xml:space="preserve">4921/2022 </w:t>
            </w:r>
          </w:p>
          <w:p w14:paraId="1B5C87C0" w14:textId="77777777" w:rsidR="005D0FED" w:rsidRPr="00292DEB" w:rsidRDefault="005D0FED" w:rsidP="00DB7CCE">
            <w:pPr>
              <w:rPr>
                <w:rFonts w:cs="Arial"/>
                <w:lang w:val="en-GB"/>
              </w:rPr>
            </w:pPr>
            <w:r w:rsidRPr="00292DEB">
              <w:rPr>
                <w:rFonts w:cs="Arial"/>
                <w:color w:val="000000" w:themeColor="text1"/>
                <w:lang w:val="en-GB"/>
              </w:rPr>
              <w:t xml:space="preserve">Decision of the Board of DYPA </w:t>
            </w:r>
            <w:r w:rsidRPr="00292DEB">
              <w:rPr>
                <w:rFonts w:cs="Arial"/>
                <w:color w:val="C00000"/>
                <w:lang w:val="en-GB"/>
              </w:rPr>
              <w:t>5274/114/19.09.2022</w:t>
            </w:r>
            <w:r w:rsidRPr="00292DEB">
              <w:rPr>
                <w:rFonts w:cs="Arial"/>
                <w:color w:val="000000" w:themeColor="text1"/>
                <w:lang w:val="en-GB"/>
              </w:rPr>
              <w:t xml:space="preserve"> (</w:t>
            </w:r>
            <w:r w:rsidRPr="00292DEB">
              <w:rPr>
                <w:rFonts w:cs="Arial"/>
                <w:color w:val="000000" w:themeColor="text1"/>
              </w:rPr>
              <w:t>ΦΕΚ</w:t>
            </w:r>
            <w:r w:rsidRPr="00292DEB">
              <w:rPr>
                <w:rFonts w:cs="Arial"/>
                <w:color w:val="000000" w:themeColor="text1"/>
                <w:lang w:val="en-GB"/>
              </w:rPr>
              <w:t xml:space="preserve"> 5078 </w:t>
            </w:r>
            <w:r w:rsidRPr="00292DEB">
              <w:rPr>
                <w:rFonts w:cs="Arial"/>
                <w:color w:val="000000" w:themeColor="text1"/>
              </w:rPr>
              <w:t>Β΄</w:t>
            </w:r>
            <w:r w:rsidRPr="00292DEB">
              <w:rPr>
                <w:rFonts w:cs="Arial"/>
                <w:color w:val="000000" w:themeColor="text1"/>
                <w:lang w:val="en-GB"/>
              </w:rPr>
              <w:t>)</w:t>
            </w:r>
          </w:p>
          <w:p w14:paraId="47D09B14" w14:textId="77777777" w:rsidR="005D0FED" w:rsidRPr="00292DEB" w:rsidRDefault="005D0FED" w:rsidP="00DB7CCE">
            <w:pPr>
              <w:pStyle w:val="Normal0"/>
              <w:pBdr>
                <w:top w:val="nil"/>
                <w:left w:val="nil"/>
                <w:bottom w:val="nil"/>
                <w:right w:val="nil"/>
                <w:between w:val="nil"/>
              </w:pBdr>
              <w:spacing w:after="0"/>
              <w:rPr>
                <w:color w:val="000000" w:themeColor="text1"/>
                <w:sz w:val="15"/>
                <w:szCs w:val="15"/>
                <w:lang w:val="en-GB"/>
              </w:rPr>
            </w:pPr>
            <w:r w:rsidRPr="00292DEB">
              <w:rPr>
                <w:color w:val="000000" w:themeColor="text1"/>
                <w:sz w:val="15"/>
                <w:szCs w:val="15"/>
                <w:lang w:val="en-GB"/>
              </w:rPr>
              <w:t>Law No. 5078/2023 (Art. 175 and 181)</w:t>
            </w:r>
          </w:p>
          <w:p w14:paraId="28DA2F4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55555910" w14:textId="77777777" w:rsidR="005D0FED" w:rsidRPr="00292DEB" w:rsidRDefault="005D0FED" w:rsidP="00DB7CCE">
            <w:pPr>
              <w:pStyle w:val="Normal0"/>
              <w:pBdr>
                <w:top w:val="nil"/>
                <w:left w:val="nil"/>
                <w:bottom w:val="nil"/>
                <w:right w:val="nil"/>
                <w:between w:val="nil"/>
              </w:pBdr>
              <w:spacing w:after="0"/>
              <w:rPr>
                <w:ins w:id="345" w:author="Author"/>
                <w:color w:val="FF0000"/>
                <w:sz w:val="15"/>
                <w:szCs w:val="15"/>
                <w:lang w:val="en-GB"/>
              </w:rPr>
            </w:pPr>
            <w:r w:rsidRPr="00292DEB">
              <w:rPr>
                <w:color w:val="000000" w:themeColor="text1"/>
                <w:sz w:val="15"/>
                <w:szCs w:val="15"/>
                <w:lang w:val="en-GB"/>
              </w:rPr>
              <w:t xml:space="preserve">Directory of legal acts: </w:t>
            </w:r>
            <w:hyperlink r:id="rId31" w:history="1">
              <w:r w:rsidRPr="00292DEB">
                <w:rPr>
                  <w:rStyle w:val="Hyperlink"/>
                  <w:sz w:val="15"/>
                  <w:szCs w:val="15"/>
                  <w:lang w:val="en-GB"/>
                </w:rPr>
                <w:t>https://search.et.gr/el/</w:t>
              </w:r>
            </w:hyperlink>
            <w:del w:id="346" w:author="Author">
              <w:r w:rsidRPr="00292DEB">
                <w:rPr>
                  <w:color w:val="FF0000"/>
                  <w:sz w:val="15"/>
                  <w:szCs w:val="15"/>
                  <w:lang w:val="en-GB"/>
                </w:rPr>
                <w:delText xml:space="preserve"> </w:delText>
              </w:r>
            </w:del>
          </w:p>
          <w:p w14:paraId="2026E9E4" w14:textId="361B8E7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9840C55"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33258AEC" w14:textId="77777777" w:rsidR="005D0FED" w:rsidRPr="00292DEB" w:rsidRDefault="005D0FED" w:rsidP="00DB7CCE">
            <w:pPr>
              <w:spacing w:line="276" w:lineRule="auto"/>
              <w:rPr>
                <w:rFonts w:cs="Arial"/>
                <w:color w:val="0000FF"/>
                <w:lang w:val="en-US"/>
              </w:rPr>
            </w:pPr>
          </w:p>
        </w:tc>
        <w:tc>
          <w:tcPr>
            <w:tcW w:w="127" w:type="pct"/>
          </w:tcPr>
          <w:p w14:paraId="29D9DABE" w14:textId="77777777" w:rsidR="005D0FED" w:rsidRPr="00292DEB" w:rsidRDefault="005D0FED" w:rsidP="00DB7CCE">
            <w:pPr>
              <w:spacing w:line="276" w:lineRule="auto"/>
              <w:rPr>
                <w:rFonts w:cs="Arial"/>
                <w:color w:val="0000FF"/>
                <w:lang w:val="fr-FR"/>
              </w:rPr>
            </w:pPr>
            <w:r w:rsidRPr="00292DEB">
              <w:rPr>
                <w:rFonts w:cs="Arial"/>
                <w:color w:val="0000FF"/>
                <w:lang w:val="fr-FR"/>
              </w:rPr>
              <w:t>1</w:t>
            </w:r>
          </w:p>
          <w:p w14:paraId="798829EF" w14:textId="77777777" w:rsidR="005D0FED" w:rsidRPr="00292DEB" w:rsidRDefault="005D0FED" w:rsidP="00DB7CCE">
            <w:pPr>
              <w:spacing w:line="276" w:lineRule="auto"/>
              <w:rPr>
                <w:rFonts w:cs="Arial"/>
                <w:color w:val="0000FF"/>
                <w:lang w:val="en-US"/>
              </w:rPr>
            </w:pPr>
          </w:p>
        </w:tc>
        <w:tc>
          <w:tcPr>
            <w:tcW w:w="402" w:type="pct"/>
          </w:tcPr>
          <w:p w14:paraId="25A977E7"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167DA09" w14:textId="77777777" w:rsidR="005D0FED" w:rsidRPr="00292DEB" w:rsidRDefault="005D0FED" w:rsidP="00DB7CCE">
            <w:pPr>
              <w:spacing w:line="276" w:lineRule="auto"/>
              <w:rPr>
                <w:rFonts w:cs="Arial"/>
                <w:color w:val="0000FF"/>
                <w:lang w:val="en-US"/>
              </w:rPr>
            </w:pPr>
          </w:p>
        </w:tc>
      </w:tr>
      <w:tr w:rsidR="005D0FED" w:rsidRPr="00292DEB" w14:paraId="50C8BA45" w14:textId="77777777" w:rsidTr="005D0FED">
        <w:tc>
          <w:tcPr>
            <w:tcW w:w="193" w:type="pct"/>
          </w:tcPr>
          <w:p w14:paraId="5D2542BA" w14:textId="77777777" w:rsidR="005D0FED" w:rsidRPr="00292DEB" w:rsidRDefault="005D0FED" w:rsidP="00DB7CCE">
            <w:pPr>
              <w:spacing w:line="276" w:lineRule="auto"/>
              <w:jc w:val="left"/>
              <w:rPr>
                <w:rFonts w:cs="Arial"/>
                <w:lang w:val="es-ES"/>
              </w:rPr>
            </w:pPr>
            <w:r w:rsidRPr="00292DEB">
              <w:rPr>
                <w:rFonts w:cs="Arial"/>
                <w:lang w:val="es-ES"/>
              </w:rPr>
              <w:t>EL</w:t>
            </w:r>
          </w:p>
          <w:p w14:paraId="797DB368" w14:textId="77777777" w:rsidR="005D0FED" w:rsidRPr="00292DEB" w:rsidRDefault="005D0FED" w:rsidP="00DB7CCE">
            <w:pPr>
              <w:spacing w:line="276" w:lineRule="auto"/>
              <w:jc w:val="left"/>
              <w:rPr>
                <w:rFonts w:cs="Arial"/>
                <w:lang w:val="es-ES"/>
              </w:rPr>
            </w:pPr>
            <w:r w:rsidRPr="00292DEB">
              <w:rPr>
                <w:rFonts w:cs="Arial"/>
                <w:lang w:val="es-ES"/>
              </w:rPr>
              <w:t>EL</w:t>
            </w:r>
          </w:p>
          <w:p w14:paraId="2D91EBBB" w14:textId="56446DFD" w:rsidR="005D0FED" w:rsidRPr="00292DEB" w:rsidRDefault="005D0FED" w:rsidP="00DB7CCE">
            <w:pPr>
              <w:spacing w:line="276" w:lineRule="auto"/>
              <w:jc w:val="left"/>
              <w:rPr>
                <w:rFonts w:cs="Arial"/>
                <w:b/>
                <w:lang w:val="es-ES"/>
              </w:rPr>
            </w:pPr>
          </w:p>
        </w:tc>
        <w:tc>
          <w:tcPr>
            <w:tcW w:w="1371" w:type="pct"/>
          </w:tcPr>
          <w:p w14:paraId="048BD184" w14:textId="77777777" w:rsidR="005D0FED" w:rsidRPr="00292DEB" w:rsidRDefault="005D0FED" w:rsidP="00DB7CCE">
            <w:pPr>
              <w:spacing w:line="276" w:lineRule="auto"/>
              <w:rPr>
                <w:rFonts w:cs="Arial"/>
              </w:rPr>
            </w:pPr>
            <w:r w:rsidRPr="00292DEB">
              <w:rPr>
                <w:rFonts w:cs="Arial"/>
              </w:rPr>
              <w:t xml:space="preserve">Arbeitslosenversicherung: Beitragsfinanziertes obligatorisches Sozialversicherungssystem für Arbeitgeber und Arbeitnehmer, ergänzt (wenn nötig) aus </w:t>
            </w:r>
            <w:r w:rsidRPr="00292DEB">
              <w:rPr>
                <w:rFonts w:cs="Arial"/>
              </w:rPr>
              <w:lastRenderedPageBreak/>
              <w:t>dem Staatshaushalt, mit entgeltbezogenen Leistungen.</w:t>
            </w:r>
          </w:p>
          <w:p w14:paraId="02F15B8C" w14:textId="77777777" w:rsidR="005D0FED" w:rsidRPr="00292DEB" w:rsidRDefault="005D0FED" w:rsidP="00DB7CCE">
            <w:pPr>
              <w:spacing w:line="276" w:lineRule="auto"/>
              <w:rPr>
                <w:rFonts w:cs="Arial"/>
              </w:rPr>
            </w:pPr>
          </w:p>
          <w:p w14:paraId="0051ABE2" w14:textId="77777777" w:rsidR="005D0FED" w:rsidRPr="00292DEB" w:rsidRDefault="005D0FED" w:rsidP="00DB7CCE">
            <w:pPr>
              <w:spacing w:line="276" w:lineRule="auto"/>
              <w:rPr>
                <w:rFonts w:cs="Arial"/>
              </w:rPr>
            </w:pPr>
            <w:r w:rsidRPr="00292DEB">
              <w:rPr>
                <w:rFonts w:cs="Arial"/>
              </w:rPr>
              <w:t>Zudem existiert ein System der Arbeitslosenhilfe. Bedürftigkeitsprüfung.</w:t>
            </w:r>
          </w:p>
          <w:p w14:paraId="2C850024" w14:textId="5D2C38CC" w:rsidR="005D0FED" w:rsidRPr="00292DEB" w:rsidRDefault="005D0FED" w:rsidP="00DB7CCE">
            <w:pPr>
              <w:spacing w:line="276" w:lineRule="auto"/>
              <w:rPr>
                <w:rFonts w:cs="Arial"/>
              </w:rPr>
            </w:pPr>
          </w:p>
        </w:tc>
        <w:tc>
          <w:tcPr>
            <w:tcW w:w="1370" w:type="pct"/>
          </w:tcPr>
          <w:p w14:paraId="01DE69E0" w14:textId="77777777" w:rsidR="005D0FED" w:rsidRPr="00292DEB" w:rsidRDefault="005D0FED" w:rsidP="00DB7CCE">
            <w:pPr>
              <w:spacing w:line="276" w:lineRule="auto"/>
              <w:rPr>
                <w:rFonts w:cs="Arial"/>
                <w:lang w:val="fr-BE"/>
              </w:rPr>
            </w:pPr>
            <w:r w:rsidRPr="00292DEB">
              <w:rPr>
                <w:rFonts w:cs="Arial"/>
                <w:lang w:val="fr-BE"/>
              </w:rPr>
              <w:lastRenderedPageBreak/>
              <w:t xml:space="preserve">Régime d'assurance chômage: système obligatoire d’assurance sociale financé par les cotisations aussi bien des employeurs que des salariés, et complété (si </w:t>
            </w:r>
            <w:r w:rsidRPr="00292DEB">
              <w:rPr>
                <w:rFonts w:cs="Arial"/>
                <w:lang w:val="fr-BE"/>
              </w:rPr>
              <w:lastRenderedPageBreak/>
              <w:t>nécessaire) par le budget de l’Etat, qui verse les prestations liées à la rémunération.</w:t>
            </w:r>
          </w:p>
          <w:p w14:paraId="4C9060B6" w14:textId="77777777" w:rsidR="005D0FED" w:rsidRPr="00292DEB" w:rsidRDefault="005D0FED" w:rsidP="00DB7CCE">
            <w:pPr>
              <w:spacing w:line="276" w:lineRule="auto"/>
              <w:rPr>
                <w:rFonts w:cs="Arial"/>
                <w:lang w:val="fr-BE"/>
              </w:rPr>
            </w:pPr>
          </w:p>
          <w:p w14:paraId="4BD082DE" w14:textId="59DAF1A5" w:rsidR="005D0FED" w:rsidRPr="00292DEB" w:rsidRDefault="005D0FED" w:rsidP="00DB7CCE">
            <w:pPr>
              <w:spacing w:line="276" w:lineRule="auto"/>
              <w:rPr>
                <w:rFonts w:cs="Arial"/>
                <w:lang w:val="fr-BE"/>
              </w:rPr>
            </w:pPr>
            <w:r w:rsidRPr="00292DEB">
              <w:rPr>
                <w:rFonts w:cs="Arial"/>
                <w:lang w:val="fr-BE"/>
              </w:rPr>
              <w:t>Il existe aussi un régime spécial d’assistance chômage. Soumis à une condition de ressources.</w:t>
            </w:r>
          </w:p>
        </w:tc>
        <w:tc>
          <w:tcPr>
            <w:tcW w:w="1370" w:type="pct"/>
          </w:tcPr>
          <w:p w14:paraId="4646AE9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E-X-02-EL</w:t>
            </w:r>
          </w:p>
          <w:p w14:paraId="20A42F9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Unemployment insurance scheme: compulsory social insurance scheme financed by contributions of both employers and employees, and supplemented (if needed) by </w:t>
            </w:r>
            <w:r w:rsidRPr="00292DEB">
              <w:rPr>
                <w:color w:val="000000"/>
                <w:sz w:val="15"/>
                <w:szCs w:val="15"/>
                <w:lang w:val="en-GB"/>
              </w:rPr>
              <w:lastRenderedPageBreak/>
              <w:t>the State budget, which provides earnings-related benefits.</w:t>
            </w:r>
          </w:p>
          <w:p w14:paraId="55C2AD2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87A0105"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There is also an unemployment assistance scheme. </w:t>
            </w:r>
            <w:r w:rsidRPr="00292DEB">
              <w:rPr>
                <w:color w:val="000000"/>
                <w:sz w:val="15"/>
                <w:szCs w:val="15"/>
              </w:rPr>
              <w:t>Means-</w:t>
            </w:r>
            <w:proofErr w:type="spellStart"/>
            <w:r w:rsidRPr="00292DEB">
              <w:rPr>
                <w:color w:val="000000"/>
                <w:sz w:val="15"/>
                <w:szCs w:val="15"/>
              </w:rPr>
              <w:t>tested</w:t>
            </w:r>
            <w:proofErr w:type="spellEnd"/>
            <w:r w:rsidRPr="00292DEB">
              <w:rPr>
                <w:color w:val="000000"/>
                <w:sz w:val="15"/>
                <w:szCs w:val="15"/>
              </w:rPr>
              <w:t>.</w:t>
            </w:r>
          </w:p>
          <w:p w14:paraId="6B85F1B5" w14:textId="77777777" w:rsidR="005D0FED" w:rsidRPr="00292DEB" w:rsidRDefault="005D0FED" w:rsidP="00DB7CCE">
            <w:pPr>
              <w:pStyle w:val="Normal0"/>
              <w:pBdr>
                <w:top w:val="nil"/>
                <w:left w:val="nil"/>
                <w:bottom w:val="nil"/>
                <w:right w:val="nil"/>
                <w:between w:val="nil"/>
              </w:pBdr>
              <w:spacing w:after="0"/>
              <w:rPr>
                <w:color w:val="000000"/>
                <w:sz w:val="15"/>
                <w:szCs w:val="15"/>
              </w:rPr>
            </w:pPr>
          </w:p>
          <w:p w14:paraId="16DF3681" w14:textId="743AF6D1"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1699A54"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51762EAD" w14:textId="77777777" w:rsidR="005D0FED" w:rsidRPr="00292DEB" w:rsidRDefault="005D0FED" w:rsidP="00DB7CCE">
            <w:pPr>
              <w:spacing w:line="276" w:lineRule="auto"/>
              <w:rPr>
                <w:rFonts w:cs="Arial"/>
                <w:color w:val="0000FF"/>
                <w:lang w:val="en-US"/>
              </w:rPr>
            </w:pPr>
          </w:p>
        </w:tc>
        <w:tc>
          <w:tcPr>
            <w:tcW w:w="127" w:type="pct"/>
          </w:tcPr>
          <w:p w14:paraId="7B52784E" w14:textId="77777777" w:rsidR="005D0FED" w:rsidRPr="00292DEB" w:rsidRDefault="005D0FED" w:rsidP="00DB7CCE">
            <w:pPr>
              <w:spacing w:line="276" w:lineRule="auto"/>
              <w:rPr>
                <w:rFonts w:cs="Arial"/>
                <w:color w:val="0000FF"/>
                <w:lang w:val="fr-FR"/>
              </w:rPr>
            </w:pPr>
            <w:r w:rsidRPr="00292DEB">
              <w:rPr>
                <w:rFonts w:cs="Arial"/>
                <w:color w:val="0000FF"/>
                <w:lang w:val="fr-FR"/>
              </w:rPr>
              <w:t>2</w:t>
            </w:r>
          </w:p>
          <w:p w14:paraId="433B8845" w14:textId="77777777" w:rsidR="005D0FED" w:rsidRPr="00292DEB" w:rsidRDefault="005D0FED" w:rsidP="00DB7CCE">
            <w:pPr>
              <w:spacing w:line="276" w:lineRule="auto"/>
              <w:rPr>
                <w:rFonts w:cs="Arial"/>
                <w:color w:val="0000FF"/>
                <w:lang w:val="en-US"/>
              </w:rPr>
            </w:pPr>
          </w:p>
        </w:tc>
        <w:tc>
          <w:tcPr>
            <w:tcW w:w="402" w:type="pct"/>
          </w:tcPr>
          <w:p w14:paraId="25DE48D7"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A65DC7F" w14:textId="77777777" w:rsidR="005D0FED" w:rsidRPr="00292DEB" w:rsidRDefault="005D0FED" w:rsidP="00DB7CCE">
            <w:pPr>
              <w:spacing w:line="276" w:lineRule="auto"/>
              <w:rPr>
                <w:rFonts w:cs="Arial"/>
                <w:color w:val="0000FF"/>
                <w:lang w:val="en-US"/>
              </w:rPr>
            </w:pPr>
          </w:p>
        </w:tc>
      </w:tr>
      <w:tr w:rsidR="005D0FED" w:rsidRPr="00292DEB" w14:paraId="11931598" w14:textId="77777777" w:rsidTr="005D0FED">
        <w:tc>
          <w:tcPr>
            <w:tcW w:w="193" w:type="pct"/>
          </w:tcPr>
          <w:p w14:paraId="238A24CF" w14:textId="77777777" w:rsidR="005D0FED" w:rsidRPr="00292DEB" w:rsidRDefault="005D0FED" w:rsidP="00DB7CCE">
            <w:pPr>
              <w:spacing w:line="276" w:lineRule="auto"/>
              <w:jc w:val="left"/>
              <w:rPr>
                <w:rFonts w:cs="Arial"/>
                <w:lang w:val="en-GB"/>
              </w:rPr>
            </w:pPr>
            <w:r w:rsidRPr="00292DEB">
              <w:rPr>
                <w:rFonts w:cs="Arial"/>
                <w:lang w:val="en-GB"/>
              </w:rPr>
              <w:t>EL</w:t>
            </w:r>
          </w:p>
          <w:p w14:paraId="05B2DF7C" w14:textId="77777777" w:rsidR="005D0FED" w:rsidRPr="00292DEB" w:rsidRDefault="005D0FED" w:rsidP="00DB7CCE">
            <w:pPr>
              <w:spacing w:line="276" w:lineRule="auto"/>
              <w:jc w:val="left"/>
              <w:rPr>
                <w:rFonts w:cs="Arial"/>
                <w:lang w:val="en-GB"/>
              </w:rPr>
            </w:pPr>
            <w:r w:rsidRPr="00292DEB">
              <w:rPr>
                <w:rFonts w:cs="Arial"/>
                <w:lang w:val="en-GB"/>
              </w:rPr>
              <w:t>EL</w:t>
            </w:r>
          </w:p>
          <w:p w14:paraId="3A345A0F" w14:textId="77777777" w:rsidR="005D0FED" w:rsidRPr="00292DEB" w:rsidRDefault="005D0FED" w:rsidP="00DB7CCE">
            <w:pPr>
              <w:spacing w:line="276" w:lineRule="auto"/>
              <w:jc w:val="left"/>
              <w:rPr>
                <w:rFonts w:cs="Arial"/>
                <w:lang w:val="en-GB"/>
              </w:rPr>
            </w:pPr>
            <w:r w:rsidRPr="00292DEB">
              <w:rPr>
                <w:rFonts w:cs="Arial"/>
                <w:lang w:val="en-GB"/>
              </w:rPr>
              <w:t>EL</w:t>
            </w:r>
          </w:p>
          <w:p w14:paraId="7F5ADD09" w14:textId="34B1C974" w:rsidR="005D0FED" w:rsidRPr="00292DEB" w:rsidRDefault="005D0FED" w:rsidP="00DB7CCE">
            <w:pPr>
              <w:spacing w:line="276" w:lineRule="auto"/>
              <w:jc w:val="left"/>
              <w:rPr>
                <w:rFonts w:cs="Arial"/>
                <w:b/>
                <w:lang w:val="es-ES"/>
              </w:rPr>
            </w:pPr>
          </w:p>
        </w:tc>
        <w:tc>
          <w:tcPr>
            <w:tcW w:w="1371" w:type="pct"/>
          </w:tcPr>
          <w:p w14:paraId="3F753B61" w14:textId="77777777" w:rsidR="005D0FED" w:rsidRPr="00292DEB" w:rsidRDefault="005D0FED" w:rsidP="00DB7CCE">
            <w:pPr>
              <w:spacing w:line="276" w:lineRule="auto"/>
              <w:rPr>
                <w:rFonts w:cs="Arial"/>
              </w:rPr>
            </w:pPr>
            <w:r w:rsidRPr="00292DEB">
              <w:rPr>
                <w:rFonts w:cs="Arial"/>
              </w:rPr>
              <w:t xml:space="preserve">Arbeitnehmer, die bei der </w:t>
            </w:r>
            <w:r w:rsidRPr="00292DEB">
              <w:rPr>
                <w:rFonts w:cs="Arial"/>
                <w:color w:val="008000"/>
              </w:rPr>
              <w:t>Arbeitsverwaltung (</w:t>
            </w:r>
            <w:r w:rsidRPr="00292DEB">
              <w:rPr>
                <w:rFonts w:eastAsia="Arial" w:cs="Arial"/>
                <w:color w:val="008000"/>
              </w:rPr>
              <w:t>DYPA</w:t>
            </w:r>
            <w:r w:rsidRPr="00292DEB">
              <w:rPr>
                <w:rFonts w:cs="Arial"/>
                <w:color w:val="008000"/>
              </w:rPr>
              <w:t>)</w:t>
            </w:r>
            <w:r w:rsidRPr="00292DEB">
              <w:rPr>
                <w:rFonts w:cs="Arial"/>
              </w:rPr>
              <w:t xml:space="preserve"> gegen Arbeitslosigkeit versichert sind.</w:t>
            </w:r>
          </w:p>
          <w:p w14:paraId="0F73DC6C" w14:textId="7B36ED2A" w:rsidR="005D0FED" w:rsidRPr="00292DEB" w:rsidRDefault="005D0FED" w:rsidP="00DB7CCE">
            <w:pPr>
              <w:spacing w:line="276" w:lineRule="auto"/>
              <w:rPr>
                <w:rFonts w:cs="Arial"/>
              </w:rPr>
            </w:pPr>
            <w:r w:rsidRPr="00292DEB">
              <w:rPr>
                <w:rFonts w:cs="Arial"/>
              </w:rPr>
              <w:t>Spezifisches System für selbstständige Handwerker, Medienmitarbeiter und Freiberufler wie Juristen, Ingenieure, Ärzte.</w:t>
            </w:r>
          </w:p>
          <w:p w14:paraId="6ADBC917" w14:textId="77777777" w:rsidR="005D0FED" w:rsidRPr="00292DEB" w:rsidRDefault="005D0FED" w:rsidP="00DB7CCE">
            <w:pPr>
              <w:spacing w:line="276" w:lineRule="auto"/>
              <w:rPr>
                <w:rFonts w:cs="Arial"/>
              </w:rPr>
            </w:pPr>
          </w:p>
          <w:p w14:paraId="0CBE577E" w14:textId="77777777" w:rsidR="005D0FED" w:rsidRPr="00292DEB" w:rsidRDefault="005D0FED" w:rsidP="00DB7CCE">
            <w:pPr>
              <w:spacing w:line="276" w:lineRule="auto"/>
              <w:rPr>
                <w:rFonts w:cs="Arial"/>
              </w:rPr>
            </w:pPr>
            <w:r w:rsidRPr="00292DEB">
              <w:rPr>
                <w:rFonts w:cs="Arial"/>
              </w:rPr>
              <w:t xml:space="preserve">Anspruchsberechtigung auf Arbeitslosengeld ist wohnsitzgebunden. Nach EU-Verordnungen </w:t>
            </w:r>
            <w:r w:rsidRPr="00292DEB">
              <w:rPr>
                <w:rFonts w:cs="Arial"/>
                <w:color w:val="C00000"/>
              </w:rPr>
              <w:t>883/2004</w:t>
            </w:r>
            <w:r w:rsidRPr="00292DEB">
              <w:rPr>
                <w:rFonts w:cs="Arial"/>
              </w:rPr>
              <w:t xml:space="preserve"> und 987/2009 kann das Arbeitslosengeld für eine Höchstdauer von </w:t>
            </w:r>
            <w:r w:rsidRPr="00292DEB">
              <w:rPr>
                <w:rFonts w:cs="Arial"/>
                <w:color w:val="C00000"/>
              </w:rPr>
              <w:t>3</w:t>
            </w:r>
            <w:r w:rsidRPr="00292DEB">
              <w:rPr>
                <w:rFonts w:cs="Arial"/>
              </w:rPr>
              <w:t xml:space="preserve"> Monaten in einen anderen EU-Mitgliedsstaat exportiert werden.</w:t>
            </w:r>
          </w:p>
          <w:p w14:paraId="7D2F320B" w14:textId="77777777" w:rsidR="005D0FED" w:rsidRPr="00292DEB" w:rsidRDefault="005D0FED" w:rsidP="00DB7CCE">
            <w:pPr>
              <w:spacing w:line="276" w:lineRule="auto"/>
              <w:rPr>
                <w:rFonts w:cs="Arial"/>
              </w:rPr>
            </w:pPr>
            <w:r w:rsidRPr="00292DEB">
              <w:rPr>
                <w:rFonts w:cs="Arial"/>
              </w:rPr>
              <w:t xml:space="preserve">Staatsbürger, die im Ausland leben, sind nicht abgedeckt. </w:t>
            </w:r>
          </w:p>
          <w:p w14:paraId="169FD5D2" w14:textId="77777777" w:rsidR="005D0FED" w:rsidRPr="00292DEB" w:rsidRDefault="005D0FED" w:rsidP="00DB7CCE">
            <w:pPr>
              <w:numPr>
                <w:ilvl w:val="12"/>
                <w:numId w:val="0"/>
              </w:numPr>
              <w:spacing w:line="276" w:lineRule="auto"/>
              <w:rPr>
                <w:rFonts w:cs="Arial"/>
                <w:b/>
                <w:color w:val="0000FF"/>
              </w:rPr>
            </w:pPr>
          </w:p>
          <w:p w14:paraId="475B3E1E" w14:textId="0ACCF96D" w:rsidR="005D0FED" w:rsidRPr="00292DEB" w:rsidRDefault="005D0FED" w:rsidP="00DB7CCE">
            <w:pPr>
              <w:spacing w:line="276" w:lineRule="auto"/>
              <w:rPr>
                <w:rFonts w:cs="Arial"/>
              </w:rPr>
            </w:pPr>
          </w:p>
        </w:tc>
        <w:tc>
          <w:tcPr>
            <w:tcW w:w="1370" w:type="pct"/>
          </w:tcPr>
          <w:p w14:paraId="39B87175" w14:textId="77777777" w:rsidR="005D0FED" w:rsidRPr="00292DEB" w:rsidRDefault="005D0FED" w:rsidP="00DB7CCE">
            <w:pPr>
              <w:spacing w:line="276" w:lineRule="auto"/>
              <w:rPr>
                <w:rFonts w:cs="Arial"/>
                <w:lang w:val="fr-BE"/>
              </w:rPr>
            </w:pPr>
            <w:r w:rsidRPr="00292DEB">
              <w:rPr>
                <w:rFonts w:cs="Arial"/>
                <w:lang w:val="fr-BE"/>
              </w:rPr>
              <w:t xml:space="preserve">Salariés assurés contre le chômage auprès du </w:t>
            </w:r>
            <w:r w:rsidRPr="00292DEB">
              <w:rPr>
                <w:rFonts w:cs="Arial"/>
                <w:color w:val="008000"/>
                <w:lang w:val="fr-BE"/>
              </w:rPr>
              <w:t>Service public pour l’emploi (DYPA)</w:t>
            </w:r>
            <w:r w:rsidRPr="00292DEB">
              <w:rPr>
                <w:rFonts w:cs="Arial"/>
                <w:lang w:val="fr-BE"/>
              </w:rPr>
              <w:t xml:space="preserve">. </w:t>
            </w:r>
          </w:p>
          <w:p w14:paraId="73E57795" w14:textId="1D4590AD" w:rsidR="005D0FED" w:rsidRPr="00292DEB" w:rsidRDefault="005D0FED" w:rsidP="00DB7CCE">
            <w:pPr>
              <w:spacing w:line="276" w:lineRule="auto"/>
              <w:rPr>
                <w:rFonts w:cs="Arial"/>
                <w:lang w:val="fr-BE"/>
              </w:rPr>
            </w:pPr>
            <w:r w:rsidRPr="00292DEB">
              <w:rPr>
                <w:rFonts w:cs="Arial"/>
                <w:lang w:val="fr-BE"/>
              </w:rPr>
              <w:t>Régime spécial pour les artisans indépendants, les membres de la presse et les professions libérales, les avocats, les ingénieurs et les médecins.</w:t>
            </w:r>
          </w:p>
          <w:p w14:paraId="4529866A" w14:textId="77777777" w:rsidR="005D0FED" w:rsidRPr="00292DEB" w:rsidRDefault="005D0FED" w:rsidP="00DB7CCE">
            <w:pPr>
              <w:spacing w:line="276" w:lineRule="auto"/>
              <w:rPr>
                <w:rFonts w:eastAsia="Arial" w:cs="Arial"/>
                <w:lang w:val="fr-BE"/>
              </w:rPr>
            </w:pPr>
          </w:p>
          <w:p w14:paraId="651670F0" w14:textId="77777777" w:rsidR="005D0FED" w:rsidRPr="00292DEB" w:rsidRDefault="005D0FED" w:rsidP="00DB7CCE">
            <w:pPr>
              <w:spacing w:line="276" w:lineRule="auto"/>
              <w:rPr>
                <w:rFonts w:eastAsia="Arial" w:cs="Arial"/>
                <w:lang w:val="fr-BE"/>
              </w:rPr>
            </w:pPr>
            <w:r w:rsidRPr="00292DEB">
              <w:rPr>
                <w:rFonts w:eastAsia="Arial" w:cs="Arial"/>
                <w:lang w:val="fr-BE"/>
              </w:rPr>
              <w:t>Le droit à l’allocation de chômage est conditionné par la résidence. Conformément aux règlements de l’UE n°</w:t>
            </w:r>
            <w:r w:rsidRPr="00292DEB">
              <w:rPr>
                <w:rFonts w:eastAsia="Arial" w:cs="Arial"/>
                <w:color w:val="C00000"/>
                <w:lang w:val="fr-BE"/>
              </w:rPr>
              <w:t xml:space="preserve">883/2004 </w:t>
            </w:r>
            <w:r w:rsidRPr="00292DEB">
              <w:rPr>
                <w:rFonts w:eastAsia="Arial" w:cs="Arial"/>
                <w:lang w:val="fr-BE"/>
              </w:rPr>
              <w:t xml:space="preserve">et n°987/2009, l’allocation de chômage peut être exportée pendant une durée maximale de </w:t>
            </w:r>
            <w:r w:rsidRPr="00292DEB">
              <w:rPr>
                <w:rFonts w:eastAsia="Arial" w:cs="Arial"/>
                <w:color w:val="C00000"/>
                <w:lang w:val="fr-BE"/>
              </w:rPr>
              <w:t>3</w:t>
            </w:r>
            <w:r w:rsidRPr="00292DEB">
              <w:rPr>
                <w:rFonts w:eastAsia="Arial" w:cs="Arial"/>
                <w:lang w:val="fr-BE"/>
              </w:rPr>
              <w:t xml:space="preserve"> mois dans un autre État membre de l’UE. </w:t>
            </w:r>
          </w:p>
          <w:p w14:paraId="28F79EA0" w14:textId="77777777" w:rsidR="005D0FED" w:rsidRPr="00292DEB" w:rsidRDefault="005D0FED" w:rsidP="00DB7CCE">
            <w:pPr>
              <w:spacing w:line="276" w:lineRule="auto"/>
              <w:rPr>
                <w:rFonts w:cs="Arial"/>
                <w:lang w:val="fr-BE"/>
              </w:rPr>
            </w:pPr>
            <w:r w:rsidRPr="00292DEB">
              <w:rPr>
                <w:rFonts w:eastAsia="Arial" w:cs="Arial"/>
                <w:lang w:val="fr-BE"/>
              </w:rPr>
              <w:t xml:space="preserve">Les ressortissants qui habitent à l’étranger ne sont pas couverts. </w:t>
            </w:r>
          </w:p>
          <w:p w14:paraId="3E8D2822" w14:textId="77777777" w:rsidR="005D0FED" w:rsidRPr="00292DEB" w:rsidRDefault="005D0FED" w:rsidP="00DB7CCE">
            <w:pPr>
              <w:numPr>
                <w:ilvl w:val="12"/>
                <w:numId w:val="0"/>
              </w:numPr>
              <w:spacing w:line="276" w:lineRule="auto"/>
              <w:rPr>
                <w:rFonts w:cs="Arial"/>
                <w:b/>
                <w:color w:val="0000FF"/>
                <w:lang w:val="fr-BE"/>
              </w:rPr>
            </w:pPr>
          </w:p>
          <w:p w14:paraId="098337F6" w14:textId="374F4642" w:rsidR="005D0FED" w:rsidRPr="00292DEB" w:rsidRDefault="005D0FED" w:rsidP="00DB7CCE">
            <w:pPr>
              <w:spacing w:line="276" w:lineRule="auto"/>
              <w:rPr>
                <w:rFonts w:cs="Arial"/>
                <w:lang w:val="fr-BE"/>
              </w:rPr>
            </w:pPr>
          </w:p>
        </w:tc>
        <w:tc>
          <w:tcPr>
            <w:tcW w:w="1370" w:type="pct"/>
          </w:tcPr>
          <w:p w14:paraId="0A4DF20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E-X-03-EL</w:t>
            </w:r>
          </w:p>
          <w:p w14:paraId="6B499F7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Employees who are insured against unemployment with the </w:t>
            </w:r>
            <w:r w:rsidRPr="00292DEB">
              <w:rPr>
                <w:color w:val="008000"/>
                <w:sz w:val="15"/>
                <w:szCs w:val="15"/>
                <w:lang w:val="en-GB"/>
              </w:rPr>
              <w:t>Public Employment Service (DYPA).</w:t>
            </w:r>
          </w:p>
          <w:p w14:paraId="0278BF81" w14:textId="0B32767A"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Specific scheme for self-employed craftsmen, media personnel and liberal professions lawyers, engineers, doctors.</w:t>
            </w:r>
          </w:p>
          <w:p w14:paraId="6D576EC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4E41F45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Entitlement to unemployment benefit is dependent on residence. Under EU Regulations </w:t>
            </w:r>
            <w:r w:rsidRPr="00292DEB">
              <w:rPr>
                <w:color w:val="C00000"/>
                <w:sz w:val="15"/>
                <w:szCs w:val="15"/>
                <w:lang w:val="en-GB"/>
              </w:rPr>
              <w:t>883/2004</w:t>
            </w:r>
            <w:r w:rsidRPr="00292DEB">
              <w:rPr>
                <w:color w:val="000000"/>
                <w:sz w:val="15"/>
                <w:szCs w:val="15"/>
                <w:lang w:val="en-GB"/>
              </w:rPr>
              <w:t xml:space="preserve"> and </w:t>
            </w:r>
            <w:r w:rsidRPr="00292DEB">
              <w:rPr>
                <w:color w:val="C00000"/>
                <w:sz w:val="15"/>
                <w:szCs w:val="15"/>
                <w:lang w:val="en-GB"/>
              </w:rPr>
              <w:t>987/2009</w:t>
            </w:r>
            <w:r w:rsidRPr="00292DEB">
              <w:rPr>
                <w:color w:val="000000"/>
                <w:sz w:val="15"/>
                <w:szCs w:val="15"/>
                <w:lang w:val="en-GB"/>
              </w:rPr>
              <w:t xml:space="preserve"> the unemployment benefit can be exported for a maximum period of </w:t>
            </w:r>
            <w:r w:rsidRPr="00292DEB">
              <w:rPr>
                <w:color w:val="C00000"/>
                <w:sz w:val="15"/>
                <w:szCs w:val="15"/>
                <w:lang w:val="en-GB"/>
              </w:rPr>
              <w:t>3</w:t>
            </w:r>
            <w:r w:rsidRPr="00292DEB">
              <w:rPr>
                <w:color w:val="000000"/>
                <w:sz w:val="15"/>
                <w:szCs w:val="15"/>
                <w:lang w:val="en-GB"/>
              </w:rPr>
              <w:t xml:space="preserve"> months to another EU Member State. </w:t>
            </w:r>
          </w:p>
          <w:p w14:paraId="53472D3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Citizens living abroad are not covered. </w:t>
            </w:r>
          </w:p>
          <w:p w14:paraId="6C9F0DC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CE10B06" w14:textId="77777777" w:rsidR="005D0FED" w:rsidRPr="00292DEB" w:rsidRDefault="005D0FED" w:rsidP="00DB7CCE">
            <w:pPr>
              <w:pStyle w:val="Normal0"/>
              <w:pBdr>
                <w:top w:val="nil"/>
                <w:left w:val="nil"/>
                <w:bottom w:val="nil"/>
                <w:right w:val="nil"/>
                <w:between w:val="nil"/>
              </w:pBdr>
              <w:spacing w:after="0"/>
              <w:rPr>
                <w:ins w:id="347" w:author="Author"/>
                <w:color w:val="000000"/>
                <w:sz w:val="15"/>
                <w:szCs w:val="15"/>
                <w:lang w:val="en-GB"/>
              </w:rPr>
            </w:pPr>
            <w:ins w:id="348" w:author="Author">
              <w:r w:rsidRPr="00292DEB">
                <w:rPr>
                  <w:color w:val="000000"/>
                  <w:sz w:val="15"/>
                  <w:szCs w:val="15"/>
                  <w:lang w:val="en-GB"/>
                </w:rPr>
                <w:t>No exemptions from paying contributions.</w:t>
              </w:r>
            </w:ins>
          </w:p>
          <w:p w14:paraId="5070BCC5" w14:textId="77777777" w:rsidR="005D0FED" w:rsidRPr="00292DEB" w:rsidRDefault="005D0FED" w:rsidP="00DB7CCE">
            <w:pPr>
              <w:pStyle w:val="Normal0"/>
              <w:pBdr>
                <w:top w:val="nil"/>
                <w:left w:val="nil"/>
                <w:bottom w:val="nil"/>
                <w:right w:val="nil"/>
                <w:between w:val="nil"/>
              </w:pBdr>
              <w:rPr>
                <w:b/>
                <w:color w:val="FF0000"/>
                <w:sz w:val="15"/>
                <w:szCs w:val="15"/>
                <w:lang w:val="en-GB"/>
              </w:rPr>
            </w:pPr>
          </w:p>
          <w:p w14:paraId="063F31BD" w14:textId="15DE1E0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B9D275C"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0E2D006C" w14:textId="77777777" w:rsidR="005D0FED" w:rsidRPr="00292DEB" w:rsidRDefault="005D0FED" w:rsidP="00DB7CCE">
            <w:pPr>
              <w:spacing w:line="276" w:lineRule="auto"/>
              <w:rPr>
                <w:rFonts w:cs="Arial"/>
                <w:color w:val="0000FF"/>
                <w:lang w:val="en-US"/>
              </w:rPr>
            </w:pPr>
          </w:p>
        </w:tc>
        <w:tc>
          <w:tcPr>
            <w:tcW w:w="127" w:type="pct"/>
          </w:tcPr>
          <w:p w14:paraId="36FBEAA9" w14:textId="77777777" w:rsidR="005D0FED" w:rsidRPr="00292DEB" w:rsidRDefault="005D0FED" w:rsidP="00DB7CCE">
            <w:pPr>
              <w:spacing w:line="276" w:lineRule="auto"/>
              <w:rPr>
                <w:rFonts w:cs="Arial"/>
                <w:color w:val="0000FF"/>
                <w:lang w:val="fr-FR"/>
              </w:rPr>
            </w:pPr>
            <w:r w:rsidRPr="00292DEB">
              <w:rPr>
                <w:rFonts w:cs="Arial"/>
                <w:color w:val="0000FF"/>
                <w:lang w:val="fr-FR"/>
              </w:rPr>
              <w:t>3</w:t>
            </w:r>
          </w:p>
          <w:p w14:paraId="187BB24F" w14:textId="77777777" w:rsidR="005D0FED" w:rsidRPr="00292DEB" w:rsidRDefault="005D0FED" w:rsidP="00DB7CCE">
            <w:pPr>
              <w:spacing w:line="276" w:lineRule="auto"/>
              <w:rPr>
                <w:rFonts w:cs="Arial"/>
                <w:color w:val="0000FF"/>
                <w:lang w:val="en-US"/>
              </w:rPr>
            </w:pPr>
          </w:p>
        </w:tc>
        <w:tc>
          <w:tcPr>
            <w:tcW w:w="402" w:type="pct"/>
          </w:tcPr>
          <w:p w14:paraId="796620FE"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36F5815" w14:textId="77777777" w:rsidR="005D0FED" w:rsidRPr="00292DEB" w:rsidRDefault="005D0FED" w:rsidP="00DB7CCE">
            <w:pPr>
              <w:spacing w:line="276" w:lineRule="auto"/>
              <w:rPr>
                <w:rFonts w:cs="Arial"/>
                <w:color w:val="0000FF"/>
                <w:lang w:val="en-US"/>
              </w:rPr>
            </w:pPr>
          </w:p>
        </w:tc>
      </w:tr>
      <w:tr w:rsidR="005D0FED" w:rsidRPr="00292DEB" w14:paraId="6C79ECC9" w14:textId="77777777" w:rsidTr="005D0FED">
        <w:tc>
          <w:tcPr>
            <w:tcW w:w="193" w:type="pct"/>
          </w:tcPr>
          <w:p w14:paraId="33662C59" w14:textId="44C87CB5" w:rsidR="005D0FED" w:rsidRPr="00292DEB" w:rsidRDefault="005D0FED" w:rsidP="00DB7CCE">
            <w:pPr>
              <w:spacing w:line="276" w:lineRule="auto"/>
              <w:jc w:val="left"/>
              <w:rPr>
                <w:rFonts w:cs="Arial"/>
                <w:bCs/>
                <w:lang w:val="es-ES"/>
              </w:rPr>
            </w:pPr>
            <w:r w:rsidRPr="00292DEB">
              <w:rPr>
                <w:rFonts w:cs="Arial"/>
                <w:bCs/>
                <w:lang w:val="es-ES"/>
              </w:rPr>
              <w:t>EL</w:t>
            </w:r>
          </w:p>
        </w:tc>
        <w:tc>
          <w:tcPr>
            <w:tcW w:w="1371" w:type="pct"/>
          </w:tcPr>
          <w:p w14:paraId="29740462" w14:textId="04299162" w:rsidR="005D0FED" w:rsidRPr="00292DEB" w:rsidRDefault="005D0FED" w:rsidP="00DB7CCE">
            <w:pPr>
              <w:spacing w:line="276" w:lineRule="auto"/>
              <w:rPr>
                <w:rFonts w:cs="Arial"/>
                <w:iCs/>
                <w:color w:val="008000"/>
              </w:rPr>
            </w:pPr>
          </w:p>
        </w:tc>
        <w:tc>
          <w:tcPr>
            <w:tcW w:w="1370" w:type="pct"/>
          </w:tcPr>
          <w:p w14:paraId="159CBEF8" w14:textId="724CB786" w:rsidR="005D0FED" w:rsidRPr="00292DEB" w:rsidRDefault="005D0FED" w:rsidP="00DB7CCE">
            <w:pPr>
              <w:spacing w:line="276" w:lineRule="auto"/>
              <w:rPr>
                <w:rFonts w:cs="Arial"/>
                <w:iCs/>
                <w:color w:val="008000"/>
                <w:lang w:val="fr-BE"/>
              </w:rPr>
            </w:pPr>
          </w:p>
        </w:tc>
        <w:tc>
          <w:tcPr>
            <w:tcW w:w="1370" w:type="pct"/>
          </w:tcPr>
          <w:p w14:paraId="1006B85F" w14:textId="77777777" w:rsidR="005D0FED" w:rsidRPr="00044712" w:rsidRDefault="005D0FED" w:rsidP="00DB7CCE">
            <w:pPr>
              <w:pStyle w:val="Normal0"/>
              <w:pBdr>
                <w:top w:val="nil"/>
                <w:left w:val="nil"/>
                <w:bottom w:val="nil"/>
                <w:right w:val="nil"/>
                <w:between w:val="nil"/>
              </w:pBdr>
              <w:spacing w:after="0"/>
              <w:rPr>
                <w:color w:val="000000"/>
                <w:sz w:val="15"/>
                <w:szCs w:val="15"/>
                <w:lang w:val="en-GB"/>
              </w:rPr>
            </w:pPr>
            <w:r w:rsidRPr="00044712">
              <w:rPr>
                <w:b/>
                <w:color w:val="FF0000"/>
                <w:sz w:val="15"/>
                <w:szCs w:val="15"/>
                <w:lang w:val="en-GB"/>
              </w:rPr>
              <w:t>E-X-04-EL</w:t>
            </w:r>
          </w:p>
          <w:p w14:paraId="45F08690" w14:textId="77777777" w:rsidR="00044712" w:rsidRPr="00292DEB" w:rsidRDefault="00044712" w:rsidP="00044712">
            <w:pPr>
              <w:textAlignment w:val="baseline"/>
              <w:rPr>
                <w:ins w:id="349" w:author="Author"/>
                <w:rFonts w:cs="Arial"/>
                <w:lang w:val="en-GB"/>
              </w:rPr>
            </w:pPr>
            <w:ins w:id="350" w:author="Author">
              <w:r w:rsidRPr="00292DEB">
                <w:rPr>
                  <w:rFonts w:cs="Arial"/>
                  <w:lang w:val="en-GB"/>
                </w:rPr>
                <w:t>Trainees/interns: university students completing a compulsory traineeship as part of their study programme are not considered employees under Greek labour law, even when they receive remuneration, and therefore not covered by unemployment benefits.</w:t>
              </w:r>
            </w:ins>
          </w:p>
          <w:p w14:paraId="37671842" w14:textId="77777777" w:rsidR="00044712" w:rsidRPr="00292DEB" w:rsidRDefault="00044712" w:rsidP="00044712">
            <w:pPr>
              <w:textAlignment w:val="baseline"/>
              <w:rPr>
                <w:ins w:id="351" w:author="Author"/>
                <w:rFonts w:cs="Arial"/>
                <w:lang w:val="en-GB"/>
              </w:rPr>
            </w:pPr>
            <w:ins w:id="352" w:author="Author">
              <w:r w:rsidRPr="00292DEB">
                <w:rPr>
                  <w:rFonts w:cs="Arial"/>
                  <w:lang w:val="en-GB"/>
                </w:rPr>
                <w:t>Domestic workers: live-in carers fall outside the scope of insured employment for unemployment benefits and are therefore not covered</w:t>
              </w:r>
            </w:ins>
          </w:p>
          <w:p w14:paraId="091A5C92" w14:textId="77777777" w:rsidR="00044712" w:rsidRPr="00292DEB" w:rsidRDefault="00044712" w:rsidP="00044712">
            <w:pPr>
              <w:textAlignment w:val="baseline"/>
              <w:rPr>
                <w:ins w:id="353" w:author="Author"/>
                <w:rFonts w:cs="Arial"/>
                <w:lang w:val="en-GB"/>
              </w:rPr>
            </w:pPr>
            <w:ins w:id="354" w:author="Author">
              <w:r w:rsidRPr="00292DEB">
                <w:rPr>
                  <w:rFonts w:cs="Arial"/>
                  <w:lang w:val="en-GB"/>
                </w:rPr>
                <w:t xml:space="preserve">Workers insured through the voucher system </w:t>
              </w:r>
              <w:r w:rsidRPr="00292DEB">
                <w:rPr>
                  <w:rFonts w:cs="Arial"/>
                  <w:i/>
                  <w:lang w:val="en-GB"/>
                </w:rPr>
                <w:t>(“</w:t>
              </w:r>
              <w:proofErr w:type="spellStart"/>
              <w:r w:rsidRPr="00292DEB">
                <w:rPr>
                  <w:rFonts w:cs="Arial"/>
                  <w:i/>
                  <w:color w:val="008080"/>
                  <w:lang w:val="en-GB"/>
                </w:rPr>
                <w:t>ergosimo</w:t>
              </w:r>
              <w:proofErr w:type="spellEnd"/>
              <w:r w:rsidRPr="00292DEB">
                <w:rPr>
                  <w:rFonts w:cs="Arial"/>
                  <w:i/>
                  <w:lang w:val="en-GB"/>
                </w:rPr>
                <w:t>”</w:t>
              </w:r>
              <w:r w:rsidRPr="00292DEB">
                <w:rPr>
                  <w:rFonts w:cs="Arial"/>
                  <w:lang w:val="en-GB"/>
                </w:rPr>
                <w:t xml:space="preserve"> – </w:t>
              </w:r>
              <w:r w:rsidRPr="00292DEB">
                <w:rPr>
                  <w:rFonts w:cs="Arial"/>
                  <w:color w:val="008000"/>
                  <w:lang w:val="en-GB"/>
                </w:rPr>
                <w:t>IKA-ETAM</w:t>
              </w:r>
              <w:r w:rsidRPr="00292DEB">
                <w:rPr>
                  <w:rFonts w:cs="Arial"/>
                  <w:lang w:val="en-GB"/>
                </w:rPr>
                <w:t>) are covered for certain social insurance branches but excluded from unemployment protection.</w:t>
              </w:r>
            </w:ins>
          </w:p>
          <w:p w14:paraId="535DF02E" w14:textId="77777777" w:rsidR="00044712" w:rsidRPr="00292DEB" w:rsidRDefault="00044712" w:rsidP="00044712">
            <w:pPr>
              <w:pStyle w:val="Normal0"/>
              <w:pBdr>
                <w:top w:val="nil"/>
                <w:left w:val="nil"/>
                <w:bottom w:val="nil"/>
                <w:right w:val="nil"/>
                <w:between w:val="nil"/>
              </w:pBdr>
              <w:spacing w:after="0"/>
              <w:rPr>
                <w:ins w:id="355" w:author="Author"/>
                <w:b/>
                <w:color w:val="FF0000"/>
                <w:sz w:val="15"/>
                <w:szCs w:val="15"/>
                <w:lang w:val="en-GB"/>
              </w:rPr>
            </w:pPr>
          </w:p>
          <w:p w14:paraId="5091493D" w14:textId="77777777" w:rsidR="005D0FED" w:rsidRDefault="00044712" w:rsidP="00E522CE">
            <w:pPr>
              <w:pStyle w:val="Normal0"/>
              <w:pBdr>
                <w:top w:val="nil"/>
                <w:left w:val="nil"/>
                <w:bottom w:val="nil"/>
                <w:right w:val="nil"/>
                <w:between w:val="nil"/>
              </w:pBdr>
              <w:spacing w:after="0"/>
              <w:rPr>
                <w:ins w:id="356" w:author="Author"/>
                <w:sz w:val="15"/>
                <w:szCs w:val="15"/>
                <w:lang w:val="en-GB"/>
              </w:rPr>
            </w:pPr>
            <w:ins w:id="357" w:author="Author">
              <w:r w:rsidRPr="00292DEB">
                <w:rPr>
                  <w:sz w:val="15"/>
                  <w:szCs w:val="15"/>
                  <w:lang w:val="en-GB"/>
                </w:rPr>
                <w:t xml:space="preserve">Farmers (former </w:t>
              </w:r>
              <w:r w:rsidRPr="00292DEB">
                <w:rPr>
                  <w:color w:val="008000"/>
                  <w:sz w:val="15"/>
                  <w:szCs w:val="15"/>
                  <w:lang w:val="en-GB"/>
                </w:rPr>
                <w:t>OGA</w:t>
              </w:r>
              <w:r w:rsidRPr="00292DEB">
                <w:rPr>
                  <w:sz w:val="15"/>
                  <w:szCs w:val="15"/>
                  <w:lang w:val="en-GB"/>
                </w:rPr>
                <w:t xml:space="preserve"> scheme) are not covered</w:t>
              </w:r>
              <w:r>
                <w:rPr>
                  <w:sz w:val="15"/>
                  <w:szCs w:val="15"/>
                  <w:lang w:val="en-GB"/>
                </w:rPr>
                <w:t>.</w:t>
              </w:r>
            </w:ins>
          </w:p>
          <w:p w14:paraId="339A5AEF" w14:textId="1EE8E461" w:rsidR="00044712" w:rsidRPr="00044712" w:rsidRDefault="00044712" w:rsidP="00044712">
            <w:pPr>
              <w:pStyle w:val="Normal0"/>
              <w:pBdr>
                <w:top w:val="nil"/>
                <w:left w:val="nil"/>
                <w:bottom w:val="nil"/>
                <w:right w:val="nil"/>
                <w:between w:val="nil"/>
              </w:pBdr>
              <w:spacing w:after="0"/>
              <w:rPr>
                <w:sz w:val="15"/>
                <w:szCs w:val="15"/>
                <w:lang w:val="en-GB"/>
              </w:rPr>
            </w:pPr>
          </w:p>
        </w:tc>
        <w:tc>
          <w:tcPr>
            <w:tcW w:w="167" w:type="pct"/>
          </w:tcPr>
          <w:p w14:paraId="5E0CBB0A"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067C6B93" w14:textId="77777777" w:rsidR="005D0FED" w:rsidRPr="00292DEB" w:rsidRDefault="005D0FED" w:rsidP="00DB7CCE">
            <w:pPr>
              <w:spacing w:line="276" w:lineRule="auto"/>
              <w:rPr>
                <w:rFonts w:cs="Arial"/>
                <w:color w:val="0000FF"/>
                <w:lang w:val="en-US"/>
              </w:rPr>
            </w:pPr>
          </w:p>
        </w:tc>
        <w:tc>
          <w:tcPr>
            <w:tcW w:w="127" w:type="pct"/>
          </w:tcPr>
          <w:p w14:paraId="297057C2" w14:textId="77777777" w:rsidR="005D0FED" w:rsidRPr="00292DEB" w:rsidRDefault="005D0FED" w:rsidP="00DB7CCE">
            <w:pPr>
              <w:spacing w:line="276" w:lineRule="auto"/>
              <w:rPr>
                <w:rFonts w:cs="Arial"/>
                <w:color w:val="0000FF"/>
                <w:lang w:val="fr-FR"/>
              </w:rPr>
            </w:pPr>
            <w:r w:rsidRPr="00292DEB">
              <w:rPr>
                <w:rFonts w:cs="Arial"/>
                <w:color w:val="0000FF"/>
                <w:lang w:val="fr-FR"/>
              </w:rPr>
              <w:t>4</w:t>
            </w:r>
          </w:p>
          <w:p w14:paraId="67AF4C0B" w14:textId="77777777" w:rsidR="005D0FED" w:rsidRPr="00292DEB" w:rsidRDefault="005D0FED" w:rsidP="00DB7CCE">
            <w:pPr>
              <w:spacing w:line="276" w:lineRule="auto"/>
              <w:rPr>
                <w:rFonts w:cs="Arial"/>
                <w:color w:val="0000FF"/>
                <w:lang w:val="en-US"/>
              </w:rPr>
            </w:pPr>
          </w:p>
        </w:tc>
        <w:tc>
          <w:tcPr>
            <w:tcW w:w="402" w:type="pct"/>
          </w:tcPr>
          <w:p w14:paraId="55E3813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24281CA" w14:textId="77777777" w:rsidR="005D0FED" w:rsidRPr="00292DEB" w:rsidRDefault="005D0FED" w:rsidP="00DB7CCE">
            <w:pPr>
              <w:spacing w:line="276" w:lineRule="auto"/>
              <w:rPr>
                <w:rFonts w:cs="Arial"/>
                <w:color w:val="0000FF"/>
                <w:lang w:val="en-US"/>
              </w:rPr>
            </w:pPr>
          </w:p>
        </w:tc>
      </w:tr>
      <w:tr w:rsidR="005D0FED" w:rsidRPr="00292DEB" w14:paraId="05310029" w14:textId="77777777" w:rsidTr="005D0FED">
        <w:tc>
          <w:tcPr>
            <w:tcW w:w="193" w:type="pct"/>
          </w:tcPr>
          <w:p w14:paraId="292E26F2" w14:textId="6E6C82B8" w:rsidR="005D0FED" w:rsidRPr="00292DEB" w:rsidRDefault="005D0FED" w:rsidP="00DB7CCE">
            <w:pPr>
              <w:tabs>
                <w:tab w:val="left" w:pos="227"/>
                <w:tab w:val="left" w:pos="425"/>
              </w:tabs>
              <w:spacing w:line="276" w:lineRule="auto"/>
              <w:jc w:val="left"/>
              <w:rPr>
                <w:rFonts w:cs="Arial"/>
                <w:bCs/>
                <w:lang w:val="es-ES"/>
              </w:rPr>
            </w:pPr>
            <w:r w:rsidRPr="00292DEB">
              <w:rPr>
                <w:rFonts w:cs="Arial"/>
                <w:bCs/>
                <w:lang w:val="es-ES"/>
              </w:rPr>
              <w:t>EL</w:t>
            </w:r>
          </w:p>
        </w:tc>
        <w:tc>
          <w:tcPr>
            <w:tcW w:w="1371" w:type="pct"/>
          </w:tcPr>
          <w:p w14:paraId="39C4A69F" w14:textId="7489700F" w:rsidR="005D0FED" w:rsidRPr="00292DEB" w:rsidRDefault="00044712" w:rsidP="00DB7CCE">
            <w:pPr>
              <w:autoSpaceDE w:val="0"/>
              <w:autoSpaceDN w:val="0"/>
              <w:adjustRightInd w:val="0"/>
              <w:spacing w:line="276" w:lineRule="auto"/>
              <w:rPr>
                <w:rFonts w:cs="Arial"/>
                <w:iCs/>
                <w:color w:val="008000"/>
              </w:rPr>
            </w:pPr>
            <w:r w:rsidRPr="00292DEB">
              <w:rPr>
                <w:rFonts w:cs="Arial"/>
              </w:rPr>
              <w:t>Keine Möglichkeit zur freiwilligen Versicherung.</w:t>
            </w:r>
          </w:p>
        </w:tc>
        <w:tc>
          <w:tcPr>
            <w:tcW w:w="1370" w:type="pct"/>
          </w:tcPr>
          <w:p w14:paraId="43C10CE6" w14:textId="77472751" w:rsidR="005D0FED" w:rsidRPr="00292DEB" w:rsidRDefault="00044712" w:rsidP="00DB7CCE">
            <w:pPr>
              <w:autoSpaceDE w:val="0"/>
              <w:autoSpaceDN w:val="0"/>
              <w:adjustRightInd w:val="0"/>
              <w:spacing w:line="276" w:lineRule="auto"/>
              <w:rPr>
                <w:rFonts w:cs="Arial"/>
                <w:iCs/>
                <w:color w:val="008000"/>
                <w:lang w:val="fr-BE"/>
              </w:rPr>
            </w:pPr>
            <w:r w:rsidRPr="00292DEB">
              <w:rPr>
                <w:rFonts w:cs="Arial"/>
                <w:lang w:val="fr-BE"/>
              </w:rPr>
              <w:t>Pas de possibilité d'assurance volontaire.</w:t>
            </w:r>
          </w:p>
        </w:tc>
        <w:tc>
          <w:tcPr>
            <w:tcW w:w="1370" w:type="pct"/>
          </w:tcPr>
          <w:p w14:paraId="5C3ADF5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E-X-05-EL</w:t>
            </w:r>
          </w:p>
          <w:p w14:paraId="599821A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Voluntary insurance not possible.</w:t>
            </w:r>
          </w:p>
          <w:p w14:paraId="5898E094" w14:textId="056ECBE1"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3E22A93"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A9C39F4" w14:textId="77777777" w:rsidR="005D0FED" w:rsidRPr="00292DEB" w:rsidRDefault="005D0FED" w:rsidP="00DB7CCE">
            <w:pPr>
              <w:spacing w:line="276" w:lineRule="auto"/>
              <w:rPr>
                <w:rFonts w:cs="Arial"/>
                <w:color w:val="0000FF"/>
                <w:lang w:val="en-US"/>
              </w:rPr>
            </w:pPr>
          </w:p>
        </w:tc>
        <w:tc>
          <w:tcPr>
            <w:tcW w:w="127" w:type="pct"/>
          </w:tcPr>
          <w:p w14:paraId="66881753" w14:textId="77777777" w:rsidR="005D0FED" w:rsidRPr="00292DEB" w:rsidRDefault="005D0FED" w:rsidP="00DB7CCE">
            <w:pPr>
              <w:spacing w:line="276" w:lineRule="auto"/>
              <w:rPr>
                <w:rFonts w:cs="Arial"/>
                <w:color w:val="0000FF"/>
                <w:lang w:val="fr-FR"/>
              </w:rPr>
            </w:pPr>
            <w:r w:rsidRPr="00292DEB">
              <w:rPr>
                <w:rFonts w:cs="Arial"/>
                <w:color w:val="0000FF"/>
                <w:lang w:val="fr-FR"/>
              </w:rPr>
              <w:t>5</w:t>
            </w:r>
          </w:p>
          <w:p w14:paraId="0F53B3FC" w14:textId="77777777" w:rsidR="005D0FED" w:rsidRPr="00292DEB" w:rsidRDefault="005D0FED" w:rsidP="00DB7CCE">
            <w:pPr>
              <w:spacing w:line="276" w:lineRule="auto"/>
              <w:rPr>
                <w:rFonts w:cs="Arial"/>
                <w:color w:val="0000FF"/>
                <w:lang w:val="en-US"/>
              </w:rPr>
            </w:pPr>
          </w:p>
        </w:tc>
        <w:tc>
          <w:tcPr>
            <w:tcW w:w="402" w:type="pct"/>
          </w:tcPr>
          <w:p w14:paraId="0DF3C7C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D1EE481" w14:textId="77777777" w:rsidR="005D0FED" w:rsidRPr="00292DEB" w:rsidRDefault="005D0FED" w:rsidP="00DB7CCE">
            <w:pPr>
              <w:spacing w:line="276" w:lineRule="auto"/>
              <w:rPr>
                <w:rFonts w:cs="Arial"/>
                <w:color w:val="0000FF"/>
                <w:lang w:val="en-US"/>
              </w:rPr>
            </w:pPr>
          </w:p>
        </w:tc>
      </w:tr>
      <w:tr w:rsidR="005D0FED" w:rsidRPr="00292DEB" w14:paraId="4DD21740" w14:textId="77777777" w:rsidTr="005D0FED">
        <w:tc>
          <w:tcPr>
            <w:tcW w:w="193" w:type="pct"/>
          </w:tcPr>
          <w:p w14:paraId="4B3C847A" w14:textId="77777777" w:rsidR="005D0FED" w:rsidRPr="00292DEB" w:rsidRDefault="005D0FED" w:rsidP="00DB7CCE">
            <w:pPr>
              <w:spacing w:line="276" w:lineRule="auto"/>
              <w:jc w:val="left"/>
              <w:rPr>
                <w:rFonts w:cs="Arial"/>
                <w:lang w:val="es-ES"/>
              </w:rPr>
            </w:pPr>
            <w:r w:rsidRPr="00292DEB">
              <w:rPr>
                <w:rFonts w:cs="Arial"/>
                <w:lang w:val="es-ES"/>
              </w:rPr>
              <w:t>EL</w:t>
            </w:r>
          </w:p>
          <w:p w14:paraId="6BB32751" w14:textId="77777777" w:rsidR="005D0FED" w:rsidRPr="00292DEB" w:rsidRDefault="005D0FED" w:rsidP="00DB7CCE">
            <w:pPr>
              <w:spacing w:line="276" w:lineRule="auto"/>
              <w:jc w:val="left"/>
              <w:rPr>
                <w:rFonts w:cs="Arial"/>
                <w:lang w:val="es-ES"/>
              </w:rPr>
            </w:pPr>
            <w:r w:rsidRPr="00292DEB">
              <w:rPr>
                <w:rFonts w:cs="Arial"/>
                <w:lang w:val="es-ES"/>
              </w:rPr>
              <w:t>EL</w:t>
            </w:r>
          </w:p>
          <w:p w14:paraId="52F836F3" w14:textId="77777777" w:rsidR="005D0FED" w:rsidRPr="00292DEB" w:rsidRDefault="005D0FED" w:rsidP="00DB7CCE">
            <w:pPr>
              <w:spacing w:line="276" w:lineRule="auto"/>
              <w:jc w:val="left"/>
              <w:rPr>
                <w:rFonts w:cs="Arial"/>
                <w:lang w:val="es-ES"/>
              </w:rPr>
            </w:pPr>
            <w:r w:rsidRPr="00292DEB">
              <w:rPr>
                <w:rFonts w:cs="Arial"/>
                <w:lang w:val="es-ES"/>
              </w:rPr>
              <w:t>EL</w:t>
            </w:r>
          </w:p>
          <w:p w14:paraId="1760F11B" w14:textId="77777777" w:rsidR="005D0FED" w:rsidRPr="00292DEB" w:rsidRDefault="005D0FED" w:rsidP="00DB7CCE">
            <w:pPr>
              <w:spacing w:line="276" w:lineRule="auto"/>
              <w:jc w:val="left"/>
              <w:rPr>
                <w:rFonts w:cs="Arial"/>
                <w:lang w:val="es-ES"/>
              </w:rPr>
            </w:pPr>
            <w:r w:rsidRPr="00292DEB">
              <w:rPr>
                <w:rFonts w:cs="Arial"/>
                <w:lang w:val="es-ES"/>
              </w:rPr>
              <w:t>EL</w:t>
            </w:r>
          </w:p>
          <w:p w14:paraId="7D0E50B4" w14:textId="77777777" w:rsidR="005D0FED" w:rsidRPr="00292DEB" w:rsidRDefault="005D0FED" w:rsidP="00DB7CCE">
            <w:pPr>
              <w:spacing w:line="276" w:lineRule="auto"/>
              <w:jc w:val="left"/>
              <w:rPr>
                <w:rFonts w:cs="Arial"/>
                <w:lang w:val="es-ES"/>
              </w:rPr>
            </w:pPr>
            <w:r w:rsidRPr="00292DEB">
              <w:rPr>
                <w:rFonts w:cs="Arial"/>
                <w:lang w:val="es-ES"/>
              </w:rPr>
              <w:t>EL</w:t>
            </w:r>
          </w:p>
          <w:p w14:paraId="74784238" w14:textId="293AF690" w:rsidR="005D0FED" w:rsidRPr="00292DEB" w:rsidRDefault="005D0FED" w:rsidP="00DB7CCE">
            <w:pPr>
              <w:spacing w:line="276" w:lineRule="auto"/>
              <w:jc w:val="left"/>
              <w:rPr>
                <w:rFonts w:cs="Arial"/>
                <w:b/>
                <w:lang w:val="es-ES"/>
              </w:rPr>
            </w:pPr>
            <w:r w:rsidRPr="00292DEB">
              <w:rPr>
                <w:rFonts w:cs="Arial"/>
                <w:lang w:val="es-ES"/>
              </w:rPr>
              <w:t>EL</w:t>
            </w:r>
          </w:p>
        </w:tc>
        <w:tc>
          <w:tcPr>
            <w:tcW w:w="1371" w:type="pct"/>
          </w:tcPr>
          <w:p w14:paraId="3CCAC888" w14:textId="77777777" w:rsidR="005D0FED" w:rsidRPr="00292DEB" w:rsidRDefault="005D0FED" w:rsidP="00DB7CCE">
            <w:pPr>
              <w:pStyle w:val="ListBullet"/>
              <w:numPr>
                <w:ilvl w:val="0"/>
                <w:numId w:val="33"/>
              </w:numPr>
              <w:spacing w:after="0" w:line="276" w:lineRule="auto"/>
              <w:rPr>
                <w:noProof/>
              </w:rPr>
            </w:pPr>
            <w:r w:rsidRPr="00292DEB">
              <w:t>Unfreiwillige Arbeitslosigkeit,</w:t>
            </w:r>
          </w:p>
          <w:p w14:paraId="237CE02D" w14:textId="77777777" w:rsidR="00044712" w:rsidRPr="00044712" w:rsidRDefault="005D0FED" w:rsidP="00044712">
            <w:pPr>
              <w:numPr>
                <w:ilvl w:val="0"/>
                <w:numId w:val="33"/>
              </w:numPr>
              <w:spacing w:line="276" w:lineRule="auto"/>
              <w:rPr>
                <w:rFonts w:cs="Arial"/>
                <w:iCs/>
                <w:color w:val="008000"/>
              </w:rPr>
            </w:pPr>
            <w:r w:rsidRPr="00292DEB">
              <w:rPr>
                <w:rFonts w:cs="Arial"/>
              </w:rPr>
              <w:t>als Arbeitssuchender bei einem Büro der staatlichen Arbeitsvermittlung (PES) gemeldet sein und diesem zur Verfügung stehen,</w:t>
            </w:r>
          </w:p>
          <w:p w14:paraId="49B4FBAC" w14:textId="6ABB035C" w:rsidR="005D0FED" w:rsidRPr="00292DEB" w:rsidRDefault="005D0FED" w:rsidP="00044712">
            <w:pPr>
              <w:numPr>
                <w:ilvl w:val="0"/>
                <w:numId w:val="33"/>
              </w:numPr>
              <w:spacing w:line="276" w:lineRule="auto"/>
              <w:rPr>
                <w:rFonts w:cs="Arial"/>
                <w:iCs/>
                <w:color w:val="008000"/>
              </w:rPr>
            </w:pPr>
            <w:r w:rsidRPr="00292DEB">
              <w:rPr>
                <w:rFonts w:cs="Arial"/>
              </w:rPr>
              <w:t>Fähigkeit und Bereitschaft zur Arbeit.</w:t>
            </w:r>
          </w:p>
        </w:tc>
        <w:tc>
          <w:tcPr>
            <w:tcW w:w="1370" w:type="pct"/>
          </w:tcPr>
          <w:p w14:paraId="5745FCE1" w14:textId="77777777" w:rsidR="005D0FED" w:rsidRPr="00292DEB" w:rsidRDefault="005D0FED" w:rsidP="00DB7CCE">
            <w:pPr>
              <w:pStyle w:val="ListBullet"/>
              <w:numPr>
                <w:ilvl w:val="0"/>
                <w:numId w:val="66"/>
              </w:numPr>
              <w:spacing w:after="0" w:line="276" w:lineRule="auto"/>
              <w:rPr>
                <w:lang w:val="fr-BE"/>
              </w:rPr>
            </w:pPr>
            <w:r w:rsidRPr="00292DEB">
              <w:rPr>
                <w:lang w:val="fr-BE"/>
              </w:rPr>
              <w:t>Être chômeur involontaire;</w:t>
            </w:r>
          </w:p>
          <w:p w14:paraId="3BCC92E6" w14:textId="77777777" w:rsidR="00044712" w:rsidRPr="00044712" w:rsidRDefault="005D0FED" w:rsidP="00044712">
            <w:pPr>
              <w:numPr>
                <w:ilvl w:val="0"/>
                <w:numId w:val="66"/>
              </w:numPr>
              <w:spacing w:line="276" w:lineRule="auto"/>
              <w:rPr>
                <w:rFonts w:cs="Arial"/>
                <w:color w:val="008000"/>
                <w:lang w:val="fr-BE"/>
              </w:rPr>
            </w:pPr>
            <w:r w:rsidRPr="00292DEB">
              <w:rPr>
                <w:rFonts w:cs="Arial"/>
                <w:lang w:val="fr-BE"/>
              </w:rPr>
              <w:t>être inscrit auprès d’un bureau du Service public de l’emploi et être à la disposition de ce bureau;</w:t>
            </w:r>
          </w:p>
          <w:p w14:paraId="2C3796CC" w14:textId="5648A41B" w:rsidR="005D0FED" w:rsidRPr="00292DEB" w:rsidRDefault="005D0FED" w:rsidP="00044712">
            <w:pPr>
              <w:numPr>
                <w:ilvl w:val="0"/>
                <w:numId w:val="66"/>
              </w:numPr>
              <w:spacing w:line="276" w:lineRule="auto"/>
              <w:rPr>
                <w:rFonts w:cs="Arial"/>
                <w:color w:val="008000"/>
                <w:lang w:val="fr-BE"/>
              </w:rPr>
            </w:pPr>
            <w:r w:rsidRPr="00292DEB">
              <w:rPr>
                <w:rFonts w:cs="Arial"/>
                <w:lang w:val="fr-BE"/>
              </w:rPr>
              <w:t>être apte et disponible au travail.</w:t>
            </w:r>
          </w:p>
        </w:tc>
        <w:tc>
          <w:tcPr>
            <w:tcW w:w="1370" w:type="pct"/>
          </w:tcPr>
          <w:p w14:paraId="3C507503"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E-X-06-EL</w:t>
            </w:r>
          </w:p>
          <w:p w14:paraId="75A5D066" w14:textId="77777777" w:rsidR="005D0FED" w:rsidRPr="00292DEB" w:rsidRDefault="005D0FED" w:rsidP="00DB7CCE">
            <w:pPr>
              <w:pStyle w:val="Normal0"/>
              <w:numPr>
                <w:ilvl w:val="0"/>
                <w:numId w:val="145"/>
              </w:numPr>
              <w:pBdr>
                <w:top w:val="nil"/>
                <w:left w:val="nil"/>
                <w:bottom w:val="nil"/>
                <w:right w:val="nil"/>
                <w:between w:val="nil"/>
              </w:pBdr>
              <w:tabs>
                <w:tab w:val="left" w:pos="113"/>
                <w:tab w:val="left" w:pos="0"/>
                <w:tab w:val="left" w:pos="502"/>
              </w:tabs>
              <w:spacing w:before="0" w:after="0"/>
              <w:ind w:hanging="56"/>
              <w:rPr>
                <w:color w:val="000000"/>
                <w:sz w:val="15"/>
                <w:szCs w:val="15"/>
              </w:rPr>
            </w:pPr>
            <w:r w:rsidRPr="00292DEB">
              <w:rPr>
                <w:color w:val="000000"/>
                <w:sz w:val="15"/>
                <w:szCs w:val="15"/>
              </w:rPr>
              <w:t xml:space="preserve">To </w:t>
            </w:r>
            <w:proofErr w:type="spellStart"/>
            <w:r w:rsidRPr="00292DEB">
              <w:rPr>
                <w:color w:val="000000"/>
                <w:sz w:val="15"/>
                <w:szCs w:val="15"/>
              </w:rPr>
              <w:t>be</w:t>
            </w:r>
            <w:proofErr w:type="spellEnd"/>
            <w:r w:rsidRPr="00292DEB">
              <w:rPr>
                <w:color w:val="000000"/>
                <w:sz w:val="15"/>
                <w:szCs w:val="15"/>
              </w:rPr>
              <w:t xml:space="preserve"> </w:t>
            </w:r>
            <w:proofErr w:type="spellStart"/>
            <w:r w:rsidRPr="00292DEB">
              <w:rPr>
                <w:color w:val="000000"/>
                <w:sz w:val="15"/>
                <w:szCs w:val="15"/>
              </w:rPr>
              <w:t>unemployed</w:t>
            </w:r>
            <w:proofErr w:type="spellEnd"/>
            <w:r w:rsidRPr="00292DEB">
              <w:rPr>
                <w:color w:val="000000"/>
                <w:sz w:val="15"/>
                <w:szCs w:val="15"/>
              </w:rPr>
              <w:t xml:space="preserve"> </w:t>
            </w:r>
            <w:proofErr w:type="spellStart"/>
            <w:r w:rsidRPr="00292DEB">
              <w:rPr>
                <w:color w:val="000000"/>
                <w:sz w:val="15"/>
                <w:szCs w:val="15"/>
              </w:rPr>
              <w:t>involuntarily</w:t>
            </w:r>
            <w:proofErr w:type="spellEnd"/>
            <w:r w:rsidRPr="00292DEB">
              <w:rPr>
                <w:color w:val="000000"/>
                <w:sz w:val="15"/>
                <w:szCs w:val="15"/>
              </w:rPr>
              <w:t>;</w:t>
            </w:r>
          </w:p>
          <w:p w14:paraId="7538D0DD" w14:textId="77777777" w:rsidR="005D0FED" w:rsidRPr="00292DEB" w:rsidRDefault="005D0FED" w:rsidP="00DB7CCE">
            <w:pPr>
              <w:pStyle w:val="Normal0"/>
              <w:numPr>
                <w:ilvl w:val="0"/>
                <w:numId w:val="145"/>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to be registered at a Public Employment Services (PES) office and to be at the disposal of this office;</w:t>
            </w:r>
          </w:p>
          <w:p w14:paraId="1FB19936" w14:textId="77777777" w:rsidR="005D0FED" w:rsidRPr="00292DEB" w:rsidRDefault="005D0FED" w:rsidP="00DB7CCE">
            <w:pPr>
              <w:pStyle w:val="Normal0"/>
              <w:numPr>
                <w:ilvl w:val="0"/>
                <w:numId w:val="145"/>
              </w:numPr>
              <w:pBdr>
                <w:top w:val="nil"/>
                <w:left w:val="nil"/>
                <w:bottom w:val="nil"/>
                <w:right w:val="nil"/>
                <w:between w:val="nil"/>
              </w:pBdr>
              <w:tabs>
                <w:tab w:val="left" w:pos="113"/>
                <w:tab w:val="left" w:pos="0"/>
                <w:tab w:val="left" w:pos="502"/>
              </w:tabs>
              <w:spacing w:before="0" w:after="0"/>
              <w:ind w:hanging="56"/>
              <w:rPr>
                <w:color w:val="000000"/>
                <w:sz w:val="15"/>
                <w:szCs w:val="15"/>
                <w:lang w:val="en-GB"/>
              </w:rPr>
            </w:pPr>
            <w:r w:rsidRPr="00292DEB">
              <w:rPr>
                <w:color w:val="000000"/>
                <w:sz w:val="15"/>
                <w:szCs w:val="15"/>
                <w:lang w:val="en-GB"/>
              </w:rPr>
              <w:t>to be capable of and available for work.</w:t>
            </w:r>
          </w:p>
          <w:p w14:paraId="7B4F67E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E7EAA25" w14:textId="00D037D3"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C4339F0"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53EC33AC" w14:textId="77777777" w:rsidR="005D0FED" w:rsidRPr="00292DEB" w:rsidRDefault="005D0FED" w:rsidP="00DB7CCE">
            <w:pPr>
              <w:spacing w:line="276" w:lineRule="auto"/>
              <w:rPr>
                <w:rFonts w:cs="Arial"/>
                <w:color w:val="0000FF"/>
              </w:rPr>
            </w:pPr>
          </w:p>
        </w:tc>
        <w:tc>
          <w:tcPr>
            <w:tcW w:w="127" w:type="pct"/>
          </w:tcPr>
          <w:p w14:paraId="1A128B93" w14:textId="77777777" w:rsidR="005D0FED" w:rsidRPr="00292DEB" w:rsidRDefault="005D0FED" w:rsidP="00DB7CCE">
            <w:pPr>
              <w:spacing w:line="276" w:lineRule="auto"/>
              <w:rPr>
                <w:rFonts w:cs="Arial"/>
                <w:color w:val="0000FF"/>
                <w:lang w:val="fr-FR"/>
              </w:rPr>
            </w:pPr>
            <w:r w:rsidRPr="00292DEB">
              <w:rPr>
                <w:rFonts w:cs="Arial"/>
                <w:color w:val="0000FF"/>
                <w:lang w:val="fr-FR"/>
              </w:rPr>
              <w:t>6</w:t>
            </w:r>
          </w:p>
          <w:p w14:paraId="05F9B878" w14:textId="77777777" w:rsidR="005D0FED" w:rsidRPr="00292DEB" w:rsidRDefault="005D0FED" w:rsidP="00DB7CCE">
            <w:pPr>
              <w:spacing w:line="276" w:lineRule="auto"/>
              <w:rPr>
                <w:rFonts w:cs="Arial"/>
                <w:color w:val="0000FF"/>
              </w:rPr>
            </w:pPr>
          </w:p>
        </w:tc>
        <w:tc>
          <w:tcPr>
            <w:tcW w:w="402" w:type="pct"/>
          </w:tcPr>
          <w:p w14:paraId="548142A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71EA5F9" w14:textId="77777777" w:rsidR="005D0FED" w:rsidRPr="00292DEB" w:rsidRDefault="005D0FED" w:rsidP="00DB7CCE">
            <w:pPr>
              <w:spacing w:line="276" w:lineRule="auto"/>
              <w:rPr>
                <w:rFonts w:cs="Arial"/>
                <w:color w:val="0000FF"/>
              </w:rPr>
            </w:pPr>
          </w:p>
        </w:tc>
      </w:tr>
      <w:tr w:rsidR="005D0FED" w:rsidRPr="00292DEB" w14:paraId="61460247" w14:textId="77777777" w:rsidTr="005D0FED">
        <w:tc>
          <w:tcPr>
            <w:tcW w:w="193" w:type="pct"/>
          </w:tcPr>
          <w:p w14:paraId="3682D704" w14:textId="77777777" w:rsidR="005D0FED" w:rsidRPr="00292DEB" w:rsidRDefault="005D0FED" w:rsidP="00DB7CCE">
            <w:pPr>
              <w:spacing w:line="276" w:lineRule="auto"/>
              <w:jc w:val="left"/>
              <w:rPr>
                <w:rFonts w:cs="Arial"/>
                <w:lang w:val="es-ES"/>
              </w:rPr>
            </w:pPr>
            <w:r w:rsidRPr="00292DEB">
              <w:rPr>
                <w:rFonts w:cs="Arial"/>
                <w:lang w:val="es-ES"/>
              </w:rPr>
              <w:t>EL</w:t>
            </w:r>
          </w:p>
          <w:p w14:paraId="547F8EAA" w14:textId="77777777" w:rsidR="005D0FED" w:rsidRPr="00292DEB" w:rsidRDefault="005D0FED" w:rsidP="00DB7CCE">
            <w:pPr>
              <w:spacing w:line="276" w:lineRule="auto"/>
              <w:jc w:val="left"/>
              <w:rPr>
                <w:rFonts w:cs="Arial"/>
                <w:lang w:val="es-ES"/>
              </w:rPr>
            </w:pPr>
            <w:r w:rsidRPr="00292DEB">
              <w:rPr>
                <w:rFonts w:cs="Arial"/>
                <w:lang w:val="es-ES"/>
              </w:rPr>
              <w:t>EL</w:t>
            </w:r>
          </w:p>
          <w:p w14:paraId="3C910446" w14:textId="77777777" w:rsidR="005D0FED" w:rsidRPr="00292DEB" w:rsidRDefault="005D0FED" w:rsidP="00DB7CCE">
            <w:pPr>
              <w:spacing w:line="276" w:lineRule="auto"/>
              <w:jc w:val="left"/>
              <w:rPr>
                <w:rFonts w:cs="Arial"/>
                <w:lang w:val="es-ES"/>
              </w:rPr>
            </w:pPr>
            <w:r w:rsidRPr="00292DEB">
              <w:rPr>
                <w:rFonts w:cs="Arial"/>
                <w:lang w:val="es-ES"/>
              </w:rPr>
              <w:t>EL</w:t>
            </w:r>
          </w:p>
          <w:p w14:paraId="225DB637" w14:textId="77777777" w:rsidR="005D0FED" w:rsidRPr="00292DEB" w:rsidRDefault="005D0FED" w:rsidP="00DB7CCE">
            <w:pPr>
              <w:spacing w:line="276" w:lineRule="auto"/>
              <w:jc w:val="left"/>
              <w:rPr>
                <w:rFonts w:cs="Arial"/>
                <w:lang w:val="es-ES"/>
              </w:rPr>
            </w:pPr>
            <w:r w:rsidRPr="00292DEB">
              <w:rPr>
                <w:rFonts w:cs="Arial"/>
                <w:lang w:val="es-ES"/>
              </w:rPr>
              <w:t>EL</w:t>
            </w:r>
          </w:p>
          <w:p w14:paraId="00242C15" w14:textId="77777777" w:rsidR="005D0FED" w:rsidRPr="00292DEB" w:rsidRDefault="005D0FED" w:rsidP="00DB7CCE">
            <w:pPr>
              <w:spacing w:line="276" w:lineRule="auto"/>
              <w:jc w:val="left"/>
              <w:rPr>
                <w:rFonts w:cs="Arial"/>
                <w:lang w:val="es-ES"/>
              </w:rPr>
            </w:pPr>
            <w:r w:rsidRPr="00292DEB">
              <w:rPr>
                <w:rFonts w:cs="Arial"/>
                <w:lang w:val="es-ES"/>
              </w:rPr>
              <w:t>EL</w:t>
            </w:r>
          </w:p>
          <w:p w14:paraId="06BBDBC7" w14:textId="77777777" w:rsidR="005D0FED" w:rsidRPr="00292DEB" w:rsidRDefault="005D0FED" w:rsidP="00DB7CCE">
            <w:pPr>
              <w:spacing w:line="276" w:lineRule="auto"/>
              <w:jc w:val="left"/>
              <w:rPr>
                <w:rFonts w:cs="Arial"/>
                <w:lang w:val="es-ES"/>
              </w:rPr>
            </w:pPr>
            <w:r w:rsidRPr="00292DEB">
              <w:rPr>
                <w:rFonts w:cs="Arial"/>
                <w:lang w:val="es-ES"/>
              </w:rPr>
              <w:t>EL</w:t>
            </w:r>
          </w:p>
          <w:p w14:paraId="6FEB12F8" w14:textId="77777777" w:rsidR="005D0FED" w:rsidRPr="00292DEB" w:rsidRDefault="005D0FED" w:rsidP="00DB7CCE">
            <w:pPr>
              <w:spacing w:line="276" w:lineRule="auto"/>
              <w:jc w:val="left"/>
              <w:rPr>
                <w:rFonts w:cs="Arial"/>
                <w:lang w:val="es-ES"/>
              </w:rPr>
            </w:pPr>
            <w:r w:rsidRPr="00292DEB">
              <w:rPr>
                <w:rFonts w:cs="Arial"/>
                <w:lang w:val="es-ES"/>
              </w:rPr>
              <w:t>EL</w:t>
            </w:r>
          </w:p>
          <w:p w14:paraId="2843ACB9" w14:textId="77777777" w:rsidR="005D0FED" w:rsidRPr="00292DEB" w:rsidRDefault="005D0FED" w:rsidP="00DB7CCE">
            <w:pPr>
              <w:spacing w:line="276" w:lineRule="auto"/>
              <w:jc w:val="left"/>
              <w:rPr>
                <w:rFonts w:cs="Arial"/>
                <w:lang w:val="es-ES"/>
              </w:rPr>
            </w:pPr>
            <w:r w:rsidRPr="00292DEB">
              <w:rPr>
                <w:rFonts w:cs="Arial"/>
                <w:lang w:val="es-ES"/>
              </w:rPr>
              <w:t>EL</w:t>
            </w:r>
          </w:p>
          <w:p w14:paraId="4745EA7B" w14:textId="77777777" w:rsidR="005D0FED" w:rsidRPr="00292DEB" w:rsidRDefault="005D0FED" w:rsidP="00DB7CCE">
            <w:pPr>
              <w:spacing w:line="276" w:lineRule="auto"/>
              <w:jc w:val="left"/>
              <w:rPr>
                <w:rFonts w:cs="Arial"/>
                <w:lang w:val="es-ES"/>
              </w:rPr>
            </w:pPr>
            <w:r w:rsidRPr="00292DEB">
              <w:rPr>
                <w:rFonts w:cs="Arial"/>
                <w:lang w:val="es-ES"/>
              </w:rPr>
              <w:t>EL</w:t>
            </w:r>
          </w:p>
          <w:p w14:paraId="60415024" w14:textId="77777777" w:rsidR="005D0FED" w:rsidRPr="00292DEB" w:rsidRDefault="005D0FED" w:rsidP="00DB7CCE">
            <w:pPr>
              <w:spacing w:line="276" w:lineRule="auto"/>
              <w:jc w:val="left"/>
              <w:rPr>
                <w:rFonts w:cs="Arial"/>
                <w:lang w:val="es-ES"/>
              </w:rPr>
            </w:pPr>
            <w:r w:rsidRPr="00292DEB">
              <w:rPr>
                <w:rFonts w:cs="Arial"/>
                <w:lang w:val="es-ES"/>
              </w:rPr>
              <w:t>EL</w:t>
            </w:r>
          </w:p>
          <w:p w14:paraId="44AC5EA7" w14:textId="77777777" w:rsidR="005D0FED" w:rsidRPr="00292DEB" w:rsidRDefault="005D0FED" w:rsidP="00DB7CCE">
            <w:pPr>
              <w:spacing w:line="276" w:lineRule="auto"/>
              <w:jc w:val="left"/>
              <w:rPr>
                <w:rFonts w:cs="Arial"/>
                <w:lang w:val="es-ES"/>
              </w:rPr>
            </w:pPr>
            <w:r w:rsidRPr="00292DEB">
              <w:rPr>
                <w:rFonts w:cs="Arial"/>
                <w:lang w:val="es-ES"/>
              </w:rPr>
              <w:t>EL</w:t>
            </w:r>
          </w:p>
          <w:p w14:paraId="23B803E3" w14:textId="77777777" w:rsidR="005D0FED" w:rsidRPr="00292DEB" w:rsidRDefault="005D0FED" w:rsidP="00DB7CCE">
            <w:pPr>
              <w:spacing w:line="276" w:lineRule="auto"/>
              <w:jc w:val="left"/>
              <w:rPr>
                <w:rFonts w:cs="Arial"/>
                <w:lang w:val="es-ES"/>
              </w:rPr>
            </w:pPr>
            <w:r w:rsidRPr="00292DEB">
              <w:rPr>
                <w:rFonts w:cs="Arial"/>
                <w:lang w:val="es-ES"/>
              </w:rPr>
              <w:t>EL</w:t>
            </w:r>
          </w:p>
          <w:p w14:paraId="6579DF6C" w14:textId="77777777" w:rsidR="005D0FED" w:rsidRPr="00292DEB" w:rsidRDefault="005D0FED" w:rsidP="00DB7CCE">
            <w:pPr>
              <w:spacing w:line="276" w:lineRule="auto"/>
              <w:jc w:val="left"/>
              <w:rPr>
                <w:rFonts w:cs="Arial"/>
                <w:lang w:val="es-ES"/>
              </w:rPr>
            </w:pPr>
            <w:r w:rsidRPr="00292DEB">
              <w:rPr>
                <w:rFonts w:cs="Arial"/>
                <w:lang w:val="es-ES"/>
              </w:rPr>
              <w:t>EL</w:t>
            </w:r>
          </w:p>
          <w:p w14:paraId="0F7D28C6" w14:textId="77777777" w:rsidR="005D0FED" w:rsidRPr="00292DEB" w:rsidRDefault="005D0FED" w:rsidP="00DB7CCE">
            <w:pPr>
              <w:spacing w:line="276" w:lineRule="auto"/>
              <w:jc w:val="left"/>
              <w:rPr>
                <w:rFonts w:cs="Arial"/>
                <w:lang w:val="es-ES"/>
              </w:rPr>
            </w:pPr>
            <w:r w:rsidRPr="00292DEB">
              <w:rPr>
                <w:rFonts w:cs="Arial"/>
                <w:lang w:val="es-ES"/>
              </w:rPr>
              <w:t>EL</w:t>
            </w:r>
          </w:p>
          <w:p w14:paraId="4F91F50B" w14:textId="77777777" w:rsidR="005D0FED" w:rsidRPr="00292DEB" w:rsidRDefault="005D0FED" w:rsidP="00DB7CCE">
            <w:pPr>
              <w:spacing w:line="276" w:lineRule="auto"/>
              <w:jc w:val="left"/>
              <w:rPr>
                <w:rFonts w:cs="Arial"/>
                <w:lang w:val="es-ES"/>
              </w:rPr>
            </w:pPr>
            <w:r w:rsidRPr="00292DEB">
              <w:rPr>
                <w:rFonts w:cs="Arial"/>
                <w:lang w:val="es-ES"/>
              </w:rPr>
              <w:t>EL</w:t>
            </w:r>
          </w:p>
          <w:p w14:paraId="2D727AEB" w14:textId="77777777" w:rsidR="005D0FED" w:rsidRPr="00292DEB" w:rsidRDefault="005D0FED" w:rsidP="00DB7CCE">
            <w:pPr>
              <w:spacing w:line="276" w:lineRule="auto"/>
              <w:jc w:val="left"/>
              <w:rPr>
                <w:rFonts w:cs="Arial"/>
                <w:lang w:val="es-ES"/>
              </w:rPr>
            </w:pPr>
            <w:r w:rsidRPr="00292DEB">
              <w:rPr>
                <w:rFonts w:cs="Arial"/>
                <w:lang w:val="es-ES"/>
              </w:rPr>
              <w:t>EL</w:t>
            </w:r>
          </w:p>
          <w:p w14:paraId="1BE24DA2" w14:textId="77777777" w:rsidR="005D0FED" w:rsidRPr="00292DEB" w:rsidRDefault="005D0FED" w:rsidP="00DB7CCE">
            <w:pPr>
              <w:spacing w:line="276" w:lineRule="auto"/>
              <w:jc w:val="left"/>
              <w:rPr>
                <w:rFonts w:cs="Arial"/>
                <w:lang w:val="es-ES"/>
              </w:rPr>
            </w:pPr>
            <w:r w:rsidRPr="00292DEB">
              <w:rPr>
                <w:rFonts w:cs="Arial"/>
                <w:lang w:val="es-ES"/>
              </w:rPr>
              <w:t>EL</w:t>
            </w:r>
          </w:p>
          <w:p w14:paraId="53C90589" w14:textId="77777777" w:rsidR="005D0FED" w:rsidRPr="00292DEB" w:rsidRDefault="005D0FED" w:rsidP="00DB7CCE">
            <w:pPr>
              <w:spacing w:line="276" w:lineRule="auto"/>
              <w:jc w:val="left"/>
              <w:rPr>
                <w:rFonts w:cs="Arial"/>
                <w:lang w:val="es-ES"/>
              </w:rPr>
            </w:pPr>
          </w:p>
          <w:p w14:paraId="0FD2CB45" w14:textId="1BC38EAE" w:rsidR="005D0FED" w:rsidRPr="00292DEB" w:rsidRDefault="005D0FED" w:rsidP="00DB7CCE">
            <w:pPr>
              <w:spacing w:line="276" w:lineRule="auto"/>
              <w:jc w:val="left"/>
              <w:rPr>
                <w:rFonts w:cs="Arial"/>
                <w:b/>
              </w:rPr>
            </w:pPr>
          </w:p>
        </w:tc>
        <w:tc>
          <w:tcPr>
            <w:tcW w:w="1371" w:type="pct"/>
          </w:tcPr>
          <w:p w14:paraId="1352FF8B" w14:textId="77777777" w:rsidR="005D0FED" w:rsidRPr="00292DEB" w:rsidRDefault="005D0FED" w:rsidP="00DB7CCE">
            <w:pPr>
              <w:pStyle w:val="ListBullet"/>
              <w:numPr>
                <w:ilvl w:val="0"/>
                <w:numId w:val="34"/>
              </w:numPr>
              <w:spacing w:after="0" w:line="276" w:lineRule="auto"/>
              <w:rPr>
                <w:rFonts w:eastAsia="Arial"/>
              </w:rPr>
            </w:pPr>
            <w:r w:rsidRPr="00292DEB">
              <w:t xml:space="preserve">Der Arbeitslose muss mindestens </w:t>
            </w:r>
            <w:r w:rsidRPr="00292DEB">
              <w:rPr>
                <w:color w:val="800000"/>
              </w:rPr>
              <w:t xml:space="preserve">125 </w:t>
            </w:r>
            <w:r w:rsidRPr="00292DEB">
              <w:t xml:space="preserve">Arbeitstage während der letzten </w:t>
            </w:r>
            <w:r w:rsidRPr="00292DEB">
              <w:rPr>
                <w:color w:val="800000"/>
              </w:rPr>
              <w:t>14</w:t>
            </w:r>
            <w:r w:rsidRPr="00292DEB">
              <w:t xml:space="preserve"> Monate oder mindestens </w:t>
            </w:r>
            <w:r w:rsidRPr="00292DEB">
              <w:rPr>
                <w:color w:val="800000"/>
              </w:rPr>
              <w:t>200</w:t>
            </w:r>
            <w:r w:rsidRPr="00292DEB">
              <w:t xml:space="preserve"> Arbeitstage in den letzten </w:t>
            </w:r>
            <w:r w:rsidRPr="00292DEB">
              <w:rPr>
                <w:color w:val="800000"/>
              </w:rPr>
              <w:t xml:space="preserve">2 </w:t>
            </w:r>
            <w:r w:rsidRPr="00292DEB">
              <w:t>Jahren vor der Arbeitslosigkeit von Erstanstellernversicherungspflichtig beschäftigt gewesen sein. Die letzten beiden Monate des Referenzzeitraums sind ausgeschlossen.</w:t>
            </w:r>
          </w:p>
          <w:p w14:paraId="72223469" w14:textId="77777777" w:rsidR="005D0FED" w:rsidRPr="00292DEB" w:rsidRDefault="005D0FED" w:rsidP="00DB7CCE">
            <w:pPr>
              <w:pStyle w:val="AufzhlungNach0"/>
              <w:numPr>
                <w:ilvl w:val="0"/>
                <w:numId w:val="34"/>
              </w:numPr>
              <w:tabs>
                <w:tab w:val="left" w:pos="708"/>
              </w:tabs>
              <w:spacing w:line="276" w:lineRule="auto"/>
              <w:rPr>
                <w:rFonts w:eastAsia="Arial"/>
              </w:rPr>
            </w:pPr>
            <w:r w:rsidRPr="00292DEB">
              <w:t xml:space="preserve">Bei erstmaligem Anspruch mindestens </w:t>
            </w:r>
            <w:r w:rsidRPr="00292DEB">
              <w:rPr>
                <w:color w:val="800000"/>
              </w:rPr>
              <w:t>80</w:t>
            </w:r>
            <w:r w:rsidRPr="00292DEB">
              <w:t xml:space="preserve"> Arbeitstage jährlich während der letzten </w:t>
            </w:r>
            <w:r w:rsidRPr="00292DEB">
              <w:rPr>
                <w:color w:val="800000"/>
              </w:rPr>
              <w:t>2</w:t>
            </w:r>
            <w:r w:rsidRPr="00292DEB">
              <w:t xml:space="preserve"> Jahre versicherungspflichtig beschäftigt gewesen sein.</w:t>
            </w:r>
          </w:p>
          <w:p w14:paraId="254193D6" w14:textId="77777777" w:rsidR="005D0FED" w:rsidRPr="00292DEB" w:rsidRDefault="005D0FED" w:rsidP="00DB7CCE">
            <w:pPr>
              <w:spacing w:line="276" w:lineRule="auto"/>
              <w:rPr>
                <w:rFonts w:cs="Arial"/>
              </w:rPr>
            </w:pPr>
            <w:r w:rsidRPr="00292DEB">
              <w:rPr>
                <w:rFonts w:cs="Arial"/>
              </w:rPr>
              <w:t xml:space="preserve">Antragsteller haben keinen Anspruch auf Arbeitslosengeld, wenn sie in den vergangenen </w:t>
            </w:r>
            <w:r w:rsidRPr="00292DEB">
              <w:rPr>
                <w:rFonts w:cs="Arial"/>
                <w:color w:val="800000"/>
              </w:rPr>
              <w:t>4</w:t>
            </w:r>
            <w:r w:rsidRPr="00292DEB">
              <w:rPr>
                <w:rFonts w:cs="Arial"/>
              </w:rPr>
              <w:t xml:space="preserve"> Kalenderjahren bereits Arbeitslosengeld für </w:t>
            </w:r>
            <w:r w:rsidRPr="00292DEB">
              <w:rPr>
                <w:rFonts w:cs="Arial"/>
                <w:color w:val="800000"/>
              </w:rPr>
              <w:t>400</w:t>
            </w:r>
            <w:r w:rsidRPr="00292DEB">
              <w:rPr>
                <w:rFonts w:cs="Arial"/>
              </w:rPr>
              <w:t xml:space="preserve"> Tage erhalten haben. Wenn sie weniger als </w:t>
            </w:r>
            <w:r w:rsidRPr="00292DEB">
              <w:rPr>
                <w:rFonts w:cs="Arial"/>
                <w:color w:val="800000"/>
              </w:rPr>
              <w:t>400</w:t>
            </w:r>
            <w:r w:rsidRPr="00292DEB">
              <w:rPr>
                <w:rFonts w:cs="Arial"/>
              </w:rPr>
              <w:t xml:space="preserve"> Tage erhalten haben, können sie für die </w:t>
            </w:r>
            <w:r w:rsidRPr="00292DEB">
              <w:rPr>
                <w:rFonts w:cs="Arial"/>
              </w:rPr>
              <w:lastRenderedPageBreak/>
              <w:t>restlichen Tage Arbeitslosengeld beantragen.</w:t>
            </w:r>
          </w:p>
          <w:p w14:paraId="5FD13D9A" w14:textId="77777777" w:rsidR="005D0FED" w:rsidRPr="00292DEB" w:rsidRDefault="005D0FED" w:rsidP="00DB7CCE">
            <w:pPr>
              <w:spacing w:line="276" w:lineRule="auto"/>
              <w:rPr>
                <w:rFonts w:eastAsia="Arial" w:cs="Arial"/>
              </w:rPr>
            </w:pPr>
            <w:r w:rsidRPr="00292DEB">
              <w:rPr>
                <w:rFonts w:eastAsia="Arial" w:cs="Arial"/>
              </w:rPr>
              <w:t xml:space="preserve">Ausnahme: Saisonarbeiter, die die Leistung für 80 Tage beziehen, </w:t>
            </w:r>
            <w:r w:rsidRPr="00292DEB">
              <w:rPr>
                <w:rFonts w:cs="Arial"/>
                <w:iCs/>
              </w:rPr>
              <w:t xml:space="preserve">Leistungsempfänger </w:t>
            </w:r>
            <w:r w:rsidRPr="00292DEB">
              <w:rPr>
                <w:rFonts w:eastAsia="Arial" w:cs="Arial"/>
              </w:rPr>
              <w:t xml:space="preserve">von Gutscheinen zur Rückkehr in den Arbeitsmarkt, </w:t>
            </w:r>
            <w:r w:rsidRPr="00292DEB">
              <w:rPr>
                <w:rFonts w:cs="Arial"/>
                <w:iCs/>
              </w:rPr>
              <w:t xml:space="preserve">Leistungsempfänger </w:t>
            </w:r>
            <w:r w:rsidRPr="00292DEB">
              <w:rPr>
                <w:rFonts w:eastAsia="Arial" w:cs="Arial"/>
              </w:rPr>
              <w:t xml:space="preserve">der Arbeitsprogramme der </w:t>
            </w:r>
            <w:r w:rsidRPr="00292DEB">
              <w:rPr>
                <w:rFonts w:eastAsia="Arial" w:cs="Arial"/>
                <w:color w:val="008000"/>
              </w:rPr>
              <w:t>DYPA</w:t>
            </w:r>
            <w:r w:rsidRPr="00292DEB">
              <w:rPr>
                <w:rFonts w:eastAsia="Arial" w:cs="Arial"/>
              </w:rPr>
              <w:t xml:space="preserve"> für saisonalen Hotelbetrieb.</w:t>
            </w:r>
          </w:p>
          <w:p w14:paraId="79351402" w14:textId="77777777" w:rsidR="005D0FED" w:rsidRPr="00292DEB" w:rsidRDefault="005D0FED" w:rsidP="00DB7CCE">
            <w:pPr>
              <w:spacing w:line="276" w:lineRule="auto"/>
              <w:rPr>
                <w:rFonts w:cs="Arial"/>
              </w:rPr>
            </w:pPr>
            <w:r w:rsidRPr="00292DEB">
              <w:rPr>
                <w:rFonts w:cs="Arial"/>
              </w:rPr>
              <w:t xml:space="preserve">Wenn Krankheit, Mutterschaftsurlaub oder Militärdienst in die Phase der Mindestversicherungszeit fallen, wird diese um die gleiche Dauer verlängert (z.B. Krankheitsdauer von </w:t>
            </w:r>
            <w:r w:rsidRPr="00292DEB">
              <w:rPr>
                <w:rFonts w:cs="Arial"/>
                <w:color w:val="C00000"/>
              </w:rPr>
              <w:t>3</w:t>
            </w:r>
            <w:r w:rsidRPr="00292DEB">
              <w:rPr>
                <w:rFonts w:cs="Arial"/>
              </w:rPr>
              <w:t xml:space="preserve"> Wochen verlängert die Mindestversicherungszeit um </w:t>
            </w:r>
            <w:r w:rsidRPr="00292DEB">
              <w:rPr>
                <w:rFonts w:cs="Arial"/>
                <w:color w:val="C00000"/>
              </w:rPr>
              <w:t>3</w:t>
            </w:r>
            <w:r w:rsidRPr="00292DEB">
              <w:rPr>
                <w:rFonts w:cs="Arial"/>
              </w:rPr>
              <w:t xml:space="preserve"> Wochen).</w:t>
            </w:r>
          </w:p>
          <w:p w14:paraId="044D937B" w14:textId="77777777" w:rsidR="005D0FED" w:rsidRPr="00292DEB" w:rsidRDefault="005D0FED" w:rsidP="00DB7CCE">
            <w:pPr>
              <w:spacing w:line="276" w:lineRule="auto"/>
              <w:rPr>
                <w:rFonts w:cs="Arial"/>
              </w:rPr>
            </w:pPr>
            <w:r w:rsidRPr="00292DEB">
              <w:rPr>
                <w:rFonts w:cs="Arial"/>
              </w:rPr>
              <w:t>Die Mindestversicherungszeit ist unabhängig vom Alter.</w:t>
            </w:r>
          </w:p>
          <w:p w14:paraId="77C1D85F" w14:textId="4D1651BB" w:rsidR="005D0FED" w:rsidRPr="00292DEB" w:rsidRDefault="005D0FED" w:rsidP="00DB7CCE">
            <w:pPr>
              <w:spacing w:line="276" w:lineRule="auto"/>
              <w:rPr>
                <w:rFonts w:cs="Arial"/>
              </w:rPr>
            </w:pPr>
          </w:p>
        </w:tc>
        <w:tc>
          <w:tcPr>
            <w:tcW w:w="1370" w:type="pct"/>
          </w:tcPr>
          <w:p w14:paraId="2F1F87D0" w14:textId="77777777" w:rsidR="005D0FED" w:rsidRPr="00292DEB" w:rsidRDefault="005D0FED" w:rsidP="00DB7CCE">
            <w:pPr>
              <w:pStyle w:val="ListBullet"/>
              <w:numPr>
                <w:ilvl w:val="0"/>
                <w:numId w:val="67"/>
              </w:numPr>
              <w:spacing w:after="0" w:line="276" w:lineRule="auto"/>
              <w:rPr>
                <w:rFonts w:eastAsia="Arial"/>
                <w:lang w:val="fr-BE"/>
              </w:rPr>
            </w:pPr>
            <w:r w:rsidRPr="00292DEB">
              <w:rPr>
                <w:lang w:val="fr-BE"/>
              </w:rPr>
              <w:lastRenderedPageBreak/>
              <w:t xml:space="preserve">Au moins </w:t>
            </w:r>
            <w:r w:rsidRPr="00292DEB">
              <w:rPr>
                <w:color w:val="800000"/>
                <w:lang w:val="fr-BE"/>
              </w:rPr>
              <w:t>125</w:t>
            </w:r>
            <w:r w:rsidRPr="00292DEB">
              <w:rPr>
                <w:lang w:val="fr-BE"/>
              </w:rPr>
              <w:t xml:space="preserve"> jours de travail pendant les</w:t>
            </w:r>
            <w:r w:rsidRPr="00292DEB">
              <w:rPr>
                <w:color w:val="800000"/>
                <w:lang w:val="fr-BE"/>
              </w:rPr>
              <w:t xml:space="preserve"> 14</w:t>
            </w:r>
            <w:r w:rsidRPr="00292DEB">
              <w:rPr>
                <w:lang w:val="fr-BE"/>
              </w:rPr>
              <w:t xml:space="preserve"> derniers mois ou, au moins </w:t>
            </w:r>
            <w:r w:rsidRPr="00292DEB">
              <w:rPr>
                <w:color w:val="800000"/>
                <w:lang w:val="fr-BE"/>
              </w:rPr>
              <w:t>200</w:t>
            </w:r>
            <w:r w:rsidRPr="00292DEB">
              <w:rPr>
                <w:lang w:val="fr-BE"/>
              </w:rPr>
              <w:t xml:space="preserve"> jours de travail pendant les </w:t>
            </w:r>
            <w:r w:rsidRPr="00292DEB">
              <w:rPr>
                <w:color w:val="800000"/>
                <w:lang w:val="fr-BE"/>
              </w:rPr>
              <w:t>2</w:t>
            </w:r>
            <w:r w:rsidRPr="00292DEB">
              <w:rPr>
                <w:lang w:val="fr-BE"/>
              </w:rPr>
              <w:t xml:space="preserve"> dernières années précédant le licenciement pour les premières demandes de prestations. Les </w:t>
            </w:r>
            <w:r w:rsidRPr="00292DEB">
              <w:rPr>
                <w:color w:val="C00000"/>
                <w:lang w:val="fr-BE"/>
              </w:rPr>
              <w:t>deux</w:t>
            </w:r>
            <w:r w:rsidRPr="00292DEB">
              <w:rPr>
                <w:lang w:val="fr-BE"/>
              </w:rPr>
              <w:t xml:space="preserve"> derniers mois ne sont pas pris en compte dans les périodes de référence.</w:t>
            </w:r>
          </w:p>
          <w:p w14:paraId="67A9FDE4" w14:textId="77777777" w:rsidR="005D0FED" w:rsidRPr="00292DEB" w:rsidRDefault="005D0FED" w:rsidP="00DB7CCE">
            <w:pPr>
              <w:pStyle w:val="AufzhlungNach0"/>
              <w:numPr>
                <w:ilvl w:val="0"/>
                <w:numId w:val="67"/>
              </w:numPr>
              <w:tabs>
                <w:tab w:val="left" w:pos="708"/>
              </w:tabs>
              <w:spacing w:line="276" w:lineRule="auto"/>
              <w:rPr>
                <w:rFonts w:eastAsia="Arial"/>
                <w:lang w:val="fr-BE"/>
              </w:rPr>
            </w:pPr>
            <w:r w:rsidRPr="00292DEB">
              <w:rPr>
                <w:lang w:val="fr-BE"/>
              </w:rPr>
              <w:t xml:space="preserve">Pour ceux qui bénéficient du droit pour la première fois: au moins </w:t>
            </w:r>
            <w:r w:rsidRPr="00292DEB">
              <w:rPr>
                <w:color w:val="800000"/>
                <w:lang w:val="fr-BE"/>
              </w:rPr>
              <w:t>80</w:t>
            </w:r>
            <w:r w:rsidRPr="00292DEB">
              <w:rPr>
                <w:lang w:val="fr-BE"/>
              </w:rPr>
              <w:t xml:space="preserve"> jours de travail par an pendant les </w:t>
            </w:r>
            <w:r w:rsidRPr="00292DEB">
              <w:rPr>
                <w:color w:val="800000"/>
                <w:lang w:val="fr-BE"/>
              </w:rPr>
              <w:t>2</w:t>
            </w:r>
            <w:r w:rsidRPr="00292DEB">
              <w:rPr>
                <w:lang w:val="fr-BE"/>
              </w:rPr>
              <w:t xml:space="preserve"> années précédentes.</w:t>
            </w:r>
          </w:p>
          <w:p w14:paraId="7F7E1108" w14:textId="77777777" w:rsidR="005D0FED" w:rsidRPr="00292DEB" w:rsidRDefault="005D0FED" w:rsidP="00DB7CCE">
            <w:pPr>
              <w:spacing w:line="276" w:lineRule="auto"/>
              <w:rPr>
                <w:rFonts w:cs="Arial"/>
                <w:lang w:val="fr-BE"/>
              </w:rPr>
            </w:pPr>
            <w:r w:rsidRPr="00292DEB">
              <w:rPr>
                <w:rFonts w:cs="Arial"/>
                <w:lang w:val="fr-BE"/>
              </w:rPr>
              <w:t xml:space="preserve">Les demandeurs ayant déjà perçu </w:t>
            </w:r>
            <w:r w:rsidRPr="00292DEB">
              <w:rPr>
                <w:rFonts w:cs="Arial"/>
                <w:color w:val="800000"/>
                <w:lang w:val="fr-BE"/>
              </w:rPr>
              <w:t>400</w:t>
            </w:r>
            <w:r w:rsidRPr="00292DEB">
              <w:rPr>
                <w:rFonts w:cs="Arial"/>
                <w:lang w:val="fr-BE"/>
              </w:rPr>
              <w:t xml:space="preserve"> jours d’allocations au cours des </w:t>
            </w:r>
            <w:r w:rsidRPr="00292DEB">
              <w:rPr>
                <w:rFonts w:cs="Arial"/>
                <w:color w:val="800000"/>
                <w:lang w:val="fr-BE"/>
              </w:rPr>
              <w:t>4</w:t>
            </w:r>
            <w:r w:rsidRPr="00292DEB">
              <w:rPr>
                <w:rFonts w:cs="Arial"/>
                <w:lang w:val="fr-BE"/>
              </w:rPr>
              <w:t xml:space="preserve"> dernières années n’ont plus droit aux allocations de chômage. S’ils n’ont pas perçu </w:t>
            </w:r>
            <w:r w:rsidRPr="00292DEB">
              <w:rPr>
                <w:rFonts w:cs="Arial"/>
                <w:color w:val="800000"/>
                <w:lang w:val="fr-BE"/>
              </w:rPr>
              <w:t>400</w:t>
            </w:r>
            <w:r w:rsidRPr="00292DEB">
              <w:rPr>
                <w:rFonts w:cs="Arial"/>
                <w:lang w:val="fr-BE"/>
              </w:rPr>
              <w:t xml:space="preserve"> jours, ils peuvent demander les allocations pour les jours restants.</w:t>
            </w:r>
          </w:p>
          <w:p w14:paraId="22604DC1" w14:textId="77777777" w:rsidR="005D0FED" w:rsidRPr="00292DEB" w:rsidRDefault="005D0FED" w:rsidP="00DB7CCE">
            <w:pPr>
              <w:spacing w:line="276" w:lineRule="auto"/>
              <w:rPr>
                <w:rFonts w:cs="Arial"/>
                <w:lang w:val="fr-BE"/>
              </w:rPr>
            </w:pPr>
            <w:r w:rsidRPr="00292DEB">
              <w:rPr>
                <w:rFonts w:cs="Arial"/>
                <w:lang w:val="fr-BE"/>
              </w:rPr>
              <w:t>Exception: les travailleurs saisonniers percevant la prestation pendant 80 jours, les bénéficiaires du bon (</w:t>
            </w:r>
            <w:r w:rsidRPr="00292DEB">
              <w:rPr>
                <w:rFonts w:cs="Arial"/>
                <w:i/>
                <w:iCs/>
                <w:lang w:val="fr-BE"/>
              </w:rPr>
              <w:t>voucher</w:t>
            </w:r>
            <w:r w:rsidRPr="00292DEB">
              <w:rPr>
                <w:rFonts w:cs="Arial"/>
                <w:lang w:val="fr-BE"/>
              </w:rPr>
              <w:t xml:space="preserve">) pour </w:t>
            </w:r>
            <w:r w:rsidRPr="00292DEB">
              <w:rPr>
                <w:rFonts w:cs="Arial"/>
                <w:lang w:val="fr-BE"/>
              </w:rPr>
              <w:lastRenderedPageBreak/>
              <w:t xml:space="preserve">réinsertion sur le marché du travail, les bénéficiaires des programmes de travail du </w:t>
            </w:r>
            <w:r w:rsidRPr="00292DEB">
              <w:rPr>
                <w:rFonts w:cs="Arial"/>
                <w:color w:val="008000"/>
                <w:lang w:val="fr-BE"/>
              </w:rPr>
              <w:t>DYPA</w:t>
            </w:r>
            <w:r w:rsidRPr="00292DEB">
              <w:rPr>
                <w:rFonts w:cs="Arial"/>
                <w:lang w:val="fr-BE"/>
              </w:rPr>
              <w:t xml:space="preserve"> pour les entreprises hôtelières saisonnières.</w:t>
            </w:r>
          </w:p>
          <w:p w14:paraId="6393A3AD" w14:textId="77777777" w:rsidR="005D0FED" w:rsidRPr="00292DEB" w:rsidRDefault="005D0FED" w:rsidP="00DB7CCE">
            <w:pPr>
              <w:spacing w:line="276" w:lineRule="auto"/>
              <w:rPr>
                <w:rFonts w:cs="Arial"/>
                <w:lang w:val="fr-BE"/>
              </w:rPr>
            </w:pPr>
            <w:r w:rsidRPr="00292DEB">
              <w:rPr>
                <w:rFonts w:cs="Arial"/>
                <w:lang w:val="fr-BE"/>
              </w:rPr>
              <w:t xml:space="preserve">Si la maladie, le congé de maternité ou le service militaire rentrent dans la période de référence, celle-ci est prolongée pendant une durée équivalente (par exemple, une période de maladie de </w:t>
            </w:r>
            <w:r w:rsidRPr="00292DEB">
              <w:rPr>
                <w:rFonts w:cs="Arial"/>
                <w:color w:val="C00000"/>
                <w:lang w:val="fr-BE"/>
              </w:rPr>
              <w:t xml:space="preserve">3 </w:t>
            </w:r>
            <w:r w:rsidRPr="00292DEB">
              <w:rPr>
                <w:rFonts w:cs="Arial"/>
                <w:lang w:val="fr-BE"/>
              </w:rPr>
              <w:t xml:space="preserve">semaines prolonge la période de référence de </w:t>
            </w:r>
            <w:r w:rsidRPr="00292DEB">
              <w:rPr>
                <w:rFonts w:cs="Arial"/>
                <w:color w:val="C00000"/>
                <w:lang w:val="fr-BE"/>
              </w:rPr>
              <w:t xml:space="preserve">3 </w:t>
            </w:r>
            <w:r w:rsidRPr="00292DEB">
              <w:rPr>
                <w:rFonts w:cs="Arial"/>
                <w:lang w:val="fr-BE"/>
              </w:rPr>
              <w:t>semaines).</w:t>
            </w:r>
          </w:p>
          <w:p w14:paraId="2DE45B48" w14:textId="31FB1763" w:rsidR="005D0FED" w:rsidRPr="00292DEB" w:rsidRDefault="005D0FED" w:rsidP="00DB7CCE">
            <w:pPr>
              <w:spacing w:line="276" w:lineRule="auto"/>
              <w:rPr>
                <w:rFonts w:cs="Arial"/>
                <w:lang w:val="fr-BE"/>
              </w:rPr>
            </w:pPr>
            <w:r w:rsidRPr="00292DEB">
              <w:rPr>
                <w:rFonts w:cs="Arial"/>
                <w:lang w:val="fr-BE"/>
              </w:rPr>
              <w:t>La période de référence ne varie pas en fonction de l’âge.</w:t>
            </w:r>
          </w:p>
        </w:tc>
        <w:tc>
          <w:tcPr>
            <w:tcW w:w="1370" w:type="pct"/>
          </w:tcPr>
          <w:p w14:paraId="379BBC7F"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lastRenderedPageBreak/>
              <w:t>E-X-07-EL</w:t>
            </w:r>
          </w:p>
          <w:p w14:paraId="6C9B30E5" w14:textId="77777777" w:rsidR="005D0FED" w:rsidRPr="00292DEB" w:rsidRDefault="005D0FED" w:rsidP="00DB7CCE">
            <w:pPr>
              <w:pStyle w:val="Normal0"/>
              <w:numPr>
                <w:ilvl w:val="0"/>
                <w:numId w:val="146"/>
              </w:numPr>
              <w:pBdr>
                <w:top w:val="nil"/>
                <w:left w:val="nil"/>
                <w:bottom w:val="nil"/>
                <w:right w:val="nil"/>
                <w:between w:val="nil"/>
              </w:pBdr>
              <w:tabs>
                <w:tab w:val="left" w:pos="113"/>
                <w:tab w:val="left" w:pos="0"/>
                <w:tab w:val="left" w:pos="502"/>
              </w:tabs>
              <w:spacing w:before="0" w:after="0"/>
              <w:rPr>
                <w:color w:val="000000"/>
                <w:sz w:val="15"/>
                <w:szCs w:val="15"/>
              </w:rPr>
            </w:pPr>
            <w:r w:rsidRPr="00292DEB">
              <w:rPr>
                <w:color w:val="000000"/>
                <w:sz w:val="15"/>
                <w:szCs w:val="15"/>
                <w:lang w:val="en-GB"/>
              </w:rPr>
              <w:t xml:space="preserve">At least </w:t>
            </w:r>
            <w:r w:rsidRPr="00292DEB">
              <w:rPr>
                <w:color w:val="800000"/>
                <w:sz w:val="15"/>
                <w:szCs w:val="15"/>
                <w:lang w:val="en-GB"/>
              </w:rPr>
              <w:t>125</w:t>
            </w:r>
            <w:r w:rsidRPr="00292DEB">
              <w:rPr>
                <w:color w:val="000000"/>
                <w:sz w:val="15"/>
                <w:szCs w:val="15"/>
                <w:lang w:val="en-GB"/>
              </w:rPr>
              <w:t xml:space="preserve"> days of work during the </w:t>
            </w:r>
            <w:r w:rsidRPr="00292DEB">
              <w:rPr>
                <w:color w:val="800000"/>
                <w:sz w:val="15"/>
                <w:szCs w:val="15"/>
                <w:lang w:val="en-GB"/>
              </w:rPr>
              <w:t>14</w:t>
            </w:r>
            <w:r w:rsidRPr="00292DEB">
              <w:rPr>
                <w:color w:val="000000"/>
                <w:sz w:val="15"/>
                <w:szCs w:val="15"/>
                <w:lang w:val="en-GB"/>
              </w:rPr>
              <w:t xml:space="preserve"> months preceding job loss or, at least </w:t>
            </w:r>
            <w:r w:rsidRPr="00292DEB">
              <w:rPr>
                <w:color w:val="800000"/>
                <w:sz w:val="15"/>
                <w:szCs w:val="15"/>
                <w:lang w:val="en-GB"/>
              </w:rPr>
              <w:t>200</w:t>
            </w:r>
            <w:r w:rsidRPr="00292DEB">
              <w:rPr>
                <w:color w:val="000000"/>
                <w:sz w:val="15"/>
                <w:szCs w:val="15"/>
                <w:lang w:val="en-GB"/>
              </w:rPr>
              <w:t xml:space="preserve"> days of work during the </w:t>
            </w:r>
            <w:r w:rsidRPr="00292DEB">
              <w:rPr>
                <w:color w:val="800000"/>
                <w:sz w:val="15"/>
                <w:szCs w:val="15"/>
                <w:lang w:val="en-GB"/>
              </w:rPr>
              <w:t>2</w:t>
            </w:r>
            <w:r w:rsidRPr="00292DEB">
              <w:rPr>
                <w:color w:val="000000"/>
                <w:sz w:val="15"/>
                <w:szCs w:val="15"/>
                <w:lang w:val="en-GB"/>
              </w:rPr>
              <w:t xml:space="preserve"> years preceding job loss for the first-time claimants. </w:t>
            </w:r>
            <w:r w:rsidRPr="00292DEB">
              <w:rPr>
                <w:color w:val="000000"/>
                <w:sz w:val="15"/>
                <w:szCs w:val="15"/>
              </w:rPr>
              <w:t xml:space="preserve">From the </w:t>
            </w:r>
            <w:proofErr w:type="spellStart"/>
            <w:r w:rsidRPr="00292DEB">
              <w:rPr>
                <w:color w:val="000000"/>
                <w:sz w:val="15"/>
                <w:szCs w:val="15"/>
              </w:rPr>
              <w:t>reference</w:t>
            </w:r>
            <w:proofErr w:type="spellEnd"/>
            <w:r w:rsidRPr="00292DEB">
              <w:rPr>
                <w:color w:val="000000"/>
                <w:sz w:val="15"/>
                <w:szCs w:val="15"/>
              </w:rPr>
              <w:t xml:space="preserve"> </w:t>
            </w:r>
            <w:proofErr w:type="spellStart"/>
            <w:r w:rsidRPr="00292DEB">
              <w:rPr>
                <w:color w:val="000000"/>
                <w:sz w:val="15"/>
                <w:szCs w:val="15"/>
              </w:rPr>
              <w:t>periods</w:t>
            </w:r>
            <w:proofErr w:type="spellEnd"/>
            <w:r w:rsidRPr="00292DEB">
              <w:rPr>
                <w:color w:val="000000"/>
                <w:sz w:val="15"/>
                <w:szCs w:val="15"/>
              </w:rPr>
              <w:t xml:space="preserve"> the </w:t>
            </w:r>
            <w:r w:rsidRPr="00292DEB">
              <w:rPr>
                <w:color w:val="C00000"/>
                <w:sz w:val="15"/>
                <w:szCs w:val="15"/>
              </w:rPr>
              <w:t>2</w:t>
            </w:r>
            <w:r w:rsidRPr="00292DEB">
              <w:rPr>
                <w:color w:val="000000"/>
                <w:sz w:val="15"/>
                <w:szCs w:val="15"/>
              </w:rPr>
              <w:t xml:space="preserve"> last </w:t>
            </w:r>
            <w:proofErr w:type="spellStart"/>
            <w:r w:rsidRPr="00292DEB">
              <w:rPr>
                <w:color w:val="000000"/>
                <w:sz w:val="15"/>
                <w:szCs w:val="15"/>
              </w:rPr>
              <w:t>months</w:t>
            </w:r>
            <w:proofErr w:type="spellEnd"/>
            <w:r w:rsidRPr="00292DEB">
              <w:rPr>
                <w:color w:val="000000"/>
                <w:sz w:val="15"/>
                <w:szCs w:val="15"/>
              </w:rPr>
              <w:t xml:space="preserve"> are </w:t>
            </w:r>
            <w:proofErr w:type="spellStart"/>
            <w:r w:rsidRPr="00292DEB">
              <w:rPr>
                <w:color w:val="000000"/>
                <w:sz w:val="15"/>
                <w:szCs w:val="15"/>
              </w:rPr>
              <w:t>excluded</w:t>
            </w:r>
            <w:proofErr w:type="spellEnd"/>
            <w:r w:rsidRPr="00292DEB">
              <w:rPr>
                <w:color w:val="000000"/>
                <w:sz w:val="15"/>
                <w:szCs w:val="15"/>
              </w:rPr>
              <w:t>.</w:t>
            </w:r>
          </w:p>
          <w:p w14:paraId="18AFBC74" w14:textId="77777777" w:rsidR="005D0FED" w:rsidRPr="00292DEB" w:rsidRDefault="005D0FED" w:rsidP="00DB7CCE">
            <w:pPr>
              <w:pStyle w:val="Normal0"/>
              <w:numPr>
                <w:ilvl w:val="0"/>
                <w:numId w:val="146"/>
              </w:numPr>
              <w:pBdr>
                <w:top w:val="nil"/>
                <w:left w:val="nil"/>
                <w:bottom w:val="nil"/>
                <w:right w:val="nil"/>
                <w:between w:val="nil"/>
              </w:pBdr>
              <w:tabs>
                <w:tab w:val="left" w:pos="113"/>
              </w:tabs>
              <w:spacing w:before="0" w:after="0"/>
              <w:rPr>
                <w:color w:val="000000"/>
                <w:sz w:val="15"/>
                <w:szCs w:val="15"/>
                <w:lang w:val="en-GB"/>
              </w:rPr>
            </w:pPr>
            <w:r w:rsidRPr="00292DEB">
              <w:rPr>
                <w:color w:val="000000"/>
                <w:sz w:val="15"/>
                <w:szCs w:val="15"/>
                <w:lang w:val="en-GB"/>
              </w:rPr>
              <w:t xml:space="preserve">For first time claimants, an additional requirement of at least </w:t>
            </w:r>
            <w:r w:rsidRPr="00292DEB">
              <w:rPr>
                <w:color w:val="800000"/>
                <w:sz w:val="15"/>
                <w:szCs w:val="15"/>
                <w:lang w:val="en-GB"/>
              </w:rPr>
              <w:t>80</w:t>
            </w:r>
            <w:r w:rsidRPr="00292DEB">
              <w:rPr>
                <w:color w:val="000000"/>
                <w:sz w:val="15"/>
                <w:szCs w:val="15"/>
                <w:lang w:val="en-GB"/>
              </w:rPr>
              <w:t xml:space="preserve"> days of work per year during the </w:t>
            </w:r>
            <w:r w:rsidRPr="00292DEB">
              <w:rPr>
                <w:color w:val="800000"/>
                <w:sz w:val="15"/>
                <w:szCs w:val="15"/>
                <w:lang w:val="en-GB"/>
              </w:rPr>
              <w:t>2</w:t>
            </w:r>
            <w:r w:rsidRPr="00292DEB">
              <w:rPr>
                <w:color w:val="000000"/>
                <w:sz w:val="15"/>
                <w:szCs w:val="15"/>
                <w:lang w:val="en-GB"/>
              </w:rPr>
              <w:t xml:space="preserve"> previous years applies.</w:t>
            </w:r>
          </w:p>
          <w:p w14:paraId="28DD59F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Claimants are not entitled to unemployment benefit if they have already received </w:t>
            </w:r>
            <w:r w:rsidRPr="00292DEB">
              <w:rPr>
                <w:color w:val="800000"/>
                <w:sz w:val="15"/>
                <w:szCs w:val="15"/>
                <w:lang w:val="en-GB"/>
              </w:rPr>
              <w:t>400</w:t>
            </w:r>
            <w:r w:rsidRPr="00292DEB">
              <w:rPr>
                <w:color w:val="000000"/>
                <w:sz w:val="15"/>
                <w:szCs w:val="15"/>
                <w:lang w:val="en-GB"/>
              </w:rPr>
              <w:t xml:space="preserve"> days of benefit in the </w:t>
            </w:r>
            <w:r w:rsidRPr="00292DEB">
              <w:rPr>
                <w:color w:val="800000"/>
                <w:sz w:val="15"/>
                <w:szCs w:val="15"/>
                <w:lang w:val="en-GB"/>
              </w:rPr>
              <w:t>4</w:t>
            </w:r>
            <w:r w:rsidRPr="00292DEB">
              <w:rPr>
                <w:color w:val="000000"/>
                <w:sz w:val="15"/>
                <w:szCs w:val="15"/>
                <w:lang w:val="en-GB"/>
              </w:rPr>
              <w:t xml:space="preserve"> past calendar years. If they have received less than </w:t>
            </w:r>
            <w:r w:rsidRPr="00292DEB">
              <w:rPr>
                <w:color w:val="800000"/>
                <w:sz w:val="15"/>
                <w:szCs w:val="15"/>
                <w:lang w:val="en-GB"/>
              </w:rPr>
              <w:t>400</w:t>
            </w:r>
            <w:r w:rsidRPr="00292DEB">
              <w:rPr>
                <w:color w:val="000000"/>
                <w:sz w:val="15"/>
                <w:szCs w:val="15"/>
                <w:lang w:val="en-GB"/>
              </w:rPr>
              <w:t xml:space="preserve"> days, they can claim for the remaining days of benefit.</w:t>
            </w:r>
          </w:p>
          <w:p w14:paraId="4ED1894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Exception: seasonal workers receiving the benefit for </w:t>
            </w:r>
            <w:r w:rsidRPr="00292DEB">
              <w:rPr>
                <w:color w:val="C00000"/>
                <w:sz w:val="15"/>
                <w:szCs w:val="15"/>
                <w:lang w:val="en-GB"/>
              </w:rPr>
              <w:t>80</w:t>
            </w:r>
            <w:r w:rsidRPr="00292DEB">
              <w:rPr>
                <w:color w:val="000000"/>
                <w:sz w:val="15"/>
                <w:szCs w:val="15"/>
                <w:lang w:val="en-GB"/>
              </w:rPr>
              <w:t xml:space="preserve"> days, beneficiaries of reintegration to labour market voucher, beneficiaries of </w:t>
            </w:r>
            <w:r w:rsidRPr="00292DEB">
              <w:rPr>
                <w:color w:val="008000"/>
                <w:sz w:val="15"/>
                <w:szCs w:val="15"/>
                <w:lang w:val="en-GB"/>
              </w:rPr>
              <w:t>DYPA</w:t>
            </w:r>
            <w:r w:rsidRPr="00292DEB">
              <w:rPr>
                <w:color w:val="000000"/>
                <w:sz w:val="15"/>
                <w:szCs w:val="15"/>
                <w:lang w:val="en-GB"/>
              </w:rPr>
              <w:t xml:space="preserve">’s labour </w:t>
            </w:r>
            <w:r w:rsidRPr="00292DEB">
              <w:rPr>
                <w:color w:val="000000"/>
                <w:sz w:val="15"/>
                <w:szCs w:val="15"/>
                <w:lang w:val="en-GB"/>
              </w:rPr>
              <w:lastRenderedPageBreak/>
              <w:t xml:space="preserve">programmes for seasonal hotel businesses. </w:t>
            </w:r>
          </w:p>
          <w:p w14:paraId="578BA71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If sickness, maternity leave or military service fall during the qualifying period, this is prolonged for the same duration (e.g. period of sickness of </w:t>
            </w:r>
            <w:r w:rsidRPr="00292DEB">
              <w:rPr>
                <w:color w:val="C00000"/>
                <w:sz w:val="15"/>
                <w:szCs w:val="15"/>
                <w:lang w:val="en-GB"/>
              </w:rPr>
              <w:t>3</w:t>
            </w:r>
            <w:r w:rsidRPr="00292DEB">
              <w:rPr>
                <w:color w:val="000000"/>
                <w:sz w:val="15"/>
                <w:szCs w:val="15"/>
                <w:lang w:val="en-GB"/>
              </w:rPr>
              <w:t xml:space="preserve"> weeks prolongs the qualifying period by </w:t>
            </w:r>
            <w:r w:rsidRPr="00292DEB">
              <w:rPr>
                <w:color w:val="C00000"/>
                <w:sz w:val="15"/>
                <w:szCs w:val="15"/>
                <w:lang w:val="en-GB"/>
              </w:rPr>
              <w:t>3</w:t>
            </w:r>
            <w:r w:rsidRPr="00292DEB">
              <w:rPr>
                <w:color w:val="000000"/>
                <w:sz w:val="15"/>
                <w:szCs w:val="15"/>
                <w:lang w:val="en-GB"/>
              </w:rPr>
              <w:t xml:space="preserve"> weeks).</w:t>
            </w:r>
          </w:p>
          <w:p w14:paraId="160F85A6" w14:textId="23959F0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qualifying period does not vary with age.</w:t>
            </w:r>
          </w:p>
        </w:tc>
        <w:tc>
          <w:tcPr>
            <w:tcW w:w="167" w:type="pct"/>
          </w:tcPr>
          <w:p w14:paraId="7DE68F47"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43A0EA54" w14:textId="77777777" w:rsidR="005D0FED" w:rsidRPr="00292DEB" w:rsidRDefault="005D0FED" w:rsidP="00DB7CCE">
            <w:pPr>
              <w:spacing w:line="276" w:lineRule="auto"/>
              <w:rPr>
                <w:rFonts w:cs="Arial"/>
                <w:color w:val="0000FF"/>
              </w:rPr>
            </w:pPr>
          </w:p>
        </w:tc>
        <w:tc>
          <w:tcPr>
            <w:tcW w:w="127" w:type="pct"/>
          </w:tcPr>
          <w:p w14:paraId="111380BF" w14:textId="77777777" w:rsidR="005D0FED" w:rsidRPr="00292DEB" w:rsidRDefault="005D0FED" w:rsidP="00DB7CCE">
            <w:pPr>
              <w:spacing w:line="276" w:lineRule="auto"/>
              <w:rPr>
                <w:rFonts w:cs="Arial"/>
                <w:color w:val="0000FF"/>
                <w:lang w:val="fr-FR"/>
              </w:rPr>
            </w:pPr>
            <w:r w:rsidRPr="00292DEB">
              <w:rPr>
                <w:rFonts w:cs="Arial"/>
                <w:color w:val="0000FF"/>
                <w:lang w:val="fr-FR"/>
              </w:rPr>
              <w:t>7</w:t>
            </w:r>
          </w:p>
          <w:p w14:paraId="34099624" w14:textId="77777777" w:rsidR="005D0FED" w:rsidRPr="00292DEB" w:rsidRDefault="005D0FED" w:rsidP="00DB7CCE">
            <w:pPr>
              <w:spacing w:line="276" w:lineRule="auto"/>
              <w:rPr>
                <w:rFonts w:cs="Arial"/>
                <w:color w:val="0000FF"/>
              </w:rPr>
            </w:pPr>
          </w:p>
        </w:tc>
        <w:tc>
          <w:tcPr>
            <w:tcW w:w="402" w:type="pct"/>
          </w:tcPr>
          <w:p w14:paraId="343ECCD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C04DAAC" w14:textId="77777777" w:rsidR="005D0FED" w:rsidRPr="00292DEB" w:rsidRDefault="005D0FED" w:rsidP="00DB7CCE">
            <w:pPr>
              <w:spacing w:line="276" w:lineRule="auto"/>
              <w:rPr>
                <w:rFonts w:cs="Arial"/>
                <w:color w:val="0000FF"/>
              </w:rPr>
            </w:pPr>
          </w:p>
        </w:tc>
      </w:tr>
      <w:tr w:rsidR="005D0FED" w:rsidRPr="00292DEB" w14:paraId="74479D0C" w14:textId="77777777" w:rsidTr="005D0FED">
        <w:tc>
          <w:tcPr>
            <w:tcW w:w="193" w:type="pct"/>
          </w:tcPr>
          <w:p w14:paraId="342F981C" w14:textId="77777777" w:rsidR="005D0FED" w:rsidRPr="00292DEB" w:rsidRDefault="005D0FED" w:rsidP="00DB7CCE">
            <w:pPr>
              <w:spacing w:line="276" w:lineRule="auto"/>
              <w:jc w:val="left"/>
              <w:rPr>
                <w:rFonts w:cs="Arial"/>
                <w:lang w:val="es-ES"/>
              </w:rPr>
            </w:pPr>
            <w:r w:rsidRPr="00292DEB">
              <w:rPr>
                <w:rFonts w:cs="Arial"/>
                <w:lang w:val="es-ES"/>
              </w:rPr>
              <w:t>EL</w:t>
            </w:r>
          </w:p>
          <w:p w14:paraId="20EB2A76" w14:textId="77777777" w:rsidR="005D0FED" w:rsidRPr="00292DEB" w:rsidRDefault="005D0FED" w:rsidP="00DB7CCE">
            <w:pPr>
              <w:spacing w:line="276" w:lineRule="auto"/>
              <w:jc w:val="left"/>
              <w:rPr>
                <w:rFonts w:cs="Arial"/>
                <w:lang w:val="es-ES"/>
              </w:rPr>
            </w:pPr>
            <w:r w:rsidRPr="00292DEB">
              <w:rPr>
                <w:rFonts w:cs="Arial"/>
                <w:lang w:val="es-ES"/>
              </w:rPr>
              <w:t>EL</w:t>
            </w:r>
          </w:p>
          <w:p w14:paraId="78C8C4DC" w14:textId="77777777" w:rsidR="005D0FED" w:rsidRPr="00292DEB" w:rsidRDefault="005D0FED" w:rsidP="00DB7CCE">
            <w:pPr>
              <w:spacing w:line="276" w:lineRule="auto"/>
              <w:jc w:val="left"/>
              <w:rPr>
                <w:rFonts w:cs="Arial"/>
                <w:lang w:val="es-ES"/>
              </w:rPr>
            </w:pPr>
            <w:r w:rsidRPr="00292DEB">
              <w:rPr>
                <w:rFonts w:cs="Arial"/>
                <w:lang w:val="es-ES"/>
              </w:rPr>
              <w:t>EL</w:t>
            </w:r>
          </w:p>
          <w:p w14:paraId="49351D83" w14:textId="77777777" w:rsidR="005D0FED" w:rsidRPr="00292DEB" w:rsidRDefault="005D0FED" w:rsidP="00DB7CCE">
            <w:pPr>
              <w:spacing w:line="276" w:lineRule="auto"/>
              <w:jc w:val="left"/>
              <w:rPr>
                <w:rFonts w:cs="Arial"/>
                <w:lang w:val="es-ES"/>
              </w:rPr>
            </w:pPr>
            <w:r w:rsidRPr="00292DEB">
              <w:rPr>
                <w:rFonts w:cs="Arial"/>
                <w:lang w:val="es-ES"/>
              </w:rPr>
              <w:t>EL</w:t>
            </w:r>
          </w:p>
          <w:p w14:paraId="15BA1285" w14:textId="77777777" w:rsidR="005D0FED" w:rsidRPr="00292DEB" w:rsidRDefault="005D0FED" w:rsidP="00DB7CCE">
            <w:pPr>
              <w:spacing w:line="276" w:lineRule="auto"/>
              <w:jc w:val="left"/>
              <w:rPr>
                <w:rFonts w:cs="Arial"/>
                <w:lang w:val="es-ES"/>
              </w:rPr>
            </w:pPr>
            <w:r w:rsidRPr="00292DEB">
              <w:rPr>
                <w:rFonts w:cs="Arial"/>
                <w:lang w:val="es-ES"/>
              </w:rPr>
              <w:t>EL</w:t>
            </w:r>
          </w:p>
          <w:p w14:paraId="1E652952" w14:textId="77777777" w:rsidR="005D0FED" w:rsidRPr="00292DEB" w:rsidRDefault="005D0FED" w:rsidP="00DB7CCE">
            <w:pPr>
              <w:spacing w:line="276" w:lineRule="auto"/>
              <w:jc w:val="left"/>
              <w:rPr>
                <w:rFonts w:cs="Arial"/>
                <w:lang w:val="es-ES"/>
              </w:rPr>
            </w:pPr>
            <w:r w:rsidRPr="00292DEB">
              <w:rPr>
                <w:rFonts w:cs="Arial"/>
                <w:lang w:val="es-ES"/>
              </w:rPr>
              <w:t>EL</w:t>
            </w:r>
          </w:p>
          <w:p w14:paraId="29EF00B0" w14:textId="77777777" w:rsidR="005D0FED" w:rsidRPr="00292DEB" w:rsidRDefault="005D0FED" w:rsidP="00DB7CCE">
            <w:pPr>
              <w:spacing w:line="276" w:lineRule="auto"/>
              <w:jc w:val="left"/>
              <w:rPr>
                <w:rFonts w:cs="Arial"/>
                <w:lang w:val="es-ES"/>
              </w:rPr>
            </w:pPr>
          </w:p>
          <w:p w14:paraId="55D23921" w14:textId="4302EACF" w:rsidR="005D0FED" w:rsidRPr="00292DEB" w:rsidRDefault="005D0FED" w:rsidP="00DB7CCE">
            <w:pPr>
              <w:spacing w:line="276" w:lineRule="auto"/>
              <w:jc w:val="left"/>
              <w:rPr>
                <w:rFonts w:cs="Arial"/>
                <w:b/>
                <w:lang w:val="es-ES"/>
              </w:rPr>
            </w:pPr>
          </w:p>
        </w:tc>
        <w:tc>
          <w:tcPr>
            <w:tcW w:w="1371" w:type="pct"/>
          </w:tcPr>
          <w:p w14:paraId="08BD0E41" w14:textId="77777777" w:rsidR="005D0FED" w:rsidRPr="00292DEB" w:rsidRDefault="005D0FED" w:rsidP="00DB7CCE">
            <w:pPr>
              <w:spacing w:line="276" w:lineRule="auto"/>
              <w:rPr>
                <w:rFonts w:cs="Arial"/>
              </w:rPr>
            </w:pPr>
            <w:r w:rsidRPr="00292DEB">
              <w:rPr>
                <w:rFonts w:cs="Arial"/>
              </w:rPr>
              <w:t xml:space="preserve">Karenzfrist: </w:t>
            </w:r>
            <w:r w:rsidRPr="00292DEB">
              <w:rPr>
                <w:rFonts w:cs="Arial"/>
                <w:color w:val="800000"/>
              </w:rPr>
              <w:t>6</w:t>
            </w:r>
            <w:r w:rsidRPr="00292DEB">
              <w:rPr>
                <w:rFonts w:cs="Arial"/>
              </w:rPr>
              <w:t xml:space="preserve"> Kalendertage.</w:t>
            </w:r>
          </w:p>
          <w:p w14:paraId="57D88C8F" w14:textId="77777777" w:rsidR="005D0FED" w:rsidRPr="00292DEB" w:rsidRDefault="005D0FED" w:rsidP="00DB7CCE">
            <w:pPr>
              <w:spacing w:line="276" w:lineRule="auto"/>
              <w:rPr>
                <w:rFonts w:cs="Arial"/>
              </w:rPr>
            </w:pPr>
            <w:r w:rsidRPr="00292DEB">
              <w:rPr>
                <w:rFonts w:cs="Arial"/>
              </w:rPr>
              <w:t>Die Karenzfrist ist nur auf den Originalantrag für die Leistung anwendbar. Im Fall einer Aussetzung und anschließenden Fortsetzung gilt die Wartezeit nicht mehr.</w:t>
            </w:r>
          </w:p>
          <w:p w14:paraId="29952597" w14:textId="77777777" w:rsidR="005D0FED" w:rsidRPr="00292DEB" w:rsidRDefault="005D0FED" w:rsidP="00DB7CCE">
            <w:pPr>
              <w:spacing w:line="276" w:lineRule="auto"/>
              <w:rPr>
                <w:rFonts w:cs="Arial"/>
              </w:rPr>
            </w:pPr>
            <w:r w:rsidRPr="00292DEB">
              <w:rPr>
                <w:rFonts w:cs="Arial"/>
              </w:rPr>
              <w:t xml:space="preserve">Keine Variation der Karenzfrist. In Fällen von freiwilligem Verlust des Arbeitsplatzes und Entlassung aufgrund von Fehlverhalten gibt es keinen Anspruch auf Arbeitslosengeld. </w:t>
            </w:r>
          </w:p>
          <w:p w14:paraId="46EB0CE8" w14:textId="3D767FBB" w:rsidR="005D0FED" w:rsidRPr="00292DEB" w:rsidRDefault="005D0FED" w:rsidP="00DB7CCE">
            <w:pPr>
              <w:spacing w:line="276" w:lineRule="auto"/>
              <w:rPr>
                <w:rFonts w:cs="Arial"/>
              </w:rPr>
            </w:pPr>
          </w:p>
        </w:tc>
        <w:tc>
          <w:tcPr>
            <w:tcW w:w="1370" w:type="pct"/>
          </w:tcPr>
          <w:p w14:paraId="59CFCAF3" w14:textId="77777777" w:rsidR="005D0FED" w:rsidRPr="00292DEB" w:rsidRDefault="005D0FED" w:rsidP="00DB7CCE">
            <w:pPr>
              <w:spacing w:line="276" w:lineRule="auto"/>
              <w:rPr>
                <w:rFonts w:cs="Arial"/>
                <w:lang w:val="fr-BE"/>
              </w:rPr>
            </w:pPr>
            <w:r w:rsidRPr="00292DEB">
              <w:rPr>
                <w:rFonts w:cs="Arial"/>
                <w:lang w:val="fr-BE"/>
              </w:rPr>
              <w:t xml:space="preserve">Période de carence: </w:t>
            </w:r>
            <w:r w:rsidRPr="00292DEB">
              <w:rPr>
                <w:rFonts w:cs="Arial"/>
                <w:color w:val="800000"/>
                <w:lang w:val="fr-BE"/>
              </w:rPr>
              <w:t>6</w:t>
            </w:r>
            <w:r w:rsidRPr="00292DEB">
              <w:rPr>
                <w:rFonts w:cs="Arial"/>
                <w:lang w:val="fr-BE"/>
              </w:rPr>
              <w:t xml:space="preserve"> jours civils.</w:t>
            </w:r>
          </w:p>
          <w:p w14:paraId="13A9B5DB" w14:textId="77777777" w:rsidR="005D0FED" w:rsidRPr="00292DEB" w:rsidRDefault="005D0FED" w:rsidP="00DB7CCE">
            <w:pPr>
              <w:spacing w:after="40" w:line="276" w:lineRule="auto"/>
              <w:rPr>
                <w:rFonts w:eastAsia="Arial" w:cs="Arial"/>
                <w:lang w:val="fr-BE"/>
              </w:rPr>
            </w:pPr>
            <w:r w:rsidRPr="00292DEB">
              <w:rPr>
                <w:rFonts w:eastAsia="Arial" w:cs="Arial"/>
                <w:lang w:val="fr-BE"/>
              </w:rPr>
              <w:t xml:space="preserve">La période de carence ne s’applique qu’à la demande initiale de la prestation. En cas de suspension et de reprise ultérieure, la période de carence ne s’applique plus. </w:t>
            </w:r>
          </w:p>
          <w:p w14:paraId="70B24369" w14:textId="77777777" w:rsidR="005D0FED" w:rsidRPr="00292DEB" w:rsidRDefault="005D0FED" w:rsidP="00DB7CCE">
            <w:pPr>
              <w:spacing w:line="276" w:lineRule="auto"/>
              <w:rPr>
                <w:rFonts w:cs="Arial"/>
                <w:lang w:val="fr-BE"/>
              </w:rPr>
            </w:pPr>
            <w:r w:rsidRPr="00292DEB">
              <w:rPr>
                <w:rFonts w:eastAsia="Arial" w:cs="Arial"/>
                <w:lang w:val="fr-BE"/>
              </w:rPr>
              <w:t>Pas de variation de la période de carence. En cas de perte volontaire du travail ou de licenciement pour faute, l’on ne peut pas prétendre à la prestation de chômage.</w:t>
            </w:r>
          </w:p>
          <w:p w14:paraId="11580139" w14:textId="1020CB93" w:rsidR="005D0FED" w:rsidRPr="00292DEB" w:rsidRDefault="005D0FED" w:rsidP="00DB7CCE">
            <w:pPr>
              <w:spacing w:line="276" w:lineRule="auto"/>
              <w:rPr>
                <w:rFonts w:cs="Arial"/>
                <w:lang w:val="fr-BE"/>
              </w:rPr>
            </w:pPr>
          </w:p>
        </w:tc>
        <w:tc>
          <w:tcPr>
            <w:tcW w:w="1370" w:type="pct"/>
          </w:tcPr>
          <w:p w14:paraId="64A4B3D2" w14:textId="77777777" w:rsidR="005D0FED" w:rsidRPr="00292DEB" w:rsidRDefault="005D0FED" w:rsidP="00DB7CCE">
            <w:pPr>
              <w:pStyle w:val="Normal0"/>
              <w:pBdr>
                <w:top w:val="nil"/>
                <w:left w:val="nil"/>
                <w:bottom w:val="nil"/>
                <w:right w:val="nil"/>
                <w:between w:val="nil"/>
              </w:pBdr>
              <w:spacing w:after="0"/>
              <w:rPr>
                <w:color w:val="800000"/>
                <w:sz w:val="15"/>
                <w:szCs w:val="15"/>
                <w:lang w:val="en-GB"/>
              </w:rPr>
            </w:pPr>
            <w:r w:rsidRPr="00292DEB">
              <w:rPr>
                <w:b/>
                <w:color w:val="FF0000"/>
                <w:sz w:val="15"/>
                <w:szCs w:val="15"/>
                <w:lang w:val="en-GB"/>
              </w:rPr>
              <w:t>E-X-08-EL</w:t>
            </w:r>
          </w:p>
          <w:p w14:paraId="1D9360E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Waiting period:</w:t>
            </w:r>
            <w:r w:rsidRPr="00292DEB">
              <w:rPr>
                <w:color w:val="800000"/>
                <w:sz w:val="15"/>
                <w:szCs w:val="15"/>
                <w:lang w:val="en-GB"/>
              </w:rPr>
              <w:t xml:space="preserve"> 6 </w:t>
            </w:r>
            <w:r w:rsidRPr="00292DEB">
              <w:rPr>
                <w:sz w:val="15"/>
                <w:szCs w:val="15"/>
                <w:lang w:val="en-GB"/>
              </w:rPr>
              <w:t>calendar</w:t>
            </w:r>
            <w:r w:rsidRPr="00292DEB">
              <w:rPr>
                <w:color w:val="000000"/>
                <w:sz w:val="15"/>
                <w:szCs w:val="15"/>
                <w:lang w:val="en-GB"/>
              </w:rPr>
              <w:t xml:space="preserve"> days.</w:t>
            </w:r>
          </w:p>
          <w:p w14:paraId="39FA0B3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 waiting period is only applicable for the original application for the benefit. In case of suspension and subsequent continuation the waiting period no longer applies.</w:t>
            </w:r>
          </w:p>
          <w:p w14:paraId="04D6CE50" w14:textId="488CE96A"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No variation of the waiting period. In cases of voluntary job loss and dismissal for misconduct there is no entitlement to the unemployment benefit.</w:t>
            </w:r>
          </w:p>
        </w:tc>
        <w:tc>
          <w:tcPr>
            <w:tcW w:w="167" w:type="pct"/>
          </w:tcPr>
          <w:p w14:paraId="6846444D"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6A341586" w14:textId="77777777" w:rsidR="005D0FED" w:rsidRPr="00292DEB" w:rsidRDefault="005D0FED" w:rsidP="00DB7CCE">
            <w:pPr>
              <w:spacing w:line="276" w:lineRule="auto"/>
              <w:rPr>
                <w:rFonts w:cs="Arial"/>
                <w:color w:val="0000FF"/>
              </w:rPr>
            </w:pPr>
          </w:p>
        </w:tc>
        <w:tc>
          <w:tcPr>
            <w:tcW w:w="127" w:type="pct"/>
          </w:tcPr>
          <w:p w14:paraId="6AB72E23" w14:textId="77777777" w:rsidR="005D0FED" w:rsidRPr="00292DEB" w:rsidRDefault="005D0FED" w:rsidP="00DB7CCE">
            <w:pPr>
              <w:spacing w:line="276" w:lineRule="auto"/>
              <w:rPr>
                <w:rFonts w:cs="Arial"/>
                <w:color w:val="0000FF"/>
                <w:lang w:val="fr-FR"/>
              </w:rPr>
            </w:pPr>
            <w:r w:rsidRPr="00292DEB">
              <w:rPr>
                <w:rFonts w:cs="Arial"/>
                <w:color w:val="0000FF"/>
                <w:lang w:val="fr-FR"/>
              </w:rPr>
              <w:t>8</w:t>
            </w:r>
          </w:p>
          <w:p w14:paraId="5E85484F" w14:textId="77777777" w:rsidR="005D0FED" w:rsidRPr="00292DEB" w:rsidRDefault="005D0FED" w:rsidP="00DB7CCE">
            <w:pPr>
              <w:spacing w:line="276" w:lineRule="auto"/>
              <w:rPr>
                <w:rFonts w:cs="Arial"/>
                <w:color w:val="0000FF"/>
              </w:rPr>
            </w:pPr>
          </w:p>
        </w:tc>
        <w:tc>
          <w:tcPr>
            <w:tcW w:w="402" w:type="pct"/>
          </w:tcPr>
          <w:p w14:paraId="1071F1B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520541C" w14:textId="77777777" w:rsidR="005D0FED" w:rsidRPr="00292DEB" w:rsidRDefault="005D0FED" w:rsidP="00DB7CCE">
            <w:pPr>
              <w:spacing w:line="276" w:lineRule="auto"/>
              <w:rPr>
                <w:rFonts w:cs="Arial"/>
                <w:color w:val="0000FF"/>
              </w:rPr>
            </w:pPr>
          </w:p>
        </w:tc>
      </w:tr>
      <w:tr w:rsidR="005D0FED" w:rsidRPr="00292DEB" w14:paraId="123B67E9" w14:textId="77777777" w:rsidTr="005D0FED">
        <w:tc>
          <w:tcPr>
            <w:tcW w:w="193" w:type="pct"/>
          </w:tcPr>
          <w:p w14:paraId="73801D6C" w14:textId="77777777" w:rsidR="005D0FED" w:rsidRPr="00292DEB" w:rsidRDefault="005D0FED" w:rsidP="00DB7CCE">
            <w:pPr>
              <w:spacing w:line="276" w:lineRule="auto"/>
              <w:jc w:val="left"/>
              <w:rPr>
                <w:rFonts w:cs="Arial"/>
                <w:lang w:val="es-ES"/>
              </w:rPr>
            </w:pPr>
            <w:r w:rsidRPr="00292DEB">
              <w:rPr>
                <w:rFonts w:cs="Arial"/>
                <w:lang w:val="es-ES"/>
              </w:rPr>
              <w:t>EL</w:t>
            </w:r>
          </w:p>
          <w:p w14:paraId="14F5A15D" w14:textId="77777777" w:rsidR="005D0FED" w:rsidRPr="00292DEB" w:rsidRDefault="005D0FED" w:rsidP="00DB7CCE">
            <w:pPr>
              <w:spacing w:line="276" w:lineRule="auto"/>
              <w:jc w:val="left"/>
              <w:rPr>
                <w:rFonts w:cs="Arial"/>
                <w:lang w:val="es-ES"/>
              </w:rPr>
            </w:pPr>
            <w:r w:rsidRPr="00292DEB">
              <w:rPr>
                <w:rFonts w:cs="Arial"/>
                <w:lang w:val="es-ES"/>
              </w:rPr>
              <w:t>EL</w:t>
            </w:r>
          </w:p>
          <w:p w14:paraId="2E3C1A45" w14:textId="77777777" w:rsidR="005D0FED" w:rsidRPr="00292DEB" w:rsidRDefault="005D0FED" w:rsidP="00DB7CCE">
            <w:pPr>
              <w:spacing w:line="276" w:lineRule="auto"/>
              <w:jc w:val="left"/>
              <w:rPr>
                <w:rFonts w:cs="Arial"/>
                <w:lang w:val="es-ES"/>
              </w:rPr>
            </w:pPr>
            <w:r w:rsidRPr="00292DEB">
              <w:rPr>
                <w:rFonts w:cs="Arial"/>
                <w:lang w:val="es-ES"/>
              </w:rPr>
              <w:t>EL</w:t>
            </w:r>
          </w:p>
          <w:p w14:paraId="52C8865B" w14:textId="77777777" w:rsidR="005D0FED" w:rsidRPr="00292DEB" w:rsidRDefault="005D0FED" w:rsidP="00DB7CCE">
            <w:pPr>
              <w:spacing w:line="276" w:lineRule="auto"/>
              <w:jc w:val="left"/>
              <w:rPr>
                <w:rFonts w:cs="Arial"/>
                <w:lang w:val="es-ES"/>
              </w:rPr>
            </w:pPr>
            <w:r w:rsidRPr="00292DEB">
              <w:rPr>
                <w:rFonts w:cs="Arial"/>
                <w:lang w:val="es-ES"/>
              </w:rPr>
              <w:t>EL</w:t>
            </w:r>
          </w:p>
          <w:p w14:paraId="71D74139" w14:textId="77777777" w:rsidR="005D0FED" w:rsidRPr="00292DEB" w:rsidRDefault="005D0FED" w:rsidP="00DB7CCE">
            <w:pPr>
              <w:spacing w:line="276" w:lineRule="auto"/>
              <w:jc w:val="left"/>
              <w:rPr>
                <w:rFonts w:cs="Arial"/>
                <w:lang w:val="es-ES"/>
              </w:rPr>
            </w:pPr>
            <w:r w:rsidRPr="00292DEB">
              <w:rPr>
                <w:rFonts w:cs="Arial"/>
                <w:lang w:val="es-ES"/>
              </w:rPr>
              <w:t>EL</w:t>
            </w:r>
          </w:p>
          <w:p w14:paraId="7A60BE55" w14:textId="2B4DC4DA" w:rsidR="005D0FED" w:rsidRPr="00292DEB" w:rsidRDefault="005D0FED" w:rsidP="00DB7CCE">
            <w:pPr>
              <w:spacing w:line="276" w:lineRule="auto"/>
              <w:jc w:val="left"/>
              <w:rPr>
                <w:rFonts w:cs="Arial"/>
                <w:b/>
              </w:rPr>
            </w:pPr>
          </w:p>
        </w:tc>
        <w:tc>
          <w:tcPr>
            <w:tcW w:w="1371" w:type="pct"/>
          </w:tcPr>
          <w:p w14:paraId="4998B4D7" w14:textId="77777777" w:rsidR="005D0FED" w:rsidRPr="00292DEB" w:rsidRDefault="005D0FED" w:rsidP="00DB7CCE">
            <w:pPr>
              <w:pStyle w:val="ListBullet"/>
              <w:numPr>
                <w:ilvl w:val="0"/>
                <w:numId w:val="0"/>
              </w:numPr>
              <w:spacing w:after="0" w:line="276" w:lineRule="auto"/>
            </w:pPr>
            <w:r w:rsidRPr="00292DEB">
              <w:t>Bestimmende Faktoren: monatliches Bruttoeinkommen zum Zeitpunkt des Arbeitsplatzverlustes.</w:t>
            </w:r>
          </w:p>
          <w:p w14:paraId="025E8A8E" w14:textId="77777777" w:rsidR="005D0FED" w:rsidRPr="00292DEB" w:rsidRDefault="005D0FED" w:rsidP="00DB7CCE">
            <w:pPr>
              <w:pStyle w:val="Normal0"/>
              <w:tabs>
                <w:tab w:val="left" w:pos="113"/>
                <w:tab w:val="left" w:pos="502"/>
              </w:tabs>
              <w:spacing w:before="0" w:after="0" w:line="276" w:lineRule="auto"/>
              <w:jc w:val="both"/>
              <w:rPr>
                <w:color w:val="000000"/>
                <w:sz w:val="15"/>
                <w:szCs w:val="15"/>
                <w:lang w:val="de-DE"/>
              </w:rPr>
            </w:pPr>
            <w:r w:rsidRPr="00292DEB">
              <w:rPr>
                <w:color w:val="000000"/>
                <w:sz w:val="15"/>
                <w:szCs w:val="15"/>
                <w:lang w:val="de-DE"/>
              </w:rPr>
              <w:t>Gibt es nur einen Arbeitgeber und keine Schwankungen in den monatlichen Einkommen der letzten sechs Beschäftigungsmonate, wird die Leistung auf Grundlage des Bruttoeinkommens zum Zeitpunkt des Arbeitsplatzverlustes bestimmt.</w:t>
            </w:r>
          </w:p>
          <w:p w14:paraId="7FF62A05" w14:textId="77777777" w:rsidR="005D0FED" w:rsidRPr="00292DEB" w:rsidRDefault="005D0FED" w:rsidP="00DB7CCE">
            <w:pPr>
              <w:tabs>
                <w:tab w:val="left" w:pos="113"/>
                <w:tab w:val="left" w:pos="502"/>
              </w:tabs>
              <w:spacing w:line="276" w:lineRule="auto"/>
              <w:rPr>
                <w:rFonts w:cs="Arial"/>
              </w:rPr>
            </w:pPr>
            <w:r w:rsidRPr="00292DEB">
              <w:rPr>
                <w:rFonts w:cs="Arial"/>
                <w:color w:val="000000"/>
              </w:rPr>
              <w:t>Gibt es Schwankungen in den monatlichen Einkommen oder mehr als einen Arbeitgeber, wird die Leistung auf der Grundlage der Durchschnittseinkommen der letzten sechs Monate vor dem Arbeitsplatzverlust bestimmt.</w:t>
            </w:r>
          </w:p>
          <w:p w14:paraId="21B70A1E" w14:textId="77777777" w:rsidR="005D0FED" w:rsidRPr="00292DEB" w:rsidRDefault="005D0FED" w:rsidP="00DB7CCE">
            <w:pPr>
              <w:spacing w:line="276" w:lineRule="auto"/>
              <w:rPr>
                <w:rFonts w:cs="Arial"/>
                <w:lang w:eastAsia="de-DE"/>
              </w:rPr>
            </w:pPr>
          </w:p>
          <w:p w14:paraId="060BD487" w14:textId="77777777" w:rsidR="005D0FED" w:rsidRPr="00292DEB" w:rsidRDefault="005D0FED" w:rsidP="00DB7CCE">
            <w:pPr>
              <w:spacing w:line="276" w:lineRule="auto"/>
              <w:rPr>
                <w:rFonts w:cs="Arial"/>
              </w:rPr>
            </w:pPr>
            <w:r w:rsidRPr="00292DEB">
              <w:rPr>
                <w:rFonts w:cs="Arial"/>
              </w:rPr>
              <w:t>Keine Obergrenze für Referenzengtelte.</w:t>
            </w:r>
          </w:p>
          <w:p w14:paraId="3509C227" w14:textId="01D0FD79" w:rsidR="005D0FED" w:rsidRPr="00292DEB" w:rsidRDefault="005D0FED" w:rsidP="00DB7CCE">
            <w:pPr>
              <w:spacing w:line="276" w:lineRule="auto"/>
              <w:rPr>
                <w:rFonts w:cs="Arial"/>
              </w:rPr>
            </w:pPr>
          </w:p>
        </w:tc>
        <w:tc>
          <w:tcPr>
            <w:tcW w:w="1370" w:type="pct"/>
          </w:tcPr>
          <w:p w14:paraId="0EE4F84B" w14:textId="77777777" w:rsidR="005D0FED" w:rsidRPr="00292DEB" w:rsidRDefault="005D0FED" w:rsidP="00DB7CCE">
            <w:pPr>
              <w:spacing w:line="276" w:lineRule="auto"/>
              <w:rPr>
                <w:rFonts w:cs="Arial"/>
                <w:lang w:val="fr-BE"/>
              </w:rPr>
            </w:pPr>
            <w:r w:rsidRPr="00292DEB">
              <w:rPr>
                <w:rFonts w:cs="Arial"/>
                <w:lang w:val="fr-BE"/>
              </w:rPr>
              <w:t>Facteurs déterminants: salaire mensuel brut perçu au moment de la perte d’emploi.</w:t>
            </w:r>
          </w:p>
          <w:p w14:paraId="01160009" w14:textId="77777777" w:rsidR="005D0FED" w:rsidRPr="00292DEB" w:rsidRDefault="005D0FED" w:rsidP="00DB7CCE">
            <w:pPr>
              <w:spacing w:line="276" w:lineRule="auto"/>
              <w:rPr>
                <w:rFonts w:cs="Arial"/>
                <w:lang w:val="fr-BE"/>
              </w:rPr>
            </w:pPr>
            <w:r w:rsidRPr="00292DEB">
              <w:rPr>
                <w:rFonts w:cs="Arial"/>
                <w:lang w:val="fr-BE"/>
              </w:rPr>
              <w:t>Lorsqu’il n’y a qu’un employeur et qu’il n’y a pas eu de variation du salaire mensuel au cours des six derniers mois d’emploi, la prestation est déterminée sur la base du salaire brut au moment de la perte de l’emploi.</w:t>
            </w:r>
          </w:p>
          <w:p w14:paraId="440C01E1" w14:textId="77777777" w:rsidR="005D0FED" w:rsidRPr="00292DEB" w:rsidRDefault="005D0FED" w:rsidP="00DB7CCE">
            <w:pPr>
              <w:spacing w:line="276" w:lineRule="auto"/>
              <w:rPr>
                <w:rFonts w:cs="Arial"/>
                <w:lang w:val="fr-BE"/>
              </w:rPr>
            </w:pPr>
            <w:r w:rsidRPr="00292DEB">
              <w:rPr>
                <w:rFonts w:cs="Arial"/>
                <w:lang w:val="fr-BE"/>
              </w:rPr>
              <w:t>En cas de variations du salaire mensuel ou lorsqu’il y a plus d’un employeur, la prestation est déterminée sur la base du salaire moyen perçu au cours des six derniers mois avant la perte d’emploi.</w:t>
            </w:r>
          </w:p>
          <w:p w14:paraId="1BB0FFD1" w14:textId="77777777" w:rsidR="005D0FED" w:rsidRPr="00292DEB" w:rsidRDefault="005D0FED" w:rsidP="00DB7CCE">
            <w:pPr>
              <w:spacing w:line="276" w:lineRule="auto"/>
              <w:rPr>
                <w:rFonts w:cs="Arial"/>
                <w:lang w:val="fr-BE"/>
              </w:rPr>
            </w:pPr>
          </w:p>
          <w:p w14:paraId="7052A327" w14:textId="77777777" w:rsidR="005D0FED" w:rsidRPr="00292DEB" w:rsidRDefault="005D0FED" w:rsidP="00DB7CCE">
            <w:pPr>
              <w:spacing w:line="276" w:lineRule="auto"/>
              <w:rPr>
                <w:rFonts w:cs="Arial"/>
                <w:lang w:val="fr-BE"/>
              </w:rPr>
            </w:pPr>
            <w:r w:rsidRPr="00292DEB">
              <w:rPr>
                <w:rFonts w:cs="Arial"/>
                <w:lang w:val="fr-BE" w:eastAsia="de-DE"/>
              </w:rPr>
              <w:t>Pas de plafond pour le salaire de référence.</w:t>
            </w:r>
          </w:p>
          <w:p w14:paraId="30C12D41" w14:textId="3CC6574A" w:rsidR="005D0FED" w:rsidRPr="00292DEB" w:rsidRDefault="005D0FED" w:rsidP="00DB7CCE">
            <w:pPr>
              <w:spacing w:line="276" w:lineRule="auto"/>
              <w:rPr>
                <w:rFonts w:cs="Arial"/>
                <w:lang w:val="fr-BE"/>
              </w:rPr>
            </w:pPr>
          </w:p>
        </w:tc>
        <w:tc>
          <w:tcPr>
            <w:tcW w:w="1370" w:type="pct"/>
          </w:tcPr>
          <w:p w14:paraId="60E3565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E-X-09-EL</w:t>
            </w:r>
          </w:p>
          <w:p w14:paraId="0C73D805" w14:textId="77777777" w:rsidR="005D0FED" w:rsidRPr="00292DEB" w:rsidRDefault="005D0FED" w:rsidP="00DB7CCE">
            <w:pPr>
              <w:pStyle w:val="Normal0"/>
              <w:pBdr>
                <w:top w:val="nil"/>
                <w:left w:val="nil"/>
                <w:bottom w:val="nil"/>
                <w:right w:val="nil"/>
                <w:between w:val="nil"/>
              </w:pBdr>
              <w:tabs>
                <w:tab w:val="left" w:pos="113"/>
                <w:tab w:val="left" w:pos="502"/>
              </w:tabs>
              <w:spacing w:before="0" w:after="0"/>
              <w:rPr>
                <w:color w:val="000000"/>
                <w:sz w:val="15"/>
                <w:szCs w:val="15"/>
                <w:lang w:val="en-GB"/>
              </w:rPr>
            </w:pPr>
            <w:r w:rsidRPr="00292DEB">
              <w:rPr>
                <w:color w:val="000000"/>
                <w:sz w:val="15"/>
                <w:szCs w:val="15"/>
                <w:lang w:val="en-GB"/>
              </w:rPr>
              <w:t>Determining factors: gross monthly earnings at the time of job loss.</w:t>
            </w:r>
          </w:p>
          <w:p w14:paraId="5332E2D3" w14:textId="77777777" w:rsidR="005D0FED" w:rsidRPr="00292DEB" w:rsidRDefault="005D0FED" w:rsidP="00DB7CCE">
            <w:pPr>
              <w:pStyle w:val="Normal0"/>
              <w:pBdr>
                <w:top w:val="nil"/>
                <w:left w:val="nil"/>
                <w:bottom w:val="nil"/>
                <w:right w:val="nil"/>
                <w:between w:val="nil"/>
              </w:pBdr>
              <w:tabs>
                <w:tab w:val="left" w:pos="113"/>
                <w:tab w:val="left" w:pos="502"/>
              </w:tabs>
              <w:spacing w:before="0" w:after="0"/>
              <w:rPr>
                <w:color w:val="000000"/>
                <w:sz w:val="15"/>
                <w:szCs w:val="15"/>
                <w:lang w:val="en-GB"/>
              </w:rPr>
            </w:pPr>
            <w:r w:rsidRPr="00292DEB">
              <w:rPr>
                <w:color w:val="000000"/>
                <w:sz w:val="15"/>
                <w:szCs w:val="15"/>
                <w:lang w:val="en-GB"/>
              </w:rPr>
              <w:t xml:space="preserve">When there is only one employer and no variations in monthly earnings during the last six months of employment, the benefit is determined </w:t>
            </w:r>
            <w:proofErr w:type="gramStart"/>
            <w:r w:rsidRPr="00292DEB">
              <w:rPr>
                <w:color w:val="000000"/>
                <w:sz w:val="15"/>
                <w:szCs w:val="15"/>
                <w:lang w:val="en-GB"/>
              </w:rPr>
              <w:t>on the basis of</w:t>
            </w:r>
            <w:proofErr w:type="gramEnd"/>
            <w:r w:rsidRPr="00292DEB">
              <w:rPr>
                <w:color w:val="000000"/>
                <w:sz w:val="15"/>
                <w:szCs w:val="15"/>
                <w:lang w:val="en-GB"/>
              </w:rPr>
              <w:t xml:space="preserve"> the gross earnings at the time of job loss.</w:t>
            </w:r>
          </w:p>
          <w:p w14:paraId="62349C88" w14:textId="77777777" w:rsidR="005D0FED" w:rsidRPr="00292DEB" w:rsidRDefault="005D0FED" w:rsidP="00DB7CCE">
            <w:pPr>
              <w:pStyle w:val="Normal0"/>
              <w:tabs>
                <w:tab w:val="left" w:pos="113"/>
                <w:tab w:val="left" w:pos="502"/>
              </w:tabs>
              <w:spacing w:before="0" w:after="0"/>
              <w:rPr>
                <w:sz w:val="15"/>
                <w:szCs w:val="15"/>
                <w:lang w:val="en-GB"/>
              </w:rPr>
            </w:pPr>
            <w:r w:rsidRPr="00292DEB">
              <w:rPr>
                <w:color w:val="000000"/>
                <w:sz w:val="15"/>
                <w:szCs w:val="15"/>
                <w:lang w:val="en-GB"/>
              </w:rPr>
              <w:t xml:space="preserve">When there are variations in monthly earnings or more than one employer, the benefit is determined </w:t>
            </w:r>
            <w:proofErr w:type="gramStart"/>
            <w:r w:rsidRPr="00292DEB">
              <w:rPr>
                <w:color w:val="000000"/>
                <w:sz w:val="15"/>
                <w:szCs w:val="15"/>
                <w:lang w:val="en-GB"/>
              </w:rPr>
              <w:t>on the basis of</w:t>
            </w:r>
            <w:proofErr w:type="gramEnd"/>
            <w:r w:rsidRPr="00292DEB">
              <w:rPr>
                <w:color w:val="000000"/>
                <w:sz w:val="15"/>
                <w:szCs w:val="15"/>
                <w:lang w:val="en-GB"/>
              </w:rPr>
              <w:t xml:space="preserve"> the average earnings of the last six months before job loss.  </w:t>
            </w:r>
          </w:p>
          <w:p w14:paraId="1765EC1E" w14:textId="77777777" w:rsidR="005D0FED" w:rsidRPr="00292DEB" w:rsidRDefault="005D0FED" w:rsidP="00DB7CCE">
            <w:pPr>
              <w:pStyle w:val="Normal0"/>
              <w:pBdr>
                <w:top w:val="nil"/>
                <w:left w:val="nil"/>
                <w:bottom w:val="nil"/>
                <w:right w:val="nil"/>
                <w:between w:val="nil"/>
              </w:pBdr>
              <w:tabs>
                <w:tab w:val="left" w:pos="113"/>
                <w:tab w:val="left" w:pos="502"/>
              </w:tabs>
              <w:spacing w:before="0" w:after="0"/>
              <w:rPr>
                <w:color w:val="000000"/>
                <w:sz w:val="15"/>
                <w:szCs w:val="15"/>
                <w:lang w:val="en-GB"/>
              </w:rPr>
            </w:pPr>
          </w:p>
          <w:p w14:paraId="3C20052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ceiling on reference earnings.</w:t>
            </w:r>
          </w:p>
          <w:p w14:paraId="3372833C" w14:textId="77777777" w:rsidR="005D0FED" w:rsidRPr="00292DEB" w:rsidRDefault="005D0FED" w:rsidP="00DB7CCE">
            <w:pPr>
              <w:pStyle w:val="Normal0"/>
              <w:pBdr>
                <w:top w:val="nil"/>
                <w:left w:val="nil"/>
                <w:bottom w:val="nil"/>
                <w:right w:val="nil"/>
                <w:between w:val="nil"/>
              </w:pBdr>
              <w:spacing w:after="0"/>
              <w:rPr>
                <w:color w:val="FF0000"/>
                <w:sz w:val="15"/>
                <w:szCs w:val="15"/>
                <w:lang w:val="en-GB"/>
              </w:rPr>
            </w:pPr>
          </w:p>
          <w:p w14:paraId="4B215503"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p>
          <w:p w14:paraId="555C8D83" w14:textId="46E2B5F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E52129A"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02E9967E" w14:textId="77777777" w:rsidR="005D0FED" w:rsidRPr="00292DEB" w:rsidRDefault="005D0FED" w:rsidP="00DB7CCE">
            <w:pPr>
              <w:spacing w:line="276" w:lineRule="auto"/>
              <w:rPr>
                <w:rFonts w:cs="Arial"/>
                <w:color w:val="0000FF"/>
              </w:rPr>
            </w:pPr>
          </w:p>
        </w:tc>
        <w:tc>
          <w:tcPr>
            <w:tcW w:w="127" w:type="pct"/>
          </w:tcPr>
          <w:p w14:paraId="2DA08F17"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49BBD37D" w14:textId="77777777" w:rsidR="005D0FED" w:rsidRPr="00292DEB" w:rsidRDefault="005D0FED" w:rsidP="00DB7CCE">
            <w:pPr>
              <w:spacing w:line="276" w:lineRule="auto"/>
              <w:rPr>
                <w:rFonts w:cs="Arial"/>
                <w:color w:val="0000FF"/>
              </w:rPr>
            </w:pPr>
          </w:p>
        </w:tc>
        <w:tc>
          <w:tcPr>
            <w:tcW w:w="402" w:type="pct"/>
          </w:tcPr>
          <w:p w14:paraId="039E23A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2AAEC63" w14:textId="77777777" w:rsidR="005D0FED" w:rsidRPr="00292DEB" w:rsidRDefault="005D0FED" w:rsidP="00DB7CCE">
            <w:pPr>
              <w:spacing w:line="276" w:lineRule="auto"/>
              <w:rPr>
                <w:rFonts w:cs="Arial"/>
                <w:color w:val="0000FF"/>
              </w:rPr>
            </w:pPr>
          </w:p>
        </w:tc>
      </w:tr>
      <w:tr w:rsidR="005D0FED" w:rsidRPr="00292DEB" w14:paraId="64DB0B42" w14:textId="77777777" w:rsidTr="005D0FED">
        <w:tc>
          <w:tcPr>
            <w:tcW w:w="193" w:type="pct"/>
          </w:tcPr>
          <w:p w14:paraId="1DC37097" w14:textId="77777777" w:rsidR="005D0FED" w:rsidRPr="00292DEB" w:rsidRDefault="005D0FED" w:rsidP="00DB7CCE">
            <w:pPr>
              <w:spacing w:line="276" w:lineRule="auto"/>
              <w:jc w:val="left"/>
              <w:rPr>
                <w:rFonts w:cs="Arial"/>
                <w:lang w:val="es-ES"/>
              </w:rPr>
            </w:pPr>
            <w:r w:rsidRPr="00292DEB">
              <w:rPr>
                <w:rFonts w:cs="Arial"/>
                <w:lang w:val="es-ES"/>
              </w:rPr>
              <w:t>EL</w:t>
            </w:r>
          </w:p>
          <w:p w14:paraId="6DC3000F" w14:textId="77777777" w:rsidR="005D0FED" w:rsidRPr="00292DEB" w:rsidRDefault="005D0FED" w:rsidP="00DB7CCE">
            <w:pPr>
              <w:spacing w:line="276" w:lineRule="auto"/>
              <w:jc w:val="left"/>
              <w:rPr>
                <w:rFonts w:cs="Arial"/>
                <w:lang w:val="es-ES"/>
              </w:rPr>
            </w:pPr>
            <w:r w:rsidRPr="00292DEB">
              <w:rPr>
                <w:rFonts w:cs="Arial"/>
                <w:lang w:val="es-ES"/>
              </w:rPr>
              <w:t>EL</w:t>
            </w:r>
          </w:p>
          <w:p w14:paraId="6CE629EB" w14:textId="77777777" w:rsidR="005D0FED" w:rsidRPr="00292DEB" w:rsidRDefault="005D0FED" w:rsidP="00DB7CCE">
            <w:pPr>
              <w:spacing w:line="276" w:lineRule="auto"/>
              <w:jc w:val="left"/>
              <w:rPr>
                <w:rFonts w:cs="Arial"/>
                <w:lang w:val="es-ES"/>
              </w:rPr>
            </w:pPr>
            <w:r w:rsidRPr="00292DEB">
              <w:rPr>
                <w:rFonts w:cs="Arial"/>
                <w:lang w:val="es-ES"/>
              </w:rPr>
              <w:t>EL</w:t>
            </w:r>
          </w:p>
          <w:p w14:paraId="54E320EB" w14:textId="77777777" w:rsidR="005D0FED" w:rsidRPr="00292DEB" w:rsidRDefault="005D0FED" w:rsidP="00DB7CCE">
            <w:pPr>
              <w:spacing w:line="276" w:lineRule="auto"/>
              <w:jc w:val="left"/>
              <w:rPr>
                <w:rFonts w:cs="Arial"/>
                <w:lang w:val="es-ES"/>
              </w:rPr>
            </w:pPr>
            <w:r w:rsidRPr="00292DEB">
              <w:rPr>
                <w:rFonts w:cs="Arial"/>
                <w:lang w:val="es-ES"/>
              </w:rPr>
              <w:t>EL</w:t>
            </w:r>
          </w:p>
          <w:p w14:paraId="2872BDA6" w14:textId="77777777" w:rsidR="005D0FED" w:rsidRPr="00292DEB" w:rsidRDefault="005D0FED" w:rsidP="00DB7CCE">
            <w:pPr>
              <w:spacing w:line="276" w:lineRule="auto"/>
              <w:jc w:val="left"/>
              <w:rPr>
                <w:rFonts w:cs="Arial"/>
                <w:lang w:val="es-ES"/>
              </w:rPr>
            </w:pPr>
            <w:r w:rsidRPr="00292DEB">
              <w:rPr>
                <w:rFonts w:cs="Arial"/>
                <w:lang w:val="es-ES"/>
              </w:rPr>
              <w:t>EL</w:t>
            </w:r>
          </w:p>
          <w:p w14:paraId="54E260D2" w14:textId="77777777" w:rsidR="005D0FED" w:rsidRPr="00292DEB" w:rsidRDefault="005D0FED" w:rsidP="00DB7CCE">
            <w:pPr>
              <w:spacing w:line="276" w:lineRule="auto"/>
              <w:jc w:val="left"/>
              <w:rPr>
                <w:rFonts w:cs="Arial"/>
                <w:lang w:val="es-ES"/>
              </w:rPr>
            </w:pPr>
            <w:r w:rsidRPr="00292DEB">
              <w:rPr>
                <w:rFonts w:cs="Arial"/>
                <w:lang w:val="es-ES"/>
              </w:rPr>
              <w:t>EL</w:t>
            </w:r>
          </w:p>
          <w:p w14:paraId="0BA93820" w14:textId="77777777" w:rsidR="005D0FED" w:rsidRPr="00292DEB" w:rsidRDefault="005D0FED" w:rsidP="00DB7CCE">
            <w:pPr>
              <w:spacing w:line="276" w:lineRule="auto"/>
              <w:jc w:val="left"/>
              <w:rPr>
                <w:rFonts w:cs="Arial"/>
                <w:lang w:val="es-ES"/>
              </w:rPr>
            </w:pPr>
            <w:r w:rsidRPr="00292DEB">
              <w:rPr>
                <w:rFonts w:cs="Arial"/>
                <w:lang w:val="es-ES"/>
              </w:rPr>
              <w:t>EL</w:t>
            </w:r>
          </w:p>
          <w:p w14:paraId="75DAE350" w14:textId="77777777" w:rsidR="005D0FED" w:rsidRPr="00292DEB" w:rsidRDefault="005D0FED" w:rsidP="00DB7CCE">
            <w:pPr>
              <w:spacing w:line="276" w:lineRule="auto"/>
              <w:jc w:val="left"/>
              <w:rPr>
                <w:rFonts w:cs="Arial"/>
                <w:lang w:val="es-ES"/>
              </w:rPr>
            </w:pPr>
            <w:r w:rsidRPr="00292DEB">
              <w:rPr>
                <w:rFonts w:cs="Arial"/>
                <w:lang w:val="es-ES"/>
              </w:rPr>
              <w:t>EL</w:t>
            </w:r>
          </w:p>
          <w:p w14:paraId="694F5D09" w14:textId="77777777" w:rsidR="005D0FED" w:rsidRPr="00292DEB" w:rsidRDefault="005D0FED" w:rsidP="00DB7CCE">
            <w:pPr>
              <w:spacing w:line="276" w:lineRule="auto"/>
              <w:jc w:val="left"/>
              <w:rPr>
                <w:rFonts w:cs="Arial"/>
                <w:lang w:val="es-ES"/>
              </w:rPr>
            </w:pPr>
            <w:r w:rsidRPr="00292DEB">
              <w:rPr>
                <w:rFonts w:cs="Arial"/>
                <w:lang w:val="es-ES"/>
              </w:rPr>
              <w:t>EL</w:t>
            </w:r>
          </w:p>
          <w:p w14:paraId="6509C733" w14:textId="48451856" w:rsidR="005D0FED" w:rsidRPr="00292DEB" w:rsidRDefault="005D0FED" w:rsidP="00DB7CCE">
            <w:pPr>
              <w:spacing w:line="276" w:lineRule="auto"/>
              <w:jc w:val="left"/>
              <w:rPr>
                <w:rFonts w:cs="Arial"/>
                <w:b/>
              </w:rPr>
            </w:pPr>
          </w:p>
        </w:tc>
        <w:tc>
          <w:tcPr>
            <w:tcW w:w="1371" w:type="pct"/>
          </w:tcPr>
          <w:p w14:paraId="2D4A1225" w14:textId="77777777" w:rsidR="005D0FED" w:rsidRPr="00292DEB" w:rsidRDefault="005D0FED" w:rsidP="00DB7CCE">
            <w:pPr>
              <w:spacing w:line="276" w:lineRule="auto"/>
              <w:rPr>
                <w:rFonts w:cs="Arial"/>
              </w:rPr>
            </w:pPr>
            <w:r w:rsidRPr="00292DEB">
              <w:rPr>
                <w:rFonts w:cs="Arial"/>
              </w:rPr>
              <w:t xml:space="preserve">Die Arbeitslosenhilfe beträgt </w:t>
            </w:r>
            <w:r w:rsidRPr="00292DEB">
              <w:rPr>
                <w:rFonts w:cs="Arial"/>
                <w:color w:val="FF00FF"/>
              </w:rPr>
              <w:t>€270, 25</w:t>
            </w:r>
            <w:r w:rsidRPr="00292DEB">
              <w:rPr>
                <w:rFonts w:cs="Arial"/>
              </w:rPr>
              <w:t xml:space="preserve"> </w:t>
            </w:r>
            <w:r w:rsidRPr="00292DEB">
              <w:rPr>
                <w:rFonts w:cs="Arial"/>
                <w:color w:val="FF00FF"/>
              </w:rPr>
              <w:t xml:space="preserve">€405,50 </w:t>
            </w:r>
            <w:r w:rsidRPr="00292DEB">
              <w:rPr>
                <w:rFonts w:cs="Arial"/>
              </w:rPr>
              <w:t xml:space="preserve">oder </w:t>
            </w:r>
            <w:r w:rsidRPr="00292DEB">
              <w:rPr>
                <w:rFonts w:cs="Arial"/>
                <w:color w:val="FF00FF"/>
              </w:rPr>
              <w:t>€540,50</w:t>
            </w:r>
            <w:r w:rsidRPr="00292DEB">
              <w:rPr>
                <w:rFonts w:cs="Arial"/>
              </w:rPr>
              <w:t xml:space="preserve"> monatlich.</w:t>
            </w:r>
          </w:p>
          <w:p w14:paraId="0DA6DC67" w14:textId="77777777" w:rsidR="005D0FED" w:rsidRPr="00292DEB" w:rsidRDefault="005D0FED" w:rsidP="00DB7CCE">
            <w:pPr>
              <w:spacing w:line="276" w:lineRule="auto"/>
              <w:rPr>
                <w:rFonts w:cs="Arial"/>
              </w:rPr>
            </w:pPr>
          </w:p>
          <w:p w14:paraId="55620F6B" w14:textId="77777777" w:rsidR="005D0FED" w:rsidRPr="00292DEB" w:rsidRDefault="005D0FED" w:rsidP="00DB7CCE">
            <w:pPr>
              <w:spacing w:line="276" w:lineRule="auto"/>
              <w:rPr>
                <w:rFonts w:cs="Arial"/>
                <w:i/>
              </w:rPr>
            </w:pPr>
            <w:r w:rsidRPr="00292DEB">
              <w:rPr>
                <w:rFonts w:cs="Arial"/>
                <w:i/>
              </w:rPr>
              <w:t>Abweichungen mit bisherigem Bruttoeinkommen:</w:t>
            </w:r>
          </w:p>
          <w:p w14:paraId="2DF657F6" w14:textId="77777777" w:rsidR="005D0FED" w:rsidRPr="00292DEB" w:rsidRDefault="005D0FED" w:rsidP="00DB7CCE">
            <w:pPr>
              <w:numPr>
                <w:ilvl w:val="0"/>
                <w:numId w:val="35"/>
              </w:numPr>
              <w:spacing w:line="276" w:lineRule="auto"/>
              <w:rPr>
                <w:rFonts w:eastAsia="Arial" w:cs="Arial"/>
              </w:rPr>
            </w:pPr>
            <w:r w:rsidRPr="00292DEB">
              <w:rPr>
                <w:rFonts w:cs="Arial"/>
              </w:rPr>
              <w:t xml:space="preserve">Für Berechtigte, die einer Vollzeitbeschäftigung nachgingen oder ein monatliches Einkommen von mehr als dem </w:t>
            </w:r>
            <w:r w:rsidRPr="00292DEB">
              <w:rPr>
                <w:rFonts w:cs="Arial"/>
                <w:color w:val="800000"/>
              </w:rPr>
              <w:t>12</w:t>
            </w:r>
            <w:r w:rsidRPr="00292DEB">
              <w:rPr>
                <w:rFonts w:cs="Arial"/>
              </w:rPr>
              <w:t>-Fachen des Tagesbruttolohns eines Arbeiters bezogen haben (</w:t>
            </w:r>
            <w:r w:rsidRPr="00292DEB">
              <w:rPr>
                <w:rFonts w:cs="Arial"/>
                <w:color w:val="FF00FF"/>
              </w:rPr>
              <w:t>€39,30</w:t>
            </w:r>
            <w:r w:rsidRPr="00292DEB">
              <w:rPr>
                <w:rFonts w:cs="Arial"/>
              </w:rPr>
              <w:t xml:space="preserve">), d.h. ein bisheriges Einkommen von mehr als </w:t>
            </w:r>
            <w:r w:rsidRPr="00292DEB">
              <w:rPr>
                <w:rFonts w:cs="Arial"/>
                <w:color w:val="FF00FF"/>
              </w:rPr>
              <w:t>€471,61</w:t>
            </w:r>
            <w:r w:rsidRPr="00292DEB">
              <w:rPr>
                <w:rFonts w:cs="Arial"/>
              </w:rPr>
              <w:t xml:space="preserve">: Tagesbruttolohn eines Arbeiters * </w:t>
            </w:r>
            <w:r w:rsidRPr="00292DEB">
              <w:rPr>
                <w:rFonts w:cs="Arial"/>
                <w:color w:val="800000"/>
              </w:rPr>
              <w:t>55</w:t>
            </w:r>
            <w:r w:rsidRPr="00292DEB">
              <w:rPr>
                <w:rFonts w:cs="Arial"/>
              </w:rPr>
              <w:t xml:space="preserve">% * </w:t>
            </w:r>
            <w:r w:rsidRPr="00292DEB">
              <w:rPr>
                <w:rFonts w:cs="Arial"/>
                <w:color w:val="800000"/>
              </w:rPr>
              <w:t xml:space="preserve">25 </w:t>
            </w:r>
            <w:r w:rsidRPr="00292DEB">
              <w:rPr>
                <w:rFonts w:cs="Arial"/>
              </w:rPr>
              <w:t xml:space="preserve">(d.h. </w:t>
            </w:r>
            <w:r w:rsidRPr="00292DEB">
              <w:rPr>
                <w:rFonts w:cs="Arial"/>
                <w:color w:val="FF00FF"/>
              </w:rPr>
              <w:t xml:space="preserve">€540,50 </w:t>
            </w:r>
            <w:r w:rsidRPr="00292DEB">
              <w:rPr>
                <w:rFonts w:cs="Arial"/>
              </w:rPr>
              <w:t>pro Monat);</w:t>
            </w:r>
          </w:p>
          <w:p w14:paraId="5E9934E8" w14:textId="77777777" w:rsidR="005D0FED" w:rsidRPr="00292DEB" w:rsidRDefault="005D0FED" w:rsidP="00DB7CCE">
            <w:pPr>
              <w:numPr>
                <w:ilvl w:val="0"/>
                <w:numId w:val="35"/>
              </w:numPr>
              <w:spacing w:line="276" w:lineRule="auto"/>
              <w:rPr>
                <w:rFonts w:eastAsia="Arial" w:cs="Arial"/>
              </w:rPr>
            </w:pPr>
            <w:r w:rsidRPr="00292DEB">
              <w:rPr>
                <w:rFonts w:cs="Arial"/>
              </w:rPr>
              <w:t xml:space="preserve">Für Berechtigte, die ein monatliches Einkommen von weniger als dem </w:t>
            </w:r>
            <w:r w:rsidRPr="00292DEB">
              <w:rPr>
                <w:rFonts w:cs="Arial"/>
                <w:color w:val="800000"/>
              </w:rPr>
              <w:t>12</w:t>
            </w:r>
            <w:r w:rsidRPr="00292DEB">
              <w:rPr>
                <w:rFonts w:cs="Arial"/>
              </w:rPr>
              <w:t xml:space="preserve">-Fachen des Tagesbruttolohns eines Arbeiters bezogen haben, aber mehr als das </w:t>
            </w:r>
            <w:r w:rsidRPr="00292DEB">
              <w:rPr>
                <w:rFonts w:cs="Arial"/>
                <w:color w:val="800000"/>
              </w:rPr>
              <w:t>6</w:t>
            </w:r>
            <w:r w:rsidRPr="00292DEB">
              <w:rPr>
                <w:rFonts w:cs="Arial"/>
              </w:rPr>
              <w:t xml:space="preserve">-Fache dieser Grundlage, d. h. ein bisheriges Einkommen zwischen </w:t>
            </w:r>
            <w:r w:rsidRPr="00292DEB">
              <w:rPr>
                <w:rFonts w:cs="Arial"/>
                <w:color w:val="FF00FF"/>
              </w:rPr>
              <w:t>€235,81</w:t>
            </w:r>
            <w:r w:rsidRPr="00292DEB">
              <w:rPr>
                <w:rFonts w:cs="Arial"/>
              </w:rPr>
              <w:t xml:space="preserve"> und </w:t>
            </w:r>
            <w:r w:rsidRPr="00292DEB">
              <w:rPr>
                <w:rFonts w:cs="Arial"/>
                <w:color w:val="FF00FF"/>
              </w:rPr>
              <w:t>€471,60</w:t>
            </w:r>
            <w:r w:rsidRPr="00292DEB">
              <w:rPr>
                <w:rFonts w:cs="Arial"/>
              </w:rPr>
              <w:t xml:space="preserve">: tägliches Arbeitslosengeld * </w:t>
            </w:r>
            <w:r w:rsidRPr="00292DEB">
              <w:rPr>
                <w:rFonts w:cs="Arial"/>
                <w:color w:val="800000"/>
              </w:rPr>
              <w:t>75</w:t>
            </w:r>
            <w:r w:rsidRPr="00292DEB">
              <w:rPr>
                <w:rFonts w:cs="Arial"/>
              </w:rPr>
              <w:t xml:space="preserve">% * </w:t>
            </w:r>
            <w:r w:rsidRPr="00292DEB">
              <w:rPr>
                <w:rFonts w:cs="Arial"/>
                <w:color w:val="800000"/>
              </w:rPr>
              <w:t xml:space="preserve">25 </w:t>
            </w:r>
            <w:r w:rsidRPr="00292DEB">
              <w:rPr>
                <w:rFonts w:cs="Arial"/>
              </w:rPr>
              <w:t xml:space="preserve">(d.h. </w:t>
            </w:r>
            <w:r w:rsidRPr="00292DEB">
              <w:rPr>
                <w:rFonts w:cs="Arial"/>
                <w:color w:val="FF00FF"/>
              </w:rPr>
              <w:t xml:space="preserve">€405,50 </w:t>
            </w:r>
            <w:r w:rsidRPr="00292DEB">
              <w:rPr>
                <w:rFonts w:cs="Arial"/>
              </w:rPr>
              <w:t>pro Monat);</w:t>
            </w:r>
          </w:p>
          <w:p w14:paraId="368F9F7E" w14:textId="77777777" w:rsidR="005D0FED" w:rsidRPr="00292DEB" w:rsidRDefault="005D0FED" w:rsidP="00DB7CCE">
            <w:pPr>
              <w:numPr>
                <w:ilvl w:val="0"/>
                <w:numId w:val="35"/>
              </w:numPr>
              <w:spacing w:line="276" w:lineRule="auto"/>
              <w:rPr>
                <w:rFonts w:eastAsia="Arial" w:cs="Arial"/>
              </w:rPr>
            </w:pPr>
            <w:r w:rsidRPr="00292DEB">
              <w:rPr>
                <w:rFonts w:cs="Arial"/>
              </w:rPr>
              <w:t xml:space="preserve">Für Berechtigte, die ein monatliches Einkommen in Höhe des </w:t>
            </w:r>
            <w:r w:rsidRPr="00292DEB">
              <w:rPr>
                <w:rFonts w:cs="Arial"/>
                <w:color w:val="800000"/>
              </w:rPr>
              <w:t>6</w:t>
            </w:r>
            <w:r w:rsidRPr="00292DEB">
              <w:rPr>
                <w:rFonts w:cs="Arial"/>
              </w:rPr>
              <w:t xml:space="preserve">-Fachen des Tagesbruttolohns eines Arbeiters oder weniger bezogen haben, d. h. ein bisheriges Einkommen von weniger als </w:t>
            </w:r>
            <w:r w:rsidRPr="00292DEB">
              <w:rPr>
                <w:rFonts w:cs="Arial"/>
                <w:color w:val="FF00FF"/>
              </w:rPr>
              <w:lastRenderedPageBreak/>
              <w:t>€235,80</w:t>
            </w:r>
            <w:r w:rsidRPr="00292DEB">
              <w:rPr>
                <w:rFonts w:cs="Arial"/>
              </w:rPr>
              <w:t xml:space="preserve">: tägliches Arbeitslosengeld * </w:t>
            </w:r>
            <w:r w:rsidRPr="00292DEB">
              <w:rPr>
                <w:rFonts w:cs="Arial"/>
                <w:color w:val="800000"/>
              </w:rPr>
              <w:t>50</w:t>
            </w:r>
            <w:r w:rsidRPr="00292DEB">
              <w:rPr>
                <w:rFonts w:cs="Arial"/>
              </w:rPr>
              <w:t xml:space="preserve">% * </w:t>
            </w:r>
            <w:r w:rsidRPr="00292DEB">
              <w:rPr>
                <w:rFonts w:cs="Arial"/>
                <w:color w:val="800000"/>
              </w:rPr>
              <w:t xml:space="preserve">25 </w:t>
            </w:r>
            <w:r w:rsidRPr="00292DEB">
              <w:rPr>
                <w:rFonts w:cs="Arial"/>
              </w:rPr>
              <w:t xml:space="preserve">(d.h. </w:t>
            </w:r>
            <w:r w:rsidRPr="00292DEB">
              <w:rPr>
                <w:rFonts w:cs="Arial"/>
                <w:color w:val="FF00FF"/>
              </w:rPr>
              <w:t xml:space="preserve">€270,25 </w:t>
            </w:r>
            <w:r w:rsidRPr="00292DEB">
              <w:rPr>
                <w:rFonts w:cs="Arial"/>
              </w:rPr>
              <w:t>pro Monat).</w:t>
            </w:r>
          </w:p>
          <w:p w14:paraId="3EE67E3D" w14:textId="77777777" w:rsidR="005D0FED" w:rsidRPr="00292DEB" w:rsidRDefault="005D0FED" w:rsidP="00DB7CCE">
            <w:pPr>
              <w:numPr>
                <w:ilvl w:val="0"/>
                <w:numId w:val="35"/>
              </w:numPr>
              <w:spacing w:line="276" w:lineRule="auto"/>
              <w:rPr>
                <w:rFonts w:eastAsia="Arial" w:cs="Arial"/>
              </w:rPr>
            </w:pPr>
            <w:r w:rsidRPr="00292DEB">
              <w:rPr>
                <w:rFonts w:cs="Arial"/>
              </w:rPr>
              <w:t xml:space="preserve">Erhöhung des Grundarbeitslosengeldes um </w:t>
            </w:r>
            <w:r w:rsidRPr="00292DEB">
              <w:rPr>
                <w:rFonts w:cs="Arial"/>
                <w:color w:val="800000"/>
              </w:rPr>
              <w:t>10</w:t>
            </w:r>
            <w:r w:rsidRPr="00292DEB">
              <w:rPr>
                <w:rFonts w:cs="Arial"/>
              </w:rPr>
              <w:t>% für jedes unterhaltsberechtigte Familienmitglied.</w:t>
            </w:r>
          </w:p>
          <w:p w14:paraId="2B85BF5B" w14:textId="77777777" w:rsidR="005D0FED" w:rsidRPr="00292DEB" w:rsidRDefault="005D0FED" w:rsidP="00DB7CCE">
            <w:pPr>
              <w:spacing w:line="276" w:lineRule="auto"/>
              <w:rPr>
                <w:rFonts w:cs="Arial"/>
                <w:b/>
                <w:color w:val="FF0000"/>
              </w:rPr>
            </w:pPr>
          </w:p>
          <w:p w14:paraId="450ACDB1" w14:textId="77777777" w:rsidR="005D0FED" w:rsidRPr="00292DEB" w:rsidRDefault="005D0FED" w:rsidP="00DB7CCE">
            <w:pPr>
              <w:spacing w:line="276" w:lineRule="auto"/>
              <w:rPr>
                <w:rFonts w:cs="Arial"/>
              </w:rPr>
            </w:pPr>
            <w:r w:rsidRPr="00292DEB">
              <w:rPr>
                <w:rFonts w:cs="Arial"/>
              </w:rPr>
              <w:t>Der Betrag bleibt während des Zeitraums der Anspruchsberechtigung unverändert. Die Höhe des Betrags ist unabhängig von Alter oder anderen Faktoren (einschließlich Gründen für die Arbeitslosigkeit).</w:t>
            </w:r>
          </w:p>
          <w:p w14:paraId="4A81CBA7" w14:textId="77777777" w:rsidR="005D0FED" w:rsidRPr="00292DEB" w:rsidRDefault="005D0FED" w:rsidP="00DB7CCE">
            <w:pPr>
              <w:spacing w:line="276" w:lineRule="auto"/>
              <w:rPr>
                <w:rFonts w:cs="Arial"/>
              </w:rPr>
            </w:pPr>
            <w:r w:rsidRPr="00292DEB">
              <w:rPr>
                <w:rFonts w:cs="Arial"/>
              </w:rPr>
              <w:t>Die Zahlungshäufigkeit ist monatlich.</w:t>
            </w:r>
          </w:p>
          <w:p w14:paraId="4DC83EAA" w14:textId="706EA307" w:rsidR="005D0FED" w:rsidRPr="00292DEB" w:rsidRDefault="005D0FED" w:rsidP="00DB7CCE">
            <w:pPr>
              <w:spacing w:line="276" w:lineRule="auto"/>
              <w:rPr>
                <w:rFonts w:cs="Arial"/>
              </w:rPr>
            </w:pPr>
            <w:r w:rsidRPr="00292DEB">
              <w:rPr>
                <w:rFonts w:cs="Arial"/>
                <w:color w:val="FF0000"/>
              </w:rPr>
              <w:t xml:space="preserve"> </w:t>
            </w:r>
          </w:p>
        </w:tc>
        <w:tc>
          <w:tcPr>
            <w:tcW w:w="1370" w:type="pct"/>
          </w:tcPr>
          <w:p w14:paraId="5F7129D2" w14:textId="77777777" w:rsidR="005D0FED" w:rsidRPr="00292DEB" w:rsidRDefault="005D0FED" w:rsidP="00DB7CCE">
            <w:pPr>
              <w:spacing w:line="276" w:lineRule="auto"/>
              <w:rPr>
                <w:rFonts w:cs="Arial"/>
                <w:lang w:val="fr-BE"/>
              </w:rPr>
            </w:pPr>
            <w:r w:rsidRPr="00292DEB">
              <w:rPr>
                <w:rFonts w:cs="Arial"/>
                <w:lang w:val="fr-BE"/>
              </w:rPr>
              <w:lastRenderedPageBreak/>
              <w:t xml:space="preserve">Les allocations de chômage s’élèvent à </w:t>
            </w:r>
            <w:r w:rsidRPr="00292DEB">
              <w:rPr>
                <w:rFonts w:cs="Arial"/>
                <w:color w:val="FF00FF"/>
                <w:lang w:val="fr-BE"/>
              </w:rPr>
              <w:t>€270,25</w:t>
            </w:r>
            <w:r w:rsidRPr="00292DEB">
              <w:rPr>
                <w:rFonts w:cs="Arial"/>
                <w:color w:val="000000" w:themeColor="text1"/>
                <w:lang w:val="fr-BE"/>
              </w:rPr>
              <w:t xml:space="preserve">, </w:t>
            </w:r>
            <w:r w:rsidRPr="00292DEB">
              <w:rPr>
                <w:rFonts w:cs="Arial"/>
                <w:color w:val="FF00FF"/>
                <w:lang w:val="fr-BE"/>
              </w:rPr>
              <w:t xml:space="preserve">€405,50, </w:t>
            </w:r>
            <w:r w:rsidRPr="00292DEB">
              <w:rPr>
                <w:rFonts w:cs="Arial"/>
                <w:color w:val="000000" w:themeColor="text1"/>
                <w:lang w:val="fr-BE"/>
              </w:rPr>
              <w:t xml:space="preserve">ou </w:t>
            </w:r>
            <w:r w:rsidRPr="00292DEB">
              <w:rPr>
                <w:rFonts w:cs="Arial"/>
                <w:color w:val="FF00FF"/>
                <w:lang w:val="fr-BE"/>
              </w:rPr>
              <w:t>€540,</w:t>
            </w:r>
            <w:proofErr w:type="gramStart"/>
            <w:r w:rsidRPr="00292DEB">
              <w:rPr>
                <w:rFonts w:cs="Arial"/>
                <w:color w:val="FF00FF"/>
                <w:lang w:val="fr-BE"/>
              </w:rPr>
              <w:t xml:space="preserve">50 </w:t>
            </w:r>
            <w:r w:rsidRPr="00292DEB">
              <w:rPr>
                <w:rFonts w:cs="Arial"/>
                <w:lang w:val="fr-BE"/>
              </w:rPr>
              <w:t xml:space="preserve"> par</w:t>
            </w:r>
            <w:proofErr w:type="gramEnd"/>
            <w:r w:rsidRPr="00292DEB">
              <w:rPr>
                <w:rFonts w:cs="Arial"/>
                <w:lang w:val="fr-BE"/>
              </w:rPr>
              <w:t xml:space="preserve"> mois.</w:t>
            </w:r>
          </w:p>
          <w:p w14:paraId="135E34E2" w14:textId="77777777" w:rsidR="005D0FED" w:rsidRPr="00292DEB" w:rsidRDefault="005D0FED" w:rsidP="00DB7CCE">
            <w:pPr>
              <w:keepNext/>
              <w:spacing w:line="276" w:lineRule="auto"/>
              <w:outlineLvl w:val="2"/>
              <w:rPr>
                <w:rFonts w:cs="Arial"/>
                <w:lang w:val="fr-BE"/>
              </w:rPr>
            </w:pPr>
          </w:p>
          <w:p w14:paraId="201F828B" w14:textId="77777777" w:rsidR="005D0FED" w:rsidRPr="00292DEB" w:rsidRDefault="005D0FED" w:rsidP="00DB7CCE">
            <w:pPr>
              <w:spacing w:line="276" w:lineRule="auto"/>
              <w:rPr>
                <w:rFonts w:cs="Arial"/>
                <w:i/>
                <w:lang w:val="fr-BE"/>
              </w:rPr>
            </w:pPr>
            <w:r w:rsidRPr="00292DEB">
              <w:rPr>
                <w:rFonts w:cs="Arial"/>
                <w:i/>
                <w:lang w:val="fr-BE"/>
              </w:rPr>
              <w:t>Variation en fonction des salaires bruts antérieurs:</w:t>
            </w:r>
          </w:p>
          <w:p w14:paraId="73DFCA10" w14:textId="77777777" w:rsidR="005D0FED" w:rsidRPr="00292DEB" w:rsidRDefault="005D0FED" w:rsidP="00DB7CCE">
            <w:pPr>
              <w:numPr>
                <w:ilvl w:val="0"/>
                <w:numId w:val="68"/>
              </w:numPr>
              <w:suppressAutoHyphens/>
              <w:spacing w:line="276" w:lineRule="auto"/>
              <w:rPr>
                <w:rFonts w:eastAsia="Arial" w:cs="Arial"/>
                <w:lang w:val="fr-BE"/>
              </w:rPr>
            </w:pPr>
            <w:r w:rsidRPr="00292DEB">
              <w:rPr>
                <w:rFonts w:cs="Arial"/>
                <w:lang w:val="fr-BE"/>
              </w:rPr>
              <w:t xml:space="preserve">Pour les bénéficiaires qui occupaient un emploi à temps plein ou qui recevaient des salaires mensuels s'élevant à plus de </w:t>
            </w:r>
            <w:r w:rsidRPr="00292DEB">
              <w:rPr>
                <w:rFonts w:cs="Arial"/>
                <w:color w:val="800000"/>
                <w:lang w:val="fr-BE"/>
              </w:rPr>
              <w:t>12</w:t>
            </w:r>
            <w:r w:rsidRPr="00292DEB">
              <w:rPr>
                <w:rFonts w:cs="Arial"/>
                <w:lang w:val="fr-BE"/>
              </w:rPr>
              <w:t xml:space="preserve"> fois le salaire brut journalier d'un ouvrier (</w:t>
            </w:r>
            <w:r w:rsidRPr="00292DEB">
              <w:rPr>
                <w:rFonts w:cs="Arial"/>
                <w:color w:val="FF00FF"/>
                <w:lang w:val="fr-BE"/>
              </w:rPr>
              <w:t>€39,30</w:t>
            </w:r>
            <w:r w:rsidRPr="00292DEB">
              <w:rPr>
                <w:rFonts w:cs="Arial"/>
                <w:lang w:val="fr-BE"/>
              </w:rPr>
              <w:t xml:space="preserve">), c.-à-d. avec des salaires antérieurs de plus de </w:t>
            </w:r>
            <w:r w:rsidRPr="00292DEB">
              <w:rPr>
                <w:rFonts w:cs="Arial"/>
                <w:color w:val="FF00FF"/>
                <w:lang w:val="fr-BE"/>
              </w:rPr>
              <w:t>€471,61</w:t>
            </w:r>
            <w:r w:rsidRPr="00292DEB">
              <w:rPr>
                <w:rFonts w:cs="Arial"/>
                <w:lang w:val="fr-BE"/>
              </w:rPr>
              <w:t xml:space="preserve">: salaire brut journalier d'un ouvrier * </w:t>
            </w:r>
            <w:r w:rsidRPr="00292DEB">
              <w:rPr>
                <w:rFonts w:cs="Arial"/>
                <w:color w:val="800000"/>
                <w:lang w:val="fr-BE"/>
              </w:rPr>
              <w:t>55</w:t>
            </w:r>
            <w:r w:rsidRPr="00292DEB">
              <w:rPr>
                <w:rFonts w:cs="Arial"/>
                <w:lang w:val="fr-BE"/>
              </w:rPr>
              <w:t xml:space="preserve">% * </w:t>
            </w:r>
            <w:r w:rsidRPr="00292DEB">
              <w:rPr>
                <w:rFonts w:cs="Arial"/>
                <w:color w:val="800000"/>
                <w:lang w:val="fr-BE"/>
              </w:rPr>
              <w:t>25</w:t>
            </w:r>
            <w:r w:rsidRPr="00292DEB">
              <w:rPr>
                <w:rFonts w:cs="Arial"/>
                <w:lang w:val="fr-BE"/>
              </w:rPr>
              <w:t xml:space="preserve"> (à savoir, </w:t>
            </w:r>
            <w:r w:rsidRPr="00292DEB">
              <w:rPr>
                <w:rFonts w:eastAsia="Arial" w:cs="Arial"/>
                <w:color w:val="FF00FF"/>
                <w:lang w:val="fr-BE"/>
              </w:rPr>
              <w:t>€540,50</w:t>
            </w:r>
            <w:r w:rsidRPr="00292DEB">
              <w:rPr>
                <w:rFonts w:cs="Arial"/>
                <w:color w:val="FF00FF"/>
                <w:lang w:val="fr-BE"/>
              </w:rPr>
              <w:t> </w:t>
            </w:r>
            <w:r w:rsidRPr="00292DEB">
              <w:rPr>
                <w:rFonts w:eastAsia="Arial" w:cs="Arial"/>
                <w:lang w:val="fr-BE"/>
              </w:rPr>
              <w:t>par mois);</w:t>
            </w:r>
          </w:p>
          <w:p w14:paraId="6B57B129" w14:textId="77777777" w:rsidR="005D0FED" w:rsidRPr="00292DEB" w:rsidRDefault="005D0FED" w:rsidP="00DB7CCE">
            <w:pPr>
              <w:numPr>
                <w:ilvl w:val="0"/>
                <w:numId w:val="68"/>
              </w:numPr>
              <w:suppressAutoHyphens/>
              <w:spacing w:line="276" w:lineRule="auto"/>
              <w:rPr>
                <w:rFonts w:eastAsia="Arial" w:cs="Arial"/>
                <w:lang w:val="fr-BE"/>
              </w:rPr>
            </w:pPr>
            <w:r w:rsidRPr="00292DEB">
              <w:rPr>
                <w:rFonts w:cs="Arial"/>
                <w:lang w:val="fr-BE"/>
              </w:rPr>
              <w:t xml:space="preserve">Pour les bénéficiaires qui recevaient des salaires mensuels qui ne dépassaient pas l'équivalent de </w:t>
            </w:r>
            <w:r w:rsidRPr="00292DEB">
              <w:rPr>
                <w:rFonts w:cs="Arial"/>
                <w:color w:val="800000"/>
                <w:lang w:val="fr-BE"/>
              </w:rPr>
              <w:t>12</w:t>
            </w:r>
            <w:r w:rsidRPr="00292DEB">
              <w:rPr>
                <w:rFonts w:cs="Arial"/>
                <w:lang w:val="fr-BE"/>
              </w:rPr>
              <w:t xml:space="preserve"> fois le salaire brut journalier d'un ouvrier mais qui étaient supérieurs à 6 fois cette base, c.-à-d. avec des salaires antérieurs entre </w:t>
            </w:r>
            <w:r w:rsidRPr="00292DEB">
              <w:rPr>
                <w:rFonts w:cs="Arial"/>
                <w:color w:val="FF00FF"/>
                <w:lang w:val="fr-BE"/>
              </w:rPr>
              <w:t>€235,81</w:t>
            </w:r>
            <w:r w:rsidRPr="00292DEB">
              <w:rPr>
                <w:rFonts w:cs="Arial"/>
                <w:lang w:val="fr-BE"/>
              </w:rPr>
              <w:t xml:space="preserve"> et </w:t>
            </w:r>
            <w:r w:rsidRPr="00292DEB">
              <w:rPr>
                <w:rFonts w:cs="Arial"/>
                <w:color w:val="FF00FF"/>
                <w:lang w:val="fr-BE"/>
              </w:rPr>
              <w:t>€471,60</w:t>
            </w:r>
            <w:r w:rsidRPr="00292DEB">
              <w:rPr>
                <w:rFonts w:cs="Arial"/>
                <w:lang w:val="fr-BE"/>
              </w:rPr>
              <w:t xml:space="preserve">: allocation de chômage journalière * </w:t>
            </w:r>
            <w:r w:rsidRPr="00292DEB">
              <w:rPr>
                <w:rFonts w:cs="Arial"/>
                <w:color w:val="800000"/>
                <w:lang w:val="fr-BE"/>
              </w:rPr>
              <w:t>75</w:t>
            </w:r>
            <w:r w:rsidRPr="00292DEB">
              <w:rPr>
                <w:rFonts w:cs="Arial"/>
                <w:lang w:val="fr-BE"/>
              </w:rPr>
              <w:t xml:space="preserve">% * </w:t>
            </w:r>
            <w:r w:rsidRPr="00292DEB">
              <w:rPr>
                <w:rFonts w:cs="Arial"/>
                <w:color w:val="800000"/>
                <w:lang w:val="fr-BE"/>
              </w:rPr>
              <w:t>25</w:t>
            </w:r>
            <w:r w:rsidRPr="00292DEB">
              <w:rPr>
                <w:rFonts w:cs="Arial"/>
                <w:lang w:val="fr-BE"/>
              </w:rPr>
              <w:t xml:space="preserve"> (à savoir, </w:t>
            </w:r>
            <w:r w:rsidRPr="00292DEB">
              <w:rPr>
                <w:rFonts w:eastAsia="Arial" w:cs="Arial"/>
                <w:color w:val="FF00FF"/>
                <w:lang w:val="fr-BE"/>
              </w:rPr>
              <w:t xml:space="preserve">€405,50 </w:t>
            </w:r>
            <w:r w:rsidRPr="00292DEB">
              <w:rPr>
                <w:rFonts w:eastAsia="Arial" w:cs="Arial"/>
                <w:lang w:val="fr-BE"/>
              </w:rPr>
              <w:t>par mois);</w:t>
            </w:r>
          </w:p>
          <w:p w14:paraId="1E345AB9" w14:textId="77777777" w:rsidR="005D0FED" w:rsidRPr="00292DEB" w:rsidRDefault="005D0FED" w:rsidP="00DB7CCE">
            <w:pPr>
              <w:numPr>
                <w:ilvl w:val="0"/>
                <w:numId w:val="68"/>
              </w:numPr>
              <w:suppressAutoHyphens/>
              <w:spacing w:line="276" w:lineRule="auto"/>
              <w:rPr>
                <w:rFonts w:eastAsia="Arial" w:cs="Arial"/>
                <w:lang w:val="fr-BE"/>
              </w:rPr>
            </w:pPr>
            <w:r w:rsidRPr="00292DEB">
              <w:rPr>
                <w:rFonts w:cs="Arial"/>
                <w:lang w:val="fr-BE"/>
              </w:rPr>
              <w:t xml:space="preserve">Pour les bénéficiaires qui recevaient des salaires mensuels équivalents à </w:t>
            </w:r>
            <w:r w:rsidRPr="00292DEB">
              <w:rPr>
                <w:rFonts w:cs="Arial"/>
                <w:color w:val="800000"/>
                <w:lang w:val="fr-BE"/>
              </w:rPr>
              <w:t>6</w:t>
            </w:r>
            <w:r w:rsidRPr="00292DEB">
              <w:rPr>
                <w:rFonts w:cs="Arial"/>
                <w:lang w:val="fr-BE"/>
              </w:rPr>
              <w:t xml:space="preserve"> fois le salaire brut journalier d'un ouvrier ou moins, c.-à-d. avec des salaires antérieurs de moins de </w:t>
            </w:r>
            <w:r w:rsidRPr="00292DEB">
              <w:rPr>
                <w:rFonts w:cs="Arial"/>
                <w:color w:val="FF00FF"/>
                <w:lang w:val="fr-BE"/>
              </w:rPr>
              <w:t>€235,80</w:t>
            </w:r>
            <w:r w:rsidRPr="00292DEB">
              <w:rPr>
                <w:rFonts w:cs="Arial"/>
                <w:lang w:val="fr-BE"/>
              </w:rPr>
              <w:t xml:space="preserve">: </w:t>
            </w:r>
            <w:r w:rsidRPr="00292DEB">
              <w:rPr>
                <w:rFonts w:cs="Arial"/>
                <w:lang w:val="fr-BE"/>
              </w:rPr>
              <w:lastRenderedPageBreak/>
              <w:t xml:space="preserve">allocation de chômage journalière* </w:t>
            </w:r>
            <w:r w:rsidRPr="00292DEB">
              <w:rPr>
                <w:rFonts w:cs="Arial"/>
                <w:color w:val="800000"/>
                <w:lang w:val="fr-BE"/>
              </w:rPr>
              <w:t>50</w:t>
            </w:r>
            <w:r w:rsidRPr="00292DEB">
              <w:rPr>
                <w:rFonts w:cs="Arial"/>
                <w:lang w:val="fr-BE"/>
              </w:rPr>
              <w:t xml:space="preserve">% * </w:t>
            </w:r>
            <w:r w:rsidRPr="00292DEB">
              <w:rPr>
                <w:rFonts w:cs="Arial"/>
                <w:color w:val="800000"/>
                <w:lang w:val="fr-BE"/>
              </w:rPr>
              <w:t>25</w:t>
            </w:r>
            <w:r w:rsidRPr="00292DEB">
              <w:rPr>
                <w:rFonts w:cs="Arial"/>
                <w:lang w:val="fr-BE"/>
              </w:rPr>
              <w:t xml:space="preserve"> (à savoir, </w:t>
            </w:r>
            <w:r w:rsidRPr="00292DEB">
              <w:rPr>
                <w:rFonts w:eastAsia="Arial" w:cs="Arial"/>
                <w:color w:val="FF00FF"/>
                <w:lang w:val="fr-BE"/>
              </w:rPr>
              <w:t xml:space="preserve">€270,25 </w:t>
            </w:r>
            <w:r w:rsidRPr="00292DEB">
              <w:rPr>
                <w:rFonts w:eastAsia="Arial" w:cs="Arial"/>
                <w:lang w:val="fr-BE"/>
              </w:rPr>
              <w:t>par mois).</w:t>
            </w:r>
          </w:p>
          <w:p w14:paraId="5989232D" w14:textId="77777777" w:rsidR="005D0FED" w:rsidRPr="00292DEB" w:rsidRDefault="005D0FED" w:rsidP="00DB7CCE">
            <w:pPr>
              <w:numPr>
                <w:ilvl w:val="0"/>
                <w:numId w:val="68"/>
              </w:numPr>
              <w:spacing w:line="276" w:lineRule="auto"/>
              <w:rPr>
                <w:rFonts w:eastAsia="Arial" w:cs="Arial"/>
                <w:lang w:val="fr-BE"/>
              </w:rPr>
            </w:pPr>
            <w:r w:rsidRPr="00292DEB">
              <w:rPr>
                <w:rFonts w:cs="Arial"/>
                <w:color w:val="800000"/>
                <w:lang w:val="fr-BE"/>
              </w:rPr>
              <w:t>10</w:t>
            </w:r>
            <w:r w:rsidRPr="00292DEB">
              <w:rPr>
                <w:rFonts w:cs="Arial"/>
                <w:lang w:val="fr-BE"/>
              </w:rPr>
              <w:t>% d’augmentation sur les allocations de chômage de base pour chaque membre de la famille à charge.</w:t>
            </w:r>
          </w:p>
          <w:p w14:paraId="7D17697C" w14:textId="77777777" w:rsidR="005D0FED" w:rsidRPr="00292DEB" w:rsidRDefault="005D0FED" w:rsidP="00DB7CCE">
            <w:pPr>
              <w:spacing w:line="276" w:lineRule="auto"/>
              <w:ind w:left="115"/>
              <w:rPr>
                <w:rFonts w:eastAsia="Arial" w:cs="Arial"/>
                <w:lang w:val="fr-BE"/>
              </w:rPr>
            </w:pPr>
          </w:p>
          <w:p w14:paraId="0636A8B8" w14:textId="77777777" w:rsidR="005D0FED" w:rsidRPr="00292DEB" w:rsidRDefault="005D0FED" w:rsidP="00DB7CCE">
            <w:pPr>
              <w:spacing w:line="276" w:lineRule="auto"/>
              <w:rPr>
                <w:rFonts w:cs="Arial"/>
                <w:lang w:val="fr-BE"/>
              </w:rPr>
            </w:pPr>
            <w:r w:rsidRPr="00292DEB">
              <w:rPr>
                <w:rFonts w:cs="Arial"/>
                <w:lang w:val="fr-BE"/>
              </w:rPr>
              <w:t xml:space="preserve">Le montant demeure identique pendant toute la durée d’éligibilité. Il n’y a pas de variation du montant en fonction de l’âge ou d’autres facteurs (y compris les raisons du chômage). </w:t>
            </w:r>
          </w:p>
          <w:p w14:paraId="79F35941" w14:textId="77777777" w:rsidR="005D0FED" w:rsidRPr="00292DEB" w:rsidRDefault="005D0FED" w:rsidP="00DB7CCE">
            <w:pPr>
              <w:spacing w:line="276" w:lineRule="auto"/>
              <w:rPr>
                <w:rFonts w:cs="Arial"/>
                <w:lang w:val="fr-BE"/>
              </w:rPr>
            </w:pPr>
            <w:r w:rsidRPr="00292DEB">
              <w:rPr>
                <w:rFonts w:cs="Arial"/>
                <w:lang w:val="fr-BE"/>
              </w:rPr>
              <w:t>Le versement est mensuel.</w:t>
            </w:r>
          </w:p>
          <w:p w14:paraId="6079BDDD" w14:textId="5E2C4D8F" w:rsidR="005D0FED" w:rsidRPr="00292DEB" w:rsidRDefault="005D0FED" w:rsidP="00DB7CCE">
            <w:pPr>
              <w:spacing w:line="276" w:lineRule="auto"/>
              <w:rPr>
                <w:rFonts w:cs="Arial"/>
                <w:lang w:val="fr-BE"/>
              </w:rPr>
            </w:pPr>
          </w:p>
        </w:tc>
        <w:tc>
          <w:tcPr>
            <w:tcW w:w="1370" w:type="pct"/>
          </w:tcPr>
          <w:p w14:paraId="6A4E4B3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E-X-10-EL</w:t>
            </w:r>
          </w:p>
          <w:p w14:paraId="58A9977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The unemployment allowance amounts to </w:t>
            </w:r>
            <w:r w:rsidRPr="00292DEB">
              <w:rPr>
                <w:color w:val="FF00FF"/>
                <w:sz w:val="15"/>
                <w:szCs w:val="15"/>
                <w:lang w:val="en-GB"/>
              </w:rPr>
              <w:t>€270.25</w:t>
            </w:r>
            <w:r w:rsidRPr="00292DEB">
              <w:rPr>
                <w:color w:val="000000" w:themeColor="text1"/>
                <w:sz w:val="15"/>
                <w:szCs w:val="15"/>
                <w:lang w:val="en-GB"/>
              </w:rPr>
              <w:t xml:space="preserve">, </w:t>
            </w:r>
            <w:r w:rsidRPr="00292DEB">
              <w:rPr>
                <w:color w:val="FF00FF"/>
                <w:sz w:val="15"/>
                <w:szCs w:val="15"/>
                <w:lang w:val="en-GB"/>
              </w:rPr>
              <w:t xml:space="preserve">€405.50, </w:t>
            </w:r>
            <w:r w:rsidRPr="00292DEB">
              <w:rPr>
                <w:color w:val="000000" w:themeColor="text1"/>
                <w:sz w:val="15"/>
                <w:szCs w:val="15"/>
                <w:lang w:val="en-GB"/>
              </w:rPr>
              <w:t xml:space="preserve">or </w:t>
            </w:r>
            <w:r w:rsidRPr="00292DEB">
              <w:rPr>
                <w:color w:val="FF00FF"/>
                <w:sz w:val="15"/>
                <w:szCs w:val="15"/>
                <w:lang w:val="en-GB"/>
              </w:rPr>
              <w:t xml:space="preserve">€540.50 </w:t>
            </w:r>
            <w:r w:rsidRPr="00292DEB">
              <w:rPr>
                <w:color w:val="000000" w:themeColor="text1"/>
                <w:sz w:val="15"/>
                <w:szCs w:val="15"/>
                <w:lang w:val="en-GB"/>
              </w:rPr>
              <w:t>per month.</w:t>
            </w:r>
          </w:p>
          <w:p w14:paraId="7D237E9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55BBB3E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i/>
                <w:color w:val="000000"/>
                <w:sz w:val="15"/>
                <w:szCs w:val="15"/>
                <w:lang w:val="en-GB"/>
              </w:rPr>
              <w:t>Variation with previous gross earnings:</w:t>
            </w:r>
          </w:p>
          <w:p w14:paraId="1CF19157" w14:textId="77777777" w:rsidR="005D0FED" w:rsidRPr="00292DEB" w:rsidRDefault="005D0FED" w:rsidP="00DB7CCE">
            <w:pPr>
              <w:pStyle w:val="Normal0"/>
              <w:numPr>
                <w:ilvl w:val="0"/>
                <w:numId w:val="147"/>
              </w:numPr>
              <w:pBdr>
                <w:top w:val="nil"/>
                <w:left w:val="nil"/>
                <w:bottom w:val="nil"/>
                <w:right w:val="nil"/>
                <w:between w:val="nil"/>
              </w:pBdr>
              <w:spacing w:before="0" w:after="0"/>
              <w:ind w:hanging="56"/>
              <w:rPr>
                <w:color w:val="000000"/>
                <w:sz w:val="15"/>
                <w:szCs w:val="15"/>
                <w:lang w:val="en-GB"/>
              </w:rPr>
            </w:pPr>
            <w:r w:rsidRPr="00292DEB">
              <w:rPr>
                <w:color w:val="000000" w:themeColor="text1"/>
                <w:sz w:val="15"/>
                <w:szCs w:val="15"/>
                <w:lang w:val="en-GB"/>
              </w:rPr>
              <w:t xml:space="preserve">For beneficiaries who held a full-time job or received monthly earnings which amounted to </w:t>
            </w:r>
            <w:r w:rsidRPr="00292DEB">
              <w:rPr>
                <w:color w:val="C00000"/>
                <w:sz w:val="15"/>
                <w:szCs w:val="15"/>
                <w:lang w:val="en-GB"/>
              </w:rPr>
              <w:t>12</w:t>
            </w:r>
            <w:r w:rsidRPr="00292DEB">
              <w:rPr>
                <w:color w:val="000000" w:themeColor="text1"/>
                <w:sz w:val="15"/>
                <w:szCs w:val="15"/>
                <w:lang w:val="en-GB"/>
              </w:rPr>
              <w:t xml:space="preserve"> times more than the daily gross wage of a blue-collar worker (</w:t>
            </w:r>
            <w:r w:rsidRPr="00292DEB">
              <w:rPr>
                <w:color w:val="FF00FF"/>
                <w:sz w:val="15"/>
                <w:szCs w:val="15"/>
                <w:lang w:val="en-GB"/>
              </w:rPr>
              <w:t>€39.30</w:t>
            </w:r>
            <w:r w:rsidRPr="00292DEB">
              <w:rPr>
                <w:color w:val="000000" w:themeColor="text1"/>
                <w:sz w:val="15"/>
                <w:szCs w:val="15"/>
                <w:lang w:val="en-GB"/>
              </w:rPr>
              <w:t xml:space="preserve">), i.e. with previous earnings of more than </w:t>
            </w:r>
            <w:r w:rsidRPr="00292DEB">
              <w:rPr>
                <w:color w:val="FF00FF"/>
                <w:sz w:val="15"/>
                <w:szCs w:val="15"/>
                <w:lang w:val="en-GB"/>
              </w:rPr>
              <w:t>€471.61</w:t>
            </w:r>
            <w:r w:rsidRPr="00292DEB">
              <w:rPr>
                <w:color w:val="000000" w:themeColor="text1"/>
                <w:sz w:val="15"/>
                <w:szCs w:val="15"/>
                <w:lang w:val="en-GB"/>
              </w:rPr>
              <w:t xml:space="preserve">: daily gross wage of a blue-collar worker * </w:t>
            </w:r>
            <w:r w:rsidRPr="00292DEB">
              <w:rPr>
                <w:color w:val="800000"/>
                <w:sz w:val="15"/>
                <w:szCs w:val="15"/>
                <w:lang w:val="en-GB"/>
              </w:rPr>
              <w:t>55</w:t>
            </w:r>
            <w:r w:rsidRPr="00292DEB">
              <w:rPr>
                <w:color w:val="000000" w:themeColor="text1"/>
                <w:sz w:val="15"/>
                <w:szCs w:val="15"/>
                <w:lang w:val="en-GB"/>
              </w:rPr>
              <w:t xml:space="preserve">% * </w:t>
            </w:r>
            <w:r w:rsidRPr="00292DEB">
              <w:rPr>
                <w:color w:val="800000"/>
                <w:sz w:val="15"/>
                <w:szCs w:val="15"/>
                <w:lang w:val="en-GB"/>
              </w:rPr>
              <w:t xml:space="preserve">25 </w:t>
            </w:r>
            <w:r w:rsidRPr="00292DEB">
              <w:rPr>
                <w:color w:val="000000" w:themeColor="text1"/>
                <w:sz w:val="15"/>
                <w:szCs w:val="15"/>
                <w:lang w:val="en-GB"/>
              </w:rPr>
              <w:t>(i.e.</w:t>
            </w:r>
            <w:r w:rsidRPr="00292DEB">
              <w:rPr>
                <w:color w:val="FF00FF"/>
                <w:sz w:val="15"/>
                <w:szCs w:val="15"/>
                <w:lang w:val="en-GB"/>
              </w:rPr>
              <w:t xml:space="preserve">€540.50 </w:t>
            </w:r>
            <w:r w:rsidRPr="00292DEB">
              <w:rPr>
                <w:color w:val="000000" w:themeColor="text1"/>
                <w:sz w:val="15"/>
                <w:szCs w:val="15"/>
                <w:lang w:val="en-GB"/>
              </w:rPr>
              <w:t>per month);</w:t>
            </w:r>
          </w:p>
          <w:p w14:paraId="7A618A13" w14:textId="77777777" w:rsidR="005D0FED" w:rsidRPr="00292DEB" w:rsidRDefault="005D0FED" w:rsidP="00DB7CCE">
            <w:pPr>
              <w:pStyle w:val="Normal0"/>
              <w:numPr>
                <w:ilvl w:val="0"/>
                <w:numId w:val="147"/>
              </w:numPr>
              <w:pBdr>
                <w:top w:val="nil"/>
                <w:left w:val="nil"/>
                <w:bottom w:val="nil"/>
                <w:right w:val="nil"/>
                <w:between w:val="nil"/>
              </w:pBdr>
              <w:spacing w:before="0" w:after="0"/>
              <w:ind w:hanging="56"/>
              <w:rPr>
                <w:color w:val="000000"/>
                <w:sz w:val="15"/>
                <w:szCs w:val="15"/>
                <w:lang w:val="en-GB"/>
              </w:rPr>
            </w:pPr>
            <w:r w:rsidRPr="00292DEB">
              <w:rPr>
                <w:color w:val="000000" w:themeColor="text1"/>
                <w:sz w:val="15"/>
                <w:szCs w:val="15"/>
                <w:lang w:val="en-GB"/>
              </w:rPr>
              <w:t xml:space="preserve">For beneficiaries who received monthly earnings which did not exceed the equivalent of </w:t>
            </w:r>
            <w:r w:rsidRPr="00292DEB">
              <w:rPr>
                <w:color w:val="800000"/>
                <w:sz w:val="15"/>
                <w:szCs w:val="15"/>
                <w:lang w:val="en-GB"/>
              </w:rPr>
              <w:t>12</w:t>
            </w:r>
            <w:r w:rsidRPr="00292DEB">
              <w:rPr>
                <w:color w:val="000000" w:themeColor="text1"/>
                <w:sz w:val="15"/>
                <w:szCs w:val="15"/>
                <w:lang w:val="en-GB"/>
              </w:rPr>
              <w:t xml:space="preserve"> times the daily gross wage of a blue-collar worker but were more than </w:t>
            </w:r>
            <w:r w:rsidRPr="00292DEB">
              <w:rPr>
                <w:color w:val="800000"/>
                <w:sz w:val="15"/>
                <w:szCs w:val="15"/>
                <w:lang w:val="en-GB"/>
              </w:rPr>
              <w:t>6</w:t>
            </w:r>
            <w:r w:rsidRPr="00292DEB">
              <w:rPr>
                <w:color w:val="000000" w:themeColor="text1"/>
                <w:sz w:val="15"/>
                <w:szCs w:val="15"/>
                <w:lang w:val="en-GB"/>
              </w:rPr>
              <w:t xml:space="preserve"> times that basis, i.e. with previous earnings between </w:t>
            </w:r>
            <w:r w:rsidRPr="00292DEB">
              <w:rPr>
                <w:color w:val="FF00FF"/>
                <w:sz w:val="15"/>
                <w:szCs w:val="15"/>
                <w:lang w:val="en-GB"/>
              </w:rPr>
              <w:t xml:space="preserve">€235.81 </w:t>
            </w:r>
            <w:r w:rsidRPr="00292DEB">
              <w:rPr>
                <w:color w:val="000000" w:themeColor="text1"/>
                <w:sz w:val="15"/>
                <w:szCs w:val="15"/>
                <w:lang w:val="en-GB"/>
              </w:rPr>
              <w:t xml:space="preserve">and </w:t>
            </w:r>
            <w:r w:rsidRPr="00292DEB">
              <w:rPr>
                <w:color w:val="FF00FF"/>
                <w:sz w:val="15"/>
                <w:szCs w:val="15"/>
                <w:lang w:val="en-GB"/>
              </w:rPr>
              <w:t>€471.60</w:t>
            </w:r>
            <w:r w:rsidRPr="00292DEB">
              <w:rPr>
                <w:color w:val="000000" w:themeColor="text1"/>
                <w:sz w:val="15"/>
                <w:szCs w:val="15"/>
                <w:lang w:val="en-GB"/>
              </w:rPr>
              <w:t xml:space="preserve">: daily unemployment benefit * </w:t>
            </w:r>
            <w:r w:rsidRPr="00292DEB">
              <w:rPr>
                <w:color w:val="800000"/>
                <w:sz w:val="15"/>
                <w:szCs w:val="15"/>
                <w:lang w:val="en-GB"/>
              </w:rPr>
              <w:t>75</w:t>
            </w:r>
            <w:r w:rsidRPr="00292DEB">
              <w:rPr>
                <w:color w:val="000000" w:themeColor="text1"/>
                <w:sz w:val="15"/>
                <w:szCs w:val="15"/>
                <w:lang w:val="en-GB"/>
              </w:rPr>
              <w:t xml:space="preserve">% * </w:t>
            </w:r>
            <w:r w:rsidRPr="00292DEB">
              <w:rPr>
                <w:color w:val="800000"/>
                <w:sz w:val="15"/>
                <w:szCs w:val="15"/>
                <w:lang w:val="en-GB"/>
              </w:rPr>
              <w:t>25</w:t>
            </w:r>
            <w:r w:rsidRPr="00292DEB">
              <w:rPr>
                <w:color w:val="000000" w:themeColor="text1"/>
                <w:sz w:val="15"/>
                <w:szCs w:val="15"/>
                <w:lang w:val="en-GB"/>
              </w:rPr>
              <w:t xml:space="preserve"> (i.e. </w:t>
            </w:r>
            <w:r w:rsidRPr="00292DEB">
              <w:rPr>
                <w:color w:val="FF00FF"/>
                <w:sz w:val="15"/>
                <w:szCs w:val="15"/>
                <w:lang w:val="en-GB"/>
              </w:rPr>
              <w:t xml:space="preserve">€405.50 </w:t>
            </w:r>
            <w:r w:rsidRPr="00292DEB">
              <w:rPr>
                <w:color w:val="000000" w:themeColor="text1"/>
                <w:sz w:val="15"/>
                <w:szCs w:val="15"/>
                <w:lang w:val="en-GB"/>
              </w:rPr>
              <w:t>per month);</w:t>
            </w:r>
          </w:p>
          <w:p w14:paraId="0AFAE215" w14:textId="77777777" w:rsidR="005D0FED" w:rsidRPr="00292DEB" w:rsidRDefault="005D0FED" w:rsidP="00DB7CCE">
            <w:pPr>
              <w:pStyle w:val="Normal0"/>
              <w:numPr>
                <w:ilvl w:val="0"/>
                <w:numId w:val="147"/>
              </w:numPr>
              <w:pBdr>
                <w:top w:val="nil"/>
                <w:left w:val="nil"/>
                <w:bottom w:val="nil"/>
                <w:right w:val="nil"/>
                <w:between w:val="nil"/>
              </w:pBdr>
              <w:spacing w:before="0" w:after="0"/>
              <w:ind w:hanging="56"/>
              <w:rPr>
                <w:color w:val="800000"/>
                <w:sz w:val="15"/>
                <w:szCs w:val="15"/>
                <w:lang w:val="en-GB"/>
              </w:rPr>
            </w:pPr>
            <w:r w:rsidRPr="00292DEB">
              <w:rPr>
                <w:color w:val="000000" w:themeColor="text1"/>
                <w:sz w:val="15"/>
                <w:szCs w:val="15"/>
                <w:lang w:val="en-GB"/>
              </w:rPr>
              <w:t xml:space="preserve">For beneficiaries who received monthly earnings equivalent to </w:t>
            </w:r>
            <w:r w:rsidRPr="00292DEB">
              <w:rPr>
                <w:color w:val="800000"/>
                <w:sz w:val="15"/>
                <w:szCs w:val="15"/>
                <w:lang w:val="en-GB"/>
              </w:rPr>
              <w:t>6</w:t>
            </w:r>
            <w:r w:rsidRPr="00292DEB">
              <w:rPr>
                <w:color w:val="000000" w:themeColor="text1"/>
                <w:sz w:val="15"/>
                <w:szCs w:val="15"/>
                <w:lang w:val="en-GB"/>
              </w:rPr>
              <w:t xml:space="preserve"> times the daily gross wage of a blue-collar worker or less, i.e. with previous earnings up to </w:t>
            </w:r>
            <w:r w:rsidRPr="00292DEB">
              <w:rPr>
                <w:color w:val="FF00FF"/>
                <w:sz w:val="15"/>
                <w:szCs w:val="15"/>
                <w:lang w:val="en-GB"/>
              </w:rPr>
              <w:t>€235.80</w:t>
            </w:r>
            <w:r w:rsidRPr="00292DEB">
              <w:rPr>
                <w:color w:val="000000" w:themeColor="text1"/>
                <w:sz w:val="15"/>
                <w:szCs w:val="15"/>
                <w:lang w:val="en-GB"/>
              </w:rPr>
              <w:t xml:space="preserve">: daily unemployment benefit * </w:t>
            </w:r>
            <w:r w:rsidRPr="00292DEB">
              <w:rPr>
                <w:color w:val="800000"/>
                <w:sz w:val="15"/>
                <w:szCs w:val="15"/>
                <w:lang w:val="en-GB"/>
              </w:rPr>
              <w:t>50</w:t>
            </w:r>
            <w:r w:rsidRPr="00292DEB">
              <w:rPr>
                <w:color w:val="000000" w:themeColor="text1"/>
                <w:sz w:val="15"/>
                <w:szCs w:val="15"/>
                <w:lang w:val="en-GB"/>
              </w:rPr>
              <w:t xml:space="preserve">% * </w:t>
            </w:r>
            <w:r w:rsidRPr="00292DEB">
              <w:rPr>
                <w:color w:val="800000"/>
                <w:sz w:val="15"/>
                <w:szCs w:val="15"/>
                <w:lang w:val="en-GB"/>
              </w:rPr>
              <w:t>25</w:t>
            </w:r>
            <w:r w:rsidRPr="00292DEB">
              <w:rPr>
                <w:color w:val="000000" w:themeColor="text1"/>
                <w:sz w:val="15"/>
                <w:szCs w:val="15"/>
                <w:lang w:val="en-GB"/>
              </w:rPr>
              <w:t xml:space="preserve"> (i.e. </w:t>
            </w:r>
            <w:r w:rsidRPr="00292DEB">
              <w:rPr>
                <w:color w:val="FF00FF"/>
                <w:sz w:val="15"/>
                <w:szCs w:val="15"/>
                <w:lang w:val="en-GB"/>
              </w:rPr>
              <w:t xml:space="preserve">€270.25 </w:t>
            </w:r>
            <w:r w:rsidRPr="00292DEB">
              <w:rPr>
                <w:color w:val="000000" w:themeColor="text1"/>
                <w:sz w:val="15"/>
                <w:szCs w:val="15"/>
                <w:lang w:val="en-GB"/>
              </w:rPr>
              <w:t>per month).</w:t>
            </w:r>
          </w:p>
          <w:p w14:paraId="55BFF7C0" w14:textId="77777777" w:rsidR="005D0FED" w:rsidRPr="00292DEB" w:rsidRDefault="005D0FED" w:rsidP="00DB7CCE">
            <w:pPr>
              <w:pStyle w:val="Normal0"/>
              <w:numPr>
                <w:ilvl w:val="0"/>
                <w:numId w:val="147"/>
              </w:numPr>
              <w:pBdr>
                <w:top w:val="nil"/>
                <w:left w:val="nil"/>
                <w:bottom w:val="nil"/>
                <w:right w:val="nil"/>
                <w:between w:val="nil"/>
              </w:pBdr>
              <w:spacing w:before="0" w:after="0"/>
              <w:ind w:hanging="56"/>
              <w:rPr>
                <w:color w:val="800000"/>
                <w:sz w:val="15"/>
                <w:szCs w:val="15"/>
                <w:lang w:val="en-GB"/>
              </w:rPr>
            </w:pPr>
            <w:r w:rsidRPr="00292DEB">
              <w:rPr>
                <w:color w:val="800000"/>
                <w:sz w:val="15"/>
                <w:szCs w:val="15"/>
                <w:lang w:val="en-GB"/>
              </w:rPr>
              <w:t>10</w:t>
            </w:r>
            <w:r w:rsidRPr="00292DEB">
              <w:rPr>
                <w:color w:val="000000"/>
                <w:sz w:val="15"/>
                <w:szCs w:val="15"/>
                <w:lang w:val="en-GB"/>
              </w:rPr>
              <w:t>% increase for each dependant family member to the basic unemployment benefit.</w:t>
            </w:r>
          </w:p>
          <w:p w14:paraId="40905C7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7D38014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amount remains the same through the entitlement period. There is no variation of amount due to age or to other factors (including reasons of unemployment). </w:t>
            </w:r>
          </w:p>
          <w:p w14:paraId="39B6DA44" w14:textId="68967FB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The frequency of payment is monthly.</w:t>
            </w:r>
          </w:p>
        </w:tc>
        <w:tc>
          <w:tcPr>
            <w:tcW w:w="167" w:type="pct"/>
          </w:tcPr>
          <w:p w14:paraId="64C9626D"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60C2E1CF" w14:textId="77777777" w:rsidR="005D0FED" w:rsidRPr="00292DEB" w:rsidRDefault="005D0FED" w:rsidP="00DB7CCE">
            <w:pPr>
              <w:spacing w:line="276" w:lineRule="auto"/>
              <w:rPr>
                <w:rFonts w:cs="Arial"/>
                <w:color w:val="0000FF"/>
              </w:rPr>
            </w:pPr>
          </w:p>
        </w:tc>
        <w:tc>
          <w:tcPr>
            <w:tcW w:w="127" w:type="pct"/>
          </w:tcPr>
          <w:p w14:paraId="1CD1DD5F"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38069CF9" w14:textId="77777777" w:rsidR="005D0FED" w:rsidRPr="00292DEB" w:rsidRDefault="005D0FED" w:rsidP="00DB7CCE">
            <w:pPr>
              <w:spacing w:line="276" w:lineRule="auto"/>
              <w:rPr>
                <w:rFonts w:cs="Arial"/>
                <w:color w:val="0000FF"/>
              </w:rPr>
            </w:pPr>
          </w:p>
        </w:tc>
        <w:tc>
          <w:tcPr>
            <w:tcW w:w="402" w:type="pct"/>
          </w:tcPr>
          <w:p w14:paraId="3A263CF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1AD6A7D" w14:textId="77777777" w:rsidR="005D0FED" w:rsidRPr="00292DEB" w:rsidRDefault="005D0FED" w:rsidP="00DB7CCE">
            <w:pPr>
              <w:spacing w:line="276" w:lineRule="auto"/>
              <w:rPr>
                <w:rFonts w:cs="Arial"/>
                <w:color w:val="0000FF"/>
              </w:rPr>
            </w:pPr>
          </w:p>
        </w:tc>
      </w:tr>
      <w:tr w:rsidR="005D0FED" w:rsidRPr="00292DEB" w14:paraId="359FD4BB" w14:textId="77777777" w:rsidTr="005D0FED">
        <w:tc>
          <w:tcPr>
            <w:tcW w:w="193" w:type="pct"/>
          </w:tcPr>
          <w:p w14:paraId="78D41C73" w14:textId="77777777" w:rsidR="005D0FED" w:rsidRPr="00292DEB" w:rsidRDefault="005D0FED" w:rsidP="00DB7CCE">
            <w:pPr>
              <w:spacing w:line="276" w:lineRule="auto"/>
              <w:jc w:val="left"/>
              <w:rPr>
                <w:rFonts w:cs="Arial"/>
                <w:lang w:val="es-ES"/>
              </w:rPr>
            </w:pPr>
            <w:r w:rsidRPr="00292DEB">
              <w:rPr>
                <w:rFonts w:cs="Arial"/>
                <w:lang w:val="es-ES"/>
              </w:rPr>
              <w:t>EL</w:t>
            </w:r>
          </w:p>
          <w:p w14:paraId="7C545817" w14:textId="77777777" w:rsidR="005D0FED" w:rsidRPr="00292DEB" w:rsidRDefault="005D0FED" w:rsidP="00DB7CCE">
            <w:pPr>
              <w:spacing w:line="276" w:lineRule="auto"/>
              <w:jc w:val="left"/>
              <w:rPr>
                <w:rFonts w:cs="Arial"/>
                <w:lang w:val="es-ES"/>
              </w:rPr>
            </w:pPr>
            <w:r w:rsidRPr="00292DEB">
              <w:rPr>
                <w:rFonts w:cs="Arial"/>
                <w:lang w:val="es-ES"/>
              </w:rPr>
              <w:t>EL</w:t>
            </w:r>
          </w:p>
          <w:p w14:paraId="4AC47559" w14:textId="77777777" w:rsidR="005D0FED" w:rsidRPr="00292DEB" w:rsidRDefault="005D0FED" w:rsidP="00DB7CCE">
            <w:pPr>
              <w:spacing w:line="276" w:lineRule="auto"/>
              <w:jc w:val="left"/>
              <w:rPr>
                <w:rFonts w:cs="Arial"/>
                <w:lang w:val="es-ES"/>
              </w:rPr>
            </w:pPr>
            <w:r w:rsidRPr="00292DEB">
              <w:rPr>
                <w:rFonts w:cs="Arial"/>
                <w:lang w:val="es-ES"/>
              </w:rPr>
              <w:t>EL</w:t>
            </w:r>
          </w:p>
          <w:p w14:paraId="12AC8F69" w14:textId="6DD6AF12"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07B41E95" w14:textId="77777777" w:rsidR="005D0FED" w:rsidRPr="00292DEB" w:rsidRDefault="005D0FED" w:rsidP="00DB7CCE">
            <w:pPr>
              <w:spacing w:line="276" w:lineRule="auto"/>
              <w:rPr>
                <w:rFonts w:cs="Arial"/>
              </w:rPr>
            </w:pPr>
            <w:r w:rsidRPr="00292DEB">
              <w:rPr>
                <w:rFonts w:cs="Arial"/>
              </w:rPr>
              <w:t>Im Allgemeinen abhängig von der Beschäftigungsdauer:</w:t>
            </w:r>
          </w:p>
          <w:p w14:paraId="2405F94C" w14:textId="77777777" w:rsidR="005D0FED" w:rsidRPr="00292DEB" w:rsidRDefault="005D0FED" w:rsidP="00DB7CCE">
            <w:pPr>
              <w:spacing w:line="276" w:lineRule="auto"/>
              <w:rPr>
                <w:rFonts w:cs="Arial"/>
                <w:b/>
                <w:color w:val="0000FF"/>
              </w:rPr>
            </w:pPr>
          </w:p>
          <w:p w14:paraId="143990CF" w14:textId="77777777" w:rsidR="005D0FED" w:rsidRPr="00292DEB" w:rsidRDefault="005D0FED" w:rsidP="00DB7CCE">
            <w:pPr>
              <w:tabs>
                <w:tab w:val="right" w:pos="2438"/>
                <w:tab w:val="right" w:pos="2608"/>
              </w:tabs>
              <w:spacing w:line="276" w:lineRule="auto"/>
              <w:rPr>
                <w:rFonts w:cs="Arial"/>
              </w:rPr>
            </w:pPr>
            <w:r w:rsidRPr="00292DEB">
              <w:rPr>
                <w:rFonts w:cs="Arial"/>
              </w:rPr>
              <w:t>Beschäftigungs                   dauer:</w:t>
            </w:r>
          </w:p>
          <w:p w14:paraId="7F751183" w14:textId="77777777" w:rsidR="005D0FED" w:rsidRPr="00292DEB" w:rsidRDefault="005D0FED" w:rsidP="00DB7CCE">
            <w:pPr>
              <w:tabs>
                <w:tab w:val="right" w:pos="2438"/>
                <w:tab w:val="right" w:pos="2608"/>
              </w:tabs>
              <w:spacing w:line="276" w:lineRule="auto"/>
              <w:rPr>
                <w:rFonts w:cs="Arial"/>
              </w:rPr>
            </w:pPr>
            <w:r w:rsidRPr="00292DEB">
              <w:rPr>
                <w:rFonts w:cs="Arial"/>
                <w:color w:val="800000"/>
              </w:rPr>
              <w:t>125</w:t>
            </w:r>
            <w:r w:rsidRPr="00292DEB">
              <w:rPr>
                <w:rFonts w:cs="Arial"/>
              </w:rPr>
              <w:t xml:space="preserve"> Tage</w:t>
            </w:r>
            <w:r w:rsidRPr="00292DEB">
              <w:rPr>
                <w:rFonts w:cs="Arial"/>
              </w:rPr>
              <w:tab/>
              <w:t xml:space="preserve"> </w:t>
            </w:r>
            <w:r w:rsidRPr="00292DEB">
              <w:rPr>
                <w:rFonts w:cs="Arial"/>
                <w:color w:val="800000"/>
              </w:rPr>
              <w:t>5</w:t>
            </w:r>
            <w:r w:rsidRPr="00292DEB">
              <w:rPr>
                <w:rFonts w:cs="Arial"/>
              </w:rPr>
              <w:t xml:space="preserve"> Monate</w:t>
            </w:r>
          </w:p>
          <w:p w14:paraId="492DD742" w14:textId="77777777" w:rsidR="005D0FED" w:rsidRPr="00292DEB" w:rsidRDefault="005D0FED" w:rsidP="00DB7CCE">
            <w:pPr>
              <w:tabs>
                <w:tab w:val="right" w:pos="2438"/>
                <w:tab w:val="right" w:pos="2608"/>
              </w:tabs>
              <w:spacing w:line="276" w:lineRule="auto"/>
              <w:rPr>
                <w:rFonts w:cs="Arial"/>
              </w:rPr>
            </w:pPr>
            <w:r w:rsidRPr="00292DEB">
              <w:rPr>
                <w:rFonts w:cs="Arial"/>
                <w:color w:val="800000"/>
              </w:rPr>
              <w:t>150</w:t>
            </w:r>
            <w:r w:rsidRPr="00292DEB">
              <w:rPr>
                <w:rFonts w:cs="Arial"/>
              </w:rPr>
              <w:t xml:space="preserve"> Tage</w:t>
            </w:r>
            <w:r w:rsidRPr="00292DEB">
              <w:rPr>
                <w:rFonts w:cs="Arial"/>
              </w:rPr>
              <w:tab/>
              <w:t xml:space="preserve"> </w:t>
            </w:r>
            <w:r w:rsidRPr="00292DEB">
              <w:rPr>
                <w:rFonts w:cs="Arial"/>
                <w:color w:val="800000"/>
              </w:rPr>
              <w:t>6</w:t>
            </w:r>
            <w:r w:rsidRPr="00292DEB">
              <w:rPr>
                <w:rFonts w:cs="Arial"/>
              </w:rPr>
              <w:t xml:space="preserve"> Monate</w:t>
            </w:r>
          </w:p>
          <w:p w14:paraId="7EA7E4CD" w14:textId="77777777" w:rsidR="005D0FED" w:rsidRPr="00292DEB" w:rsidRDefault="005D0FED" w:rsidP="00DB7CCE">
            <w:pPr>
              <w:tabs>
                <w:tab w:val="right" w:pos="2438"/>
                <w:tab w:val="right" w:pos="2608"/>
              </w:tabs>
              <w:spacing w:line="276" w:lineRule="auto"/>
              <w:rPr>
                <w:rFonts w:cs="Arial"/>
                <w:lang w:val="da-DK"/>
              </w:rPr>
            </w:pPr>
            <w:r w:rsidRPr="00292DEB">
              <w:rPr>
                <w:rFonts w:cs="Arial"/>
                <w:color w:val="800000"/>
                <w:lang w:val="da-DK"/>
              </w:rPr>
              <w:t>180</w:t>
            </w:r>
            <w:r w:rsidRPr="00292DEB">
              <w:rPr>
                <w:rFonts w:cs="Arial"/>
                <w:lang w:val="da-DK"/>
              </w:rPr>
              <w:t xml:space="preserve"> Tage</w:t>
            </w:r>
            <w:r w:rsidRPr="00292DEB">
              <w:rPr>
                <w:rFonts w:cs="Arial"/>
                <w:lang w:val="da-DK"/>
              </w:rPr>
              <w:tab/>
              <w:t xml:space="preserve"> </w:t>
            </w:r>
            <w:r w:rsidRPr="00292DEB">
              <w:rPr>
                <w:rFonts w:cs="Arial"/>
                <w:color w:val="800000"/>
                <w:lang w:val="da-DK"/>
              </w:rPr>
              <w:t>8</w:t>
            </w:r>
            <w:r w:rsidRPr="00292DEB">
              <w:rPr>
                <w:rFonts w:cs="Arial"/>
                <w:lang w:val="da-DK"/>
              </w:rPr>
              <w:t xml:space="preserve"> Monate</w:t>
            </w:r>
          </w:p>
          <w:p w14:paraId="0A0186E9" w14:textId="77777777" w:rsidR="005D0FED" w:rsidRPr="00292DEB" w:rsidRDefault="005D0FED" w:rsidP="00DB7CCE">
            <w:pPr>
              <w:tabs>
                <w:tab w:val="right" w:pos="2438"/>
                <w:tab w:val="right" w:pos="2608"/>
              </w:tabs>
              <w:spacing w:line="276" w:lineRule="auto"/>
              <w:rPr>
                <w:rFonts w:cs="Arial"/>
                <w:lang w:val="da-DK"/>
              </w:rPr>
            </w:pPr>
            <w:r w:rsidRPr="00292DEB">
              <w:rPr>
                <w:rFonts w:cs="Arial"/>
                <w:color w:val="800000"/>
                <w:lang w:val="da-DK"/>
              </w:rPr>
              <w:t>220</w:t>
            </w:r>
            <w:r w:rsidRPr="00292DEB">
              <w:rPr>
                <w:rFonts w:cs="Arial"/>
                <w:lang w:val="da-DK"/>
              </w:rPr>
              <w:t xml:space="preserve"> Tage</w:t>
            </w:r>
            <w:r w:rsidRPr="00292DEB">
              <w:rPr>
                <w:rFonts w:cs="Arial"/>
                <w:lang w:val="da-DK"/>
              </w:rPr>
              <w:tab/>
              <w:t xml:space="preserve"> </w:t>
            </w:r>
            <w:r w:rsidRPr="00292DEB">
              <w:rPr>
                <w:rFonts w:cs="Arial"/>
                <w:color w:val="800000"/>
                <w:lang w:val="da-DK"/>
              </w:rPr>
              <w:t>10</w:t>
            </w:r>
            <w:r w:rsidRPr="00292DEB">
              <w:rPr>
                <w:rFonts w:cs="Arial"/>
                <w:lang w:val="da-DK"/>
              </w:rPr>
              <w:t xml:space="preserve"> Monate</w:t>
            </w:r>
          </w:p>
          <w:p w14:paraId="77A144A0" w14:textId="77777777" w:rsidR="005D0FED" w:rsidRPr="00292DEB" w:rsidRDefault="005D0FED" w:rsidP="00DB7CCE">
            <w:pPr>
              <w:tabs>
                <w:tab w:val="right" w:pos="2438"/>
                <w:tab w:val="right" w:pos="2608"/>
              </w:tabs>
              <w:spacing w:line="276" w:lineRule="auto"/>
              <w:rPr>
                <w:rFonts w:cs="Arial"/>
                <w:lang w:val="da-DK"/>
              </w:rPr>
            </w:pPr>
            <w:r w:rsidRPr="00292DEB">
              <w:rPr>
                <w:rFonts w:cs="Arial"/>
                <w:color w:val="800000"/>
                <w:lang w:val="da-DK"/>
              </w:rPr>
              <w:t>250</w:t>
            </w:r>
            <w:r w:rsidRPr="00292DEB">
              <w:rPr>
                <w:rFonts w:cs="Arial"/>
                <w:lang w:val="da-DK"/>
              </w:rPr>
              <w:t xml:space="preserve"> Tage</w:t>
            </w:r>
            <w:r w:rsidRPr="00292DEB">
              <w:rPr>
                <w:rFonts w:cs="Arial"/>
                <w:lang w:val="da-DK"/>
              </w:rPr>
              <w:tab/>
              <w:t xml:space="preserve"> </w:t>
            </w:r>
            <w:r w:rsidRPr="00292DEB">
              <w:rPr>
                <w:rFonts w:cs="Arial"/>
                <w:color w:val="800000"/>
                <w:lang w:val="da-DK"/>
              </w:rPr>
              <w:t>12</w:t>
            </w:r>
            <w:r w:rsidRPr="00292DEB">
              <w:rPr>
                <w:rFonts w:cs="Arial"/>
                <w:lang w:val="da-DK"/>
              </w:rPr>
              <w:t xml:space="preserve"> Monate</w:t>
            </w:r>
          </w:p>
          <w:p w14:paraId="00D29FDF" w14:textId="77777777" w:rsidR="005D0FED" w:rsidRPr="00292DEB" w:rsidRDefault="005D0FED" w:rsidP="00DB7CCE">
            <w:pPr>
              <w:spacing w:line="276" w:lineRule="auto"/>
              <w:rPr>
                <w:rFonts w:cs="Arial"/>
              </w:rPr>
            </w:pPr>
            <w:r w:rsidRPr="00292DEB">
              <w:rPr>
                <w:rFonts w:cs="Arial"/>
              </w:rPr>
              <w:t xml:space="preserve">Arbeitslose über </w:t>
            </w:r>
            <w:r w:rsidRPr="00292DEB">
              <w:rPr>
                <w:rFonts w:cs="Arial"/>
                <w:color w:val="800000"/>
              </w:rPr>
              <w:t>49</w:t>
            </w:r>
            <w:r w:rsidRPr="00292DEB">
              <w:rPr>
                <w:rFonts w:cs="Arial"/>
              </w:rPr>
              <w:t xml:space="preserve"> Jahre:</w:t>
            </w:r>
          </w:p>
          <w:p w14:paraId="2B4BD74C" w14:textId="77777777" w:rsidR="005D0FED" w:rsidRPr="00292DEB" w:rsidRDefault="005D0FED" w:rsidP="00DB7CCE">
            <w:pPr>
              <w:tabs>
                <w:tab w:val="right" w:pos="2438"/>
                <w:tab w:val="right" w:pos="2608"/>
              </w:tabs>
              <w:spacing w:line="276" w:lineRule="auto"/>
              <w:rPr>
                <w:rFonts w:cs="Arial"/>
              </w:rPr>
            </w:pPr>
            <w:r w:rsidRPr="00292DEB">
              <w:rPr>
                <w:rFonts w:cs="Arial"/>
                <w:color w:val="800000"/>
              </w:rPr>
              <w:t>210</w:t>
            </w:r>
            <w:r w:rsidRPr="00292DEB">
              <w:rPr>
                <w:rFonts w:cs="Arial"/>
              </w:rPr>
              <w:t xml:space="preserve"> Tage</w:t>
            </w:r>
            <w:r w:rsidRPr="00292DEB">
              <w:rPr>
                <w:rFonts w:cs="Arial"/>
              </w:rPr>
              <w:tab/>
              <w:t xml:space="preserve"> </w:t>
            </w:r>
            <w:r w:rsidRPr="00292DEB">
              <w:rPr>
                <w:rFonts w:cs="Arial"/>
                <w:color w:val="800000"/>
              </w:rPr>
              <w:t>12</w:t>
            </w:r>
            <w:r w:rsidRPr="00292DEB">
              <w:rPr>
                <w:rFonts w:cs="Arial"/>
              </w:rPr>
              <w:t xml:space="preserve"> Monate</w:t>
            </w:r>
          </w:p>
          <w:p w14:paraId="178F5BAD" w14:textId="77777777" w:rsidR="005D0FED" w:rsidRPr="00292DEB" w:rsidRDefault="005D0FED" w:rsidP="00DB7CCE">
            <w:pPr>
              <w:spacing w:line="276" w:lineRule="auto"/>
              <w:rPr>
                <w:rFonts w:cs="Arial"/>
                <w:b/>
                <w:color w:val="0000FF"/>
              </w:rPr>
            </w:pPr>
          </w:p>
          <w:p w14:paraId="71BCAB63" w14:textId="77777777" w:rsidR="005D0FED" w:rsidRPr="00292DEB" w:rsidRDefault="005D0FED" w:rsidP="00DB7CCE">
            <w:pPr>
              <w:spacing w:line="276" w:lineRule="auto"/>
              <w:rPr>
                <w:rFonts w:cs="Arial"/>
              </w:rPr>
            </w:pPr>
            <w:r w:rsidRPr="00292DEB">
              <w:rPr>
                <w:rFonts w:cs="Arial"/>
              </w:rPr>
              <w:t xml:space="preserve">Wenn eine der oben genannten Bedingungen für den Bezug von Arbeitslosengeld erfüllt ist und </w:t>
            </w:r>
            <w:r w:rsidRPr="00292DEB">
              <w:rPr>
                <w:rFonts w:cs="Arial"/>
                <w:color w:val="800000"/>
              </w:rPr>
              <w:t>4.050</w:t>
            </w:r>
            <w:r w:rsidRPr="00292DEB">
              <w:rPr>
                <w:rFonts w:cs="Arial"/>
              </w:rPr>
              <w:t xml:space="preserve"> oder mehr versicherungspflichtige Arbeitstage nachgewiesen werden können: </w:t>
            </w:r>
            <w:r w:rsidRPr="00292DEB">
              <w:rPr>
                <w:rFonts w:cs="Arial"/>
                <w:color w:val="800000"/>
              </w:rPr>
              <w:t>12</w:t>
            </w:r>
            <w:r w:rsidRPr="00292DEB">
              <w:rPr>
                <w:rFonts w:cs="Arial"/>
              </w:rPr>
              <w:t xml:space="preserve"> Monate.</w:t>
            </w:r>
          </w:p>
          <w:p w14:paraId="6E07EB9C" w14:textId="77777777" w:rsidR="005D0FED" w:rsidRPr="00292DEB" w:rsidRDefault="005D0FED" w:rsidP="00DB7CCE">
            <w:pPr>
              <w:spacing w:line="276" w:lineRule="auto"/>
              <w:rPr>
                <w:rFonts w:cs="Arial"/>
                <w:b/>
                <w:color w:val="FF0000"/>
              </w:rPr>
            </w:pPr>
          </w:p>
          <w:p w14:paraId="40E6C4D2" w14:textId="77777777" w:rsidR="005D0FED" w:rsidRPr="00292DEB" w:rsidRDefault="005D0FED" w:rsidP="00DB7CCE">
            <w:pPr>
              <w:spacing w:line="276" w:lineRule="auto"/>
              <w:rPr>
                <w:rFonts w:cs="Arial"/>
              </w:rPr>
            </w:pPr>
            <w:r w:rsidRPr="00292DEB">
              <w:rPr>
                <w:rFonts w:cs="Arial"/>
              </w:rPr>
              <w:t xml:space="preserve">Die Dauer ist unabhängig von den Gründen für die Arbeitslosigkeit (z.B. Entlassung, Auslaufen eines befristeten Arbeitsvertrags). </w:t>
            </w:r>
          </w:p>
          <w:p w14:paraId="557150F2" w14:textId="06B7C91D" w:rsidR="005D0FED" w:rsidRPr="00292DEB" w:rsidRDefault="005D0FED" w:rsidP="00DB7CCE">
            <w:pPr>
              <w:spacing w:line="276" w:lineRule="auto"/>
              <w:rPr>
                <w:rFonts w:eastAsia="Arial" w:cs="Arial"/>
              </w:rPr>
            </w:pPr>
          </w:p>
        </w:tc>
        <w:tc>
          <w:tcPr>
            <w:tcW w:w="1370" w:type="pct"/>
          </w:tcPr>
          <w:p w14:paraId="1CF3C068" w14:textId="77777777" w:rsidR="005D0FED" w:rsidRPr="00292DEB" w:rsidRDefault="005D0FED" w:rsidP="00DB7CCE">
            <w:pPr>
              <w:pStyle w:val="Normal0"/>
              <w:pBdr>
                <w:top w:val="nil"/>
                <w:left w:val="nil"/>
                <w:bottom w:val="nil"/>
                <w:right w:val="nil"/>
                <w:between w:val="nil"/>
              </w:pBdr>
              <w:spacing w:after="0" w:line="276" w:lineRule="auto"/>
              <w:rPr>
                <w:color w:val="000000"/>
                <w:sz w:val="15"/>
                <w:szCs w:val="15"/>
              </w:rPr>
            </w:pPr>
            <w:r w:rsidRPr="00292DEB">
              <w:rPr>
                <w:b/>
                <w:color w:val="FF0000"/>
                <w:sz w:val="15"/>
                <w:szCs w:val="15"/>
              </w:rPr>
              <w:t>E-X-09-EL</w:t>
            </w:r>
          </w:p>
          <w:p w14:paraId="4E29123F" w14:textId="77777777" w:rsidR="005D0FED" w:rsidRPr="00292DEB" w:rsidRDefault="005D0FED" w:rsidP="00DB7CCE">
            <w:pPr>
              <w:spacing w:line="276" w:lineRule="auto"/>
              <w:rPr>
                <w:rFonts w:cs="Arial"/>
                <w:lang w:val="fr-BE"/>
              </w:rPr>
            </w:pPr>
            <w:r w:rsidRPr="00292DEB">
              <w:rPr>
                <w:rFonts w:cs="Arial"/>
                <w:lang w:val="fr-BE"/>
              </w:rPr>
              <w:t>En général, en fonction de la durée de l'emploi:</w:t>
            </w:r>
          </w:p>
          <w:p w14:paraId="18ADEB22" w14:textId="77777777" w:rsidR="005D0FED" w:rsidRPr="00292DEB" w:rsidRDefault="005D0FED" w:rsidP="00DB7CCE">
            <w:pPr>
              <w:keepNext/>
              <w:spacing w:line="276" w:lineRule="auto"/>
              <w:outlineLvl w:val="2"/>
              <w:rPr>
                <w:rFonts w:cs="Arial"/>
                <w:b/>
                <w:color w:val="0000FF"/>
                <w:lang w:val="fr-BE"/>
              </w:rPr>
            </w:pPr>
          </w:p>
          <w:p w14:paraId="63222E92" w14:textId="77777777" w:rsidR="005D0FED" w:rsidRPr="00292DEB" w:rsidRDefault="005D0FED" w:rsidP="00DB7CCE">
            <w:pPr>
              <w:tabs>
                <w:tab w:val="right" w:pos="2438"/>
                <w:tab w:val="right" w:pos="2608"/>
              </w:tabs>
              <w:spacing w:line="276" w:lineRule="auto"/>
              <w:rPr>
                <w:rFonts w:cs="Arial"/>
                <w:lang w:val="fr-BE"/>
              </w:rPr>
            </w:pPr>
            <w:r w:rsidRPr="00292DEB">
              <w:rPr>
                <w:rFonts w:cs="Arial"/>
                <w:lang w:val="fr-BE"/>
              </w:rPr>
              <w:t xml:space="preserve">Emploi                       </w:t>
            </w:r>
            <w:r w:rsidRPr="00292DEB">
              <w:rPr>
                <w:rFonts w:cs="Arial"/>
                <w:lang w:val="fr-BE"/>
              </w:rPr>
              <w:tab/>
              <w:t>durée:</w:t>
            </w:r>
          </w:p>
          <w:p w14:paraId="31619239"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125</w:t>
            </w:r>
            <w:r w:rsidRPr="00292DEB">
              <w:rPr>
                <w:rFonts w:cs="Arial"/>
                <w:lang w:val="fr-BE"/>
              </w:rPr>
              <w:t xml:space="preserve"> jours</w:t>
            </w:r>
            <w:r w:rsidRPr="00292DEB">
              <w:rPr>
                <w:rFonts w:cs="Arial"/>
                <w:lang w:val="fr-BE"/>
              </w:rPr>
              <w:tab/>
            </w:r>
            <w:r w:rsidRPr="00292DEB">
              <w:rPr>
                <w:rFonts w:cs="Arial"/>
                <w:color w:val="800000"/>
                <w:lang w:val="fr-BE"/>
              </w:rPr>
              <w:t>5</w:t>
            </w:r>
            <w:r w:rsidRPr="00292DEB">
              <w:rPr>
                <w:rFonts w:cs="Arial"/>
                <w:lang w:val="fr-BE"/>
              </w:rPr>
              <w:t xml:space="preserve"> mois</w:t>
            </w:r>
          </w:p>
          <w:p w14:paraId="07335FDD"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150</w:t>
            </w:r>
            <w:r w:rsidRPr="00292DEB">
              <w:rPr>
                <w:rFonts w:cs="Arial"/>
                <w:lang w:val="fr-BE"/>
              </w:rPr>
              <w:t xml:space="preserve"> jours</w:t>
            </w:r>
            <w:r w:rsidRPr="00292DEB">
              <w:rPr>
                <w:rFonts w:cs="Arial"/>
                <w:lang w:val="fr-BE"/>
              </w:rPr>
              <w:tab/>
            </w:r>
            <w:r w:rsidRPr="00292DEB">
              <w:rPr>
                <w:rFonts w:cs="Arial"/>
                <w:color w:val="800000"/>
                <w:lang w:val="fr-BE"/>
              </w:rPr>
              <w:t>6</w:t>
            </w:r>
            <w:r w:rsidRPr="00292DEB">
              <w:rPr>
                <w:rFonts w:cs="Arial"/>
                <w:lang w:val="fr-BE"/>
              </w:rPr>
              <w:t xml:space="preserve"> mois</w:t>
            </w:r>
          </w:p>
          <w:p w14:paraId="58F15BE1"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180</w:t>
            </w:r>
            <w:r w:rsidRPr="00292DEB">
              <w:rPr>
                <w:rFonts w:cs="Arial"/>
                <w:lang w:val="fr-BE"/>
              </w:rPr>
              <w:t xml:space="preserve"> jours</w:t>
            </w:r>
            <w:r w:rsidRPr="00292DEB">
              <w:rPr>
                <w:rFonts w:cs="Arial"/>
                <w:lang w:val="fr-BE"/>
              </w:rPr>
              <w:tab/>
            </w:r>
            <w:r w:rsidRPr="00292DEB">
              <w:rPr>
                <w:rFonts w:cs="Arial"/>
                <w:color w:val="800000"/>
                <w:lang w:val="fr-BE"/>
              </w:rPr>
              <w:t>8</w:t>
            </w:r>
            <w:r w:rsidRPr="00292DEB">
              <w:rPr>
                <w:rFonts w:cs="Arial"/>
                <w:lang w:val="fr-BE"/>
              </w:rPr>
              <w:t xml:space="preserve"> mois</w:t>
            </w:r>
          </w:p>
          <w:p w14:paraId="3E5EA23A"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220</w:t>
            </w:r>
            <w:r w:rsidRPr="00292DEB">
              <w:rPr>
                <w:rFonts w:cs="Arial"/>
                <w:lang w:val="fr-BE"/>
              </w:rPr>
              <w:t xml:space="preserve"> jours</w:t>
            </w:r>
            <w:r w:rsidRPr="00292DEB">
              <w:rPr>
                <w:rFonts w:cs="Arial"/>
                <w:lang w:val="fr-BE"/>
              </w:rPr>
              <w:tab/>
            </w:r>
            <w:r w:rsidRPr="00292DEB">
              <w:rPr>
                <w:rFonts w:cs="Arial"/>
                <w:color w:val="800000"/>
                <w:lang w:val="fr-BE"/>
              </w:rPr>
              <w:t>10</w:t>
            </w:r>
            <w:r w:rsidRPr="00292DEB">
              <w:rPr>
                <w:rFonts w:cs="Arial"/>
                <w:lang w:val="fr-BE"/>
              </w:rPr>
              <w:t xml:space="preserve"> mois</w:t>
            </w:r>
          </w:p>
          <w:p w14:paraId="4F825C97"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250</w:t>
            </w:r>
            <w:r w:rsidRPr="00292DEB">
              <w:rPr>
                <w:rFonts w:cs="Arial"/>
                <w:lang w:val="fr-BE"/>
              </w:rPr>
              <w:t xml:space="preserve"> jours</w:t>
            </w:r>
            <w:r w:rsidRPr="00292DEB">
              <w:rPr>
                <w:rFonts w:cs="Arial"/>
                <w:lang w:val="fr-BE"/>
              </w:rPr>
              <w:tab/>
            </w:r>
            <w:r w:rsidRPr="00292DEB">
              <w:rPr>
                <w:rFonts w:cs="Arial"/>
                <w:color w:val="800000"/>
                <w:lang w:val="fr-BE"/>
              </w:rPr>
              <w:t>12</w:t>
            </w:r>
            <w:r w:rsidRPr="00292DEB">
              <w:rPr>
                <w:rFonts w:cs="Arial"/>
                <w:lang w:val="fr-BE"/>
              </w:rPr>
              <w:t xml:space="preserve"> mois</w:t>
            </w:r>
          </w:p>
          <w:p w14:paraId="5726FEAC" w14:textId="77777777" w:rsidR="005D0FED" w:rsidRPr="00292DEB" w:rsidRDefault="005D0FED" w:rsidP="00DB7CCE">
            <w:pPr>
              <w:spacing w:line="276" w:lineRule="auto"/>
              <w:rPr>
                <w:rFonts w:cs="Arial"/>
                <w:lang w:val="fr-BE"/>
              </w:rPr>
            </w:pPr>
            <w:r w:rsidRPr="00292DEB">
              <w:rPr>
                <w:rFonts w:cs="Arial"/>
                <w:lang w:val="fr-BE"/>
              </w:rPr>
              <w:t xml:space="preserve">Si âgé de </w:t>
            </w:r>
            <w:r w:rsidRPr="00292DEB">
              <w:rPr>
                <w:rFonts w:cs="Arial"/>
                <w:color w:val="800000"/>
                <w:lang w:val="fr-BE"/>
              </w:rPr>
              <w:t>49</w:t>
            </w:r>
            <w:r w:rsidRPr="00292DEB">
              <w:rPr>
                <w:rFonts w:cs="Arial"/>
                <w:lang w:val="fr-BE"/>
              </w:rPr>
              <w:t xml:space="preserve"> ans ou plus:</w:t>
            </w:r>
          </w:p>
          <w:p w14:paraId="0E04E2F4" w14:textId="77777777" w:rsidR="005D0FED" w:rsidRPr="00292DEB" w:rsidRDefault="005D0FED" w:rsidP="00DB7CCE">
            <w:pPr>
              <w:tabs>
                <w:tab w:val="right" w:pos="2438"/>
                <w:tab w:val="right" w:pos="2608"/>
              </w:tabs>
              <w:spacing w:line="276" w:lineRule="auto"/>
              <w:rPr>
                <w:rFonts w:cs="Arial"/>
                <w:lang w:val="fr-BE"/>
              </w:rPr>
            </w:pPr>
            <w:r w:rsidRPr="00292DEB">
              <w:rPr>
                <w:rFonts w:cs="Arial"/>
                <w:color w:val="800000"/>
                <w:lang w:val="fr-BE"/>
              </w:rPr>
              <w:t>210</w:t>
            </w:r>
            <w:r w:rsidRPr="00292DEB">
              <w:rPr>
                <w:rFonts w:cs="Arial"/>
                <w:lang w:val="fr-BE"/>
              </w:rPr>
              <w:t xml:space="preserve"> jours</w:t>
            </w:r>
            <w:r w:rsidRPr="00292DEB">
              <w:rPr>
                <w:rFonts w:cs="Arial"/>
                <w:lang w:val="fr-BE"/>
              </w:rPr>
              <w:tab/>
            </w:r>
            <w:r w:rsidRPr="00292DEB">
              <w:rPr>
                <w:rFonts w:cs="Arial"/>
                <w:color w:val="800000"/>
                <w:lang w:val="fr-BE"/>
              </w:rPr>
              <w:t>12</w:t>
            </w:r>
            <w:r w:rsidRPr="00292DEB">
              <w:rPr>
                <w:rFonts w:cs="Arial"/>
                <w:lang w:val="fr-BE"/>
              </w:rPr>
              <w:t xml:space="preserve"> mois</w:t>
            </w:r>
          </w:p>
          <w:p w14:paraId="6C8375A4" w14:textId="77777777" w:rsidR="005D0FED" w:rsidRPr="00292DEB" w:rsidRDefault="005D0FED" w:rsidP="00DB7CCE">
            <w:pPr>
              <w:keepNext/>
              <w:spacing w:line="276" w:lineRule="auto"/>
              <w:outlineLvl w:val="2"/>
              <w:rPr>
                <w:rFonts w:cs="Arial"/>
                <w:b/>
                <w:color w:val="0000FF"/>
                <w:lang w:val="fr-BE"/>
              </w:rPr>
            </w:pPr>
          </w:p>
          <w:p w14:paraId="0A450DF7" w14:textId="77777777" w:rsidR="005D0FED" w:rsidRPr="00292DEB" w:rsidRDefault="005D0FED" w:rsidP="00DB7CCE">
            <w:pPr>
              <w:spacing w:line="276" w:lineRule="auto"/>
              <w:rPr>
                <w:rFonts w:cs="Arial"/>
                <w:lang w:val="fr-BE"/>
              </w:rPr>
            </w:pPr>
            <w:r w:rsidRPr="00292DEB">
              <w:rPr>
                <w:rFonts w:cs="Arial"/>
                <w:lang w:val="fr-BE"/>
              </w:rPr>
              <w:t xml:space="preserve">Si l’une des conditions ci-dessus pour l’octroi des allocations de chômage est remplie et si </w:t>
            </w:r>
            <w:r w:rsidRPr="00292DEB">
              <w:rPr>
                <w:rFonts w:cs="Arial"/>
                <w:color w:val="800000"/>
                <w:lang w:val="fr-BE"/>
              </w:rPr>
              <w:t>4.050</w:t>
            </w:r>
            <w:r w:rsidRPr="00292DEB">
              <w:rPr>
                <w:rFonts w:cs="Arial"/>
                <w:lang w:val="fr-BE"/>
              </w:rPr>
              <w:t xml:space="preserve"> jours de travail (d'assurance) ou plus sont certifiés: </w:t>
            </w:r>
            <w:r w:rsidRPr="00292DEB">
              <w:rPr>
                <w:rFonts w:cs="Arial"/>
                <w:color w:val="800000"/>
                <w:lang w:val="fr-BE"/>
              </w:rPr>
              <w:t>12</w:t>
            </w:r>
            <w:r w:rsidRPr="00292DEB">
              <w:rPr>
                <w:rFonts w:cs="Arial"/>
                <w:lang w:val="fr-BE"/>
              </w:rPr>
              <w:t xml:space="preserve"> mois.</w:t>
            </w:r>
          </w:p>
          <w:p w14:paraId="16357A1A" w14:textId="77777777" w:rsidR="005D0FED" w:rsidRPr="00292DEB" w:rsidRDefault="005D0FED" w:rsidP="00DB7CCE">
            <w:pPr>
              <w:spacing w:line="276" w:lineRule="auto"/>
              <w:rPr>
                <w:rFonts w:cs="Arial"/>
                <w:lang w:val="fr-BE"/>
              </w:rPr>
            </w:pPr>
          </w:p>
          <w:p w14:paraId="1C99E1DB" w14:textId="77777777" w:rsidR="005D0FED" w:rsidRPr="00292DEB" w:rsidRDefault="005D0FED" w:rsidP="00DB7CCE">
            <w:pPr>
              <w:spacing w:line="276" w:lineRule="auto"/>
              <w:rPr>
                <w:rFonts w:cs="Arial"/>
                <w:lang w:val="fr-BE"/>
              </w:rPr>
            </w:pPr>
            <w:r w:rsidRPr="00292DEB">
              <w:rPr>
                <w:rFonts w:cs="Arial"/>
                <w:lang w:val="fr-BE"/>
              </w:rPr>
              <w:t xml:space="preserve">La durée ne varie pas en fonction des raisons du chômage (par exemple, licenciement économique, fin d’un contrat à durée déterminée). </w:t>
            </w:r>
          </w:p>
          <w:p w14:paraId="12192F21" w14:textId="70197D95" w:rsidR="005D0FED" w:rsidRPr="00292DEB" w:rsidRDefault="005D0FED" w:rsidP="00044712">
            <w:pPr>
              <w:spacing w:line="276" w:lineRule="auto"/>
              <w:rPr>
                <w:rFonts w:eastAsia="Arial" w:cs="Arial"/>
                <w:lang w:val="fr-BE"/>
              </w:rPr>
            </w:pPr>
          </w:p>
        </w:tc>
        <w:tc>
          <w:tcPr>
            <w:tcW w:w="1370" w:type="pct"/>
          </w:tcPr>
          <w:p w14:paraId="70ADCDC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E-X-11-EL</w:t>
            </w:r>
          </w:p>
          <w:p w14:paraId="56BBCCF1" w14:textId="77777777" w:rsidR="005D0FED" w:rsidRPr="00292DEB" w:rsidRDefault="005D0FED" w:rsidP="00DB7CCE">
            <w:pPr>
              <w:pStyle w:val="Normal0"/>
              <w:pBdr>
                <w:top w:val="nil"/>
                <w:left w:val="nil"/>
                <w:bottom w:val="nil"/>
                <w:right w:val="nil"/>
                <w:between w:val="nil"/>
              </w:pBdr>
              <w:spacing w:after="0"/>
              <w:rPr>
                <w:b/>
                <w:color w:val="0000FF"/>
                <w:sz w:val="15"/>
                <w:szCs w:val="15"/>
                <w:lang w:val="en-GB"/>
              </w:rPr>
            </w:pPr>
            <w:r w:rsidRPr="00292DEB">
              <w:rPr>
                <w:color w:val="000000"/>
                <w:sz w:val="15"/>
                <w:szCs w:val="15"/>
                <w:lang w:val="en-GB"/>
              </w:rPr>
              <w:t>Generally proportional to periods of employment:</w:t>
            </w:r>
          </w:p>
          <w:p w14:paraId="7DB21363" w14:textId="77777777" w:rsidR="005D0FED" w:rsidRPr="00292DEB" w:rsidRDefault="005D0FED" w:rsidP="00DB7CCE">
            <w:pPr>
              <w:pStyle w:val="Normal0"/>
              <w:pBdr>
                <w:top w:val="nil"/>
                <w:left w:val="nil"/>
                <w:bottom w:val="nil"/>
                <w:right w:val="nil"/>
                <w:between w:val="nil"/>
              </w:pBdr>
              <w:spacing w:before="0" w:after="0"/>
              <w:rPr>
                <w:b/>
                <w:color w:val="0000FF"/>
                <w:sz w:val="15"/>
                <w:szCs w:val="15"/>
                <w:lang w:val="en-GB"/>
              </w:rPr>
            </w:pPr>
          </w:p>
          <w:p w14:paraId="339EB500"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b/>
                <w:color w:val="0000FF"/>
                <w:sz w:val="15"/>
                <w:szCs w:val="15"/>
                <w:lang w:val="en-GB"/>
              </w:rPr>
            </w:pPr>
            <w:r w:rsidRPr="00292DEB">
              <w:rPr>
                <w:color w:val="000000"/>
                <w:sz w:val="15"/>
                <w:szCs w:val="15"/>
                <w:lang w:val="en-GB"/>
              </w:rPr>
              <w:t>Employment</w:t>
            </w:r>
            <w:r w:rsidRPr="00292DEB">
              <w:rPr>
                <w:color w:val="000000"/>
                <w:sz w:val="15"/>
                <w:szCs w:val="15"/>
                <w:lang w:val="en-GB"/>
              </w:rPr>
              <w:tab/>
              <w:t>duration:</w:t>
            </w:r>
          </w:p>
          <w:p w14:paraId="6A929A89"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color w:val="800000"/>
                <w:sz w:val="15"/>
                <w:szCs w:val="15"/>
                <w:lang w:val="en-GB"/>
              </w:rPr>
            </w:pPr>
            <w:r w:rsidRPr="00292DEB">
              <w:rPr>
                <w:color w:val="800000"/>
                <w:sz w:val="15"/>
                <w:szCs w:val="15"/>
                <w:lang w:val="en-GB"/>
              </w:rPr>
              <w:t>125</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5</w:t>
            </w:r>
            <w:r w:rsidRPr="00292DEB">
              <w:rPr>
                <w:color w:val="000000"/>
                <w:sz w:val="15"/>
                <w:szCs w:val="15"/>
                <w:lang w:val="en-GB"/>
              </w:rPr>
              <w:t xml:space="preserve"> months</w:t>
            </w:r>
          </w:p>
          <w:p w14:paraId="153F7C4C"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color w:val="800000"/>
                <w:sz w:val="15"/>
                <w:szCs w:val="15"/>
                <w:lang w:val="en-GB"/>
              </w:rPr>
            </w:pPr>
            <w:r w:rsidRPr="00292DEB">
              <w:rPr>
                <w:color w:val="800000"/>
                <w:sz w:val="15"/>
                <w:szCs w:val="15"/>
                <w:lang w:val="en-GB"/>
              </w:rPr>
              <w:t>150</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6</w:t>
            </w:r>
            <w:r w:rsidRPr="00292DEB">
              <w:rPr>
                <w:color w:val="000000"/>
                <w:sz w:val="15"/>
                <w:szCs w:val="15"/>
                <w:lang w:val="en-GB"/>
              </w:rPr>
              <w:t xml:space="preserve"> months</w:t>
            </w:r>
          </w:p>
          <w:p w14:paraId="3F90331F"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color w:val="800000"/>
                <w:sz w:val="15"/>
                <w:szCs w:val="15"/>
                <w:lang w:val="en-GB"/>
              </w:rPr>
            </w:pPr>
            <w:r w:rsidRPr="00292DEB">
              <w:rPr>
                <w:color w:val="800000"/>
                <w:sz w:val="15"/>
                <w:szCs w:val="15"/>
                <w:lang w:val="en-GB"/>
              </w:rPr>
              <w:t>180</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8</w:t>
            </w:r>
            <w:r w:rsidRPr="00292DEB">
              <w:rPr>
                <w:color w:val="000000"/>
                <w:sz w:val="15"/>
                <w:szCs w:val="15"/>
                <w:lang w:val="en-GB"/>
              </w:rPr>
              <w:t xml:space="preserve"> months</w:t>
            </w:r>
          </w:p>
          <w:p w14:paraId="1A05F8FE"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color w:val="800000"/>
                <w:sz w:val="15"/>
                <w:szCs w:val="15"/>
                <w:lang w:val="en-GB"/>
              </w:rPr>
            </w:pPr>
            <w:r w:rsidRPr="00292DEB">
              <w:rPr>
                <w:color w:val="800000"/>
                <w:sz w:val="15"/>
                <w:szCs w:val="15"/>
                <w:lang w:val="en-GB"/>
              </w:rPr>
              <w:t>220</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10</w:t>
            </w:r>
            <w:r w:rsidRPr="00292DEB">
              <w:rPr>
                <w:color w:val="000000"/>
                <w:sz w:val="15"/>
                <w:szCs w:val="15"/>
                <w:lang w:val="en-GB"/>
              </w:rPr>
              <w:t xml:space="preserve"> months</w:t>
            </w:r>
          </w:p>
          <w:p w14:paraId="722DDBBF"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b/>
                <w:color w:val="0000FF"/>
                <w:sz w:val="15"/>
                <w:szCs w:val="15"/>
                <w:lang w:val="en-GB"/>
              </w:rPr>
            </w:pPr>
            <w:r w:rsidRPr="00292DEB">
              <w:rPr>
                <w:color w:val="800000"/>
                <w:sz w:val="15"/>
                <w:szCs w:val="15"/>
                <w:lang w:val="en-GB"/>
              </w:rPr>
              <w:t>250</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12</w:t>
            </w:r>
            <w:r w:rsidRPr="00292DEB">
              <w:rPr>
                <w:color w:val="000000"/>
                <w:sz w:val="15"/>
                <w:szCs w:val="15"/>
                <w:lang w:val="en-GB"/>
              </w:rPr>
              <w:t xml:space="preserve"> months</w:t>
            </w:r>
          </w:p>
          <w:p w14:paraId="6454266C" w14:textId="77777777" w:rsidR="005D0FED" w:rsidRPr="00292DEB" w:rsidRDefault="005D0FED" w:rsidP="00DB7CCE">
            <w:pPr>
              <w:pStyle w:val="Normal0"/>
              <w:pBdr>
                <w:top w:val="nil"/>
                <w:left w:val="nil"/>
                <w:bottom w:val="nil"/>
                <w:right w:val="nil"/>
                <w:between w:val="nil"/>
              </w:pBdr>
              <w:tabs>
                <w:tab w:val="right" w:pos="2130"/>
              </w:tabs>
              <w:spacing w:before="0" w:after="0"/>
              <w:rPr>
                <w:color w:val="800000"/>
                <w:sz w:val="15"/>
                <w:szCs w:val="15"/>
                <w:lang w:val="en-GB"/>
              </w:rPr>
            </w:pPr>
            <w:r w:rsidRPr="00292DEB">
              <w:rPr>
                <w:color w:val="000000"/>
                <w:sz w:val="15"/>
                <w:szCs w:val="15"/>
                <w:lang w:val="en-GB"/>
              </w:rPr>
              <w:t xml:space="preserve">If aged </w:t>
            </w:r>
            <w:r w:rsidRPr="00292DEB">
              <w:rPr>
                <w:color w:val="800000"/>
                <w:sz w:val="15"/>
                <w:szCs w:val="15"/>
                <w:lang w:val="en-GB"/>
              </w:rPr>
              <w:t>49</w:t>
            </w:r>
            <w:r w:rsidRPr="00292DEB">
              <w:rPr>
                <w:color w:val="000000"/>
                <w:sz w:val="15"/>
                <w:szCs w:val="15"/>
                <w:lang w:val="en-GB"/>
              </w:rPr>
              <w:t xml:space="preserve"> or more:</w:t>
            </w:r>
          </w:p>
          <w:p w14:paraId="0B52D6C7" w14:textId="77777777" w:rsidR="005D0FED" w:rsidRPr="00292DEB" w:rsidRDefault="005D0FED" w:rsidP="00DB7CCE">
            <w:pPr>
              <w:pStyle w:val="Normal0"/>
              <w:pBdr>
                <w:top w:val="nil"/>
                <w:left w:val="nil"/>
                <w:bottom w:val="nil"/>
                <w:right w:val="nil"/>
                <w:between w:val="nil"/>
              </w:pBdr>
              <w:tabs>
                <w:tab w:val="right" w:pos="2130"/>
                <w:tab w:val="right" w:pos="2608"/>
              </w:tabs>
              <w:spacing w:before="0" w:after="0"/>
              <w:rPr>
                <w:b/>
                <w:color w:val="0000FF"/>
                <w:sz w:val="15"/>
                <w:szCs w:val="15"/>
                <w:lang w:val="en-GB"/>
              </w:rPr>
            </w:pPr>
            <w:r w:rsidRPr="00292DEB">
              <w:rPr>
                <w:color w:val="800000"/>
                <w:sz w:val="15"/>
                <w:szCs w:val="15"/>
                <w:lang w:val="en-GB"/>
              </w:rPr>
              <w:t>210</w:t>
            </w:r>
            <w:r w:rsidRPr="00292DEB">
              <w:rPr>
                <w:color w:val="000000"/>
                <w:sz w:val="15"/>
                <w:szCs w:val="15"/>
                <w:lang w:val="en-GB"/>
              </w:rPr>
              <w:t xml:space="preserve"> days</w:t>
            </w:r>
            <w:r w:rsidRPr="00292DEB">
              <w:rPr>
                <w:color w:val="000000"/>
                <w:sz w:val="15"/>
                <w:szCs w:val="15"/>
                <w:lang w:val="en-GB"/>
              </w:rPr>
              <w:tab/>
            </w:r>
            <w:r w:rsidRPr="00292DEB">
              <w:rPr>
                <w:color w:val="800000"/>
                <w:sz w:val="15"/>
                <w:szCs w:val="15"/>
                <w:lang w:val="en-GB"/>
              </w:rPr>
              <w:t>12</w:t>
            </w:r>
            <w:r w:rsidRPr="00292DEB">
              <w:rPr>
                <w:color w:val="000000"/>
                <w:sz w:val="15"/>
                <w:szCs w:val="15"/>
                <w:lang w:val="en-GB"/>
              </w:rPr>
              <w:t xml:space="preserve"> months</w:t>
            </w:r>
          </w:p>
          <w:p w14:paraId="04064618" w14:textId="77777777" w:rsidR="005D0FED" w:rsidRPr="00292DEB" w:rsidRDefault="005D0FED" w:rsidP="00DB7CCE">
            <w:pPr>
              <w:pStyle w:val="Normal0"/>
              <w:pBdr>
                <w:top w:val="nil"/>
                <w:left w:val="nil"/>
                <w:bottom w:val="nil"/>
                <w:right w:val="nil"/>
                <w:between w:val="nil"/>
              </w:pBdr>
              <w:tabs>
                <w:tab w:val="right" w:pos="2130"/>
              </w:tabs>
              <w:spacing w:before="0" w:after="0"/>
              <w:rPr>
                <w:b/>
                <w:color w:val="0000FF"/>
                <w:sz w:val="15"/>
                <w:szCs w:val="15"/>
                <w:lang w:val="en-GB"/>
              </w:rPr>
            </w:pPr>
          </w:p>
          <w:p w14:paraId="7FBBCA3A" w14:textId="77777777" w:rsidR="005D0FED" w:rsidRPr="00292DEB" w:rsidRDefault="005D0FED" w:rsidP="00DB7CCE">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 xml:space="preserve">If one of the above conditions for granting unemployment benefits is fulfilled and </w:t>
            </w:r>
            <w:r w:rsidRPr="00292DEB">
              <w:rPr>
                <w:color w:val="800000"/>
                <w:sz w:val="15"/>
                <w:szCs w:val="15"/>
                <w:lang w:val="en-GB"/>
              </w:rPr>
              <w:t>4,050</w:t>
            </w:r>
            <w:r w:rsidRPr="00292DEB">
              <w:rPr>
                <w:color w:val="000000"/>
                <w:sz w:val="15"/>
                <w:szCs w:val="15"/>
                <w:lang w:val="en-GB"/>
              </w:rPr>
              <w:t xml:space="preserve"> or more working days of insurance are certified: </w:t>
            </w:r>
            <w:r w:rsidRPr="00292DEB">
              <w:rPr>
                <w:color w:val="800000"/>
                <w:sz w:val="15"/>
                <w:szCs w:val="15"/>
                <w:lang w:val="en-GB"/>
              </w:rPr>
              <w:t>12</w:t>
            </w:r>
            <w:r w:rsidRPr="00292DEB">
              <w:rPr>
                <w:color w:val="000000"/>
                <w:sz w:val="15"/>
                <w:szCs w:val="15"/>
                <w:lang w:val="en-GB"/>
              </w:rPr>
              <w:t xml:space="preserve"> months.</w:t>
            </w:r>
          </w:p>
          <w:p w14:paraId="624A0629" w14:textId="77777777" w:rsidR="005D0FED" w:rsidRPr="00292DEB" w:rsidRDefault="005D0FED" w:rsidP="00DB7CCE">
            <w:pPr>
              <w:pStyle w:val="Normal0"/>
              <w:pBdr>
                <w:top w:val="nil"/>
                <w:left w:val="nil"/>
                <w:bottom w:val="nil"/>
                <w:right w:val="nil"/>
                <w:between w:val="nil"/>
              </w:pBdr>
              <w:spacing w:before="0" w:after="0"/>
              <w:rPr>
                <w:b/>
                <w:color w:val="000000"/>
                <w:sz w:val="15"/>
                <w:szCs w:val="15"/>
                <w:lang w:val="en-GB"/>
              </w:rPr>
            </w:pPr>
          </w:p>
          <w:p w14:paraId="4CDB2CBC"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The duration does not vary according to the reasons for unemployment (e.g. redundancy, end of fixed-term contract).</w:t>
            </w:r>
          </w:p>
          <w:p w14:paraId="0A704B34" w14:textId="5046841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7FD6CBA"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0E54502" w14:textId="77777777" w:rsidR="005D0FED" w:rsidRPr="00292DEB" w:rsidRDefault="005D0FED" w:rsidP="00DB7CCE">
            <w:pPr>
              <w:spacing w:line="276" w:lineRule="auto"/>
              <w:rPr>
                <w:rFonts w:cs="Arial"/>
                <w:color w:val="0000FF"/>
              </w:rPr>
            </w:pPr>
          </w:p>
        </w:tc>
        <w:tc>
          <w:tcPr>
            <w:tcW w:w="127" w:type="pct"/>
          </w:tcPr>
          <w:p w14:paraId="004100BA"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60C75DCB" w14:textId="77777777" w:rsidR="005D0FED" w:rsidRPr="00292DEB" w:rsidRDefault="005D0FED" w:rsidP="00DB7CCE">
            <w:pPr>
              <w:spacing w:line="276" w:lineRule="auto"/>
              <w:rPr>
                <w:rFonts w:cs="Arial"/>
                <w:color w:val="0000FF"/>
              </w:rPr>
            </w:pPr>
          </w:p>
        </w:tc>
        <w:tc>
          <w:tcPr>
            <w:tcW w:w="402" w:type="pct"/>
          </w:tcPr>
          <w:p w14:paraId="58C59B4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683B411" w14:textId="77777777" w:rsidR="005D0FED" w:rsidRPr="00292DEB" w:rsidRDefault="005D0FED" w:rsidP="00DB7CCE">
            <w:pPr>
              <w:spacing w:line="276" w:lineRule="auto"/>
              <w:rPr>
                <w:rFonts w:cs="Arial"/>
                <w:color w:val="0000FF"/>
              </w:rPr>
            </w:pPr>
          </w:p>
        </w:tc>
      </w:tr>
      <w:tr w:rsidR="005D0FED" w:rsidRPr="00292DEB" w14:paraId="04022FFA" w14:textId="77777777" w:rsidTr="005D0FED">
        <w:tc>
          <w:tcPr>
            <w:tcW w:w="193" w:type="pct"/>
          </w:tcPr>
          <w:p w14:paraId="04D78EF0" w14:textId="77777777" w:rsidR="005D0FED" w:rsidRPr="00292DEB" w:rsidRDefault="005D0FED" w:rsidP="00DB7CCE">
            <w:pPr>
              <w:spacing w:line="276" w:lineRule="auto"/>
              <w:jc w:val="left"/>
              <w:rPr>
                <w:rFonts w:cs="Arial"/>
                <w:lang w:val="es-ES"/>
              </w:rPr>
            </w:pPr>
            <w:r w:rsidRPr="00292DEB">
              <w:rPr>
                <w:rFonts w:cs="Arial"/>
                <w:lang w:val="es-ES"/>
              </w:rPr>
              <w:t>EL</w:t>
            </w:r>
          </w:p>
          <w:p w14:paraId="5C933C04" w14:textId="77777777" w:rsidR="005D0FED" w:rsidRPr="00292DEB" w:rsidRDefault="005D0FED" w:rsidP="00DB7CCE">
            <w:pPr>
              <w:spacing w:line="276" w:lineRule="auto"/>
              <w:jc w:val="left"/>
              <w:rPr>
                <w:rFonts w:cs="Arial"/>
                <w:lang w:val="es-ES"/>
              </w:rPr>
            </w:pPr>
            <w:r w:rsidRPr="00292DEB">
              <w:rPr>
                <w:rFonts w:cs="Arial"/>
                <w:lang w:val="es-ES"/>
              </w:rPr>
              <w:t>EL</w:t>
            </w:r>
          </w:p>
          <w:p w14:paraId="1D98EE75" w14:textId="17725373"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462949AD" w14:textId="77777777" w:rsidR="005D0FED" w:rsidRPr="00292DEB" w:rsidRDefault="005D0FED" w:rsidP="00DB7CCE">
            <w:pPr>
              <w:spacing w:line="276" w:lineRule="auto"/>
              <w:rPr>
                <w:rFonts w:eastAsia="Arial" w:cs="Arial"/>
              </w:rPr>
            </w:pPr>
            <w:r w:rsidRPr="00292DEB">
              <w:rPr>
                <w:rFonts w:cs="Arial"/>
                <w:iCs/>
                <w:color w:val="008000"/>
              </w:rPr>
              <w:t>Saisonale Sonderbeihilfe</w:t>
            </w:r>
            <w:r w:rsidRPr="00292DEB">
              <w:rPr>
                <w:rFonts w:cs="Arial"/>
                <w:iCs/>
              </w:rPr>
              <w:t xml:space="preserve"> </w:t>
            </w:r>
            <w:r w:rsidRPr="00292DEB">
              <w:rPr>
                <w:rFonts w:cs="Arial"/>
                <w:i/>
                <w:iCs/>
                <w:color w:val="008080"/>
              </w:rPr>
              <w:t>(</w:t>
            </w:r>
            <w:proofErr w:type="spellStart"/>
            <w:r w:rsidRPr="00292DEB">
              <w:rPr>
                <w:rFonts w:cs="Arial"/>
                <w:i/>
                <w:iCs/>
                <w:color w:val="008080"/>
                <w:lang w:val="en-GB"/>
              </w:rPr>
              <w:t>Ειδικό</w:t>
            </w:r>
            <w:proofErr w:type="spellEnd"/>
            <w:r w:rsidRPr="00292DEB">
              <w:rPr>
                <w:rFonts w:cs="Arial"/>
                <w:i/>
                <w:iCs/>
                <w:color w:val="008080"/>
              </w:rPr>
              <w:t xml:space="preserve"> </w:t>
            </w:r>
            <w:r w:rsidRPr="00292DEB">
              <w:rPr>
                <w:rFonts w:cs="Arial"/>
                <w:i/>
                <w:iCs/>
                <w:color w:val="008080"/>
                <w:lang w:val="en-GB"/>
              </w:rPr>
              <w:t>Επ</w:t>
            </w:r>
            <w:proofErr w:type="spellStart"/>
            <w:r w:rsidRPr="00292DEB">
              <w:rPr>
                <w:rFonts w:cs="Arial"/>
                <w:i/>
                <w:iCs/>
                <w:color w:val="008080"/>
                <w:lang w:val="en-GB"/>
              </w:rPr>
              <w:t>οχικό</w:t>
            </w:r>
            <w:proofErr w:type="spellEnd"/>
            <w:r w:rsidRPr="00292DEB">
              <w:rPr>
                <w:rFonts w:cs="Arial"/>
                <w:i/>
                <w:iCs/>
                <w:color w:val="008080"/>
              </w:rPr>
              <w:t xml:space="preserve"> </w:t>
            </w:r>
            <w:proofErr w:type="spellStart"/>
            <w:r w:rsidRPr="00292DEB">
              <w:rPr>
                <w:rFonts w:cs="Arial"/>
                <w:i/>
                <w:iCs/>
                <w:color w:val="008080"/>
                <w:lang w:val="en-GB"/>
              </w:rPr>
              <w:t>Βοήθημ</w:t>
            </w:r>
            <w:proofErr w:type="spellEnd"/>
            <w:r w:rsidRPr="00292DEB">
              <w:rPr>
                <w:rFonts w:cs="Arial"/>
                <w:i/>
                <w:iCs/>
                <w:color w:val="008080"/>
                <w:lang w:val="en-GB"/>
              </w:rPr>
              <w:t>α</w:t>
            </w:r>
            <w:r w:rsidRPr="00292DEB">
              <w:rPr>
                <w:rFonts w:cs="Arial"/>
                <w:i/>
                <w:iCs/>
                <w:color w:val="008080"/>
              </w:rPr>
              <w:t xml:space="preserve">): </w:t>
            </w:r>
            <w:r w:rsidRPr="00292DEB">
              <w:rPr>
                <w:rFonts w:cs="Arial"/>
                <w:iCs/>
              </w:rPr>
              <w:t xml:space="preserve">Die Zulage wird Personen gewährt, deren berufliche Tätigkeit saisonal geprägt is (d.h. Bauarbeiter, Tabakarbeiter, Lohnempfänger der Tourismusbranche, Musiker, Schauspieler etc.). Oster- und Weihnachtszulagen sind nicht enthalten. Es handelt sich um eine Pauschale, deren Höhe durch Ministerialentscheidung festgelegt wird und auf der Höhe des geringsten Tagesbruttoentgelts ungelernter Arbeiter beruht. Die Zulage wird jedes Jahr vom 10. September bis 30. November gewährt. </w:t>
            </w:r>
          </w:p>
          <w:p w14:paraId="38FC41B9" w14:textId="77777777" w:rsidR="005D0FED" w:rsidRPr="00292DEB" w:rsidRDefault="005D0FED" w:rsidP="00DB7CCE">
            <w:pPr>
              <w:spacing w:line="276" w:lineRule="auto"/>
              <w:rPr>
                <w:rFonts w:cs="Arial"/>
                <w:b/>
                <w:color w:val="FF0000"/>
              </w:rPr>
            </w:pPr>
          </w:p>
          <w:p w14:paraId="407221CF" w14:textId="77777777" w:rsidR="005D0FED" w:rsidRPr="00292DEB" w:rsidRDefault="005D0FED" w:rsidP="00DB7CCE">
            <w:pPr>
              <w:spacing w:line="276" w:lineRule="auto"/>
              <w:rPr>
                <w:rFonts w:cs="Arial"/>
              </w:rPr>
            </w:pPr>
            <w:r w:rsidRPr="00292DEB">
              <w:rPr>
                <w:rFonts w:cs="Arial"/>
                <w:color w:val="008000"/>
              </w:rPr>
              <w:t>Verfügbarkeitsleistung</w:t>
            </w:r>
            <w:r w:rsidRPr="00292DEB">
              <w:rPr>
                <w:rFonts w:cs="Arial"/>
                <w:color w:val="000000"/>
              </w:rPr>
              <w:t xml:space="preserve"> (</w:t>
            </w:r>
            <w:r w:rsidRPr="00292DEB">
              <w:rPr>
                <w:rFonts w:cs="Arial"/>
                <w:i/>
                <w:iCs/>
                <w:color w:val="008080"/>
                <w:lang w:val="en-GB"/>
              </w:rPr>
              <w:t>ΕΠΙΔΟΜΑ</w:t>
            </w:r>
            <w:r w:rsidRPr="00292DEB">
              <w:rPr>
                <w:rFonts w:cs="Arial"/>
                <w:i/>
                <w:iCs/>
                <w:color w:val="008080"/>
              </w:rPr>
              <w:t xml:space="preserve"> </w:t>
            </w:r>
            <w:r w:rsidRPr="00292DEB">
              <w:rPr>
                <w:rFonts w:cs="Arial"/>
                <w:i/>
                <w:iCs/>
                <w:color w:val="008080"/>
                <w:lang w:val="en-GB"/>
              </w:rPr>
              <w:t>ΔΙΑΘΕΣΙΜΟΤΗΤΑΣ</w:t>
            </w:r>
            <w:r w:rsidRPr="00292DEB">
              <w:rPr>
                <w:rFonts w:cs="Arial"/>
                <w:color w:val="000000"/>
              </w:rPr>
              <w:t xml:space="preserve">): Unternehmen, deren Aktivitäten eingestellt oder verringert werden, können ihre Arbeitnehmer vorübergehend für eine Gesamtdauer von </w:t>
            </w:r>
            <w:r w:rsidRPr="00292DEB">
              <w:rPr>
                <w:rFonts w:cs="Arial"/>
                <w:color w:val="C00000"/>
              </w:rPr>
              <w:t>drei</w:t>
            </w:r>
            <w:r w:rsidRPr="00292DEB">
              <w:rPr>
                <w:rFonts w:cs="Arial"/>
                <w:color w:val="000000"/>
              </w:rPr>
              <w:t xml:space="preserve"> Monaten pro Jahr </w:t>
            </w:r>
            <w:r w:rsidRPr="00292DEB">
              <w:rPr>
                <w:rFonts w:cs="Arial"/>
              </w:rPr>
              <w:t>entlassen.</w:t>
            </w:r>
          </w:p>
          <w:p w14:paraId="38258AF2" w14:textId="7A165FCB" w:rsidR="005D0FED" w:rsidRPr="00292DEB" w:rsidRDefault="005D0FED" w:rsidP="00DB7CCE">
            <w:pPr>
              <w:spacing w:line="276" w:lineRule="auto"/>
              <w:rPr>
                <w:rFonts w:cs="Arial"/>
              </w:rPr>
            </w:pPr>
          </w:p>
        </w:tc>
        <w:tc>
          <w:tcPr>
            <w:tcW w:w="1370" w:type="pct"/>
          </w:tcPr>
          <w:p w14:paraId="7587E69A" w14:textId="77777777" w:rsidR="005D0FED" w:rsidRPr="00292DEB" w:rsidRDefault="005D0FED" w:rsidP="00DB7CCE">
            <w:pPr>
              <w:spacing w:line="276" w:lineRule="auto"/>
              <w:rPr>
                <w:rFonts w:cs="Arial"/>
                <w:iCs/>
                <w:lang w:val="fr-BE"/>
              </w:rPr>
            </w:pPr>
            <w:r w:rsidRPr="00292DEB">
              <w:rPr>
                <w:rFonts w:cs="Arial"/>
                <w:iCs/>
                <w:color w:val="008000"/>
                <w:lang w:val="fr-BE"/>
              </w:rPr>
              <w:t>Allocation saisonnière spéciale</w:t>
            </w:r>
            <w:r w:rsidRPr="00292DEB">
              <w:rPr>
                <w:rFonts w:cs="Arial"/>
                <w:i/>
                <w:iCs/>
                <w:color w:val="008080"/>
                <w:lang w:val="fr-BE"/>
              </w:rPr>
              <w:t xml:space="preserve"> (</w:t>
            </w:r>
            <w:proofErr w:type="spellStart"/>
            <w:r w:rsidRPr="00292DEB">
              <w:rPr>
                <w:rFonts w:cs="Arial"/>
                <w:i/>
                <w:iCs/>
                <w:color w:val="008080"/>
                <w:lang w:val="fr-BE"/>
              </w:rPr>
              <w:t>Ειδικό</w:t>
            </w:r>
            <w:proofErr w:type="spellEnd"/>
            <w:r w:rsidRPr="00292DEB">
              <w:rPr>
                <w:rFonts w:cs="Arial"/>
                <w:i/>
                <w:iCs/>
                <w:color w:val="008080"/>
                <w:lang w:val="fr-BE"/>
              </w:rPr>
              <w:t xml:space="preserve"> Επ</w:t>
            </w:r>
            <w:proofErr w:type="spellStart"/>
            <w:r w:rsidRPr="00292DEB">
              <w:rPr>
                <w:rFonts w:cs="Arial"/>
                <w:i/>
                <w:iCs/>
                <w:color w:val="008080"/>
                <w:lang w:val="fr-BE"/>
              </w:rPr>
              <w:t>οχικό</w:t>
            </w:r>
            <w:proofErr w:type="spellEnd"/>
            <w:r w:rsidRPr="00292DEB">
              <w:rPr>
                <w:rFonts w:cs="Arial"/>
                <w:i/>
                <w:iCs/>
                <w:color w:val="008080"/>
                <w:lang w:val="fr-BE"/>
              </w:rPr>
              <w:t xml:space="preserve"> </w:t>
            </w:r>
            <w:proofErr w:type="spellStart"/>
            <w:r w:rsidRPr="00292DEB">
              <w:rPr>
                <w:rFonts w:cs="Arial"/>
                <w:i/>
                <w:iCs/>
                <w:color w:val="008080"/>
                <w:lang w:val="fr-BE"/>
              </w:rPr>
              <w:t>Βοήθημ</w:t>
            </w:r>
            <w:proofErr w:type="spellEnd"/>
            <w:r w:rsidRPr="00292DEB">
              <w:rPr>
                <w:rFonts w:cs="Arial"/>
                <w:i/>
                <w:iCs/>
                <w:color w:val="008080"/>
                <w:lang w:val="fr-BE"/>
              </w:rPr>
              <w:t xml:space="preserve">α): </w:t>
            </w:r>
            <w:r w:rsidRPr="00292DEB">
              <w:rPr>
                <w:rFonts w:cs="Arial"/>
                <w:iCs/>
                <w:lang w:val="fr-BE"/>
              </w:rPr>
              <w:t xml:space="preserve">cette allocation est versée aux personnes dont l’activité professionnelle revêt un caractère saisonnier, à savoir, les travailleurs de la construction, du secteur du tabac, les salariés du secteur touristique, les musiciens, les acteurs, etc. Elle n’inclut pas l’aide financière de Pâques et de Noël. Il s’agit d’un montant forfaitaire, stipulé par une décision ministérielle et fondé sur le salaire </w:t>
            </w:r>
            <w:r w:rsidRPr="00292DEB">
              <w:rPr>
                <w:rFonts w:cs="Arial"/>
                <w:lang w:val="fr-BE"/>
              </w:rPr>
              <w:t xml:space="preserve">brut </w:t>
            </w:r>
            <w:r w:rsidRPr="00292DEB">
              <w:rPr>
                <w:rFonts w:cs="Arial"/>
                <w:iCs/>
                <w:lang w:val="fr-BE"/>
              </w:rPr>
              <w:t>journalier le plus bas d’un travailleur non qualifié. Chaque année, cette allocation est accordée du 10 septembre au 30 novembre.</w:t>
            </w:r>
          </w:p>
          <w:p w14:paraId="79A68B11" w14:textId="77777777" w:rsidR="005D0FED" w:rsidRPr="00292DEB" w:rsidRDefault="005D0FED" w:rsidP="00DB7CCE">
            <w:pPr>
              <w:spacing w:line="276" w:lineRule="auto"/>
              <w:rPr>
                <w:rFonts w:cs="Arial"/>
                <w:iCs/>
                <w:lang w:val="fr-BE"/>
              </w:rPr>
            </w:pPr>
          </w:p>
          <w:p w14:paraId="5B18D50A" w14:textId="05320563" w:rsidR="005D0FED" w:rsidRPr="00292DEB" w:rsidRDefault="005D0FED" w:rsidP="00DB7CCE">
            <w:pPr>
              <w:spacing w:line="276" w:lineRule="auto"/>
              <w:rPr>
                <w:rFonts w:cs="Arial"/>
                <w:lang w:val="fr-BE"/>
              </w:rPr>
            </w:pPr>
            <w:r w:rsidRPr="00292DEB">
              <w:rPr>
                <w:rFonts w:cs="Arial"/>
                <w:color w:val="008000"/>
                <w:lang w:val="fr-BE"/>
              </w:rPr>
              <w:t>Allocation de disponibilité</w:t>
            </w:r>
            <w:r w:rsidRPr="00292DEB">
              <w:rPr>
                <w:rFonts w:cs="Arial"/>
                <w:color w:val="000000"/>
                <w:lang w:val="fr-BE"/>
              </w:rPr>
              <w:t xml:space="preserve"> (</w:t>
            </w:r>
            <w:r w:rsidRPr="00292DEB">
              <w:rPr>
                <w:rFonts w:cs="Arial"/>
                <w:i/>
                <w:iCs/>
                <w:color w:val="008080"/>
                <w:lang w:val="fr-BE"/>
              </w:rPr>
              <w:t>ΕΠΙΔΟΜΑ ΔΙΑΘΕΣΙΜΟΤΗΤΑΣ</w:t>
            </w:r>
            <w:r w:rsidRPr="00292DEB">
              <w:rPr>
                <w:rFonts w:cs="Arial"/>
                <w:color w:val="000000"/>
                <w:lang w:val="fr-BE"/>
              </w:rPr>
              <w:t xml:space="preserve">): les entreprises dont les activités cessent ou ralentissent peuvent mettre leurs salariés en chômage technique pour une durée totale de </w:t>
            </w:r>
            <w:r w:rsidRPr="00292DEB">
              <w:rPr>
                <w:rFonts w:cs="Arial"/>
                <w:color w:val="C00000"/>
                <w:lang w:val="fr-BE"/>
              </w:rPr>
              <w:t>3</w:t>
            </w:r>
            <w:r w:rsidRPr="00292DEB">
              <w:rPr>
                <w:rFonts w:cs="Arial"/>
                <w:color w:val="000000"/>
                <w:lang w:val="fr-BE"/>
              </w:rPr>
              <w:t xml:space="preserve"> mois par an.</w:t>
            </w:r>
          </w:p>
        </w:tc>
        <w:tc>
          <w:tcPr>
            <w:tcW w:w="1370" w:type="pct"/>
          </w:tcPr>
          <w:p w14:paraId="0F4FF9F9"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E-X-12-EL</w:t>
            </w:r>
          </w:p>
          <w:p w14:paraId="0A35787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Special Seasonal Allowance</w:t>
            </w:r>
            <w:r w:rsidRPr="00292DEB">
              <w:rPr>
                <w:i/>
                <w:color w:val="008080"/>
                <w:sz w:val="15"/>
                <w:szCs w:val="15"/>
                <w:lang w:val="en-GB"/>
              </w:rPr>
              <w:t xml:space="preserve"> (</w:t>
            </w:r>
            <w:proofErr w:type="spellStart"/>
            <w:r w:rsidRPr="00292DEB">
              <w:rPr>
                <w:i/>
                <w:color w:val="008080"/>
                <w:sz w:val="15"/>
                <w:szCs w:val="15"/>
              </w:rPr>
              <w:t>Ειδικό</w:t>
            </w:r>
            <w:proofErr w:type="spellEnd"/>
            <w:r w:rsidRPr="00292DEB">
              <w:rPr>
                <w:i/>
                <w:color w:val="008080"/>
                <w:sz w:val="15"/>
                <w:szCs w:val="15"/>
                <w:lang w:val="en-GB"/>
              </w:rPr>
              <w:t xml:space="preserve"> </w:t>
            </w:r>
            <w:r w:rsidRPr="00292DEB">
              <w:rPr>
                <w:i/>
                <w:color w:val="008080"/>
                <w:sz w:val="15"/>
                <w:szCs w:val="15"/>
              </w:rPr>
              <w:t>Επ</w:t>
            </w:r>
            <w:proofErr w:type="spellStart"/>
            <w:r w:rsidRPr="00292DEB">
              <w:rPr>
                <w:i/>
                <w:color w:val="008080"/>
                <w:sz w:val="15"/>
                <w:szCs w:val="15"/>
              </w:rPr>
              <w:t>οχικό</w:t>
            </w:r>
            <w:proofErr w:type="spellEnd"/>
            <w:r w:rsidRPr="00292DEB">
              <w:rPr>
                <w:i/>
                <w:color w:val="008080"/>
                <w:sz w:val="15"/>
                <w:szCs w:val="15"/>
                <w:lang w:val="en-GB"/>
              </w:rPr>
              <w:t xml:space="preserve"> </w:t>
            </w:r>
            <w:proofErr w:type="spellStart"/>
            <w:r w:rsidRPr="00292DEB">
              <w:rPr>
                <w:i/>
                <w:color w:val="008080"/>
                <w:sz w:val="15"/>
                <w:szCs w:val="15"/>
              </w:rPr>
              <w:t>Βοήθημ</w:t>
            </w:r>
            <w:proofErr w:type="spellEnd"/>
            <w:r w:rsidRPr="00292DEB">
              <w:rPr>
                <w:i/>
                <w:color w:val="008080"/>
                <w:sz w:val="15"/>
                <w:szCs w:val="15"/>
              </w:rPr>
              <w:t>α</w:t>
            </w:r>
            <w:r w:rsidRPr="00292DEB">
              <w:rPr>
                <w:i/>
                <w:color w:val="008080"/>
                <w:sz w:val="15"/>
                <w:szCs w:val="15"/>
                <w:lang w:val="en-GB"/>
              </w:rPr>
              <w:t xml:space="preserve">): </w:t>
            </w:r>
            <w:r w:rsidRPr="00292DEB">
              <w:rPr>
                <w:color w:val="000000"/>
                <w:sz w:val="15"/>
                <w:szCs w:val="15"/>
                <w:lang w:val="en-GB"/>
              </w:rPr>
              <w:t>the allowance is granted to people whose professional activity is seasonal (i.e. construction workers, tobacco workers, salaried workers of the tourist sector, musicians, actors, etc.) It does not include Easter and Christmas financial aid. It is a lump sum; its amount is stipulated by a Ministerial Decision and is based on the lowest daily gross wage of the unskilled worker. Each year this allowance is granted from 10 September to 30 November.</w:t>
            </w:r>
          </w:p>
          <w:p w14:paraId="405BFB46"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3C3782F"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8000"/>
                <w:sz w:val="15"/>
                <w:szCs w:val="15"/>
                <w:lang w:val="en-GB"/>
              </w:rPr>
              <w:t>Availability Benefit</w:t>
            </w:r>
            <w:r w:rsidRPr="00292DEB">
              <w:rPr>
                <w:color w:val="000000"/>
                <w:sz w:val="15"/>
                <w:szCs w:val="15"/>
                <w:lang w:val="en-GB"/>
              </w:rPr>
              <w:t xml:space="preserve">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ΔΙΑΘΕΣΙΜΟΤΗΤΑΣ</w:t>
            </w:r>
            <w:r w:rsidRPr="00292DEB">
              <w:rPr>
                <w:color w:val="000000"/>
                <w:sz w:val="15"/>
                <w:szCs w:val="15"/>
                <w:lang w:val="en-GB"/>
              </w:rPr>
              <w:t xml:space="preserve">): companies whose activities cease or are reduced can temporarily lay-off employees for a total period of </w:t>
            </w:r>
            <w:r w:rsidRPr="00292DEB">
              <w:rPr>
                <w:color w:val="C00000"/>
                <w:sz w:val="15"/>
                <w:szCs w:val="15"/>
                <w:lang w:val="en-GB"/>
              </w:rPr>
              <w:t>three</w:t>
            </w:r>
            <w:r w:rsidRPr="00292DEB">
              <w:rPr>
                <w:color w:val="000000"/>
                <w:sz w:val="15"/>
                <w:szCs w:val="15"/>
                <w:lang w:val="en-GB"/>
              </w:rPr>
              <w:t xml:space="preserve"> months per year.</w:t>
            </w:r>
            <w:r w:rsidRPr="00292DEB">
              <w:rPr>
                <w:color w:val="000000"/>
                <w:sz w:val="15"/>
                <w:szCs w:val="15"/>
                <w:lang w:val="en-GB"/>
              </w:rPr>
              <w:br/>
            </w:r>
          </w:p>
          <w:p w14:paraId="1CE66F0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8890893" w14:textId="74BED69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FE336CF"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03B5434F" w14:textId="77777777" w:rsidR="005D0FED" w:rsidRPr="00292DEB" w:rsidRDefault="005D0FED" w:rsidP="00DB7CCE">
            <w:pPr>
              <w:spacing w:line="276" w:lineRule="auto"/>
              <w:rPr>
                <w:rFonts w:cs="Arial"/>
                <w:color w:val="0000FF"/>
              </w:rPr>
            </w:pPr>
          </w:p>
        </w:tc>
        <w:tc>
          <w:tcPr>
            <w:tcW w:w="127" w:type="pct"/>
          </w:tcPr>
          <w:p w14:paraId="3ABA6BA8" w14:textId="77777777" w:rsidR="005D0FED" w:rsidRPr="00292DEB" w:rsidRDefault="005D0FED" w:rsidP="00DB7CCE">
            <w:pPr>
              <w:spacing w:line="276" w:lineRule="auto"/>
              <w:rPr>
                <w:rFonts w:cs="Arial"/>
                <w:color w:val="0000FF"/>
                <w:lang w:val="fr-FR"/>
              </w:rPr>
            </w:pPr>
            <w:r w:rsidRPr="00292DEB">
              <w:rPr>
                <w:rFonts w:cs="Arial"/>
                <w:color w:val="0000FF"/>
                <w:lang w:val="fr-FR"/>
              </w:rPr>
              <w:t>12</w:t>
            </w:r>
          </w:p>
          <w:p w14:paraId="5286F2E5" w14:textId="77777777" w:rsidR="005D0FED" w:rsidRPr="00292DEB" w:rsidRDefault="005D0FED" w:rsidP="00DB7CCE">
            <w:pPr>
              <w:spacing w:line="276" w:lineRule="auto"/>
              <w:rPr>
                <w:rFonts w:cs="Arial"/>
                <w:color w:val="0000FF"/>
              </w:rPr>
            </w:pPr>
          </w:p>
        </w:tc>
        <w:tc>
          <w:tcPr>
            <w:tcW w:w="402" w:type="pct"/>
          </w:tcPr>
          <w:p w14:paraId="1CC0D85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7DA126F" w14:textId="77777777" w:rsidR="005D0FED" w:rsidRPr="00292DEB" w:rsidRDefault="005D0FED" w:rsidP="00DB7CCE">
            <w:pPr>
              <w:spacing w:line="276" w:lineRule="auto"/>
              <w:rPr>
                <w:rFonts w:cs="Arial"/>
                <w:color w:val="0000FF"/>
              </w:rPr>
            </w:pPr>
          </w:p>
        </w:tc>
      </w:tr>
      <w:tr w:rsidR="005D0FED" w:rsidRPr="00292DEB" w14:paraId="43F72614" w14:textId="77777777" w:rsidTr="005D0FED">
        <w:tc>
          <w:tcPr>
            <w:tcW w:w="193" w:type="pct"/>
          </w:tcPr>
          <w:p w14:paraId="32B38C89" w14:textId="77777777" w:rsidR="005D0FED" w:rsidRPr="00292DEB" w:rsidRDefault="005D0FED" w:rsidP="00DB7CCE">
            <w:pPr>
              <w:spacing w:line="276" w:lineRule="auto"/>
              <w:jc w:val="left"/>
              <w:rPr>
                <w:rFonts w:cs="Arial"/>
                <w:lang w:val="es-ES"/>
              </w:rPr>
            </w:pPr>
            <w:r w:rsidRPr="00292DEB">
              <w:rPr>
                <w:rFonts w:cs="Arial"/>
                <w:lang w:val="es-ES"/>
              </w:rPr>
              <w:t>EL</w:t>
            </w:r>
          </w:p>
          <w:p w14:paraId="2D234314" w14:textId="77777777" w:rsidR="005D0FED" w:rsidRPr="00292DEB" w:rsidRDefault="005D0FED" w:rsidP="00DB7CCE">
            <w:pPr>
              <w:spacing w:line="276" w:lineRule="auto"/>
              <w:jc w:val="left"/>
              <w:rPr>
                <w:rFonts w:cs="Arial"/>
                <w:lang w:val="es-ES"/>
              </w:rPr>
            </w:pPr>
            <w:r w:rsidRPr="00292DEB">
              <w:rPr>
                <w:rFonts w:cs="Arial"/>
                <w:lang w:val="es-ES"/>
              </w:rPr>
              <w:t>EL</w:t>
            </w:r>
          </w:p>
          <w:p w14:paraId="2A436575" w14:textId="3CD131E7" w:rsidR="005D0FED" w:rsidRPr="00292DEB" w:rsidRDefault="005D0FED" w:rsidP="00DB7CCE">
            <w:pPr>
              <w:spacing w:line="276" w:lineRule="auto"/>
              <w:jc w:val="left"/>
              <w:rPr>
                <w:rFonts w:cs="Arial"/>
                <w:b/>
              </w:rPr>
            </w:pPr>
            <w:r w:rsidRPr="00292DEB">
              <w:rPr>
                <w:rFonts w:cs="Arial"/>
                <w:lang w:val="es-ES"/>
              </w:rPr>
              <w:t>EL</w:t>
            </w:r>
          </w:p>
        </w:tc>
        <w:tc>
          <w:tcPr>
            <w:tcW w:w="1371" w:type="pct"/>
          </w:tcPr>
          <w:p w14:paraId="6B056454" w14:textId="77777777" w:rsidR="005D0FED" w:rsidRPr="00292DEB" w:rsidRDefault="005D0FED" w:rsidP="00DB7CCE">
            <w:pPr>
              <w:autoSpaceDE w:val="0"/>
              <w:autoSpaceDN w:val="0"/>
              <w:adjustRightInd w:val="0"/>
              <w:spacing w:line="276" w:lineRule="auto"/>
              <w:rPr>
                <w:rFonts w:cs="Arial"/>
                <w:iCs/>
              </w:rPr>
            </w:pPr>
            <w:r w:rsidRPr="00292DEB">
              <w:rPr>
                <w:rFonts w:cs="Arial"/>
                <w:iCs/>
                <w:color w:val="008000"/>
              </w:rPr>
              <w:t xml:space="preserve">Saisonale Sonderbeihilfe </w:t>
            </w:r>
            <w:r w:rsidRPr="00292DEB">
              <w:rPr>
                <w:rFonts w:cs="Arial"/>
                <w:i/>
                <w:iCs/>
                <w:color w:val="008080"/>
              </w:rPr>
              <w:t>(</w:t>
            </w:r>
            <w:proofErr w:type="spellStart"/>
            <w:r w:rsidRPr="00292DEB">
              <w:rPr>
                <w:rFonts w:cs="Arial"/>
                <w:i/>
                <w:iCs/>
                <w:color w:val="008080"/>
                <w:lang w:val="en-GB"/>
              </w:rPr>
              <w:t>Ειδικό</w:t>
            </w:r>
            <w:proofErr w:type="spellEnd"/>
            <w:r w:rsidRPr="00292DEB">
              <w:rPr>
                <w:rFonts w:cs="Arial"/>
                <w:i/>
                <w:iCs/>
                <w:color w:val="008080"/>
              </w:rPr>
              <w:t xml:space="preserve"> </w:t>
            </w:r>
            <w:r w:rsidRPr="00292DEB">
              <w:rPr>
                <w:rFonts w:cs="Arial"/>
                <w:i/>
                <w:iCs/>
                <w:color w:val="008080"/>
                <w:lang w:val="en-GB"/>
              </w:rPr>
              <w:t>Επ</w:t>
            </w:r>
            <w:proofErr w:type="spellStart"/>
            <w:r w:rsidRPr="00292DEB">
              <w:rPr>
                <w:rFonts w:cs="Arial"/>
                <w:i/>
                <w:iCs/>
                <w:color w:val="008080"/>
                <w:lang w:val="en-GB"/>
              </w:rPr>
              <w:t>οχικό</w:t>
            </w:r>
            <w:proofErr w:type="spellEnd"/>
            <w:r w:rsidRPr="00292DEB">
              <w:rPr>
                <w:rFonts w:cs="Arial"/>
                <w:i/>
                <w:iCs/>
                <w:color w:val="008080"/>
              </w:rPr>
              <w:t xml:space="preserve"> </w:t>
            </w:r>
            <w:proofErr w:type="spellStart"/>
            <w:r w:rsidRPr="00292DEB">
              <w:rPr>
                <w:rFonts w:cs="Arial"/>
                <w:i/>
                <w:iCs/>
                <w:color w:val="008080"/>
                <w:lang w:val="en-GB"/>
              </w:rPr>
              <w:t>Βοήθημ</w:t>
            </w:r>
            <w:proofErr w:type="spellEnd"/>
            <w:r w:rsidRPr="00292DEB">
              <w:rPr>
                <w:rFonts w:cs="Arial"/>
                <w:i/>
                <w:iCs/>
                <w:color w:val="008080"/>
                <w:lang w:val="en-GB"/>
              </w:rPr>
              <w:t>α</w:t>
            </w:r>
            <w:r w:rsidRPr="00292DEB">
              <w:rPr>
                <w:rFonts w:cs="Arial"/>
                <w:i/>
                <w:iCs/>
                <w:color w:val="008080"/>
              </w:rPr>
              <w:t>)</w:t>
            </w:r>
            <w:r w:rsidRPr="00292DEB">
              <w:rPr>
                <w:rFonts w:cs="Arial"/>
                <w:iCs/>
                <w:color w:val="008080"/>
              </w:rPr>
              <w:t xml:space="preserve">: </w:t>
            </w:r>
            <w:r w:rsidRPr="00292DEB">
              <w:rPr>
                <w:rFonts w:cs="Arial"/>
                <w:iCs/>
              </w:rPr>
              <w:t>die Leistungsempfänger müssen saisonal beschäftigt sein und nicht anspruchsberechtigt für das volle Arbeitslosengeld während des Bezugszeitraums (z.B. 10. September bis 30. November).</w:t>
            </w:r>
          </w:p>
          <w:p w14:paraId="48E6E1A7" w14:textId="77777777" w:rsidR="005D0FED" w:rsidRPr="00292DEB" w:rsidRDefault="005D0FED" w:rsidP="00DB7CCE">
            <w:pPr>
              <w:autoSpaceDE w:val="0"/>
              <w:autoSpaceDN w:val="0"/>
              <w:adjustRightInd w:val="0"/>
              <w:spacing w:line="276" w:lineRule="auto"/>
              <w:rPr>
                <w:rFonts w:cs="Arial"/>
                <w:iCs/>
              </w:rPr>
            </w:pPr>
          </w:p>
          <w:p w14:paraId="5C6B9650" w14:textId="77777777" w:rsidR="005D0FED" w:rsidRPr="00292DEB" w:rsidRDefault="005D0FED" w:rsidP="00DB7CCE">
            <w:pPr>
              <w:autoSpaceDE w:val="0"/>
              <w:autoSpaceDN w:val="0"/>
              <w:adjustRightInd w:val="0"/>
              <w:spacing w:line="276" w:lineRule="auto"/>
              <w:rPr>
                <w:rFonts w:cs="Arial"/>
                <w:iCs/>
              </w:rPr>
            </w:pPr>
            <w:r w:rsidRPr="00292DEB">
              <w:rPr>
                <w:rFonts w:cs="Arial"/>
                <w:iCs/>
              </w:rPr>
              <w:t>Bauarbeiter:</w:t>
            </w:r>
          </w:p>
          <w:p w14:paraId="26726251" w14:textId="77777777" w:rsidR="005D0FED" w:rsidRPr="00292DEB" w:rsidRDefault="005D0FED" w:rsidP="00DB7CCE">
            <w:pPr>
              <w:numPr>
                <w:ilvl w:val="0"/>
                <w:numId w:val="36"/>
              </w:numPr>
              <w:autoSpaceDE w:val="0"/>
              <w:autoSpaceDN w:val="0"/>
              <w:adjustRightInd w:val="0"/>
              <w:spacing w:line="276" w:lineRule="auto"/>
              <w:contextualSpacing/>
              <w:jc w:val="left"/>
              <w:rPr>
                <w:rFonts w:eastAsia="Calibri" w:cs="Arial"/>
                <w:iCs/>
              </w:rPr>
            </w:pPr>
            <w:r w:rsidRPr="00292DEB">
              <w:rPr>
                <w:rFonts w:eastAsia="Calibri" w:cs="Arial"/>
                <w:iCs/>
              </w:rPr>
              <w:t xml:space="preserve">müssen während des letzten Jahres vor Bezug der Zulage </w:t>
            </w:r>
            <w:r w:rsidRPr="00292DEB">
              <w:rPr>
                <w:rFonts w:eastAsia="Calibri" w:cs="Arial"/>
                <w:iCs/>
                <w:color w:val="C00000"/>
              </w:rPr>
              <w:t>95-210</w:t>
            </w:r>
            <w:r w:rsidRPr="00292DEB">
              <w:rPr>
                <w:rFonts w:eastAsia="Calibri" w:cs="Arial"/>
                <w:iCs/>
              </w:rPr>
              <w:t xml:space="preserve"> Tagesbruttoentgelte erworben haben</w:t>
            </w:r>
          </w:p>
          <w:p w14:paraId="0D327C72" w14:textId="77777777" w:rsidR="005D0FED" w:rsidRPr="00292DEB" w:rsidRDefault="005D0FED" w:rsidP="00DB7CCE">
            <w:pPr>
              <w:numPr>
                <w:ilvl w:val="0"/>
                <w:numId w:val="36"/>
              </w:numPr>
              <w:autoSpaceDE w:val="0"/>
              <w:autoSpaceDN w:val="0"/>
              <w:adjustRightInd w:val="0"/>
              <w:spacing w:line="276" w:lineRule="auto"/>
              <w:contextualSpacing/>
              <w:jc w:val="left"/>
              <w:rPr>
                <w:rFonts w:eastAsia="Calibri" w:cs="Arial"/>
                <w:iCs/>
              </w:rPr>
            </w:pPr>
            <w:r w:rsidRPr="00292DEB">
              <w:rPr>
                <w:rFonts w:eastAsia="Calibri" w:cs="Arial"/>
                <w:iCs/>
              </w:rPr>
              <w:t xml:space="preserve">sollten keine Auftragnehmer sein, die mehr als </w:t>
            </w:r>
            <w:r w:rsidRPr="00292DEB">
              <w:rPr>
                <w:rFonts w:eastAsia="Calibri" w:cs="Arial"/>
                <w:iCs/>
                <w:color w:val="C00000"/>
              </w:rPr>
              <w:t>3</w:t>
            </w:r>
            <w:r w:rsidRPr="00292DEB">
              <w:rPr>
                <w:rFonts w:eastAsia="Calibri" w:cs="Arial"/>
                <w:iCs/>
              </w:rPr>
              <w:t xml:space="preserve"> Arbeiter beschäftigen </w:t>
            </w:r>
          </w:p>
          <w:p w14:paraId="64DCCBAC" w14:textId="77777777" w:rsidR="005D0FED" w:rsidRPr="00292DEB" w:rsidRDefault="005D0FED" w:rsidP="00DB7CCE">
            <w:pPr>
              <w:numPr>
                <w:ilvl w:val="0"/>
                <w:numId w:val="36"/>
              </w:numPr>
              <w:autoSpaceDE w:val="0"/>
              <w:autoSpaceDN w:val="0"/>
              <w:adjustRightInd w:val="0"/>
              <w:spacing w:line="276" w:lineRule="auto"/>
              <w:contextualSpacing/>
              <w:jc w:val="left"/>
              <w:rPr>
                <w:rFonts w:eastAsia="Calibri" w:cs="Arial"/>
                <w:iCs/>
              </w:rPr>
            </w:pPr>
            <w:r w:rsidRPr="00292DEB">
              <w:rPr>
                <w:rFonts w:eastAsia="Calibri" w:cs="Arial"/>
                <w:iCs/>
              </w:rPr>
              <w:lastRenderedPageBreak/>
              <w:t xml:space="preserve">müssen ausschließlich in ihrem Spezialgebiet be-schäftigt sein </w:t>
            </w:r>
          </w:p>
          <w:p w14:paraId="057E7069" w14:textId="77777777" w:rsidR="005D0FED" w:rsidRPr="00292DEB" w:rsidRDefault="005D0FED" w:rsidP="00DB7CCE">
            <w:pPr>
              <w:autoSpaceDE w:val="0"/>
              <w:autoSpaceDN w:val="0"/>
              <w:adjustRightInd w:val="0"/>
              <w:spacing w:line="276" w:lineRule="auto"/>
              <w:rPr>
                <w:rFonts w:cs="Arial"/>
                <w:iCs/>
              </w:rPr>
            </w:pPr>
            <w:r w:rsidRPr="00292DEB">
              <w:rPr>
                <w:rFonts w:cs="Arial"/>
                <w:iCs/>
              </w:rPr>
              <w:t xml:space="preserve">Sie sind nicht anspruchsberechtigt für die saisonale Sonderbeihilfe, wenn sie an Schulungen der </w:t>
            </w:r>
            <w:r w:rsidRPr="00292DEB">
              <w:rPr>
                <w:rFonts w:cs="Arial"/>
                <w:iCs/>
                <w:color w:val="008000"/>
              </w:rPr>
              <w:t>DYPA</w:t>
            </w:r>
            <w:r w:rsidRPr="00292DEB">
              <w:rPr>
                <w:rFonts w:cs="Arial"/>
                <w:iCs/>
              </w:rPr>
              <w:t xml:space="preserve"> teilnehmen und vergütet werden. </w:t>
            </w:r>
          </w:p>
          <w:p w14:paraId="5EAB2756" w14:textId="77777777" w:rsidR="005D0FED" w:rsidRPr="00292DEB" w:rsidRDefault="005D0FED" w:rsidP="00DB7CCE">
            <w:pPr>
              <w:autoSpaceDE w:val="0"/>
              <w:autoSpaceDN w:val="0"/>
              <w:adjustRightInd w:val="0"/>
              <w:spacing w:line="276" w:lineRule="auto"/>
              <w:rPr>
                <w:rFonts w:cs="Arial"/>
                <w:iCs/>
              </w:rPr>
            </w:pPr>
          </w:p>
          <w:p w14:paraId="6710FB1C" w14:textId="77777777" w:rsidR="005D0FED" w:rsidRPr="00292DEB" w:rsidRDefault="005D0FED" w:rsidP="00DB7CCE">
            <w:pPr>
              <w:autoSpaceDE w:val="0"/>
              <w:autoSpaceDN w:val="0"/>
              <w:adjustRightInd w:val="0"/>
              <w:spacing w:line="276" w:lineRule="auto"/>
              <w:rPr>
                <w:rFonts w:cs="Arial"/>
                <w:iCs/>
                <w:lang w:val="en-GB"/>
              </w:rPr>
            </w:pPr>
            <w:r w:rsidRPr="00292DEB">
              <w:rPr>
                <w:rFonts w:cs="Arial"/>
                <w:iCs/>
                <w:lang w:val="en-GB"/>
              </w:rPr>
              <w:t xml:space="preserve">Andere </w:t>
            </w:r>
            <w:proofErr w:type="spellStart"/>
            <w:r w:rsidRPr="00292DEB">
              <w:rPr>
                <w:rFonts w:cs="Arial"/>
                <w:iCs/>
                <w:lang w:val="en-GB"/>
              </w:rPr>
              <w:t>Kategorien</w:t>
            </w:r>
            <w:proofErr w:type="spellEnd"/>
            <w:r w:rsidRPr="00292DEB">
              <w:rPr>
                <w:rFonts w:cs="Arial"/>
                <w:iCs/>
                <w:lang w:val="en-GB"/>
              </w:rPr>
              <w:t xml:space="preserve"> von </w:t>
            </w:r>
            <w:proofErr w:type="spellStart"/>
            <w:r w:rsidRPr="00292DEB">
              <w:rPr>
                <w:rFonts w:cs="Arial"/>
                <w:iCs/>
                <w:lang w:val="en-GB"/>
              </w:rPr>
              <w:t>Leistungsempfängern</w:t>
            </w:r>
            <w:proofErr w:type="spellEnd"/>
            <w:r w:rsidRPr="00292DEB">
              <w:rPr>
                <w:rFonts w:cs="Arial"/>
                <w:iCs/>
                <w:lang w:val="en-GB"/>
              </w:rPr>
              <w:t>:</w:t>
            </w:r>
          </w:p>
          <w:p w14:paraId="117E5E75" w14:textId="77777777" w:rsidR="005D0FED" w:rsidRPr="00292DEB" w:rsidRDefault="005D0FED" w:rsidP="00DB7CCE">
            <w:pPr>
              <w:numPr>
                <w:ilvl w:val="0"/>
                <w:numId w:val="37"/>
              </w:numPr>
              <w:autoSpaceDE w:val="0"/>
              <w:autoSpaceDN w:val="0"/>
              <w:adjustRightInd w:val="0"/>
              <w:spacing w:line="276" w:lineRule="auto"/>
              <w:contextualSpacing/>
              <w:jc w:val="left"/>
              <w:rPr>
                <w:rFonts w:eastAsia="Calibri" w:cs="Arial"/>
                <w:iCs/>
              </w:rPr>
            </w:pPr>
            <w:r w:rsidRPr="00292DEB">
              <w:rPr>
                <w:rFonts w:eastAsia="Calibri" w:cs="Arial"/>
                <w:iCs/>
              </w:rPr>
              <w:t xml:space="preserve">müssen im letzten Jahr vor dem Bezug der Zulage eine bestimmte Anzahl von Tagesbruttoentgelten erworben haben. Die Anzahl der Tagesbruttoentgelte ist abhängig vom Spezialgebiet und variiert zwischen </w:t>
            </w:r>
            <w:r w:rsidRPr="00292DEB">
              <w:rPr>
                <w:rFonts w:eastAsia="Calibri" w:cs="Arial"/>
                <w:iCs/>
                <w:color w:val="C00000"/>
              </w:rPr>
              <w:t>50</w:t>
            </w:r>
            <w:r w:rsidRPr="00292DEB">
              <w:rPr>
                <w:rFonts w:eastAsia="Calibri" w:cs="Arial"/>
                <w:iCs/>
              </w:rPr>
              <w:t xml:space="preserve"> und </w:t>
            </w:r>
            <w:r w:rsidRPr="00292DEB">
              <w:rPr>
                <w:rFonts w:eastAsia="Calibri" w:cs="Arial"/>
                <w:iCs/>
                <w:color w:val="C00000"/>
              </w:rPr>
              <w:t>240</w:t>
            </w:r>
            <w:r w:rsidRPr="00292DEB">
              <w:rPr>
                <w:rFonts w:eastAsia="Calibri" w:cs="Arial"/>
                <w:iCs/>
              </w:rPr>
              <w:t xml:space="preserve">. </w:t>
            </w:r>
          </w:p>
          <w:p w14:paraId="37FA5697" w14:textId="77777777" w:rsidR="005D0FED" w:rsidRPr="00292DEB" w:rsidRDefault="005D0FED" w:rsidP="00DB7CCE">
            <w:pPr>
              <w:numPr>
                <w:ilvl w:val="0"/>
                <w:numId w:val="37"/>
              </w:numPr>
              <w:autoSpaceDE w:val="0"/>
              <w:autoSpaceDN w:val="0"/>
              <w:adjustRightInd w:val="0"/>
              <w:spacing w:line="276" w:lineRule="auto"/>
              <w:contextualSpacing/>
              <w:jc w:val="left"/>
              <w:rPr>
                <w:rFonts w:eastAsia="Calibri" w:cs="Arial"/>
                <w:iCs/>
              </w:rPr>
            </w:pPr>
            <w:r w:rsidRPr="00292DEB">
              <w:rPr>
                <w:rFonts w:eastAsia="Calibri" w:cs="Arial"/>
                <w:iCs/>
              </w:rPr>
              <w:t xml:space="preserve">Die Summe der Tagesbruttoentgelte darf </w:t>
            </w:r>
            <w:r w:rsidRPr="00292DEB">
              <w:rPr>
                <w:rFonts w:eastAsia="Calibri" w:cs="Arial"/>
                <w:iCs/>
                <w:color w:val="C00000"/>
              </w:rPr>
              <w:t xml:space="preserve">240 </w:t>
            </w:r>
            <w:r w:rsidRPr="00292DEB">
              <w:rPr>
                <w:rFonts w:eastAsia="Calibri" w:cs="Arial"/>
                <w:iCs/>
              </w:rPr>
              <w:t>nicht überschreiten.</w:t>
            </w:r>
          </w:p>
          <w:p w14:paraId="19D8BF84" w14:textId="77777777" w:rsidR="005D0FED" w:rsidRPr="00292DEB" w:rsidRDefault="005D0FED" w:rsidP="00DB7CCE">
            <w:pPr>
              <w:numPr>
                <w:ilvl w:val="0"/>
                <w:numId w:val="37"/>
              </w:numPr>
              <w:autoSpaceDE w:val="0"/>
              <w:autoSpaceDN w:val="0"/>
              <w:adjustRightInd w:val="0"/>
              <w:spacing w:line="276" w:lineRule="auto"/>
              <w:contextualSpacing/>
              <w:jc w:val="left"/>
              <w:rPr>
                <w:rFonts w:cs="Arial"/>
              </w:rPr>
            </w:pPr>
            <w:r w:rsidRPr="00292DEB">
              <w:rPr>
                <w:rFonts w:eastAsia="Calibri" w:cs="Arial"/>
                <w:iCs/>
              </w:rPr>
              <w:t>dürfen während des Jahres der Zulage keinen Anspruch auf Arbeitslosengeld haben.</w:t>
            </w:r>
          </w:p>
          <w:p w14:paraId="2B37EA92" w14:textId="77777777" w:rsidR="005D0FED" w:rsidRPr="00292DEB" w:rsidRDefault="005D0FED" w:rsidP="00DB7CCE">
            <w:pPr>
              <w:autoSpaceDE w:val="0"/>
              <w:autoSpaceDN w:val="0"/>
              <w:adjustRightInd w:val="0"/>
              <w:spacing w:line="276" w:lineRule="auto"/>
              <w:rPr>
                <w:rFonts w:cs="Arial"/>
                <w:iCs/>
              </w:rPr>
            </w:pPr>
            <w:r w:rsidRPr="00292DEB">
              <w:rPr>
                <w:rFonts w:cs="Arial"/>
                <w:iCs/>
              </w:rPr>
              <w:t xml:space="preserve">Sie sind nicht anspruchsberechtigt für die saisonale Sonderbeihilfe, wenn sie an Schulungen der </w:t>
            </w:r>
            <w:r w:rsidRPr="00292DEB">
              <w:rPr>
                <w:rFonts w:cs="Arial"/>
                <w:iCs/>
                <w:color w:val="008000"/>
              </w:rPr>
              <w:t>DYPA</w:t>
            </w:r>
            <w:r w:rsidRPr="00292DEB">
              <w:rPr>
                <w:rFonts w:cs="Arial"/>
                <w:iCs/>
              </w:rPr>
              <w:t xml:space="preserve"> teilnehmen und vergütet werden. </w:t>
            </w:r>
          </w:p>
          <w:p w14:paraId="1B2E9EAF" w14:textId="77777777" w:rsidR="005D0FED" w:rsidRPr="00292DEB" w:rsidRDefault="005D0FED" w:rsidP="00DB7CCE">
            <w:pPr>
              <w:spacing w:line="276" w:lineRule="auto"/>
              <w:rPr>
                <w:rFonts w:cs="Arial"/>
                <w:b/>
                <w:color w:val="FF0000"/>
              </w:rPr>
            </w:pPr>
          </w:p>
          <w:p w14:paraId="668A6987" w14:textId="77777777" w:rsidR="005D0FED" w:rsidRPr="00292DEB" w:rsidRDefault="005D0FED" w:rsidP="00DB7CCE">
            <w:pPr>
              <w:pStyle w:val="Normal0"/>
              <w:spacing w:before="0" w:after="0" w:line="276" w:lineRule="auto"/>
              <w:rPr>
                <w:sz w:val="15"/>
                <w:szCs w:val="15"/>
                <w:lang w:val="de-DE"/>
              </w:rPr>
            </w:pPr>
            <w:r w:rsidRPr="00292DEB">
              <w:rPr>
                <w:color w:val="008000"/>
                <w:sz w:val="15"/>
                <w:szCs w:val="15"/>
                <w:lang w:val="de-DE"/>
              </w:rPr>
              <w:t>Verfügbarkeitsleistung</w:t>
            </w:r>
            <w:r w:rsidRPr="00292DEB">
              <w:rPr>
                <w:color w:val="000000"/>
                <w:sz w:val="15"/>
                <w:szCs w:val="15"/>
                <w:lang w:val="de-DE"/>
              </w:rPr>
              <w:t xml:space="preserve"> (</w:t>
            </w:r>
            <w:r w:rsidRPr="00292DEB">
              <w:rPr>
                <w:i/>
                <w:iCs/>
                <w:color w:val="008080"/>
                <w:sz w:val="15"/>
                <w:szCs w:val="15"/>
                <w:lang w:val="en-GB"/>
              </w:rPr>
              <w:t>ΕΠΙΔΟΜΑ</w:t>
            </w:r>
            <w:r w:rsidRPr="00292DEB">
              <w:rPr>
                <w:i/>
                <w:iCs/>
                <w:color w:val="008080"/>
                <w:sz w:val="15"/>
                <w:szCs w:val="15"/>
                <w:lang w:val="de-DE"/>
              </w:rPr>
              <w:t xml:space="preserve"> </w:t>
            </w:r>
            <w:r w:rsidRPr="00292DEB">
              <w:rPr>
                <w:i/>
                <w:iCs/>
                <w:color w:val="008080"/>
                <w:sz w:val="15"/>
                <w:szCs w:val="15"/>
                <w:lang w:val="en-GB"/>
              </w:rPr>
              <w:t>ΔΙΑΘΕΣΙΜΟΤΗΤΑΣ</w:t>
            </w:r>
            <w:r w:rsidRPr="00292DEB">
              <w:rPr>
                <w:color w:val="000000"/>
                <w:sz w:val="15"/>
                <w:szCs w:val="15"/>
                <w:lang w:val="de-DE"/>
              </w:rPr>
              <w:t xml:space="preserve">): nachdem die gesetzlichen Vertreter der Arbeitnehmer hinzugezogen wurden, </w:t>
            </w:r>
            <w:r w:rsidRPr="00292DEB">
              <w:rPr>
                <w:sz w:val="15"/>
                <w:szCs w:val="15"/>
                <w:lang w:val="de-DE"/>
              </w:rPr>
              <w:t xml:space="preserve">muss den Arbeitnehmern die Entscheidung über die Entlassungen schriftlich mitgeteilt werden, woraufhin sie anspruchsberechtigt sind auf die Leistung, Ihre Arbeitsverträge sind weiterhin gültig und sie gelten nicht als arbeitslos. </w:t>
            </w:r>
          </w:p>
          <w:p w14:paraId="0637FCFB" w14:textId="06DED801" w:rsidR="005D0FED" w:rsidRPr="00292DEB" w:rsidRDefault="005D0FED" w:rsidP="00DB7CCE">
            <w:pPr>
              <w:spacing w:line="276" w:lineRule="auto"/>
              <w:rPr>
                <w:rFonts w:cs="Arial"/>
              </w:rPr>
            </w:pPr>
          </w:p>
        </w:tc>
        <w:tc>
          <w:tcPr>
            <w:tcW w:w="1370" w:type="pct"/>
          </w:tcPr>
          <w:p w14:paraId="66FF4498" w14:textId="77777777" w:rsidR="005D0FED" w:rsidRPr="00292DEB" w:rsidRDefault="005D0FED" w:rsidP="00DB7CCE">
            <w:pPr>
              <w:autoSpaceDE w:val="0"/>
              <w:autoSpaceDN w:val="0"/>
              <w:adjustRightInd w:val="0"/>
              <w:spacing w:line="276" w:lineRule="auto"/>
              <w:rPr>
                <w:rFonts w:cs="Arial"/>
                <w:iCs/>
                <w:lang w:val="fr-BE"/>
              </w:rPr>
            </w:pPr>
            <w:r w:rsidRPr="00292DEB">
              <w:rPr>
                <w:rFonts w:cs="Arial"/>
                <w:iCs/>
                <w:color w:val="008000"/>
                <w:lang w:val="fr-BE"/>
              </w:rPr>
              <w:lastRenderedPageBreak/>
              <w:t>Allocation saisonnière spéciale</w:t>
            </w:r>
            <w:r w:rsidRPr="00292DEB">
              <w:rPr>
                <w:rFonts w:cs="Arial"/>
                <w:iCs/>
                <w:lang w:val="fr-BE"/>
              </w:rPr>
              <w:t xml:space="preserve"> </w:t>
            </w:r>
            <w:r w:rsidRPr="00292DEB">
              <w:rPr>
                <w:rFonts w:cs="Arial"/>
                <w:i/>
                <w:iCs/>
                <w:color w:val="008080"/>
                <w:lang w:val="fr-BE"/>
              </w:rPr>
              <w:t>(</w:t>
            </w:r>
            <w:proofErr w:type="spellStart"/>
            <w:r w:rsidRPr="00292DEB">
              <w:rPr>
                <w:rFonts w:cs="Arial"/>
                <w:i/>
                <w:iCs/>
                <w:color w:val="008080"/>
                <w:lang w:val="fr-BE"/>
              </w:rPr>
              <w:t>Ειδικό</w:t>
            </w:r>
            <w:proofErr w:type="spellEnd"/>
            <w:r w:rsidRPr="00292DEB">
              <w:rPr>
                <w:rFonts w:cs="Arial"/>
                <w:i/>
                <w:iCs/>
                <w:color w:val="008080"/>
                <w:lang w:val="fr-BE"/>
              </w:rPr>
              <w:t xml:space="preserve"> Επ</w:t>
            </w:r>
            <w:proofErr w:type="spellStart"/>
            <w:r w:rsidRPr="00292DEB">
              <w:rPr>
                <w:rFonts w:cs="Arial"/>
                <w:i/>
                <w:iCs/>
                <w:color w:val="008080"/>
                <w:lang w:val="fr-BE"/>
              </w:rPr>
              <w:t>οχικό</w:t>
            </w:r>
            <w:proofErr w:type="spellEnd"/>
            <w:r w:rsidRPr="00292DEB">
              <w:rPr>
                <w:rFonts w:cs="Arial"/>
                <w:i/>
                <w:iCs/>
                <w:color w:val="008080"/>
                <w:lang w:val="fr-BE"/>
              </w:rPr>
              <w:t xml:space="preserve"> </w:t>
            </w:r>
            <w:proofErr w:type="spellStart"/>
            <w:r w:rsidRPr="00292DEB">
              <w:rPr>
                <w:rFonts w:cs="Arial"/>
                <w:i/>
                <w:iCs/>
                <w:color w:val="008080"/>
                <w:lang w:val="fr-BE"/>
              </w:rPr>
              <w:t>Βοήθημ</w:t>
            </w:r>
            <w:proofErr w:type="spellEnd"/>
            <w:r w:rsidRPr="00292DEB">
              <w:rPr>
                <w:rFonts w:cs="Arial"/>
                <w:i/>
                <w:iCs/>
                <w:color w:val="008080"/>
                <w:lang w:val="fr-BE"/>
              </w:rPr>
              <w:t>α)</w:t>
            </w:r>
            <w:r w:rsidRPr="00292DEB">
              <w:rPr>
                <w:rFonts w:cs="Arial"/>
                <w:iCs/>
                <w:lang w:val="fr-BE"/>
              </w:rPr>
              <w:t xml:space="preserve">: les bénéficiaires doivent être des travailleurs salariés saisonniers et ne pas être éligibles au bénéfice d’une allocation intégrale de chômage durant la période de perception de la prestation (c’est-à-dire du 10 septembre au 30 novembre). </w:t>
            </w:r>
          </w:p>
          <w:p w14:paraId="69F77247" w14:textId="77777777" w:rsidR="005D0FED" w:rsidRPr="00292DEB" w:rsidRDefault="005D0FED" w:rsidP="00DB7CCE">
            <w:pPr>
              <w:autoSpaceDE w:val="0"/>
              <w:autoSpaceDN w:val="0"/>
              <w:adjustRightInd w:val="0"/>
              <w:spacing w:line="276" w:lineRule="auto"/>
              <w:rPr>
                <w:rFonts w:cs="Arial"/>
                <w:iCs/>
                <w:lang w:val="fr-BE"/>
              </w:rPr>
            </w:pPr>
          </w:p>
          <w:p w14:paraId="54E7FFAF" w14:textId="77777777" w:rsidR="005D0FED" w:rsidRPr="00292DEB" w:rsidRDefault="005D0FED" w:rsidP="00DB7CCE">
            <w:pPr>
              <w:autoSpaceDE w:val="0"/>
              <w:autoSpaceDN w:val="0"/>
              <w:adjustRightInd w:val="0"/>
              <w:spacing w:line="276" w:lineRule="auto"/>
              <w:rPr>
                <w:rFonts w:cs="Arial"/>
                <w:iCs/>
                <w:lang w:val="fr-BE"/>
              </w:rPr>
            </w:pPr>
            <w:r w:rsidRPr="00292DEB">
              <w:rPr>
                <w:rFonts w:cs="Arial"/>
                <w:iCs/>
                <w:lang w:val="fr-BE"/>
              </w:rPr>
              <w:t>Pour les travailleurs de la construction:</w:t>
            </w:r>
          </w:p>
          <w:p w14:paraId="6348BA02" w14:textId="77777777" w:rsidR="005D0FED" w:rsidRPr="00292DEB" w:rsidRDefault="005D0FED" w:rsidP="00DB7CCE">
            <w:pPr>
              <w:pStyle w:val="ListParagraph"/>
              <w:numPr>
                <w:ilvl w:val="0"/>
                <w:numId w:val="36"/>
              </w:numPr>
              <w:autoSpaceDE w:val="0"/>
              <w:autoSpaceDN w:val="0"/>
              <w:adjustRightInd w:val="0"/>
              <w:spacing w:after="0"/>
              <w:rPr>
                <w:rFonts w:ascii="Arial" w:hAnsi="Arial" w:cs="Arial"/>
                <w:iCs/>
                <w:sz w:val="15"/>
                <w:szCs w:val="15"/>
                <w:lang w:val="fr-BE"/>
              </w:rPr>
            </w:pPr>
            <w:r w:rsidRPr="00292DEB">
              <w:rPr>
                <w:rFonts w:ascii="Arial" w:hAnsi="Arial" w:cs="Arial"/>
                <w:iCs/>
                <w:sz w:val="15"/>
                <w:szCs w:val="15"/>
                <w:lang w:val="fr-BE"/>
              </w:rPr>
              <w:t xml:space="preserve">Ils doivent avoir atteint </w:t>
            </w:r>
            <w:r w:rsidRPr="00292DEB">
              <w:rPr>
                <w:rFonts w:ascii="Arial" w:hAnsi="Arial" w:cs="Arial"/>
                <w:iCs/>
                <w:color w:val="C00000"/>
                <w:sz w:val="15"/>
                <w:szCs w:val="15"/>
                <w:lang w:val="fr-BE"/>
              </w:rPr>
              <w:t xml:space="preserve">95-210 </w:t>
            </w:r>
            <w:r w:rsidRPr="00292DEB">
              <w:rPr>
                <w:rFonts w:ascii="Arial" w:hAnsi="Arial" w:cs="Arial"/>
                <w:iCs/>
                <w:sz w:val="15"/>
                <w:szCs w:val="15"/>
                <w:lang w:val="fr-BE"/>
              </w:rPr>
              <w:t xml:space="preserve">salaires bruts journaliers au cours de la dernière année, avant la perception de l’allocation; </w:t>
            </w:r>
          </w:p>
          <w:p w14:paraId="7814CBF8" w14:textId="77777777" w:rsidR="005D0FED" w:rsidRPr="00292DEB" w:rsidRDefault="005D0FED" w:rsidP="00DB7CCE">
            <w:pPr>
              <w:pStyle w:val="ListParagraph"/>
              <w:numPr>
                <w:ilvl w:val="0"/>
                <w:numId w:val="36"/>
              </w:numPr>
              <w:autoSpaceDE w:val="0"/>
              <w:autoSpaceDN w:val="0"/>
              <w:adjustRightInd w:val="0"/>
              <w:spacing w:after="0"/>
              <w:rPr>
                <w:rFonts w:ascii="Arial" w:hAnsi="Arial" w:cs="Arial"/>
                <w:iCs/>
                <w:sz w:val="15"/>
                <w:szCs w:val="15"/>
                <w:lang w:val="fr-BE"/>
              </w:rPr>
            </w:pPr>
            <w:r w:rsidRPr="00292DEB">
              <w:rPr>
                <w:rFonts w:ascii="Arial" w:hAnsi="Arial" w:cs="Arial"/>
                <w:iCs/>
                <w:sz w:val="15"/>
                <w:szCs w:val="15"/>
                <w:lang w:val="fr-BE"/>
              </w:rPr>
              <w:lastRenderedPageBreak/>
              <w:t xml:space="preserve">Il ne doit pas s’agir de sous-traitants employant plus de </w:t>
            </w:r>
            <w:r w:rsidRPr="00292DEB">
              <w:rPr>
                <w:rFonts w:ascii="Arial" w:hAnsi="Arial" w:cs="Arial"/>
                <w:iCs/>
                <w:color w:val="C00000"/>
                <w:sz w:val="15"/>
                <w:szCs w:val="15"/>
                <w:lang w:val="fr-BE"/>
              </w:rPr>
              <w:t>3</w:t>
            </w:r>
            <w:r w:rsidRPr="00292DEB">
              <w:rPr>
                <w:rFonts w:ascii="Arial" w:hAnsi="Arial" w:cs="Arial"/>
                <w:iCs/>
                <w:sz w:val="15"/>
                <w:szCs w:val="15"/>
                <w:lang w:val="fr-BE"/>
              </w:rPr>
              <w:t xml:space="preserve"> travailleurs; </w:t>
            </w:r>
          </w:p>
          <w:p w14:paraId="50E1E2DA" w14:textId="77777777" w:rsidR="005D0FED" w:rsidRPr="00292DEB" w:rsidRDefault="005D0FED" w:rsidP="00DB7CCE">
            <w:pPr>
              <w:pStyle w:val="ListParagraph"/>
              <w:numPr>
                <w:ilvl w:val="0"/>
                <w:numId w:val="36"/>
              </w:numPr>
              <w:autoSpaceDE w:val="0"/>
              <w:autoSpaceDN w:val="0"/>
              <w:adjustRightInd w:val="0"/>
              <w:spacing w:after="0"/>
              <w:rPr>
                <w:rFonts w:ascii="Arial" w:hAnsi="Arial" w:cs="Arial"/>
                <w:iCs/>
                <w:sz w:val="15"/>
                <w:szCs w:val="15"/>
                <w:lang w:val="fr-BE"/>
              </w:rPr>
            </w:pPr>
            <w:r w:rsidRPr="00292DEB">
              <w:rPr>
                <w:rFonts w:ascii="Arial" w:hAnsi="Arial" w:cs="Arial"/>
                <w:iCs/>
                <w:sz w:val="15"/>
                <w:szCs w:val="15"/>
                <w:lang w:val="fr-BE"/>
              </w:rPr>
              <w:t xml:space="preserve">Ils doivent travailler exclusivement dans leur domaine de spécialité. </w:t>
            </w:r>
          </w:p>
          <w:p w14:paraId="04C8A57B" w14:textId="77777777" w:rsidR="005D0FED" w:rsidRPr="00292DEB" w:rsidRDefault="005D0FED" w:rsidP="00DB7CCE">
            <w:pPr>
              <w:autoSpaceDE w:val="0"/>
              <w:autoSpaceDN w:val="0"/>
              <w:adjustRightInd w:val="0"/>
              <w:spacing w:line="276" w:lineRule="auto"/>
              <w:rPr>
                <w:rFonts w:cs="Arial"/>
                <w:iCs/>
                <w:lang w:val="fr-BE"/>
              </w:rPr>
            </w:pPr>
            <w:r w:rsidRPr="00292DEB">
              <w:rPr>
                <w:rFonts w:cs="Arial"/>
                <w:iCs/>
                <w:lang w:val="fr-BE"/>
              </w:rPr>
              <w:t xml:space="preserve">Ils ne peuvent pas prétendre à l’assistance saisonnière spéciale s’ils participent à une formation du </w:t>
            </w:r>
            <w:r w:rsidRPr="00292DEB">
              <w:rPr>
                <w:rFonts w:cs="Arial"/>
                <w:iCs/>
                <w:color w:val="008000"/>
                <w:lang w:val="fr-BE"/>
              </w:rPr>
              <w:t>DYPA</w:t>
            </w:r>
            <w:r w:rsidRPr="00292DEB">
              <w:rPr>
                <w:rFonts w:cs="Arial"/>
                <w:iCs/>
                <w:lang w:val="fr-BE"/>
              </w:rPr>
              <w:t xml:space="preserve"> et perçoivent un remboursement.</w:t>
            </w:r>
          </w:p>
          <w:p w14:paraId="208122D2" w14:textId="77777777" w:rsidR="005D0FED" w:rsidRPr="00292DEB" w:rsidRDefault="005D0FED" w:rsidP="00DB7CCE">
            <w:pPr>
              <w:autoSpaceDE w:val="0"/>
              <w:autoSpaceDN w:val="0"/>
              <w:adjustRightInd w:val="0"/>
              <w:spacing w:line="276" w:lineRule="auto"/>
              <w:rPr>
                <w:rFonts w:cs="Arial"/>
                <w:iCs/>
                <w:lang w:val="fr-BE"/>
              </w:rPr>
            </w:pPr>
          </w:p>
          <w:p w14:paraId="1521A28A" w14:textId="77777777" w:rsidR="005D0FED" w:rsidRPr="00292DEB" w:rsidRDefault="005D0FED" w:rsidP="00DB7CCE">
            <w:pPr>
              <w:autoSpaceDE w:val="0"/>
              <w:autoSpaceDN w:val="0"/>
              <w:adjustRightInd w:val="0"/>
              <w:spacing w:line="276" w:lineRule="auto"/>
              <w:rPr>
                <w:rFonts w:cs="Arial"/>
                <w:iCs/>
                <w:lang w:val="fr-BE"/>
              </w:rPr>
            </w:pPr>
            <w:r w:rsidRPr="00292DEB">
              <w:rPr>
                <w:rFonts w:cs="Arial"/>
                <w:iCs/>
                <w:lang w:val="fr-BE"/>
              </w:rPr>
              <w:t>Autres catégories de bénéficiaires:</w:t>
            </w:r>
          </w:p>
          <w:p w14:paraId="46655037" w14:textId="77777777" w:rsidR="005D0FED" w:rsidRPr="00292DEB" w:rsidRDefault="005D0FED" w:rsidP="00DB7CCE">
            <w:pPr>
              <w:pStyle w:val="ListParagraph"/>
              <w:numPr>
                <w:ilvl w:val="0"/>
                <w:numId w:val="37"/>
              </w:numPr>
              <w:autoSpaceDE w:val="0"/>
              <w:autoSpaceDN w:val="0"/>
              <w:adjustRightInd w:val="0"/>
              <w:spacing w:after="0"/>
              <w:rPr>
                <w:rFonts w:ascii="Arial" w:hAnsi="Arial" w:cs="Arial"/>
                <w:iCs/>
                <w:sz w:val="15"/>
                <w:szCs w:val="15"/>
                <w:lang w:val="fr-BE"/>
              </w:rPr>
            </w:pPr>
            <w:r w:rsidRPr="00292DEB">
              <w:rPr>
                <w:rFonts w:ascii="Arial" w:hAnsi="Arial" w:cs="Arial"/>
                <w:iCs/>
                <w:sz w:val="15"/>
                <w:szCs w:val="15"/>
                <w:lang w:val="fr-BE"/>
              </w:rPr>
              <w:t xml:space="preserve">Ils doivent avoir atteint un nombre de salaires bruts journaliers au cours de la dernière année, avant la perception de l’allocation. Le nombre de salaires bruts journaliers dépend du domaine de spécialité et varie entre </w:t>
            </w:r>
            <w:r w:rsidRPr="00292DEB">
              <w:rPr>
                <w:rFonts w:ascii="Arial" w:hAnsi="Arial" w:cs="Arial"/>
                <w:iCs/>
                <w:color w:val="C00000"/>
                <w:sz w:val="15"/>
                <w:szCs w:val="15"/>
                <w:lang w:val="fr-BE"/>
              </w:rPr>
              <w:t>50</w:t>
            </w:r>
            <w:r w:rsidRPr="00292DEB">
              <w:rPr>
                <w:rFonts w:ascii="Arial" w:hAnsi="Arial" w:cs="Arial"/>
                <w:iCs/>
                <w:sz w:val="15"/>
                <w:szCs w:val="15"/>
                <w:lang w:val="fr-BE"/>
              </w:rPr>
              <w:t xml:space="preserve"> et </w:t>
            </w:r>
            <w:r w:rsidRPr="00292DEB">
              <w:rPr>
                <w:rFonts w:ascii="Arial" w:hAnsi="Arial" w:cs="Arial"/>
                <w:iCs/>
                <w:color w:val="C00000"/>
                <w:sz w:val="15"/>
                <w:szCs w:val="15"/>
                <w:lang w:val="fr-BE"/>
              </w:rPr>
              <w:t>240</w:t>
            </w:r>
            <w:r w:rsidRPr="00292DEB">
              <w:rPr>
                <w:rFonts w:ascii="Arial" w:hAnsi="Arial" w:cs="Arial"/>
                <w:iCs/>
                <w:sz w:val="15"/>
                <w:szCs w:val="15"/>
                <w:lang w:val="fr-BE"/>
              </w:rPr>
              <w:t>.</w:t>
            </w:r>
          </w:p>
          <w:p w14:paraId="37C31DC8" w14:textId="77777777" w:rsidR="005D0FED" w:rsidRPr="00292DEB" w:rsidRDefault="005D0FED" w:rsidP="00DB7CCE">
            <w:pPr>
              <w:pStyle w:val="ListParagraph"/>
              <w:numPr>
                <w:ilvl w:val="0"/>
                <w:numId w:val="37"/>
              </w:numPr>
              <w:autoSpaceDE w:val="0"/>
              <w:autoSpaceDN w:val="0"/>
              <w:adjustRightInd w:val="0"/>
              <w:spacing w:after="0"/>
              <w:rPr>
                <w:rFonts w:ascii="Arial" w:hAnsi="Arial" w:cs="Arial"/>
                <w:iCs/>
                <w:sz w:val="15"/>
                <w:szCs w:val="15"/>
                <w:lang w:val="fr-BE"/>
              </w:rPr>
            </w:pPr>
            <w:r w:rsidRPr="00292DEB">
              <w:rPr>
                <w:rFonts w:ascii="Arial" w:hAnsi="Arial" w:cs="Arial"/>
                <w:iCs/>
                <w:sz w:val="15"/>
                <w:szCs w:val="15"/>
                <w:lang w:val="fr-BE"/>
              </w:rPr>
              <w:t xml:space="preserve">La somme des salaires bruts journaliers ne doit pas être supérieur à </w:t>
            </w:r>
            <w:r w:rsidRPr="00292DEB">
              <w:rPr>
                <w:rFonts w:ascii="Arial" w:hAnsi="Arial" w:cs="Arial"/>
                <w:iCs/>
                <w:color w:val="C00000"/>
                <w:sz w:val="15"/>
                <w:szCs w:val="15"/>
                <w:lang w:val="fr-BE"/>
              </w:rPr>
              <w:t>240</w:t>
            </w:r>
            <w:r w:rsidRPr="00292DEB">
              <w:rPr>
                <w:rFonts w:ascii="Arial" w:hAnsi="Arial" w:cs="Arial"/>
                <w:iCs/>
                <w:sz w:val="15"/>
                <w:szCs w:val="15"/>
                <w:lang w:val="fr-BE"/>
              </w:rPr>
              <w:t>.</w:t>
            </w:r>
          </w:p>
          <w:p w14:paraId="535A464A" w14:textId="77777777" w:rsidR="005D0FED" w:rsidRPr="00292DEB" w:rsidRDefault="005D0FED" w:rsidP="00DB7CCE">
            <w:pPr>
              <w:pStyle w:val="ListParagraph"/>
              <w:numPr>
                <w:ilvl w:val="0"/>
                <w:numId w:val="37"/>
              </w:numPr>
              <w:autoSpaceDE w:val="0"/>
              <w:autoSpaceDN w:val="0"/>
              <w:adjustRightInd w:val="0"/>
              <w:spacing w:after="0"/>
              <w:rPr>
                <w:rFonts w:ascii="Arial" w:eastAsia="Arial Unicode MS" w:hAnsi="Arial" w:cs="Arial"/>
                <w:sz w:val="15"/>
                <w:szCs w:val="15"/>
                <w:lang w:val="fr-BE"/>
              </w:rPr>
            </w:pPr>
            <w:r w:rsidRPr="00292DEB">
              <w:rPr>
                <w:rFonts w:ascii="Arial" w:hAnsi="Arial" w:cs="Arial"/>
                <w:iCs/>
                <w:sz w:val="15"/>
                <w:szCs w:val="15"/>
                <w:lang w:val="fr-BE"/>
              </w:rPr>
              <w:t>Ils ne doivent pas être éligibles à la perception de l’allocation de chômage pendant l’année de l’allocation.</w:t>
            </w:r>
          </w:p>
          <w:p w14:paraId="49476D68" w14:textId="77777777" w:rsidR="005D0FED" w:rsidRPr="00292DEB" w:rsidRDefault="005D0FED" w:rsidP="00DB7CCE">
            <w:pPr>
              <w:spacing w:line="276" w:lineRule="auto"/>
              <w:rPr>
                <w:rFonts w:cs="Arial"/>
                <w:iCs/>
                <w:lang w:val="fr-BE"/>
              </w:rPr>
            </w:pPr>
            <w:r w:rsidRPr="00292DEB">
              <w:rPr>
                <w:rFonts w:cs="Arial"/>
                <w:iCs/>
                <w:lang w:val="fr-BE"/>
              </w:rPr>
              <w:t xml:space="preserve">Ils ne peuvent pas prétendre à l’assistance saisonnière spéciale s’ils participent à une formation du </w:t>
            </w:r>
            <w:r w:rsidRPr="00292DEB">
              <w:rPr>
                <w:rFonts w:cs="Arial"/>
                <w:iCs/>
                <w:color w:val="008000"/>
                <w:lang w:val="fr-BE"/>
              </w:rPr>
              <w:t>DYPA</w:t>
            </w:r>
            <w:r w:rsidRPr="00292DEB">
              <w:rPr>
                <w:rFonts w:cs="Arial"/>
                <w:iCs/>
                <w:lang w:val="fr-BE"/>
              </w:rPr>
              <w:t xml:space="preserve"> et perçoivent un remboursement.</w:t>
            </w:r>
          </w:p>
          <w:p w14:paraId="543D1788" w14:textId="77777777" w:rsidR="005D0FED" w:rsidRPr="00292DEB" w:rsidRDefault="005D0FED" w:rsidP="00DB7CCE">
            <w:pPr>
              <w:spacing w:line="276" w:lineRule="auto"/>
              <w:rPr>
                <w:rFonts w:cs="Arial"/>
                <w:iCs/>
                <w:lang w:val="fr-BE"/>
              </w:rPr>
            </w:pPr>
          </w:p>
          <w:p w14:paraId="46BC93B3" w14:textId="77777777" w:rsidR="005D0FED" w:rsidRPr="00292DEB" w:rsidRDefault="005D0FED" w:rsidP="00DB7CCE">
            <w:pPr>
              <w:spacing w:line="276" w:lineRule="auto"/>
              <w:rPr>
                <w:rFonts w:cs="Arial"/>
                <w:iCs/>
                <w:lang w:val="fr-BE"/>
              </w:rPr>
            </w:pPr>
            <w:r w:rsidRPr="00292DEB">
              <w:rPr>
                <w:rFonts w:cs="Arial"/>
                <w:color w:val="008000"/>
                <w:lang w:val="fr-BE"/>
              </w:rPr>
              <w:t>Allocation de disponibilité</w:t>
            </w:r>
            <w:r w:rsidRPr="00292DEB">
              <w:rPr>
                <w:rFonts w:cs="Arial"/>
                <w:color w:val="000000"/>
                <w:lang w:val="fr-BE"/>
              </w:rPr>
              <w:t xml:space="preserve"> (</w:t>
            </w:r>
            <w:r w:rsidRPr="00292DEB">
              <w:rPr>
                <w:rFonts w:cs="Arial"/>
                <w:i/>
                <w:iCs/>
                <w:color w:val="008080"/>
                <w:lang w:val="fr-BE"/>
              </w:rPr>
              <w:t>ΕΠΙΔΟΜΑ ΔΙΑΘΕΣΙΜΟΤΗΤΑΣ</w:t>
            </w:r>
            <w:r w:rsidRPr="00292DEB">
              <w:rPr>
                <w:rFonts w:cs="Arial"/>
                <w:color w:val="000000"/>
                <w:lang w:val="fr-BE"/>
              </w:rPr>
              <w:t>): après consultation des représentants légaux des salariés, la décision de mise en chômage technique doit être notifiée par écrit aux salariés, qui ont alors droit à l’allocation. Leur contrat d’emploi est toujours valable et ils ne sont pas considérés comme des chômeurs.</w:t>
            </w:r>
          </w:p>
          <w:p w14:paraId="6D12B694" w14:textId="21F2463F" w:rsidR="005D0FED" w:rsidRPr="00292DEB" w:rsidRDefault="005D0FED" w:rsidP="00DB7CCE">
            <w:pPr>
              <w:spacing w:line="276" w:lineRule="auto"/>
              <w:rPr>
                <w:rFonts w:cs="Arial"/>
                <w:lang w:val="fr-BE"/>
              </w:rPr>
            </w:pPr>
          </w:p>
        </w:tc>
        <w:tc>
          <w:tcPr>
            <w:tcW w:w="1370" w:type="pct"/>
          </w:tcPr>
          <w:p w14:paraId="4F3F269B"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lastRenderedPageBreak/>
              <w:t>E-X-13-EL</w:t>
            </w:r>
          </w:p>
          <w:p w14:paraId="44B8DCD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Special Seasonal Allowance</w:t>
            </w:r>
            <w:r w:rsidRPr="00292DEB">
              <w:rPr>
                <w:i/>
                <w:color w:val="008080"/>
                <w:sz w:val="15"/>
                <w:szCs w:val="15"/>
                <w:lang w:val="en-GB"/>
              </w:rPr>
              <w:t xml:space="preserve"> (</w:t>
            </w:r>
            <w:proofErr w:type="spellStart"/>
            <w:r w:rsidRPr="00292DEB">
              <w:rPr>
                <w:i/>
                <w:color w:val="008080"/>
                <w:sz w:val="15"/>
                <w:szCs w:val="15"/>
              </w:rPr>
              <w:t>Ειδικό</w:t>
            </w:r>
            <w:proofErr w:type="spellEnd"/>
            <w:r w:rsidRPr="00292DEB">
              <w:rPr>
                <w:i/>
                <w:color w:val="008080"/>
                <w:sz w:val="15"/>
                <w:szCs w:val="15"/>
                <w:lang w:val="en-GB"/>
              </w:rPr>
              <w:t xml:space="preserve"> </w:t>
            </w:r>
            <w:r w:rsidRPr="00292DEB">
              <w:rPr>
                <w:i/>
                <w:color w:val="008080"/>
                <w:sz w:val="15"/>
                <w:szCs w:val="15"/>
              </w:rPr>
              <w:t>Επ</w:t>
            </w:r>
            <w:proofErr w:type="spellStart"/>
            <w:r w:rsidRPr="00292DEB">
              <w:rPr>
                <w:i/>
                <w:color w:val="008080"/>
                <w:sz w:val="15"/>
                <w:szCs w:val="15"/>
              </w:rPr>
              <w:t>οχικό</w:t>
            </w:r>
            <w:proofErr w:type="spellEnd"/>
            <w:r w:rsidRPr="00292DEB">
              <w:rPr>
                <w:i/>
                <w:color w:val="008080"/>
                <w:sz w:val="15"/>
                <w:szCs w:val="15"/>
                <w:lang w:val="en-GB"/>
              </w:rPr>
              <w:t xml:space="preserve"> </w:t>
            </w:r>
            <w:proofErr w:type="spellStart"/>
            <w:r w:rsidRPr="00292DEB">
              <w:rPr>
                <w:i/>
                <w:color w:val="008080"/>
                <w:sz w:val="15"/>
                <w:szCs w:val="15"/>
              </w:rPr>
              <w:t>Βοήθημ</w:t>
            </w:r>
            <w:proofErr w:type="spellEnd"/>
            <w:r w:rsidRPr="00292DEB">
              <w:rPr>
                <w:i/>
                <w:color w:val="008080"/>
                <w:sz w:val="15"/>
                <w:szCs w:val="15"/>
              </w:rPr>
              <w:t>α</w:t>
            </w:r>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the beneficiaries must be seasonally employed and not eligible for the full unemployment benefit during the period of receipt of the allowance (i.e. from 10 September to 30</w:t>
            </w:r>
            <w:r w:rsidRPr="00292DEB">
              <w:rPr>
                <w:color w:val="000000"/>
                <w:sz w:val="15"/>
                <w:szCs w:val="15"/>
                <w:vertAlign w:val="superscript"/>
                <w:lang w:val="en-GB"/>
              </w:rPr>
              <w:t xml:space="preserve"> </w:t>
            </w:r>
            <w:r w:rsidRPr="00292DEB">
              <w:rPr>
                <w:color w:val="000000"/>
                <w:sz w:val="15"/>
                <w:szCs w:val="15"/>
                <w:lang w:val="en-GB"/>
              </w:rPr>
              <w:t>November).</w:t>
            </w:r>
          </w:p>
          <w:p w14:paraId="02FC86A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2CC6CC79"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r w:rsidRPr="00292DEB">
              <w:rPr>
                <w:color w:val="000000"/>
                <w:sz w:val="15"/>
                <w:szCs w:val="15"/>
              </w:rPr>
              <w:t xml:space="preserve">For construction </w:t>
            </w:r>
            <w:proofErr w:type="spellStart"/>
            <w:r w:rsidRPr="00292DEB">
              <w:rPr>
                <w:color w:val="000000"/>
                <w:sz w:val="15"/>
                <w:szCs w:val="15"/>
              </w:rPr>
              <w:t>workers</w:t>
            </w:r>
            <w:proofErr w:type="spellEnd"/>
            <w:r w:rsidRPr="00292DEB">
              <w:rPr>
                <w:color w:val="000000"/>
                <w:sz w:val="15"/>
                <w:szCs w:val="15"/>
              </w:rPr>
              <w:t>:</w:t>
            </w:r>
          </w:p>
          <w:p w14:paraId="619F17F2" w14:textId="77777777" w:rsidR="005D0FED" w:rsidRPr="00292DEB" w:rsidRDefault="005D0FED" w:rsidP="00DB7CCE">
            <w:pPr>
              <w:pStyle w:val="Normal0"/>
              <w:numPr>
                <w:ilvl w:val="0"/>
                <w:numId w:val="14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Must have completed </w:t>
            </w:r>
            <w:r w:rsidRPr="00292DEB">
              <w:rPr>
                <w:color w:val="C00000"/>
                <w:sz w:val="15"/>
                <w:szCs w:val="15"/>
                <w:lang w:val="en-GB"/>
              </w:rPr>
              <w:t>95-210</w:t>
            </w:r>
            <w:r w:rsidRPr="00292DEB">
              <w:rPr>
                <w:color w:val="000000"/>
                <w:sz w:val="15"/>
                <w:szCs w:val="15"/>
                <w:lang w:val="en-GB"/>
              </w:rPr>
              <w:t xml:space="preserve"> daily gross wages during the last year, prior to the allowance;</w:t>
            </w:r>
          </w:p>
          <w:p w14:paraId="2F669587" w14:textId="7A21ECFD" w:rsidR="005D0FED" w:rsidRPr="00292DEB" w:rsidRDefault="005D0FED" w:rsidP="00DB7CCE">
            <w:pPr>
              <w:pStyle w:val="Normal0"/>
              <w:numPr>
                <w:ilvl w:val="0"/>
                <w:numId w:val="14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Should not be contractors employing more than </w:t>
            </w:r>
            <w:r w:rsidRPr="00292DEB">
              <w:rPr>
                <w:color w:val="C00000"/>
                <w:sz w:val="15"/>
                <w:szCs w:val="15"/>
                <w:lang w:val="en-GB"/>
              </w:rPr>
              <w:t xml:space="preserve">3 </w:t>
            </w:r>
            <w:r w:rsidRPr="00292DEB">
              <w:rPr>
                <w:color w:val="000000"/>
                <w:sz w:val="15"/>
                <w:szCs w:val="15"/>
                <w:lang w:val="en-GB"/>
              </w:rPr>
              <w:t>workers;</w:t>
            </w:r>
          </w:p>
          <w:p w14:paraId="0D832421" w14:textId="77777777" w:rsidR="005D0FED" w:rsidRPr="00292DEB" w:rsidRDefault="005D0FED" w:rsidP="00DB7CCE">
            <w:pPr>
              <w:pStyle w:val="Normal0"/>
              <w:numPr>
                <w:ilvl w:val="0"/>
                <w:numId w:val="148"/>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Must be exclusively employed in their field of specialty.</w:t>
            </w:r>
          </w:p>
          <w:p w14:paraId="7B0DAF6C"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They do not qualify for the special seasonal assistance if they take part in </w:t>
            </w:r>
            <w:r w:rsidRPr="00292DEB">
              <w:rPr>
                <w:color w:val="008000"/>
                <w:sz w:val="15"/>
                <w:szCs w:val="15"/>
                <w:lang w:val="en-GB"/>
              </w:rPr>
              <w:lastRenderedPageBreak/>
              <w:t>DYPA</w:t>
            </w:r>
            <w:r w:rsidRPr="00292DEB">
              <w:rPr>
                <w:color w:val="000000"/>
                <w:sz w:val="15"/>
                <w:szCs w:val="15"/>
                <w:lang w:val="en-GB"/>
              </w:rPr>
              <w:t>’s training and receive reimbursement.</w:t>
            </w:r>
          </w:p>
          <w:p w14:paraId="570FAD3B"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0F7598F6"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r w:rsidRPr="00292DEB">
              <w:rPr>
                <w:color w:val="000000"/>
                <w:sz w:val="15"/>
                <w:szCs w:val="15"/>
              </w:rPr>
              <w:t xml:space="preserve">Other </w:t>
            </w:r>
            <w:proofErr w:type="spellStart"/>
            <w:r w:rsidRPr="00292DEB">
              <w:rPr>
                <w:color w:val="000000"/>
                <w:sz w:val="15"/>
                <w:szCs w:val="15"/>
              </w:rPr>
              <w:t>categories</w:t>
            </w:r>
            <w:proofErr w:type="spellEnd"/>
            <w:r w:rsidRPr="00292DEB">
              <w:rPr>
                <w:color w:val="000000"/>
                <w:sz w:val="15"/>
                <w:szCs w:val="15"/>
              </w:rPr>
              <w:t xml:space="preserve"> of </w:t>
            </w:r>
            <w:proofErr w:type="spellStart"/>
            <w:r w:rsidRPr="00292DEB">
              <w:rPr>
                <w:color w:val="000000"/>
                <w:sz w:val="15"/>
                <w:szCs w:val="15"/>
              </w:rPr>
              <w:t>beneficiaries</w:t>
            </w:r>
            <w:proofErr w:type="spellEnd"/>
            <w:r w:rsidRPr="00292DEB">
              <w:rPr>
                <w:color w:val="000000"/>
                <w:sz w:val="15"/>
                <w:szCs w:val="15"/>
              </w:rPr>
              <w:t>:</w:t>
            </w:r>
          </w:p>
          <w:p w14:paraId="2D79D7C1" w14:textId="77777777" w:rsidR="005D0FED" w:rsidRPr="00292DEB" w:rsidRDefault="005D0FED" w:rsidP="00DB7CCE">
            <w:pPr>
              <w:pStyle w:val="Normal0"/>
              <w:numPr>
                <w:ilvl w:val="0"/>
                <w:numId w:val="149"/>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Must have completed </w:t>
            </w:r>
            <w:proofErr w:type="gramStart"/>
            <w:r w:rsidRPr="00292DEB">
              <w:rPr>
                <w:color w:val="000000"/>
                <w:sz w:val="15"/>
                <w:szCs w:val="15"/>
                <w:lang w:val="en-GB"/>
              </w:rPr>
              <w:t>a number of</w:t>
            </w:r>
            <w:proofErr w:type="gramEnd"/>
            <w:r w:rsidRPr="00292DEB">
              <w:rPr>
                <w:color w:val="000000"/>
                <w:sz w:val="15"/>
                <w:szCs w:val="15"/>
                <w:lang w:val="en-GB"/>
              </w:rPr>
              <w:t xml:space="preserve"> daily gross wages during the last year, prior to the allowance. The number of daily gross wages depends on the field of specialty and varies between </w:t>
            </w:r>
            <w:r w:rsidRPr="00292DEB">
              <w:rPr>
                <w:color w:val="C00000"/>
                <w:sz w:val="15"/>
                <w:szCs w:val="15"/>
                <w:lang w:val="en-GB"/>
              </w:rPr>
              <w:t>50</w:t>
            </w:r>
            <w:r w:rsidRPr="00292DEB">
              <w:rPr>
                <w:color w:val="000000"/>
                <w:sz w:val="15"/>
                <w:szCs w:val="15"/>
                <w:lang w:val="en-GB"/>
              </w:rPr>
              <w:t xml:space="preserve"> and </w:t>
            </w:r>
            <w:r w:rsidRPr="00292DEB">
              <w:rPr>
                <w:color w:val="C00000"/>
                <w:sz w:val="15"/>
                <w:szCs w:val="15"/>
                <w:lang w:val="en-GB"/>
              </w:rPr>
              <w:t>240</w:t>
            </w:r>
            <w:r w:rsidRPr="00292DEB">
              <w:rPr>
                <w:color w:val="000000"/>
                <w:sz w:val="15"/>
                <w:szCs w:val="15"/>
                <w:lang w:val="en-GB"/>
              </w:rPr>
              <w:t>.</w:t>
            </w:r>
          </w:p>
          <w:p w14:paraId="3656DE68" w14:textId="77777777" w:rsidR="005D0FED" w:rsidRPr="00292DEB" w:rsidRDefault="005D0FED" w:rsidP="00DB7CCE">
            <w:pPr>
              <w:pStyle w:val="Normal0"/>
              <w:numPr>
                <w:ilvl w:val="0"/>
                <w:numId w:val="149"/>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 xml:space="preserve">The sum of the daily gross wages must not exceed </w:t>
            </w:r>
            <w:r w:rsidRPr="00292DEB">
              <w:rPr>
                <w:color w:val="C00000"/>
                <w:sz w:val="15"/>
                <w:szCs w:val="15"/>
                <w:lang w:val="en-GB"/>
              </w:rPr>
              <w:t>240</w:t>
            </w:r>
            <w:r w:rsidRPr="00292DEB">
              <w:rPr>
                <w:color w:val="000000"/>
                <w:sz w:val="15"/>
                <w:szCs w:val="15"/>
                <w:lang w:val="en-GB"/>
              </w:rPr>
              <w:t>.</w:t>
            </w:r>
          </w:p>
          <w:p w14:paraId="3D9F06B6" w14:textId="77777777" w:rsidR="005D0FED" w:rsidRPr="00292DEB" w:rsidRDefault="005D0FED" w:rsidP="00DB7CCE">
            <w:pPr>
              <w:pStyle w:val="Normal0"/>
              <w:numPr>
                <w:ilvl w:val="0"/>
                <w:numId w:val="149"/>
              </w:numPr>
              <w:pBdr>
                <w:top w:val="nil"/>
                <w:left w:val="nil"/>
                <w:bottom w:val="nil"/>
                <w:right w:val="nil"/>
                <w:between w:val="nil"/>
              </w:pBdr>
              <w:spacing w:before="0" w:after="0"/>
              <w:ind w:hanging="56"/>
              <w:rPr>
                <w:color w:val="000000"/>
                <w:sz w:val="15"/>
                <w:szCs w:val="15"/>
                <w:lang w:val="en-GB"/>
              </w:rPr>
            </w:pPr>
            <w:r w:rsidRPr="00292DEB">
              <w:rPr>
                <w:color w:val="000000"/>
                <w:sz w:val="15"/>
                <w:szCs w:val="15"/>
                <w:lang w:val="en-GB"/>
              </w:rPr>
              <w:t>Must not be eligible for the unemployment benefit during the year of the allowance.</w:t>
            </w:r>
          </w:p>
          <w:p w14:paraId="18D1402C" w14:textId="77777777" w:rsidR="005D0FED" w:rsidRPr="00292DEB" w:rsidRDefault="005D0FED" w:rsidP="00DB7CCE">
            <w:pPr>
              <w:pStyle w:val="Normal0"/>
              <w:pBdr>
                <w:top w:val="nil"/>
                <w:left w:val="nil"/>
                <w:bottom w:val="nil"/>
                <w:right w:val="nil"/>
                <w:between w:val="nil"/>
              </w:pBdr>
              <w:spacing w:before="0" w:after="0"/>
              <w:rPr>
                <w:color w:val="008000"/>
                <w:sz w:val="15"/>
                <w:szCs w:val="15"/>
                <w:lang w:val="en-GB"/>
              </w:rPr>
            </w:pPr>
            <w:r w:rsidRPr="00292DEB">
              <w:rPr>
                <w:color w:val="000000"/>
                <w:sz w:val="15"/>
                <w:szCs w:val="15"/>
                <w:lang w:val="en-GB"/>
              </w:rPr>
              <w:t xml:space="preserve">They do not qualify for the special seasonal assistance if they take part in </w:t>
            </w:r>
            <w:r w:rsidRPr="00292DEB">
              <w:rPr>
                <w:color w:val="008000"/>
                <w:sz w:val="15"/>
                <w:szCs w:val="15"/>
                <w:lang w:val="en-GB"/>
              </w:rPr>
              <w:t>DYPA</w:t>
            </w:r>
            <w:r w:rsidRPr="00292DEB">
              <w:rPr>
                <w:color w:val="000000"/>
                <w:sz w:val="15"/>
                <w:szCs w:val="15"/>
                <w:lang w:val="en-GB"/>
              </w:rPr>
              <w:t>’s training and receive reimbursement.</w:t>
            </w:r>
          </w:p>
          <w:p w14:paraId="2E979979" w14:textId="77777777" w:rsidR="005D0FED" w:rsidRPr="00292DEB" w:rsidRDefault="005D0FED" w:rsidP="00DB7CCE">
            <w:pPr>
              <w:pStyle w:val="Normal0"/>
              <w:pBdr>
                <w:top w:val="nil"/>
                <w:left w:val="nil"/>
                <w:bottom w:val="nil"/>
                <w:right w:val="nil"/>
                <w:between w:val="nil"/>
              </w:pBdr>
              <w:spacing w:before="0" w:after="0"/>
              <w:rPr>
                <w:color w:val="008000"/>
                <w:sz w:val="15"/>
                <w:szCs w:val="15"/>
                <w:lang w:val="en-GB"/>
              </w:rPr>
            </w:pPr>
          </w:p>
          <w:p w14:paraId="08E7875C" w14:textId="77777777" w:rsidR="005D0FED" w:rsidRPr="00292DEB" w:rsidRDefault="005D0FED" w:rsidP="00DB7CCE">
            <w:pPr>
              <w:pStyle w:val="Normal0"/>
              <w:pBdr>
                <w:top w:val="nil"/>
                <w:left w:val="nil"/>
                <w:bottom w:val="nil"/>
                <w:right w:val="nil"/>
                <w:between w:val="nil"/>
              </w:pBdr>
              <w:spacing w:before="0" w:after="0"/>
              <w:rPr>
                <w:color w:val="C00000"/>
                <w:sz w:val="15"/>
                <w:szCs w:val="15"/>
                <w:lang w:val="en-GB"/>
              </w:rPr>
            </w:pPr>
            <w:r w:rsidRPr="00292DEB">
              <w:rPr>
                <w:color w:val="008000"/>
                <w:sz w:val="15"/>
                <w:szCs w:val="15"/>
                <w:lang w:val="en-GB"/>
              </w:rPr>
              <w:t>Availability Benefit</w:t>
            </w:r>
            <w:r w:rsidRPr="00292DEB">
              <w:rPr>
                <w:color w:val="000000"/>
                <w:sz w:val="15"/>
                <w:szCs w:val="15"/>
                <w:lang w:val="en-GB"/>
              </w:rPr>
              <w:t xml:space="preserve">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ΔΙΑΘΕΣΙΜΟΤΗΤΑΣ</w:t>
            </w:r>
            <w:r w:rsidRPr="00292DEB">
              <w:rPr>
                <w:color w:val="000000"/>
                <w:sz w:val="15"/>
                <w:szCs w:val="15"/>
                <w:lang w:val="en-GB"/>
              </w:rPr>
              <w:t>): after the employees’ legal representatives have been consulted, the decision for the lay-offs must be communicated in writing to the employees, who are then entitled to the benefit. Their working contract is still valid, and they are not considered as unemployed.</w:t>
            </w:r>
          </w:p>
          <w:p w14:paraId="2E947E46" w14:textId="4E01DAA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2D372518"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38AA5556" w14:textId="77777777" w:rsidR="005D0FED" w:rsidRPr="00292DEB" w:rsidRDefault="005D0FED" w:rsidP="00DB7CCE">
            <w:pPr>
              <w:spacing w:line="276" w:lineRule="auto"/>
              <w:rPr>
                <w:rFonts w:cs="Arial"/>
                <w:color w:val="0000FF"/>
              </w:rPr>
            </w:pPr>
          </w:p>
        </w:tc>
        <w:tc>
          <w:tcPr>
            <w:tcW w:w="127" w:type="pct"/>
          </w:tcPr>
          <w:p w14:paraId="3796CDC1" w14:textId="77777777" w:rsidR="005D0FED" w:rsidRPr="00292DEB" w:rsidRDefault="005D0FED" w:rsidP="00DB7CCE">
            <w:pPr>
              <w:spacing w:line="276" w:lineRule="auto"/>
              <w:rPr>
                <w:rFonts w:cs="Arial"/>
                <w:color w:val="0000FF"/>
                <w:lang w:val="fr-FR"/>
              </w:rPr>
            </w:pPr>
            <w:r w:rsidRPr="00292DEB">
              <w:rPr>
                <w:rFonts w:cs="Arial"/>
                <w:color w:val="0000FF"/>
                <w:lang w:val="fr-FR"/>
              </w:rPr>
              <w:t>13</w:t>
            </w:r>
          </w:p>
          <w:p w14:paraId="6CE754F7" w14:textId="77777777" w:rsidR="005D0FED" w:rsidRPr="00292DEB" w:rsidRDefault="005D0FED" w:rsidP="00DB7CCE">
            <w:pPr>
              <w:spacing w:line="276" w:lineRule="auto"/>
              <w:rPr>
                <w:rFonts w:cs="Arial"/>
                <w:color w:val="0000FF"/>
              </w:rPr>
            </w:pPr>
          </w:p>
        </w:tc>
        <w:tc>
          <w:tcPr>
            <w:tcW w:w="402" w:type="pct"/>
          </w:tcPr>
          <w:p w14:paraId="2F603C42"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D6D44D9" w14:textId="77777777" w:rsidR="005D0FED" w:rsidRPr="00292DEB" w:rsidRDefault="005D0FED" w:rsidP="00DB7CCE">
            <w:pPr>
              <w:spacing w:line="276" w:lineRule="auto"/>
              <w:rPr>
                <w:rFonts w:cs="Arial"/>
                <w:color w:val="0000FF"/>
              </w:rPr>
            </w:pPr>
          </w:p>
        </w:tc>
      </w:tr>
      <w:tr w:rsidR="005D0FED" w:rsidRPr="00292DEB" w14:paraId="09DA3F51" w14:textId="77777777" w:rsidTr="005D0FED">
        <w:tc>
          <w:tcPr>
            <w:tcW w:w="193" w:type="pct"/>
          </w:tcPr>
          <w:p w14:paraId="5B2992AE" w14:textId="77777777" w:rsidR="005D0FED" w:rsidRPr="00292DEB" w:rsidRDefault="005D0FED" w:rsidP="00DB7CCE">
            <w:pPr>
              <w:spacing w:line="276" w:lineRule="auto"/>
              <w:jc w:val="left"/>
              <w:rPr>
                <w:rFonts w:cs="Arial"/>
                <w:lang w:val="es-ES"/>
              </w:rPr>
            </w:pPr>
            <w:r w:rsidRPr="00292DEB">
              <w:rPr>
                <w:rFonts w:cs="Arial"/>
                <w:lang w:val="es-ES"/>
              </w:rPr>
              <w:t>EL</w:t>
            </w:r>
          </w:p>
          <w:p w14:paraId="64ED0CED" w14:textId="77777777" w:rsidR="005D0FED" w:rsidRPr="00292DEB" w:rsidRDefault="005D0FED" w:rsidP="00DB7CCE">
            <w:pPr>
              <w:spacing w:line="276" w:lineRule="auto"/>
              <w:jc w:val="left"/>
              <w:rPr>
                <w:rFonts w:cs="Arial"/>
                <w:lang w:val="es-ES"/>
              </w:rPr>
            </w:pPr>
            <w:r w:rsidRPr="00292DEB">
              <w:rPr>
                <w:rFonts w:cs="Arial"/>
                <w:lang w:val="es-ES"/>
              </w:rPr>
              <w:t>EL</w:t>
            </w:r>
          </w:p>
          <w:p w14:paraId="7515D9A1" w14:textId="77777777" w:rsidR="005D0FED" w:rsidRPr="00292DEB" w:rsidRDefault="005D0FED" w:rsidP="00DB7CCE">
            <w:pPr>
              <w:spacing w:line="276" w:lineRule="auto"/>
              <w:jc w:val="left"/>
              <w:rPr>
                <w:rFonts w:cs="Arial"/>
                <w:lang w:val="es-ES"/>
              </w:rPr>
            </w:pPr>
            <w:r w:rsidRPr="00292DEB">
              <w:rPr>
                <w:rFonts w:cs="Arial"/>
                <w:lang w:val="es-ES"/>
              </w:rPr>
              <w:t>EL</w:t>
            </w:r>
          </w:p>
          <w:p w14:paraId="624AE727" w14:textId="77777777" w:rsidR="005D0FED" w:rsidRPr="00292DEB" w:rsidRDefault="005D0FED" w:rsidP="00DB7CCE">
            <w:pPr>
              <w:spacing w:line="276" w:lineRule="auto"/>
              <w:jc w:val="left"/>
              <w:rPr>
                <w:rFonts w:cs="Arial"/>
                <w:lang w:val="es-ES"/>
              </w:rPr>
            </w:pPr>
            <w:r w:rsidRPr="00292DEB">
              <w:rPr>
                <w:rFonts w:cs="Arial"/>
                <w:lang w:val="es-ES"/>
              </w:rPr>
              <w:t>EL</w:t>
            </w:r>
          </w:p>
          <w:p w14:paraId="6E92B222" w14:textId="77777777" w:rsidR="005D0FED" w:rsidRPr="00292DEB" w:rsidRDefault="005D0FED" w:rsidP="00DB7CCE">
            <w:pPr>
              <w:spacing w:line="276" w:lineRule="auto"/>
              <w:jc w:val="left"/>
              <w:rPr>
                <w:rFonts w:cs="Arial"/>
                <w:lang w:val="es-ES"/>
              </w:rPr>
            </w:pPr>
            <w:r w:rsidRPr="00292DEB">
              <w:rPr>
                <w:rFonts w:cs="Arial"/>
                <w:lang w:val="es-ES"/>
              </w:rPr>
              <w:t>EL</w:t>
            </w:r>
          </w:p>
          <w:p w14:paraId="0CC8C2EF" w14:textId="77777777" w:rsidR="005D0FED" w:rsidRPr="00292DEB" w:rsidRDefault="005D0FED" w:rsidP="00DB7CCE">
            <w:pPr>
              <w:spacing w:line="276" w:lineRule="auto"/>
              <w:jc w:val="left"/>
              <w:rPr>
                <w:rFonts w:cs="Arial"/>
                <w:lang w:val="es-ES"/>
              </w:rPr>
            </w:pPr>
            <w:r w:rsidRPr="00292DEB">
              <w:rPr>
                <w:rFonts w:cs="Arial"/>
                <w:lang w:val="es-ES"/>
              </w:rPr>
              <w:t>EL</w:t>
            </w:r>
          </w:p>
          <w:p w14:paraId="0CEAF29D" w14:textId="77777777" w:rsidR="005D0FED" w:rsidRPr="00292DEB" w:rsidRDefault="005D0FED" w:rsidP="00DB7CCE">
            <w:pPr>
              <w:spacing w:line="276" w:lineRule="auto"/>
              <w:jc w:val="left"/>
              <w:rPr>
                <w:rFonts w:cs="Arial"/>
                <w:lang w:val="es-ES"/>
              </w:rPr>
            </w:pPr>
            <w:r w:rsidRPr="00292DEB">
              <w:rPr>
                <w:rFonts w:cs="Arial"/>
                <w:lang w:val="es-ES"/>
              </w:rPr>
              <w:t>EL</w:t>
            </w:r>
          </w:p>
          <w:p w14:paraId="2C6A35D2" w14:textId="77777777" w:rsidR="005D0FED" w:rsidRPr="00292DEB" w:rsidRDefault="005D0FED" w:rsidP="00DB7CCE">
            <w:pPr>
              <w:spacing w:line="276" w:lineRule="auto"/>
              <w:jc w:val="left"/>
              <w:rPr>
                <w:rFonts w:cs="Arial"/>
                <w:lang w:val="es-ES"/>
              </w:rPr>
            </w:pPr>
            <w:r w:rsidRPr="00292DEB">
              <w:rPr>
                <w:rFonts w:cs="Arial"/>
                <w:lang w:val="es-ES"/>
              </w:rPr>
              <w:t>EL</w:t>
            </w:r>
          </w:p>
          <w:p w14:paraId="019F8964" w14:textId="77777777" w:rsidR="005D0FED" w:rsidRPr="00292DEB" w:rsidRDefault="005D0FED" w:rsidP="00DB7CCE">
            <w:pPr>
              <w:spacing w:line="276" w:lineRule="auto"/>
              <w:jc w:val="left"/>
              <w:rPr>
                <w:rFonts w:cs="Arial"/>
                <w:lang w:val="es-ES"/>
              </w:rPr>
            </w:pPr>
            <w:r w:rsidRPr="00292DEB">
              <w:rPr>
                <w:rFonts w:cs="Arial"/>
                <w:lang w:val="es-ES"/>
              </w:rPr>
              <w:t>EL</w:t>
            </w:r>
          </w:p>
          <w:p w14:paraId="60667B79" w14:textId="77777777" w:rsidR="005D0FED" w:rsidRPr="00292DEB" w:rsidRDefault="005D0FED" w:rsidP="00DB7CCE">
            <w:pPr>
              <w:spacing w:line="276" w:lineRule="auto"/>
              <w:jc w:val="left"/>
              <w:rPr>
                <w:rFonts w:cs="Arial"/>
                <w:lang w:val="es-ES"/>
              </w:rPr>
            </w:pPr>
            <w:r w:rsidRPr="00292DEB">
              <w:rPr>
                <w:rFonts w:cs="Arial"/>
                <w:lang w:val="es-ES"/>
              </w:rPr>
              <w:t>EL</w:t>
            </w:r>
          </w:p>
          <w:p w14:paraId="7A4EB3E2" w14:textId="65B7E719" w:rsidR="005D0FED" w:rsidRPr="00292DEB" w:rsidRDefault="005D0FED" w:rsidP="00DB7CCE">
            <w:pPr>
              <w:spacing w:line="276" w:lineRule="auto"/>
              <w:jc w:val="left"/>
              <w:rPr>
                <w:rFonts w:cs="Arial"/>
                <w:b/>
              </w:rPr>
            </w:pPr>
          </w:p>
        </w:tc>
        <w:tc>
          <w:tcPr>
            <w:tcW w:w="1371" w:type="pct"/>
          </w:tcPr>
          <w:p w14:paraId="4979F70E" w14:textId="77777777" w:rsidR="005D0FED" w:rsidRPr="00292DEB" w:rsidRDefault="005D0FED" w:rsidP="00DB7CCE">
            <w:pPr>
              <w:spacing w:line="276" w:lineRule="auto"/>
              <w:rPr>
                <w:rFonts w:cs="Arial"/>
              </w:rPr>
            </w:pPr>
            <w:r w:rsidRPr="00292DEB">
              <w:rPr>
                <w:rFonts w:cs="Arial"/>
                <w:iCs/>
                <w:color w:val="008000"/>
              </w:rPr>
              <w:t xml:space="preserve">Saisonale Sonderbeihilfe </w:t>
            </w:r>
            <w:r w:rsidRPr="00292DEB">
              <w:rPr>
                <w:rFonts w:cs="Arial"/>
                <w:i/>
                <w:iCs/>
                <w:color w:val="008080"/>
              </w:rPr>
              <w:t>(</w:t>
            </w:r>
            <w:proofErr w:type="spellStart"/>
            <w:r w:rsidRPr="00292DEB">
              <w:rPr>
                <w:rFonts w:cs="Arial"/>
                <w:i/>
                <w:iCs/>
                <w:color w:val="008080"/>
                <w:lang w:val="en-GB"/>
              </w:rPr>
              <w:t>Ειδικό</w:t>
            </w:r>
            <w:proofErr w:type="spellEnd"/>
            <w:r w:rsidRPr="00292DEB">
              <w:rPr>
                <w:rFonts w:cs="Arial"/>
                <w:i/>
                <w:iCs/>
                <w:color w:val="008080"/>
              </w:rPr>
              <w:t xml:space="preserve"> </w:t>
            </w:r>
            <w:r w:rsidRPr="00292DEB">
              <w:rPr>
                <w:rFonts w:cs="Arial"/>
                <w:i/>
                <w:iCs/>
                <w:color w:val="008080"/>
                <w:lang w:val="en-GB"/>
              </w:rPr>
              <w:t>Επ</w:t>
            </w:r>
            <w:proofErr w:type="spellStart"/>
            <w:r w:rsidRPr="00292DEB">
              <w:rPr>
                <w:rFonts w:cs="Arial"/>
                <w:i/>
                <w:iCs/>
                <w:color w:val="008080"/>
                <w:lang w:val="en-GB"/>
              </w:rPr>
              <w:t>οχικό</w:t>
            </w:r>
            <w:proofErr w:type="spellEnd"/>
            <w:r w:rsidRPr="00292DEB">
              <w:rPr>
                <w:rFonts w:cs="Arial"/>
                <w:i/>
                <w:iCs/>
                <w:color w:val="008080"/>
              </w:rPr>
              <w:t xml:space="preserve"> </w:t>
            </w:r>
            <w:proofErr w:type="spellStart"/>
            <w:r w:rsidRPr="00292DEB">
              <w:rPr>
                <w:rFonts w:cs="Arial"/>
                <w:i/>
                <w:iCs/>
                <w:color w:val="008080"/>
                <w:lang w:val="en-GB"/>
              </w:rPr>
              <w:t>Βοήθημ</w:t>
            </w:r>
            <w:proofErr w:type="spellEnd"/>
            <w:r w:rsidRPr="00292DEB">
              <w:rPr>
                <w:rFonts w:cs="Arial"/>
                <w:i/>
                <w:iCs/>
                <w:color w:val="008080"/>
                <w:lang w:val="en-GB"/>
              </w:rPr>
              <w:t>α</w:t>
            </w:r>
            <w:r w:rsidRPr="00292DEB">
              <w:rPr>
                <w:rFonts w:cs="Arial"/>
                <w:i/>
                <w:iCs/>
                <w:color w:val="008080"/>
              </w:rPr>
              <w:t>)</w:t>
            </w:r>
            <w:r w:rsidRPr="00292DEB">
              <w:rPr>
                <w:rFonts w:cs="Arial"/>
                <w:iCs/>
                <w:color w:val="008080"/>
              </w:rPr>
              <w:t>:</w:t>
            </w:r>
            <w:r w:rsidRPr="00292DEB">
              <w:rPr>
                <w:rFonts w:cs="Arial"/>
                <w:i/>
                <w:color w:val="008080"/>
              </w:rPr>
              <w:t xml:space="preserve"> </w:t>
            </w:r>
            <w:r w:rsidRPr="00292DEB">
              <w:rPr>
                <w:rFonts w:cs="Arial"/>
              </w:rPr>
              <w:t xml:space="preserve">wird jährlich als einmalige Zahlung gewährt. Der Betrag variiert entsprechend der sozialen und professionellen Kategorie des Leistungsempfängers und wird jährlich in Übereinstimmung mit der Ministeri-alentscheidung </w:t>
            </w:r>
            <w:r w:rsidRPr="00292DEB">
              <w:rPr>
                <w:rFonts w:cs="Arial"/>
                <w:color w:val="C00000"/>
              </w:rPr>
              <w:t>30659/89</w:t>
            </w:r>
            <w:r w:rsidRPr="00292DEB">
              <w:rPr>
                <w:rFonts w:cs="Arial"/>
                <w:iCs/>
              </w:rPr>
              <w:t xml:space="preserve"> modifiziert</w:t>
            </w:r>
            <w:r w:rsidRPr="00292DEB">
              <w:rPr>
                <w:rFonts w:cs="Arial"/>
              </w:rPr>
              <w:t>.</w:t>
            </w:r>
          </w:p>
          <w:p w14:paraId="6707BBEF" w14:textId="77777777" w:rsidR="005D0FED" w:rsidRPr="00292DEB" w:rsidRDefault="005D0FED" w:rsidP="00DB7CCE">
            <w:pPr>
              <w:spacing w:line="276" w:lineRule="auto"/>
              <w:rPr>
                <w:rFonts w:cs="Arial"/>
                <w:b/>
                <w:color w:val="FF0000"/>
              </w:rPr>
            </w:pPr>
          </w:p>
          <w:p w14:paraId="2EC1B696" w14:textId="77777777" w:rsidR="005D0FED" w:rsidRPr="00292DEB" w:rsidRDefault="005D0FED" w:rsidP="00DB7CCE">
            <w:pPr>
              <w:pStyle w:val="Normal0"/>
              <w:spacing w:before="0" w:after="0" w:line="276" w:lineRule="auto"/>
              <w:rPr>
                <w:color w:val="000000"/>
                <w:sz w:val="15"/>
                <w:szCs w:val="15"/>
                <w:lang w:val="de-DE"/>
              </w:rPr>
            </w:pPr>
            <w:r w:rsidRPr="00292DEB">
              <w:rPr>
                <w:color w:val="008000"/>
                <w:sz w:val="15"/>
                <w:szCs w:val="15"/>
                <w:lang w:val="de-DE"/>
              </w:rPr>
              <w:t>Verfügbarkeitsleistung</w:t>
            </w:r>
            <w:r w:rsidRPr="00292DEB">
              <w:rPr>
                <w:color w:val="000000"/>
                <w:sz w:val="15"/>
                <w:szCs w:val="15"/>
                <w:lang w:val="de-DE"/>
              </w:rPr>
              <w:t xml:space="preserve"> (</w:t>
            </w:r>
            <w:r w:rsidRPr="00292DEB">
              <w:rPr>
                <w:i/>
                <w:iCs/>
                <w:color w:val="008080"/>
                <w:sz w:val="15"/>
                <w:szCs w:val="15"/>
                <w:lang w:val="en-GB"/>
              </w:rPr>
              <w:t>ΕΠΙΔΟΜΑ</w:t>
            </w:r>
            <w:r w:rsidRPr="00292DEB">
              <w:rPr>
                <w:i/>
                <w:iCs/>
                <w:color w:val="008080"/>
                <w:sz w:val="15"/>
                <w:szCs w:val="15"/>
                <w:lang w:val="de-DE"/>
              </w:rPr>
              <w:t xml:space="preserve"> </w:t>
            </w:r>
            <w:r w:rsidRPr="00292DEB">
              <w:rPr>
                <w:i/>
                <w:iCs/>
                <w:color w:val="008080"/>
                <w:sz w:val="15"/>
                <w:szCs w:val="15"/>
                <w:lang w:val="en-GB"/>
              </w:rPr>
              <w:t>ΔΙΑΘΕΣΙΜΟΤΗΤΑΣ</w:t>
            </w:r>
            <w:r w:rsidRPr="00292DEB">
              <w:rPr>
                <w:color w:val="000000"/>
                <w:sz w:val="15"/>
                <w:szCs w:val="15"/>
                <w:lang w:val="de-DE"/>
              </w:rPr>
              <w:t xml:space="preserve">): während des Entlassungszeitraumes </w:t>
            </w:r>
            <w:r w:rsidRPr="00292DEB">
              <w:rPr>
                <w:sz w:val="15"/>
                <w:szCs w:val="15"/>
                <w:lang w:val="de-DE"/>
              </w:rPr>
              <w:t xml:space="preserve">erhält der Arbeitnehmer die Hälfte des Betrags des durchschnittlichen Lohns der letzten zwei Monate. Für einen drei-monatigen Zeitraum gewährt </w:t>
            </w:r>
            <w:r w:rsidRPr="00292DEB">
              <w:rPr>
                <w:color w:val="008000"/>
                <w:sz w:val="15"/>
                <w:szCs w:val="15"/>
                <w:lang w:val="de-DE"/>
              </w:rPr>
              <w:t>DYPA</w:t>
            </w:r>
            <w:r w:rsidRPr="00292DEB">
              <w:rPr>
                <w:sz w:val="15"/>
                <w:szCs w:val="15"/>
                <w:lang w:val="de-DE"/>
              </w:rPr>
              <w:t xml:space="preserve"> den Arbeitnehmern zusätzliche </w:t>
            </w:r>
            <w:r w:rsidRPr="00292DEB">
              <w:rPr>
                <w:color w:val="C00000"/>
                <w:sz w:val="15"/>
                <w:szCs w:val="15"/>
                <w:lang w:val="de-DE"/>
              </w:rPr>
              <w:t>10%</w:t>
            </w:r>
            <w:r w:rsidRPr="00292DEB">
              <w:rPr>
                <w:sz w:val="15"/>
                <w:szCs w:val="15"/>
                <w:lang w:val="de-DE"/>
              </w:rPr>
              <w:t xml:space="preserve"> des durchschnittlichen Lohns der letzten zwei Monate (welche durch Ministerialentscheidung auf </w:t>
            </w:r>
            <w:r w:rsidRPr="00292DEB">
              <w:rPr>
                <w:color w:val="C00000"/>
                <w:sz w:val="15"/>
                <w:szCs w:val="15"/>
                <w:lang w:val="de-DE"/>
              </w:rPr>
              <w:t>30%</w:t>
            </w:r>
            <w:r w:rsidRPr="00292DEB">
              <w:rPr>
                <w:sz w:val="15"/>
                <w:szCs w:val="15"/>
                <w:lang w:val="de-DE"/>
              </w:rPr>
              <w:t xml:space="preserve"> erhöht werden könnten). </w:t>
            </w:r>
          </w:p>
          <w:p w14:paraId="31A3F62B" w14:textId="4B7B04F5" w:rsidR="005D0FED" w:rsidRPr="00292DEB" w:rsidRDefault="005D0FED" w:rsidP="00DB7CCE">
            <w:pPr>
              <w:spacing w:line="276" w:lineRule="auto"/>
              <w:rPr>
                <w:rFonts w:cs="Arial"/>
                <w:color w:val="008000"/>
              </w:rPr>
            </w:pPr>
          </w:p>
        </w:tc>
        <w:tc>
          <w:tcPr>
            <w:tcW w:w="1370" w:type="pct"/>
          </w:tcPr>
          <w:p w14:paraId="58866E82" w14:textId="77777777" w:rsidR="005D0FED" w:rsidRPr="00292DEB" w:rsidRDefault="005D0FED" w:rsidP="00DB7CCE">
            <w:pPr>
              <w:spacing w:line="276" w:lineRule="auto"/>
              <w:rPr>
                <w:rFonts w:cs="Arial"/>
                <w:lang w:val="fr-BE"/>
              </w:rPr>
            </w:pPr>
            <w:r w:rsidRPr="00292DEB">
              <w:rPr>
                <w:rFonts w:cs="Arial"/>
                <w:color w:val="008000"/>
                <w:lang w:val="fr-BE"/>
              </w:rPr>
              <w:t>Allocation saisonnière spéciale</w:t>
            </w:r>
            <w:r w:rsidRPr="00292DEB">
              <w:rPr>
                <w:rFonts w:cs="Arial"/>
                <w:lang w:val="fr-BE"/>
              </w:rPr>
              <w:t xml:space="preserve"> </w:t>
            </w:r>
            <w:r w:rsidRPr="00292DEB">
              <w:rPr>
                <w:rFonts w:cs="Arial"/>
                <w:i/>
                <w:iCs/>
                <w:color w:val="008080"/>
                <w:lang w:val="fr-BE"/>
              </w:rPr>
              <w:t>(</w:t>
            </w:r>
            <w:proofErr w:type="spellStart"/>
            <w:r w:rsidRPr="00292DEB">
              <w:rPr>
                <w:rFonts w:cs="Arial"/>
                <w:i/>
                <w:iCs/>
                <w:color w:val="008080"/>
                <w:lang w:val="fr-BE"/>
              </w:rPr>
              <w:t>Ειδικό</w:t>
            </w:r>
            <w:proofErr w:type="spellEnd"/>
            <w:r w:rsidRPr="00292DEB">
              <w:rPr>
                <w:rFonts w:cs="Arial"/>
                <w:i/>
                <w:iCs/>
                <w:color w:val="008080"/>
                <w:lang w:val="fr-BE"/>
              </w:rPr>
              <w:t xml:space="preserve"> Επ</w:t>
            </w:r>
            <w:proofErr w:type="spellStart"/>
            <w:r w:rsidRPr="00292DEB">
              <w:rPr>
                <w:rFonts w:cs="Arial"/>
                <w:i/>
                <w:iCs/>
                <w:color w:val="008080"/>
                <w:lang w:val="fr-BE"/>
              </w:rPr>
              <w:t>οχικό</w:t>
            </w:r>
            <w:proofErr w:type="spellEnd"/>
            <w:r w:rsidRPr="00292DEB">
              <w:rPr>
                <w:rFonts w:cs="Arial"/>
                <w:i/>
                <w:iCs/>
                <w:color w:val="008080"/>
                <w:lang w:val="fr-BE"/>
              </w:rPr>
              <w:t xml:space="preserve"> </w:t>
            </w:r>
            <w:proofErr w:type="spellStart"/>
            <w:r w:rsidRPr="00292DEB">
              <w:rPr>
                <w:rFonts w:cs="Arial"/>
                <w:i/>
                <w:iCs/>
                <w:color w:val="008080"/>
                <w:lang w:val="fr-BE"/>
              </w:rPr>
              <w:t>Βοήθημ</w:t>
            </w:r>
            <w:proofErr w:type="spellEnd"/>
            <w:r w:rsidRPr="00292DEB">
              <w:rPr>
                <w:rFonts w:cs="Arial"/>
                <w:i/>
                <w:iCs/>
                <w:color w:val="008080"/>
                <w:lang w:val="fr-BE"/>
              </w:rPr>
              <w:t>α):</w:t>
            </w:r>
            <w:r w:rsidRPr="00292DEB">
              <w:rPr>
                <w:rFonts w:cs="Arial"/>
                <w:lang w:val="fr-BE"/>
              </w:rPr>
              <w:t xml:space="preserve"> versée une fois par an sous forme d’un versement unique. Le montant varie en fonction de la catégorie socioprofessionnelle du bénéficiaire et est revu chaque année conformément à la décision ministérielle n° </w:t>
            </w:r>
            <w:r w:rsidRPr="00292DEB">
              <w:rPr>
                <w:rFonts w:cs="Arial"/>
                <w:color w:val="C00000"/>
                <w:lang w:val="fr-BE"/>
              </w:rPr>
              <w:t>30659/89</w:t>
            </w:r>
            <w:r w:rsidRPr="00292DEB">
              <w:rPr>
                <w:rFonts w:cs="Arial"/>
                <w:lang w:val="fr-BE"/>
              </w:rPr>
              <w:t>.</w:t>
            </w:r>
          </w:p>
          <w:p w14:paraId="384A5F26" w14:textId="77777777" w:rsidR="005D0FED" w:rsidRPr="00292DEB" w:rsidRDefault="005D0FED" w:rsidP="00DB7CCE">
            <w:pPr>
              <w:spacing w:line="276" w:lineRule="auto"/>
              <w:rPr>
                <w:rFonts w:cs="Arial"/>
                <w:lang w:val="fr-BE"/>
              </w:rPr>
            </w:pPr>
          </w:p>
          <w:p w14:paraId="1830FA31" w14:textId="77777777" w:rsidR="005D0FED" w:rsidRPr="00292DEB" w:rsidRDefault="005D0FED" w:rsidP="00DB7CCE">
            <w:pPr>
              <w:spacing w:line="276" w:lineRule="auto"/>
              <w:rPr>
                <w:rFonts w:cs="Arial"/>
                <w:color w:val="000000"/>
                <w:lang w:val="fr-BE"/>
              </w:rPr>
            </w:pPr>
            <w:r w:rsidRPr="00292DEB">
              <w:rPr>
                <w:rFonts w:cs="Arial"/>
                <w:color w:val="008000"/>
                <w:lang w:val="fr-BE"/>
              </w:rPr>
              <w:t>Allocation de disponibilité</w:t>
            </w:r>
            <w:r w:rsidRPr="00292DEB">
              <w:rPr>
                <w:rFonts w:cs="Arial"/>
                <w:color w:val="000000"/>
                <w:lang w:val="fr-BE"/>
              </w:rPr>
              <w:t xml:space="preserve"> (</w:t>
            </w:r>
            <w:r w:rsidRPr="00292DEB">
              <w:rPr>
                <w:rFonts w:cs="Arial"/>
                <w:i/>
                <w:iCs/>
                <w:color w:val="008080"/>
                <w:lang w:val="fr-BE"/>
              </w:rPr>
              <w:t>ΕΠΙΔΟΜΑ ΔΙΑΘΕΣΙΜΟΤΗΤΑΣ</w:t>
            </w:r>
            <w:r w:rsidRPr="00292DEB">
              <w:rPr>
                <w:rFonts w:cs="Arial"/>
                <w:color w:val="000000"/>
                <w:lang w:val="fr-BE"/>
              </w:rPr>
              <w:t>): pendant la période de chômage technique, l’employeur verse au salarié la moitié du montant du salaire moyen des deux derniers mois.</w:t>
            </w:r>
          </w:p>
          <w:p w14:paraId="29FAE4EC" w14:textId="77777777" w:rsidR="005D0FED" w:rsidRPr="00292DEB" w:rsidRDefault="005D0FED" w:rsidP="00DB7CCE">
            <w:pPr>
              <w:spacing w:line="276" w:lineRule="auto"/>
              <w:rPr>
                <w:rFonts w:cs="Arial"/>
                <w:lang w:val="fr-BE"/>
              </w:rPr>
            </w:pPr>
            <w:r w:rsidRPr="00292DEB">
              <w:rPr>
                <w:rFonts w:cs="Arial"/>
                <w:color w:val="000000"/>
                <w:lang w:val="fr-BE"/>
              </w:rPr>
              <w:t xml:space="preserve">Pendant trois mois, le </w:t>
            </w:r>
            <w:r w:rsidRPr="00292DEB">
              <w:rPr>
                <w:rFonts w:cs="Arial"/>
                <w:color w:val="008000"/>
                <w:lang w:val="fr-BE"/>
              </w:rPr>
              <w:t>DYPA</w:t>
            </w:r>
            <w:r w:rsidRPr="00292DEB">
              <w:rPr>
                <w:rFonts w:cs="Arial"/>
                <w:color w:val="000000"/>
                <w:lang w:val="fr-BE"/>
              </w:rPr>
              <w:t xml:space="preserve"> octroie aux salariés un supplément de </w:t>
            </w:r>
            <w:r w:rsidRPr="00292DEB">
              <w:rPr>
                <w:rFonts w:cs="Arial"/>
                <w:color w:val="C00000"/>
                <w:lang w:val="fr-BE"/>
              </w:rPr>
              <w:t>10%</w:t>
            </w:r>
            <w:r w:rsidRPr="00292DEB">
              <w:rPr>
                <w:rFonts w:cs="Arial"/>
                <w:color w:val="000000"/>
                <w:lang w:val="fr-BE"/>
              </w:rPr>
              <w:t xml:space="preserve"> du salaire moyen des deux derniers mois (qui pourrait atteindre </w:t>
            </w:r>
            <w:r w:rsidRPr="00292DEB">
              <w:rPr>
                <w:rFonts w:cs="Arial"/>
                <w:color w:val="C00000"/>
                <w:lang w:val="fr-BE"/>
              </w:rPr>
              <w:t>30%</w:t>
            </w:r>
            <w:r w:rsidRPr="00292DEB">
              <w:rPr>
                <w:rFonts w:cs="Arial"/>
                <w:color w:val="000000"/>
                <w:lang w:val="fr-BE"/>
              </w:rPr>
              <w:t xml:space="preserve"> par décision ministérielle).</w:t>
            </w:r>
          </w:p>
          <w:p w14:paraId="192CF147" w14:textId="77777777" w:rsidR="005D0FED" w:rsidRPr="00292DEB" w:rsidRDefault="005D0FED" w:rsidP="00DB7CCE">
            <w:pPr>
              <w:spacing w:line="276" w:lineRule="auto"/>
              <w:rPr>
                <w:rFonts w:cs="Arial"/>
                <w:lang w:val="fr-BE"/>
              </w:rPr>
            </w:pPr>
          </w:p>
          <w:p w14:paraId="0B5BBA95" w14:textId="1AA284F2" w:rsidR="005D0FED" w:rsidRPr="00292DEB" w:rsidRDefault="005D0FED" w:rsidP="00DB7CCE">
            <w:pPr>
              <w:spacing w:line="276" w:lineRule="auto"/>
              <w:rPr>
                <w:rFonts w:cs="Arial"/>
                <w:lang w:val="fr-BE"/>
              </w:rPr>
            </w:pPr>
          </w:p>
        </w:tc>
        <w:tc>
          <w:tcPr>
            <w:tcW w:w="1370" w:type="pct"/>
          </w:tcPr>
          <w:p w14:paraId="35408414"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E-X-14-EL</w:t>
            </w:r>
          </w:p>
          <w:p w14:paraId="0717BAD3"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Special Seasonal Allowance</w:t>
            </w:r>
            <w:r w:rsidRPr="00292DEB">
              <w:rPr>
                <w:i/>
                <w:color w:val="008080"/>
                <w:sz w:val="15"/>
                <w:szCs w:val="15"/>
                <w:lang w:val="en-GB"/>
              </w:rPr>
              <w:t xml:space="preserve"> (</w:t>
            </w:r>
            <w:proofErr w:type="spellStart"/>
            <w:r w:rsidRPr="00292DEB">
              <w:rPr>
                <w:i/>
                <w:color w:val="008080"/>
                <w:sz w:val="15"/>
                <w:szCs w:val="15"/>
              </w:rPr>
              <w:t>Ειδικό</w:t>
            </w:r>
            <w:proofErr w:type="spellEnd"/>
            <w:r w:rsidRPr="00292DEB">
              <w:rPr>
                <w:i/>
                <w:color w:val="008080"/>
                <w:sz w:val="15"/>
                <w:szCs w:val="15"/>
                <w:lang w:val="en-GB"/>
              </w:rPr>
              <w:t xml:space="preserve"> </w:t>
            </w:r>
            <w:r w:rsidRPr="00292DEB">
              <w:rPr>
                <w:i/>
                <w:color w:val="008080"/>
                <w:sz w:val="15"/>
                <w:szCs w:val="15"/>
              </w:rPr>
              <w:t>Επ</w:t>
            </w:r>
            <w:proofErr w:type="spellStart"/>
            <w:r w:rsidRPr="00292DEB">
              <w:rPr>
                <w:i/>
                <w:color w:val="008080"/>
                <w:sz w:val="15"/>
                <w:szCs w:val="15"/>
              </w:rPr>
              <w:t>οχικό</w:t>
            </w:r>
            <w:proofErr w:type="spellEnd"/>
            <w:r w:rsidRPr="00292DEB">
              <w:rPr>
                <w:i/>
                <w:color w:val="008080"/>
                <w:sz w:val="15"/>
                <w:szCs w:val="15"/>
                <w:lang w:val="en-GB"/>
              </w:rPr>
              <w:t xml:space="preserve"> </w:t>
            </w:r>
            <w:proofErr w:type="spellStart"/>
            <w:r w:rsidRPr="00292DEB">
              <w:rPr>
                <w:i/>
                <w:color w:val="008080"/>
                <w:sz w:val="15"/>
                <w:szCs w:val="15"/>
              </w:rPr>
              <w:t>Βοήθημ</w:t>
            </w:r>
            <w:proofErr w:type="spellEnd"/>
            <w:r w:rsidRPr="00292DEB">
              <w:rPr>
                <w:i/>
                <w:color w:val="008080"/>
                <w:sz w:val="15"/>
                <w:szCs w:val="15"/>
              </w:rPr>
              <w:t>α</w:t>
            </w:r>
            <w:r w:rsidRPr="00292DEB">
              <w:rPr>
                <w:i/>
                <w:color w:val="008080"/>
                <w:sz w:val="15"/>
                <w:szCs w:val="15"/>
                <w:lang w:val="en-GB"/>
              </w:rPr>
              <w:t>)</w:t>
            </w:r>
            <w:r w:rsidRPr="00292DEB">
              <w:rPr>
                <w:color w:val="008080"/>
                <w:sz w:val="15"/>
                <w:szCs w:val="15"/>
                <w:lang w:val="en-GB"/>
              </w:rPr>
              <w:t>:</w:t>
            </w:r>
            <w:r w:rsidRPr="00292DEB">
              <w:rPr>
                <w:i/>
                <w:color w:val="008080"/>
                <w:sz w:val="15"/>
                <w:szCs w:val="15"/>
                <w:lang w:val="en-GB"/>
              </w:rPr>
              <w:t xml:space="preserve"> </w:t>
            </w:r>
            <w:r w:rsidRPr="00292DEB">
              <w:rPr>
                <w:color w:val="000000"/>
                <w:sz w:val="15"/>
                <w:szCs w:val="15"/>
                <w:lang w:val="en-GB"/>
              </w:rPr>
              <w:t xml:space="preserve">paid yearly in a lump-sum. The amount varies according to the social and professional category of the beneficiary, and it is modified yearly in accordance with the Ministerial Decision </w:t>
            </w:r>
            <w:r w:rsidRPr="00292DEB">
              <w:rPr>
                <w:color w:val="C00000"/>
                <w:sz w:val="15"/>
                <w:szCs w:val="15"/>
                <w:lang w:val="en-GB"/>
              </w:rPr>
              <w:t>30659/89</w:t>
            </w:r>
            <w:r w:rsidRPr="00292DEB">
              <w:rPr>
                <w:color w:val="000000"/>
                <w:sz w:val="15"/>
                <w:szCs w:val="15"/>
                <w:lang w:val="en-GB"/>
              </w:rPr>
              <w:t>.</w:t>
            </w:r>
          </w:p>
          <w:p w14:paraId="3466F609"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6CF998C0"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Availability Benefit</w:t>
            </w:r>
            <w:r w:rsidRPr="00292DEB">
              <w:rPr>
                <w:color w:val="000000"/>
                <w:sz w:val="15"/>
                <w:szCs w:val="15"/>
                <w:lang w:val="en-GB"/>
              </w:rPr>
              <w:t xml:space="preserve">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ΔΙΑΘΕΣΙΜΟΤΗΤΑΣ</w:t>
            </w:r>
            <w:r w:rsidRPr="00292DEB">
              <w:rPr>
                <w:color w:val="000000"/>
                <w:sz w:val="15"/>
                <w:szCs w:val="15"/>
                <w:lang w:val="en-GB"/>
              </w:rPr>
              <w:t xml:space="preserve">): during the lay-off period the employee receives from the employer half the amount of the average salary of the two last months. For a three-months period </w:t>
            </w:r>
            <w:r w:rsidRPr="00292DEB">
              <w:rPr>
                <w:color w:val="008000"/>
                <w:sz w:val="15"/>
                <w:szCs w:val="15"/>
                <w:lang w:val="en-GB"/>
              </w:rPr>
              <w:t>DYPA</w:t>
            </w:r>
            <w:r w:rsidRPr="00292DEB">
              <w:rPr>
                <w:color w:val="000000"/>
                <w:sz w:val="15"/>
                <w:szCs w:val="15"/>
                <w:lang w:val="en-GB"/>
              </w:rPr>
              <w:t xml:space="preserve"> grants the employees an extra </w:t>
            </w:r>
            <w:r w:rsidRPr="00292DEB">
              <w:rPr>
                <w:color w:val="C00000"/>
                <w:sz w:val="15"/>
                <w:szCs w:val="15"/>
                <w:lang w:val="en-GB"/>
              </w:rPr>
              <w:t>10%</w:t>
            </w:r>
            <w:r w:rsidRPr="00292DEB">
              <w:rPr>
                <w:color w:val="000000"/>
                <w:sz w:val="15"/>
                <w:szCs w:val="15"/>
                <w:lang w:val="en-GB"/>
              </w:rPr>
              <w:t xml:space="preserve"> of the average salary of the </w:t>
            </w:r>
            <w:r w:rsidRPr="00292DEB">
              <w:rPr>
                <w:color w:val="C00000"/>
                <w:sz w:val="15"/>
                <w:szCs w:val="15"/>
                <w:lang w:val="en-GB"/>
              </w:rPr>
              <w:t>two</w:t>
            </w:r>
            <w:r w:rsidRPr="00292DEB">
              <w:rPr>
                <w:color w:val="000000"/>
                <w:sz w:val="15"/>
                <w:szCs w:val="15"/>
                <w:lang w:val="en-GB"/>
              </w:rPr>
              <w:t xml:space="preserve"> last months (which could increase to </w:t>
            </w:r>
            <w:r w:rsidRPr="00292DEB">
              <w:rPr>
                <w:color w:val="C00000"/>
                <w:sz w:val="15"/>
                <w:szCs w:val="15"/>
                <w:lang w:val="en-GB"/>
              </w:rPr>
              <w:t>30%</w:t>
            </w:r>
            <w:r w:rsidRPr="00292DEB">
              <w:rPr>
                <w:color w:val="000000"/>
                <w:sz w:val="15"/>
                <w:szCs w:val="15"/>
                <w:lang w:val="en-GB"/>
              </w:rPr>
              <w:t xml:space="preserve"> by Ministerial Decision).</w:t>
            </w:r>
          </w:p>
          <w:p w14:paraId="3C95ADCD" w14:textId="50C4D9B9"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9F46CF9"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25F764E1" w14:textId="77777777" w:rsidR="005D0FED" w:rsidRPr="00292DEB" w:rsidRDefault="005D0FED" w:rsidP="00DB7CCE">
            <w:pPr>
              <w:spacing w:line="276" w:lineRule="auto"/>
              <w:rPr>
                <w:rFonts w:cs="Arial"/>
                <w:color w:val="0000FF"/>
              </w:rPr>
            </w:pPr>
          </w:p>
        </w:tc>
        <w:tc>
          <w:tcPr>
            <w:tcW w:w="127" w:type="pct"/>
          </w:tcPr>
          <w:p w14:paraId="51053A63" w14:textId="77777777" w:rsidR="005D0FED" w:rsidRPr="00292DEB" w:rsidRDefault="005D0FED" w:rsidP="00DB7CCE">
            <w:pPr>
              <w:spacing w:line="276" w:lineRule="auto"/>
              <w:rPr>
                <w:rFonts w:cs="Arial"/>
                <w:color w:val="0000FF"/>
                <w:lang w:val="fr-FR"/>
              </w:rPr>
            </w:pPr>
            <w:r w:rsidRPr="00292DEB">
              <w:rPr>
                <w:rFonts w:cs="Arial"/>
                <w:color w:val="0000FF"/>
                <w:lang w:val="fr-FR"/>
              </w:rPr>
              <w:t>14</w:t>
            </w:r>
          </w:p>
          <w:p w14:paraId="7188F442" w14:textId="77777777" w:rsidR="005D0FED" w:rsidRPr="00292DEB" w:rsidRDefault="005D0FED" w:rsidP="00DB7CCE">
            <w:pPr>
              <w:spacing w:line="276" w:lineRule="auto"/>
              <w:rPr>
                <w:rFonts w:cs="Arial"/>
                <w:color w:val="0000FF"/>
              </w:rPr>
            </w:pPr>
          </w:p>
        </w:tc>
        <w:tc>
          <w:tcPr>
            <w:tcW w:w="402" w:type="pct"/>
          </w:tcPr>
          <w:p w14:paraId="509DCF1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36F8F54" w14:textId="77777777" w:rsidR="005D0FED" w:rsidRPr="00292DEB" w:rsidRDefault="005D0FED" w:rsidP="00DB7CCE">
            <w:pPr>
              <w:spacing w:line="276" w:lineRule="auto"/>
              <w:rPr>
                <w:rFonts w:cs="Arial"/>
                <w:color w:val="0000FF"/>
              </w:rPr>
            </w:pPr>
          </w:p>
        </w:tc>
      </w:tr>
      <w:tr w:rsidR="005D0FED" w:rsidRPr="00292DEB" w14:paraId="3E22B1FF" w14:textId="77777777" w:rsidTr="005D0FED">
        <w:tc>
          <w:tcPr>
            <w:tcW w:w="193" w:type="pct"/>
          </w:tcPr>
          <w:p w14:paraId="031B197A" w14:textId="77777777" w:rsidR="005D0FED" w:rsidRPr="00292DEB" w:rsidRDefault="005D0FED" w:rsidP="00DB7CCE">
            <w:pPr>
              <w:spacing w:line="276" w:lineRule="auto"/>
              <w:jc w:val="left"/>
              <w:rPr>
                <w:rFonts w:cs="Arial"/>
                <w:lang w:val="en-GB"/>
              </w:rPr>
            </w:pPr>
            <w:r w:rsidRPr="00292DEB">
              <w:rPr>
                <w:rFonts w:cs="Arial"/>
                <w:lang w:val="en-GB"/>
              </w:rPr>
              <w:t>EL</w:t>
            </w:r>
          </w:p>
          <w:p w14:paraId="1AAE92D9" w14:textId="41ACFD51"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5C91BD13" w14:textId="2ADFFAAC" w:rsidR="005D0FED" w:rsidRPr="00292DEB" w:rsidRDefault="005D0FED" w:rsidP="00DB7CCE">
            <w:pPr>
              <w:pStyle w:val="ListBullet"/>
              <w:numPr>
                <w:ilvl w:val="0"/>
                <w:numId w:val="0"/>
              </w:numPr>
              <w:spacing w:after="0" w:line="276" w:lineRule="auto"/>
              <w:ind w:left="113"/>
              <w:rPr>
                <w:rFonts w:eastAsia="Calibri"/>
                <w:iCs/>
              </w:rPr>
            </w:pPr>
            <w:r w:rsidRPr="00292DEB">
              <w:t>Es gibt keine Leistungen.</w:t>
            </w:r>
          </w:p>
        </w:tc>
        <w:tc>
          <w:tcPr>
            <w:tcW w:w="1370" w:type="pct"/>
          </w:tcPr>
          <w:p w14:paraId="3B215BEF" w14:textId="77777777" w:rsidR="005D0FED" w:rsidRPr="00292DEB" w:rsidRDefault="005D0FED" w:rsidP="00DB7CCE">
            <w:pPr>
              <w:spacing w:line="276" w:lineRule="auto"/>
              <w:rPr>
                <w:rFonts w:cs="Arial"/>
                <w:lang w:val="fr-BE"/>
              </w:rPr>
            </w:pPr>
            <w:r w:rsidRPr="00292DEB">
              <w:rPr>
                <w:rFonts w:cs="Arial"/>
                <w:lang w:val="fr-BE"/>
              </w:rPr>
              <w:t>Ces prestations n’existent pas.</w:t>
            </w:r>
          </w:p>
          <w:p w14:paraId="6CD986B4" w14:textId="6DA05673" w:rsidR="005D0FED" w:rsidRPr="00292DEB" w:rsidRDefault="005D0FED" w:rsidP="00044712">
            <w:pPr>
              <w:pStyle w:val="ListBullet"/>
              <w:numPr>
                <w:ilvl w:val="0"/>
                <w:numId w:val="0"/>
              </w:numPr>
              <w:spacing w:after="0" w:line="276" w:lineRule="auto"/>
              <w:ind w:left="57"/>
              <w:rPr>
                <w:rFonts w:eastAsia="Calibri"/>
                <w:iCs/>
                <w:lang w:val="fr-BE"/>
              </w:rPr>
            </w:pPr>
          </w:p>
        </w:tc>
        <w:tc>
          <w:tcPr>
            <w:tcW w:w="1370" w:type="pct"/>
          </w:tcPr>
          <w:p w14:paraId="65DB58B4"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E-X-15-EL</w:t>
            </w:r>
          </w:p>
          <w:p w14:paraId="4BDC204B" w14:textId="2AE6E5D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color w:val="000000"/>
                <w:sz w:val="15"/>
                <w:szCs w:val="15"/>
              </w:rPr>
              <w:t>Benefits</w:t>
            </w:r>
            <w:proofErr w:type="spellEnd"/>
            <w:r w:rsidRPr="00292DEB">
              <w:rPr>
                <w:color w:val="000000"/>
                <w:sz w:val="15"/>
                <w:szCs w:val="15"/>
              </w:rPr>
              <w:t xml:space="preserve"> do not </w:t>
            </w:r>
            <w:proofErr w:type="spellStart"/>
            <w:r w:rsidRPr="00292DEB">
              <w:rPr>
                <w:color w:val="000000"/>
                <w:sz w:val="15"/>
                <w:szCs w:val="15"/>
              </w:rPr>
              <w:t>exist</w:t>
            </w:r>
            <w:proofErr w:type="spellEnd"/>
            <w:r w:rsidRPr="00292DEB">
              <w:rPr>
                <w:color w:val="000000"/>
                <w:sz w:val="15"/>
                <w:szCs w:val="15"/>
              </w:rPr>
              <w:t>.</w:t>
            </w:r>
          </w:p>
        </w:tc>
        <w:tc>
          <w:tcPr>
            <w:tcW w:w="167" w:type="pct"/>
          </w:tcPr>
          <w:p w14:paraId="511D969E"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5B482693" w14:textId="77777777" w:rsidR="005D0FED" w:rsidRPr="00292DEB" w:rsidRDefault="005D0FED" w:rsidP="00DB7CCE">
            <w:pPr>
              <w:spacing w:line="276" w:lineRule="auto"/>
              <w:rPr>
                <w:rFonts w:cs="Arial"/>
                <w:color w:val="0000FF"/>
              </w:rPr>
            </w:pPr>
          </w:p>
        </w:tc>
        <w:tc>
          <w:tcPr>
            <w:tcW w:w="127" w:type="pct"/>
          </w:tcPr>
          <w:p w14:paraId="77280443" w14:textId="77777777" w:rsidR="005D0FED" w:rsidRPr="00292DEB" w:rsidRDefault="005D0FED" w:rsidP="00DB7CCE">
            <w:pPr>
              <w:spacing w:line="276" w:lineRule="auto"/>
              <w:rPr>
                <w:rFonts w:cs="Arial"/>
                <w:color w:val="0000FF"/>
                <w:lang w:val="fr-FR"/>
              </w:rPr>
            </w:pPr>
            <w:r w:rsidRPr="00292DEB">
              <w:rPr>
                <w:rFonts w:cs="Arial"/>
                <w:color w:val="0000FF"/>
                <w:lang w:val="fr-FR"/>
              </w:rPr>
              <w:t>15</w:t>
            </w:r>
          </w:p>
          <w:p w14:paraId="72735A4C" w14:textId="77777777" w:rsidR="005D0FED" w:rsidRPr="00292DEB" w:rsidRDefault="005D0FED" w:rsidP="00DB7CCE">
            <w:pPr>
              <w:spacing w:line="276" w:lineRule="auto"/>
              <w:rPr>
                <w:rFonts w:cs="Arial"/>
                <w:color w:val="0000FF"/>
              </w:rPr>
            </w:pPr>
          </w:p>
        </w:tc>
        <w:tc>
          <w:tcPr>
            <w:tcW w:w="402" w:type="pct"/>
          </w:tcPr>
          <w:p w14:paraId="5538688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E0E1AB0" w14:textId="77777777" w:rsidR="005D0FED" w:rsidRPr="00292DEB" w:rsidRDefault="005D0FED" w:rsidP="00DB7CCE">
            <w:pPr>
              <w:spacing w:line="276" w:lineRule="auto"/>
              <w:rPr>
                <w:rFonts w:cs="Arial"/>
                <w:color w:val="0000FF"/>
              </w:rPr>
            </w:pPr>
          </w:p>
        </w:tc>
      </w:tr>
      <w:tr w:rsidR="005D0FED" w:rsidRPr="00292DEB" w14:paraId="232F83D0" w14:textId="77777777" w:rsidTr="005D0FED">
        <w:tc>
          <w:tcPr>
            <w:tcW w:w="193" w:type="pct"/>
          </w:tcPr>
          <w:p w14:paraId="4E08356A" w14:textId="77777777" w:rsidR="005D0FED" w:rsidRPr="00292DEB" w:rsidRDefault="005D0FED" w:rsidP="00DB7CCE">
            <w:pPr>
              <w:spacing w:line="276" w:lineRule="auto"/>
              <w:jc w:val="left"/>
              <w:rPr>
                <w:rFonts w:cs="Arial"/>
                <w:lang w:val="es-ES"/>
              </w:rPr>
            </w:pPr>
            <w:r w:rsidRPr="00292DEB">
              <w:rPr>
                <w:rFonts w:cs="Arial"/>
                <w:lang w:val="es-ES"/>
              </w:rPr>
              <w:t>EL</w:t>
            </w:r>
          </w:p>
          <w:p w14:paraId="2BF5F927" w14:textId="77777777" w:rsidR="005D0FED" w:rsidRPr="00292DEB" w:rsidRDefault="005D0FED" w:rsidP="00DB7CCE">
            <w:pPr>
              <w:spacing w:line="276" w:lineRule="auto"/>
              <w:jc w:val="left"/>
              <w:rPr>
                <w:rFonts w:cs="Arial"/>
                <w:lang w:val="es-ES"/>
              </w:rPr>
            </w:pPr>
            <w:r w:rsidRPr="00292DEB">
              <w:rPr>
                <w:rFonts w:cs="Arial"/>
                <w:lang w:val="es-ES"/>
              </w:rPr>
              <w:t>EL</w:t>
            </w:r>
          </w:p>
          <w:p w14:paraId="1DD10F52" w14:textId="16641840" w:rsidR="005D0FED" w:rsidRPr="00292DEB" w:rsidRDefault="005D0FED" w:rsidP="00DB7CCE">
            <w:pPr>
              <w:spacing w:line="276" w:lineRule="auto"/>
              <w:jc w:val="left"/>
              <w:rPr>
                <w:rFonts w:cs="Arial"/>
                <w:b/>
              </w:rPr>
            </w:pPr>
            <w:r w:rsidRPr="00292DEB">
              <w:rPr>
                <w:rFonts w:cs="Arial"/>
                <w:lang w:val="es-ES"/>
              </w:rPr>
              <w:t>EL</w:t>
            </w:r>
          </w:p>
        </w:tc>
        <w:tc>
          <w:tcPr>
            <w:tcW w:w="1371" w:type="pct"/>
          </w:tcPr>
          <w:p w14:paraId="1158B601" w14:textId="272A8389" w:rsidR="005D0FED" w:rsidRPr="00292DEB" w:rsidRDefault="005D0FED" w:rsidP="00DB7CCE">
            <w:pPr>
              <w:tabs>
                <w:tab w:val="left" w:pos="0"/>
              </w:tabs>
              <w:spacing w:line="276" w:lineRule="auto"/>
              <w:rPr>
                <w:rFonts w:cs="Arial"/>
              </w:rPr>
            </w:pPr>
            <w:r w:rsidRPr="00292DEB">
              <w:rPr>
                <w:rFonts w:cs="Arial"/>
              </w:rPr>
              <w:t>Nicht anwendbar.</w:t>
            </w:r>
          </w:p>
        </w:tc>
        <w:tc>
          <w:tcPr>
            <w:tcW w:w="1370" w:type="pct"/>
          </w:tcPr>
          <w:p w14:paraId="70E357C3" w14:textId="4844270E" w:rsidR="005D0FED" w:rsidRPr="00292DEB" w:rsidRDefault="005D0FED" w:rsidP="00DB7CCE">
            <w:pPr>
              <w:spacing w:line="276" w:lineRule="auto"/>
              <w:rPr>
                <w:rFonts w:cs="Arial"/>
                <w:bCs/>
                <w:lang w:val="fr-BE"/>
              </w:rPr>
            </w:pPr>
            <w:r w:rsidRPr="00292DEB">
              <w:rPr>
                <w:rFonts w:cs="Arial"/>
                <w:lang w:val="fr-BE"/>
              </w:rPr>
              <w:t>Non applicable.</w:t>
            </w:r>
          </w:p>
        </w:tc>
        <w:tc>
          <w:tcPr>
            <w:tcW w:w="1370" w:type="pct"/>
          </w:tcPr>
          <w:p w14:paraId="770BDA31"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E-X-16-EL</w:t>
            </w:r>
          </w:p>
          <w:p w14:paraId="1CBE8463"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Not applicable.</w:t>
            </w:r>
          </w:p>
          <w:p w14:paraId="4BC37894" w14:textId="1DE3576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00E5243"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4B0FF0A5" w14:textId="77777777" w:rsidR="005D0FED" w:rsidRPr="00292DEB" w:rsidRDefault="005D0FED" w:rsidP="00DB7CCE">
            <w:pPr>
              <w:spacing w:line="276" w:lineRule="auto"/>
              <w:rPr>
                <w:rFonts w:cs="Arial"/>
                <w:color w:val="0000FF"/>
              </w:rPr>
            </w:pPr>
          </w:p>
        </w:tc>
        <w:tc>
          <w:tcPr>
            <w:tcW w:w="127" w:type="pct"/>
          </w:tcPr>
          <w:p w14:paraId="7076CB06" w14:textId="77777777" w:rsidR="005D0FED" w:rsidRPr="00292DEB" w:rsidRDefault="005D0FED" w:rsidP="00DB7CCE">
            <w:pPr>
              <w:spacing w:line="276" w:lineRule="auto"/>
              <w:rPr>
                <w:rFonts w:cs="Arial"/>
                <w:color w:val="0000FF"/>
                <w:lang w:val="fr-FR"/>
              </w:rPr>
            </w:pPr>
            <w:r w:rsidRPr="00292DEB">
              <w:rPr>
                <w:rFonts w:cs="Arial"/>
                <w:color w:val="0000FF"/>
                <w:lang w:val="fr-FR"/>
              </w:rPr>
              <w:t>16</w:t>
            </w:r>
          </w:p>
          <w:p w14:paraId="4D14DB52" w14:textId="77777777" w:rsidR="005D0FED" w:rsidRPr="00292DEB" w:rsidRDefault="005D0FED" w:rsidP="00DB7CCE">
            <w:pPr>
              <w:spacing w:line="276" w:lineRule="auto"/>
              <w:rPr>
                <w:rFonts w:cs="Arial"/>
                <w:color w:val="0000FF"/>
              </w:rPr>
            </w:pPr>
          </w:p>
        </w:tc>
        <w:tc>
          <w:tcPr>
            <w:tcW w:w="402" w:type="pct"/>
          </w:tcPr>
          <w:p w14:paraId="18579A98"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1DD55C1" w14:textId="77777777" w:rsidR="005D0FED" w:rsidRPr="00292DEB" w:rsidRDefault="005D0FED" w:rsidP="00DB7CCE">
            <w:pPr>
              <w:spacing w:line="276" w:lineRule="auto"/>
              <w:rPr>
                <w:rFonts w:cs="Arial"/>
                <w:color w:val="0000FF"/>
              </w:rPr>
            </w:pPr>
          </w:p>
        </w:tc>
      </w:tr>
      <w:tr w:rsidR="005D0FED" w:rsidRPr="00292DEB" w14:paraId="58F13DCA" w14:textId="77777777" w:rsidTr="005D0FED">
        <w:tc>
          <w:tcPr>
            <w:tcW w:w="193" w:type="pct"/>
          </w:tcPr>
          <w:p w14:paraId="2820ECB8" w14:textId="77777777" w:rsidR="005D0FED" w:rsidRPr="00292DEB" w:rsidRDefault="005D0FED" w:rsidP="00DB7CCE">
            <w:pPr>
              <w:spacing w:line="276" w:lineRule="auto"/>
              <w:jc w:val="left"/>
              <w:rPr>
                <w:rFonts w:cs="Arial"/>
                <w:lang w:val="es-ES"/>
              </w:rPr>
            </w:pPr>
            <w:r w:rsidRPr="00292DEB">
              <w:rPr>
                <w:rFonts w:cs="Arial"/>
                <w:lang w:val="es-ES"/>
              </w:rPr>
              <w:t>EL</w:t>
            </w:r>
          </w:p>
          <w:p w14:paraId="12262683" w14:textId="77777777" w:rsidR="005D0FED" w:rsidRPr="00292DEB" w:rsidRDefault="005D0FED" w:rsidP="00DB7CCE">
            <w:pPr>
              <w:spacing w:line="276" w:lineRule="auto"/>
              <w:jc w:val="left"/>
              <w:rPr>
                <w:rFonts w:cs="Arial"/>
                <w:lang w:val="es-ES"/>
              </w:rPr>
            </w:pPr>
            <w:r w:rsidRPr="00292DEB">
              <w:rPr>
                <w:rFonts w:cs="Arial"/>
                <w:lang w:val="es-ES"/>
              </w:rPr>
              <w:t>EL</w:t>
            </w:r>
          </w:p>
          <w:p w14:paraId="70E08CF7" w14:textId="5CA036FF" w:rsidR="005D0FED" w:rsidRPr="00292DEB" w:rsidRDefault="005D0FED" w:rsidP="00DB7CCE">
            <w:pPr>
              <w:spacing w:line="276" w:lineRule="auto"/>
              <w:jc w:val="left"/>
              <w:rPr>
                <w:rFonts w:cs="Arial"/>
                <w:b/>
              </w:rPr>
            </w:pPr>
            <w:r w:rsidRPr="00292DEB">
              <w:rPr>
                <w:rFonts w:cs="Arial"/>
                <w:lang w:val="es-ES"/>
              </w:rPr>
              <w:t>EL</w:t>
            </w:r>
          </w:p>
        </w:tc>
        <w:tc>
          <w:tcPr>
            <w:tcW w:w="1371" w:type="pct"/>
          </w:tcPr>
          <w:p w14:paraId="4006EE46" w14:textId="799B17A1" w:rsidR="005D0FED" w:rsidRPr="00292DEB" w:rsidRDefault="005D0FED" w:rsidP="00DB7CCE">
            <w:pPr>
              <w:spacing w:line="276" w:lineRule="auto"/>
              <w:rPr>
                <w:rFonts w:cs="Arial"/>
              </w:rPr>
            </w:pPr>
            <w:r w:rsidRPr="00292DEB">
              <w:rPr>
                <w:rFonts w:cs="Arial"/>
              </w:rPr>
              <w:t>Nicht anwendbar.</w:t>
            </w:r>
          </w:p>
        </w:tc>
        <w:tc>
          <w:tcPr>
            <w:tcW w:w="1370" w:type="pct"/>
          </w:tcPr>
          <w:p w14:paraId="10E7F9B3" w14:textId="4DE669A2" w:rsidR="005D0FED" w:rsidRPr="00292DEB" w:rsidRDefault="005D0FED" w:rsidP="00DB7CCE">
            <w:pPr>
              <w:spacing w:line="276" w:lineRule="auto"/>
              <w:rPr>
                <w:rFonts w:cs="Arial"/>
                <w:bCs/>
                <w:lang w:val="fr-BE"/>
              </w:rPr>
            </w:pPr>
            <w:r w:rsidRPr="00292DEB">
              <w:rPr>
                <w:rFonts w:cs="Arial"/>
                <w:lang w:val="fr-BE"/>
              </w:rPr>
              <w:t>Non applicable.</w:t>
            </w:r>
          </w:p>
        </w:tc>
        <w:tc>
          <w:tcPr>
            <w:tcW w:w="1370" w:type="pct"/>
          </w:tcPr>
          <w:p w14:paraId="53E983BC"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E-X-17-EL</w:t>
            </w:r>
          </w:p>
          <w:p w14:paraId="406F9EDC"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Not applicable.</w:t>
            </w:r>
          </w:p>
          <w:p w14:paraId="74787C30" w14:textId="2E5EE30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3D284F8"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76CB079" w14:textId="77777777" w:rsidR="005D0FED" w:rsidRPr="00292DEB" w:rsidRDefault="005D0FED" w:rsidP="00DB7CCE">
            <w:pPr>
              <w:spacing w:line="276" w:lineRule="auto"/>
              <w:rPr>
                <w:rFonts w:cs="Arial"/>
                <w:color w:val="0000FF"/>
              </w:rPr>
            </w:pPr>
          </w:p>
        </w:tc>
        <w:tc>
          <w:tcPr>
            <w:tcW w:w="127" w:type="pct"/>
          </w:tcPr>
          <w:p w14:paraId="6E44106F" w14:textId="77777777" w:rsidR="005D0FED" w:rsidRPr="00292DEB" w:rsidRDefault="005D0FED" w:rsidP="00DB7CCE">
            <w:pPr>
              <w:spacing w:line="276" w:lineRule="auto"/>
              <w:rPr>
                <w:rFonts w:cs="Arial"/>
                <w:color w:val="0000FF"/>
                <w:lang w:val="fr-FR"/>
              </w:rPr>
            </w:pPr>
            <w:r w:rsidRPr="00292DEB">
              <w:rPr>
                <w:rFonts w:cs="Arial"/>
                <w:color w:val="0000FF"/>
                <w:lang w:val="fr-FR"/>
              </w:rPr>
              <w:t>17</w:t>
            </w:r>
          </w:p>
          <w:p w14:paraId="7F3736D3" w14:textId="77777777" w:rsidR="005D0FED" w:rsidRPr="00292DEB" w:rsidRDefault="005D0FED" w:rsidP="00DB7CCE">
            <w:pPr>
              <w:spacing w:line="276" w:lineRule="auto"/>
              <w:rPr>
                <w:rFonts w:cs="Arial"/>
                <w:color w:val="0000FF"/>
              </w:rPr>
            </w:pPr>
          </w:p>
        </w:tc>
        <w:tc>
          <w:tcPr>
            <w:tcW w:w="402" w:type="pct"/>
          </w:tcPr>
          <w:p w14:paraId="4437535B"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6FAA74F" w14:textId="77777777" w:rsidR="005D0FED" w:rsidRPr="00292DEB" w:rsidRDefault="005D0FED" w:rsidP="00DB7CCE">
            <w:pPr>
              <w:spacing w:line="276" w:lineRule="auto"/>
              <w:rPr>
                <w:rFonts w:cs="Arial"/>
                <w:color w:val="0000FF"/>
              </w:rPr>
            </w:pPr>
          </w:p>
        </w:tc>
      </w:tr>
      <w:tr w:rsidR="005D0FED" w:rsidRPr="00292DEB" w14:paraId="5A1D0783" w14:textId="77777777" w:rsidTr="005D0FED">
        <w:tc>
          <w:tcPr>
            <w:tcW w:w="193" w:type="pct"/>
          </w:tcPr>
          <w:p w14:paraId="12EC8EBC" w14:textId="77777777" w:rsidR="005D0FED" w:rsidRPr="00292DEB" w:rsidRDefault="005D0FED" w:rsidP="00DB7CCE">
            <w:pPr>
              <w:spacing w:line="276" w:lineRule="auto"/>
              <w:jc w:val="left"/>
              <w:rPr>
                <w:rFonts w:cs="Arial"/>
                <w:lang w:val="es-ES"/>
              </w:rPr>
            </w:pPr>
            <w:r w:rsidRPr="00292DEB">
              <w:rPr>
                <w:rFonts w:cs="Arial"/>
                <w:lang w:val="es-ES"/>
              </w:rPr>
              <w:t>EL</w:t>
            </w:r>
          </w:p>
          <w:p w14:paraId="182C6CDC" w14:textId="77777777" w:rsidR="005D0FED" w:rsidRPr="00292DEB" w:rsidRDefault="005D0FED" w:rsidP="00DB7CCE">
            <w:pPr>
              <w:spacing w:line="276" w:lineRule="auto"/>
              <w:jc w:val="left"/>
              <w:rPr>
                <w:rFonts w:cs="Arial"/>
                <w:lang w:val="es-ES"/>
              </w:rPr>
            </w:pPr>
            <w:r w:rsidRPr="00292DEB">
              <w:rPr>
                <w:rFonts w:cs="Arial"/>
                <w:lang w:val="es-ES"/>
              </w:rPr>
              <w:t>EL</w:t>
            </w:r>
          </w:p>
          <w:p w14:paraId="6FCD74CB" w14:textId="7B58EDFD" w:rsidR="005D0FED" w:rsidRPr="00292DEB" w:rsidRDefault="005D0FED" w:rsidP="00DB7CCE">
            <w:pPr>
              <w:spacing w:line="276" w:lineRule="auto"/>
              <w:jc w:val="left"/>
              <w:rPr>
                <w:rFonts w:cs="Arial"/>
                <w:b/>
              </w:rPr>
            </w:pPr>
            <w:r w:rsidRPr="00292DEB">
              <w:rPr>
                <w:rFonts w:cs="Arial"/>
                <w:lang w:val="es-ES"/>
              </w:rPr>
              <w:lastRenderedPageBreak/>
              <w:t>EL</w:t>
            </w:r>
          </w:p>
        </w:tc>
        <w:tc>
          <w:tcPr>
            <w:tcW w:w="1371" w:type="pct"/>
          </w:tcPr>
          <w:p w14:paraId="1B6F464B" w14:textId="77777777" w:rsidR="005D0FED" w:rsidRPr="00292DEB" w:rsidRDefault="005D0FED" w:rsidP="00DB7CCE">
            <w:pPr>
              <w:spacing w:line="276" w:lineRule="auto"/>
              <w:rPr>
                <w:rFonts w:cs="Arial"/>
              </w:rPr>
            </w:pPr>
            <w:r w:rsidRPr="00292DEB">
              <w:rPr>
                <w:rFonts w:cs="Arial"/>
              </w:rPr>
              <w:lastRenderedPageBreak/>
              <w:t>Verlängerung der Dauer von Arbeitslosengeld für ältere Arbeitslose.</w:t>
            </w:r>
          </w:p>
          <w:p w14:paraId="16E867F1" w14:textId="77777777" w:rsidR="005D0FED" w:rsidRPr="00292DEB" w:rsidRDefault="005D0FED" w:rsidP="00DB7CCE">
            <w:pPr>
              <w:spacing w:line="276" w:lineRule="auto"/>
              <w:rPr>
                <w:rFonts w:cs="Arial"/>
              </w:rPr>
            </w:pPr>
          </w:p>
          <w:p w14:paraId="60578E14" w14:textId="736B0FE5" w:rsidR="005D0FED" w:rsidRPr="00292DEB" w:rsidRDefault="005D0FED" w:rsidP="00DB7CCE">
            <w:pPr>
              <w:spacing w:line="276" w:lineRule="auto"/>
              <w:rPr>
                <w:rFonts w:cs="Arial"/>
                <w:iCs/>
              </w:rPr>
            </w:pPr>
          </w:p>
        </w:tc>
        <w:tc>
          <w:tcPr>
            <w:tcW w:w="1370" w:type="pct"/>
          </w:tcPr>
          <w:p w14:paraId="6CE840F8" w14:textId="77777777" w:rsidR="005D0FED" w:rsidRPr="00292DEB" w:rsidRDefault="005D0FED" w:rsidP="00DB7CCE">
            <w:pPr>
              <w:spacing w:line="276" w:lineRule="auto"/>
              <w:rPr>
                <w:rFonts w:cs="Arial"/>
                <w:lang w:val="fr-BE"/>
              </w:rPr>
            </w:pPr>
            <w:r w:rsidRPr="00292DEB">
              <w:rPr>
                <w:rFonts w:cs="Arial"/>
                <w:lang w:val="fr-BE"/>
              </w:rPr>
              <w:lastRenderedPageBreak/>
              <w:t>Extension de la durée de la prestation de chômage pour les chômeurs plus âgés.</w:t>
            </w:r>
          </w:p>
          <w:p w14:paraId="1F25EF9C" w14:textId="6C830E32" w:rsidR="005D0FED" w:rsidRPr="00292DEB" w:rsidRDefault="005D0FED" w:rsidP="00DB7CCE">
            <w:pPr>
              <w:spacing w:line="276" w:lineRule="auto"/>
              <w:rPr>
                <w:rFonts w:cs="Arial"/>
                <w:iCs/>
                <w:lang w:val="fr-BE"/>
              </w:rPr>
            </w:pPr>
          </w:p>
        </w:tc>
        <w:tc>
          <w:tcPr>
            <w:tcW w:w="1370" w:type="pct"/>
          </w:tcPr>
          <w:p w14:paraId="152E366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E-X-18-EL</w:t>
            </w:r>
          </w:p>
          <w:p w14:paraId="28EA47D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lastRenderedPageBreak/>
              <w:t>Extension of the duration of unemployment benefit for older unemployed.</w:t>
            </w:r>
          </w:p>
          <w:p w14:paraId="14696AD5" w14:textId="506BAE3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985AC98"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4A99C89F" w14:textId="77777777" w:rsidR="005D0FED" w:rsidRPr="00292DEB" w:rsidRDefault="005D0FED" w:rsidP="00DB7CCE">
            <w:pPr>
              <w:spacing w:line="276" w:lineRule="auto"/>
              <w:rPr>
                <w:rFonts w:cs="Arial"/>
                <w:color w:val="0000FF"/>
              </w:rPr>
            </w:pPr>
          </w:p>
        </w:tc>
        <w:tc>
          <w:tcPr>
            <w:tcW w:w="127" w:type="pct"/>
          </w:tcPr>
          <w:p w14:paraId="383AF13A" w14:textId="77777777" w:rsidR="005D0FED" w:rsidRPr="00292DEB" w:rsidRDefault="005D0FED" w:rsidP="00DB7CCE">
            <w:pPr>
              <w:spacing w:line="276" w:lineRule="auto"/>
              <w:rPr>
                <w:rFonts w:cs="Arial"/>
                <w:color w:val="0000FF"/>
                <w:lang w:val="fr-FR"/>
              </w:rPr>
            </w:pPr>
            <w:r w:rsidRPr="00292DEB">
              <w:rPr>
                <w:rFonts w:cs="Arial"/>
                <w:color w:val="0000FF"/>
                <w:lang w:val="fr-FR"/>
              </w:rPr>
              <w:t>18</w:t>
            </w:r>
          </w:p>
          <w:p w14:paraId="3E3FB2F6" w14:textId="77777777" w:rsidR="005D0FED" w:rsidRPr="00292DEB" w:rsidRDefault="005D0FED" w:rsidP="00DB7CCE">
            <w:pPr>
              <w:spacing w:line="276" w:lineRule="auto"/>
              <w:rPr>
                <w:rFonts w:cs="Arial"/>
                <w:color w:val="0000FF"/>
              </w:rPr>
            </w:pPr>
          </w:p>
        </w:tc>
        <w:tc>
          <w:tcPr>
            <w:tcW w:w="402" w:type="pct"/>
          </w:tcPr>
          <w:p w14:paraId="484505C7" w14:textId="77777777" w:rsidR="005D0FED" w:rsidRPr="00292DEB" w:rsidRDefault="005D0FED" w:rsidP="00DB7CCE">
            <w:pPr>
              <w:spacing w:line="276" w:lineRule="auto"/>
              <w:rPr>
                <w:rFonts w:cs="Arial"/>
                <w:color w:val="0000FF"/>
                <w:lang w:val="en-GB"/>
              </w:rPr>
            </w:pPr>
            <w:r w:rsidRPr="00292DEB">
              <w:rPr>
                <w:rFonts w:cs="Arial"/>
                <w:color w:val="0000FF"/>
                <w:lang w:val="en-GB"/>
              </w:rPr>
              <w:lastRenderedPageBreak/>
              <w:t>GREECE</w:t>
            </w:r>
          </w:p>
          <w:p w14:paraId="0FC6D66F" w14:textId="77777777" w:rsidR="005D0FED" w:rsidRPr="00292DEB" w:rsidRDefault="005D0FED" w:rsidP="00DB7CCE">
            <w:pPr>
              <w:spacing w:line="276" w:lineRule="auto"/>
              <w:rPr>
                <w:rFonts w:cs="Arial"/>
                <w:color w:val="0000FF"/>
              </w:rPr>
            </w:pPr>
          </w:p>
        </w:tc>
      </w:tr>
      <w:tr w:rsidR="005D0FED" w:rsidRPr="00292DEB" w14:paraId="1FD4B264" w14:textId="77777777" w:rsidTr="005D0FED">
        <w:tc>
          <w:tcPr>
            <w:tcW w:w="193" w:type="pct"/>
          </w:tcPr>
          <w:p w14:paraId="6FACB69B" w14:textId="77777777" w:rsidR="005D0FED" w:rsidRPr="00292DEB" w:rsidRDefault="005D0FED" w:rsidP="00DB7CCE">
            <w:pPr>
              <w:spacing w:line="276" w:lineRule="auto"/>
              <w:jc w:val="left"/>
              <w:rPr>
                <w:rFonts w:cs="Arial"/>
                <w:lang w:val="es-ES"/>
              </w:rPr>
            </w:pPr>
            <w:r w:rsidRPr="00292DEB">
              <w:rPr>
                <w:rFonts w:cs="Arial"/>
                <w:lang w:val="es-ES"/>
              </w:rPr>
              <w:t>EL</w:t>
            </w:r>
          </w:p>
          <w:p w14:paraId="4FE63D89" w14:textId="77777777" w:rsidR="005D0FED" w:rsidRPr="00292DEB" w:rsidRDefault="005D0FED" w:rsidP="00DB7CCE">
            <w:pPr>
              <w:spacing w:line="276" w:lineRule="auto"/>
              <w:jc w:val="left"/>
              <w:rPr>
                <w:rFonts w:cs="Arial"/>
                <w:lang w:val="es-ES"/>
              </w:rPr>
            </w:pPr>
            <w:r w:rsidRPr="00292DEB">
              <w:rPr>
                <w:rFonts w:cs="Arial"/>
                <w:lang w:val="es-ES"/>
              </w:rPr>
              <w:t>EL</w:t>
            </w:r>
          </w:p>
          <w:p w14:paraId="214A655A" w14:textId="25E6DF77" w:rsidR="005D0FED" w:rsidRPr="00292DEB" w:rsidRDefault="005D0FED" w:rsidP="00DB7CCE">
            <w:pPr>
              <w:spacing w:line="276" w:lineRule="auto"/>
              <w:jc w:val="left"/>
              <w:rPr>
                <w:rFonts w:cs="Arial"/>
                <w:b/>
              </w:rPr>
            </w:pPr>
          </w:p>
        </w:tc>
        <w:tc>
          <w:tcPr>
            <w:tcW w:w="1371" w:type="pct"/>
          </w:tcPr>
          <w:p w14:paraId="251161AE" w14:textId="77777777" w:rsidR="005D0FED" w:rsidRPr="00292DEB" w:rsidRDefault="005D0FED" w:rsidP="00DB7CCE">
            <w:pPr>
              <w:spacing w:line="276" w:lineRule="auto"/>
              <w:rPr>
                <w:rFonts w:eastAsia="Arial" w:cs="Arial"/>
              </w:rPr>
            </w:pPr>
            <w:r w:rsidRPr="00292DEB">
              <w:rPr>
                <w:rFonts w:eastAsia="Arial" w:cs="Arial"/>
              </w:rPr>
              <w:t xml:space="preserve">Arbeitslose über </w:t>
            </w:r>
            <w:r w:rsidRPr="00292DEB">
              <w:rPr>
                <w:rFonts w:eastAsia="Arial" w:cs="Arial"/>
                <w:color w:val="C00000"/>
              </w:rPr>
              <w:t xml:space="preserve">49 </w:t>
            </w:r>
            <w:r w:rsidRPr="00292DEB">
              <w:rPr>
                <w:rFonts w:eastAsia="Arial" w:cs="Arial"/>
              </w:rPr>
              <w:t xml:space="preserve">Jahre haben die Möglichkeit, </w:t>
            </w:r>
            <w:r w:rsidRPr="00292DEB">
              <w:rPr>
                <w:rFonts w:eastAsia="Arial" w:cs="Arial"/>
                <w:color w:val="C00000"/>
              </w:rPr>
              <w:t>12</w:t>
            </w:r>
            <w:r w:rsidRPr="00292DEB">
              <w:rPr>
                <w:rFonts w:eastAsia="Arial" w:cs="Arial"/>
              </w:rPr>
              <w:t xml:space="preserve"> Monate lang Arbeitslosengeld zu beziehen, wenn sie an </w:t>
            </w:r>
            <w:r w:rsidRPr="00292DEB">
              <w:rPr>
                <w:rFonts w:eastAsia="Arial" w:cs="Arial"/>
                <w:color w:val="C00000"/>
              </w:rPr>
              <w:t>210</w:t>
            </w:r>
            <w:r w:rsidRPr="00292DEB">
              <w:rPr>
                <w:rFonts w:eastAsia="Arial" w:cs="Arial"/>
              </w:rPr>
              <w:t xml:space="preserve"> Tagen in den letzten </w:t>
            </w:r>
            <w:r w:rsidRPr="00292DEB">
              <w:rPr>
                <w:rFonts w:eastAsia="Arial" w:cs="Arial"/>
                <w:color w:val="C00000"/>
              </w:rPr>
              <w:t>14</w:t>
            </w:r>
            <w:r w:rsidRPr="00292DEB">
              <w:rPr>
                <w:rFonts w:eastAsia="Arial" w:cs="Arial"/>
              </w:rPr>
              <w:t xml:space="preserve"> Monaten vor der Arbeitslosigkeit gearbeitet haben (die letzten beiden Monate sind von dem Referenzzeitraum ausgeschlossen). </w:t>
            </w:r>
          </w:p>
          <w:p w14:paraId="0868C4C6" w14:textId="695BFCE9" w:rsidR="005D0FED" w:rsidRPr="00292DEB" w:rsidRDefault="005D0FED" w:rsidP="00DB7CCE">
            <w:pPr>
              <w:pStyle w:val="ListBullet"/>
              <w:numPr>
                <w:ilvl w:val="0"/>
                <w:numId w:val="0"/>
              </w:numPr>
              <w:tabs>
                <w:tab w:val="num" w:pos="502"/>
              </w:tabs>
              <w:spacing w:after="0" w:line="276" w:lineRule="auto"/>
              <w:ind w:left="113" w:hanging="113"/>
              <w:rPr>
                <w:iCs/>
              </w:rPr>
            </w:pPr>
          </w:p>
        </w:tc>
        <w:tc>
          <w:tcPr>
            <w:tcW w:w="1370" w:type="pct"/>
          </w:tcPr>
          <w:p w14:paraId="0D0D8D1F" w14:textId="0008CB90" w:rsidR="005D0FED" w:rsidRPr="00044712" w:rsidRDefault="005D0FED" w:rsidP="00DB7CCE">
            <w:pPr>
              <w:spacing w:line="276" w:lineRule="auto"/>
              <w:rPr>
                <w:rFonts w:eastAsia="Arial" w:cs="Arial"/>
                <w:lang w:val="fr-BE"/>
              </w:rPr>
            </w:pPr>
            <w:r w:rsidRPr="00292DEB">
              <w:rPr>
                <w:rFonts w:eastAsia="Arial" w:cs="Arial"/>
                <w:lang w:val="fr-BE"/>
              </w:rPr>
              <w:t xml:space="preserve">Les chômeurs âgés de plus de </w:t>
            </w:r>
            <w:r w:rsidRPr="00292DEB">
              <w:rPr>
                <w:rFonts w:eastAsia="Arial" w:cs="Arial"/>
                <w:color w:val="C00000"/>
                <w:lang w:val="fr-BE"/>
              </w:rPr>
              <w:t xml:space="preserve">49 </w:t>
            </w:r>
            <w:r w:rsidRPr="00292DEB">
              <w:rPr>
                <w:rFonts w:eastAsia="Arial" w:cs="Arial"/>
                <w:lang w:val="fr-BE"/>
              </w:rPr>
              <w:t xml:space="preserve">ans ont la possibilité de percevoir l’allocation de chômage pendant </w:t>
            </w:r>
            <w:r w:rsidRPr="00292DEB">
              <w:rPr>
                <w:rFonts w:eastAsia="Arial" w:cs="Arial"/>
                <w:color w:val="C00000"/>
                <w:lang w:val="fr-BE"/>
              </w:rPr>
              <w:t>12</w:t>
            </w:r>
            <w:r w:rsidRPr="00292DEB">
              <w:rPr>
                <w:rFonts w:eastAsia="Arial" w:cs="Arial"/>
                <w:lang w:val="fr-BE"/>
              </w:rPr>
              <w:t xml:space="preserve"> mois s’ils ont travaillé </w:t>
            </w:r>
            <w:r w:rsidRPr="00292DEB">
              <w:rPr>
                <w:rFonts w:eastAsia="Arial" w:cs="Arial"/>
                <w:color w:val="C00000"/>
                <w:lang w:val="fr-BE"/>
              </w:rPr>
              <w:t>210</w:t>
            </w:r>
            <w:r w:rsidRPr="00292DEB">
              <w:rPr>
                <w:rFonts w:eastAsia="Arial" w:cs="Arial"/>
                <w:lang w:val="fr-BE"/>
              </w:rPr>
              <w:t xml:space="preserve"> jours au cours des </w:t>
            </w:r>
            <w:r w:rsidRPr="00292DEB">
              <w:rPr>
                <w:rFonts w:eastAsia="Arial" w:cs="Arial"/>
                <w:color w:val="C00000"/>
                <w:lang w:val="fr-BE"/>
              </w:rPr>
              <w:t>14</w:t>
            </w:r>
            <w:r w:rsidRPr="00292DEB">
              <w:rPr>
                <w:rFonts w:eastAsia="Arial" w:cs="Arial"/>
                <w:lang w:val="fr-BE"/>
              </w:rPr>
              <w:t xml:space="preserve"> derniers mois précédant la situation de chômage (les deux derniers mois sont exclus de la période de référence). </w:t>
            </w:r>
          </w:p>
          <w:p w14:paraId="1F6ACFD8" w14:textId="0B7913B6" w:rsidR="005D0FED" w:rsidRPr="00292DEB" w:rsidRDefault="005D0FED" w:rsidP="00DB7CCE">
            <w:pPr>
              <w:tabs>
                <w:tab w:val="left" w:pos="113"/>
              </w:tabs>
              <w:spacing w:line="276" w:lineRule="auto"/>
              <w:rPr>
                <w:rFonts w:cs="Arial"/>
                <w:color w:val="008000"/>
                <w:lang w:val="fr-FR"/>
              </w:rPr>
            </w:pPr>
          </w:p>
        </w:tc>
        <w:tc>
          <w:tcPr>
            <w:tcW w:w="1370" w:type="pct"/>
          </w:tcPr>
          <w:p w14:paraId="3ED2D9F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E-X-19-EL</w:t>
            </w:r>
          </w:p>
          <w:p w14:paraId="6F2A929F" w14:textId="5B9F0ED4" w:rsidR="005D0FED" w:rsidRPr="00044712" w:rsidRDefault="005D0FED" w:rsidP="00044712">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Unemployed over </w:t>
            </w:r>
            <w:r w:rsidRPr="00292DEB">
              <w:rPr>
                <w:color w:val="800000"/>
                <w:sz w:val="15"/>
                <w:szCs w:val="15"/>
                <w:lang w:val="en-GB"/>
              </w:rPr>
              <w:t>49</w:t>
            </w:r>
            <w:r w:rsidRPr="00292DEB">
              <w:rPr>
                <w:color w:val="000000"/>
                <w:sz w:val="15"/>
                <w:szCs w:val="15"/>
                <w:lang w:val="en-GB"/>
              </w:rPr>
              <w:t xml:space="preserve"> have the possibility to receive unemployment benefit for </w:t>
            </w:r>
            <w:r w:rsidRPr="00292DEB">
              <w:rPr>
                <w:color w:val="800000"/>
                <w:sz w:val="15"/>
                <w:szCs w:val="15"/>
                <w:lang w:val="en-GB"/>
              </w:rPr>
              <w:t>12</w:t>
            </w:r>
            <w:r w:rsidRPr="00292DEB">
              <w:rPr>
                <w:color w:val="000000"/>
                <w:sz w:val="15"/>
                <w:szCs w:val="15"/>
                <w:lang w:val="en-GB"/>
              </w:rPr>
              <w:t xml:space="preserve"> months when they have worked </w:t>
            </w:r>
            <w:r w:rsidRPr="00292DEB">
              <w:rPr>
                <w:color w:val="800000"/>
                <w:sz w:val="15"/>
                <w:szCs w:val="15"/>
                <w:lang w:val="en-GB"/>
              </w:rPr>
              <w:t>210</w:t>
            </w:r>
            <w:r w:rsidRPr="00292DEB">
              <w:rPr>
                <w:color w:val="000000"/>
                <w:sz w:val="15"/>
                <w:szCs w:val="15"/>
                <w:lang w:val="en-GB"/>
              </w:rPr>
              <w:t xml:space="preserve"> days in the last </w:t>
            </w:r>
            <w:r w:rsidRPr="00292DEB">
              <w:rPr>
                <w:color w:val="800000"/>
                <w:sz w:val="15"/>
                <w:szCs w:val="15"/>
                <w:lang w:val="en-GB"/>
              </w:rPr>
              <w:t>14</w:t>
            </w:r>
            <w:r w:rsidRPr="00292DEB">
              <w:rPr>
                <w:color w:val="000000"/>
                <w:sz w:val="15"/>
                <w:szCs w:val="15"/>
                <w:lang w:val="en-GB"/>
              </w:rPr>
              <w:t xml:space="preserve"> months preceding unemployment (the </w:t>
            </w:r>
            <w:r w:rsidRPr="00292DEB">
              <w:rPr>
                <w:color w:val="C00000"/>
                <w:sz w:val="15"/>
                <w:szCs w:val="15"/>
                <w:lang w:val="en-GB"/>
              </w:rPr>
              <w:t>two</w:t>
            </w:r>
            <w:r w:rsidRPr="00292DEB">
              <w:rPr>
                <w:color w:val="000000"/>
                <w:sz w:val="15"/>
                <w:szCs w:val="15"/>
                <w:lang w:val="en-GB"/>
              </w:rPr>
              <w:t xml:space="preserve"> last months are excluded from the reference period).</w:t>
            </w:r>
          </w:p>
        </w:tc>
        <w:tc>
          <w:tcPr>
            <w:tcW w:w="167" w:type="pct"/>
          </w:tcPr>
          <w:p w14:paraId="1AFB769E"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C2EFBEA" w14:textId="77777777" w:rsidR="005D0FED" w:rsidRPr="00292DEB" w:rsidRDefault="005D0FED" w:rsidP="00DB7CCE">
            <w:pPr>
              <w:spacing w:line="276" w:lineRule="auto"/>
              <w:rPr>
                <w:rFonts w:cs="Arial"/>
                <w:color w:val="0000FF"/>
              </w:rPr>
            </w:pPr>
          </w:p>
        </w:tc>
        <w:tc>
          <w:tcPr>
            <w:tcW w:w="127" w:type="pct"/>
          </w:tcPr>
          <w:p w14:paraId="3C023E46" w14:textId="77777777" w:rsidR="005D0FED" w:rsidRPr="00292DEB" w:rsidRDefault="005D0FED" w:rsidP="00DB7CCE">
            <w:pPr>
              <w:spacing w:line="276" w:lineRule="auto"/>
              <w:rPr>
                <w:rFonts w:cs="Arial"/>
                <w:color w:val="0000FF"/>
                <w:lang w:val="fr-FR"/>
              </w:rPr>
            </w:pPr>
            <w:r w:rsidRPr="00292DEB">
              <w:rPr>
                <w:rFonts w:cs="Arial"/>
                <w:color w:val="0000FF"/>
                <w:lang w:val="fr-FR"/>
              </w:rPr>
              <w:t>19</w:t>
            </w:r>
          </w:p>
          <w:p w14:paraId="297B79EF" w14:textId="77777777" w:rsidR="005D0FED" w:rsidRPr="00292DEB" w:rsidRDefault="005D0FED" w:rsidP="00DB7CCE">
            <w:pPr>
              <w:spacing w:line="276" w:lineRule="auto"/>
              <w:rPr>
                <w:rFonts w:cs="Arial"/>
                <w:color w:val="0000FF"/>
              </w:rPr>
            </w:pPr>
          </w:p>
        </w:tc>
        <w:tc>
          <w:tcPr>
            <w:tcW w:w="402" w:type="pct"/>
          </w:tcPr>
          <w:p w14:paraId="3D1BEA1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3C4CC0C" w14:textId="77777777" w:rsidR="005D0FED" w:rsidRPr="00292DEB" w:rsidRDefault="005D0FED" w:rsidP="00DB7CCE">
            <w:pPr>
              <w:spacing w:line="276" w:lineRule="auto"/>
              <w:rPr>
                <w:rFonts w:cs="Arial"/>
                <w:color w:val="0000FF"/>
              </w:rPr>
            </w:pPr>
          </w:p>
        </w:tc>
      </w:tr>
      <w:tr w:rsidR="005D0FED" w:rsidRPr="00292DEB" w14:paraId="7E1594F2" w14:textId="77777777" w:rsidTr="005D0FED">
        <w:tc>
          <w:tcPr>
            <w:tcW w:w="193" w:type="pct"/>
          </w:tcPr>
          <w:p w14:paraId="34832857" w14:textId="77777777" w:rsidR="005D0FED" w:rsidRPr="00292DEB" w:rsidRDefault="005D0FED" w:rsidP="00DB7CCE">
            <w:pPr>
              <w:spacing w:line="276" w:lineRule="auto"/>
              <w:jc w:val="left"/>
              <w:rPr>
                <w:rFonts w:cs="Arial"/>
                <w:lang w:val="es-ES"/>
              </w:rPr>
            </w:pPr>
            <w:r w:rsidRPr="00292DEB">
              <w:rPr>
                <w:rFonts w:cs="Arial"/>
                <w:lang w:val="es-ES"/>
              </w:rPr>
              <w:t>EL</w:t>
            </w:r>
          </w:p>
          <w:p w14:paraId="26AF70FE" w14:textId="77777777" w:rsidR="005D0FED" w:rsidRPr="00292DEB" w:rsidRDefault="005D0FED" w:rsidP="00DB7CCE">
            <w:pPr>
              <w:spacing w:line="276" w:lineRule="auto"/>
              <w:jc w:val="left"/>
              <w:rPr>
                <w:rFonts w:cs="Arial"/>
                <w:lang w:val="es-ES"/>
              </w:rPr>
            </w:pPr>
            <w:r w:rsidRPr="00292DEB">
              <w:rPr>
                <w:rFonts w:cs="Arial"/>
                <w:lang w:val="es-ES"/>
              </w:rPr>
              <w:t>EL</w:t>
            </w:r>
          </w:p>
          <w:p w14:paraId="086841FF" w14:textId="2178DB56" w:rsidR="005D0FED" w:rsidRPr="00292DEB" w:rsidRDefault="005D0FED" w:rsidP="00DB7CCE">
            <w:pPr>
              <w:tabs>
                <w:tab w:val="left" w:pos="227"/>
                <w:tab w:val="left" w:pos="425"/>
              </w:tabs>
              <w:spacing w:line="276" w:lineRule="auto"/>
              <w:jc w:val="left"/>
              <w:rPr>
                <w:rFonts w:cs="Arial"/>
                <w:b/>
              </w:rPr>
            </w:pPr>
          </w:p>
        </w:tc>
        <w:tc>
          <w:tcPr>
            <w:tcW w:w="1371" w:type="pct"/>
          </w:tcPr>
          <w:p w14:paraId="5BEBA7C4" w14:textId="77777777" w:rsidR="005D0FED" w:rsidRPr="00292DEB" w:rsidRDefault="005D0FED" w:rsidP="00DB7CCE">
            <w:pPr>
              <w:spacing w:line="276" w:lineRule="auto"/>
              <w:rPr>
                <w:rFonts w:cs="Arial"/>
              </w:rPr>
            </w:pPr>
            <w:r w:rsidRPr="00292DEB">
              <w:rPr>
                <w:rFonts w:cs="Arial"/>
              </w:rPr>
              <w:t>Keine besonderen Vereinbarungen.</w:t>
            </w:r>
          </w:p>
          <w:p w14:paraId="70B963A9" w14:textId="55F15156" w:rsidR="005D0FED" w:rsidRPr="00292DEB" w:rsidRDefault="005D0FED" w:rsidP="00DB7CCE">
            <w:pPr>
              <w:spacing w:line="276" w:lineRule="auto"/>
              <w:rPr>
                <w:rFonts w:cs="Arial"/>
                <w:iCs/>
                <w:color w:val="008000"/>
              </w:rPr>
            </w:pPr>
          </w:p>
        </w:tc>
        <w:tc>
          <w:tcPr>
            <w:tcW w:w="1370" w:type="pct"/>
          </w:tcPr>
          <w:p w14:paraId="7A8FEB4F" w14:textId="77777777" w:rsidR="005D0FED" w:rsidRPr="00292DEB" w:rsidRDefault="005D0FED" w:rsidP="00DB7CCE">
            <w:pPr>
              <w:spacing w:line="276" w:lineRule="auto"/>
              <w:rPr>
                <w:rFonts w:cs="Arial"/>
                <w:lang w:val="fr-BE"/>
              </w:rPr>
            </w:pPr>
            <w:r w:rsidRPr="00292DEB">
              <w:rPr>
                <w:rFonts w:cs="Arial"/>
                <w:lang w:val="fr-BE"/>
              </w:rPr>
              <w:t>Pas de dispositions particulières.</w:t>
            </w:r>
          </w:p>
          <w:p w14:paraId="75F007FE" w14:textId="12397EE4" w:rsidR="005D0FED" w:rsidRPr="00292DEB" w:rsidRDefault="005D0FED" w:rsidP="00DB7CCE">
            <w:pPr>
              <w:tabs>
                <w:tab w:val="left" w:pos="113"/>
              </w:tabs>
              <w:spacing w:line="276" w:lineRule="auto"/>
              <w:rPr>
                <w:rFonts w:cs="Arial"/>
                <w:color w:val="008000"/>
                <w:lang w:val="fr-FR"/>
              </w:rPr>
            </w:pPr>
          </w:p>
        </w:tc>
        <w:tc>
          <w:tcPr>
            <w:tcW w:w="1370" w:type="pct"/>
          </w:tcPr>
          <w:p w14:paraId="2E102542"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E-X-20-EL</w:t>
            </w:r>
          </w:p>
          <w:p w14:paraId="3C721437"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color w:val="000000"/>
                <w:sz w:val="15"/>
                <w:szCs w:val="15"/>
              </w:rPr>
              <w:t xml:space="preserve">No </w:t>
            </w:r>
            <w:proofErr w:type="spellStart"/>
            <w:r w:rsidRPr="00292DEB">
              <w:rPr>
                <w:color w:val="000000"/>
                <w:sz w:val="15"/>
                <w:szCs w:val="15"/>
              </w:rPr>
              <w:t>specific</w:t>
            </w:r>
            <w:proofErr w:type="spellEnd"/>
            <w:r w:rsidRPr="00292DEB">
              <w:rPr>
                <w:color w:val="000000"/>
                <w:sz w:val="15"/>
                <w:szCs w:val="15"/>
              </w:rPr>
              <w:t xml:space="preserve"> arrangements.</w:t>
            </w:r>
          </w:p>
          <w:p w14:paraId="0619414D" w14:textId="3FBD999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72EFFB9F"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2DF642F9" w14:textId="77777777" w:rsidR="005D0FED" w:rsidRPr="00292DEB" w:rsidRDefault="005D0FED" w:rsidP="00DB7CCE">
            <w:pPr>
              <w:spacing w:line="276" w:lineRule="auto"/>
              <w:rPr>
                <w:rFonts w:cs="Arial"/>
                <w:color w:val="0000FF"/>
              </w:rPr>
            </w:pPr>
          </w:p>
        </w:tc>
        <w:tc>
          <w:tcPr>
            <w:tcW w:w="127" w:type="pct"/>
          </w:tcPr>
          <w:p w14:paraId="7B94F45A" w14:textId="77777777" w:rsidR="005D0FED" w:rsidRPr="00292DEB" w:rsidRDefault="005D0FED" w:rsidP="00DB7CCE">
            <w:pPr>
              <w:spacing w:line="276" w:lineRule="auto"/>
              <w:rPr>
                <w:rFonts w:cs="Arial"/>
                <w:color w:val="0000FF"/>
                <w:lang w:val="fr-FR"/>
              </w:rPr>
            </w:pPr>
            <w:r w:rsidRPr="00292DEB">
              <w:rPr>
                <w:rFonts w:cs="Arial"/>
                <w:color w:val="0000FF"/>
                <w:lang w:val="fr-FR"/>
              </w:rPr>
              <w:t>20</w:t>
            </w:r>
          </w:p>
          <w:p w14:paraId="117BEAF7" w14:textId="77777777" w:rsidR="005D0FED" w:rsidRPr="00292DEB" w:rsidRDefault="005D0FED" w:rsidP="00DB7CCE">
            <w:pPr>
              <w:spacing w:line="276" w:lineRule="auto"/>
              <w:rPr>
                <w:rFonts w:cs="Arial"/>
                <w:color w:val="0000FF"/>
              </w:rPr>
            </w:pPr>
          </w:p>
        </w:tc>
        <w:tc>
          <w:tcPr>
            <w:tcW w:w="402" w:type="pct"/>
          </w:tcPr>
          <w:p w14:paraId="1C6F08A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B913E73" w14:textId="77777777" w:rsidR="005D0FED" w:rsidRPr="00292DEB" w:rsidRDefault="005D0FED" w:rsidP="00DB7CCE">
            <w:pPr>
              <w:spacing w:line="276" w:lineRule="auto"/>
              <w:rPr>
                <w:rFonts w:cs="Arial"/>
                <w:color w:val="0000FF"/>
              </w:rPr>
            </w:pPr>
          </w:p>
        </w:tc>
      </w:tr>
      <w:tr w:rsidR="005D0FED" w:rsidRPr="00292DEB" w14:paraId="1F9C41EF" w14:textId="77777777" w:rsidTr="005D0FED">
        <w:tc>
          <w:tcPr>
            <w:tcW w:w="193" w:type="pct"/>
          </w:tcPr>
          <w:p w14:paraId="67BB3C6F" w14:textId="77777777" w:rsidR="005D0FED" w:rsidRPr="00292DEB" w:rsidRDefault="005D0FED" w:rsidP="00DB7CCE">
            <w:pPr>
              <w:spacing w:line="276" w:lineRule="auto"/>
              <w:jc w:val="left"/>
              <w:rPr>
                <w:rFonts w:cs="Arial"/>
                <w:lang w:val="en-GB"/>
              </w:rPr>
            </w:pPr>
            <w:r w:rsidRPr="00292DEB">
              <w:rPr>
                <w:rFonts w:cs="Arial"/>
                <w:lang w:val="en-GB"/>
              </w:rPr>
              <w:t>EL</w:t>
            </w:r>
          </w:p>
          <w:p w14:paraId="150A6577" w14:textId="77777777" w:rsidR="005D0FED" w:rsidRPr="00292DEB" w:rsidRDefault="005D0FED" w:rsidP="00DB7CCE">
            <w:pPr>
              <w:spacing w:line="276" w:lineRule="auto"/>
              <w:jc w:val="left"/>
              <w:rPr>
                <w:rFonts w:cs="Arial"/>
                <w:lang w:val="en-GB"/>
              </w:rPr>
            </w:pPr>
            <w:r w:rsidRPr="00292DEB">
              <w:rPr>
                <w:rFonts w:cs="Arial"/>
                <w:lang w:val="en-GB"/>
              </w:rPr>
              <w:t>EL</w:t>
            </w:r>
          </w:p>
          <w:p w14:paraId="33E1B383" w14:textId="4AE3325D"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7E431F1F" w14:textId="77777777" w:rsidR="005D0FED" w:rsidRPr="00292DEB" w:rsidRDefault="005D0FED" w:rsidP="00DB7CCE">
            <w:pPr>
              <w:spacing w:line="276" w:lineRule="auto"/>
              <w:rPr>
                <w:rFonts w:cs="Arial"/>
              </w:rPr>
            </w:pPr>
            <w:r w:rsidRPr="00292DEB">
              <w:rPr>
                <w:rFonts w:cs="Arial"/>
              </w:rPr>
              <w:t>Nicht anwendbar.</w:t>
            </w:r>
          </w:p>
          <w:p w14:paraId="62C2FB73" w14:textId="4063BA2A" w:rsidR="005D0FED" w:rsidRPr="00292DEB" w:rsidRDefault="005D0FED" w:rsidP="00DB7CCE">
            <w:pPr>
              <w:pStyle w:val="Normal0"/>
              <w:spacing w:before="0" w:after="0" w:line="276" w:lineRule="auto"/>
              <w:rPr>
                <w:iCs/>
                <w:color w:val="008000"/>
                <w:sz w:val="15"/>
                <w:szCs w:val="15"/>
                <w:lang w:val="de-DE"/>
              </w:rPr>
            </w:pPr>
          </w:p>
        </w:tc>
        <w:tc>
          <w:tcPr>
            <w:tcW w:w="1370" w:type="pct"/>
          </w:tcPr>
          <w:p w14:paraId="700DD7FA" w14:textId="77777777" w:rsidR="005D0FED" w:rsidRPr="00292DEB" w:rsidRDefault="005D0FED" w:rsidP="00DB7CCE">
            <w:pPr>
              <w:spacing w:line="276" w:lineRule="auto"/>
              <w:rPr>
                <w:rFonts w:cs="Arial"/>
                <w:lang w:val="fr-BE"/>
              </w:rPr>
            </w:pPr>
            <w:r w:rsidRPr="00292DEB">
              <w:rPr>
                <w:rFonts w:cs="Arial"/>
                <w:lang w:val="fr-BE"/>
              </w:rPr>
              <w:t>Non applicable.</w:t>
            </w:r>
          </w:p>
          <w:p w14:paraId="00F108CD" w14:textId="5DCA0BAF" w:rsidR="005D0FED" w:rsidRPr="00292DEB" w:rsidRDefault="005D0FED" w:rsidP="00DB7CCE">
            <w:pPr>
              <w:tabs>
                <w:tab w:val="left" w:pos="113"/>
              </w:tabs>
              <w:spacing w:line="276" w:lineRule="auto"/>
              <w:rPr>
                <w:rFonts w:cs="Arial"/>
                <w:color w:val="008000"/>
                <w:lang w:val="fr-FR"/>
              </w:rPr>
            </w:pPr>
          </w:p>
        </w:tc>
        <w:tc>
          <w:tcPr>
            <w:tcW w:w="1370" w:type="pct"/>
          </w:tcPr>
          <w:p w14:paraId="7F7E6781"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E-X-21-EL</w:t>
            </w:r>
          </w:p>
          <w:p w14:paraId="2F55C4CA" w14:textId="77777777" w:rsidR="005D0FED" w:rsidRPr="00292DEB" w:rsidRDefault="005D0FED" w:rsidP="00DB7CCE">
            <w:pPr>
              <w:pStyle w:val="Normal0"/>
              <w:widowControl w:val="0"/>
              <w:pBdr>
                <w:top w:val="nil"/>
                <w:left w:val="nil"/>
                <w:bottom w:val="nil"/>
                <w:right w:val="nil"/>
                <w:between w:val="nil"/>
              </w:pBdr>
              <w:spacing w:after="0"/>
              <w:rPr>
                <w:color w:val="000000"/>
                <w:sz w:val="15"/>
                <w:szCs w:val="15"/>
              </w:rPr>
            </w:pPr>
            <w:r w:rsidRPr="00292DEB">
              <w:rPr>
                <w:color w:val="000000"/>
                <w:sz w:val="15"/>
                <w:szCs w:val="15"/>
              </w:rPr>
              <w:t>Not applicable.</w:t>
            </w:r>
          </w:p>
          <w:p w14:paraId="2E8B39F8" w14:textId="1AAB104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6AAA9333"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72CBBBA1" w14:textId="77777777" w:rsidR="005D0FED" w:rsidRPr="00292DEB" w:rsidRDefault="005D0FED" w:rsidP="00DB7CCE">
            <w:pPr>
              <w:spacing w:line="276" w:lineRule="auto"/>
              <w:rPr>
                <w:rFonts w:cs="Arial"/>
                <w:color w:val="0000FF"/>
              </w:rPr>
            </w:pPr>
          </w:p>
        </w:tc>
        <w:tc>
          <w:tcPr>
            <w:tcW w:w="127" w:type="pct"/>
          </w:tcPr>
          <w:p w14:paraId="2CDE0AC2" w14:textId="77777777" w:rsidR="005D0FED" w:rsidRPr="00292DEB" w:rsidRDefault="005D0FED" w:rsidP="00DB7CCE">
            <w:pPr>
              <w:spacing w:line="276" w:lineRule="auto"/>
              <w:rPr>
                <w:rFonts w:cs="Arial"/>
                <w:color w:val="0000FF"/>
                <w:lang w:val="fr-FR"/>
              </w:rPr>
            </w:pPr>
            <w:r w:rsidRPr="00292DEB">
              <w:rPr>
                <w:rFonts w:cs="Arial"/>
                <w:color w:val="0000FF"/>
                <w:lang w:val="fr-FR"/>
              </w:rPr>
              <w:t>21</w:t>
            </w:r>
          </w:p>
          <w:p w14:paraId="06E51EFF" w14:textId="77777777" w:rsidR="005D0FED" w:rsidRPr="00292DEB" w:rsidRDefault="005D0FED" w:rsidP="00DB7CCE">
            <w:pPr>
              <w:spacing w:line="276" w:lineRule="auto"/>
              <w:rPr>
                <w:rFonts w:cs="Arial"/>
                <w:color w:val="0000FF"/>
              </w:rPr>
            </w:pPr>
          </w:p>
        </w:tc>
        <w:tc>
          <w:tcPr>
            <w:tcW w:w="402" w:type="pct"/>
          </w:tcPr>
          <w:p w14:paraId="5D4F784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BF275C0" w14:textId="77777777" w:rsidR="005D0FED" w:rsidRPr="00292DEB" w:rsidRDefault="005D0FED" w:rsidP="00DB7CCE">
            <w:pPr>
              <w:spacing w:line="276" w:lineRule="auto"/>
              <w:rPr>
                <w:rFonts w:cs="Arial"/>
                <w:color w:val="0000FF"/>
              </w:rPr>
            </w:pPr>
          </w:p>
        </w:tc>
      </w:tr>
      <w:tr w:rsidR="005D0FED" w:rsidRPr="00292DEB" w14:paraId="7FF0047E" w14:textId="77777777" w:rsidTr="005D0FED">
        <w:tc>
          <w:tcPr>
            <w:tcW w:w="193" w:type="pct"/>
          </w:tcPr>
          <w:p w14:paraId="33FE2BC9" w14:textId="77777777" w:rsidR="005D0FED" w:rsidRPr="00292DEB" w:rsidRDefault="005D0FED" w:rsidP="00DB7CCE">
            <w:pPr>
              <w:spacing w:line="276" w:lineRule="auto"/>
              <w:jc w:val="left"/>
              <w:rPr>
                <w:rFonts w:cs="Arial"/>
                <w:lang w:val="es-ES"/>
              </w:rPr>
            </w:pPr>
            <w:r w:rsidRPr="00292DEB">
              <w:rPr>
                <w:rFonts w:cs="Arial"/>
                <w:lang w:val="es-ES"/>
              </w:rPr>
              <w:t>EL</w:t>
            </w:r>
          </w:p>
          <w:p w14:paraId="38E291CA" w14:textId="77777777" w:rsidR="005D0FED" w:rsidRPr="00292DEB" w:rsidRDefault="005D0FED" w:rsidP="00DB7CCE">
            <w:pPr>
              <w:spacing w:line="276" w:lineRule="auto"/>
              <w:jc w:val="left"/>
              <w:rPr>
                <w:rFonts w:cs="Arial"/>
                <w:lang w:val="es-ES"/>
              </w:rPr>
            </w:pPr>
            <w:r w:rsidRPr="00292DEB">
              <w:rPr>
                <w:rFonts w:cs="Arial"/>
                <w:lang w:val="es-ES"/>
              </w:rPr>
              <w:t>EL</w:t>
            </w:r>
          </w:p>
          <w:p w14:paraId="66FFCF11" w14:textId="77777777" w:rsidR="005D0FED" w:rsidRPr="00292DEB" w:rsidRDefault="005D0FED" w:rsidP="00DB7CCE">
            <w:pPr>
              <w:spacing w:line="276" w:lineRule="auto"/>
              <w:jc w:val="left"/>
              <w:rPr>
                <w:rFonts w:cs="Arial"/>
                <w:lang w:val="es-ES"/>
              </w:rPr>
            </w:pPr>
            <w:r w:rsidRPr="00292DEB">
              <w:rPr>
                <w:rFonts w:cs="Arial"/>
                <w:lang w:val="es-ES"/>
              </w:rPr>
              <w:t>EL</w:t>
            </w:r>
          </w:p>
          <w:p w14:paraId="7EB7B376" w14:textId="77777777" w:rsidR="005D0FED" w:rsidRPr="00292DEB" w:rsidRDefault="005D0FED" w:rsidP="00DB7CCE">
            <w:pPr>
              <w:spacing w:line="276" w:lineRule="auto"/>
              <w:jc w:val="left"/>
              <w:rPr>
                <w:rFonts w:cs="Arial"/>
                <w:lang w:val="es-ES"/>
              </w:rPr>
            </w:pPr>
            <w:r w:rsidRPr="00292DEB">
              <w:rPr>
                <w:rFonts w:cs="Arial"/>
                <w:lang w:val="es-ES"/>
              </w:rPr>
              <w:t>EL</w:t>
            </w:r>
          </w:p>
          <w:p w14:paraId="686CB279" w14:textId="77777777" w:rsidR="005D0FED" w:rsidRPr="00292DEB" w:rsidRDefault="005D0FED" w:rsidP="00DB7CCE">
            <w:pPr>
              <w:spacing w:line="276" w:lineRule="auto"/>
              <w:jc w:val="left"/>
              <w:rPr>
                <w:rFonts w:cs="Arial"/>
                <w:lang w:val="es-ES"/>
              </w:rPr>
            </w:pPr>
            <w:r w:rsidRPr="00292DEB">
              <w:rPr>
                <w:rFonts w:cs="Arial"/>
                <w:lang w:val="es-ES"/>
              </w:rPr>
              <w:t>EL</w:t>
            </w:r>
          </w:p>
          <w:p w14:paraId="2D07A87F" w14:textId="77777777" w:rsidR="005D0FED" w:rsidRPr="00292DEB" w:rsidRDefault="005D0FED" w:rsidP="00DB7CCE">
            <w:pPr>
              <w:spacing w:line="276" w:lineRule="auto"/>
              <w:jc w:val="left"/>
              <w:rPr>
                <w:rFonts w:cs="Arial"/>
                <w:lang w:val="es-ES"/>
              </w:rPr>
            </w:pPr>
            <w:r w:rsidRPr="00292DEB">
              <w:rPr>
                <w:rFonts w:cs="Arial"/>
                <w:lang w:val="es-ES"/>
              </w:rPr>
              <w:t>EL</w:t>
            </w:r>
          </w:p>
          <w:p w14:paraId="5F88AFC7" w14:textId="19D7D021" w:rsidR="005D0FED" w:rsidRPr="006D3342" w:rsidRDefault="005D0FED" w:rsidP="00DB7CCE">
            <w:pPr>
              <w:spacing w:line="276" w:lineRule="auto"/>
              <w:jc w:val="left"/>
              <w:rPr>
                <w:rFonts w:cs="Arial"/>
                <w:b/>
                <w:lang w:val="es-ES"/>
              </w:rPr>
            </w:pPr>
            <w:r w:rsidRPr="00292DEB">
              <w:rPr>
                <w:rFonts w:cs="Arial"/>
                <w:lang w:val="es-ES"/>
              </w:rPr>
              <w:t>EL</w:t>
            </w:r>
          </w:p>
        </w:tc>
        <w:tc>
          <w:tcPr>
            <w:tcW w:w="1371" w:type="pct"/>
          </w:tcPr>
          <w:p w14:paraId="5E238B6D" w14:textId="77777777" w:rsidR="005D0FED" w:rsidRPr="00292DEB" w:rsidRDefault="005D0FED" w:rsidP="00DB7CCE">
            <w:pPr>
              <w:spacing w:line="276" w:lineRule="auto"/>
              <w:rPr>
                <w:rFonts w:cs="Arial"/>
              </w:rPr>
            </w:pPr>
            <w:r w:rsidRPr="00292DEB">
              <w:rPr>
                <w:rFonts w:cs="Arial"/>
                <w:color w:val="008000"/>
              </w:rPr>
              <w:t>Leistung für Langzeitarbeitslose</w:t>
            </w:r>
            <w:r w:rsidRPr="00292DEB">
              <w:rPr>
                <w:rFonts w:cs="Arial"/>
              </w:rPr>
              <w:t xml:space="preserve"> (</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ΜΑΚΡΟΧΡΟΝΙΩΣ</w:t>
            </w:r>
            <w:r w:rsidRPr="00292DEB">
              <w:rPr>
                <w:rFonts w:cs="Arial"/>
                <w:i/>
                <w:color w:val="008080"/>
              </w:rPr>
              <w:t xml:space="preserve"> </w:t>
            </w:r>
            <w:r w:rsidRPr="00292DEB">
              <w:rPr>
                <w:rFonts w:cs="Arial"/>
                <w:i/>
                <w:color w:val="008080"/>
                <w:lang w:val="en-GB"/>
              </w:rPr>
              <w:t>ΑΝΕΡΓΩΝ</w:t>
            </w:r>
            <w:r w:rsidRPr="00292DEB">
              <w:rPr>
                <w:rFonts w:cs="Arial"/>
                <w:color w:val="008080"/>
              </w:rPr>
              <w:t xml:space="preserve">) </w:t>
            </w:r>
            <w:r w:rsidRPr="00292DEB">
              <w:rPr>
                <w:rFonts w:cs="Arial"/>
              </w:rPr>
              <w:t xml:space="preserve">bietet finanzielle Unterstützung für Langzeitarbeitslose im Alter von </w:t>
            </w:r>
            <w:r w:rsidRPr="00292DEB">
              <w:rPr>
                <w:rFonts w:cs="Arial"/>
                <w:color w:val="C00000"/>
              </w:rPr>
              <w:t xml:space="preserve">20-66 </w:t>
            </w:r>
            <w:r w:rsidRPr="00292DEB">
              <w:rPr>
                <w:rFonts w:cs="Arial"/>
              </w:rPr>
              <w:t>Jahren.</w:t>
            </w:r>
          </w:p>
          <w:p w14:paraId="14A8CD4F" w14:textId="77777777" w:rsidR="005D0FED" w:rsidRPr="00292DEB" w:rsidRDefault="005D0FED" w:rsidP="00DB7CCE">
            <w:pPr>
              <w:spacing w:line="276" w:lineRule="auto"/>
              <w:rPr>
                <w:rFonts w:cs="Arial"/>
              </w:rPr>
            </w:pPr>
            <w:r w:rsidRPr="00292DEB">
              <w:rPr>
                <w:rFonts w:cs="Arial"/>
              </w:rPr>
              <w:t xml:space="preserve">Die Leistung beträgt </w:t>
            </w:r>
            <w:r w:rsidRPr="00292DEB">
              <w:rPr>
                <w:rFonts w:cs="Arial"/>
                <w:color w:val="FF00FF"/>
              </w:rPr>
              <w:t>€200</w:t>
            </w:r>
            <w:r w:rsidRPr="00292DEB">
              <w:rPr>
                <w:rFonts w:cs="Arial"/>
              </w:rPr>
              <w:t xml:space="preserve"> pro Monat und kann nur an den Antragsteller gezahlt werden. Die Dauer der Leistung darf </w:t>
            </w:r>
            <w:r w:rsidRPr="00292DEB">
              <w:rPr>
                <w:rFonts w:cs="Arial"/>
                <w:color w:val="C00000"/>
              </w:rPr>
              <w:t>12</w:t>
            </w:r>
            <w:r w:rsidRPr="00292DEB">
              <w:rPr>
                <w:rFonts w:cs="Arial"/>
              </w:rPr>
              <w:t xml:space="preserve"> Monate nicht überschreiten.</w:t>
            </w:r>
          </w:p>
          <w:p w14:paraId="34955985" w14:textId="698C439A" w:rsidR="005D0FED" w:rsidRPr="00292DEB" w:rsidRDefault="005D0FED" w:rsidP="00DB7CCE">
            <w:pPr>
              <w:pStyle w:val="Normal0"/>
              <w:spacing w:before="0" w:after="0" w:line="276" w:lineRule="auto"/>
              <w:rPr>
                <w:iCs/>
                <w:color w:val="008000"/>
                <w:sz w:val="15"/>
                <w:szCs w:val="15"/>
                <w:lang w:val="de-DE"/>
              </w:rPr>
            </w:pPr>
          </w:p>
        </w:tc>
        <w:tc>
          <w:tcPr>
            <w:tcW w:w="1370" w:type="pct"/>
          </w:tcPr>
          <w:p w14:paraId="65F09DC3" w14:textId="77777777" w:rsidR="005D0FED" w:rsidRPr="00292DEB" w:rsidRDefault="005D0FED" w:rsidP="00DB7CCE">
            <w:pPr>
              <w:spacing w:line="276" w:lineRule="auto"/>
              <w:rPr>
                <w:rFonts w:cs="Arial"/>
                <w:lang w:val="fr-BE"/>
              </w:rPr>
            </w:pPr>
            <w:r w:rsidRPr="00292DEB">
              <w:rPr>
                <w:rFonts w:cs="Arial"/>
                <w:lang w:val="fr-BE"/>
              </w:rPr>
              <w:t xml:space="preserve">La </w:t>
            </w:r>
            <w:r w:rsidRPr="00292DEB">
              <w:rPr>
                <w:rFonts w:cs="Arial"/>
                <w:color w:val="008000"/>
                <w:lang w:val="fr-BE"/>
              </w:rPr>
              <w:t xml:space="preserve">prestation pour les chômeurs de longue durée </w:t>
            </w:r>
            <w:r w:rsidRPr="00292DEB">
              <w:rPr>
                <w:rFonts w:cs="Arial"/>
                <w:lang w:val="fr-BE"/>
              </w:rPr>
              <w:t>(</w:t>
            </w:r>
            <w:r w:rsidRPr="00292DEB">
              <w:rPr>
                <w:rFonts w:cs="Arial"/>
                <w:i/>
                <w:color w:val="008080"/>
                <w:lang w:val="fr-BE"/>
              </w:rPr>
              <w:t>ΕΠΙΔΟΜΑ ΜΑΚΡΟΧΡΟΝΙΩΣ ΑΝΕΡΓΩΝ</w:t>
            </w:r>
            <w:r w:rsidRPr="00292DEB">
              <w:rPr>
                <w:rFonts w:cs="Arial"/>
                <w:color w:val="008080"/>
                <w:lang w:val="fr-BE"/>
              </w:rPr>
              <w:t xml:space="preserve">) </w:t>
            </w:r>
            <w:r w:rsidRPr="00292DEB">
              <w:rPr>
                <w:rFonts w:cs="Arial"/>
                <w:lang w:val="fr-BE"/>
              </w:rPr>
              <w:t xml:space="preserve">fournit une aide financière aux chômeurs de longue durée âgés de </w:t>
            </w:r>
            <w:r w:rsidRPr="00292DEB">
              <w:rPr>
                <w:rFonts w:cs="Arial"/>
                <w:color w:val="C00000"/>
                <w:lang w:val="fr-BE"/>
              </w:rPr>
              <w:t>20</w:t>
            </w:r>
            <w:r w:rsidRPr="00292DEB">
              <w:rPr>
                <w:rFonts w:cs="Arial"/>
                <w:lang w:val="fr-BE"/>
              </w:rPr>
              <w:t xml:space="preserve"> à </w:t>
            </w:r>
            <w:r w:rsidRPr="00292DEB">
              <w:rPr>
                <w:rFonts w:cs="Arial"/>
                <w:color w:val="C00000"/>
                <w:lang w:val="fr-BE"/>
              </w:rPr>
              <w:t>66</w:t>
            </w:r>
            <w:r w:rsidRPr="00292DEB">
              <w:rPr>
                <w:rFonts w:cs="Arial"/>
                <w:lang w:val="fr-BE"/>
              </w:rPr>
              <w:t xml:space="preserve"> ans. </w:t>
            </w:r>
          </w:p>
          <w:p w14:paraId="5AE13753" w14:textId="77777777" w:rsidR="005D0FED" w:rsidRPr="00292DEB" w:rsidRDefault="005D0FED" w:rsidP="00DB7CCE">
            <w:pPr>
              <w:spacing w:line="276" w:lineRule="auto"/>
              <w:rPr>
                <w:rFonts w:cs="Arial"/>
                <w:lang w:val="fr-BE"/>
              </w:rPr>
            </w:pPr>
            <w:r w:rsidRPr="00292DEB">
              <w:rPr>
                <w:rFonts w:cs="Arial"/>
                <w:lang w:val="fr-BE"/>
              </w:rPr>
              <w:t xml:space="preserve">Le montant s’élève à </w:t>
            </w:r>
            <w:r w:rsidRPr="00292DEB">
              <w:rPr>
                <w:rFonts w:cs="Arial"/>
                <w:color w:val="FF00FF"/>
                <w:lang w:val="fr-BE"/>
              </w:rPr>
              <w:t>€200</w:t>
            </w:r>
            <w:r w:rsidRPr="00292DEB">
              <w:rPr>
                <w:rFonts w:cs="Arial"/>
                <w:lang w:val="fr-BE"/>
              </w:rPr>
              <w:t xml:space="preserve"> par mois et peut être uniquement versé au demandeur. La durée de la prestation ne peut excéder </w:t>
            </w:r>
            <w:r w:rsidRPr="00292DEB">
              <w:rPr>
                <w:rFonts w:cs="Arial"/>
                <w:color w:val="C00000"/>
                <w:lang w:val="fr-BE"/>
              </w:rPr>
              <w:t>12</w:t>
            </w:r>
            <w:r w:rsidRPr="00292DEB">
              <w:rPr>
                <w:rFonts w:cs="Arial"/>
                <w:lang w:val="fr-BE"/>
              </w:rPr>
              <w:t xml:space="preserve"> mois. </w:t>
            </w:r>
          </w:p>
          <w:p w14:paraId="7F477C50" w14:textId="2AD91B14" w:rsidR="005D0FED" w:rsidRPr="00292DEB" w:rsidRDefault="005D0FED" w:rsidP="00DB7CCE">
            <w:pPr>
              <w:tabs>
                <w:tab w:val="left" w:pos="113"/>
              </w:tabs>
              <w:spacing w:line="276" w:lineRule="auto"/>
              <w:rPr>
                <w:rFonts w:cs="Arial"/>
                <w:color w:val="008000"/>
                <w:lang w:val="fr-FR"/>
              </w:rPr>
            </w:pPr>
          </w:p>
        </w:tc>
        <w:tc>
          <w:tcPr>
            <w:tcW w:w="1370" w:type="pct"/>
          </w:tcPr>
          <w:p w14:paraId="13FDB61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E-X-22-EL</w:t>
            </w:r>
          </w:p>
          <w:p w14:paraId="073ED47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Benefit for Long-Term Unemployed</w:t>
            </w:r>
            <w:r w:rsidRPr="00292DEB">
              <w:rPr>
                <w:color w:val="000000"/>
                <w:sz w:val="15"/>
                <w:szCs w:val="15"/>
                <w:lang w:val="en-GB"/>
              </w:rPr>
              <w:t xml:space="preserve">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ΜΑΚΡΟΧΡΟΝΙΩΣ</w:t>
            </w:r>
            <w:r w:rsidRPr="00292DEB">
              <w:rPr>
                <w:i/>
                <w:color w:val="008080"/>
                <w:sz w:val="15"/>
                <w:szCs w:val="15"/>
                <w:lang w:val="en-GB"/>
              </w:rPr>
              <w:t xml:space="preserve"> </w:t>
            </w:r>
            <w:r w:rsidRPr="00292DEB">
              <w:rPr>
                <w:i/>
                <w:color w:val="008080"/>
                <w:sz w:val="15"/>
                <w:szCs w:val="15"/>
              </w:rPr>
              <w:t>ΑΝΕΡΓΩΝ</w:t>
            </w:r>
            <w:r w:rsidRPr="00292DEB">
              <w:rPr>
                <w:color w:val="008080"/>
                <w:sz w:val="15"/>
                <w:szCs w:val="15"/>
                <w:lang w:val="en-GB"/>
              </w:rPr>
              <w:t xml:space="preserve">) </w:t>
            </w:r>
            <w:r w:rsidRPr="00292DEB">
              <w:rPr>
                <w:color w:val="000000"/>
                <w:sz w:val="15"/>
                <w:szCs w:val="15"/>
                <w:lang w:val="en-GB"/>
              </w:rPr>
              <w:t xml:space="preserve">provides financial assistance to LTU aged </w:t>
            </w:r>
            <w:r w:rsidRPr="00292DEB">
              <w:rPr>
                <w:color w:val="C00000"/>
                <w:sz w:val="15"/>
                <w:szCs w:val="15"/>
                <w:lang w:val="en-GB"/>
              </w:rPr>
              <w:t>20-66</w:t>
            </w:r>
            <w:r w:rsidRPr="00292DEB">
              <w:rPr>
                <w:color w:val="000000"/>
                <w:sz w:val="15"/>
                <w:szCs w:val="15"/>
                <w:lang w:val="en-GB"/>
              </w:rPr>
              <w:t>.</w:t>
            </w:r>
          </w:p>
          <w:p w14:paraId="6E78EF08" w14:textId="106A943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The amount is </w:t>
            </w:r>
            <w:r w:rsidRPr="00292DEB">
              <w:rPr>
                <w:color w:val="FF00FF"/>
                <w:sz w:val="15"/>
                <w:szCs w:val="15"/>
                <w:lang w:val="en-GB"/>
              </w:rPr>
              <w:t>€200</w:t>
            </w:r>
            <w:r w:rsidRPr="00292DEB">
              <w:rPr>
                <w:color w:val="000000"/>
                <w:sz w:val="15"/>
                <w:szCs w:val="15"/>
                <w:lang w:val="en-GB"/>
              </w:rPr>
              <w:t xml:space="preserve"> per month, and it is payable only to the applicant. </w:t>
            </w:r>
            <w:r w:rsidRPr="00292DEB">
              <w:rPr>
                <w:color w:val="000000"/>
                <w:sz w:val="15"/>
                <w:szCs w:val="15"/>
              </w:rPr>
              <w:t xml:space="preserve">The duration of the </w:t>
            </w:r>
            <w:proofErr w:type="spellStart"/>
            <w:r w:rsidRPr="00292DEB">
              <w:rPr>
                <w:color w:val="000000"/>
                <w:sz w:val="15"/>
                <w:szCs w:val="15"/>
              </w:rPr>
              <w:t>benefit</w:t>
            </w:r>
            <w:proofErr w:type="spellEnd"/>
            <w:r w:rsidRPr="00292DEB">
              <w:rPr>
                <w:color w:val="000000"/>
                <w:sz w:val="15"/>
                <w:szCs w:val="15"/>
              </w:rPr>
              <w:t xml:space="preserve"> </w:t>
            </w:r>
            <w:proofErr w:type="spellStart"/>
            <w:r w:rsidRPr="00292DEB">
              <w:rPr>
                <w:color w:val="000000"/>
                <w:sz w:val="15"/>
                <w:szCs w:val="15"/>
              </w:rPr>
              <w:t>cannot</w:t>
            </w:r>
            <w:proofErr w:type="spellEnd"/>
            <w:r w:rsidRPr="00292DEB">
              <w:rPr>
                <w:color w:val="000000"/>
                <w:sz w:val="15"/>
                <w:szCs w:val="15"/>
              </w:rPr>
              <w:t xml:space="preserve"> </w:t>
            </w:r>
            <w:proofErr w:type="spellStart"/>
            <w:r w:rsidRPr="00292DEB">
              <w:rPr>
                <w:color w:val="000000"/>
                <w:sz w:val="15"/>
                <w:szCs w:val="15"/>
              </w:rPr>
              <w:t>exceed</w:t>
            </w:r>
            <w:proofErr w:type="spellEnd"/>
            <w:r w:rsidRPr="00292DEB">
              <w:rPr>
                <w:color w:val="000000"/>
                <w:sz w:val="15"/>
                <w:szCs w:val="15"/>
              </w:rPr>
              <w:t xml:space="preserve"> </w:t>
            </w:r>
            <w:r w:rsidRPr="00292DEB">
              <w:rPr>
                <w:color w:val="C00000"/>
                <w:sz w:val="15"/>
                <w:szCs w:val="15"/>
              </w:rPr>
              <w:t>12</w:t>
            </w:r>
            <w:r w:rsidRPr="00292DEB">
              <w:rPr>
                <w:color w:val="000000"/>
                <w:sz w:val="15"/>
                <w:szCs w:val="15"/>
              </w:rPr>
              <w:t xml:space="preserve"> </w:t>
            </w:r>
            <w:proofErr w:type="spellStart"/>
            <w:r w:rsidRPr="00292DEB">
              <w:rPr>
                <w:color w:val="000000"/>
                <w:sz w:val="15"/>
                <w:szCs w:val="15"/>
              </w:rPr>
              <w:t>months</w:t>
            </w:r>
            <w:proofErr w:type="spellEnd"/>
            <w:r w:rsidRPr="00292DEB">
              <w:rPr>
                <w:color w:val="000000"/>
                <w:sz w:val="15"/>
                <w:szCs w:val="15"/>
              </w:rPr>
              <w:t>.</w:t>
            </w:r>
          </w:p>
        </w:tc>
        <w:tc>
          <w:tcPr>
            <w:tcW w:w="167" w:type="pct"/>
          </w:tcPr>
          <w:p w14:paraId="4CC6711E"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C8355F7" w14:textId="77777777" w:rsidR="005D0FED" w:rsidRPr="00292DEB" w:rsidRDefault="005D0FED" w:rsidP="00DB7CCE">
            <w:pPr>
              <w:spacing w:line="276" w:lineRule="auto"/>
              <w:rPr>
                <w:rFonts w:cs="Arial"/>
                <w:color w:val="0000FF"/>
                <w:lang w:val="en-US"/>
              </w:rPr>
            </w:pPr>
          </w:p>
        </w:tc>
        <w:tc>
          <w:tcPr>
            <w:tcW w:w="127" w:type="pct"/>
          </w:tcPr>
          <w:p w14:paraId="73EE7B9D" w14:textId="77777777" w:rsidR="005D0FED" w:rsidRPr="00292DEB" w:rsidRDefault="005D0FED" w:rsidP="00DB7CCE">
            <w:pPr>
              <w:spacing w:line="276" w:lineRule="auto"/>
              <w:rPr>
                <w:rFonts w:cs="Arial"/>
                <w:color w:val="0000FF"/>
                <w:lang w:val="fr-FR"/>
              </w:rPr>
            </w:pPr>
            <w:r w:rsidRPr="00292DEB">
              <w:rPr>
                <w:rFonts w:cs="Arial"/>
                <w:color w:val="0000FF"/>
                <w:lang w:val="fr-FR"/>
              </w:rPr>
              <w:t>22</w:t>
            </w:r>
          </w:p>
          <w:p w14:paraId="2590FF5D" w14:textId="77777777" w:rsidR="005D0FED" w:rsidRPr="00292DEB" w:rsidRDefault="005D0FED" w:rsidP="00DB7CCE">
            <w:pPr>
              <w:spacing w:line="276" w:lineRule="auto"/>
              <w:rPr>
                <w:rFonts w:cs="Arial"/>
                <w:color w:val="0000FF"/>
                <w:lang w:val="en-US"/>
              </w:rPr>
            </w:pPr>
          </w:p>
        </w:tc>
        <w:tc>
          <w:tcPr>
            <w:tcW w:w="402" w:type="pct"/>
          </w:tcPr>
          <w:p w14:paraId="1F092F92"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861185A" w14:textId="77777777" w:rsidR="005D0FED" w:rsidRPr="00292DEB" w:rsidRDefault="005D0FED" w:rsidP="00DB7CCE">
            <w:pPr>
              <w:spacing w:line="276" w:lineRule="auto"/>
              <w:rPr>
                <w:rFonts w:cs="Arial"/>
                <w:color w:val="0000FF"/>
                <w:lang w:val="en-US"/>
              </w:rPr>
            </w:pPr>
          </w:p>
        </w:tc>
      </w:tr>
      <w:tr w:rsidR="005D0FED" w:rsidRPr="00292DEB" w14:paraId="35A477B0" w14:textId="77777777" w:rsidTr="005D0FED">
        <w:tc>
          <w:tcPr>
            <w:tcW w:w="193" w:type="pct"/>
          </w:tcPr>
          <w:p w14:paraId="24F82A67" w14:textId="77777777" w:rsidR="005D0FED" w:rsidRPr="00292DEB" w:rsidRDefault="005D0FED" w:rsidP="00DB7CCE">
            <w:pPr>
              <w:spacing w:line="276" w:lineRule="auto"/>
              <w:jc w:val="left"/>
              <w:rPr>
                <w:rFonts w:cs="Arial"/>
                <w:lang w:val="en-GB"/>
              </w:rPr>
            </w:pPr>
            <w:r w:rsidRPr="00292DEB">
              <w:rPr>
                <w:rFonts w:cs="Arial"/>
                <w:lang w:val="en-GB"/>
              </w:rPr>
              <w:t>EL</w:t>
            </w:r>
          </w:p>
          <w:p w14:paraId="5F7F73E1" w14:textId="77777777" w:rsidR="005D0FED" w:rsidRPr="00292DEB" w:rsidRDefault="005D0FED" w:rsidP="00DB7CCE">
            <w:pPr>
              <w:spacing w:line="276" w:lineRule="auto"/>
              <w:jc w:val="left"/>
              <w:rPr>
                <w:rFonts w:cs="Arial"/>
                <w:lang w:val="en-GB"/>
              </w:rPr>
            </w:pPr>
            <w:r w:rsidRPr="00292DEB">
              <w:rPr>
                <w:rFonts w:cs="Arial"/>
                <w:lang w:val="en-GB"/>
              </w:rPr>
              <w:t>EL</w:t>
            </w:r>
          </w:p>
          <w:p w14:paraId="0E31911C" w14:textId="378D5D00"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0D14642A" w14:textId="77777777" w:rsidR="005D0FED" w:rsidRPr="00292DEB" w:rsidRDefault="005D0FED" w:rsidP="00DB7CCE">
            <w:pPr>
              <w:pStyle w:val="ListBullet"/>
              <w:numPr>
                <w:ilvl w:val="0"/>
                <w:numId w:val="39"/>
              </w:numPr>
              <w:spacing w:after="0" w:line="276" w:lineRule="auto"/>
              <w:rPr>
                <w:rFonts w:eastAsia="Calibri"/>
                <w:iCs/>
              </w:rPr>
            </w:pPr>
            <w:r w:rsidRPr="00292DEB">
              <w:rPr>
                <w:rFonts w:eastAsia="Calibri"/>
                <w:iCs/>
              </w:rPr>
              <w:t>Griechische Staatsbürger und EU-Bürger (nicht für Migranten, die sich legal in Griechenland aufhalten);</w:t>
            </w:r>
          </w:p>
          <w:p w14:paraId="62536025" w14:textId="77777777" w:rsidR="005D0FED" w:rsidRPr="00292DEB" w:rsidRDefault="005D0FED" w:rsidP="00DB7CCE">
            <w:pPr>
              <w:pStyle w:val="ListBullet"/>
              <w:numPr>
                <w:ilvl w:val="0"/>
                <w:numId w:val="39"/>
              </w:numPr>
              <w:spacing w:after="0" w:line="276" w:lineRule="auto"/>
              <w:rPr>
                <w:rFonts w:eastAsia="Calibri"/>
                <w:iCs/>
                <w:lang w:val="en-GB"/>
              </w:rPr>
            </w:pPr>
            <w:proofErr w:type="spellStart"/>
            <w:r w:rsidRPr="00292DEB">
              <w:rPr>
                <w:rFonts w:eastAsia="Calibri"/>
                <w:iCs/>
                <w:lang w:val="en-GB"/>
              </w:rPr>
              <w:t>zwischen</w:t>
            </w:r>
            <w:proofErr w:type="spellEnd"/>
            <w:r w:rsidRPr="00292DEB">
              <w:rPr>
                <w:rFonts w:eastAsia="Calibri"/>
                <w:iCs/>
                <w:lang w:val="en-GB"/>
              </w:rPr>
              <w:t xml:space="preserve"> </w:t>
            </w:r>
            <w:r w:rsidRPr="00292DEB">
              <w:rPr>
                <w:rFonts w:eastAsia="Calibri"/>
                <w:iCs/>
                <w:color w:val="C00000"/>
                <w:lang w:val="en-GB"/>
              </w:rPr>
              <w:t>20</w:t>
            </w:r>
            <w:r w:rsidRPr="00292DEB">
              <w:rPr>
                <w:rFonts w:eastAsia="Calibri"/>
                <w:iCs/>
                <w:lang w:val="en-GB"/>
              </w:rPr>
              <w:t xml:space="preserve"> und </w:t>
            </w:r>
            <w:r w:rsidRPr="00292DEB">
              <w:rPr>
                <w:rFonts w:eastAsia="Calibri"/>
                <w:iCs/>
                <w:color w:val="C00000"/>
                <w:lang w:val="en-GB"/>
              </w:rPr>
              <w:t xml:space="preserve">66 </w:t>
            </w:r>
            <w:r w:rsidRPr="00292DEB">
              <w:rPr>
                <w:rFonts w:eastAsia="Calibri"/>
                <w:iCs/>
                <w:lang w:val="en-GB"/>
              </w:rPr>
              <w:t>Jahren;</w:t>
            </w:r>
          </w:p>
          <w:p w14:paraId="339C50D2" w14:textId="77777777" w:rsidR="005D0FED" w:rsidRPr="00292DEB" w:rsidRDefault="005D0FED" w:rsidP="00DB7CCE">
            <w:pPr>
              <w:pStyle w:val="ListBullet"/>
              <w:numPr>
                <w:ilvl w:val="0"/>
                <w:numId w:val="39"/>
              </w:numPr>
              <w:spacing w:after="0" w:line="276" w:lineRule="auto"/>
              <w:rPr>
                <w:rFonts w:eastAsia="Calibri"/>
                <w:iCs/>
              </w:rPr>
            </w:pPr>
            <w:r w:rsidRPr="00292DEB">
              <w:rPr>
                <w:rFonts w:eastAsia="Calibri"/>
                <w:iCs/>
              </w:rPr>
              <w:t xml:space="preserve">das </w:t>
            </w:r>
            <w:r w:rsidRPr="00292DEB">
              <w:rPr>
                <w:rFonts w:eastAsia="Calibri"/>
                <w:iCs/>
                <w:color w:val="C00000"/>
              </w:rPr>
              <w:t>12</w:t>
            </w:r>
            <w:r w:rsidRPr="00292DEB">
              <w:rPr>
                <w:rFonts w:eastAsia="Calibri"/>
                <w:iCs/>
              </w:rPr>
              <w:t>-monatige Arbeitslosengeld ist erschöpft;</w:t>
            </w:r>
          </w:p>
          <w:p w14:paraId="0ED558EA" w14:textId="77777777" w:rsidR="005D0FED" w:rsidRPr="00292DEB" w:rsidRDefault="005D0FED" w:rsidP="00DB7CCE">
            <w:pPr>
              <w:pStyle w:val="ListBullet"/>
              <w:numPr>
                <w:ilvl w:val="0"/>
                <w:numId w:val="39"/>
              </w:numPr>
              <w:spacing w:after="0" w:line="276" w:lineRule="auto"/>
              <w:rPr>
                <w:rFonts w:eastAsia="Calibri"/>
                <w:iCs/>
              </w:rPr>
            </w:pPr>
            <w:r w:rsidRPr="00292DEB">
              <w:rPr>
                <w:rFonts w:eastAsia="Calibri"/>
                <w:iCs/>
              </w:rPr>
              <w:t>die Person bleibt weiterhin arbeitslos gemeldet;</w:t>
            </w:r>
          </w:p>
          <w:p w14:paraId="29C0CD92" w14:textId="77777777" w:rsidR="005D0FED" w:rsidRPr="00292DEB" w:rsidRDefault="005D0FED" w:rsidP="00DB7CCE">
            <w:pPr>
              <w:pStyle w:val="ListBullet"/>
              <w:numPr>
                <w:ilvl w:val="0"/>
                <w:numId w:val="39"/>
              </w:numPr>
              <w:spacing w:after="0" w:line="276" w:lineRule="auto"/>
              <w:rPr>
                <w:rFonts w:eastAsia="Calibri"/>
                <w:iCs/>
              </w:rPr>
            </w:pPr>
            <w:r w:rsidRPr="00292DEB">
              <w:rPr>
                <w:rFonts w:eastAsia="Calibri"/>
                <w:iCs/>
              </w:rPr>
              <w:t xml:space="preserve">das jährliche Familiennettoeinkommen überschreitet nicht den Betrag von </w:t>
            </w:r>
            <w:r w:rsidRPr="00292DEB">
              <w:rPr>
                <w:rFonts w:eastAsia="Arial"/>
                <w:color w:val="FF00FF"/>
              </w:rPr>
              <w:t>€</w:t>
            </w:r>
            <w:r w:rsidRPr="00292DEB">
              <w:rPr>
                <w:rFonts w:eastAsia="Calibri"/>
                <w:iCs/>
                <w:color w:val="FF00FF"/>
              </w:rPr>
              <w:t>10.000</w:t>
            </w:r>
            <w:r w:rsidRPr="00292DEB">
              <w:rPr>
                <w:rFonts w:eastAsia="Calibri"/>
                <w:iCs/>
              </w:rPr>
              <w:t xml:space="preserve"> (der Betrag erhöht sich für jedes minderjährige Kind um </w:t>
            </w:r>
            <w:r w:rsidRPr="00292DEB">
              <w:rPr>
                <w:rFonts w:eastAsia="Arial"/>
                <w:color w:val="FF00FF"/>
              </w:rPr>
              <w:t>€</w:t>
            </w:r>
            <w:r w:rsidRPr="00292DEB">
              <w:rPr>
                <w:rFonts w:eastAsia="Calibri"/>
                <w:iCs/>
                <w:color w:val="FF00FF"/>
              </w:rPr>
              <w:t>586,08</w:t>
            </w:r>
            <w:r w:rsidRPr="00292DEB">
              <w:rPr>
                <w:rFonts w:eastAsia="Calibri"/>
                <w:iCs/>
              </w:rPr>
              <w:t>).</w:t>
            </w:r>
          </w:p>
          <w:p w14:paraId="47B74CCA" w14:textId="3793BE2F" w:rsidR="005D0FED" w:rsidRPr="00292DEB" w:rsidRDefault="005D0FED" w:rsidP="00DB7CCE">
            <w:pPr>
              <w:spacing w:line="276" w:lineRule="auto"/>
              <w:rPr>
                <w:rFonts w:cs="Arial"/>
                <w:iCs/>
                <w:color w:val="008000"/>
              </w:rPr>
            </w:pPr>
          </w:p>
        </w:tc>
        <w:tc>
          <w:tcPr>
            <w:tcW w:w="1370" w:type="pct"/>
          </w:tcPr>
          <w:p w14:paraId="2C8A654E" w14:textId="77777777" w:rsidR="005D0FED" w:rsidRPr="00292DEB" w:rsidRDefault="005D0FED" w:rsidP="00DB7CCE">
            <w:pPr>
              <w:pStyle w:val="ListBullet"/>
              <w:numPr>
                <w:ilvl w:val="0"/>
                <w:numId w:val="39"/>
              </w:numPr>
              <w:spacing w:after="0" w:line="276" w:lineRule="auto"/>
              <w:rPr>
                <w:rFonts w:eastAsia="Calibri"/>
                <w:iCs/>
                <w:lang w:val="fr-BE"/>
              </w:rPr>
            </w:pPr>
            <w:r w:rsidRPr="00292DEB">
              <w:rPr>
                <w:rFonts w:eastAsia="Calibri"/>
                <w:iCs/>
                <w:lang w:val="fr-BE"/>
              </w:rPr>
              <w:t>Ressortissants grecs et des États membres de l’UE (pas les migrants résidant légalement en Grèce);</w:t>
            </w:r>
          </w:p>
          <w:p w14:paraId="545D3840" w14:textId="77777777" w:rsidR="005D0FED" w:rsidRPr="00292DEB" w:rsidRDefault="005D0FED" w:rsidP="00DB7CCE">
            <w:pPr>
              <w:pStyle w:val="ListBullet"/>
              <w:numPr>
                <w:ilvl w:val="0"/>
                <w:numId w:val="39"/>
              </w:numPr>
              <w:spacing w:after="0" w:line="276" w:lineRule="auto"/>
              <w:rPr>
                <w:rFonts w:eastAsia="Calibri"/>
                <w:iCs/>
                <w:lang w:val="fr-BE"/>
              </w:rPr>
            </w:pPr>
            <w:r w:rsidRPr="00292DEB">
              <w:rPr>
                <w:rFonts w:eastAsia="Calibri"/>
                <w:iCs/>
                <w:lang w:val="fr-BE"/>
              </w:rPr>
              <w:t xml:space="preserve">Âge: entre </w:t>
            </w:r>
            <w:r w:rsidRPr="00292DEB">
              <w:rPr>
                <w:rFonts w:eastAsia="Calibri"/>
                <w:iCs/>
                <w:color w:val="C00000"/>
                <w:lang w:val="fr-BE"/>
              </w:rPr>
              <w:t>20</w:t>
            </w:r>
            <w:r w:rsidRPr="00292DEB">
              <w:rPr>
                <w:rFonts w:eastAsia="Calibri"/>
                <w:iCs/>
                <w:lang w:val="fr-BE"/>
              </w:rPr>
              <w:t xml:space="preserve"> et </w:t>
            </w:r>
            <w:r w:rsidRPr="00292DEB">
              <w:rPr>
                <w:rFonts w:eastAsia="Calibri"/>
                <w:iCs/>
                <w:color w:val="C00000"/>
                <w:lang w:val="fr-BE"/>
              </w:rPr>
              <w:t>66</w:t>
            </w:r>
            <w:r w:rsidRPr="00292DEB">
              <w:rPr>
                <w:rFonts w:eastAsia="Calibri"/>
                <w:iCs/>
                <w:lang w:val="fr-BE"/>
              </w:rPr>
              <w:t xml:space="preserve"> ans;</w:t>
            </w:r>
          </w:p>
          <w:p w14:paraId="1743E411" w14:textId="77777777" w:rsidR="005D0FED" w:rsidRPr="00292DEB" w:rsidRDefault="005D0FED" w:rsidP="00DB7CCE">
            <w:pPr>
              <w:pStyle w:val="ListBullet"/>
              <w:numPr>
                <w:ilvl w:val="0"/>
                <w:numId w:val="39"/>
              </w:numPr>
              <w:spacing w:after="0" w:line="276" w:lineRule="auto"/>
              <w:rPr>
                <w:rFonts w:eastAsia="Calibri"/>
                <w:iCs/>
                <w:lang w:val="fr-BE"/>
              </w:rPr>
            </w:pPr>
            <w:r w:rsidRPr="00292DEB">
              <w:rPr>
                <w:rFonts w:eastAsia="Calibri"/>
                <w:iCs/>
                <w:lang w:val="fr-BE"/>
              </w:rPr>
              <w:t xml:space="preserve">L’allocation de chômage de </w:t>
            </w:r>
            <w:r w:rsidRPr="00292DEB">
              <w:rPr>
                <w:rFonts w:eastAsia="Calibri"/>
                <w:iCs/>
                <w:color w:val="C00000"/>
                <w:lang w:val="fr-BE"/>
              </w:rPr>
              <w:t>12</w:t>
            </w:r>
            <w:r w:rsidRPr="00292DEB">
              <w:rPr>
                <w:rFonts w:eastAsia="Calibri"/>
                <w:iCs/>
                <w:lang w:val="fr-BE"/>
              </w:rPr>
              <w:t xml:space="preserve"> mois a pris fin;</w:t>
            </w:r>
          </w:p>
          <w:p w14:paraId="5F77D71A" w14:textId="77777777" w:rsidR="00044712" w:rsidRPr="00044712" w:rsidRDefault="005D0FED" w:rsidP="00044712">
            <w:pPr>
              <w:pStyle w:val="ListBullet"/>
              <w:numPr>
                <w:ilvl w:val="0"/>
                <w:numId w:val="39"/>
              </w:numPr>
              <w:spacing w:after="0" w:line="276" w:lineRule="auto"/>
              <w:rPr>
                <w:color w:val="008000"/>
                <w:lang w:val="fr-FR"/>
              </w:rPr>
            </w:pPr>
            <w:r w:rsidRPr="00292DEB">
              <w:rPr>
                <w:rFonts w:eastAsia="Calibri"/>
                <w:iCs/>
                <w:lang w:val="fr-BE"/>
              </w:rPr>
              <w:t>La personne est toujours inscrite en tant que chômeur;</w:t>
            </w:r>
          </w:p>
          <w:p w14:paraId="1086ABE0" w14:textId="05EC90B3" w:rsidR="005D0FED" w:rsidRPr="00292DEB" w:rsidRDefault="005D0FED" w:rsidP="00044712">
            <w:pPr>
              <w:pStyle w:val="ListBullet"/>
              <w:numPr>
                <w:ilvl w:val="0"/>
                <w:numId w:val="39"/>
              </w:numPr>
              <w:spacing w:after="0" w:line="276" w:lineRule="auto"/>
              <w:rPr>
                <w:color w:val="008000"/>
                <w:lang w:val="fr-FR"/>
              </w:rPr>
            </w:pPr>
            <w:r w:rsidRPr="00292DEB">
              <w:rPr>
                <w:rFonts w:eastAsia="Calibri"/>
                <w:iCs/>
                <w:lang w:val="fr-BE"/>
              </w:rPr>
              <w:t xml:space="preserve">Le revenu annuel net du foyer n’est pas supérieur à </w:t>
            </w:r>
            <w:r w:rsidRPr="00292DEB">
              <w:rPr>
                <w:rFonts w:eastAsia="Arial"/>
                <w:color w:val="FF00FF"/>
                <w:lang w:val="fr-BE"/>
              </w:rPr>
              <w:t>€</w:t>
            </w:r>
            <w:r w:rsidRPr="00292DEB">
              <w:rPr>
                <w:rFonts w:eastAsia="Calibri"/>
                <w:iCs/>
                <w:color w:val="FF00FF"/>
                <w:lang w:val="fr-BE"/>
              </w:rPr>
              <w:t xml:space="preserve">10.000 </w:t>
            </w:r>
            <w:r w:rsidRPr="00292DEB">
              <w:rPr>
                <w:rFonts w:eastAsia="Arial"/>
                <w:lang w:val="fr-BE"/>
              </w:rPr>
              <w:t xml:space="preserve">(le montant est majoré de </w:t>
            </w:r>
            <w:r w:rsidRPr="00292DEB">
              <w:rPr>
                <w:rFonts w:eastAsia="Arial"/>
                <w:color w:val="FF00FF"/>
                <w:lang w:val="fr-BE"/>
              </w:rPr>
              <w:t>€</w:t>
            </w:r>
            <w:r w:rsidRPr="00292DEB">
              <w:rPr>
                <w:rFonts w:eastAsia="Calibri"/>
                <w:iCs/>
                <w:color w:val="FF00FF"/>
                <w:lang w:val="fr-BE"/>
              </w:rPr>
              <w:t xml:space="preserve">586,08 </w:t>
            </w:r>
            <w:r w:rsidRPr="00292DEB">
              <w:rPr>
                <w:rFonts w:eastAsia="Arial"/>
                <w:lang w:val="fr-BE"/>
              </w:rPr>
              <w:t>par enfant mineur).</w:t>
            </w:r>
          </w:p>
        </w:tc>
        <w:tc>
          <w:tcPr>
            <w:tcW w:w="1370" w:type="pct"/>
          </w:tcPr>
          <w:p w14:paraId="63C56696"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t>E-X-23-EL</w:t>
            </w:r>
          </w:p>
          <w:p w14:paraId="26FD6974" w14:textId="77777777" w:rsidR="005D0FED" w:rsidRPr="00292DEB" w:rsidRDefault="005D0FED" w:rsidP="00DB7CCE">
            <w:pPr>
              <w:pStyle w:val="Normal0"/>
              <w:numPr>
                <w:ilvl w:val="0"/>
                <w:numId w:val="150"/>
              </w:numPr>
              <w:pBdr>
                <w:top w:val="nil"/>
                <w:left w:val="nil"/>
                <w:bottom w:val="nil"/>
                <w:right w:val="nil"/>
                <w:between w:val="nil"/>
              </w:pBdr>
              <w:tabs>
                <w:tab w:val="left" w:pos="113"/>
              </w:tabs>
              <w:spacing w:before="0" w:after="0"/>
              <w:ind w:hanging="56"/>
              <w:rPr>
                <w:color w:val="000000"/>
                <w:sz w:val="15"/>
                <w:szCs w:val="15"/>
                <w:lang w:val="en-GB"/>
              </w:rPr>
            </w:pPr>
            <w:r w:rsidRPr="00292DEB">
              <w:rPr>
                <w:color w:val="000000"/>
                <w:sz w:val="15"/>
                <w:szCs w:val="15"/>
                <w:lang w:val="en-GB"/>
              </w:rPr>
              <w:t>Greek nationals and EU nationals (not for migrants legally residing to Greece);</w:t>
            </w:r>
          </w:p>
          <w:p w14:paraId="62C33C43" w14:textId="77777777" w:rsidR="005D0FED" w:rsidRPr="00292DEB" w:rsidRDefault="005D0FED" w:rsidP="00DB7CCE">
            <w:pPr>
              <w:pStyle w:val="Normal0"/>
              <w:numPr>
                <w:ilvl w:val="0"/>
                <w:numId w:val="150"/>
              </w:numPr>
              <w:pBdr>
                <w:top w:val="nil"/>
                <w:left w:val="nil"/>
                <w:bottom w:val="nil"/>
                <w:right w:val="nil"/>
                <w:between w:val="nil"/>
              </w:pBdr>
              <w:tabs>
                <w:tab w:val="left" w:pos="113"/>
              </w:tabs>
              <w:spacing w:before="0" w:after="0"/>
              <w:ind w:hanging="56"/>
              <w:rPr>
                <w:color w:val="000000"/>
                <w:sz w:val="15"/>
                <w:szCs w:val="15"/>
                <w:lang w:val="en-GB"/>
              </w:rPr>
            </w:pPr>
            <w:r w:rsidRPr="00292DEB">
              <w:rPr>
                <w:color w:val="000000"/>
                <w:sz w:val="15"/>
                <w:szCs w:val="15"/>
                <w:lang w:val="en-GB"/>
              </w:rPr>
              <w:t xml:space="preserve">Between the ages of </w:t>
            </w:r>
            <w:r w:rsidRPr="00292DEB">
              <w:rPr>
                <w:color w:val="C00000"/>
                <w:sz w:val="15"/>
                <w:szCs w:val="15"/>
                <w:lang w:val="en-GB"/>
              </w:rPr>
              <w:t>20</w:t>
            </w:r>
            <w:r w:rsidRPr="00292DEB">
              <w:rPr>
                <w:color w:val="000000"/>
                <w:sz w:val="15"/>
                <w:szCs w:val="15"/>
                <w:lang w:val="en-GB"/>
              </w:rPr>
              <w:t xml:space="preserve"> and </w:t>
            </w:r>
            <w:r w:rsidRPr="00292DEB">
              <w:rPr>
                <w:color w:val="C00000"/>
                <w:sz w:val="15"/>
                <w:szCs w:val="15"/>
                <w:lang w:val="en-GB"/>
              </w:rPr>
              <w:t>66</w:t>
            </w:r>
            <w:r w:rsidRPr="00292DEB">
              <w:rPr>
                <w:color w:val="000000"/>
                <w:sz w:val="15"/>
                <w:szCs w:val="15"/>
                <w:lang w:val="en-GB"/>
              </w:rPr>
              <w:t>;</w:t>
            </w:r>
          </w:p>
          <w:p w14:paraId="76EBCE39" w14:textId="77777777" w:rsidR="005D0FED" w:rsidRPr="00292DEB" w:rsidRDefault="005D0FED" w:rsidP="00DB7CCE">
            <w:pPr>
              <w:pStyle w:val="Normal0"/>
              <w:numPr>
                <w:ilvl w:val="0"/>
                <w:numId w:val="150"/>
              </w:numPr>
              <w:pBdr>
                <w:top w:val="nil"/>
                <w:left w:val="nil"/>
                <w:bottom w:val="nil"/>
                <w:right w:val="nil"/>
                <w:between w:val="nil"/>
              </w:pBdr>
              <w:tabs>
                <w:tab w:val="left" w:pos="113"/>
              </w:tabs>
              <w:spacing w:before="0" w:after="0"/>
              <w:ind w:hanging="56"/>
              <w:rPr>
                <w:color w:val="000000"/>
                <w:sz w:val="15"/>
                <w:szCs w:val="15"/>
                <w:lang w:val="en-GB"/>
              </w:rPr>
            </w:pPr>
            <w:r w:rsidRPr="00292DEB">
              <w:rPr>
                <w:color w:val="000000"/>
                <w:sz w:val="15"/>
                <w:szCs w:val="15"/>
                <w:lang w:val="en-GB"/>
              </w:rPr>
              <w:t xml:space="preserve">The unemployment benefit of </w:t>
            </w:r>
            <w:r w:rsidRPr="00292DEB">
              <w:rPr>
                <w:color w:val="C00000"/>
                <w:sz w:val="15"/>
                <w:szCs w:val="15"/>
                <w:lang w:val="en-GB"/>
              </w:rPr>
              <w:t>12</w:t>
            </w:r>
            <w:r w:rsidRPr="00292DEB">
              <w:rPr>
                <w:color w:val="000000"/>
                <w:sz w:val="15"/>
                <w:szCs w:val="15"/>
                <w:lang w:val="en-GB"/>
              </w:rPr>
              <w:t xml:space="preserve"> months has ended;</w:t>
            </w:r>
          </w:p>
          <w:p w14:paraId="4F535286" w14:textId="77777777" w:rsidR="005D0FED" w:rsidRPr="00292DEB" w:rsidRDefault="005D0FED" w:rsidP="00DB7CCE">
            <w:pPr>
              <w:pStyle w:val="Normal0"/>
              <w:numPr>
                <w:ilvl w:val="0"/>
                <w:numId w:val="150"/>
              </w:numPr>
              <w:pBdr>
                <w:top w:val="nil"/>
                <w:left w:val="nil"/>
                <w:bottom w:val="nil"/>
                <w:right w:val="nil"/>
                <w:between w:val="nil"/>
              </w:pBdr>
              <w:tabs>
                <w:tab w:val="left" w:pos="113"/>
              </w:tabs>
              <w:spacing w:before="0" w:after="0"/>
              <w:ind w:hanging="56"/>
              <w:rPr>
                <w:color w:val="000000"/>
                <w:sz w:val="15"/>
                <w:szCs w:val="15"/>
                <w:lang w:val="en-GB"/>
              </w:rPr>
            </w:pPr>
            <w:r w:rsidRPr="00292DEB">
              <w:rPr>
                <w:color w:val="000000"/>
                <w:sz w:val="15"/>
                <w:szCs w:val="15"/>
                <w:lang w:val="en-GB"/>
              </w:rPr>
              <w:t>The person continues to be registered as unemployed;</w:t>
            </w:r>
          </w:p>
          <w:p w14:paraId="4A91B539" w14:textId="77777777" w:rsidR="005D0FED" w:rsidRPr="00292DEB" w:rsidRDefault="005D0FED" w:rsidP="00DB7CCE">
            <w:pPr>
              <w:pStyle w:val="Normal0"/>
              <w:numPr>
                <w:ilvl w:val="0"/>
                <w:numId w:val="150"/>
              </w:numPr>
              <w:pBdr>
                <w:top w:val="nil"/>
                <w:left w:val="nil"/>
                <w:bottom w:val="nil"/>
                <w:right w:val="nil"/>
                <w:between w:val="nil"/>
              </w:pBdr>
              <w:tabs>
                <w:tab w:val="left" w:pos="113"/>
              </w:tabs>
              <w:spacing w:before="0" w:after="0"/>
              <w:ind w:hanging="56"/>
              <w:rPr>
                <w:color w:val="000000"/>
                <w:sz w:val="15"/>
                <w:szCs w:val="15"/>
                <w:lang w:val="en-GB"/>
              </w:rPr>
            </w:pPr>
            <w:r w:rsidRPr="00292DEB">
              <w:rPr>
                <w:color w:val="000000"/>
                <w:sz w:val="15"/>
                <w:szCs w:val="15"/>
                <w:lang w:val="en-GB"/>
              </w:rPr>
              <w:t xml:space="preserve">The annual net family income does not exceed the amount of </w:t>
            </w:r>
            <w:r w:rsidRPr="00292DEB">
              <w:rPr>
                <w:color w:val="FF00FF"/>
                <w:sz w:val="15"/>
                <w:szCs w:val="15"/>
                <w:lang w:val="en-GB"/>
              </w:rPr>
              <w:t>€10,000</w:t>
            </w:r>
            <w:r w:rsidRPr="00292DEB">
              <w:rPr>
                <w:color w:val="000000"/>
                <w:sz w:val="15"/>
                <w:szCs w:val="15"/>
                <w:lang w:val="en-GB"/>
              </w:rPr>
              <w:t xml:space="preserve"> (amount increases by </w:t>
            </w:r>
            <w:r w:rsidRPr="00292DEB">
              <w:rPr>
                <w:color w:val="FF00FF"/>
                <w:sz w:val="15"/>
                <w:szCs w:val="15"/>
                <w:lang w:val="en-GB"/>
              </w:rPr>
              <w:t>€586.08</w:t>
            </w:r>
            <w:r w:rsidRPr="00292DEB">
              <w:rPr>
                <w:color w:val="000000"/>
                <w:sz w:val="15"/>
                <w:szCs w:val="15"/>
                <w:lang w:val="en-GB"/>
              </w:rPr>
              <w:t xml:space="preserve"> for each underage child).</w:t>
            </w:r>
          </w:p>
          <w:p w14:paraId="41C08354" w14:textId="4F121CB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E72BF7E"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544837AD" w14:textId="1DA556AC" w:rsidR="005D0FED" w:rsidRPr="00292DEB" w:rsidRDefault="005D0FED" w:rsidP="00DB7CCE">
            <w:pPr>
              <w:spacing w:line="276" w:lineRule="auto"/>
              <w:rPr>
                <w:rFonts w:cs="Arial"/>
                <w:color w:val="0000FF"/>
                <w:lang w:val="en-US"/>
              </w:rPr>
            </w:pPr>
          </w:p>
        </w:tc>
        <w:tc>
          <w:tcPr>
            <w:tcW w:w="127" w:type="pct"/>
          </w:tcPr>
          <w:p w14:paraId="53291B3D" w14:textId="77777777" w:rsidR="005D0FED" w:rsidRPr="00292DEB" w:rsidRDefault="005D0FED" w:rsidP="00DB7CCE">
            <w:pPr>
              <w:spacing w:line="276" w:lineRule="auto"/>
              <w:rPr>
                <w:rFonts w:cs="Arial"/>
                <w:color w:val="0000FF"/>
                <w:lang w:val="fr-FR"/>
              </w:rPr>
            </w:pPr>
            <w:r w:rsidRPr="00292DEB">
              <w:rPr>
                <w:rFonts w:cs="Arial"/>
                <w:color w:val="0000FF"/>
                <w:lang w:val="fr-FR"/>
              </w:rPr>
              <w:t>23</w:t>
            </w:r>
          </w:p>
          <w:p w14:paraId="718CD4DE" w14:textId="32F6C16F" w:rsidR="005D0FED" w:rsidRPr="00292DEB" w:rsidRDefault="005D0FED" w:rsidP="00DB7CCE">
            <w:pPr>
              <w:spacing w:line="276" w:lineRule="auto"/>
              <w:rPr>
                <w:rFonts w:cs="Arial"/>
                <w:color w:val="0000FF"/>
                <w:lang w:val="en-US"/>
              </w:rPr>
            </w:pPr>
          </w:p>
        </w:tc>
        <w:tc>
          <w:tcPr>
            <w:tcW w:w="402" w:type="pct"/>
          </w:tcPr>
          <w:p w14:paraId="6B06E48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1117439" w14:textId="77777777" w:rsidR="005D0FED" w:rsidRPr="00292DEB" w:rsidRDefault="005D0FED" w:rsidP="00DB7CCE">
            <w:pPr>
              <w:spacing w:line="276" w:lineRule="auto"/>
              <w:rPr>
                <w:rFonts w:cs="Arial"/>
                <w:color w:val="0000FF"/>
                <w:lang w:val="en-US"/>
              </w:rPr>
            </w:pPr>
          </w:p>
        </w:tc>
      </w:tr>
      <w:tr w:rsidR="005D0FED" w:rsidRPr="00292DEB" w14:paraId="035BCAA2" w14:textId="77777777" w:rsidTr="005D0FED">
        <w:tc>
          <w:tcPr>
            <w:tcW w:w="193" w:type="pct"/>
          </w:tcPr>
          <w:p w14:paraId="004E6981" w14:textId="77777777" w:rsidR="005D0FED" w:rsidRPr="00292DEB" w:rsidRDefault="005D0FED" w:rsidP="00DB7CCE">
            <w:pPr>
              <w:spacing w:line="276" w:lineRule="auto"/>
              <w:jc w:val="left"/>
              <w:rPr>
                <w:rFonts w:cs="Arial"/>
                <w:lang w:val="en-GB"/>
              </w:rPr>
            </w:pPr>
            <w:r w:rsidRPr="00292DEB">
              <w:rPr>
                <w:rFonts w:cs="Arial"/>
                <w:lang w:val="en-GB"/>
              </w:rPr>
              <w:t>EL</w:t>
            </w:r>
          </w:p>
          <w:p w14:paraId="5B3238CD" w14:textId="77777777" w:rsidR="005D0FED" w:rsidRPr="00292DEB" w:rsidRDefault="005D0FED" w:rsidP="00DB7CCE">
            <w:pPr>
              <w:spacing w:line="276" w:lineRule="auto"/>
              <w:jc w:val="left"/>
              <w:rPr>
                <w:rFonts w:cs="Arial"/>
                <w:lang w:val="en-GB"/>
              </w:rPr>
            </w:pPr>
            <w:r w:rsidRPr="00292DEB">
              <w:rPr>
                <w:rFonts w:cs="Arial"/>
                <w:lang w:val="en-GB"/>
              </w:rPr>
              <w:t>EL</w:t>
            </w:r>
          </w:p>
          <w:p w14:paraId="2262C8B7" w14:textId="77777777" w:rsidR="005D0FED" w:rsidRPr="00292DEB" w:rsidRDefault="005D0FED" w:rsidP="00DB7CCE">
            <w:pPr>
              <w:spacing w:line="276" w:lineRule="auto"/>
              <w:jc w:val="left"/>
              <w:rPr>
                <w:rFonts w:cs="Arial"/>
                <w:b/>
                <w:lang w:val="en-US"/>
              </w:rPr>
            </w:pPr>
          </w:p>
        </w:tc>
        <w:tc>
          <w:tcPr>
            <w:tcW w:w="1371" w:type="pct"/>
          </w:tcPr>
          <w:p w14:paraId="0D229851" w14:textId="77777777" w:rsidR="005D0FED" w:rsidRPr="00292DEB" w:rsidRDefault="005D0FED" w:rsidP="00DB7CCE">
            <w:pPr>
              <w:tabs>
                <w:tab w:val="left" w:pos="0"/>
              </w:tabs>
              <w:spacing w:line="276" w:lineRule="auto"/>
              <w:rPr>
                <w:rFonts w:cs="Arial"/>
              </w:rPr>
            </w:pPr>
            <w:r w:rsidRPr="00292DEB">
              <w:rPr>
                <w:rFonts w:cs="Arial"/>
              </w:rPr>
              <w:t>Gesetzliche Kündigungszahlungen sind in Griechenland vorgesehen.</w:t>
            </w:r>
          </w:p>
          <w:p w14:paraId="033A199F" w14:textId="77777777" w:rsidR="005D0FED" w:rsidRPr="00292DEB" w:rsidRDefault="005D0FED" w:rsidP="00DB7CCE">
            <w:pPr>
              <w:tabs>
                <w:tab w:val="left" w:pos="0"/>
              </w:tabs>
              <w:spacing w:line="276" w:lineRule="auto"/>
              <w:rPr>
                <w:rFonts w:cs="Arial"/>
              </w:rPr>
            </w:pPr>
            <w:r w:rsidRPr="00292DEB">
              <w:rPr>
                <w:rFonts w:cs="Arial"/>
              </w:rPr>
              <w:t>Es gibt jedoch keine Entschädigung aus staatlichen Mitteln, wenn der Arbeitgeber nicht in der Lage ist, die Zahlungen zu leisten.</w:t>
            </w:r>
          </w:p>
          <w:p w14:paraId="348320D9" w14:textId="34DFEA0C" w:rsidR="005D0FED" w:rsidRPr="00292DEB" w:rsidRDefault="005D0FED" w:rsidP="00DB7CCE">
            <w:pPr>
              <w:spacing w:line="276" w:lineRule="auto"/>
              <w:rPr>
                <w:rFonts w:cs="Arial"/>
                <w:iCs/>
                <w:color w:val="008000"/>
              </w:rPr>
            </w:pPr>
          </w:p>
        </w:tc>
        <w:tc>
          <w:tcPr>
            <w:tcW w:w="1370" w:type="pct"/>
          </w:tcPr>
          <w:p w14:paraId="7618F19C" w14:textId="77777777" w:rsidR="005D0FED" w:rsidRPr="00292DEB" w:rsidRDefault="005D0FED" w:rsidP="00DB7CCE">
            <w:pPr>
              <w:spacing w:line="276" w:lineRule="auto"/>
              <w:rPr>
                <w:rFonts w:cs="Arial"/>
                <w:bCs/>
                <w:lang w:val="fr-BE"/>
              </w:rPr>
            </w:pPr>
            <w:r w:rsidRPr="00292DEB">
              <w:rPr>
                <w:rFonts w:cs="Arial"/>
                <w:bCs/>
                <w:lang w:val="fr-BE"/>
              </w:rPr>
              <w:t>En Grèce, la loi prévoit le paiement d’indemnités de licenciement.</w:t>
            </w:r>
          </w:p>
          <w:p w14:paraId="0C0CCE4F" w14:textId="35F9E21D" w:rsidR="005D0FED" w:rsidRPr="00292DEB" w:rsidRDefault="005D0FED" w:rsidP="00DB7CCE">
            <w:pPr>
              <w:spacing w:line="276" w:lineRule="auto"/>
              <w:rPr>
                <w:rFonts w:cs="Arial"/>
                <w:color w:val="008000"/>
                <w:lang w:val="fr-FR"/>
              </w:rPr>
            </w:pPr>
            <w:r w:rsidRPr="00292DEB">
              <w:rPr>
                <w:rFonts w:cs="Arial"/>
                <w:bCs/>
                <w:lang w:val="fr-BE"/>
              </w:rPr>
              <w:t>Néanmoins, lorsque l’employeur n’est pas en mesure de verser ces indemnités, aucune indemnisation financée par des fonds publics n’est versée.</w:t>
            </w:r>
          </w:p>
        </w:tc>
        <w:tc>
          <w:tcPr>
            <w:tcW w:w="1370" w:type="pct"/>
          </w:tcPr>
          <w:p w14:paraId="47996B1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E-X-24-EL</w:t>
            </w:r>
          </w:p>
          <w:p w14:paraId="63AEF546" w14:textId="77777777" w:rsidR="005D0FED" w:rsidRPr="00292DEB" w:rsidRDefault="005D0FED" w:rsidP="00DB7CCE">
            <w:pPr>
              <w:pStyle w:val="Normal0"/>
              <w:pBdr>
                <w:top w:val="nil"/>
                <w:left w:val="nil"/>
                <w:bottom w:val="nil"/>
                <w:right w:val="nil"/>
                <w:between w:val="nil"/>
              </w:pBdr>
              <w:rPr>
                <w:sz w:val="15"/>
                <w:szCs w:val="15"/>
                <w:lang w:val="en-GB"/>
              </w:rPr>
            </w:pPr>
            <w:r w:rsidRPr="00292DEB">
              <w:rPr>
                <w:sz w:val="15"/>
                <w:szCs w:val="15"/>
                <w:lang w:val="en-GB"/>
              </w:rPr>
              <w:t>Statutory redundancy payment exists in Greece.</w:t>
            </w:r>
          </w:p>
          <w:p w14:paraId="520D9B3C" w14:textId="4A04720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sz w:val="15"/>
                <w:szCs w:val="15"/>
                <w:lang w:val="en-GB"/>
              </w:rPr>
              <w:t>But there is no compensation from public funds when the employer is unable to make the payments.</w:t>
            </w:r>
          </w:p>
        </w:tc>
        <w:tc>
          <w:tcPr>
            <w:tcW w:w="167" w:type="pct"/>
          </w:tcPr>
          <w:p w14:paraId="0279E211"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2A54B04F" w14:textId="0210A267" w:rsidR="005D0FED" w:rsidRPr="00292DEB" w:rsidRDefault="005D0FED" w:rsidP="00DB7CCE">
            <w:pPr>
              <w:spacing w:line="276" w:lineRule="auto"/>
              <w:rPr>
                <w:rFonts w:cs="Arial"/>
                <w:color w:val="0000FF"/>
                <w:lang w:val="en-US"/>
              </w:rPr>
            </w:pPr>
          </w:p>
        </w:tc>
        <w:tc>
          <w:tcPr>
            <w:tcW w:w="127" w:type="pct"/>
          </w:tcPr>
          <w:p w14:paraId="18E2638B" w14:textId="77777777" w:rsidR="005D0FED" w:rsidRPr="00292DEB" w:rsidRDefault="005D0FED" w:rsidP="00DB7CCE">
            <w:pPr>
              <w:spacing w:line="276" w:lineRule="auto"/>
              <w:rPr>
                <w:rFonts w:cs="Arial"/>
                <w:color w:val="0000FF"/>
                <w:lang w:val="fr-FR"/>
              </w:rPr>
            </w:pPr>
            <w:r w:rsidRPr="00292DEB">
              <w:rPr>
                <w:rFonts w:cs="Arial"/>
                <w:color w:val="0000FF"/>
                <w:lang w:val="fr-FR"/>
              </w:rPr>
              <w:t>24</w:t>
            </w:r>
          </w:p>
          <w:p w14:paraId="0DFC9946" w14:textId="66089E24" w:rsidR="005D0FED" w:rsidRPr="00292DEB" w:rsidRDefault="005D0FED" w:rsidP="00DB7CCE">
            <w:pPr>
              <w:spacing w:line="276" w:lineRule="auto"/>
              <w:rPr>
                <w:rFonts w:cs="Arial"/>
                <w:color w:val="0000FF"/>
                <w:lang w:val="en-US"/>
              </w:rPr>
            </w:pPr>
          </w:p>
        </w:tc>
        <w:tc>
          <w:tcPr>
            <w:tcW w:w="402" w:type="pct"/>
          </w:tcPr>
          <w:p w14:paraId="40119C4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3FC5BD6" w14:textId="77777777" w:rsidR="005D0FED" w:rsidRPr="00292DEB" w:rsidRDefault="005D0FED" w:rsidP="00DB7CCE">
            <w:pPr>
              <w:spacing w:line="276" w:lineRule="auto"/>
              <w:rPr>
                <w:rFonts w:cs="Arial"/>
                <w:color w:val="0000FF"/>
                <w:lang w:val="en-US"/>
              </w:rPr>
            </w:pPr>
          </w:p>
        </w:tc>
      </w:tr>
      <w:tr w:rsidR="005D0FED" w:rsidRPr="00292DEB" w14:paraId="196D6004" w14:textId="77777777" w:rsidTr="005D0FED">
        <w:tc>
          <w:tcPr>
            <w:tcW w:w="193" w:type="pct"/>
          </w:tcPr>
          <w:p w14:paraId="3BE6DB03" w14:textId="77777777" w:rsidR="005D0FED" w:rsidRPr="00292DEB" w:rsidRDefault="005D0FED" w:rsidP="00DB7CCE">
            <w:pPr>
              <w:spacing w:line="276" w:lineRule="auto"/>
              <w:jc w:val="left"/>
              <w:rPr>
                <w:rFonts w:cs="Arial"/>
                <w:lang w:val="en-GB"/>
              </w:rPr>
            </w:pPr>
            <w:r w:rsidRPr="00292DEB">
              <w:rPr>
                <w:rFonts w:cs="Arial"/>
                <w:lang w:val="en-GB"/>
              </w:rPr>
              <w:t>EL</w:t>
            </w:r>
          </w:p>
          <w:p w14:paraId="226CDDA8" w14:textId="77777777" w:rsidR="005D0FED" w:rsidRPr="00292DEB" w:rsidRDefault="005D0FED" w:rsidP="00DB7CCE">
            <w:pPr>
              <w:spacing w:line="276" w:lineRule="auto"/>
              <w:jc w:val="left"/>
              <w:rPr>
                <w:rFonts w:cs="Arial"/>
                <w:lang w:val="en-GB"/>
              </w:rPr>
            </w:pPr>
            <w:r w:rsidRPr="00292DEB">
              <w:rPr>
                <w:rFonts w:cs="Arial"/>
                <w:lang w:val="en-GB"/>
              </w:rPr>
              <w:t>EL</w:t>
            </w:r>
          </w:p>
          <w:p w14:paraId="08C406D2" w14:textId="77777777" w:rsidR="005D0FED" w:rsidRPr="00292DEB" w:rsidRDefault="005D0FED" w:rsidP="00DB7CCE">
            <w:pPr>
              <w:spacing w:line="276" w:lineRule="auto"/>
              <w:jc w:val="left"/>
              <w:rPr>
                <w:rFonts w:cs="Arial"/>
                <w:b/>
                <w:lang w:val="es-ES"/>
              </w:rPr>
            </w:pPr>
          </w:p>
        </w:tc>
        <w:tc>
          <w:tcPr>
            <w:tcW w:w="1371" w:type="pct"/>
          </w:tcPr>
          <w:p w14:paraId="1F216A0E" w14:textId="4E643080" w:rsidR="005D0FED" w:rsidRPr="00292DEB" w:rsidRDefault="005D0FED" w:rsidP="00DB7CCE">
            <w:pPr>
              <w:spacing w:after="40" w:line="276" w:lineRule="auto"/>
              <w:rPr>
                <w:rFonts w:cs="Arial"/>
                <w:iCs/>
                <w:color w:val="008000"/>
              </w:rPr>
            </w:pPr>
            <w:r w:rsidRPr="00292DEB">
              <w:rPr>
                <w:rFonts w:cs="Arial"/>
              </w:rPr>
              <w:t>Nicht anwendbar.</w:t>
            </w:r>
          </w:p>
        </w:tc>
        <w:tc>
          <w:tcPr>
            <w:tcW w:w="1370" w:type="pct"/>
          </w:tcPr>
          <w:p w14:paraId="4748B44B" w14:textId="74A580A7" w:rsidR="005D0FED" w:rsidRPr="00292DEB" w:rsidRDefault="005D0FED" w:rsidP="00DB7CCE">
            <w:pPr>
              <w:spacing w:after="40" w:line="276" w:lineRule="auto"/>
              <w:rPr>
                <w:rFonts w:cs="Arial"/>
                <w:iCs/>
                <w:color w:val="008000"/>
                <w:lang w:val="fr-BE"/>
              </w:rPr>
            </w:pPr>
            <w:r w:rsidRPr="00292DEB">
              <w:rPr>
                <w:rFonts w:cs="Arial"/>
                <w:bCs/>
                <w:lang w:val="fr-BE"/>
              </w:rPr>
              <w:t>Non applicable.</w:t>
            </w:r>
          </w:p>
        </w:tc>
        <w:tc>
          <w:tcPr>
            <w:tcW w:w="1370" w:type="pct"/>
          </w:tcPr>
          <w:p w14:paraId="0B821671"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E-X-25-EL</w:t>
            </w:r>
          </w:p>
          <w:p w14:paraId="45818E97" w14:textId="18A3A2B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highlight w:val="white"/>
              </w:rPr>
              <w:t>Not applicable.</w:t>
            </w:r>
          </w:p>
        </w:tc>
        <w:tc>
          <w:tcPr>
            <w:tcW w:w="167" w:type="pct"/>
          </w:tcPr>
          <w:p w14:paraId="7EA4EC90"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10A813D6" w14:textId="04188AE7" w:rsidR="005D0FED" w:rsidRPr="00292DEB" w:rsidRDefault="005D0FED" w:rsidP="00DB7CCE">
            <w:pPr>
              <w:spacing w:line="276" w:lineRule="auto"/>
              <w:rPr>
                <w:rFonts w:cs="Arial"/>
                <w:color w:val="0000FF"/>
                <w:lang w:val="en-US"/>
              </w:rPr>
            </w:pPr>
          </w:p>
        </w:tc>
        <w:tc>
          <w:tcPr>
            <w:tcW w:w="127" w:type="pct"/>
          </w:tcPr>
          <w:p w14:paraId="181446ED" w14:textId="77777777" w:rsidR="005D0FED" w:rsidRPr="00292DEB" w:rsidRDefault="005D0FED" w:rsidP="00DB7CCE">
            <w:pPr>
              <w:spacing w:line="276" w:lineRule="auto"/>
              <w:rPr>
                <w:rFonts w:cs="Arial"/>
                <w:color w:val="0000FF"/>
                <w:lang w:val="fr-FR"/>
              </w:rPr>
            </w:pPr>
            <w:r w:rsidRPr="00292DEB">
              <w:rPr>
                <w:rFonts w:cs="Arial"/>
                <w:color w:val="0000FF"/>
                <w:lang w:val="fr-FR"/>
              </w:rPr>
              <w:t>25</w:t>
            </w:r>
          </w:p>
          <w:p w14:paraId="1B0DB4D6" w14:textId="4ACC6EA2" w:rsidR="005D0FED" w:rsidRPr="00292DEB" w:rsidRDefault="005D0FED" w:rsidP="00DB7CCE">
            <w:pPr>
              <w:spacing w:line="276" w:lineRule="auto"/>
              <w:rPr>
                <w:rFonts w:cs="Arial"/>
                <w:color w:val="0000FF"/>
                <w:lang w:val="en-US"/>
              </w:rPr>
            </w:pPr>
          </w:p>
        </w:tc>
        <w:tc>
          <w:tcPr>
            <w:tcW w:w="402" w:type="pct"/>
          </w:tcPr>
          <w:p w14:paraId="5CF1BA4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B1FAE45" w14:textId="77777777" w:rsidR="005D0FED" w:rsidRPr="00292DEB" w:rsidRDefault="005D0FED" w:rsidP="00DB7CCE">
            <w:pPr>
              <w:spacing w:line="276" w:lineRule="auto"/>
              <w:rPr>
                <w:rFonts w:cs="Arial"/>
                <w:color w:val="0000FF"/>
                <w:lang w:val="en-US"/>
              </w:rPr>
            </w:pPr>
          </w:p>
        </w:tc>
      </w:tr>
      <w:tr w:rsidR="005D0FED" w:rsidRPr="00292DEB" w14:paraId="185F91FF" w14:textId="77777777" w:rsidTr="005D0FED">
        <w:tc>
          <w:tcPr>
            <w:tcW w:w="193" w:type="pct"/>
          </w:tcPr>
          <w:p w14:paraId="64E3F77D" w14:textId="77777777" w:rsidR="005D0FED" w:rsidRPr="00292DEB" w:rsidRDefault="005D0FED" w:rsidP="00DB7CCE">
            <w:pPr>
              <w:spacing w:line="276" w:lineRule="auto"/>
              <w:jc w:val="left"/>
              <w:rPr>
                <w:rFonts w:cs="Arial"/>
                <w:lang w:val="es-ES"/>
              </w:rPr>
            </w:pPr>
            <w:r w:rsidRPr="00292DEB">
              <w:rPr>
                <w:rFonts w:cs="Arial"/>
                <w:lang w:val="es-ES"/>
              </w:rPr>
              <w:t>EL</w:t>
            </w:r>
          </w:p>
          <w:p w14:paraId="189A5B31" w14:textId="77777777" w:rsidR="005D0FED" w:rsidRPr="00292DEB" w:rsidRDefault="005D0FED" w:rsidP="00DB7CCE">
            <w:pPr>
              <w:spacing w:line="276" w:lineRule="auto"/>
              <w:jc w:val="left"/>
              <w:rPr>
                <w:rFonts w:cs="Arial"/>
                <w:lang w:val="es-ES"/>
              </w:rPr>
            </w:pPr>
            <w:r w:rsidRPr="00292DEB">
              <w:rPr>
                <w:rFonts w:cs="Arial"/>
                <w:lang w:val="es-ES"/>
              </w:rPr>
              <w:t>EL</w:t>
            </w:r>
          </w:p>
          <w:p w14:paraId="74A9260A" w14:textId="77777777" w:rsidR="005D0FED" w:rsidRPr="00292DEB" w:rsidRDefault="005D0FED" w:rsidP="00DB7CCE">
            <w:pPr>
              <w:spacing w:line="276" w:lineRule="auto"/>
              <w:jc w:val="left"/>
              <w:rPr>
                <w:rFonts w:cs="Arial"/>
                <w:lang w:val="es-ES"/>
              </w:rPr>
            </w:pPr>
            <w:r w:rsidRPr="00292DEB">
              <w:rPr>
                <w:rFonts w:cs="Arial"/>
                <w:lang w:val="es-ES"/>
              </w:rPr>
              <w:t>EL</w:t>
            </w:r>
          </w:p>
          <w:p w14:paraId="4F80AB7A" w14:textId="77777777" w:rsidR="005D0FED" w:rsidRPr="00292DEB" w:rsidRDefault="005D0FED" w:rsidP="00DB7CCE">
            <w:pPr>
              <w:spacing w:line="276" w:lineRule="auto"/>
              <w:jc w:val="left"/>
              <w:rPr>
                <w:rFonts w:cs="Arial"/>
                <w:b/>
                <w:lang w:val="en-US"/>
              </w:rPr>
            </w:pPr>
          </w:p>
        </w:tc>
        <w:tc>
          <w:tcPr>
            <w:tcW w:w="1371" w:type="pct"/>
          </w:tcPr>
          <w:p w14:paraId="0C4584ED" w14:textId="77777777" w:rsidR="005D0FED" w:rsidRPr="00292DEB" w:rsidRDefault="005D0FED" w:rsidP="00DB7CCE">
            <w:pPr>
              <w:spacing w:line="276" w:lineRule="auto"/>
              <w:rPr>
                <w:rFonts w:cs="Arial"/>
              </w:rPr>
            </w:pPr>
            <w:r w:rsidRPr="00292DEB">
              <w:rPr>
                <w:rFonts w:cs="Arial"/>
                <w:iCs/>
              </w:rPr>
              <w:t xml:space="preserve">Arbeitnehmer, die zu bestimmten gefährdeten Gruppen gehören (d. h. Opfer von Gewalt und Menschenhandel, ehemalige Suchtabhängige, entlassene Strafgefangene, Frauen, die Opfer geschlechtsspezifischer oder häuslicher Gewalt geworden sind), die gegen das Risiko der Arbeitslosigkeit abgedeckt sind, sind anspruchsberechtigt auf 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w:t>
            </w:r>
          </w:p>
          <w:p w14:paraId="62092E1F" w14:textId="77777777" w:rsidR="005D0FED" w:rsidRPr="00292DEB" w:rsidRDefault="005D0FED" w:rsidP="00DB7CCE">
            <w:pPr>
              <w:spacing w:line="276" w:lineRule="auto"/>
              <w:rPr>
                <w:rFonts w:cs="Arial"/>
                <w:b/>
                <w:color w:val="0000FF"/>
              </w:rPr>
            </w:pPr>
            <w:r w:rsidRPr="00292DEB">
              <w:rPr>
                <w:rFonts w:cs="Arial"/>
              </w:rPr>
              <w:t xml:space="preserve">Die Leistungsempfänger müssen Einwohner Griechenlands sein. </w:t>
            </w:r>
          </w:p>
          <w:p w14:paraId="153B33AE" w14:textId="77777777" w:rsidR="005D0FED" w:rsidRPr="00292DEB" w:rsidRDefault="005D0FED" w:rsidP="00DB7CCE">
            <w:pPr>
              <w:spacing w:line="276" w:lineRule="auto"/>
              <w:rPr>
                <w:rFonts w:cs="Arial"/>
                <w:bCs/>
              </w:rPr>
            </w:pPr>
            <w:r w:rsidRPr="00292DEB">
              <w:rPr>
                <w:rFonts w:cs="Arial"/>
                <w:bCs/>
              </w:rPr>
              <w:t>Sie unterliegt einer Bedürftigkeitsprüfung.</w:t>
            </w:r>
          </w:p>
          <w:p w14:paraId="594AC24E" w14:textId="45692F65" w:rsidR="005D0FED" w:rsidRPr="00292DEB" w:rsidRDefault="005D0FED" w:rsidP="00DB7CCE">
            <w:pPr>
              <w:spacing w:line="276" w:lineRule="auto"/>
              <w:rPr>
                <w:rFonts w:cs="Arial"/>
                <w:color w:val="008000"/>
              </w:rPr>
            </w:pPr>
          </w:p>
        </w:tc>
        <w:tc>
          <w:tcPr>
            <w:tcW w:w="1370" w:type="pct"/>
          </w:tcPr>
          <w:p w14:paraId="1B3A5A94" w14:textId="77777777" w:rsidR="005D0FED" w:rsidRPr="00292DEB" w:rsidRDefault="005D0FED" w:rsidP="00DB7CCE">
            <w:pPr>
              <w:spacing w:line="276" w:lineRule="auto"/>
              <w:rPr>
                <w:rFonts w:cs="Arial"/>
                <w:iCs/>
                <w:lang w:val="fr-BE"/>
              </w:rPr>
            </w:pPr>
            <w:r w:rsidRPr="00292DEB">
              <w:rPr>
                <w:rFonts w:cs="Arial"/>
                <w:iCs/>
                <w:lang w:val="fr-BE"/>
              </w:rPr>
              <w:t>Les salariés qui appartiennent à des groupes vulnérables spécifiques (c.-à-d. les victimes de la violence et de la traite des êtres humains, les toxicomanes en rémission, les prisonniers libérés, les femmes victimes de violence sexiste ou conjugale), couverts contre le risque de chômage, sont éligibles à l’</w:t>
            </w:r>
            <w:r w:rsidRPr="00292DEB">
              <w:rPr>
                <w:rFonts w:cs="Arial"/>
                <w:iCs/>
                <w:color w:val="008000"/>
                <w:lang w:val="fr-BE"/>
              </w:rPr>
              <w:t xml:space="preserve">allocation spéciale d’assistance aux groupes vulnérables </w:t>
            </w:r>
            <w:r w:rsidRPr="00292DEB">
              <w:rPr>
                <w:rFonts w:cs="Arial"/>
                <w:lang w:val="fr-FR"/>
              </w:rPr>
              <w:t>(</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p>
          <w:p w14:paraId="28B1945E" w14:textId="77777777" w:rsidR="005D0FED" w:rsidRPr="00292DEB" w:rsidRDefault="005D0FED" w:rsidP="00DB7CCE">
            <w:pPr>
              <w:spacing w:line="276" w:lineRule="auto"/>
              <w:rPr>
                <w:rFonts w:cs="Arial"/>
                <w:lang w:val="fr-BE"/>
              </w:rPr>
            </w:pPr>
            <w:r w:rsidRPr="00292DEB">
              <w:rPr>
                <w:rFonts w:cs="Arial"/>
                <w:lang w:val="fr-BE"/>
              </w:rPr>
              <w:t>Les bénéficiaires doivent résider en Grèce.</w:t>
            </w:r>
          </w:p>
          <w:p w14:paraId="3F95A141" w14:textId="77777777" w:rsidR="005D0FED" w:rsidRPr="00292DEB" w:rsidRDefault="005D0FED" w:rsidP="00DB7CCE">
            <w:pPr>
              <w:spacing w:line="276" w:lineRule="auto"/>
              <w:rPr>
                <w:rFonts w:cs="Arial"/>
                <w:bCs/>
                <w:lang w:val="fr-BE"/>
              </w:rPr>
            </w:pPr>
            <w:r w:rsidRPr="00292DEB">
              <w:rPr>
                <w:rFonts w:cs="Arial"/>
                <w:bCs/>
                <w:lang w:val="fr-BE"/>
              </w:rPr>
              <w:t>Cette allocation est soumise à une condition de ressources.</w:t>
            </w:r>
          </w:p>
          <w:p w14:paraId="4FBBA42C" w14:textId="77777777" w:rsidR="005D0FED" w:rsidRPr="00292DEB" w:rsidRDefault="005D0FED" w:rsidP="00DB7CCE">
            <w:pPr>
              <w:spacing w:line="276" w:lineRule="auto"/>
              <w:rPr>
                <w:rFonts w:cs="Arial"/>
                <w:color w:val="008000"/>
                <w:lang w:val="fr-BE"/>
              </w:rPr>
            </w:pPr>
          </w:p>
        </w:tc>
        <w:tc>
          <w:tcPr>
            <w:tcW w:w="1370" w:type="pct"/>
          </w:tcPr>
          <w:p w14:paraId="58A588F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E-X-26-EL</w:t>
            </w:r>
          </w:p>
          <w:p w14:paraId="618440B3" w14:textId="77777777" w:rsidR="005D0FED" w:rsidRPr="00292DEB" w:rsidRDefault="005D0FED" w:rsidP="00DB7CCE">
            <w:pPr>
              <w:rPr>
                <w:rFonts w:cs="Arial"/>
                <w:lang w:val="en-GB"/>
              </w:rPr>
            </w:pPr>
            <w:r w:rsidRPr="00292DEB">
              <w:rPr>
                <w:rFonts w:cs="Arial"/>
                <w:lang w:val="en-GB"/>
              </w:rPr>
              <w:t>Employees who belong to specific vulnerable groups (i.e.</w:t>
            </w:r>
            <w:r w:rsidRPr="00292DEB">
              <w:rPr>
                <w:rFonts w:cs="Arial"/>
                <w:color w:val="000000"/>
                <w:lang w:val="en-GB"/>
              </w:rPr>
              <w:t xml:space="preserve"> </w:t>
            </w:r>
            <w:r w:rsidRPr="00292DEB">
              <w:rPr>
                <w:rFonts w:cs="Arial"/>
                <w:lang w:val="en-GB"/>
              </w:rPr>
              <w:t xml:space="preserve">victims of violence-trafficking, recovered addicts, released prisoners, women victims of gender or domestic </w:t>
            </w:r>
            <w:proofErr w:type="gramStart"/>
            <w:r w:rsidRPr="00292DEB">
              <w:rPr>
                <w:rFonts w:cs="Arial"/>
                <w:lang w:val="en-GB"/>
              </w:rPr>
              <w:t>violence)  covered</w:t>
            </w:r>
            <w:proofErr w:type="gramEnd"/>
            <w:r w:rsidRPr="00292DEB">
              <w:rPr>
                <w:rFonts w:cs="Arial"/>
                <w:lang w:val="en-GB"/>
              </w:rPr>
              <w:t xml:space="preserve"> against the risk of unemployment are eligible to the </w:t>
            </w:r>
            <w:r w:rsidRPr="00292DEB">
              <w:rPr>
                <w:rFonts w:cs="Arial"/>
                <w:color w:val="008000"/>
                <w:lang w:val="en-GB"/>
              </w:rPr>
              <w:t xml:space="preserve">Special Assistance of Vulnerable Groups </w:t>
            </w:r>
            <w:r w:rsidRPr="00292DEB">
              <w:rPr>
                <w:rFonts w:cs="Arial"/>
                <w:lang w:val="en-GB"/>
              </w:rPr>
              <w:t>(</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w:t>
            </w:r>
          </w:p>
          <w:p w14:paraId="29B2EC1E" w14:textId="77777777" w:rsidR="005D0FED" w:rsidRPr="00292DEB" w:rsidRDefault="005D0FED" w:rsidP="00DB7CCE">
            <w:pPr>
              <w:rPr>
                <w:rFonts w:cs="Arial"/>
                <w:lang w:val="en-GB"/>
              </w:rPr>
            </w:pPr>
            <w:r w:rsidRPr="00292DEB">
              <w:rPr>
                <w:rFonts w:cs="Arial"/>
                <w:lang w:val="en-GB"/>
              </w:rPr>
              <w:t xml:space="preserve">The beneficiaries </w:t>
            </w:r>
            <w:proofErr w:type="gramStart"/>
            <w:r w:rsidRPr="00292DEB">
              <w:rPr>
                <w:rFonts w:cs="Arial"/>
                <w:lang w:val="en-GB"/>
              </w:rPr>
              <w:t>have to</w:t>
            </w:r>
            <w:proofErr w:type="gramEnd"/>
            <w:r w:rsidRPr="00292DEB">
              <w:rPr>
                <w:rFonts w:cs="Arial"/>
                <w:lang w:val="en-GB"/>
              </w:rPr>
              <w:t xml:space="preserve"> be residents of Greece. </w:t>
            </w:r>
          </w:p>
          <w:p w14:paraId="5019139D" w14:textId="77777777" w:rsidR="005D0FED" w:rsidRPr="00292DEB" w:rsidRDefault="005D0FED" w:rsidP="00DB7CCE">
            <w:pPr>
              <w:rPr>
                <w:rFonts w:cs="Arial"/>
              </w:rPr>
            </w:pPr>
            <w:r w:rsidRPr="00292DEB">
              <w:rPr>
                <w:rFonts w:cs="Arial"/>
              </w:rPr>
              <w:t>It is means tested.</w:t>
            </w:r>
          </w:p>
          <w:p w14:paraId="5B8301EA" w14:textId="6E6E8E10"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40832661"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7E7CBB6D" w14:textId="51A8CABB" w:rsidR="005D0FED" w:rsidRPr="00292DEB" w:rsidRDefault="005D0FED" w:rsidP="00DB7CCE">
            <w:pPr>
              <w:spacing w:line="276" w:lineRule="auto"/>
              <w:rPr>
                <w:rFonts w:cs="Arial"/>
                <w:color w:val="0000FF"/>
              </w:rPr>
            </w:pPr>
          </w:p>
        </w:tc>
        <w:tc>
          <w:tcPr>
            <w:tcW w:w="127" w:type="pct"/>
          </w:tcPr>
          <w:p w14:paraId="02643E1E" w14:textId="77777777" w:rsidR="005D0FED" w:rsidRPr="00292DEB" w:rsidRDefault="005D0FED" w:rsidP="00DB7CCE">
            <w:pPr>
              <w:spacing w:line="276" w:lineRule="auto"/>
              <w:rPr>
                <w:rFonts w:cs="Arial"/>
                <w:color w:val="0000FF"/>
                <w:lang w:val="fr-FR"/>
              </w:rPr>
            </w:pPr>
            <w:r w:rsidRPr="00292DEB">
              <w:rPr>
                <w:rFonts w:cs="Arial"/>
                <w:color w:val="0000FF"/>
                <w:lang w:val="fr-FR"/>
              </w:rPr>
              <w:t>26</w:t>
            </w:r>
          </w:p>
          <w:p w14:paraId="122F31C5" w14:textId="7C052C3E" w:rsidR="005D0FED" w:rsidRPr="00292DEB" w:rsidRDefault="005D0FED" w:rsidP="00DB7CCE">
            <w:pPr>
              <w:spacing w:line="276" w:lineRule="auto"/>
              <w:rPr>
                <w:rFonts w:cs="Arial"/>
                <w:color w:val="0000FF"/>
              </w:rPr>
            </w:pPr>
          </w:p>
        </w:tc>
        <w:tc>
          <w:tcPr>
            <w:tcW w:w="402" w:type="pct"/>
          </w:tcPr>
          <w:p w14:paraId="5AAFC76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ED5BA78" w14:textId="77777777" w:rsidR="005D0FED" w:rsidRPr="00292DEB" w:rsidRDefault="005D0FED" w:rsidP="00DB7CCE">
            <w:pPr>
              <w:spacing w:line="276" w:lineRule="auto"/>
              <w:rPr>
                <w:rFonts w:cs="Arial"/>
                <w:color w:val="0000FF"/>
              </w:rPr>
            </w:pPr>
          </w:p>
        </w:tc>
      </w:tr>
      <w:tr w:rsidR="005D0FED" w:rsidRPr="00292DEB" w14:paraId="46868588" w14:textId="77777777" w:rsidTr="005D0FED">
        <w:tc>
          <w:tcPr>
            <w:tcW w:w="193" w:type="pct"/>
          </w:tcPr>
          <w:p w14:paraId="6C9CC9CA" w14:textId="77777777" w:rsidR="005D0FED" w:rsidRPr="00292DEB" w:rsidRDefault="005D0FED" w:rsidP="00DB7CCE">
            <w:pPr>
              <w:spacing w:line="276" w:lineRule="auto"/>
              <w:jc w:val="left"/>
              <w:rPr>
                <w:rFonts w:cs="Arial"/>
                <w:lang w:val="es-ES"/>
              </w:rPr>
            </w:pPr>
            <w:r w:rsidRPr="00292DEB">
              <w:rPr>
                <w:rFonts w:cs="Arial"/>
                <w:lang w:val="es-ES"/>
              </w:rPr>
              <w:t>EL</w:t>
            </w:r>
          </w:p>
          <w:p w14:paraId="55F6298A" w14:textId="77777777" w:rsidR="005D0FED" w:rsidRPr="00292DEB" w:rsidRDefault="005D0FED" w:rsidP="00DB7CCE">
            <w:pPr>
              <w:spacing w:line="276" w:lineRule="auto"/>
              <w:jc w:val="left"/>
              <w:rPr>
                <w:rFonts w:cs="Arial"/>
                <w:lang w:val="es-ES"/>
              </w:rPr>
            </w:pPr>
            <w:r w:rsidRPr="00292DEB">
              <w:rPr>
                <w:rFonts w:cs="Arial"/>
                <w:lang w:val="es-ES"/>
              </w:rPr>
              <w:t>EL</w:t>
            </w:r>
          </w:p>
          <w:p w14:paraId="5FA48758" w14:textId="77777777" w:rsidR="005D0FED" w:rsidRPr="00292DEB" w:rsidRDefault="005D0FED" w:rsidP="00DB7CCE">
            <w:pPr>
              <w:spacing w:line="276" w:lineRule="auto"/>
              <w:jc w:val="left"/>
              <w:rPr>
                <w:rFonts w:cs="Arial"/>
                <w:lang w:val="es-ES"/>
              </w:rPr>
            </w:pPr>
            <w:r w:rsidRPr="00292DEB">
              <w:rPr>
                <w:rFonts w:cs="Arial"/>
                <w:lang w:val="es-ES"/>
              </w:rPr>
              <w:t>EL</w:t>
            </w:r>
          </w:p>
          <w:p w14:paraId="45E9309B" w14:textId="77777777" w:rsidR="005D0FED" w:rsidRPr="00292DEB" w:rsidRDefault="005D0FED" w:rsidP="00DB7CCE">
            <w:pPr>
              <w:spacing w:line="276" w:lineRule="auto"/>
              <w:jc w:val="left"/>
              <w:rPr>
                <w:rFonts w:cs="Arial"/>
                <w:lang w:val="es-ES"/>
              </w:rPr>
            </w:pPr>
          </w:p>
          <w:p w14:paraId="2570959E" w14:textId="00CA9FB6" w:rsidR="005D0FED" w:rsidRPr="00292DEB" w:rsidRDefault="005D0FED" w:rsidP="00DB7CCE">
            <w:pPr>
              <w:spacing w:line="276" w:lineRule="auto"/>
              <w:jc w:val="left"/>
              <w:rPr>
                <w:rFonts w:cs="Arial"/>
                <w:b/>
                <w:lang w:val="es-ES"/>
              </w:rPr>
            </w:pPr>
          </w:p>
        </w:tc>
        <w:tc>
          <w:tcPr>
            <w:tcW w:w="1371" w:type="pct"/>
          </w:tcPr>
          <w:p w14:paraId="6A5822E9" w14:textId="77777777" w:rsidR="005D0FED" w:rsidRPr="00292DEB" w:rsidRDefault="005D0FED" w:rsidP="00DB7CCE">
            <w:pPr>
              <w:pStyle w:val="ListBullet"/>
              <w:numPr>
                <w:ilvl w:val="0"/>
                <w:numId w:val="0"/>
              </w:numPr>
              <w:tabs>
                <w:tab w:val="num" w:pos="502"/>
              </w:tabs>
              <w:spacing w:after="0" w:line="276" w:lineRule="auto"/>
              <w:ind w:left="113" w:hanging="113"/>
              <w:rPr>
                <w:rFonts w:eastAsia="Times New Roman"/>
                <w:iCs/>
                <w:lang w:eastAsia="en-US"/>
              </w:rPr>
            </w:pPr>
            <w:r w:rsidRPr="00292DEB">
              <w:rPr>
                <w:iCs/>
              </w:rPr>
              <w:t xml:space="preserve">Sonderbeihilfe für gefährdete Gruppen </w:t>
            </w:r>
            <w:r w:rsidRPr="00292DEB">
              <w:t>(</w:t>
            </w:r>
            <w:r w:rsidRPr="00292DEB">
              <w:rPr>
                <w:i/>
                <w:iCs/>
                <w:color w:val="008080"/>
              </w:rPr>
              <w:t>Ειδικό Βοήθημα Ευάλωτων Ομάδων</w:t>
            </w:r>
            <w:r w:rsidRPr="00292DEB">
              <w:t>)</w:t>
            </w:r>
            <w:r w:rsidRPr="00292DEB">
              <w:rPr>
                <w:iCs/>
              </w:rPr>
              <w:t>:</w:t>
            </w:r>
            <w:r w:rsidRPr="00292DEB">
              <w:rPr>
                <w:rFonts w:eastAsia="Times New Roman"/>
                <w:iCs/>
                <w:lang w:eastAsia="en-US"/>
              </w:rPr>
              <w:t xml:space="preserve"> </w:t>
            </w:r>
          </w:p>
          <w:p w14:paraId="52403EDA" w14:textId="77777777" w:rsidR="005D0FED" w:rsidRPr="00292DEB" w:rsidRDefault="005D0FED" w:rsidP="00DB7CCE">
            <w:pPr>
              <w:pStyle w:val="ListBullet"/>
              <w:numPr>
                <w:ilvl w:val="0"/>
                <w:numId w:val="38"/>
              </w:numPr>
              <w:tabs>
                <w:tab w:val="num" w:pos="502"/>
              </w:tabs>
              <w:spacing w:after="0" w:line="276" w:lineRule="auto"/>
              <w:rPr>
                <w:rFonts w:eastAsia="Calibri"/>
              </w:rPr>
            </w:pPr>
            <w:r w:rsidRPr="00292DEB">
              <w:rPr>
                <w:rFonts w:eastAsia="Calibri"/>
              </w:rPr>
              <w:t>Einer gefährdeten Gruppe angehören (aus der Haft Entlassene, Opfer von Gewalt/Menschhandel, Personen, die eine Suchterkrankung überwunden haben, Frauen, die Opfer von geschlechtsspezifischer oder häuslicher Gewalt geworden sind, Alleinerziehende);</w:t>
            </w:r>
          </w:p>
          <w:p w14:paraId="05B814DB" w14:textId="77777777" w:rsidR="005D0FED" w:rsidRPr="00292DEB" w:rsidRDefault="005D0FED" w:rsidP="00DB7CCE">
            <w:pPr>
              <w:pStyle w:val="ListBullet"/>
              <w:numPr>
                <w:ilvl w:val="0"/>
                <w:numId w:val="38"/>
              </w:numPr>
              <w:tabs>
                <w:tab w:val="num" w:pos="502"/>
              </w:tabs>
              <w:spacing w:after="0" w:line="276" w:lineRule="auto"/>
              <w:rPr>
                <w:rFonts w:eastAsia="Calibri"/>
              </w:rPr>
            </w:pPr>
            <w:r w:rsidRPr="00292DEB">
              <w:rPr>
                <w:rFonts w:eastAsia="Calibri"/>
              </w:rPr>
              <w:lastRenderedPageBreak/>
              <w:t xml:space="preserve">Im Digitalen Arbeitslosenregister der </w:t>
            </w:r>
            <w:r w:rsidRPr="00292DEB">
              <w:rPr>
                <w:iCs/>
                <w:color w:val="008000"/>
              </w:rPr>
              <w:t xml:space="preserve">DYPA </w:t>
            </w:r>
            <w:r w:rsidRPr="00292DEB">
              <w:rPr>
                <w:rFonts w:eastAsia="Calibri"/>
              </w:rPr>
              <w:t>registriert und am Tag der Beantragung der Beihilfe arbeitslos sein.</w:t>
            </w:r>
          </w:p>
          <w:p w14:paraId="0204B901" w14:textId="77777777" w:rsidR="005D0FED" w:rsidRPr="00292DEB" w:rsidRDefault="005D0FED" w:rsidP="00DB7CCE">
            <w:pPr>
              <w:numPr>
                <w:ilvl w:val="0"/>
                <w:numId w:val="38"/>
              </w:numPr>
              <w:spacing w:line="276" w:lineRule="auto"/>
              <w:rPr>
                <w:rFonts w:cs="Arial"/>
                <w:lang w:eastAsia="de-DE"/>
              </w:rPr>
            </w:pPr>
            <w:r w:rsidRPr="00292DEB">
              <w:rPr>
                <w:rFonts w:cs="Arial"/>
                <w:lang w:eastAsia="de-DE"/>
              </w:rPr>
              <w:t xml:space="preserve">Vor Antragstellung zu jeglichem Zeitpunkt während der letzten </w:t>
            </w:r>
            <w:r w:rsidRPr="00292DEB">
              <w:rPr>
                <w:rFonts w:cs="Arial"/>
                <w:color w:val="C00000"/>
                <w:lang w:eastAsia="de-DE"/>
              </w:rPr>
              <w:t>24</w:t>
            </w:r>
            <w:r w:rsidRPr="00292DEB">
              <w:rPr>
                <w:rFonts w:cs="Arial"/>
                <w:lang w:eastAsia="de-DE"/>
              </w:rPr>
              <w:t xml:space="preserve"> Monate an </w:t>
            </w:r>
            <w:r w:rsidRPr="00292DEB">
              <w:rPr>
                <w:rFonts w:cs="Arial"/>
                <w:color w:val="C00000"/>
                <w:lang w:eastAsia="de-DE"/>
              </w:rPr>
              <w:t xml:space="preserve">1-75 </w:t>
            </w:r>
            <w:r w:rsidRPr="00292DEB">
              <w:rPr>
                <w:rFonts w:cs="Arial"/>
                <w:lang w:eastAsia="de-DE"/>
              </w:rPr>
              <w:t>Tagen Arbeit gehabt haben (oder für aus der Haft Entlassene vor Beginn ihrer Freiheitsstrafe);</w:t>
            </w:r>
          </w:p>
          <w:p w14:paraId="0A3A0B9F" w14:textId="77777777" w:rsidR="005D0FED" w:rsidRPr="00292DEB" w:rsidRDefault="005D0FED" w:rsidP="00DB7CCE">
            <w:pPr>
              <w:numPr>
                <w:ilvl w:val="0"/>
                <w:numId w:val="38"/>
              </w:numPr>
              <w:spacing w:line="276" w:lineRule="auto"/>
              <w:rPr>
                <w:rFonts w:cs="Arial"/>
                <w:lang w:eastAsia="de-DE"/>
              </w:rPr>
            </w:pPr>
            <w:r w:rsidRPr="00292DEB">
              <w:rPr>
                <w:rFonts w:cs="Arial"/>
                <w:lang w:eastAsia="de-DE"/>
              </w:rPr>
              <w:t>Nicht anspruchsberechtigt sein auf Leistungen bei Arbeitslosigkeit und innerhalb von 2 Kalenderjahren vor Einreichung des Antrags keine Sonderbeihilfe bezogen haben;</w:t>
            </w:r>
          </w:p>
          <w:p w14:paraId="6FDC8557" w14:textId="77777777" w:rsidR="005D0FED" w:rsidRPr="00292DEB" w:rsidRDefault="005D0FED" w:rsidP="00DB7CCE">
            <w:pPr>
              <w:numPr>
                <w:ilvl w:val="0"/>
                <w:numId w:val="38"/>
              </w:numPr>
              <w:spacing w:line="276" w:lineRule="auto"/>
              <w:rPr>
                <w:rFonts w:cs="Arial"/>
                <w:lang w:eastAsia="de-DE"/>
              </w:rPr>
            </w:pPr>
            <w:r w:rsidRPr="00292DEB">
              <w:rPr>
                <w:rFonts w:cs="Arial"/>
                <w:lang w:eastAsia="de-DE"/>
              </w:rPr>
              <w:t xml:space="preserve">Bestimmte Einkommensniveaus erreichen. </w:t>
            </w:r>
          </w:p>
          <w:p w14:paraId="79F43C60" w14:textId="77777777" w:rsidR="005D0FED" w:rsidRPr="00292DEB" w:rsidRDefault="005D0FED" w:rsidP="00DB7CCE">
            <w:pPr>
              <w:spacing w:line="276" w:lineRule="auto"/>
              <w:rPr>
                <w:rFonts w:cs="Arial"/>
              </w:rPr>
            </w:pPr>
          </w:p>
          <w:p w14:paraId="29BD2171" w14:textId="77777777" w:rsidR="005D0FED" w:rsidRPr="00292DEB" w:rsidRDefault="005D0FED" w:rsidP="00DB7CCE">
            <w:pPr>
              <w:tabs>
                <w:tab w:val="left" w:pos="113"/>
              </w:tabs>
              <w:spacing w:line="276" w:lineRule="auto"/>
              <w:rPr>
                <w:rFonts w:cs="Arial"/>
              </w:rPr>
            </w:pPr>
            <w:r w:rsidRPr="00292DEB">
              <w:rPr>
                <w:rFonts w:cs="Arial"/>
              </w:rPr>
              <w:t xml:space="preserve">Es gibt keine Bedingung bezüglich des Alters des Antragstellers. </w:t>
            </w:r>
          </w:p>
          <w:p w14:paraId="22D8FED9" w14:textId="208575CC" w:rsidR="005D0FED" w:rsidRPr="00292DEB" w:rsidRDefault="005D0FED" w:rsidP="00DB7CCE">
            <w:pPr>
              <w:spacing w:line="276" w:lineRule="auto"/>
              <w:rPr>
                <w:rFonts w:cs="Arial"/>
              </w:rPr>
            </w:pPr>
          </w:p>
        </w:tc>
        <w:tc>
          <w:tcPr>
            <w:tcW w:w="1370" w:type="pct"/>
          </w:tcPr>
          <w:p w14:paraId="57B8BB8C" w14:textId="77777777" w:rsidR="005D0FED" w:rsidRPr="00292DEB" w:rsidRDefault="005D0FED" w:rsidP="00DB7CCE">
            <w:pPr>
              <w:tabs>
                <w:tab w:val="left" w:pos="113"/>
              </w:tabs>
              <w:spacing w:line="276" w:lineRule="auto"/>
              <w:rPr>
                <w:rFonts w:cs="Arial"/>
                <w:lang w:val="fr-FR"/>
              </w:rPr>
            </w:pPr>
            <w:r w:rsidRPr="00292DEB">
              <w:rPr>
                <w:rFonts w:cs="Arial"/>
                <w:color w:val="008000"/>
                <w:lang w:val="fr-FR"/>
              </w:rPr>
              <w:lastRenderedPageBreak/>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p>
          <w:p w14:paraId="64FFDF58" w14:textId="77777777" w:rsidR="005D0FED" w:rsidRPr="00292DEB" w:rsidRDefault="005D0FED" w:rsidP="00DB7CCE">
            <w:pPr>
              <w:pStyle w:val="ListParagraph"/>
              <w:numPr>
                <w:ilvl w:val="0"/>
                <w:numId w:val="168"/>
              </w:numPr>
              <w:tabs>
                <w:tab w:val="left" w:pos="113"/>
              </w:tabs>
              <w:rPr>
                <w:rFonts w:ascii="Arial" w:hAnsi="Arial" w:cs="Arial"/>
                <w:sz w:val="15"/>
                <w:szCs w:val="15"/>
                <w:lang w:val="fr-FR"/>
              </w:rPr>
            </w:pPr>
            <w:r w:rsidRPr="00292DEB">
              <w:rPr>
                <w:rFonts w:ascii="Arial" w:hAnsi="Arial" w:cs="Arial"/>
                <w:sz w:val="15"/>
                <w:szCs w:val="15"/>
                <w:lang w:val="fr-FR"/>
              </w:rPr>
              <w:t>Faire partie d'un groupe vulnérable (personnes sortants de prison, victimes de la violence/du trafic d'êtres humains, anciens toxicomanes, femmes victimes de violences sexistes ou domestiques, parents d'une famille monoparentale);</w:t>
            </w:r>
          </w:p>
          <w:p w14:paraId="47282BFA" w14:textId="77777777" w:rsidR="005D0FED" w:rsidRPr="00292DEB" w:rsidRDefault="005D0FED" w:rsidP="00DB7CCE">
            <w:pPr>
              <w:pStyle w:val="ListParagraph"/>
              <w:numPr>
                <w:ilvl w:val="0"/>
                <w:numId w:val="168"/>
              </w:numPr>
              <w:tabs>
                <w:tab w:val="left" w:pos="113"/>
              </w:tabs>
              <w:rPr>
                <w:rFonts w:ascii="Arial" w:hAnsi="Arial" w:cs="Arial"/>
                <w:sz w:val="15"/>
                <w:szCs w:val="15"/>
                <w:lang w:val="fr-FR"/>
              </w:rPr>
            </w:pPr>
            <w:r w:rsidRPr="00292DEB">
              <w:rPr>
                <w:rFonts w:ascii="Arial" w:hAnsi="Arial" w:cs="Arial"/>
                <w:sz w:val="15"/>
                <w:szCs w:val="15"/>
                <w:lang w:val="fr-FR"/>
              </w:rPr>
              <w:lastRenderedPageBreak/>
              <w:t>Être inscrit au registre numérique des chômeurs du service public de l'emploi (DYPA) et être sans emploi à la date de demande de l'aide;</w:t>
            </w:r>
          </w:p>
          <w:p w14:paraId="6B2BFD12" w14:textId="77777777" w:rsidR="005D0FED" w:rsidRPr="00292DEB" w:rsidRDefault="005D0FED" w:rsidP="00DB7CCE">
            <w:pPr>
              <w:pStyle w:val="ListParagraph"/>
              <w:numPr>
                <w:ilvl w:val="0"/>
                <w:numId w:val="168"/>
              </w:numPr>
              <w:tabs>
                <w:tab w:val="left" w:pos="113"/>
              </w:tabs>
              <w:rPr>
                <w:rFonts w:ascii="Arial" w:hAnsi="Arial" w:cs="Arial"/>
                <w:sz w:val="15"/>
                <w:szCs w:val="15"/>
                <w:lang w:val="fr-FR"/>
              </w:rPr>
            </w:pPr>
            <w:r w:rsidRPr="00292DEB">
              <w:rPr>
                <w:rFonts w:ascii="Arial" w:hAnsi="Arial" w:cs="Arial"/>
                <w:sz w:val="15"/>
                <w:szCs w:val="15"/>
                <w:lang w:val="fr-FR"/>
              </w:rPr>
              <w:t xml:space="preserve">Avoir travaillé </w:t>
            </w:r>
            <w:r w:rsidRPr="00292DEB">
              <w:rPr>
                <w:rFonts w:ascii="Arial" w:hAnsi="Arial" w:cs="Arial"/>
                <w:color w:val="C00000"/>
                <w:sz w:val="15"/>
                <w:szCs w:val="15"/>
                <w:lang w:val="fr-FR"/>
              </w:rPr>
              <w:t>1</w:t>
            </w:r>
            <w:r w:rsidRPr="00292DEB">
              <w:rPr>
                <w:rFonts w:ascii="Arial" w:hAnsi="Arial" w:cs="Arial"/>
                <w:sz w:val="15"/>
                <w:szCs w:val="15"/>
                <w:lang w:val="fr-FR"/>
              </w:rPr>
              <w:t xml:space="preserve"> à </w:t>
            </w:r>
            <w:r w:rsidRPr="00292DEB">
              <w:rPr>
                <w:rFonts w:ascii="Arial" w:hAnsi="Arial" w:cs="Arial"/>
                <w:color w:val="C00000"/>
                <w:sz w:val="15"/>
                <w:szCs w:val="15"/>
                <w:lang w:val="fr-FR"/>
              </w:rPr>
              <w:t>75</w:t>
            </w:r>
            <w:r w:rsidRPr="00292DEB">
              <w:rPr>
                <w:rFonts w:ascii="Arial" w:hAnsi="Arial" w:cs="Arial"/>
                <w:sz w:val="15"/>
                <w:szCs w:val="15"/>
                <w:lang w:val="fr-FR"/>
              </w:rPr>
              <w:t xml:space="preserve"> jours à tout moment au cours des </w:t>
            </w:r>
            <w:r w:rsidRPr="00292DEB">
              <w:rPr>
                <w:rFonts w:ascii="Arial" w:hAnsi="Arial" w:cs="Arial"/>
                <w:color w:val="C00000"/>
                <w:sz w:val="15"/>
                <w:szCs w:val="15"/>
                <w:lang w:val="fr-FR"/>
              </w:rPr>
              <w:t>24</w:t>
            </w:r>
            <w:r w:rsidRPr="00292DEB">
              <w:rPr>
                <w:rFonts w:ascii="Arial" w:hAnsi="Arial" w:cs="Arial"/>
                <w:sz w:val="15"/>
                <w:szCs w:val="15"/>
                <w:lang w:val="fr-FR"/>
              </w:rPr>
              <w:t xml:space="preserve"> derniers mois précédant la demande (ou pour les personnes libérées de prison, avant le début de leur peine privative de liberté);</w:t>
            </w:r>
          </w:p>
          <w:p w14:paraId="119880EC" w14:textId="77777777" w:rsidR="005D0FED" w:rsidRPr="00292DEB" w:rsidRDefault="005D0FED" w:rsidP="00DB7CCE">
            <w:pPr>
              <w:pStyle w:val="ListParagraph"/>
              <w:numPr>
                <w:ilvl w:val="0"/>
                <w:numId w:val="168"/>
              </w:numPr>
              <w:tabs>
                <w:tab w:val="left" w:pos="113"/>
              </w:tabs>
              <w:rPr>
                <w:rFonts w:ascii="Arial" w:hAnsi="Arial" w:cs="Arial"/>
                <w:sz w:val="15"/>
                <w:szCs w:val="15"/>
                <w:lang w:val="fr-FR" w:eastAsia="de-DE"/>
              </w:rPr>
            </w:pPr>
            <w:r w:rsidRPr="00292DEB">
              <w:rPr>
                <w:rFonts w:ascii="Arial" w:hAnsi="Arial" w:cs="Arial"/>
                <w:sz w:val="15"/>
                <w:szCs w:val="15"/>
                <w:lang w:val="fr-FR"/>
              </w:rPr>
              <w:t>Ne pas avoir droit aux allocations de chômage et ne pas avoir bénéficié d'une aide spéciale au cours des deux années civiles précédant le dépôt de la demande;</w:t>
            </w:r>
          </w:p>
          <w:p w14:paraId="22968812" w14:textId="77777777" w:rsidR="005D0FED" w:rsidRPr="00292DEB" w:rsidRDefault="005D0FED" w:rsidP="00DB7CCE">
            <w:pPr>
              <w:pStyle w:val="ListParagraph"/>
              <w:numPr>
                <w:ilvl w:val="0"/>
                <w:numId w:val="168"/>
              </w:numPr>
              <w:tabs>
                <w:tab w:val="left" w:pos="113"/>
              </w:tabs>
              <w:rPr>
                <w:rFonts w:ascii="Arial" w:hAnsi="Arial" w:cs="Arial"/>
                <w:sz w:val="15"/>
                <w:szCs w:val="15"/>
                <w:lang w:val="fr-FR" w:eastAsia="de-DE"/>
              </w:rPr>
            </w:pPr>
            <w:r w:rsidRPr="00292DEB">
              <w:rPr>
                <w:rFonts w:ascii="Arial" w:hAnsi="Arial" w:cs="Arial"/>
                <w:sz w:val="15"/>
                <w:szCs w:val="15"/>
                <w:lang w:val="fr-BE"/>
              </w:rPr>
              <w:t>Satisfaire des niveaux de revenus spécifiques.</w:t>
            </w:r>
          </w:p>
          <w:p w14:paraId="03EEE612" w14:textId="77777777" w:rsidR="005D0FED" w:rsidRPr="00292DEB" w:rsidRDefault="005D0FED" w:rsidP="00DB7CCE">
            <w:pPr>
              <w:spacing w:line="276" w:lineRule="auto"/>
              <w:rPr>
                <w:rFonts w:cs="Arial"/>
                <w:lang w:val="fr-BE"/>
              </w:rPr>
            </w:pPr>
            <w:r w:rsidRPr="00292DEB">
              <w:rPr>
                <w:rFonts w:cs="Arial"/>
                <w:lang w:val="fr-BE"/>
              </w:rPr>
              <w:t xml:space="preserve">Il n’y a pas de condition d’âge du demandeur. </w:t>
            </w:r>
          </w:p>
          <w:p w14:paraId="4F183ED7" w14:textId="77777777" w:rsidR="005D0FED" w:rsidRPr="00292DEB" w:rsidRDefault="005D0FED" w:rsidP="00DB7CCE">
            <w:pPr>
              <w:spacing w:line="276" w:lineRule="auto"/>
              <w:rPr>
                <w:rFonts w:cs="Arial"/>
                <w:lang w:val="fr-BE"/>
              </w:rPr>
            </w:pPr>
          </w:p>
        </w:tc>
        <w:tc>
          <w:tcPr>
            <w:tcW w:w="1370" w:type="pct"/>
          </w:tcPr>
          <w:p w14:paraId="71B829E8" w14:textId="77777777" w:rsidR="005D0FED" w:rsidRPr="00292DEB" w:rsidRDefault="005D0FED" w:rsidP="00DB7CCE">
            <w:pPr>
              <w:pStyle w:val="Normal0"/>
              <w:pBdr>
                <w:top w:val="nil"/>
                <w:left w:val="nil"/>
                <w:bottom w:val="nil"/>
                <w:right w:val="nil"/>
                <w:between w:val="nil"/>
              </w:pBdr>
              <w:spacing w:after="0"/>
              <w:rPr>
                <w:b/>
                <w:color w:val="FF0000"/>
                <w:sz w:val="15"/>
                <w:szCs w:val="15"/>
              </w:rPr>
            </w:pPr>
            <w:r w:rsidRPr="00292DEB">
              <w:rPr>
                <w:b/>
                <w:color w:val="FF0000"/>
                <w:sz w:val="15"/>
                <w:szCs w:val="15"/>
              </w:rPr>
              <w:lastRenderedPageBreak/>
              <w:t>E-X-27-EL</w:t>
            </w:r>
          </w:p>
          <w:p w14:paraId="412C9866" w14:textId="77777777" w:rsidR="005D0FED" w:rsidRPr="00292DEB" w:rsidRDefault="005D0FED" w:rsidP="00DB7CCE">
            <w:pPr>
              <w:tabs>
                <w:tab w:val="left" w:pos="113"/>
              </w:tabs>
              <w:rPr>
                <w:rFonts w:cs="Arial"/>
                <w:lang w:val="fr-BE"/>
              </w:rPr>
            </w:pPr>
            <w:r w:rsidRPr="00292DEB">
              <w:rPr>
                <w:rFonts w:cs="Arial"/>
                <w:color w:val="008000"/>
                <w:lang w:val="fr-BE"/>
              </w:rPr>
              <w:t xml:space="preserve">Special Assistance of </w:t>
            </w:r>
            <w:proofErr w:type="spellStart"/>
            <w:r w:rsidRPr="00292DEB">
              <w:rPr>
                <w:rFonts w:cs="Arial"/>
                <w:color w:val="008000"/>
                <w:lang w:val="fr-BE"/>
              </w:rPr>
              <w:t>Vulnerable</w:t>
            </w:r>
            <w:proofErr w:type="spellEnd"/>
            <w:r w:rsidRPr="00292DEB">
              <w:rPr>
                <w:rFonts w:cs="Arial"/>
                <w:color w:val="008000"/>
                <w:lang w:val="fr-BE"/>
              </w:rPr>
              <w:t xml:space="preserve"> Groups</w:t>
            </w:r>
            <w:r w:rsidRPr="00292DEB">
              <w:rPr>
                <w:rFonts w:cs="Arial"/>
                <w:lang w:val="fr-BE"/>
              </w:rPr>
              <w:t xml:space="preserve"> (</w:t>
            </w:r>
            <w:r w:rsidRPr="00292DEB">
              <w:rPr>
                <w:rFonts w:cs="Arial"/>
                <w:i/>
                <w:iCs/>
                <w:color w:val="008080"/>
              </w:rPr>
              <w:t>Ειδικό</w:t>
            </w:r>
            <w:r w:rsidRPr="00292DEB">
              <w:rPr>
                <w:rFonts w:cs="Arial"/>
                <w:i/>
                <w:iCs/>
                <w:color w:val="008080"/>
                <w:lang w:val="fr-BE"/>
              </w:rPr>
              <w:t xml:space="preserve"> </w:t>
            </w:r>
            <w:r w:rsidRPr="00292DEB">
              <w:rPr>
                <w:rFonts w:cs="Arial"/>
                <w:i/>
                <w:iCs/>
                <w:color w:val="008080"/>
              </w:rPr>
              <w:t>Βοήθημα</w:t>
            </w:r>
            <w:r w:rsidRPr="00292DEB">
              <w:rPr>
                <w:rFonts w:cs="Arial"/>
                <w:i/>
                <w:iCs/>
                <w:color w:val="008080"/>
                <w:lang w:val="fr-BE"/>
              </w:rPr>
              <w:t xml:space="preserve"> </w:t>
            </w:r>
            <w:r w:rsidRPr="00292DEB">
              <w:rPr>
                <w:rFonts w:cs="Arial"/>
                <w:i/>
                <w:iCs/>
                <w:color w:val="008080"/>
              </w:rPr>
              <w:t>Ευάλωτων</w:t>
            </w:r>
            <w:r w:rsidRPr="00292DEB">
              <w:rPr>
                <w:rFonts w:cs="Arial"/>
                <w:i/>
                <w:iCs/>
                <w:color w:val="008080"/>
                <w:lang w:val="fr-BE"/>
              </w:rPr>
              <w:t xml:space="preserve"> </w:t>
            </w:r>
            <w:r w:rsidRPr="00292DEB">
              <w:rPr>
                <w:rFonts w:cs="Arial"/>
                <w:i/>
                <w:iCs/>
                <w:color w:val="008080"/>
              </w:rPr>
              <w:t>Ομάδων</w:t>
            </w:r>
            <w:r w:rsidRPr="00292DEB">
              <w:rPr>
                <w:rFonts w:cs="Arial"/>
                <w:lang w:val="fr-BE"/>
              </w:rPr>
              <w:t>):</w:t>
            </w:r>
          </w:p>
          <w:p w14:paraId="66DF6947" w14:textId="77777777" w:rsidR="005D0FED" w:rsidRPr="00292DEB" w:rsidRDefault="005D0FED" w:rsidP="00DB7CCE">
            <w:pPr>
              <w:pStyle w:val="ListParagraph"/>
              <w:numPr>
                <w:ilvl w:val="0"/>
                <w:numId w:val="168"/>
              </w:numPr>
              <w:tabs>
                <w:tab w:val="left" w:pos="113"/>
              </w:tabs>
              <w:spacing w:before="60" w:after="0" w:line="240" w:lineRule="auto"/>
              <w:rPr>
                <w:rFonts w:ascii="Arial" w:hAnsi="Arial" w:cs="Arial"/>
                <w:sz w:val="15"/>
                <w:szCs w:val="15"/>
                <w:lang w:val="en-GB"/>
              </w:rPr>
            </w:pPr>
            <w:r w:rsidRPr="00292DEB">
              <w:rPr>
                <w:rFonts w:ascii="Arial" w:hAnsi="Arial" w:cs="Arial"/>
                <w:sz w:val="15"/>
                <w:szCs w:val="15"/>
                <w:lang w:val="en-GB"/>
              </w:rPr>
              <w:t>To be part of a vulnerable group (released from prison, victims of violence/trafficking, people who have recovered from addictive substances, women victims of gender or domestic violence, parents of a single parent family);</w:t>
            </w:r>
          </w:p>
          <w:p w14:paraId="23D6BC09" w14:textId="77777777" w:rsidR="005D0FED" w:rsidRPr="00292DEB" w:rsidRDefault="005D0FED" w:rsidP="00DB7CCE">
            <w:pPr>
              <w:pStyle w:val="ListParagraph"/>
              <w:numPr>
                <w:ilvl w:val="0"/>
                <w:numId w:val="168"/>
              </w:numPr>
              <w:tabs>
                <w:tab w:val="left" w:pos="113"/>
              </w:tabs>
              <w:spacing w:before="60" w:after="0" w:line="240" w:lineRule="auto"/>
              <w:rPr>
                <w:rFonts w:ascii="Arial" w:hAnsi="Arial" w:cs="Arial"/>
                <w:sz w:val="15"/>
                <w:szCs w:val="15"/>
                <w:lang w:val="en-GB"/>
              </w:rPr>
            </w:pPr>
            <w:r w:rsidRPr="00292DEB">
              <w:rPr>
                <w:rFonts w:ascii="Arial" w:hAnsi="Arial" w:cs="Arial"/>
                <w:sz w:val="15"/>
                <w:szCs w:val="15"/>
                <w:lang w:val="en-GB"/>
              </w:rPr>
              <w:lastRenderedPageBreak/>
              <w:t xml:space="preserve">To be registered at the </w:t>
            </w:r>
            <w:r w:rsidRPr="00292DEB">
              <w:rPr>
                <w:rFonts w:ascii="Arial" w:hAnsi="Arial" w:cs="Arial"/>
                <w:color w:val="008000"/>
                <w:sz w:val="15"/>
                <w:szCs w:val="15"/>
                <w:lang w:val="en-GB"/>
              </w:rPr>
              <w:t xml:space="preserve">Digital Register of the Unemployed of the Public Employment Service (DYPA) </w:t>
            </w:r>
            <w:r w:rsidRPr="00292DEB">
              <w:rPr>
                <w:rFonts w:ascii="Arial" w:hAnsi="Arial" w:cs="Arial"/>
                <w:sz w:val="15"/>
                <w:szCs w:val="15"/>
                <w:lang w:val="en-GB"/>
              </w:rPr>
              <w:t>and be unemployed on the date of claim of the assistance;</w:t>
            </w:r>
          </w:p>
          <w:p w14:paraId="7FF866AE" w14:textId="77777777" w:rsidR="005D0FED" w:rsidRPr="00292DEB" w:rsidRDefault="005D0FED" w:rsidP="00DB7CCE">
            <w:pPr>
              <w:pStyle w:val="ListParagraph"/>
              <w:numPr>
                <w:ilvl w:val="0"/>
                <w:numId w:val="168"/>
              </w:numPr>
              <w:tabs>
                <w:tab w:val="left" w:pos="113"/>
              </w:tabs>
              <w:spacing w:before="60" w:after="0" w:line="240" w:lineRule="auto"/>
              <w:rPr>
                <w:rFonts w:ascii="Arial" w:hAnsi="Arial" w:cs="Arial"/>
                <w:sz w:val="15"/>
                <w:szCs w:val="15"/>
                <w:lang w:val="en-GB"/>
              </w:rPr>
            </w:pPr>
            <w:r w:rsidRPr="00292DEB">
              <w:rPr>
                <w:rFonts w:ascii="Arial" w:hAnsi="Arial" w:cs="Arial"/>
                <w:sz w:val="15"/>
                <w:szCs w:val="15"/>
                <w:lang w:val="en-GB"/>
              </w:rPr>
              <w:t xml:space="preserve">Having </w:t>
            </w:r>
            <w:r w:rsidRPr="00292DEB">
              <w:rPr>
                <w:rFonts w:ascii="Arial" w:hAnsi="Arial" w:cs="Arial"/>
                <w:color w:val="C00000"/>
                <w:sz w:val="15"/>
                <w:szCs w:val="15"/>
                <w:lang w:val="en-GB"/>
              </w:rPr>
              <w:t>1-75</w:t>
            </w:r>
            <w:r w:rsidRPr="00292DEB">
              <w:rPr>
                <w:rFonts w:ascii="Arial" w:hAnsi="Arial" w:cs="Arial"/>
                <w:sz w:val="15"/>
                <w:szCs w:val="15"/>
                <w:lang w:val="en-GB"/>
              </w:rPr>
              <w:t xml:space="preserve"> days of work at any time during the last </w:t>
            </w:r>
            <w:r w:rsidRPr="00292DEB">
              <w:rPr>
                <w:rFonts w:ascii="Arial" w:hAnsi="Arial" w:cs="Arial"/>
                <w:color w:val="C00000"/>
                <w:sz w:val="15"/>
                <w:szCs w:val="15"/>
                <w:lang w:val="en-GB"/>
              </w:rPr>
              <w:t>24</w:t>
            </w:r>
            <w:r w:rsidRPr="00292DEB">
              <w:rPr>
                <w:rFonts w:ascii="Arial" w:hAnsi="Arial" w:cs="Arial"/>
                <w:sz w:val="15"/>
                <w:szCs w:val="15"/>
                <w:lang w:val="en-GB"/>
              </w:rPr>
              <w:t xml:space="preserve"> months before making the application (or for those released from prison before the start of their custodial sentence);</w:t>
            </w:r>
          </w:p>
          <w:p w14:paraId="77881100" w14:textId="77777777" w:rsidR="005D0FED" w:rsidRPr="00292DEB" w:rsidRDefault="005D0FED" w:rsidP="00DB7CCE">
            <w:pPr>
              <w:pStyle w:val="ListParagraph"/>
              <w:numPr>
                <w:ilvl w:val="0"/>
                <w:numId w:val="168"/>
              </w:numPr>
              <w:tabs>
                <w:tab w:val="left" w:pos="113"/>
              </w:tabs>
              <w:spacing w:before="60" w:after="0" w:line="240" w:lineRule="auto"/>
              <w:rPr>
                <w:rFonts w:ascii="Arial" w:hAnsi="Arial" w:cs="Arial"/>
                <w:sz w:val="15"/>
                <w:szCs w:val="15"/>
                <w:lang w:val="en-GB"/>
              </w:rPr>
            </w:pPr>
            <w:r w:rsidRPr="00292DEB">
              <w:rPr>
                <w:rFonts w:ascii="Arial" w:hAnsi="Arial" w:cs="Arial"/>
                <w:sz w:val="15"/>
                <w:szCs w:val="15"/>
                <w:lang w:val="en-GB"/>
              </w:rPr>
              <w:t xml:space="preserve">Not being entitled to unemployment benefits and not having received special assistance within the </w:t>
            </w:r>
            <w:r w:rsidRPr="00292DEB">
              <w:rPr>
                <w:rFonts w:ascii="Arial" w:hAnsi="Arial" w:cs="Arial"/>
                <w:color w:val="C00000"/>
                <w:sz w:val="15"/>
                <w:szCs w:val="15"/>
                <w:lang w:val="en-GB"/>
              </w:rPr>
              <w:t>2</w:t>
            </w:r>
            <w:r w:rsidRPr="00292DEB">
              <w:rPr>
                <w:rFonts w:ascii="Arial" w:hAnsi="Arial" w:cs="Arial"/>
                <w:sz w:val="15"/>
                <w:szCs w:val="15"/>
                <w:lang w:val="en-GB"/>
              </w:rPr>
              <w:t xml:space="preserve"> calendar years preceding the submission of the application;</w:t>
            </w:r>
          </w:p>
          <w:p w14:paraId="3A012D81" w14:textId="77777777" w:rsidR="005D0FED" w:rsidRPr="00292DEB" w:rsidRDefault="005D0FED" w:rsidP="00DB7CCE">
            <w:pPr>
              <w:pStyle w:val="ListParagraph"/>
              <w:numPr>
                <w:ilvl w:val="0"/>
                <w:numId w:val="168"/>
              </w:numPr>
              <w:tabs>
                <w:tab w:val="left" w:pos="113"/>
              </w:tabs>
              <w:spacing w:before="60" w:after="0" w:line="240" w:lineRule="auto"/>
              <w:rPr>
                <w:rFonts w:ascii="Arial" w:hAnsi="Arial" w:cs="Arial"/>
                <w:sz w:val="15"/>
                <w:szCs w:val="15"/>
                <w:lang w:val="en-GB"/>
              </w:rPr>
            </w:pPr>
            <w:r w:rsidRPr="00292DEB">
              <w:rPr>
                <w:rFonts w:ascii="Arial" w:hAnsi="Arial" w:cs="Arial"/>
                <w:sz w:val="15"/>
                <w:szCs w:val="15"/>
                <w:lang w:val="en-GB"/>
              </w:rPr>
              <w:t>To meet specific income levels.</w:t>
            </w:r>
          </w:p>
          <w:p w14:paraId="67748F69" w14:textId="5A3B751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r w:rsidRPr="00292DEB">
              <w:rPr>
                <w:sz w:val="15"/>
                <w:szCs w:val="15"/>
                <w:lang w:val="en-GB"/>
              </w:rPr>
              <w:t>There is no condition on the age of the applicant.</w:t>
            </w:r>
          </w:p>
        </w:tc>
        <w:tc>
          <w:tcPr>
            <w:tcW w:w="167" w:type="pct"/>
          </w:tcPr>
          <w:p w14:paraId="2482D28F"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p w14:paraId="5257A731" w14:textId="23611DEA" w:rsidR="005D0FED" w:rsidRPr="00292DEB" w:rsidRDefault="005D0FED" w:rsidP="00DB7CCE">
            <w:pPr>
              <w:spacing w:line="276" w:lineRule="auto"/>
              <w:rPr>
                <w:rFonts w:cs="Arial"/>
                <w:color w:val="0000FF"/>
                <w:lang w:val="en-US"/>
              </w:rPr>
            </w:pPr>
          </w:p>
        </w:tc>
        <w:tc>
          <w:tcPr>
            <w:tcW w:w="127" w:type="pct"/>
          </w:tcPr>
          <w:p w14:paraId="49D46B46" w14:textId="77777777" w:rsidR="005D0FED" w:rsidRPr="00292DEB" w:rsidRDefault="005D0FED" w:rsidP="00DB7CCE">
            <w:pPr>
              <w:spacing w:line="276" w:lineRule="auto"/>
              <w:rPr>
                <w:rFonts w:cs="Arial"/>
                <w:color w:val="0000FF"/>
                <w:lang w:val="fr-FR"/>
              </w:rPr>
            </w:pPr>
            <w:r w:rsidRPr="00292DEB">
              <w:rPr>
                <w:rFonts w:cs="Arial"/>
                <w:color w:val="0000FF"/>
                <w:lang w:val="fr-FR"/>
              </w:rPr>
              <w:t>27</w:t>
            </w:r>
          </w:p>
          <w:p w14:paraId="07B5DAB2" w14:textId="348A028C" w:rsidR="005D0FED" w:rsidRPr="00292DEB" w:rsidRDefault="005D0FED" w:rsidP="00DB7CCE">
            <w:pPr>
              <w:spacing w:line="276" w:lineRule="auto"/>
              <w:rPr>
                <w:rFonts w:cs="Arial"/>
                <w:color w:val="0000FF"/>
                <w:lang w:val="en-US"/>
              </w:rPr>
            </w:pPr>
          </w:p>
        </w:tc>
        <w:tc>
          <w:tcPr>
            <w:tcW w:w="402" w:type="pct"/>
          </w:tcPr>
          <w:p w14:paraId="7524468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6B91C7B" w14:textId="77777777" w:rsidR="005D0FED" w:rsidRPr="00292DEB" w:rsidRDefault="005D0FED" w:rsidP="00DB7CCE">
            <w:pPr>
              <w:spacing w:line="276" w:lineRule="auto"/>
              <w:rPr>
                <w:rFonts w:cs="Arial"/>
                <w:color w:val="0000FF"/>
                <w:lang w:val="en-US"/>
              </w:rPr>
            </w:pPr>
          </w:p>
        </w:tc>
      </w:tr>
      <w:tr w:rsidR="005D0FED" w:rsidRPr="00292DEB" w14:paraId="31FAEB2A" w14:textId="77777777" w:rsidTr="005D0FED">
        <w:tc>
          <w:tcPr>
            <w:tcW w:w="193" w:type="pct"/>
          </w:tcPr>
          <w:p w14:paraId="442D20EC" w14:textId="77777777" w:rsidR="005D0FED" w:rsidRPr="00292DEB" w:rsidRDefault="005D0FED" w:rsidP="00DB7CCE">
            <w:pPr>
              <w:spacing w:line="276" w:lineRule="auto"/>
              <w:jc w:val="left"/>
              <w:rPr>
                <w:rFonts w:cs="Arial"/>
                <w:lang w:val="es-ES"/>
              </w:rPr>
            </w:pPr>
            <w:r w:rsidRPr="00292DEB">
              <w:rPr>
                <w:rFonts w:cs="Arial"/>
                <w:lang w:val="es-ES"/>
              </w:rPr>
              <w:t>EL</w:t>
            </w:r>
          </w:p>
          <w:p w14:paraId="1254D7CD" w14:textId="77777777" w:rsidR="005D0FED" w:rsidRPr="00292DEB" w:rsidRDefault="005D0FED" w:rsidP="00DB7CCE">
            <w:pPr>
              <w:spacing w:line="276" w:lineRule="auto"/>
              <w:jc w:val="left"/>
              <w:rPr>
                <w:rFonts w:cs="Arial"/>
                <w:lang w:val="es-ES"/>
              </w:rPr>
            </w:pPr>
            <w:r w:rsidRPr="00292DEB">
              <w:rPr>
                <w:rFonts w:cs="Arial"/>
                <w:lang w:val="es-ES"/>
              </w:rPr>
              <w:t>EL</w:t>
            </w:r>
          </w:p>
          <w:p w14:paraId="5BE793AF" w14:textId="77777777" w:rsidR="005D0FED" w:rsidRPr="00292DEB" w:rsidRDefault="005D0FED" w:rsidP="00DB7CCE">
            <w:pPr>
              <w:spacing w:line="276" w:lineRule="auto"/>
              <w:jc w:val="left"/>
              <w:rPr>
                <w:rFonts w:cs="Arial"/>
                <w:lang w:val="es-ES"/>
              </w:rPr>
            </w:pPr>
            <w:r w:rsidRPr="00292DEB">
              <w:rPr>
                <w:rFonts w:cs="Arial"/>
                <w:lang w:val="es-ES"/>
              </w:rPr>
              <w:t>EL</w:t>
            </w:r>
          </w:p>
          <w:p w14:paraId="5E1993F6" w14:textId="77777777" w:rsidR="005D0FED" w:rsidRPr="00292DEB" w:rsidRDefault="005D0FED" w:rsidP="00DB7CCE">
            <w:pPr>
              <w:spacing w:line="276" w:lineRule="auto"/>
              <w:jc w:val="left"/>
              <w:rPr>
                <w:rFonts w:cs="Arial"/>
                <w:lang w:val="es-ES"/>
              </w:rPr>
            </w:pPr>
            <w:r w:rsidRPr="00292DEB">
              <w:rPr>
                <w:rFonts w:cs="Arial"/>
                <w:lang w:val="es-ES"/>
              </w:rPr>
              <w:t>EL</w:t>
            </w:r>
          </w:p>
          <w:p w14:paraId="164E3A15" w14:textId="77777777" w:rsidR="005D0FED" w:rsidRPr="00292DEB" w:rsidRDefault="005D0FED" w:rsidP="00DB7CCE">
            <w:pPr>
              <w:spacing w:line="276" w:lineRule="auto"/>
              <w:jc w:val="left"/>
              <w:rPr>
                <w:rFonts w:cs="Arial"/>
                <w:lang w:val="es-ES"/>
              </w:rPr>
            </w:pPr>
            <w:r w:rsidRPr="00292DEB">
              <w:rPr>
                <w:rFonts w:cs="Arial"/>
                <w:lang w:val="es-ES"/>
              </w:rPr>
              <w:t>EL</w:t>
            </w:r>
          </w:p>
          <w:p w14:paraId="5216F8D1" w14:textId="77777777" w:rsidR="005D0FED" w:rsidRPr="00292DEB" w:rsidRDefault="005D0FED" w:rsidP="00DB7CCE">
            <w:pPr>
              <w:spacing w:line="276" w:lineRule="auto"/>
              <w:jc w:val="left"/>
              <w:rPr>
                <w:rFonts w:cs="Arial"/>
                <w:lang w:val="es-ES"/>
              </w:rPr>
            </w:pPr>
            <w:r w:rsidRPr="00292DEB">
              <w:rPr>
                <w:rFonts w:cs="Arial"/>
                <w:lang w:val="es-ES"/>
              </w:rPr>
              <w:t>EL</w:t>
            </w:r>
          </w:p>
          <w:p w14:paraId="565444D0" w14:textId="77777777" w:rsidR="005D0FED" w:rsidRPr="00292DEB" w:rsidRDefault="005D0FED" w:rsidP="00DB7CCE">
            <w:pPr>
              <w:spacing w:line="276" w:lineRule="auto"/>
              <w:jc w:val="left"/>
              <w:rPr>
                <w:rFonts w:cs="Arial"/>
                <w:lang w:val="es-ES"/>
              </w:rPr>
            </w:pPr>
            <w:r w:rsidRPr="00292DEB">
              <w:rPr>
                <w:rFonts w:cs="Arial"/>
                <w:lang w:val="es-ES"/>
              </w:rPr>
              <w:t>EL</w:t>
            </w:r>
          </w:p>
          <w:p w14:paraId="79E0C610" w14:textId="77777777" w:rsidR="005D0FED" w:rsidRPr="00292DEB" w:rsidRDefault="005D0FED" w:rsidP="00DB7CCE">
            <w:pPr>
              <w:spacing w:line="276" w:lineRule="auto"/>
              <w:jc w:val="left"/>
              <w:rPr>
                <w:rFonts w:cs="Arial"/>
                <w:lang w:val="es-ES"/>
              </w:rPr>
            </w:pPr>
            <w:r w:rsidRPr="00292DEB">
              <w:rPr>
                <w:rFonts w:cs="Arial"/>
                <w:lang w:val="es-ES"/>
              </w:rPr>
              <w:t>EL</w:t>
            </w:r>
          </w:p>
          <w:p w14:paraId="3F1B403C" w14:textId="77777777" w:rsidR="005D0FED" w:rsidRPr="00292DEB" w:rsidRDefault="005D0FED" w:rsidP="00DB7CCE">
            <w:pPr>
              <w:spacing w:line="276" w:lineRule="auto"/>
              <w:jc w:val="left"/>
              <w:rPr>
                <w:rFonts w:cs="Arial"/>
                <w:lang w:val="es-ES"/>
              </w:rPr>
            </w:pPr>
          </w:p>
          <w:p w14:paraId="31BD8CFF" w14:textId="28C1B19B" w:rsidR="005D0FED" w:rsidRPr="00292DEB" w:rsidRDefault="005D0FED" w:rsidP="00DB7CCE">
            <w:pPr>
              <w:spacing w:line="276" w:lineRule="auto"/>
              <w:jc w:val="left"/>
              <w:rPr>
                <w:rFonts w:cs="Arial"/>
                <w:b/>
                <w:lang w:val="en-US"/>
              </w:rPr>
            </w:pPr>
          </w:p>
        </w:tc>
        <w:tc>
          <w:tcPr>
            <w:tcW w:w="1371" w:type="pct"/>
          </w:tcPr>
          <w:p w14:paraId="49B408EB" w14:textId="77777777" w:rsidR="005D0FED" w:rsidRPr="00292DEB" w:rsidRDefault="005D0FED" w:rsidP="00DB7CCE">
            <w:pPr>
              <w:spacing w:line="276" w:lineRule="auto"/>
              <w:rPr>
                <w:rFonts w:cs="Arial"/>
                <w:color w:val="FF0000"/>
              </w:rPr>
            </w:pPr>
            <w:r w:rsidRPr="00292DEB">
              <w:rPr>
                <w:rFonts w:cs="Arial"/>
                <w:iCs/>
                <w:color w:val="008000"/>
              </w:rPr>
              <w:t xml:space="preserve">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 xml:space="preserve">): Mindestens </w:t>
            </w:r>
            <w:r w:rsidRPr="00292DEB">
              <w:rPr>
                <w:rFonts w:cs="Arial"/>
                <w:color w:val="C00000"/>
              </w:rPr>
              <w:t>1</w:t>
            </w:r>
            <w:r w:rsidRPr="00292DEB">
              <w:rPr>
                <w:rFonts w:cs="Arial"/>
              </w:rPr>
              <w:t xml:space="preserve"> Arbeitstag und höchstens </w:t>
            </w:r>
            <w:r w:rsidRPr="00292DEB">
              <w:rPr>
                <w:rFonts w:cs="Arial"/>
                <w:color w:val="C00000"/>
              </w:rPr>
              <w:t>75</w:t>
            </w:r>
            <w:r w:rsidRPr="00292DEB">
              <w:rPr>
                <w:rFonts w:cs="Arial"/>
              </w:rPr>
              <w:t xml:space="preserve"> Arbeitstage zu jeglichem Zeitpunkt während der letzten </w:t>
            </w:r>
            <w:r w:rsidRPr="00292DEB">
              <w:rPr>
                <w:rFonts w:cs="Arial"/>
                <w:color w:val="C00000"/>
              </w:rPr>
              <w:t>24</w:t>
            </w:r>
            <w:r w:rsidRPr="00292DEB">
              <w:rPr>
                <w:rFonts w:cs="Arial"/>
              </w:rPr>
              <w:t xml:space="preserve"> Monate vor Antragstellung (</w:t>
            </w:r>
            <w:r w:rsidRPr="00292DEB">
              <w:rPr>
                <w:rFonts w:cs="Arial"/>
                <w:lang w:eastAsia="de-DE"/>
              </w:rPr>
              <w:t>oder für aus der Haft Entlassene vor Beginn ihrer Freiheitsstrafe)</w:t>
            </w:r>
            <w:r w:rsidRPr="00292DEB">
              <w:rPr>
                <w:rFonts w:cs="Arial"/>
              </w:rPr>
              <w:t xml:space="preserve">. </w:t>
            </w:r>
          </w:p>
          <w:p w14:paraId="1AC6F2EB" w14:textId="77777777" w:rsidR="005D0FED" w:rsidRPr="00292DEB" w:rsidRDefault="005D0FED" w:rsidP="00DB7CCE">
            <w:pPr>
              <w:spacing w:line="276" w:lineRule="auto"/>
              <w:rPr>
                <w:rFonts w:cs="Arial"/>
              </w:rPr>
            </w:pPr>
            <w:r w:rsidRPr="00292DEB">
              <w:rPr>
                <w:rFonts w:cs="Arial"/>
              </w:rPr>
              <w:t xml:space="preserve">Es werden keine besonderen Zeiten der Abwesenheit vom Arbeitsplatz als gleichwertige Zeiten der Beschäftigung behandelt. </w:t>
            </w:r>
          </w:p>
          <w:p w14:paraId="5D61E927" w14:textId="77777777" w:rsidR="005D0FED" w:rsidRPr="00292DEB" w:rsidRDefault="005D0FED" w:rsidP="00DB7CCE">
            <w:pPr>
              <w:spacing w:line="276" w:lineRule="auto"/>
              <w:rPr>
                <w:rFonts w:cs="Arial"/>
              </w:rPr>
            </w:pPr>
            <w:r w:rsidRPr="00292DEB">
              <w:rPr>
                <w:rFonts w:cs="Arial"/>
              </w:rPr>
              <w:t xml:space="preserve">Die Mindestversicherungszeit ist unabhängig vom Alter. </w:t>
            </w:r>
          </w:p>
          <w:p w14:paraId="46B50097" w14:textId="7EFCF79C" w:rsidR="005D0FED" w:rsidRPr="00292DEB" w:rsidRDefault="005D0FED" w:rsidP="00DB7CCE">
            <w:pPr>
              <w:spacing w:line="276" w:lineRule="auto"/>
              <w:rPr>
                <w:rFonts w:cs="Arial"/>
              </w:rPr>
            </w:pPr>
          </w:p>
        </w:tc>
        <w:tc>
          <w:tcPr>
            <w:tcW w:w="1370" w:type="pct"/>
          </w:tcPr>
          <w:p w14:paraId="103A5776" w14:textId="77777777" w:rsidR="005D0FED" w:rsidRPr="00292DEB" w:rsidRDefault="005D0FED" w:rsidP="00DB7CCE">
            <w:pPr>
              <w:tabs>
                <w:tab w:val="left" w:pos="113"/>
              </w:tabs>
              <w:spacing w:line="276" w:lineRule="auto"/>
              <w:rPr>
                <w:rFonts w:cs="Arial"/>
                <w:lang w:val="fr-FR"/>
              </w:rPr>
            </w:pP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p>
          <w:p w14:paraId="2939F8A0" w14:textId="77777777" w:rsidR="005D0FED" w:rsidRPr="00292DEB" w:rsidRDefault="005D0FED" w:rsidP="00DB7CCE">
            <w:pPr>
              <w:spacing w:line="276" w:lineRule="auto"/>
              <w:rPr>
                <w:rFonts w:cs="Arial"/>
                <w:color w:val="FF0000"/>
                <w:lang w:val="fr-BE"/>
              </w:rPr>
            </w:pPr>
            <w:r w:rsidRPr="00292DEB">
              <w:rPr>
                <w:rFonts w:cs="Arial"/>
                <w:lang w:val="fr-BE"/>
              </w:rPr>
              <w:t xml:space="preserve">Au moins </w:t>
            </w:r>
            <w:r w:rsidRPr="00292DEB">
              <w:rPr>
                <w:rFonts w:cs="Arial"/>
                <w:color w:val="C00000"/>
                <w:lang w:val="fr-BE"/>
              </w:rPr>
              <w:t>1</w:t>
            </w:r>
            <w:r w:rsidRPr="00292DEB">
              <w:rPr>
                <w:rFonts w:cs="Arial"/>
                <w:lang w:val="fr-BE"/>
              </w:rPr>
              <w:t xml:space="preserve"> </w:t>
            </w:r>
            <w:r w:rsidRPr="00292DEB">
              <w:rPr>
                <w:rFonts w:eastAsia="Calibri" w:cs="Arial"/>
                <w:lang w:val="fr-BE"/>
              </w:rPr>
              <w:t xml:space="preserve">jour de travail et maximum </w:t>
            </w:r>
            <w:r w:rsidRPr="00292DEB">
              <w:rPr>
                <w:rFonts w:eastAsia="Calibri" w:cs="Arial"/>
                <w:color w:val="C00000"/>
                <w:lang w:val="fr-BE"/>
              </w:rPr>
              <w:t>75</w:t>
            </w:r>
            <w:r w:rsidRPr="00292DEB">
              <w:rPr>
                <w:rFonts w:eastAsia="Calibri" w:cs="Arial"/>
                <w:lang w:val="fr-BE"/>
              </w:rPr>
              <w:t xml:space="preserve"> jours de travail pendant les </w:t>
            </w:r>
            <w:r w:rsidRPr="00292DEB">
              <w:rPr>
                <w:rFonts w:eastAsia="Calibri" w:cs="Arial"/>
                <w:color w:val="C00000"/>
                <w:lang w:val="fr-BE"/>
              </w:rPr>
              <w:t>24</w:t>
            </w:r>
            <w:r w:rsidRPr="00292DEB">
              <w:rPr>
                <w:rFonts w:eastAsia="Calibri" w:cs="Arial"/>
                <w:lang w:val="fr-BE"/>
              </w:rPr>
              <w:t xml:space="preserve"> mois avant le dépôt de la demande (ou pour les personnes libérées de prison, avant le début de leur peine privative de liberté).</w:t>
            </w:r>
          </w:p>
          <w:p w14:paraId="3003D2CA" w14:textId="77777777" w:rsidR="005D0FED" w:rsidRPr="00292DEB" w:rsidRDefault="005D0FED" w:rsidP="00DB7CCE">
            <w:pPr>
              <w:spacing w:line="276" w:lineRule="auto"/>
              <w:rPr>
                <w:rFonts w:cs="Arial"/>
                <w:lang w:val="fr-BE"/>
              </w:rPr>
            </w:pPr>
            <w:r w:rsidRPr="00292DEB">
              <w:rPr>
                <w:rFonts w:cs="Arial"/>
                <w:lang w:val="fr-BE"/>
              </w:rPr>
              <w:t>Les périodes d’absence du travail particulières ne sont pas considérées comme des périodes équivalentes à l’emploi.</w:t>
            </w:r>
          </w:p>
          <w:p w14:paraId="1DBA5FDC" w14:textId="77777777" w:rsidR="005D0FED" w:rsidRPr="00292DEB" w:rsidRDefault="005D0FED" w:rsidP="00DB7CCE">
            <w:pPr>
              <w:spacing w:line="276" w:lineRule="auto"/>
              <w:rPr>
                <w:rFonts w:cs="Arial"/>
                <w:lang w:val="fr-BE"/>
              </w:rPr>
            </w:pPr>
            <w:r w:rsidRPr="00292DEB">
              <w:rPr>
                <w:rFonts w:cs="Arial"/>
                <w:lang w:val="fr-BE"/>
              </w:rPr>
              <w:t xml:space="preserve">Pas de variation de la période de référence en fonction de l’âge. </w:t>
            </w:r>
          </w:p>
          <w:p w14:paraId="0EC326D5" w14:textId="69A0526B" w:rsidR="005D0FED" w:rsidRPr="00292DEB" w:rsidRDefault="005D0FED" w:rsidP="00DB7CCE">
            <w:pPr>
              <w:spacing w:line="276" w:lineRule="auto"/>
              <w:rPr>
                <w:rFonts w:cs="Arial"/>
                <w:lang w:val="fr-BE"/>
              </w:rPr>
            </w:pPr>
          </w:p>
        </w:tc>
        <w:tc>
          <w:tcPr>
            <w:tcW w:w="1370" w:type="pct"/>
          </w:tcPr>
          <w:p w14:paraId="3608F623"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E-X-28-EL</w:t>
            </w:r>
          </w:p>
          <w:p w14:paraId="10D76852" w14:textId="77777777" w:rsidR="005D0FED" w:rsidRPr="00292DEB" w:rsidRDefault="005D0FED" w:rsidP="00DB7CCE">
            <w:pPr>
              <w:rPr>
                <w:rFonts w:cs="Arial"/>
                <w:lang w:val="fr-BE"/>
              </w:rPr>
            </w:pPr>
            <w:r w:rsidRPr="00292DEB">
              <w:rPr>
                <w:rFonts w:cs="Arial"/>
                <w:color w:val="008000"/>
                <w:lang w:val="fr-BE"/>
              </w:rPr>
              <w:t xml:space="preserve">Special Assistance of </w:t>
            </w:r>
            <w:proofErr w:type="spellStart"/>
            <w:r w:rsidRPr="00292DEB">
              <w:rPr>
                <w:rFonts w:cs="Arial"/>
                <w:color w:val="008000"/>
                <w:lang w:val="fr-BE"/>
              </w:rPr>
              <w:t>Vulnerable</w:t>
            </w:r>
            <w:proofErr w:type="spellEnd"/>
            <w:r w:rsidRPr="00292DEB">
              <w:rPr>
                <w:rFonts w:cs="Arial"/>
                <w:color w:val="008000"/>
                <w:lang w:val="fr-BE"/>
              </w:rPr>
              <w:t xml:space="preserve"> Groups</w:t>
            </w:r>
            <w:r w:rsidRPr="00292DEB">
              <w:rPr>
                <w:rFonts w:cs="Arial"/>
                <w:lang w:val="fr-BE"/>
              </w:rPr>
              <w:t xml:space="preserve"> (</w:t>
            </w:r>
            <w:r w:rsidRPr="00292DEB">
              <w:rPr>
                <w:rFonts w:cs="Arial"/>
                <w:i/>
                <w:iCs/>
                <w:color w:val="008080"/>
              </w:rPr>
              <w:t>Ειδικό</w:t>
            </w:r>
            <w:r w:rsidRPr="00292DEB">
              <w:rPr>
                <w:rFonts w:cs="Arial"/>
                <w:i/>
                <w:iCs/>
                <w:color w:val="008080"/>
                <w:lang w:val="fr-BE"/>
              </w:rPr>
              <w:t xml:space="preserve"> </w:t>
            </w:r>
            <w:r w:rsidRPr="00292DEB">
              <w:rPr>
                <w:rFonts w:cs="Arial"/>
                <w:i/>
                <w:iCs/>
                <w:color w:val="008080"/>
              </w:rPr>
              <w:t>Βοήθημα</w:t>
            </w:r>
            <w:r w:rsidRPr="00292DEB">
              <w:rPr>
                <w:rFonts w:cs="Arial"/>
                <w:i/>
                <w:iCs/>
                <w:color w:val="008080"/>
                <w:lang w:val="fr-BE"/>
              </w:rPr>
              <w:t xml:space="preserve"> </w:t>
            </w:r>
            <w:r w:rsidRPr="00292DEB">
              <w:rPr>
                <w:rFonts w:cs="Arial"/>
                <w:i/>
                <w:iCs/>
                <w:color w:val="008080"/>
              </w:rPr>
              <w:t>Ευάλωτων</w:t>
            </w:r>
            <w:r w:rsidRPr="00292DEB">
              <w:rPr>
                <w:rFonts w:cs="Arial"/>
                <w:i/>
                <w:iCs/>
                <w:color w:val="008080"/>
                <w:lang w:val="fr-BE"/>
              </w:rPr>
              <w:t xml:space="preserve"> </w:t>
            </w:r>
            <w:r w:rsidRPr="00292DEB">
              <w:rPr>
                <w:rFonts w:cs="Arial"/>
                <w:i/>
                <w:iCs/>
                <w:color w:val="008080"/>
              </w:rPr>
              <w:t>Ομάδων</w:t>
            </w:r>
            <w:r w:rsidRPr="00292DEB">
              <w:rPr>
                <w:rFonts w:cs="Arial"/>
                <w:lang w:val="fr-BE"/>
              </w:rPr>
              <w:t>):</w:t>
            </w:r>
          </w:p>
          <w:p w14:paraId="32C9CFD5" w14:textId="77777777" w:rsidR="005D0FED" w:rsidRPr="00292DEB" w:rsidRDefault="005D0FED" w:rsidP="00DB7CCE">
            <w:pPr>
              <w:rPr>
                <w:rFonts w:cs="Arial"/>
                <w:lang w:val="en-GB"/>
              </w:rPr>
            </w:pPr>
            <w:r w:rsidRPr="00292DEB">
              <w:rPr>
                <w:rFonts w:cs="Arial"/>
                <w:lang w:val="en-GB"/>
              </w:rPr>
              <w:t xml:space="preserve">Minimum </w:t>
            </w:r>
            <w:r w:rsidRPr="00292DEB">
              <w:rPr>
                <w:rFonts w:cs="Arial"/>
                <w:color w:val="C00000"/>
                <w:lang w:val="en-GB"/>
              </w:rPr>
              <w:t>1</w:t>
            </w:r>
            <w:r w:rsidRPr="00292DEB">
              <w:rPr>
                <w:rFonts w:cs="Arial"/>
                <w:lang w:val="en-GB"/>
              </w:rPr>
              <w:t xml:space="preserve"> day of work and maximum </w:t>
            </w:r>
            <w:r w:rsidRPr="00292DEB">
              <w:rPr>
                <w:rFonts w:cs="Arial"/>
                <w:color w:val="C00000"/>
                <w:lang w:val="en-GB"/>
              </w:rPr>
              <w:t>75</w:t>
            </w:r>
            <w:r w:rsidRPr="00292DEB">
              <w:rPr>
                <w:rFonts w:cs="Arial"/>
                <w:lang w:val="en-GB"/>
              </w:rPr>
              <w:t xml:space="preserve"> days of work at any time during the last </w:t>
            </w:r>
            <w:r w:rsidRPr="00292DEB">
              <w:rPr>
                <w:rFonts w:cs="Arial"/>
                <w:color w:val="C00000"/>
                <w:lang w:val="en-GB"/>
              </w:rPr>
              <w:t>24</w:t>
            </w:r>
            <w:r w:rsidRPr="00292DEB">
              <w:rPr>
                <w:rFonts w:cs="Arial"/>
                <w:lang w:val="en-GB"/>
              </w:rPr>
              <w:t xml:space="preserve"> months before applying (or for those released from prison before the start of their custodial sentence).</w:t>
            </w:r>
          </w:p>
          <w:p w14:paraId="0336E125" w14:textId="77777777" w:rsidR="005D0FED" w:rsidRPr="00292DEB" w:rsidRDefault="005D0FED" w:rsidP="00DB7CCE">
            <w:pPr>
              <w:rPr>
                <w:rFonts w:cs="Arial"/>
                <w:lang w:val="en-GB"/>
              </w:rPr>
            </w:pPr>
            <w:r w:rsidRPr="00292DEB">
              <w:rPr>
                <w:rFonts w:cs="Arial"/>
                <w:lang w:val="en-GB"/>
              </w:rPr>
              <w:t xml:space="preserve">No </w:t>
            </w:r>
            <w:proofErr w:type="gramStart"/>
            <w:r w:rsidRPr="00292DEB">
              <w:rPr>
                <w:rFonts w:cs="Arial"/>
                <w:lang w:val="en-GB"/>
              </w:rPr>
              <w:t>particular periods</w:t>
            </w:r>
            <w:proofErr w:type="gramEnd"/>
            <w:r w:rsidRPr="00292DEB">
              <w:rPr>
                <w:rFonts w:cs="Arial"/>
                <w:lang w:val="en-GB"/>
              </w:rPr>
              <w:t xml:space="preserve"> of absence from work treated as equivalent periods of employment.</w:t>
            </w:r>
          </w:p>
          <w:p w14:paraId="6B67F5D8" w14:textId="77777777" w:rsidR="005D0FED" w:rsidRPr="00292DEB" w:rsidRDefault="005D0FED" w:rsidP="00DB7CCE">
            <w:pPr>
              <w:rPr>
                <w:rFonts w:cs="Arial"/>
                <w:lang w:val="en-GB"/>
              </w:rPr>
            </w:pPr>
            <w:r w:rsidRPr="00292DEB">
              <w:rPr>
                <w:rFonts w:cs="Arial"/>
                <w:lang w:val="en-GB"/>
              </w:rPr>
              <w:t>No variation of the qualifying period with age.</w:t>
            </w:r>
          </w:p>
          <w:p w14:paraId="073032EA" w14:textId="16289851"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B7EDC66"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3D63D8CC" w14:textId="0BB28AAE" w:rsidR="005D0FED" w:rsidRPr="00292DEB" w:rsidRDefault="005D0FED" w:rsidP="00DB7CCE">
            <w:pPr>
              <w:spacing w:line="276" w:lineRule="auto"/>
              <w:rPr>
                <w:rFonts w:cs="Arial"/>
                <w:color w:val="0000FF"/>
              </w:rPr>
            </w:pPr>
          </w:p>
        </w:tc>
        <w:tc>
          <w:tcPr>
            <w:tcW w:w="127" w:type="pct"/>
          </w:tcPr>
          <w:p w14:paraId="447758FE" w14:textId="77777777" w:rsidR="005D0FED" w:rsidRPr="00292DEB" w:rsidRDefault="005D0FED" w:rsidP="00DB7CCE">
            <w:pPr>
              <w:spacing w:line="276" w:lineRule="auto"/>
              <w:rPr>
                <w:rFonts w:cs="Arial"/>
                <w:color w:val="0000FF"/>
                <w:lang w:val="fr-FR"/>
              </w:rPr>
            </w:pPr>
            <w:r w:rsidRPr="00292DEB">
              <w:rPr>
                <w:rFonts w:cs="Arial"/>
                <w:color w:val="0000FF"/>
                <w:lang w:val="fr-FR"/>
              </w:rPr>
              <w:t>28</w:t>
            </w:r>
          </w:p>
          <w:p w14:paraId="3A80EB38" w14:textId="2CDA0ED2" w:rsidR="005D0FED" w:rsidRPr="00292DEB" w:rsidRDefault="005D0FED" w:rsidP="00DB7CCE">
            <w:pPr>
              <w:spacing w:line="276" w:lineRule="auto"/>
              <w:rPr>
                <w:rFonts w:cs="Arial"/>
                <w:color w:val="0000FF"/>
              </w:rPr>
            </w:pPr>
          </w:p>
        </w:tc>
        <w:tc>
          <w:tcPr>
            <w:tcW w:w="402" w:type="pct"/>
          </w:tcPr>
          <w:p w14:paraId="319DE5C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74D0D11" w14:textId="77777777" w:rsidR="005D0FED" w:rsidRPr="00292DEB" w:rsidRDefault="005D0FED" w:rsidP="00DB7CCE">
            <w:pPr>
              <w:spacing w:line="276" w:lineRule="auto"/>
              <w:rPr>
                <w:rFonts w:cs="Arial"/>
                <w:color w:val="0000FF"/>
              </w:rPr>
            </w:pPr>
          </w:p>
        </w:tc>
      </w:tr>
      <w:tr w:rsidR="005D0FED" w:rsidRPr="00292DEB" w14:paraId="3D3E4F2E" w14:textId="77777777" w:rsidTr="005D0FED">
        <w:tc>
          <w:tcPr>
            <w:tcW w:w="193" w:type="pct"/>
          </w:tcPr>
          <w:p w14:paraId="76395ECE" w14:textId="77777777" w:rsidR="005D0FED" w:rsidRPr="00292DEB" w:rsidRDefault="005D0FED" w:rsidP="00DB7CCE">
            <w:pPr>
              <w:spacing w:line="276" w:lineRule="auto"/>
              <w:jc w:val="left"/>
              <w:rPr>
                <w:rFonts w:cs="Arial"/>
                <w:lang w:val="es-ES"/>
              </w:rPr>
            </w:pPr>
            <w:r w:rsidRPr="00292DEB">
              <w:rPr>
                <w:rFonts w:cs="Arial"/>
                <w:lang w:val="es-ES"/>
              </w:rPr>
              <w:t>EL</w:t>
            </w:r>
          </w:p>
          <w:p w14:paraId="11F6F515" w14:textId="77777777" w:rsidR="005D0FED" w:rsidRPr="00292DEB" w:rsidRDefault="005D0FED" w:rsidP="00DB7CCE">
            <w:pPr>
              <w:spacing w:line="276" w:lineRule="auto"/>
              <w:jc w:val="left"/>
              <w:rPr>
                <w:rFonts w:cs="Arial"/>
                <w:lang w:val="es-ES"/>
              </w:rPr>
            </w:pPr>
            <w:r w:rsidRPr="00292DEB">
              <w:rPr>
                <w:rFonts w:cs="Arial"/>
                <w:lang w:val="es-ES"/>
              </w:rPr>
              <w:t>EL</w:t>
            </w:r>
          </w:p>
          <w:p w14:paraId="021C879F" w14:textId="68DD2CC8" w:rsidR="005D0FED" w:rsidRPr="00292DEB" w:rsidRDefault="005D0FED" w:rsidP="00DB7CCE">
            <w:pPr>
              <w:spacing w:line="276" w:lineRule="auto"/>
              <w:jc w:val="left"/>
              <w:rPr>
                <w:rFonts w:cs="Arial"/>
                <w:b/>
                <w:lang w:val="es-ES"/>
              </w:rPr>
            </w:pPr>
          </w:p>
        </w:tc>
        <w:tc>
          <w:tcPr>
            <w:tcW w:w="1371" w:type="pct"/>
          </w:tcPr>
          <w:p w14:paraId="600A52EC" w14:textId="11FC318C" w:rsidR="005D0FED" w:rsidRPr="00292DEB" w:rsidRDefault="005D0FED" w:rsidP="00DB7CCE">
            <w:pPr>
              <w:spacing w:line="276" w:lineRule="auto"/>
              <w:rPr>
                <w:rFonts w:cs="Arial"/>
                <w:lang w:val="es-ES"/>
              </w:rPr>
            </w:pPr>
            <w:proofErr w:type="spellStart"/>
            <w:r w:rsidRPr="00292DEB">
              <w:rPr>
                <w:rFonts w:cs="Arial"/>
                <w:iCs/>
                <w:color w:val="008000"/>
                <w:lang w:val="es-ES"/>
              </w:rPr>
              <w:t>Sonderbeihilfe</w:t>
            </w:r>
            <w:proofErr w:type="spellEnd"/>
            <w:r w:rsidRPr="00292DEB">
              <w:rPr>
                <w:rFonts w:cs="Arial"/>
                <w:iCs/>
                <w:color w:val="008000"/>
                <w:lang w:val="es-ES"/>
              </w:rPr>
              <w:t xml:space="preserve"> </w:t>
            </w:r>
            <w:proofErr w:type="spellStart"/>
            <w:r w:rsidRPr="00292DEB">
              <w:rPr>
                <w:rFonts w:cs="Arial"/>
                <w:iCs/>
                <w:color w:val="008000"/>
                <w:lang w:val="es-ES"/>
              </w:rPr>
              <w:t>für</w:t>
            </w:r>
            <w:proofErr w:type="spellEnd"/>
            <w:r w:rsidRPr="00292DEB">
              <w:rPr>
                <w:rFonts w:cs="Arial"/>
                <w:iCs/>
                <w:color w:val="008000"/>
                <w:lang w:val="es-ES"/>
              </w:rPr>
              <w:t xml:space="preserve"> </w:t>
            </w:r>
            <w:proofErr w:type="spellStart"/>
            <w:r w:rsidRPr="00292DEB">
              <w:rPr>
                <w:rFonts w:cs="Arial"/>
                <w:iCs/>
                <w:color w:val="008000"/>
                <w:lang w:val="es-ES"/>
              </w:rPr>
              <w:t>gefährdete</w:t>
            </w:r>
            <w:proofErr w:type="spellEnd"/>
            <w:r w:rsidRPr="00292DEB">
              <w:rPr>
                <w:rFonts w:cs="Arial"/>
                <w:iCs/>
                <w:color w:val="008000"/>
                <w:lang w:val="es-ES"/>
              </w:rPr>
              <w:t xml:space="preserve"> Gruppen </w:t>
            </w:r>
            <w:r w:rsidRPr="00292DEB">
              <w:rPr>
                <w:rFonts w:cs="Arial"/>
                <w:lang w:val="es-ES"/>
              </w:rPr>
              <w:t>(</w:t>
            </w:r>
            <w:r w:rsidRPr="00292DEB">
              <w:rPr>
                <w:rFonts w:cs="Arial"/>
                <w:i/>
                <w:iCs/>
                <w:color w:val="008080"/>
              </w:rPr>
              <w:t>Ειδικό</w:t>
            </w:r>
            <w:r w:rsidRPr="00292DEB">
              <w:rPr>
                <w:rFonts w:cs="Arial"/>
                <w:i/>
                <w:iCs/>
                <w:color w:val="008080"/>
                <w:lang w:val="es-ES"/>
              </w:rPr>
              <w:t xml:space="preserve"> </w:t>
            </w:r>
            <w:r w:rsidRPr="00292DEB">
              <w:rPr>
                <w:rFonts w:cs="Arial"/>
                <w:i/>
                <w:iCs/>
                <w:color w:val="008080"/>
              </w:rPr>
              <w:t>Βοήθημα</w:t>
            </w:r>
            <w:r w:rsidRPr="00292DEB">
              <w:rPr>
                <w:rFonts w:cs="Arial"/>
                <w:i/>
                <w:iCs/>
                <w:color w:val="008080"/>
                <w:lang w:val="es-ES"/>
              </w:rPr>
              <w:t xml:space="preserve"> </w:t>
            </w:r>
            <w:r w:rsidRPr="00292DEB">
              <w:rPr>
                <w:rFonts w:cs="Arial"/>
                <w:i/>
                <w:iCs/>
                <w:color w:val="008080"/>
              </w:rPr>
              <w:t>Ευάλωτων</w:t>
            </w:r>
            <w:r w:rsidRPr="00292DEB">
              <w:rPr>
                <w:rFonts w:cs="Arial"/>
                <w:i/>
                <w:iCs/>
                <w:color w:val="008080"/>
                <w:lang w:val="es-ES"/>
              </w:rPr>
              <w:t xml:space="preserve"> </w:t>
            </w:r>
            <w:r w:rsidRPr="00292DEB">
              <w:rPr>
                <w:rFonts w:cs="Arial"/>
                <w:i/>
                <w:iCs/>
                <w:color w:val="008080"/>
              </w:rPr>
              <w:t>Ομάδων</w:t>
            </w:r>
            <w:r w:rsidRPr="00292DEB">
              <w:rPr>
                <w:rFonts w:cs="Arial"/>
                <w:lang w:val="es-ES"/>
              </w:rPr>
              <w:t xml:space="preserve">): </w:t>
            </w:r>
            <w:proofErr w:type="spellStart"/>
            <w:r w:rsidRPr="00292DEB">
              <w:rPr>
                <w:rFonts w:cs="Arial"/>
                <w:lang w:val="es-ES"/>
              </w:rPr>
              <w:t>keine</w:t>
            </w:r>
            <w:proofErr w:type="spellEnd"/>
            <w:r w:rsidRPr="00292DEB">
              <w:rPr>
                <w:rFonts w:cs="Arial"/>
                <w:lang w:val="es-ES"/>
              </w:rPr>
              <w:t xml:space="preserve"> </w:t>
            </w:r>
            <w:proofErr w:type="spellStart"/>
            <w:r w:rsidRPr="00292DEB">
              <w:rPr>
                <w:rFonts w:cs="Arial"/>
                <w:lang w:val="es-ES"/>
              </w:rPr>
              <w:t>Karenzzeit</w:t>
            </w:r>
            <w:proofErr w:type="spellEnd"/>
            <w:r w:rsidRPr="00292DEB">
              <w:rPr>
                <w:rFonts w:cs="Arial"/>
                <w:lang w:val="es-ES"/>
              </w:rPr>
              <w:t>.</w:t>
            </w:r>
          </w:p>
        </w:tc>
        <w:tc>
          <w:tcPr>
            <w:tcW w:w="1370" w:type="pct"/>
          </w:tcPr>
          <w:p w14:paraId="13058B4C" w14:textId="77777777" w:rsidR="005D0FED" w:rsidRPr="00292DEB" w:rsidRDefault="005D0FED" w:rsidP="00DB7CCE">
            <w:pPr>
              <w:tabs>
                <w:tab w:val="left" w:pos="113"/>
              </w:tabs>
              <w:spacing w:line="276" w:lineRule="auto"/>
              <w:rPr>
                <w:rFonts w:cs="Arial"/>
                <w:lang w:val="fr-FR"/>
              </w:rPr>
            </w:pP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 pas de délai de carence.</w:t>
            </w:r>
          </w:p>
          <w:p w14:paraId="2E41A1DA" w14:textId="5F5C4FA3" w:rsidR="005D0FED" w:rsidRPr="00292DEB" w:rsidRDefault="005D0FED" w:rsidP="00DB7CCE">
            <w:pPr>
              <w:spacing w:line="276" w:lineRule="auto"/>
              <w:rPr>
                <w:rFonts w:cs="Arial"/>
                <w:lang w:val="fr-BE"/>
              </w:rPr>
            </w:pPr>
          </w:p>
        </w:tc>
        <w:tc>
          <w:tcPr>
            <w:tcW w:w="1370" w:type="pct"/>
          </w:tcPr>
          <w:p w14:paraId="0E4F6286"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E-X-29-EL</w:t>
            </w:r>
          </w:p>
          <w:p w14:paraId="16836D3F" w14:textId="77777777" w:rsidR="005D0FED" w:rsidRPr="00292DEB" w:rsidRDefault="005D0FED" w:rsidP="00DB7CCE">
            <w:pPr>
              <w:rPr>
                <w:rFonts w:cs="Arial"/>
                <w:lang w:val="fr-BE"/>
              </w:rPr>
            </w:pPr>
            <w:r w:rsidRPr="00292DEB">
              <w:rPr>
                <w:rFonts w:cs="Arial"/>
                <w:color w:val="008000"/>
                <w:lang w:val="fr-BE"/>
              </w:rPr>
              <w:t xml:space="preserve">Special Assistance of </w:t>
            </w:r>
            <w:proofErr w:type="spellStart"/>
            <w:r w:rsidRPr="00292DEB">
              <w:rPr>
                <w:rFonts w:cs="Arial"/>
                <w:color w:val="008000"/>
                <w:lang w:val="fr-BE"/>
              </w:rPr>
              <w:t>Vulnerable</w:t>
            </w:r>
            <w:proofErr w:type="spellEnd"/>
            <w:r w:rsidRPr="00292DEB">
              <w:rPr>
                <w:rFonts w:cs="Arial"/>
                <w:color w:val="008000"/>
                <w:lang w:val="fr-BE"/>
              </w:rPr>
              <w:t xml:space="preserve"> Groups</w:t>
            </w:r>
            <w:r w:rsidRPr="00292DEB">
              <w:rPr>
                <w:rFonts w:cs="Arial"/>
                <w:lang w:val="fr-BE"/>
              </w:rPr>
              <w:t xml:space="preserve"> (</w:t>
            </w:r>
            <w:r w:rsidRPr="00292DEB">
              <w:rPr>
                <w:rFonts w:cs="Arial"/>
                <w:i/>
                <w:iCs/>
                <w:color w:val="008080"/>
              </w:rPr>
              <w:t>Ειδικό</w:t>
            </w:r>
            <w:r w:rsidRPr="00292DEB">
              <w:rPr>
                <w:rFonts w:cs="Arial"/>
                <w:i/>
                <w:iCs/>
                <w:color w:val="008080"/>
                <w:lang w:val="fr-BE"/>
              </w:rPr>
              <w:t xml:space="preserve"> </w:t>
            </w:r>
            <w:r w:rsidRPr="00292DEB">
              <w:rPr>
                <w:rFonts w:cs="Arial"/>
                <w:i/>
                <w:iCs/>
                <w:color w:val="008080"/>
              </w:rPr>
              <w:t>Βοήθημα</w:t>
            </w:r>
            <w:r w:rsidRPr="00292DEB">
              <w:rPr>
                <w:rFonts w:cs="Arial"/>
                <w:i/>
                <w:iCs/>
                <w:color w:val="008080"/>
                <w:lang w:val="fr-BE"/>
              </w:rPr>
              <w:t xml:space="preserve"> </w:t>
            </w:r>
            <w:r w:rsidRPr="00292DEB">
              <w:rPr>
                <w:rFonts w:cs="Arial"/>
                <w:i/>
                <w:iCs/>
                <w:color w:val="008080"/>
              </w:rPr>
              <w:t>Ευάλωτων</w:t>
            </w:r>
            <w:r w:rsidRPr="00292DEB">
              <w:rPr>
                <w:rFonts w:cs="Arial"/>
                <w:i/>
                <w:iCs/>
                <w:color w:val="008080"/>
                <w:lang w:val="fr-BE"/>
              </w:rPr>
              <w:t xml:space="preserve"> </w:t>
            </w:r>
            <w:r w:rsidRPr="00292DEB">
              <w:rPr>
                <w:rFonts w:cs="Arial"/>
                <w:i/>
                <w:iCs/>
                <w:color w:val="008080"/>
              </w:rPr>
              <w:t>Ομάδων</w:t>
            </w:r>
            <w:r w:rsidRPr="00292DEB">
              <w:rPr>
                <w:rFonts w:cs="Arial"/>
                <w:lang w:val="fr-BE"/>
              </w:rPr>
              <w:t xml:space="preserve">): no </w:t>
            </w:r>
            <w:proofErr w:type="spellStart"/>
            <w:r w:rsidRPr="00292DEB">
              <w:rPr>
                <w:rFonts w:cs="Arial"/>
                <w:lang w:val="fr-BE"/>
              </w:rPr>
              <w:t>waiting</w:t>
            </w:r>
            <w:proofErr w:type="spellEnd"/>
            <w:r w:rsidRPr="00292DEB">
              <w:rPr>
                <w:rFonts w:cs="Arial"/>
                <w:lang w:val="fr-BE"/>
              </w:rPr>
              <w:t xml:space="preserve"> </w:t>
            </w:r>
            <w:proofErr w:type="spellStart"/>
            <w:r w:rsidRPr="00292DEB">
              <w:rPr>
                <w:rFonts w:cs="Arial"/>
                <w:lang w:val="fr-BE"/>
              </w:rPr>
              <w:t>period</w:t>
            </w:r>
            <w:proofErr w:type="spellEnd"/>
            <w:r w:rsidRPr="00292DEB">
              <w:rPr>
                <w:rFonts w:cs="Arial"/>
                <w:lang w:val="fr-BE"/>
              </w:rPr>
              <w:t>.</w:t>
            </w:r>
          </w:p>
          <w:p w14:paraId="3A55C8DA" w14:textId="368D04A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fr-BE"/>
              </w:rPr>
            </w:pPr>
          </w:p>
        </w:tc>
        <w:tc>
          <w:tcPr>
            <w:tcW w:w="167" w:type="pct"/>
          </w:tcPr>
          <w:p w14:paraId="1B4DC034" w14:textId="3AD7C349" w:rsidR="005D0FED" w:rsidRPr="00292DEB" w:rsidRDefault="005D0FED" w:rsidP="00DB7CCE">
            <w:pPr>
              <w:spacing w:line="276" w:lineRule="auto"/>
              <w:rPr>
                <w:rFonts w:cs="Arial"/>
                <w:color w:val="0000FF"/>
              </w:rPr>
            </w:pPr>
            <w:r w:rsidRPr="00292DEB">
              <w:rPr>
                <w:rFonts w:cs="Arial"/>
                <w:color w:val="0000FF"/>
                <w:lang w:val="fr-FR"/>
              </w:rPr>
              <w:t>10</w:t>
            </w:r>
          </w:p>
        </w:tc>
        <w:tc>
          <w:tcPr>
            <w:tcW w:w="127" w:type="pct"/>
          </w:tcPr>
          <w:p w14:paraId="10D33CCC" w14:textId="771CCC74" w:rsidR="005D0FED" w:rsidRPr="00292DEB" w:rsidRDefault="005D0FED" w:rsidP="00DB7CCE">
            <w:pPr>
              <w:spacing w:line="276" w:lineRule="auto"/>
              <w:rPr>
                <w:rFonts w:cs="Arial"/>
                <w:color w:val="0000FF"/>
              </w:rPr>
            </w:pPr>
            <w:r w:rsidRPr="00292DEB">
              <w:rPr>
                <w:rFonts w:cs="Arial"/>
                <w:color w:val="0000FF"/>
                <w:lang w:val="fr-FR"/>
              </w:rPr>
              <w:t>29</w:t>
            </w:r>
          </w:p>
        </w:tc>
        <w:tc>
          <w:tcPr>
            <w:tcW w:w="402" w:type="pct"/>
          </w:tcPr>
          <w:p w14:paraId="26DC644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3173AF9" w14:textId="77777777" w:rsidR="005D0FED" w:rsidRPr="00292DEB" w:rsidRDefault="005D0FED" w:rsidP="00DB7CCE">
            <w:pPr>
              <w:spacing w:line="276" w:lineRule="auto"/>
              <w:rPr>
                <w:rFonts w:cs="Arial"/>
                <w:color w:val="0000FF"/>
              </w:rPr>
            </w:pPr>
          </w:p>
        </w:tc>
      </w:tr>
      <w:tr w:rsidR="005D0FED" w:rsidRPr="00292DEB" w14:paraId="730F5961" w14:textId="77777777" w:rsidTr="005D0FED">
        <w:tc>
          <w:tcPr>
            <w:tcW w:w="193" w:type="pct"/>
          </w:tcPr>
          <w:p w14:paraId="470BE0AC" w14:textId="77777777" w:rsidR="005D0FED" w:rsidRPr="00292DEB" w:rsidRDefault="005D0FED" w:rsidP="00DB7CCE">
            <w:pPr>
              <w:spacing w:line="276" w:lineRule="auto"/>
              <w:jc w:val="left"/>
              <w:rPr>
                <w:rFonts w:cs="Arial"/>
                <w:lang w:val="es-ES"/>
              </w:rPr>
            </w:pPr>
            <w:r w:rsidRPr="00292DEB">
              <w:rPr>
                <w:rFonts w:cs="Arial"/>
                <w:lang w:val="es-ES"/>
              </w:rPr>
              <w:t>EL</w:t>
            </w:r>
          </w:p>
          <w:p w14:paraId="2DB6FAEE" w14:textId="77777777" w:rsidR="005D0FED" w:rsidRPr="00292DEB" w:rsidRDefault="005D0FED" w:rsidP="00DB7CCE">
            <w:pPr>
              <w:spacing w:line="276" w:lineRule="auto"/>
              <w:jc w:val="left"/>
              <w:rPr>
                <w:rFonts w:cs="Arial"/>
                <w:lang w:val="es-ES"/>
              </w:rPr>
            </w:pPr>
            <w:r w:rsidRPr="00292DEB">
              <w:rPr>
                <w:rFonts w:cs="Arial"/>
                <w:lang w:val="es-ES"/>
              </w:rPr>
              <w:t>EL</w:t>
            </w:r>
          </w:p>
          <w:p w14:paraId="1A7060B2" w14:textId="1124945F" w:rsidR="005D0FED" w:rsidRPr="00292DEB" w:rsidRDefault="005D0FED" w:rsidP="00DB7CCE">
            <w:pPr>
              <w:spacing w:line="276" w:lineRule="auto"/>
              <w:jc w:val="left"/>
              <w:rPr>
                <w:rFonts w:cs="Arial"/>
                <w:b/>
                <w:lang w:val="es-ES"/>
              </w:rPr>
            </w:pPr>
          </w:p>
        </w:tc>
        <w:tc>
          <w:tcPr>
            <w:tcW w:w="1371" w:type="pct"/>
          </w:tcPr>
          <w:p w14:paraId="56BDA85E" w14:textId="77777777" w:rsidR="005D0FED" w:rsidRPr="00292DEB" w:rsidRDefault="005D0FED" w:rsidP="00DB7CCE">
            <w:pPr>
              <w:pStyle w:val="Normal0"/>
              <w:spacing w:before="0" w:after="0" w:line="276" w:lineRule="auto"/>
              <w:rPr>
                <w:sz w:val="15"/>
                <w:szCs w:val="15"/>
                <w:lang w:val="de-DE"/>
              </w:rPr>
            </w:pPr>
            <w:r w:rsidRPr="00292DEB">
              <w:rPr>
                <w:iCs/>
                <w:color w:val="008000"/>
                <w:sz w:val="15"/>
                <w:szCs w:val="15"/>
                <w:lang w:val="de-DE"/>
              </w:rPr>
              <w:t xml:space="preserve">Sonderbeihilfe für gefährdete Gruppen </w:t>
            </w:r>
            <w:r w:rsidRPr="00292DEB">
              <w:rPr>
                <w:sz w:val="15"/>
                <w:szCs w:val="15"/>
                <w:lang w:val="de-DE"/>
              </w:rPr>
              <w:t>(</w:t>
            </w:r>
            <w:proofErr w:type="spellStart"/>
            <w:r w:rsidRPr="00292DEB">
              <w:rPr>
                <w:i/>
                <w:iCs/>
                <w:color w:val="008080"/>
                <w:sz w:val="15"/>
                <w:szCs w:val="15"/>
              </w:rPr>
              <w:t>Ειδικό</w:t>
            </w:r>
            <w:proofErr w:type="spellEnd"/>
            <w:r w:rsidRPr="00292DEB">
              <w:rPr>
                <w:i/>
                <w:iCs/>
                <w:color w:val="008080"/>
                <w:sz w:val="15"/>
                <w:szCs w:val="15"/>
                <w:lang w:val="de-DE"/>
              </w:rPr>
              <w:t xml:space="preserve"> </w:t>
            </w:r>
            <w:proofErr w:type="spellStart"/>
            <w:r w:rsidRPr="00292DEB">
              <w:rPr>
                <w:i/>
                <w:iCs/>
                <w:color w:val="008080"/>
                <w:sz w:val="15"/>
                <w:szCs w:val="15"/>
              </w:rPr>
              <w:t>Βοήθημ</w:t>
            </w:r>
            <w:proofErr w:type="spellEnd"/>
            <w:r w:rsidRPr="00292DEB">
              <w:rPr>
                <w:i/>
                <w:iCs/>
                <w:color w:val="008080"/>
                <w:sz w:val="15"/>
                <w:szCs w:val="15"/>
              </w:rPr>
              <w:t>α</w:t>
            </w:r>
            <w:r w:rsidRPr="00292DEB">
              <w:rPr>
                <w:i/>
                <w:iCs/>
                <w:color w:val="008080"/>
                <w:sz w:val="15"/>
                <w:szCs w:val="15"/>
                <w:lang w:val="de-DE"/>
              </w:rPr>
              <w:t xml:space="preserve"> </w:t>
            </w:r>
            <w:r w:rsidRPr="00292DEB">
              <w:rPr>
                <w:i/>
                <w:iCs/>
                <w:color w:val="008080"/>
                <w:sz w:val="15"/>
                <w:szCs w:val="15"/>
              </w:rPr>
              <w:t>Ευάλωτων</w:t>
            </w:r>
            <w:r w:rsidRPr="00292DEB">
              <w:rPr>
                <w:i/>
                <w:iCs/>
                <w:color w:val="008080"/>
                <w:sz w:val="15"/>
                <w:szCs w:val="15"/>
                <w:lang w:val="de-DE"/>
              </w:rPr>
              <w:t xml:space="preserve"> </w:t>
            </w:r>
            <w:r w:rsidRPr="00292DEB">
              <w:rPr>
                <w:i/>
                <w:iCs/>
                <w:color w:val="008080"/>
                <w:sz w:val="15"/>
                <w:szCs w:val="15"/>
              </w:rPr>
              <w:t>Ομάδων</w:t>
            </w:r>
            <w:r w:rsidRPr="00292DEB">
              <w:rPr>
                <w:sz w:val="15"/>
                <w:szCs w:val="15"/>
                <w:lang w:val="de-DE"/>
              </w:rPr>
              <w:t>):</w:t>
            </w:r>
          </w:p>
          <w:p w14:paraId="44F0FC1C" w14:textId="77777777" w:rsidR="005D0FED" w:rsidRPr="00292DEB" w:rsidRDefault="005D0FED" w:rsidP="00DB7CCE">
            <w:pPr>
              <w:pStyle w:val="Normal0"/>
              <w:spacing w:before="0" w:after="0" w:line="276" w:lineRule="auto"/>
              <w:rPr>
                <w:sz w:val="15"/>
                <w:szCs w:val="15"/>
                <w:lang w:val="de-DE"/>
              </w:rPr>
            </w:pPr>
            <w:r w:rsidRPr="00292DEB">
              <w:rPr>
                <w:sz w:val="15"/>
                <w:szCs w:val="15"/>
                <w:lang w:val="de-DE"/>
              </w:rPr>
              <w:t xml:space="preserve">Das </w:t>
            </w:r>
            <w:r w:rsidRPr="00292DEB">
              <w:rPr>
                <w:rFonts w:eastAsia="Calibri"/>
                <w:sz w:val="15"/>
                <w:szCs w:val="15"/>
                <w:lang w:val="de-DE"/>
              </w:rPr>
              <w:t>jährliche Familiengesamteinkommen des vergangenen Steuerjahres sollte folgende Beträge nicht übersteigen</w:t>
            </w:r>
            <w:r w:rsidRPr="00292DEB">
              <w:rPr>
                <w:sz w:val="15"/>
                <w:szCs w:val="15"/>
                <w:lang w:val="de-DE"/>
              </w:rPr>
              <w:t>:</w:t>
            </w:r>
          </w:p>
          <w:p w14:paraId="6C048F77" w14:textId="77777777" w:rsidR="005D0FED" w:rsidRPr="00292DEB" w:rsidRDefault="005D0FED" w:rsidP="00DB7CCE">
            <w:pPr>
              <w:pStyle w:val="ListParagraph"/>
              <w:numPr>
                <w:ilvl w:val="0"/>
                <w:numId w:val="99"/>
              </w:numPr>
              <w:spacing w:after="0"/>
              <w:ind w:left="0" w:firstLine="0"/>
              <w:rPr>
                <w:rFonts w:ascii="Arial" w:hAnsi="Arial" w:cs="Arial"/>
                <w:sz w:val="15"/>
                <w:szCs w:val="15"/>
                <w:lang w:val="de-DE"/>
              </w:rPr>
            </w:pPr>
            <w:r w:rsidRPr="00292DEB">
              <w:rPr>
                <w:rFonts w:ascii="Arial" w:hAnsi="Arial" w:cs="Arial"/>
                <w:color w:val="FF00FF"/>
                <w:sz w:val="15"/>
                <w:szCs w:val="15"/>
                <w:lang w:val="de-DE"/>
              </w:rPr>
              <w:t>€16.000</w:t>
            </w:r>
            <w:r w:rsidRPr="00292DEB">
              <w:rPr>
                <w:rFonts w:ascii="Arial" w:hAnsi="Arial" w:cs="Arial"/>
                <w:sz w:val="15"/>
                <w:szCs w:val="15"/>
                <w:lang w:val="de-DE"/>
              </w:rPr>
              <w:t xml:space="preserve"> für unverheiratete oder verwitwete Personen ohne Unterhaltsberechtigte;</w:t>
            </w:r>
          </w:p>
          <w:p w14:paraId="0600CB82" w14:textId="77777777" w:rsidR="005D0FED" w:rsidRPr="00292DEB" w:rsidRDefault="005D0FED" w:rsidP="00DB7CCE">
            <w:pPr>
              <w:pStyle w:val="ListParagraph"/>
              <w:numPr>
                <w:ilvl w:val="0"/>
                <w:numId w:val="99"/>
              </w:numPr>
              <w:spacing w:after="0"/>
              <w:ind w:left="0" w:firstLine="0"/>
              <w:jc w:val="both"/>
              <w:rPr>
                <w:rFonts w:ascii="Arial" w:hAnsi="Arial" w:cs="Arial"/>
                <w:sz w:val="15"/>
                <w:szCs w:val="15"/>
                <w:lang w:val="de-DE"/>
              </w:rPr>
            </w:pPr>
            <w:r w:rsidRPr="00292DEB">
              <w:rPr>
                <w:rFonts w:ascii="Arial" w:hAnsi="Arial" w:cs="Arial"/>
                <w:color w:val="FF00FF"/>
                <w:sz w:val="15"/>
                <w:szCs w:val="15"/>
                <w:lang w:val="de-DE"/>
              </w:rPr>
              <w:t>€16.000</w:t>
            </w:r>
            <w:r w:rsidRPr="00292DEB">
              <w:rPr>
                <w:rFonts w:ascii="Arial" w:hAnsi="Arial" w:cs="Arial"/>
                <w:sz w:val="15"/>
                <w:szCs w:val="15"/>
                <w:lang w:val="de-DE"/>
              </w:rPr>
              <w:t xml:space="preserve"> für geschiedene/getrennt lebende Personen (erhöht um </w:t>
            </w:r>
            <w:r w:rsidRPr="00292DEB">
              <w:rPr>
                <w:rFonts w:ascii="Arial" w:hAnsi="Arial" w:cs="Arial"/>
                <w:color w:val="FF00FF"/>
                <w:sz w:val="15"/>
                <w:szCs w:val="15"/>
                <w:lang w:val="de-DE"/>
              </w:rPr>
              <w:t>€5.000</w:t>
            </w:r>
            <w:r w:rsidRPr="00292DEB">
              <w:rPr>
                <w:rFonts w:ascii="Arial" w:hAnsi="Arial" w:cs="Arial"/>
                <w:sz w:val="15"/>
                <w:szCs w:val="15"/>
                <w:lang w:val="de-DE"/>
              </w:rPr>
              <w:t xml:space="preserve"> für jedes Kind);</w:t>
            </w:r>
          </w:p>
          <w:p w14:paraId="678BF6B1" w14:textId="77777777" w:rsidR="005D0FED" w:rsidRPr="00292DEB" w:rsidRDefault="005D0FED" w:rsidP="00DB7CCE">
            <w:pPr>
              <w:pStyle w:val="ListParagraph"/>
              <w:numPr>
                <w:ilvl w:val="0"/>
                <w:numId w:val="99"/>
              </w:numPr>
              <w:spacing w:after="0"/>
              <w:ind w:left="0" w:firstLine="0"/>
              <w:jc w:val="both"/>
              <w:rPr>
                <w:rFonts w:ascii="Arial" w:hAnsi="Arial" w:cs="Arial"/>
                <w:sz w:val="15"/>
                <w:szCs w:val="15"/>
                <w:lang w:val="de-DE"/>
              </w:rPr>
            </w:pPr>
            <w:r w:rsidRPr="00292DEB">
              <w:rPr>
                <w:rFonts w:ascii="Arial" w:hAnsi="Arial" w:cs="Arial"/>
                <w:color w:val="FF00FF"/>
                <w:sz w:val="15"/>
                <w:szCs w:val="15"/>
                <w:lang w:val="de-DE"/>
              </w:rPr>
              <w:t>€24.000</w:t>
            </w:r>
            <w:r w:rsidRPr="00292DEB">
              <w:rPr>
                <w:rFonts w:ascii="Arial" w:hAnsi="Arial" w:cs="Arial"/>
                <w:sz w:val="15"/>
                <w:szCs w:val="15"/>
                <w:lang w:val="de-DE"/>
              </w:rPr>
              <w:t xml:space="preserve"> für verheiratete Paare/eingetragene Lebenspartnerschaften (erhöht um </w:t>
            </w:r>
            <w:r w:rsidRPr="00292DEB">
              <w:rPr>
                <w:rFonts w:ascii="Arial" w:hAnsi="Arial" w:cs="Arial"/>
                <w:color w:val="FF00FF"/>
                <w:sz w:val="15"/>
                <w:szCs w:val="15"/>
                <w:lang w:val="de-DE"/>
              </w:rPr>
              <w:t>€5.000</w:t>
            </w:r>
            <w:r w:rsidRPr="00292DEB">
              <w:rPr>
                <w:rFonts w:ascii="Arial" w:hAnsi="Arial" w:cs="Arial"/>
                <w:sz w:val="15"/>
                <w:szCs w:val="15"/>
                <w:lang w:val="de-DE"/>
              </w:rPr>
              <w:t xml:space="preserve"> für jedes Kind);</w:t>
            </w:r>
          </w:p>
          <w:p w14:paraId="7F83D48A" w14:textId="77777777" w:rsidR="005D0FED" w:rsidRPr="00292DEB" w:rsidRDefault="005D0FED" w:rsidP="00DB7CCE">
            <w:pPr>
              <w:pStyle w:val="ListParagraph"/>
              <w:numPr>
                <w:ilvl w:val="0"/>
                <w:numId w:val="99"/>
              </w:numPr>
              <w:spacing w:after="0"/>
              <w:ind w:left="0" w:firstLine="0"/>
              <w:jc w:val="both"/>
              <w:rPr>
                <w:rFonts w:ascii="Arial" w:hAnsi="Arial" w:cs="Arial"/>
                <w:sz w:val="15"/>
                <w:szCs w:val="15"/>
                <w:lang w:val="de-DE"/>
              </w:rPr>
            </w:pPr>
            <w:r w:rsidRPr="00292DEB">
              <w:rPr>
                <w:rFonts w:ascii="Arial" w:hAnsi="Arial" w:cs="Arial"/>
                <w:color w:val="FF00FF"/>
                <w:sz w:val="15"/>
                <w:szCs w:val="15"/>
                <w:lang w:val="de-DE"/>
              </w:rPr>
              <w:t>€29.000</w:t>
            </w:r>
            <w:r w:rsidRPr="00292DEB">
              <w:rPr>
                <w:rFonts w:ascii="Arial" w:hAnsi="Arial" w:cs="Arial"/>
                <w:sz w:val="15"/>
                <w:szCs w:val="15"/>
                <w:lang w:val="de-DE"/>
              </w:rPr>
              <w:t xml:space="preserve"> für Famiien von Alleinerziehenden (erhöht um </w:t>
            </w:r>
            <w:r w:rsidRPr="00292DEB">
              <w:rPr>
                <w:rFonts w:ascii="Arial" w:hAnsi="Arial" w:cs="Arial"/>
                <w:color w:val="FF00FF"/>
                <w:sz w:val="15"/>
                <w:szCs w:val="15"/>
                <w:lang w:val="de-DE"/>
              </w:rPr>
              <w:t>€5.000</w:t>
            </w:r>
            <w:r w:rsidRPr="00292DEB">
              <w:rPr>
                <w:rFonts w:ascii="Arial" w:hAnsi="Arial" w:cs="Arial"/>
                <w:sz w:val="15"/>
                <w:szCs w:val="15"/>
                <w:lang w:val="de-DE"/>
              </w:rPr>
              <w:t xml:space="preserve"> für jedes weitere Kind nach dem ersten Kind).</w:t>
            </w:r>
          </w:p>
          <w:p w14:paraId="7F7DB614" w14:textId="77777777" w:rsidR="005D0FED" w:rsidRPr="00292DEB" w:rsidRDefault="005D0FED" w:rsidP="00DB7CCE">
            <w:pPr>
              <w:widowControl w:val="0"/>
              <w:spacing w:line="276" w:lineRule="auto"/>
              <w:rPr>
                <w:rFonts w:cs="Arial"/>
              </w:rPr>
            </w:pPr>
            <w:r w:rsidRPr="00292DEB">
              <w:rPr>
                <w:rFonts w:cs="Arial"/>
              </w:rPr>
              <w:t>Darüber hinaus sollte die Höhe des gesamten Bruttoeinkommens aus unternehmerischer Tätigkeit, das alle Familienmitglieder (Ehepartner, unterhaltsberechtigte Kinder) betrifft</w:t>
            </w:r>
            <w:r w:rsidRPr="00292DEB">
              <w:rPr>
                <w:rFonts w:cs="Arial"/>
                <w:color w:val="FF00FF"/>
              </w:rPr>
              <w:t>, €80.000</w:t>
            </w:r>
            <w:r w:rsidRPr="00292DEB">
              <w:rPr>
                <w:rFonts w:cs="Arial"/>
              </w:rPr>
              <w:t xml:space="preserve"> pro Jahr nicht überschreiten, unabhängig davon, ob der Antrag von Nichtunternehmern gestellt wird.</w:t>
            </w:r>
          </w:p>
          <w:p w14:paraId="14BF1887" w14:textId="77777777" w:rsidR="005D0FED" w:rsidRPr="00292DEB" w:rsidRDefault="005D0FED" w:rsidP="00DB7CCE">
            <w:pPr>
              <w:spacing w:line="276" w:lineRule="auto"/>
              <w:rPr>
                <w:rFonts w:cs="Arial"/>
                <w:iCs/>
              </w:rPr>
            </w:pPr>
            <w:r w:rsidRPr="00292DEB">
              <w:rPr>
                <w:rFonts w:cs="Arial"/>
                <w:iCs/>
              </w:rPr>
              <w:t xml:space="preserve">Es gibt keine Unterstützung, wenn die Mittel einer Person den Höchstbetrag übersteigen. </w:t>
            </w:r>
          </w:p>
          <w:p w14:paraId="593E6D05" w14:textId="14886548" w:rsidR="005D0FED" w:rsidRPr="00292DEB" w:rsidRDefault="005D0FED" w:rsidP="00DB7CCE">
            <w:pPr>
              <w:spacing w:line="276" w:lineRule="auto"/>
              <w:rPr>
                <w:rFonts w:cs="Arial"/>
              </w:rPr>
            </w:pPr>
          </w:p>
        </w:tc>
        <w:tc>
          <w:tcPr>
            <w:tcW w:w="1370" w:type="pct"/>
          </w:tcPr>
          <w:p w14:paraId="021C9EE1" w14:textId="77777777" w:rsidR="005D0FED" w:rsidRPr="00292DEB" w:rsidRDefault="005D0FED" w:rsidP="00DB7CCE">
            <w:pPr>
              <w:tabs>
                <w:tab w:val="left" w:pos="113"/>
              </w:tabs>
              <w:spacing w:line="276" w:lineRule="auto"/>
              <w:rPr>
                <w:rFonts w:cs="Arial"/>
                <w:lang w:val="fr-FR"/>
              </w:rPr>
            </w:pP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p>
          <w:p w14:paraId="1F07DB2F" w14:textId="77777777" w:rsidR="005D0FED" w:rsidRPr="00292DEB" w:rsidRDefault="005D0FED" w:rsidP="00DB7CCE">
            <w:pPr>
              <w:spacing w:line="276" w:lineRule="auto"/>
              <w:rPr>
                <w:rFonts w:cs="Arial"/>
                <w:lang w:val="fr-BE"/>
              </w:rPr>
            </w:pPr>
            <w:r w:rsidRPr="00292DEB">
              <w:rPr>
                <w:rFonts w:cs="Arial"/>
                <w:lang w:val="fr-BE"/>
              </w:rPr>
              <w:t xml:space="preserve">Le revenu annuel totale de la famille de l’année </w:t>
            </w:r>
            <w:proofErr w:type="spellStart"/>
            <w:r w:rsidRPr="00292DEB">
              <w:rPr>
                <w:rFonts w:cs="Arial"/>
                <w:lang w:val="fr-BE"/>
              </w:rPr>
              <w:t>fiscaleprécédente</w:t>
            </w:r>
            <w:proofErr w:type="spellEnd"/>
            <w:r w:rsidRPr="00292DEB">
              <w:rPr>
                <w:rFonts w:cs="Arial"/>
                <w:lang w:val="fr-BE"/>
              </w:rPr>
              <w:t xml:space="preserve"> ne doit pas dépasser:</w:t>
            </w:r>
          </w:p>
          <w:p w14:paraId="0B704B75" w14:textId="77777777" w:rsidR="005D0FED" w:rsidRPr="00292DEB" w:rsidRDefault="005D0FED" w:rsidP="00DB7CCE">
            <w:pPr>
              <w:pStyle w:val="ListParagraph"/>
              <w:numPr>
                <w:ilvl w:val="0"/>
                <w:numId w:val="100"/>
              </w:numPr>
              <w:spacing w:after="0"/>
              <w:rPr>
                <w:rFonts w:ascii="Arial" w:hAnsi="Arial" w:cs="Arial"/>
                <w:sz w:val="15"/>
                <w:szCs w:val="15"/>
                <w:lang w:val="fr-BE"/>
              </w:rPr>
            </w:pPr>
            <w:r w:rsidRPr="00292DEB">
              <w:rPr>
                <w:rFonts w:ascii="Arial" w:hAnsi="Arial" w:cs="Arial"/>
                <w:color w:val="FF00FF"/>
                <w:sz w:val="15"/>
                <w:szCs w:val="15"/>
                <w:lang w:val="fr-BE"/>
              </w:rPr>
              <w:t>€16.000</w:t>
            </w:r>
            <w:r w:rsidRPr="00292DEB">
              <w:rPr>
                <w:rFonts w:ascii="Arial" w:hAnsi="Arial" w:cs="Arial"/>
                <w:sz w:val="15"/>
                <w:szCs w:val="15"/>
                <w:lang w:val="fr-BE"/>
              </w:rPr>
              <w:t xml:space="preserve"> pour les personnes non mariées ou veuves sans personnes à charge;</w:t>
            </w:r>
          </w:p>
          <w:p w14:paraId="6E0B8684" w14:textId="77777777" w:rsidR="005D0FED" w:rsidRPr="00292DEB" w:rsidRDefault="005D0FED" w:rsidP="00DB7CCE">
            <w:pPr>
              <w:numPr>
                <w:ilvl w:val="0"/>
                <w:numId w:val="100"/>
              </w:numPr>
              <w:spacing w:line="276" w:lineRule="auto"/>
              <w:rPr>
                <w:rFonts w:cs="Arial"/>
                <w:lang w:val="fr-BE"/>
              </w:rPr>
            </w:pPr>
            <w:r w:rsidRPr="00292DEB">
              <w:rPr>
                <w:rFonts w:cs="Arial"/>
                <w:color w:val="FF00FF"/>
                <w:lang w:val="fr-BE"/>
              </w:rPr>
              <w:t>€16.000</w:t>
            </w:r>
            <w:r w:rsidRPr="00292DEB">
              <w:rPr>
                <w:rFonts w:cs="Arial"/>
                <w:lang w:val="fr-BE"/>
              </w:rPr>
              <w:t xml:space="preserve"> pour les personnes divorcées/séparées (majorés de </w:t>
            </w:r>
            <w:r w:rsidRPr="00292DEB">
              <w:rPr>
                <w:rFonts w:cs="Arial"/>
                <w:color w:val="FF00FF"/>
                <w:lang w:val="fr-BE"/>
              </w:rPr>
              <w:t>€5.000</w:t>
            </w:r>
            <w:r w:rsidRPr="00292DEB">
              <w:rPr>
                <w:rFonts w:cs="Arial"/>
                <w:lang w:val="fr-BE"/>
              </w:rPr>
              <w:t xml:space="preserve"> par enfant);</w:t>
            </w:r>
          </w:p>
          <w:p w14:paraId="4B346CF0" w14:textId="77777777" w:rsidR="005D0FED" w:rsidRPr="00292DEB" w:rsidRDefault="005D0FED" w:rsidP="00DB7CCE">
            <w:pPr>
              <w:numPr>
                <w:ilvl w:val="0"/>
                <w:numId w:val="100"/>
              </w:numPr>
              <w:spacing w:line="276" w:lineRule="auto"/>
              <w:rPr>
                <w:rFonts w:cs="Arial"/>
                <w:lang w:val="fr-BE"/>
              </w:rPr>
            </w:pPr>
            <w:r w:rsidRPr="00292DEB">
              <w:rPr>
                <w:rFonts w:cs="Arial"/>
                <w:color w:val="FF00FF"/>
                <w:lang w:val="fr-BE"/>
              </w:rPr>
              <w:t>€24.000</w:t>
            </w:r>
            <w:r w:rsidRPr="00292DEB">
              <w:rPr>
                <w:rFonts w:cs="Arial"/>
                <w:lang w:val="fr-BE"/>
              </w:rPr>
              <w:t xml:space="preserve"> pour les couples mariés/les cohabitants (majorés de </w:t>
            </w:r>
            <w:r w:rsidRPr="00292DEB">
              <w:rPr>
                <w:rFonts w:cs="Arial"/>
                <w:color w:val="FF00FF"/>
                <w:lang w:val="fr-BE"/>
              </w:rPr>
              <w:t>€5.000</w:t>
            </w:r>
            <w:r w:rsidRPr="00292DEB">
              <w:rPr>
                <w:rFonts w:cs="Arial"/>
                <w:lang w:val="fr-BE"/>
              </w:rPr>
              <w:t xml:space="preserve"> par enfant);</w:t>
            </w:r>
          </w:p>
          <w:p w14:paraId="35441E1C" w14:textId="77777777" w:rsidR="005D0FED" w:rsidRPr="00292DEB" w:rsidRDefault="005D0FED" w:rsidP="00DB7CCE">
            <w:pPr>
              <w:numPr>
                <w:ilvl w:val="0"/>
                <w:numId w:val="100"/>
              </w:numPr>
              <w:spacing w:line="276" w:lineRule="auto"/>
              <w:rPr>
                <w:rFonts w:cs="Arial"/>
                <w:lang w:val="fr-BE"/>
              </w:rPr>
            </w:pPr>
            <w:r w:rsidRPr="00292DEB">
              <w:rPr>
                <w:rFonts w:cs="Arial"/>
                <w:color w:val="FF00FF"/>
                <w:lang w:val="fr-BE"/>
              </w:rPr>
              <w:t>€29.000</w:t>
            </w:r>
            <w:r w:rsidRPr="00292DEB">
              <w:rPr>
                <w:rFonts w:cs="Arial"/>
                <w:lang w:val="fr-BE"/>
              </w:rPr>
              <w:t xml:space="preserve"> pour une famille monoparentale (majorés de </w:t>
            </w:r>
            <w:r w:rsidRPr="00292DEB">
              <w:rPr>
                <w:rFonts w:cs="Arial"/>
                <w:color w:val="FF00FF"/>
                <w:lang w:val="fr-BE"/>
              </w:rPr>
              <w:t>€5.000</w:t>
            </w:r>
            <w:r w:rsidRPr="00292DEB">
              <w:rPr>
                <w:rFonts w:cs="Arial"/>
                <w:lang w:val="fr-BE"/>
              </w:rPr>
              <w:t xml:space="preserve"> par enfant à partir du deuxième enfant).</w:t>
            </w:r>
          </w:p>
          <w:p w14:paraId="1143F9BB" w14:textId="77777777" w:rsidR="005D0FED" w:rsidRPr="00292DEB" w:rsidRDefault="005D0FED" w:rsidP="00DB7CCE">
            <w:pPr>
              <w:spacing w:line="276" w:lineRule="auto"/>
              <w:rPr>
                <w:rFonts w:cs="Arial"/>
                <w:lang w:val="fr-BE"/>
              </w:rPr>
            </w:pPr>
            <w:r w:rsidRPr="00292DEB">
              <w:rPr>
                <w:rFonts w:cs="Arial"/>
                <w:lang w:val="fr-BE"/>
              </w:rPr>
              <w:t>En outre, le montant du revenu brut total de l’activité commerciale, qui concerne tous les membres de la famille (conjoint, enfants dépendants) ne doit pas dépasser</w:t>
            </w:r>
            <w:r w:rsidRPr="00292DEB">
              <w:rPr>
                <w:rFonts w:eastAsia="Calibri" w:cs="Arial"/>
                <w:lang w:val="fr-BE"/>
              </w:rPr>
              <w:t xml:space="preserve"> </w:t>
            </w:r>
            <w:r w:rsidRPr="00292DEB">
              <w:rPr>
                <w:rFonts w:eastAsia="Arial" w:cs="Arial"/>
                <w:color w:val="FF00FF"/>
                <w:lang w:val="fr-BE"/>
              </w:rPr>
              <w:t xml:space="preserve">€80.000 </w:t>
            </w:r>
            <w:r w:rsidRPr="00292DEB">
              <w:rPr>
                <w:rFonts w:eastAsia="Calibri" w:cs="Arial"/>
                <w:lang w:val="fr-BE"/>
              </w:rPr>
              <w:t>par an, même si la demande est déposée par des personnes n’étant pas des entrepreneurs.</w:t>
            </w:r>
          </w:p>
          <w:p w14:paraId="77D04170" w14:textId="77777777" w:rsidR="005D0FED" w:rsidRPr="00292DEB" w:rsidRDefault="005D0FED" w:rsidP="00DB7CCE">
            <w:pPr>
              <w:spacing w:line="276" w:lineRule="auto"/>
              <w:rPr>
                <w:rFonts w:cs="Arial"/>
                <w:lang w:val="fr-BE"/>
              </w:rPr>
            </w:pPr>
            <w:r w:rsidRPr="00292DEB">
              <w:rPr>
                <w:rFonts w:cs="Arial"/>
                <w:lang w:val="fr-BE"/>
              </w:rPr>
              <w:t>Pas d’aide si les moyens de la personne dépassent un plafond maximal.</w:t>
            </w:r>
          </w:p>
          <w:p w14:paraId="6BAC38A6" w14:textId="371B0C39" w:rsidR="005D0FED" w:rsidRPr="00292DEB" w:rsidRDefault="005D0FED" w:rsidP="00DB7CCE">
            <w:pPr>
              <w:spacing w:line="276" w:lineRule="auto"/>
              <w:rPr>
                <w:rFonts w:cs="Arial"/>
                <w:lang w:val="fr-BE"/>
              </w:rPr>
            </w:pPr>
          </w:p>
        </w:tc>
        <w:tc>
          <w:tcPr>
            <w:tcW w:w="1370" w:type="pct"/>
          </w:tcPr>
          <w:p w14:paraId="4B02D710"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E-X-30-EL</w:t>
            </w:r>
          </w:p>
          <w:p w14:paraId="47015E19" w14:textId="77777777" w:rsidR="005D0FED" w:rsidRPr="00292DEB" w:rsidRDefault="005D0FED" w:rsidP="00DB7CCE">
            <w:pPr>
              <w:widowControl w:val="0"/>
              <w:rPr>
                <w:rFonts w:cs="Arial"/>
                <w:lang w:val="fr-BE"/>
              </w:rPr>
            </w:pPr>
            <w:r w:rsidRPr="00292DEB">
              <w:rPr>
                <w:rFonts w:cs="Arial"/>
                <w:color w:val="008000"/>
                <w:lang w:val="fr-BE"/>
              </w:rPr>
              <w:t xml:space="preserve">Special Assistance of </w:t>
            </w:r>
            <w:proofErr w:type="spellStart"/>
            <w:r w:rsidRPr="00292DEB">
              <w:rPr>
                <w:rFonts w:cs="Arial"/>
                <w:color w:val="008000"/>
                <w:lang w:val="fr-BE"/>
              </w:rPr>
              <w:t>Vulnerable</w:t>
            </w:r>
            <w:proofErr w:type="spellEnd"/>
            <w:r w:rsidRPr="00292DEB">
              <w:rPr>
                <w:rFonts w:cs="Arial"/>
                <w:color w:val="008000"/>
                <w:lang w:val="fr-BE"/>
              </w:rPr>
              <w:t xml:space="preserve"> Groups</w:t>
            </w:r>
            <w:r w:rsidRPr="00292DEB">
              <w:rPr>
                <w:rFonts w:cs="Arial"/>
                <w:lang w:val="fr-BE"/>
              </w:rPr>
              <w:t xml:space="preserve"> (</w:t>
            </w:r>
            <w:r w:rsidRPr="00292DEB">
              <w:rPr>
                <w:rFonts w:cs="Arial"/>
                <w:i/>
                <w:iCs/>
                <w:color w:val="008080"/>
              </w:rPr>
              <w:t>Ειδικό</w:t>
            </w:r>
            <w:r w:rsidRPr="00292DEB">
              <w:rPr>
                <w:rFonts w:cs="Arial"/>
                <w:i/>
                <w:iCs/>
                <w:color w:val="008080"/>
                <w:lang w:val="fr-BE"/>
              </w:rPr>
              <w:t xml:space="preserve"> </w:t>
            </w:r>
            <w:r w:rsidRPr="00292DEB">
              <w:rPr>
                <w:rFonts w:cs="Arial"/>
                <w:i/>
                <w:iCs/>
                <w:color w:val="008080"/>
              </w:rPr>
              <w:t>Βοήθημα</w:t>
            </w:r>
            <w:r w:rsidRPr="00292DEB">
              <w:rPr>
                <w:rFonts w:cs="Arial"/>
                <w:i/>
                <w:iCs/>
                <w:color w:val="008080"/>
                <w:lang w:val="fr-BE"/>
              </w:rPr>
              <w:t xml:space="preserve"> </w:t>
            </w:r>
            <w:r w:rsidRPr="00292DEB">
              <w:rPr>
                <w:rFonts w:cs="Arial"/>
                <w:i/>
                <w:iCs/>
                <w:color w:val="008080"/>
              </w:rPr>
              <w:t>Ευάλωτων</w:t>
            </w:r>
            <w:r w:rsidRPr="00292DEB">
              <w:rPr>
                <w:rFonts w:cs="Arial"/>
                <w:i/>
                <w:iCs/>
                <w:color w:val="008080"/>
                <w:lang w:val="fr-BE"/>
              </w:rPr>
              <w:t xml:space="preserve"> </w:t>
            </w:r>
            <w:r w:rsidRPr="00292DEB">
              <w:rPr>
                <w:rFonts w:cs="Arial"/>
                <w:i/>
                <w:iCs/>
                <w:color w:val="008080"/>
              </w:rPr>
              <w:t>Ομάδων</w:t>
            </w:r>
            <w:r w:rsidRPr="00292DEB">
              <w:rPr>
                <w:rFonts w:cs="Arial"/>
                <w:lang w:val="fr-BE"/>
              </w:rPr>
              <w:t>):</w:t>
            </w:r>
          </w:p>
          <w:p w14:paraId="1A83C465" w14:textId="77777777" w:rsidR="005D0FED" w:rsidRPr="00292DEB" w:rsidRDefault="005D0FED" w:rsidP="00DB7CCE">
            <w:pPr>
              <w:widowControl w:val="0"/>
              <w:rPr>
                <w:rFonts w:cs="Arial"/>
                <w:lang w:val="en-GB"/>
              </w:rPr>
            </w:pPr>
            <w:r w:rsidRPr="00292DEB">
              <w:rPr>
                <w:rFonts w:cs="Arial"/>
                <w:lang w:val="en-GB"/>
              </w:rPr>
              <w:t>The total annual family income of the previous tax year should not exceed:</w:t>
            </w:r>
          </w:p>
          <w:p w14:paraId="4C120BF7" w14:textId="77777777" w:rsidR="005D0FED" w:rsidRPr="00292DEB" w:rsidRDefault="005D0FED" w:rsidP="00DB7CCE">
            <w:pPr>
              <w:widowControl w:val="0"/>
              <w:rPr>
                <w:rFonts w:cs="Arial"/>
                <w:lang w:val="en-GB"/>
              </w:rPr>
            </w:pPr>
            <w:r w:rsidRPr="00292DEB">
              <w:rPr>
                <w:rFonts w:cs="Arial"/>
                <w:lang w:val="en-GB"/>
              </w:rPr>
              <w:t xml:space="preserve">● </w:t>
            </w:r>
            <w:r w:rsidRPr="00292DEB">
              <w:rPr>
                <w:rFonts w:cs="Arial"/>
                <w:color w:val="FF00FF"/>
                <w:lang w:val="en-GB"/>
              </w:rPr>
              <w:t>€16,000</w:t>
            </w:r>
            <w:r w:rsidRPr="00292DEB">
              <w:rPr>
                <w:rFonts w:cs="Arial"/>
                <w:lang w:val="en-GB"/>
              </w:rPr>
              <w:t xml:space="preserve"> for unmarried or widowed persons without dependents;</w:t>
            </w:r>
          </w:p>
          <w:p w14:paraId="6B61E230" w14:textId="77777777" w:rsidR="005D0FED" w:rsidRPr="00292DEB" w:rsidRDefault="005D0FED" w:rsidP="00DB7CCE">
            <w:pPr>
              <w:widowControl w:val="0"/>
              <w:rPr>
                <w:rFonts w:cs="Arial"/>
                <w:lang w:val="en-GB"/>
              </w:rPr>
            </w:pPr>
            <w:r w:rsidRPr="00292DEB">
              <w:rPr>
                <w:rFonts w:cs="Arial"/>
                <w:lang w:val="en-GB"/>
              </w:rPr>
              <w:t xml:space="preserve">● </w:t>
            </w:r>
            <w:r w:rsidRPr="00292DEB">
              <w:rPr>
                <w:rFonts w:cs="Arial"/>
                <w:color w:val="FF00FF"/>
                <w:lang w:val="en-GB"/>
              </w:rPr>
              <w:t>€16,000</w:t>
            </w:r>
            <w:r w:rsidRPr="00292DEB">
              <w:rPr>
                <w:rFonts w:cs="Arial"/>
                <w:lang w:val="en-GB"/>
              </w:rPr>
              <w:t xml:space="preserve"> for divorced/separated persons (increased by </w:t>
            </w:r>
            <w:r w:rsidRPr="00292DEB">
              <w:rPr>
                <w:rFonts w:cs="Arial"/>
                <w:color w:val="FF00FF"/>
                <w:lang w:val="en-GB"/>
              </w:rPr>
              <w:t>€5,000</w:t>
            </w:r>
            <w:r w:rsidRPr="00292DEB">
              <w:rPr>
                <w:rFonts w:cs="Arial"/>
                <w:lang w:val="en-GB"/>
              </w:rPr>
              <w:t xml:space="preserve"> for each child);</w:t>
            </w:r>
          </w:p>
          <w:p w14:paraId="252F3503" w14:textId="77777777" w:rsidR="005D0FED" w:rsidRPr="00292DEB" w:rsidRDefault="005D0FED" w:rsidP="00DB7CCE">
            <w:pPr>
              <w:widowControl w:val="0"/>
              <w:rPr>
                <w:rFonts w:cs="Arial"/>
                <w:lang w:val="en-GB"/>
              </w:rPr>
            </w:pPr>
            <w:r w:rsidRPr="00292DEB">
              <w:rPr>
                <w:rFonts w:cs="Arial"/>
                <w:lang w:val="en-GB"/>
              </w:rPr>
              <w:t xml:space="preserve">● </w:t>
            </w:r>
            <w:r w:rsidRPr="00292DEB">
              <w:rPr>
                <w:rFonts w:cs="Arial"/>
                <w:color w:val="FF00FF"/>
                <w:lang w:val="en-GB"/>
              </w:rPr>
              <w:t>€24,000</w:t>
            </w:r>
            <w:r w:rsidRPr="00292DEB">
              <w:rPr>
                <w:rFonts w:cs="Arial"/>
                <w:lang w:val="en-GB"/>
              </w:rPr>
              <w:t xml:space="preserve"> for married couples/parties of an agreed cohabitation (increased by </w:t>
            </w:r>
            <w:r w:rsidRPr="00292DEB">
              <w:rPr>
                <w:rFonts w:cs="Arial"/>
                <w:color w:val="FF00FF"/>
                <w:lang w:val="en-GB"/>
              </w:rPr>
              <w:t>€5,000</w:t>
            </w:r>
            <w:r w:rsidRPr="00292DEB">
              <w:rPr>
                <w:rFonts w:cs="Arial"/>
                <w:lang w:val="en-GB"/>
              </w:rPr>
              <w:t xml:space="preserve"> for each child);</w:t>
            </w:r>
          </w:p>
          <w:p w14:paraId="1F118B62" w14:textId="77777777" w:rsidR="005D0FED" w:rsidRPr="00292DEB" w:rsidRDefault="005D0FED" w:rsidP="00DB7CCE">
            <w:pPr>
              <w:widowControl w:val="0"/>
              <w:rPr>
                <w:rFonts w:cs="Arial"/>
                <w:lang w:val="en-GB"/>
              </w:rPr>
            </w:pPr>
            <w:r w:rsidRPr="00292DEB">
              <w:rPr>
                <w:rFonts w:cs="Arial"/>
                <w:lang w:val="en-GB"/>
              </w:rPr>
              <w:t xml:space="preserve">● </w:t>
            </w:r>
            <w:r w:rsidRPr="00292DEB">
              <w:rPr>
                <w:rFonts w:cs="Arial"/>
                <w:color w:val="FF00FF"/>
                <w:lang w:val="en-GB"/>
              </w:rPr>
              <w:t>€29,000</w:t>
            </w:r>
            <w:r w:rsidRPr="00292DEB">
              <w:rPr>
                <w:rFonts w:cs="Arial"/>
                <w:lang w:val="en-GB"/>
              </w:rPr>
              <w:t xml:space="preserve"> for a single-parent family (increased by </w:t>
            </w:r>
            <w:r w:rsidRPr="00292DEB">
              <w:rPr>
                <w:rFonts w:cs="Arial"/>
                <w:color w:val="FF00FF"/>
                <w:lang w:val="en-GB"/>
              </w:rPr>
              <w:t>€5,000</w:t>
            </w:r>
            <w:r w:rsidRPr="00292DEB">
              <w:rPr>
                <w:rFonts w:cs="Arial"/>
                <w:lang w:val="en-GB"/>
              </w:rPr>
              <w:t xml:space="preserve"> for each child after the first).</w:t>
            </w:r>
          </w:p>
          <w:p w14:paraId="7F1CF987" w14:textId="77777777" w:rsidR="005D0FED" w:rsidRPr="00292DEB" w:rsidRDefault="005D0FED" w:rsidP="00DB7CCE">
            <w:pPr>
              <w:widowControl w:val="0"/>
              <w:rPr>
                <w:rFonts w:cs="Arial"/>
                <w:lang w:val="en-GB"/>
              </w:rPr>
            </w:pPr>
            <w:r w:rsidRPr="00292DEB">
              <w:rPr>
                <w:rFonts w:cs="Arial"/>
                <w:lang w:val="en-GB"/>
              </w:rPr>
              <w:t xml:space="preserve">Additionally, the amount of the total gross income from business activity, which concerns all family members (spouse, dependent children), should not exceed </w:t>
            </w:r>
            <w:r w:rsidRPr="00292DEB">
              <w:rPr>
                <w:rFonts w:cs="Arial"/>
                <w:color w:val="FF00FF"/>
                <w:lang w:val="en-GB"/>
              </w:rPr>
              <w:t>€80,000</w:t>
            </w:r>
            <w:r w:rsidRPr="00292DEB">
              <w:rPr>
                <w:rFonts w:cs="Arial"/>
                <w:lang w:val="en-GB"/>
              </w:rPr>
              <w:t xml:space="preserve"> per year, regardless of whether the application is submitted by non-entrepreneurs.</w:t>
            </w:r>
          </w:p>
          <w:p w14:paraId="159DA276" w14:textId="77777777" w:rsidR="005D0FED" w:rsidRPr="00292DEB" w:rsidRDefault="005D0FED" w:rsidP="00DB7CCE">
            <w:pPr>
              <w:widowControl w:val="0"/>
              <w:rPr>
                <w:rFonts w:cs="Arial"/>
                <w:lang w:val="en-GB"/>
              </w:rPr>
            </w:pPr>
            <w:r w:rsidRPr="00292DEB">
              <w:rPr>
                <w:rFonts w:cs="Arial"/>
                <w:lang w:val="en-GB"/>
              </w:rPr>
              <w:t>There is no assistance if a person’s means exceeds the maximum amount.</w:t>
            </w:r>
          </w:p>
          <w:p w14:paraId="33C87DE2" w14:textId="3961DE0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D14EC72" w14:textId="399D3E51" w:rsidR="005D0FED" w:rsidRPr="00292DEB" w:rsidRDefault="005D0FED" w:rsidP="00DB7CCE">
            <w:pPr>
              <w:spacing w:line="276" w:lineRule="auto"/>
              <w:rPr>
                <w:rFonts w:cs="Arial"/>
                <w:color w:val="0000FF"/>
                <w:lang w:val="en-US"/>
              </w:rPr>
            </w:pPr>
            <w:r w:rsidRPr="00292DEB">
              <w:rPr>
                <w:rFonts w:cs="Arial"/>
                <w:color w:val="0000FF"/>
                <w:lang w:val="fr-FR"/>
              </w:rPr>
              <w:t>10</w:t>
            </w:r>
          </w:p>
        </w:tc>
        <w:tc>
          <w:tcPr>
            <w:tcW w:w="127" w:type="pct"/>
          </w:tcPr>
          <w:p w14:paraId="46BF9899" w14:textId="3A0C4662" w:rsidR="005D0FED" w:rsidRPr="00292DEB" w:rsidRDefault="005D0FED" w:rsidP="00DB7CCE">
            <w:pPr>
              <w:spacing w:line="276" w:lineRule="auto"/>
              <w:rPr>
                <w:rFonts w:cs="Arial"/>
                <w:color w:val="0000FF"/>
                <w:lang w:val="en-US"/>
              </w:rPr>
            </w:pPr>
            <w:r w:rsidRPr="00292DEB">
              <w:rPr>
                <w:rFonts w:cs="Arial"/>
                <w:color w:val="0000FF"/>
                <w:lang w:val="fr-FR"/>
              </w:rPr>
              <w:t>30</w:t>
            </w:r>
          </w:p>
        </w:tc>
        <w:tc>
          <w:tcPr>
            <w:tcW w:w="402" w:type="pct"/>
          </w:tcPr>
          <w:p w14:paraId="03F4DF5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BC30123" w14:textId="77777777" w:rsidR="005D0FED" w:rsidRPr="00292DEB" w:rsidRDefault="005D0FED" w:rsidP="00DB7CCE">
            <w:pPr>
              <w:spacing w:line="276" w:lineRule="auto"/>
              <w:rPr>
                <w:rFonts w:cs="Arial"/>
                <w:color w:val="0000FF"/>
                <w:lang w:val="en-US"/>
              </w:rPr>
            </w:pPr>
          </w:p>
        </w:tc>
      </w:tr>
      <w:tr w:rsidR="005D0FED" w:rsidRPr="00292DEB" w14:paraId="537F85A1" w14:textId="77777777" w:rsidTr="005D0FED">
        <w:tc>
          <w:tcPr>
            <w:tcW w:w="193" w:type="pct"/>
          </w:tcPr>
          <w:p w14:paraId="7EA0E117" w14:textId="77777777" w:rsidR="005D0FED" w:rsidRPr="00292DEB" w:rsidRDefault="005D0FED" w:rsidP="00DB7CCE">
            <w:pPr>
              <w:spacing w:line="276" w:lineRule="auto"/>
              <w:jc w:val="left"/>
              <w:rPr>
                <w:rFonts w:cs="Arial"/>
                <w:lang w:val="es-ES"/>
              </w:rPr>
            </w:pPr>
            <w:r w:rsidRPr="00292DEB">
              <w:rPr>
                <w:rFonts w:cs="Arial"/>
                <w:lang w:val="es-ES"/>
              </w:rPr>
              <w:t>EL</w:t>
            </w:r>
          </w:p>
          <w:p w14:paraId="7CE839F8" w14:textId="77777777" w:rsidR="005D0FED" w:rsidRPr="00292DEB" w:rsidRDefault="005D0FED" w:rsidP="00DB7CCE">
            <w:pPr>
              <w:spacing w:line="276" w:lineRule="auto"/>
              <w:jc w:val="left"/>
              <w:rPr>
                <w:rFonts w:cs="Arial"/>
                <w:lang w:val="es-ES"/>
              </w:rPr>
            </w:pPr>
            <w:r w:rsidRPr="00292DEB">
              <w:rPr>
                <w:rFonts w:cs="Arial"/>
                <w:lang w:val="es-ES"/>
              </w:rPr>
              <w:t>EL</w:t>
            </w:r>
          </w:p>
          <w:p w14:paraId="7404E0CB" w14:textId="77777777" w:rsidR="005D0FED" w:rsidRPr="00292DEB" w:rsidRDefault="005D0FED" w:rsidP="00DB7CCE">
            <w:pPr>
              <w:spacing w:line="276" w:lineRule="auto"/>
              <w:jc w:val="left"/>
              <w:rPr>
                <w:rFonts w:cs="Arial"/>
                <w:lang w:val="es-ES"/>
              </w:rPr>
            </w:pPr>
            <w:r w:rsidRPr="00292DEB">
              <w:rPr>
                <w:rFonts w:cs="Arial"/>
                <w:lang w:val="es-ES"/>
              </w:rPr>
              <w:t>EL</w:t>
            </w:r>
          </w:p>
          <w:p w14:paraId="2EE4CAE3" w14:textId="760008B2" w:rsidR="005D0FED" w:rsidRPr="00292DEB" w:rsidRDefault="005D0FED" w:rsidP="00DB7CCE">
            <w:pPr>
              <w:spacing w:line="276" w:lineRule="auto"/>
              <w:jc w:val="left"/>
              <w:rPr>
                <w:rFonts w:cs="Arial"/>
                <w:b/>
                <w:lang w:val="es-ES"/>
              </w:rPr>
            </w:pPr>
          </w:p>
        </w:tc>
        <w:tc>
          <w:tcPr>
            <w:tcW w:w="1371" w:type="pct"/>
          </w:tcPr>
          <w:p w14:paraId="0B6B62F9" w14:textId="77777777" w:rsidR="005D0FED" w:rsidRPr="00292DEB" w:rsidRDefault="005D0FED" w:rsidP="00DB7CCE">
            <w:pPr>
              <w:spacing w:line="276" w:lineRule="auto"/>
              <w:rPr>
                <w:rFonts w:cs="Arial"/>
              </w:rPr>
            </w:pPr>
            <w:r w:rsidRPr="00292DEB">
              <w:rPr>
                <w:rFonts w:cs="Arial"/>
                <w:iCs/>
                <w:color w:val="008000"/>
              </w:rPr>
              <w:t xml:space="preserve">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 xml:space="preserve">): Pauschale entsprechend </w:t>
            </w:r>
            <w:r w:rsidRPr="00292DEB">
              <w:rPr>
                <w:rFonts w:cs="Arial"/>
                <w:color w:val="C00000"/>
              </w:rPr>
              <w:t xml:space="preserve">37,5 </w:t>
            </w:r>
            <w:r w:rsidRPr="00292DEB">
              <w:rPr>
                <w:rFonts w:cs="Arial"/>
              </w:rPr>
              <w:t xml:space="preserve">Tagessätzen Arbeitslosengeld (d.h. </w:t>
            </w:r>
            <w:r w:rsidRPr="00292DEB">
              <w:rPr>
                <w:rFonts w:cs="Arial"/>
                <w:color w:val="FF00FF"/>
              </w:rPr>
              <w:t xml:space="preserve">€810,75 </w:t>
            </w:r>
            <w:r w:rsidRPr="00292DEB">
              <w:rPr>
                <w:rFonts w:cs="Arial"/>
              </w:rPr>
              <w:t>seit</w:t>
            </w:r>
            <w:r w:rsidRPr="00292DEB">
              <w:rPr>
                <w:rFonts w:cs="Arial"/>
                <w:color w:val="FF00FF"/>
              </w:rPr>
              <w:t xml:space="preserve"> </w:t>
            </w:r>
            <w:r w:rsidRPr="00292DEB">
              <w:rPr>
                <w:rFonts w:cs="Arial"/>
                <w:color w:val="C00000"/>
              </w:rPr>
              <w:t>1. April 2025</w:t>
            </w:r>
            <w:r w:rsidRPr="00292DEB">
              <w:rPr>
                <w:rFonts w:cs="Arial"/>
              </w:rPr>
              <w:t>).</w:t>
            </w:r>
          </w:p>
          <w:p w14:paraId="31C0928B" w14:textId="77777777" w:rsidR="005D0FED" w:rsidRPr="00292DEB" w:rsidRDefault="005D0FED" w:rsidP="00DB7CCE">
            <w:pPr>
              <w:spacing w:line="276" w:lineRule="auto"/>
              <w:rPr>
                <w:rFonts w:cs="Arial"/>
              </w:rPr>
            </w:pPr>
            <w:r w:rsidRPr="00292DEB">
              <w:rPr>
                <w:rFonts w:cs="Arial"/>
              </w:rPr>
              <w:lastRenderedPageBreak/>
              <w:t xml:space="preserve">Sie wird jedes Jahr um </w:t>
            </w:r>
            <w:r w:rsidRPr="00292DEB">
              <w:rPr>
                <w:rFonts w:cs="Arial"/>
                <w:color w:val="C00000"/>
              </w:rPr>
              <w:t>10%</w:t>
            </w:r>
            <w:r w:rsidRPr="00292DEB">
              <w:rPr>
                <w:rFonts w:cs="Arial"/>
              </w:rPr>
              <w:t xml:space="preserve"> für jedes Familienmitglied erhöht, das indirekt über den Antragsteller versichert ist.</w:t>
            </w:r>
          </w:p>
          <w:p w14:paraId="43C2BF27" w14:textId="77777777" w:rsidR="005D0FED" w:rsidRPr="00292DEB" w:rsidRDefault="005D0FED" w:rsidP="00DB7CCE">
            <w:pPr>
              <w:spacing w:line="276" w:lineRule="auto"/>
              <w:rPr>
                <w:rFonts w:cs="Arial"/>
              </w:rPr>
            </w:pPr>
            <w:r w:rsidRPr="00292DEB">
              <w:rPr>
                <w:rFonts w:cs="Arial"/>
              </w:rPr>
              <w:t>Keine Abweichung aufgrund anderer Faktoren.</w:t>
            </w:r>
          </w:p>
          <w:p w14:paraId="71FB09AA" w14:textId="3FF636ED" w:rsidR="005D0FED" w:rsidRPr="00292DEB" w:rsidRDefault="005D0FED" w:rsidP="00DB7CCE">
            <w:pPr>
              <w:pStyle w:val="StandardLinks"/>
              <w:spacing w:line="276" w:lineRule="auto"/>
              <w:jc w:val="both"/>
              <w:rPr>
                <w:rFonts w:cs="Arial"/>
                <w:bCs/>
              </w:rPr>
            </w:pPr>
          </w:p>
        </w:tc>
        <w:tc>
          <w:tcPr>
            <w:tcW w:w="1370" w:type="pct"/>
          </w:tcPr>
          <w:p w14:paraId="212C2126" w14:textId="77777777" w:rsidR="005D0FED" w:rsidRPr="00292DEB" w:rsidRDefault="005D0FED" w:rsidP="00DB7CCE">
            <w:pPr>
              <w:tabs>
                <w:tab w:val="left" w:pos="113"/>
              </w:tabs>
              <w:spacing w:line="276" w:lineRule="auto"/>
              <w:rPr>
                <w:rFonts w:cs="Arial"/>
                <w:lang w:val="fr-BE"/>
              </w:rPr>
            </w:pPr>
            <w:r w:rsidRPr="00292DEB">
              <w:rPr>
                <w:rFonts w:cs="Arial"/>
                <w:color w:val="008000"/>
                <w:lang w:val="fr-FR"/>
              </w:rPr>
              <w:lastRenderedPageBreak/>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 xml:space="preserve">): </w:t>
            </w:r>
            <w:r w:rsidRPr="00292DEB">
              <w:rPr>
                <w:rFonts w:cs="Arial"/>
                <w:lang w:val="fr-BE"/>
              </w:rPr>
              <w:t xml:space="preserve">montant forfaitaire égal à </w:t>
            </w:r>
            <w:r w:rsidRPr="00292DEB">
              <w:rPr>
                <w:rFonts w:cs="Arial"/>
                <w:color w:val="C00000"/>
                <w:lang w:val="fr-BE"/>
              </w:rPr>
              <w:t xml:space="preserve">37,5 </w:t>
            </w:r>
            <w:r w:rsidRPr="00292DEB">
              <w:rPr>
                <w:rFonts w:cs="Arial"/>
                <w:lang w:val="fr-BE"/>
              </w:rPr>
              <w:t xml:space="preserve">allocations journalières de chômage (par exemple </w:t>
            </w:r>
            <w:r w:rsidRPr="00292DEB">
              <w:rPr>
                <w:rFonts w:cs="Arial"/>
                <w:color w:val="FF00FF"/>
                <w:lang w:val="fr-BE"/>
              </w:rPr>
              <w:t xml:space="preserve">€810,75 </w:t>
            </w:r>
            <w:r w:rsidRPr="00292DEB">
              <w:rPr>
                <w:rFonts w:cs="Arial"/>
                <w:lang w:val="fr-BE"/>
              </w:rPr>
              <w:t xml:space="preserve">depuis le </w:t>
            </w:r>
            <w:r w:rsidRPr="00292DEB">
              <w:rPr>
                <w:rFonts w:cs="Arial"/>
                <w:color w:val="C00000"/>
                <w:lang w:val="fr-BE"/>
              </w:rPr>
              <w:t>1</w:t>
            </w:r>
            <w:r w:rsidRPr="00292DEB">
              <w:rPr>
                <w:rFonts w:cs="Arial"/>
                <w:color w:val="C00000"/>
                <w:vertAlign w:val="superscript"/>
                <w:lang w:val="fr-BE"/>
              </w:rPr>
              <w:t>er</w:t>
            </w:r>
            <w:r w:rsidRPr="00292DEB">
              <w:rPr>
                <w:rFonts w:cs="Arial"/>
                <w:color w:val="C00000"/>
                <w:lang w:val="fr-BE"/>
              </w:rPr>
              <w:t xml:space="preserve"> avril 2025</w:t>
            </w:r>
            <w:r w:rsidRPr="00292DEB">
              <w:rPr>
                <w:rFonts w:cs="Arial"/>
                <w:lang w:val="fr-BE"/>
              </w:rPr>
              <w:t>).</w:t>
            </w:r>
          </w:p>
          <w:p w14:paraId="35006A73" w14:textId="77777777" w:rsidR="005D0FED" w:rsidRPr="00292DEB" w:rsidRDefault="005D0FED" w:rsidP="00DB7CCE">
            <w:pPr>
              <w:tabs>
                <w:tab w:val="left" w:pos="113"/>
              </w:tabs>
              <w:spacing w:line="276" w:lineRule="auto"/>
              <w:rPr>
                <w:rFonts w:cs="Arial"/>
                <w:lang w:val="fr-BE"/>
              </w:rPr>
            </w:pPr>
            <w:r w:rsidRPr="00292DEB">
              <w:rPr>
                <w:rFonts w:cs="Arial"/>
                <w:lang w:val="fr-BE"/>
              </w:rPr>
              <w:lastRenderedPageBreak/>
              <w:t xml:space="preserve">Elle est augmentée de </w:t>
            </w:r>
            <w:r w:rsidRPr="00292DEB">
              <w:rPr>
                <w:rFonts w:cs="Arial"/>
                <w:color w:val="C00000"/>
                <w:lang w:val="fr-BE"/>
              </w:rPr>
              <w:t>10%</w:t>
            </w:r>
            <w:r w:rsidRPr="00292DEB">
              <w:rPr>
                <w:rFonts w:cs="Arial"/>
                <w:lang w:val="fr-BE"/>
              </w:rPr>
              <w:t xml:space="preserve"> pour chaque membre de la famille assuré indirectement par le demandeur.</w:t>
            </w:r>
          </w:p>
          <w:p w14:paraId="6C0087BB" w14:textId="77777777" w:rsidR="005D0FED" w:rsidRPr="00292DEB" w:rsidRDefault="005D0FED" w:rsidP="00DB7CCE">
            <w:pPr>
              <w:tabs>
                <w:tab w:val="left" w:pos="113"/>
              </w:tabs>
              <w:spacing w:line="276" w:lineRule="auto"/>
              <w:rPr>
                <w:rFonts w:cs="Arial"/>
                <w:lang w:val="fr-BE"/>
              </w:rPr>
            </w:pPr>
            <w:r w:rsidRPr="00292DEB">
              <w:rPr>
                <w:rFonts w:cs="Arial"/>
                <w:lang w:val="fr-BE"/>
              </w:rPr>
              <w:t>Pas de variation en fonction d’autres facteurs.</w:t>
            </w:r>
          </w:p>
          <w:p w14:paraId="22938F2F" w14:textId="4EB95A60" w:rsidR="005D0FED" w:rsidRPr="00292DEB" w:rsidRDefault="005D0FED" w:rsidP="00DB7CCE">
            <w:pPr>
              <w:pStyle w:val="StandardLinks"/>
              <w:spacing w:line="276" w:lineRule="auto"/>
              <w:jc w:val="both"/>
              <w:rPr>
                <w:rFonts w:cs="Arial"/>
                <w:bCs/>
                <w:lang w:val="fr-BE"/>
              </w:rPr>
            </w:pPr>
          </w:p>
        </w:tc>
        <w:tc>
          <w:tcPr>
            <w:tcW w:w="1370" w:type="pct"/>
          </w:tcPr>
          <w:p w14:paraId="5B6E4A6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E-X-31-EL</w:t>
            </w:r>
          </w:p>
          <w:p w14:paraId="312A3554" w14:textId="77777777" w:rsidR="005D0FED" w:rsidRPr="00292DEB" w:rsidRDefault="005D0FED" w:rsidP="00DB7CCE">
            <w:pPr>
              <w:rPr>
                <w:rFonts w:cs="Arial"/>
                <w:lang w:val="en-GB"/>
              </w:rPr>
            </w:pPr>
            <w:r w:rsidRPr="00292DEB">
              <w:rPr>
                <w:rFonts w:cs="Arial"/>
                <w:color w:val="008000"/>
                <w:lang w:val="en-GB"/>
              </w:rPr>
              <w:t>Special Assistance of Vulnerable Groups</w:t>
            </w:r>
            <w:r w:rsidRPr="00292DEB">
              <w:rPr>
                <w:rFonts w:cs="Arial"/>
                <w:lang w:val="en-GB"/>
              </w:rPr>
              <w:t xml:space="preserve"> (</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 xml:space="preserve">): lump-sum equal to </w:t>
            </w:r>
            <w:r w:rsidRPr="00292DEB">
              <w:rPr>
                <w:rFonts w:cs="Arial"/>
                <w:color w:val="C00000"/>
                <w:lang w:val="en-GB"/>
              </w:rPr>
              <w:t xml:space="preserve">37.5 </w:t>
            </w:r>
            <w:r w:rsidRPr="00292DEB">
              <w:rPr>
                <w:rFonts w:cs="Arial"/>
                <w:lang w:val="en-GB"/>
              </w:rPr>
              <w:t xml:space="preserve">daily unemployment benefits (i.e. </w:t>
            </w:r>
            <w:r w:rsidRPr="00292DEB">
              <w:rPr>
                <w:rFonts w:cs="Arial"/>
                <w:color w:val="FF00FF"/>
                <w:lang w:val="en-GB"/>
              </w:rPr>
              <w:t xml:space="preserve">€810.75 </w:t>
            </w:r>
            <w:r w:rsidRPr="00292DEB">
              <w:rPr>
                <w:rFonts w:cs="Arial"/>
                <w:lang w:val="en-GB"/>
              </w:rPr>
              <w:t xml:space="preserve">since </w:t>
            </w:r>
            <w:r w:rsidRPr="00292DEB">
              <w:rPr>
                <w:rFonts w:cs="Arial"/>
                <w:color w:val="C00000"/>
                <w:lang w:val="en-GB"/>
              </w:rPr>
              <w:t>1</w:t>
            </w:r>
            <w:r w:rsidRPr="00292DEB">
              <w:rPr>
                <w:rFonts w:cs="Arial"/>
                <w:color w:val="C00000"/>
                <w:vertAlign w:val="superscript"/>
                <w:lang w:val="en-GB"/>
              </w:rPr>
              <w:t>st</w:t>
            </w:r>
            <w:r w:rsidRPr="00292DEB">
              <w:rPr>
                <w:rFonts w:cs="Arial"/>
                <w:color w:val="C00000"/>
                <w:lang w:val="en-GB"/>
              </w:rPr>
              <w:t xml:space="preserve"> April 2025</w:t>
            </w:r>
            <w:r w:rsidRPr="00292DEB">
              <w:rPr>
                <w:rFonts w:cs="Arial"/>
                <w:lang w:val="en-GB"/>
              </w:rPr>
              <w:t>).</w:t>
            </w:r>
          </w:p>
          <w:p w14:paraId="3B4CA96A" w14:textId="77777777" w:rsidR="005D0FED" w:rsidRPr="00292DEB" w:rsidRDefault="005D0FED" w:rsidP="00DB7CCE">
            <w:pPr>
              <w:rPr>
                <w:rFonts w:cs="Arial"/>
                <w:lang w:val="en-GB"/>
              </w:rPr>
            </w:pPr>
            <w:r w:rsidRPr="00292DEB">
              <w:rPr>
                <w:rFonts w:cs="Arial"/>
                <w:lang w:val="en-GB"/>
              </w:rPr>
              <w:lastRenderedPageBreak/>
              <w:t xml:space="preserve">It is increased by </w:t>
            </w:r>
            <w:r w:rsidRPr="00292DEB">
              <w:rPr>
                <w:rFonts w:cs="Arial"/>
                <w:color w:val="C00000"/>
                <w:lang w:val="en-GB"/>
              </w:rPr>
              <w:t>10%</w:t>
            </w:r>
            <w:r w:rsidRPr="00292DEB">
              <w:rPr>
                <w:rFonts w:cs="Arial"/>
                <w:lang w:val="en-GB"/>
              </w:rPr>
              <w:t xml:space="preserve"> for each member of the family indirectly insured by the applicant. </w:t>
            </w:r>
          </w:p>
          <w:p w14:paraId="070C0F71" w14:textId="77777777" w:rsidR="005D0FED" w:rsidRPr="00292DEB" w:rsidRDefault="005D0FED" w:rsidP="00DB7CCE">
            <w:pPr>
              <w:rPr>
                <w:rFonts w:cs="Arial"/>
                <w:lang w:val="en-GB"/>
              </w:rPr>
            </w:pPr>
            <w:r w:rsidRPr="00292DEB">
              <w:rPr>
                <w:rFonts w:cs="Arial"/>
                <w:lang w:val="en-GB"/>
              </w:rPr>
              <w:t>No variation according to other factors.</w:t>
            </w:r>
          </w:p>
          <w:p w14:paraId="36D7AEC2" w14:textId="650D34D2"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4097F35" w14:textId="699710CD" w:rsidR="005D0FED" w:rsidRPr="00292DEB" w:rsidRDefault="005D0FED" w:rsidP="00DB7CCE">
            <w:pPr>
              <w:spacing w:line="276" w:lineRule="auto"/>
              <w:rPr>
                <w:rFonts w:cs="Arial"/>
                <w:color w:val="0000FF"/>
                <w:lang w:val="en-US"/>
              </w:rPr>
            </w:pPr>
            <w:r w:rsidRPr="00292DEB">
              <w:rPr>
                <w:rFonts w:cs="Arial"/>
                <w:color w:val="0000FF"/>
                <w:lang w:val="fr-FR"/>
              </w:rPr>
              <w:lastRenderedPageBreak/>
              <w:t>10</w:t>
            </w:r>
          </w:p>
        </w:tc>
        <w:tc>
          <w:tcPr>
            <w:tcW w:w="127" w:type="pct"/>
          </w:tcPr>
          <w:p w14:paraId="4B61D1D8" w14:textId="5331E422" w:rsidR="005D0FED" w:rsidRPr="00292DEB" w:rsidRDefault="005D0FED" w:rsidP="00DB7CCE">
            <w:pPr>
              <w:spacing w:line="276" w:lineRule="auto"/>
              <w:rPr>
                <w:rFonts w:cs="Arial"/>
                <w:color w:val="0000FF"/>
                <w:lang w:val="en-US"/>
              </w:rPr>
            </w:pPr>
            <w:r w:rsidRPr="00292DEB">
              <w:rPr>
                <w:rFonts w:cs="Arial"/>
                <w:color w:val="0000FF"/>
                <w:lang w:val="fr-FR"/>
              </w:rPr>
              <w:t>31</w:t>
            </w:r>
          </w:p>
        </w:tc>
        <w:tc>
          <w:tcPr>
            <w:tcW w:w="402" w:type="pct"/>
          </w:tcPr>
          <w:p w14:paraId="3C09DCB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8B644F1" w14:textId="77777777" w:rsidR="005D0FED" w:rsidRPr="00292DEB" w:rsidRDefault="005D0FED" w:rsidP="00DB7CCE">
            <w:pPr>
              <w:spacing w:line="276" w:lineRule="auto"/>
              <w:rPr>
                <w:rFonts w:cs="Arial"/>
                <w:color w:val="0000FF"/>
                <w:lang w:val="en-US"/>
              </w:rPr>
            </w:pPr>
          </w:p>
        </w:tc>
      </w:tr>
      <w:tr w:rsidR="005D0FED" w:rsidRPr="00292DEB" w14:paraId="57B49655" w14:textId="77777777" w:rsidTr="005D0FED">
        <w:tc>
          <w:tcPr>
            <w:tcW w:w="193" w:type="pct"/>
          </w:tcPr>
          <w:p w14:paraId="19A42FB3" w14:textId="77777777" w:rsidR="005D0FED" w:rsidRPr="00292DEB" w:rsidRDefault="005D0FED" w:rsidP="00DB7CCE">
            <w:pPr>
              <w:spacing w:line="276" w:lineRule="auto"/>
              <w:jc w:val="left"/>
              <w:rPr>
                <w:rFonts w:cs="Arial"/>
                <w:lang w:val="es-ES"/>
              </w:rPr>
            </w:pPr>
            <w:r w:rsidRPr="00292DEB">
              <w:rPr>
                <w:rFonts w:cs="Arial"/>
                <w:lang w:val="es-ES"/>
              </w:rPr>
              <w:t>EL</w:t>
            </w:r>
          </w:p>
          <w:p w14:paraId="4AC6A5DE" w14:textId="77777777" w:rsidR="005D0FED" w:rsidRPr="00292DEB" w:rsidRDefault="005D0FED" w:rsidP="00DB7CCE">
            <w:pPr>
              <w:spacing w:line="276" w:lineRule="auto"/>
              <w:jc w:val="left"/>
              <w:rPr>
                <w:rFonts w:cs="Arial"/>
                <w:lang w:val="es-ES"/>
              </w:rPr>
            </w:pPr>
            <w:r w:rsidRPr="00292DEB">
              <w:rPr>
                <w:rFonts w:cs="Arial"/>
                <w:lang w:val="es-ES"/>
              </w:rPr>
              <w:t>EL</w:t>
            </w:r>
          </w:p>
          <w:p w14:paraId="5E36452C" w14:textId="34D2C50C" w:rsidR="005D0FED" w:rsidRPr="00292DEB" w:rsidRDefault="005D0FED" w:rsidP="00DB7CCE">
            <w:pPr>
              <w:spacing w:line="276" w:lineRule="auto"/>
              <w:jc w:val="left"/>
              <w:rPr>
                <w:rFonts w:cs="Arial"/>
                <w:b/>
                <w:lang w:val="es-ES"/>
              </w:rPr>
            </w:pPr>
          </w:p>
        </w:tc>
        <w:tc>
          <w:tcPr>
            <w:tcW w:w="1371" w:type="pct"/>
          </w:tcPr>
          <w:p w14:paraId="6B63F57C" w14:textId="77777777" w:rsidR="005D0FED" w:rsidRPr="00292DEB" w:rsidRDefault="005D0FED" w:rsidP="00DB7CCE">
            <w:pPr>
              <w:spacing w:line="276" w:lineRule="auto"/>
              <w:rPr>
                <w:rFonts w:cs="Arial"/>
                <w:iCs/>
              </w:rPr>
            </w:pPr>
            <w:r w:rsidRPr="00292DEB">
              <w:rPr>
                <w:rFonts w:cs="Arial"/>
                <w:iCs/>
                <w:color w:val="008000"/>
              </w:rPr>
              <w:t xml:space="preserve">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w:t>
            </w:r>
            <w:r w:rsidRPr="00292DEB">
              <w:rPr>
                <w:rFonts w:cs="Arial"/>
                <w:color w:val="008000"/>
              </w:rPr>
              <w:t xml:space="preserve">: </w:t>
            </w:r>
            <w:r w:rsidRPr="00292DEB">
              <w:rPr>
                <w:rFonts w:cs="Arial"/>
              </w:rPr>
              <w:t xml:space="preserve">nur </w:t>
            </w:r>
            <w:r w:rsidRPr="00292DEB">
              <w:rPr>
                <w:rFonts w:cs="Arial"/>
                <w:iCs/>
              </w:rPr>
              <w:t>einmalig ausgezahlte Pauschale.</w:t>
            </w:r>
          </w:p>
          <w:p w14:paraId="3451A99F" w14:textId="2DF302C6" w:rsidR="005D0FED" w:rsidRPr="00292DEB" w:rsidRDefault="005D0FED" w:rsidP="00DB7CCE">
            <w:pPr>
              <w:pStyle w:val="StandardLinks"/>
              <w:spacing w:line="276" w:lineRule="auto"/>
              <w:jc w:val="both"/>
              <w:rPr>
                <w:rFonts w:cs="Arial"/>
              </w:rPr>
            </w:pPr>
          </w:p>
        </w:tc>
        <w:tc>
          <w:tcPr>
            <w:tcW w:w="1370" w:type="pct"/>
          </w:tcPr>
          <w:p w14:paraId="74CD8D41" w14:textId="77777777" w:rsidR="005D0FED" w:rsidRPr="00292DEB" w:rsidRDefault="005D0FED" w:rsidP="00DB7CCE">
            <w:pPr>
              <w:spacing w:line="276" w:lineRule="auto"/>
              <w:rPr>
                <w:rFonts w:cs="Arial"/>
                <w:iCs/>
                <w:lang w:val="fr-BE"/>
              </w:rPr>
            </w:pP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r w:rsidRPr="00292DEB">
              <w:rPr>
                <w:rFonts w:cs="Arial"/>
                <w:iCs/>
                <w:lang w:val="fr-BE"/>
              </w:rPr>
              <w:t>montant forfaitaire est versé une seule fois.</w:t>
            </w:r>
          </w:p>
          <w:p w14:paraId="510C40AE" w14:textId="4540AD77" w:rsidR="005D0FED" w:rsidRPr="00292DEB" w:rsidRDefault="005D0FED" w:rsidP="00DB7CCE">
            <w:pPr>
              <w:pStyle w:val="StandardLinks"/>
              <w:spacing w:line="276" w:lineRule="auto"/>
              <w:jc w:val="both"/>
              <w:rPr>
                <w:rFonts w:cs="Arial"/>
                <w:color w:val="008000"/>
                <w:lang w:val="fr-FR"/>
              </w:rPr>
            </w:pPr>
          </w:p>
        </w:tc>
        <w:tc>
          <w:tcPr>
            <w:tcW w:w="1370" w:type="pct"/>
          </w:tcPr>
          <w:p w14:paraId="74B923E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E-X-32-EL</w:t>
            </w:r>
          </w:p>
          <w:p w14:paraId="7DA394E1" w14:textId="77777777" w:rsidR="005D0FED" w:rsidRPr="00292DEB" w:rsidRDefault="005D0FED" w:rsidP="00DB7CCE">
            <w:pPr>
              <w:rPr>
                <w:rFonts w:cs="Arial"/>
                <w:lang w:val="en-GB"/>
              </w:rPr>
            </w:pPr>
            <w:r w:rsidRPr="00292DEB">
              <w:rPr>
                <w:rFonts w:cs="Arial"/>
                <w:color w:val="008000"/>
                <w:lang w:val="en-GB"/>
              </w:rPr>
              <w:t>Special Assistance of Vulnerable Groups</w:t>
            </w:r>
            <w:r w:rsidRPr="00292DEB">
              <w:rPr>
                <w:rFonts w:cs="Arial"/>
                <w:lang w:val="en-GB"/>
              </w:rPr>
              <w:t xml:space="preserve"> (</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 lump-sum paid only once.</w:t>
            </w:r>
          </w:p>
          <w:p w14:paraId="0D51204D" w14:textId="2C71743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1142602" w14:textId="2D2CD770" w:rsidR="005D0FED" w:rsidRPr="00292DEB" w:rsidRDefault="005D0FED" w:rsidP="00DB7CCE">
            <w:pPr>
              <w:spacing w:line="276" w:lineRule="auto"/>
              <w:rPr>
                <w:rFonts w:cs="Arial"/>
                <w:color w:val="0000FF"/>
              </w:rPr>
            </w:pPr>
            <w:r w:rsidRPr="00292DEB">
              <w:rPr>
                <w:rFonts w:cs="Arial"/>
                <w:color w:val="0000FF"/>
                <w:lang w:val="fr-FR"/>
              </w:rPr>
              <w:t>10</w:t>
            </w:r>
          </w:p>
        </w:tc>
        <w:tc>
          <w:tcPr>
            <w:tcW w:w="127" w:type="pct"/>
          </w:tcPr>
          <w:p w14:paraId="7D02CB20" w14:textId="54CA0DC5" w:rsidR="005D0FED" w:rsidRPr="00292DEB" w:rsidRDefault="005D0FED" w:rsidP="00DB7CCE">
            <w:pPr>
              <w:spacing w:line="276" w:lineRule="auto"/>
              <w:rPr>
                <w:rFonts w:cs="Arial"/>
                <w:color w:val="0000FF"/>
              </w:rPr>
            </w:pPr>
            <w:r w:rsidRPr="00292DEB">
              <w:rPr>
                <w:rFonts w:cs="Arial"/>
                <w:color w:val="0000FF"/>
                <w:lang w:val="fr-FR"/>
              </w:rPr>
              <w:t>32</w:t>
            </w:r>
          </w:p>
        </w:tc>
        <w:tc>
          <w:tcPr>
            <w:tcW w:w="402" w:type="pct"/>
          </w:tcPr>
          <w:p w14:paraId="667F1734"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2C9EDCC" w14:textId="77777777" w:rsidR="005D0FED" w:rsidRPr="00292DEB" w:rsidRDefault="005D0FED" w:rsidP="00DB7CCE">
            <w:pPr>
              <w:spacing w:line="276" w:lineRule="auto"/>
              <w:rPr>
                <w:rFonts w:cs="Arial"/>
                <w:color w:val="0000FF"/>
              </w:rPr>
            </w:pPr>
          </w:p>
        </w:tc>
      </w:tr>
      <w:tr w:rsidR="005D0FED" w:rsidRPr="00292DEB" w14:paraId="507DF934" w14:textId="77777777" w:rsidTr="005D0FED">
        <w:tc>
          <w:tcPr>
            <w:tcW w:w="193" w:type="pct"/>
          </w:tcPr>
          <w:p w14:paraId="628557E6" w14:textId="77777777" w:rsidR="005D0FED" w:rsidRPr="00292DEB" w:rsidRDefault="005D0FED" w:rsidP="00DB7CCE">
            <w:pPr>
              <w:spacing w:line="276" w:lineRule="auto"/>
              <w:jc w:val="left"/>
              <w:rPr>
                <w:rFonts w:cs="Arial"/>
                <w:lang w:val="es-ES"/>
              </w:rPr>
            </w:pPr>
            <w:r w:rsidRPr="00292DEB">
              <w:rPr>
                <w:rFonts w:cs="Arial"/>
                <w:lang w:val="es-ES"/>
              </w:rPr>
              <w:t>EL</w:t>
            </w:r>
          </w:p>
          <w:p w14:paraId="3089ECFF" w14:textId="77777777" w:rsidR="005D0FED" w:rsidRPr="00292DEB" w:rsidRDefault="005D0FED" w:rsidP="00DB7CCE">
            <w:pPr>
              <w:spacing w:line="276" w:lineRule="auto"/>
              <w:jc w:val="left"/>
              <w:rPr>
                <w:rFonts w:cs="Arial"/>
                <w:lang w:val="es-ES"/>
              </w:rPr>
            </w:pPr>
            <w:r w:rsidRPr="00292DEB">
              <w:rPr>
                <w:rFonts w:cs="Arial"/>
                <w:lang w:val="es-ES"/>
              </w:rPr>
              <w:t>EL</w:t>
            </w:r>
          </w:p>
          <w:p w14:paraId="3655AF54" w14:textId="77777777" w:rsidR="005D0FED" w:rsidRPr="00292DEB" w:rsidRDefault="005D0FED" w:rsidP="00DB7CCE">
            <w:pPr>
              <w:spacing w:line="276" w:lineRule="auto"/>
              <w:jc w:val="left"/>
              <w:rPr>
                <w:rFonts w:cs="Arial"/>
                <w:lang w:val="es-ES"/>
              </w:rPr>
            </w:pPr>
            <w:r w:rsidRPr="00292DEB">
              <w:rPr>
                <w:rFonts w:cs="Arial"/>
                <w:lang w:val="es-ES"/>
              </w:rPr>
              <w:t>EL</w:t>
            </w:r>
          </w:p>
          <w:p w14:paraId="1034084E" w14:textId="77777777" w:rsidR="005D0FED" w:rsidRPr="00292DEB" w:rsidRDefault="005D0FED" w:rsidP="00DB7CCE">
            <w:pPr>
              <w:spacing w:line="276" w:lineRule="auto"/>
              <w:jc w:val="left"/>
              <w:rPr>
                <w:rFonts w:cs="Arial"/>
                <w:lang w:val="es-ES"/>
              </w:rPr>
            </w:pPr>
            <w:r w:rsidRPr="00292DEB">
              <w:rPr>
                <w:rFonts w:cs="Arial"/>
                <w:lang w:val="es-ES"/>
              </w:rPr>
              <w:t>EL</w:t>
            </w:r>
          </w:p>
          <w:p w14:paraId="372F4332" w14:textId="77777777" w:rsidR="005D0FED" w:rsidRPr="00292DEB" w:rsidRDefault="005D0FED" w:rsidP="00DB7CCE">
            <w:pPr>
              <w:spacing w:line="276" w:lineRule="auto"/>
              <w:jc w:val="left"/>
              <w:rPr>
                <w:rFonts w:cs="Arial"/>
                <w:lang w:val="es-ES"/>
              </w:rPr>
            </w:pPr>
            <w:r w:rsidRPr="00292DEB">
              <w:rPr>
                <w:rFonts w:cs="Arial"/>
                <w:lang w:val="es-ES"/>
              </w:rPr>
              <w:t>EL</w:t>
            </w:r>
          </w:p>
          <w:p w14:paraId="2B31AB1C" w14:textId="77777777" w:rsidR="005D0FED" w:rsidRPr="00292DEB" w:rsidRDefault="005D0FED" w:rsidP="00DB7CCE">
            <w:pPr>
              <w:spacing w:line="276" w:lineRule="auto"/>
              <w:jc w:val="left"/>
              <w:rPr>
                <w:rFonts w:cs="Arial"/>
                <w:lang w:val="es-ES"/>
              </w:rPr>
            </w:pPr>
            <w:r w:rsidRPr="00292DEB">
              <w:rPr>
                <w:rFonts w:cs="Arial"/>
                <w:lang w:val="es-ES"/>
              </w:rPr>
              <w:t>EL</w:t>
            </w:r>
          </w:p>
          <w:p w14:paraId="2B7E11C3" w14:textId="77777777" w:rsidR="005D0FED" w:rsidRPr="00292DEB" w:rsidRDefault="005D0FED" w:rsidP="00DB7CCE">
            <w:pPr>
              <w:spacing w:line="276" w:lineRule="auto"/>
              <w:jc w:val="left"/>
              <w:rPr>
                <w:rFonts w:cs="Arial"/>
                <w:lang w:val="es-ES"/>
              </w:rPr>
            </w:pPr>
          </w:p>
          <w:p w14:paraId="45F811F2" w14:textId="3F9C5EDB" w:rsidR="005D0FED" w:rsidRPr="00292DEB" w:rsidRDefault="005D0FED" w:rsidP="00DB7CCE">
            <w:pPr>
              <w:spacing w:line="276" w:lineRule="auto"/>
              <w:jc w:val="left"/>
              <w:rPr>
                <w:rFonts w:cs="Arial"/>
                <w:b/>
                <w:lang w:val="es-ES"/>
              </w:rPr>
            </w:pPr>
          </w:p>
        </w:tc>
        <w:tc>
          <w:tcPr>
            <w:tcW w:w="1371" w:type="pct"/>
          </w:tcPr>
          <w:p w14:paraId="0CB0F685" w14:textId="77777777" w:rsidR="005D0FED" w:rsidRPr="00292DEB" w:rsidRDefault="005D0FED" w:rsidP="00DB7CCE">
            <w:pPr>
              <w:spacing w:after="40" w:line="276" w:lineRule="auto"/>
              <w:rPr>
                <w:rFonts w:cs="Arial"/>
              </w:rPr>
            </w:pPr>
            <w:r w:rsidRPr="00292DEB">
              <w:rPr>
                <w:rFonts w:cs="Arial"/>
                <w:iCs/>
                <w:color w:val="008000"/>
              </w:rPr>
              <w:t xml:space="preserve">Grundarbeitslosengeld und 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w:t>
            </w:r>
            <w:r w:rsidRPr="00292DEB">
              <w:rPr>
                <w:rFonts w:cs="Arial"/>
                <w:color w:val="008000"/>
              </w:rPr>
              <w:t xml:space="preserve">: </w:t>
            </w:r>
            <w:r w:rsidRPr="00292DEB">
              <w:rPr>
                <w:rFonts w:cs="Arial"/>
              </w:rPr>
              <w:t xml:space="preserve">der Betrag erhöht sich für jedes indirekt über den Antragsteller versicherte Familienmitglied um </w:t>
            </w:r>
            <w:r w:rsidRPr="00292DEB">
              <w:rPr>
                <w:rFonts w:cs="Arial"/>
                <w:color w:val="C00000"/>
              </w:rPr>
              <w:t>10</w:t>
            </w:r>
            <w:r w:rsidRPr="00292DEB">
              <w:rPr>
                <w:rFonts w:cs="Arial"/>
              </w:rPr>
              <w:t>%.</w:t>
            </w:r>
          </w:p>
          <w:p w14:paraId="7BEE0230" w14:textId="77777777" w:rsidR="005D0FED" w:rsidRPr="00292DEB" w:rsidRDefault="005D0FED" w:rsidP="00DB7CCE">
            <w:pPr>
              <w:spacing w:after="40" w:line="276" w:lineRule="auto"/>
              <w:rPr>
                <w:rFonts w:cs="Arial"/>
              </w:rPr>
            </w:pPr>
          </w:p>
          <w:p w14:paraId="74D6DC47" w14:textId="77777777" w:rsidR="005D0FED" w:rsidRPr="00292DEB" w:rsidRDefault="005D0FED" w:rsidP="00DB7CCE">
            <w:pPr>
              <w:spacing w:line="276" w:lineRule="auto"/>
              <w:rPr>
                <w:rFonts w:cs="Arial"/>
              </w:rPr>
            </w:pPr>
            <w:r w:rsidRPr="00292DEB">
              <w:rPr>
                <w:rFonts w:cs="Arial"/>
                <w:color w:val="008000"/>
              </w:rPr>
              <w:t>Leistung für Langzeitarbeitslose</w:t>
            </w:r>
            <w:r w:rsidRPr="00292DEB">
              <w:rPr>
                <w:rFonts w:cs="Arial"/>
              </w:rPr>
              <w:t>: keine Zulagen für Unterhaltsberechtigte.</w:t>
            </w:r>
          </w:p>
          <w:p w14:paraId="5CC85DF9" w14:textId="2F77F059" w:rsidR="005D0FED" w:rsidRPr="00292DEB" w:rsidRDefault="005D0FED" w:rsidP="00DB7CCE">
            <w:pPr>
              <w:spacing w:line="276" w:lineRule="auto"/>
              <w:rPr>
                <w:rFonts w:cs="Arial"/>
              </w:rPr>
            </w:pPr>
          </w:p>
        </w:tc>
        <w:tc>
          <w:tcPr>
            <w:tcW w:w="1370" w:type="pct"/>
          </w:tcPr>
          <w:p w14:paraId="71CD7EE9" w14:textId="77777777" w:rsidR="005D0FED" w:rsidRPr="00292DEB" w:rsidRDefault="005D0FED" w:rsidP="00DB7CCE">
            <w:pPr>
              <w:spacing w:after="40" w:line="276" w:lineRule="auto"/>
              <w:rPr>
                <w:rFonts w:cs="Arial"/>
                <w:lang w:val="fr-BE"/>
              </w:rPr>
            </w:pPr>
            <w:r w:rsidRPr="00292DEB">
              <w:rPr>
                <w:rFonts w:cs="Arial"/>
                <w:iCs/>
                <w:color w:val="008000"/>
                <w:lang w:val="fr-BE"/>
              </w:rPr>
              <w:t>A</w:t>
            </w:r>
            <w:r w:rsidRPr="00292DEB">
              <w:rPr>
                <w:rFonts w:cs="Arial"/>
                <w:color w:val="008000"/>
                <w:lang w:val="fr-BE"/>
              </w:rPr>
              <w:t>llocation chômage de base et</w:t>
            </w:r>
            <w:r w:rsidRPr="00292DEB">
              <w:rPr>
                <w:rFonts w:cs="Arial"/>
                <w:color w:val="008000"/>
                <w:lang w:val="fr-FR"/>
              </w:rPr>
              <w:t xml:space="preserve"> 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r w:rsidRPr="00292DEB">
              <w:rPr>
                <w:rFonts w:cs="Arial"/>
                <w:lang w:val="fr-BE"/>
              </w:rPr>
              <w:t xml:space="preserve"> le montant augmente de </w:t>
            </w:r>
            <w:r w:rsidRPr="00292DEB">
              <w:rPr>
                <w:rFonts w:cs="Arial"/>
                <w:color w:val="C00000"/>
                <w:lang w:val="fr-BE"/>
              </w:rPr>
              <w:t>10%</w:t>
            </w:r>
            <w:r w:rsidRPr="00292DEB">
              <w:rPr>
                <w:rFonts w:cs="Arial"/>
                <w:lang w:val="fr-BE"/>
              </w:rPr>
              <w:t xml:space="preserve"> pour chaque membre de la famille indirectement assuré par le demandeur. </w:t>
            </w:r>
          </w:p>
          <w:p w14:paraId="738A98DE" w14:textId="77777777" w:rsidR="005D0FED" w:rsidRPr="00292DEB" w:rsidRDefault="005D0FED" w:rsidP="00DB7CCE">
            <w:pPr>
              <w:spacing w:after="40" w:line="276" w:lineRule="auto"/>
              <w:rPr>
                <w:rFonts w:cs="Arial"/>
                <w:lang w:val="fr-BE"/>
              </w:rPr>
            </w:pPr>
          </w:p>
          <w:p w14:paraId="27176FF7" w14:textId="77777777" w:rsidR="005D0FED" w:rsidRPr="00292DEB" w:rsidRDefault="005D0FED" w:rsidP="00DB7CCE">
            <w:pPr>
              <w:spacing w:line="276" w:lineRule="auto"/>
              <w:rPr>
                <w:rFonts w:cs="Arial"/>
                <w:lang w:val="fr-BE"/>
              </w:rPr>
            </w:pPr>
            <w:r w:rsidRPr="00292DEB">
              <w:rPr>
                <w:rFonts w:cs="Arial"/>
                <w:color w:val="008000"/>
                <w:lang w:val="fr-BE"/>
              </w:rPr>
              <w:t xml:space="preserve">Prestation pour les chômeurs de longue durée: </w:t>
            </w:r>
            <w:r w:rsidRPr="00292DEB">
              <w:rPr>
                <w:rFonts w:cs="Arial"/>
                <w:lang w:val="fr-BE"/>
              </w:rPr>
              <w:t xml:space="preserve">pas de supplément pour les personnes à charge. </w:t>
            </w:r>
          </w:p>
          <w:p w14:paraId="196BE7C0" w14:textId="48DCB9AF" w:rsidR="005D0FED" w:rsidRPr="00292DEB" w:rsidRDefault="005D0FED" w:rsidP="00DB7CCE">
            <w:pPr>
              <w:spacing w:line="276" w:lineRule="auto"/>
              <w:rPr>
                <w:rFonts w:cs="Arial"/>
                <w:lang w:val="fr-BE"/>
              </w:rPr>
            </w:pPr>
          </w:p>
        </w:tc>
        <w:tc>
          <w:tcPr>
            <w:tcW w:w="1370" w:type="pct"/>
          </w:tcPr>
          <w:p w14:paraId="07938A0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E-X-33-EL</w:t>
            </w:r>
          </w:p>
          <w:p w14:paraId="422305FC" w14:textId="77777777" w:rsidR="005D0FED" w:rsidRPr="00292DEB" w:rsidRDefault="005D0FED" w:rsidP="00DB7CCE">
            <w:pPr>
              <w:rPr>
                <w:rFonts w:cs="Arial"/>
                <w:lang w:val="en-GB"/>
              </w:rPr>
            </w:pPr>
            <w:r w:rsidRPr="00292DEB">
              <w:rPr>
                <w:rFonts w:cs="Arial"/>
                <w:lang w:val="en-GB"/>
              </w:rPr>
              <w:t>Basic</w:t>
            </w:r>
            <w:r w:rsidRPr="00292DEB">
              <w:rPr>
                <w:rFonts w:cs="Arial"/>
                <w:color w:val="008000"/>
                <w:lang w:val="en-GB"/>
              </w:rPr>
              <w:t xml:space="preserve"> unemployment benefit</w:t>
            </w:r>
            <w:r w:rsidRPr="00292DEB">
              <w:rPr>
                <w:rFonts w:cs="Arial"/>
                <w:lang w:val="en-GB"/>
              </w:rPr>
              <w:t xml:space="preserve"> and</w:t>
            </w:r>
            <w:r w:rsidRPr="00292DEB">
              <w:rPr>
                <w:rFonts w:cs="Arial"/>
                <w:color w:val="008000"/>
                <w:lang w:val="en-GB"/>
              </w:rPr>
              <w:t xml:space="preserve"> Special Assistance of Vulnerable Groups</w:t>
            </w:r>
            <w:r w:rsidRPr="00292DEB">
              <w:rPr>
                <w:rFonts w:cs="Arial"/>
                <w:lang w:val="en-GB"/>
              </w:rPr>
              <w:t xml:space="preserve"> (</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 xml:space="preserve">): the amount is increased by </w:t>
            </w:r>
            <w:r w:rsidRPr="00292DEB">
              <w:rPr>
                <w:rFonts w:cs="Arial"/>
                <w:color w:val="C00000"/>
                <w:lang w:val="en-GB"/>
              </w:rPr>
              <w:t>10%</w:t>
            </w:r>
            <w:r w:rsidRPr="00292DEB">
              <w:rPr>
                <w:rFonts w:cs="Arial"/>
                <w:lang w:val="en-GB"/>
              </w:rPr>
              <w:t xml:space="preserve"> for each member of the family indirectly insured by the applicant.</w:t>
            </w:r>
          </w:p>
          <w:p w14:paraId="54A96D69"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p>
          <w:p w14:paraId="02D73F52"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Benefit for Long-Term Unemployed</w:t>
            </w:r>
            <w:r w:rsidRPr="00292DEB">
              <w:rPr>
                <w:color w:val="000000"/>
                <w:sz w:val="15"/>
                <w:szCs w:val="15"/>
                <w:lang w:val="en-GB"/>
              </w:rPr>
              <w:t xml:space="preserve">: no supplements for dependants. </w:t>
            </w:r>
          </w:p>
          <w:p w14:paraId="21AFA2D5" w14:textId="6486A75E"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206AAA59" w14:textId="7DD4E047" w:rsidR="005D0FED" w:rsidRPr="00292DEB" w:rsidRDefault="005D0FED" w:rsidP="00DB7CCE">
            <w:pPr>
              <w:spacing w:line="276" w:lineRule="auto"/>
              <w:rPr>
                <w:rFonts w:cs="Arial"/>
                <w:color w:val="0000FF"/>
                <w:lang w:val="en-US"/>
              </w:rPr>
            </w:pPr>
            <w:r w:rsidRPr="00292DEB">
              <w:rPr>
                <w:rFonts w:cs="Arial"/>
                <w:color w:val="0000FF"/>
                <w:lang w:val="fr-FR"/>
              </w:rPr>
              <w:t>10</w:t>
            </w:r>
          </w:p>
        </w:tc>
        <w:tc>
          <w:tcPr>
            <w:tcW w:w="127" w:type="pct"/>
          </w:tcPr>
          <w:p w14:paraId="3715D5A0" w14:textId="07DB9DB4" w:rsidR="005D0FED" w:rsidRPr="00292DEB" w:rsidRDefault="005D0FED" w:rsidP="00DB7CCE">
            <w:pPr>
              <w:spacing w:line="276" w:lineRule="auto"/>
              <w:rPr>
                <w:rFonts w:cs="Arial"/>
                <w:color w:val="0000FF"/>
                <w:lang w:val="en-US"/>
              </w:rPr>
            </w:pPr>
            <w:r w:rsidRPr="00292DEB">
              <w:rPr>
                <w:rFonts w:cs="Arial"/>
                <w:color w:val="0000FF"/>
                <w:lang w:val="fr-FR"/>
              </w:rPr>
              <w:t>33</w:t>
            </w:r>
          </w:p>
        </w:tc>
        <w:tc>
          <w:tcPr>
            <w:tcW w:w="402" w:type="pct"/>
          </w:tcPr>
          <w:p w14:paraId="0F3DBEC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5E29514" w14:textId="77777777" w:rsidR="005D0FED" w:rsidRPr="00292DEB" w:rsidRDefault="005D0FED" w:rsidP="00DB7CCE">
            <w:pPr>
              <w:spacing w:line="276" w:lineRule="auto"/>
              <w:rPr>
                <w:rFonts w:cs="Arial"/>
                <w:color w:val="0000FF"/>
                <w:lang w:val="en-US"/>
              </w:rPr>
            </w:pPr>
          </w:p>
        </w:tc>
      </w:tr>
      <w:tr w:rsidR="005D0FED" w:rsidRPr="00292DEB" w14:paraId="00DA9CC9" w14:textId="77777777" w:rsidTr="005D0FED">
        <w:tc>
          <w:tcPr>
            <w:tcW w:w="193" w:type="pct"/>
          </w:tcPr>
          <w:p w14:paraId="69609BEB" w14:textId="77777777" w:rsidR="005D0FED" w:rsidRPr="00292DEB" w:rsidRDefault="005D0FED" w:rsidP="00DB7CCE">
            <w:pPr>
              <w:spacing w:line="276" w:lineRule="auto"/>
              <w:jc w:val="left"/>
              <w:rPr>
                <w:rFonts w:cs="Arial"/>
                <w:lang w:val="es-ES"/>
              </w:rPr>
            </w:pPr>
            <w:r w:rsidRPr="00292DEB">
              <w:rPr>
                <w:rFonts w:cs="Arial"/>
                <w:lang w:val="es-ES"/>
              </w:rPr>
              <w:t>EL</w:t>
            </w:r>
          </w:p>
          <w:p w14:paraId="3A4A6CE0" w14:textId="77777777" w:rsidR="005D0FED" w:rsidRPr="00292DEB" w:rsidRDefault="005D0FED" w:rsidP="00DB7CCE">
            <w:pPr>
              <w:spacing w:line="276" w:lineRule="auto"/>
              <w:jc w:val="left"/>
              <w:rPr>
                <w:rFonts w:cs="Arial"/>
                <w:lang w:val="es-ES"/>
              </w:rPr>
            </w:pPr>
            <w:r w:rsidRPr="00292DEB">
              <w:rPr>
                <w:rFonts w:cs="Arial"/>
                <w:lang w:val="es-ES"/>
              </w:rPr>
              <w:t>EL</w:t>
            </w:r>
          </w:p>
          <w:p w14:paraId="543F936F" w14:textId="77777777" w:rsidR="005D0FED" w:rsidRPr="00292DEB" w:rsidRDefault="005D0FED" w:rsidP="00DB7CCE">
            <w:pPr>
              <w:spacing w:line="276" w:lineRule="auto"/>
              <w:jc w:val="left"/>
              <w:rPr>
                <w:rFonts w:cs="Arial"/>
                <w:lang w:val="es-ES"/>
              </w:rPr>
            </w:pPr>
            <w:r w:rsidRPr="00292DEB">
              <w:rPr>
                <w:rFonts w:cs="Arial"/>
                <w:lang w:val="es-ES"/>
              </w:rPr>
              <w:t>EL</w:t>
            </w:r>
          </w:p>
          <w:p w14:paraId="2607DCCC" w14:textId="77777777" w:rsidR="005D0FED" w:rsidRPr="00292DEB" w:rsidRDefault="005D0FED" w:rsidP="00DB7CCE">
            <w:pPr>
              <w:spacing w:line="276" w:lineRule="auto"/>
              <w:jc w:val="left"/>
              <w:rPr>
                <w:rFonts w:cs="Arial"/>
                <w:lang w:val="es-ES"/>
              </w:rPr>
            </w:pPr>
            <w:r w:rsidRPr="00292DEB">
              <w:rPr>
                <w:rFonts w:cs="Arial"/>
                <w:lang w:val="es-ES"/>
              </w:rPr>
              <w:t>EL</w:t>
            </w:r>
          </w:p>
          <w:p w14:paraId="16AE3EED" w14:textId="77777777" w:rsidR="005D0FED" w:rsidRPr="00292DEB" w:rsidRDefault="005D0FED" w:rsidP="00DB7CCE">
            <w:pPr>
              <w:spacing w:line="276" w:lineRule="auto"/>
              <w:jc w:val="left"/>
              <w:rPr>
                <w:rFonts w:cs="Arial"/>
                <w:lang w:val="es-ES"/>
              </w:rPr>
            </w:pPr>
            <w:r w:rsidRPr="00292DEB">
              <w:rPr>
                <w:rFonts w:cs="Arial"/>
                <w:lang w:val="es-ES"/>
              </w:rPr>
              <w:t>EL</w:t>
            </w:r>
          </w:p>
          <w:p w14:paraId="0BCE3109" w14:textId="03D3A4A9" w:rsidR="005D0FED" w:rsidRPr="00292DEB" w:rsidRDefault="005D0FED" w:rsidP="00DB7CCE">
            <w:pPr>
              <w:spacing w:line="276" w:lineRule="auto"/>
              <w:jc w:val="left"/>
              <w:rPr>
                <w:rFonts w:cs="Arial"/>
                <w:b/>
                <w:lang w:val="en-US"/>
              </w:rPr>
            </w:pPr>
          </w:p>
        </w:tc>
        <w:tc>
          <w:tcPr>
            <w:tcW w:w="1371" w:type="pct"/>
          </w:tcPr>
          <w:p w14:paraId="492F1F30" w14:textId="77777777" w:rsidR="005D0FED" w:rsidRPr="00292DEB" w:rsidRDefault="005D0FED" w:rsidP="00DB7CCE">
            <w:pPr>
              <w:spacing w:line="276" w:lineRule="auto"/>
              <w:rPr>
                <w:rFonts w:cs="Arial"/>
              </w:rPr>
            </w:pPr>
            <w:r w:rsidRPr="00292DEB">
              <w:rPr>
                <w:rFonts w:cs="Arial"/>
                <w:color w:val="008000"/>
              </w:rPr>
              <w:t>Weihnachtszulage</w:t>
            </w:r>
            <w:r w:rsidRPr="00292DEB">
              <w:rPr>
                <w:rFonts w:cs="Arial"/>
              </w:rPr>
              <w:t>:</w:t>
            </w:r>
          </w:p>
          <w:p w14:paraId="2FCC40B7" w14:textId="77777777" w:rsidR="005D0FED" w:rsidRPr="00292DEB" w:rsidRDefault="005D0FED" w:rsidP="00DB7CCE">
            <w:pPr>
              <w:spacing w:line="276" w:lineRule="auto"/>
              <w:rPr>
                <w:rFonts w:cs="Arial"/>
              </w:rPr>
            </w:pPr>
            <w:r w:rsidRPr="00292DEB">
              <w:rPr>
                <w:rFonts w:cs="Arial"/>
              </w:rPr>
              <w:t xml:space="preserve">Entspricht dem monatlichen Arbeitslosengeld, wenn vom </w:t>
            </w:r>
            <w:r w:rsidRPr="00292DEB">
              <w:rPr>
                <w:rFonts w:cs="Arial"/>
                <w:color w:val="800000"/>
              </w:rPr>
              <w:t>1. Mai</w:t>
            </w:r>
            <w:r w:rsidRPr="00292DEB">
              <w:rPr>
                <w:rFonts w:cs="Arial"/>
              </w:rPr>
              <w:t xml:space="preserve"> bis zum </w:t>
            </w:r>
            <w:r w:rsidRPr="00292DEB">
              <w:rPr>
                <w:rFonts w:cs="Arial"/>
                <w:color w:val="800000"/>
              </w:rPr>
              <w:t>31. Dezember</w:t>
            </w:r>
            <w:r w:rsidRPr="00292DEB">
              <w:rPr>
                <w:rFonts w:cs="Arial"/>
              </w:rPr>
              <w:t xml:space="preserve"> Leistungen bezogen werden. Wenn kürzer Arbeitslosengeld bezogen wird, werden </w:t>
            </w:r>
            <w:r w:rsidRPr="00292DEB">
              <w:rPr>
                <w:rFonts w:cs="Arial"/>
                <w:color w:val="800000"/>
              </w:rPr>
              <w:t>3</w:t>
            </w:r>
            <w:r w:rsidRPr="00292DEB">
              <w:rPr>
                <w:rFonts w:cs="Arial"/>
              </w:rPr>
              <w:t xml:space="preserve"> extra Tagessätze an Arbeitslosengeld für jeden Bezugsmonat an Arbeitslosengeld gezahlt.</w:t>
            </w:r>
          </w:p>
          <w:p w14:paraId="49DB82DF" w14:textId="77777777" w:rsidR="005D0FED" w:rsidRPr="00292DEB" w:rsidRDefault="005D0FED" w:rsidP="00DB7CCE">
            <w:pPr>
              <w:spacing w:line="276" w:lineRule="auto"/>
              <w:rPr>
                <w:rFonts w:cs="Arial"/>
              </w:rPr>
            </w:pPr>
          </w:p>
          <w:p w14:paraId="05388F6A" w14:textId="77777777" w:rsidR="005D0FED" w:rsidRPr="00292DEB" w:rsidRDefault="005D0FED" w:rsidP="00DB7CCE">
            <w:pPr>
              <w:spacing w:line="276" w:lineRule="auto"/>
              <w:rPr>
                <w:rFonts w:cs="Arial"/>
              </w:rPr>
            </w:pPr>
            <w:r w:rsidRPr="00292DEB">
              <w:rPr>
                <w:rFonts w:cs="Arial"/>
                <w:color w:val="008000"/>
              </w:rPr>
              <w:t>Osterzulage</w:t>
            </w:r>
            <w:r w:rsidRPr="00292DEB">
              <w:rPr>
                <w:rFonts w:cs="Arial"/>
              </w:rPr>
              <w:t>:</w:t>
            </w:r>
          </w:p>
          <w:p w14:paraId="65E28649" w14:textId="77777777" w:rsidR="005D0FED" w:rsidRPr="00292DEB" w:rsidRDefault="005D0FED" w:rsidP="00DB7CCE">
            <w:pPr>
              <w:spacing w:line="276" w:lineRule="auto"/>
              <w:rPr>
                <w:rFonts w:cs="Arial"/>
              </w:rPr>
            </w:pPr>
            <w:r w:rsidRPr="00292DEB">
              <w:rPr>
                <w:rFonts w:cs="Arial"/>
              </w:rPr>
              <w:t xml:space="preserve">Entspricht der Hälfte des monatlichen Arbeitslosengeldes, wenn vom </w:t>
            </w:r>
            <w:r w:rsidRPr="00292DEB">
              <w:rPr>
                <w:rFonts w:cs="Arial"/>
                <w:color w:val="800000"/>
              </w:rPr>
              <w:t>1. Januar</w:t>
            </w:r>
            <w:r w:rsidRPr="00292DEB">
              <w:rPr>
                <w:rFonts w:cs="Arial"/>
              </w:rPr>
              <w:t xml:space="preserve"> bis </w:t>
            </w:r>
            <w:r w:rsidRPr="00292DEB">
              <w:rPr>
                <w:rFonts w:cs="Arial"/>
                <w:color w:val="800000"/>
              </w:rPr>
              <w:t>30. April</w:t>
            </w:r>
            <w:r w:rsidRPr="00292DEB">
              <w:rPr>
                <w:rFonts w:cs="Arial"/>
              </w:rPr>
              <w:t xml:space="preserve"> Leistungen bezogen werden. Wenn kürzer Arbeitslosengeld bezogen wird, werden </w:t>
            </w:r>
            <w:r w:rsidRPr="00292DEB">
              <w:rPr>
                <w:rFonts w:cs="Arial"/>
                <w:color w:val="800000"/>
              </w:rPr>
              <w:t xml:space="preserve">3 </w:t>
            </w:r>
            <w:r w:rsidRPr="00292DEB">
              <w:rPr>
                <w:rFonts w:cs="Arial"/>
              </w:rPr>
              <w:t>extra Tagessätze an Arbeitslosengeld für jeden Bezugsmonat an Arbeitslosengeld gezahlt.</w:t>
            </w:r>
          </w:p>
          <w:p w14:paraId="1706221B" w14:textId="22BC0BFF" w:rsidR="005D0FED" w:rsidRPr="00292DEB" w:rsidRDefault="005D0FED" w:rsidP="00DB7CCE">
            <w:pPr>
              <w:spacing w:line="276" w:lineRule="auto"/>
              <w:rPr>
                <w:rFonts w:cs="Arial"/>
              </w:rPr>
            </w:pPr>
          </w:p>
        </w:tc>
        <w:tc>
          <w:tcPr>
            <w:tcW w:w="1370" w:type="pct"/>
          </w:tcPr>
          <w:p w14:paraId="3E4681E0" w14:textId="77777777" w:rsidR="005D0FED" w:rsidRPr="00292DEB" w:rsidRDefault="005D0FED" w:rsidP="00DB7CCE">
            <w:pPr>
              <w:spacing w:line="276" w:lineRule="auto"/>
              <w:rPr>
                <w:rFonts w:cs="Arial"/>
                <w:lang w:val="fr-BE"/>
              </w:rPr>
            </w:pPr>
            <w:r w:rsidRPr="00292DEB">
              <w:rPr>
                <w:rFonts w:cs="Arial"/>
                <w:color w:val="008000"/>
                <w:lang w:val="fr-BE"/>
              </w:rPr>
              <w:t>Aide financière pour Noël</w:t>
            </w:r>
            <w:r w:rsidRPr="00292DEB">
              <w:rPr>
                <w:rFonts w:cs="Arial"/>
                <w:lang w:val="fr-BE"/>
              </w:rPr>
              <w:t>:</w:t>
            </w:r>
          </w:p>
          <w:p w14:paraId="31F142AC" w14:textId="77777777" w:rsidR="005D0FED" w:rsidRPr="00292DEB" w:rsidRDefault="005D0FED" w:rsidP="00DB7CCE">
            <w:pPr>
              <w:spacing w:line="276" w:lineRule="auto"/>
              <w:rPr>
                <w:rFonts w:cs="Arial"/>
                <w:lang w:val="fr-BE"/>
              </w:rPr>
            </w:pPr>
            <w:r w:rsidRPr="00292DEB">
              <w:rPr>
                <w:rFonts w:cs="Arial"/>
                <w:lang w:val="fr-BE"/>
              </w:rPr>
              <w:t xml:space="preserve">Égale à une allocation de chômage mensuelle si l’allocation est perçue du </w:t>
            </w:r>
            <w:r w:rsidRPr="00292DEB">
              <w:rPr>
                <w:rFonts w:cs="Arial"/>
                <w:color w:val="800000"/>
                <w:lang w:val="fr-BE"/>
              </w:rPr>
              <w:t>1</w:t>
            </w:r>
            <w:r w:rsidRPr="00292DEB">
              <w:rPr>
                <w:rFonts w:cs="Arial"/>
                <w:color w:val="800000"/>
                <w:vertAlign w:val="superscript"/>
                <w:lang w:val="fr-BE"/>
              </w:rPr>
              <w:t>er</w:t>
            </w:r>
            <w:r w:rsidRPr="00292DEB">
              <w:rPr>
                <w:rFonts w:cs="Arial"/>
                <w:color w:val="800000"/>
                <w:lang w:val="fr-BE"/>
              </w:rPr>
              <w:t xml:space="preserve"> mai </w:t>
            </w:r>
            <w:r w:rsidRPr="00292DEB">
              <w:rPr>
                <w:rFonts w:cs="Arial"/>
                <w:lang w:val="fr-BE"/>
              </w:rPr>
              <w:t xml:space="preserve">au </w:t>
            </w:r>
            <w:r w:rsidRPr="00292DEB">
              <w:rPr>
                <w:rFonts w:cs="Arial"/>
                <w:color w:val="800000"/>
                <w:lang w:val="fr-BE"/>
              </w:rPr>
              <w:t>31 décembre</w:t>
            </w:r>
            <w:r w:rsidRPr="00292DEB">
              <w:rPr>
                <w:rFonts w:cs="Arial"/>
                <w:lang w:val="fr-BE"/>
              </w:rPr>
              <w:t xml:space="preserve">. Si l’allocation de chômage est perçue pendant une période inférieure à celle mentionnée ci-dessus, </w:t>
            </w:r>
            <w:r w:rsidRPr="00292DEB">
              <w:rPr>
                <w:rFonts w:cs="Arial"/>
                <w:color w:val="800000"/>
                <w:lang w:val="fr-BE"/>
              </w:rPr>
              <w:t>3</w:t>
            </w:r>
            <w:r w:rsidRPr="00292DEB">
              <w:rPr>
                <w:rFonts w:cs="Arial"/>
                <w:lang w:val="fr-BE"/>
              </w:rPr>
              <w:t xml:space="preserve"> allocations de chômage journalières sont versées pour chaque mois de versement de l'allocation de chômage.</w:t>
            </w:r>
          </w:p>
          <w:p w14:paraId="0F97813A" w14:textId="77777777" w:rsidR="005D0FED" w:rsidRPr="00292DEB" w:rsidRDefault="005D0FED" w:rsidP="00DB7CCE">
            <w:pPr>
              <w:keepNext/>
              <w:spacing w:line="276" w:lineRule="auto"/>
              <w:outlineLvl w:val="2"/>
              <w:rPr>
                <w:rFonts w:cs="Arial"/>
                <w:lang w:val="fr-BE"/>
              </w:rPr>
            </w:pPr>
          </w:p>
          <w:p w14:paraId="42453F26" w14:textId="77777777" w:rsidR="005D0FED" w:rsidRPr="00292DEB" w:rsidRDefault="005D0FED" w:rsidP="00DB7CCE">
            <w:pPr>
              <w:spacing w:line="276" w:lineRule="auto"/>
              <w:rPr>
                <w:rFonts w:cs="Arial"/>
                <w:lang w:val="fr-BE"/>
              </w:rPr>
            </w:pPr>
            <w:r w:rsidRPr="00292DEB">
              <w:rPr>
                <w:rFonts w:cs="Arial"/>
                <w:color w:val="008000"/>
                <w:lang w:val="fr-BE"/>
              </w:rPr>
              <w:t>Aide financière pour Pâques</w:t>
            </w:r>
            <w:r w:rsidRPr="00292DEB">
              <w:rPr>
                <w:rFonts w:cs="Arial"/>
                <w:lang w:val="fr-BE"/>
              </w:rPr>
              <w:t>:</w:t>
            </w:r>
          </w:p>
          <w:p w14:paraId="75946DAB" w14:textId="77777777" w:rsidR="005D0FED" w:rsidRPr="00292DEB" w:rsidRDefault="005D0FED" w:rsidP="00DB7CCE">
            <w:pPr>
              <w:spacing w:line="276" w:lineRule="auto"/>
              <w:rPr>
                <w:rFonts w:cs="Arial"/>
                <w:lang w:val="fr-BE"/>
              </w:rPr>
            </w:pPr>
            <w:r w:rsidRPr="00292DEB">
              <w:rPr>
                <w:rFonts w:cs="Arial"/>
                <w:lang w:val="fr-BE"/>
              </w:rPr>
              <w:t xml:space="preserve">Égale à la moitié de l’allocation de chômage mensuelle si l’allocation est perçue du </w:t>
            </w:r>
            <w:r w:rsidRPr="00292DEB">
              <w:rPr>
                <w:rFonts w:cs="Arial"/>
                <w:color w:val="800000"/>
                <w:lang w:val="fr-BE"/>
              </w:rPr>
              <w:t>1</w:t>
            </w:r>
            <w:r w:rsidRPr="00292DEB">
              <w:rPr>
                <w:rFonts w:cs="Arial"/>
                <w:color w:val="800000"/>
                <w:vertAlign w:val="superscript"/>
                <w:lang w:val="fr-BE"/>
              </w:rPr>
              <w:t>er</w:t>
            </w:r>
            <w:r w:rsidRPr="00292DEB">
              <w:rPr>
                <w:rFonts w:cs="Arial"/>
                <w:color w:val="800000"/>
                <w:lang w:val="fr-BE"/>
              </w:rPr>
              <w:t xml:space="preserve"> janvier </w:t>
            </w:r>
            <w:r w:rsidRPr="00292DEB">
              <w:rPr>
                <w:rFonts w:cs="Arial"/>
                <w:lang w:val="fr-BE"/>
              </w:rPr>
              <w:t xml:space="preserve">au </w:t>
            </w:r>
            <w:r w:rsidRPr="00292DEB">
              <w:rPr>
                <w:rFonts w:cs="Arial"/>
                <w:color w:val="800000"/>
                <w:lang w:val="fr-BE"/>
              </w:rPr>
              <w:t>30 avril</w:t>
            </w:r>
            <w:r w:rsidRPr="00292DEB">
              <w:rPr>
                <w:rFonts w:cs="Arial"/>
                <w:lang w:val="fr-BE"/>
              </w:rPr>
              <w:t xml:space="preserve">. Si l’allocation de chômage a été perçue pendant une période inférieure à celle mentionnée ci-dessus, </w:t>
            </w:r>
            <w:r w:rsidRPr="00292DEB">
              <w:rPr>
                <w:rFonts w:cs="Arial"/>
                <w:color w:val="800000"/>
                <w:lang w:val="fr-BE"/>
              </w:rPr>
              <w:t xml:space="preserve">3 </w:t>
            </w:r>
            <w:r w:rsidRPr="00292DEB">
              <w:rPr>
                <w:rFonts w:cs="Arial"/>
                <w:lang w:val="fr-BE"/>
              </w:rPr>
              <w:t>allocations de chômage journalières sont versées pour chaque mois de versement de l'allocation de chômage.</w:t>
            </w:r>
          </w:p>
          <w:p w14:paraId="59DB6E2C" w14:textId="0E6CFC74" w:rsidR="005D0FED" w:rsidRPr="00292DEB" w:rsidRDefault="005D0FED" w:rsidP="00DB7CCE">
            <w:pPr>
              <w:spacing w:line="276" w:lineRule="auto"/>
              <w:rPr>
                <w:rFonts w:cs="Arial"/>
                <w:lang w:val="fr-BE"/>
              </w:rPr>
            </w:pPr>
          </w:p>
        </w:tc>
        <w:tc>
          <w:tcPr>
            <w:tcW w:w="1370" w:type="pct"/>
          </w:tcPr>
          <w:p w14:paraId="16A4EF0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E-X-34-EL</w:t>
            </w:r>
          </w:p>
          <w:p w14:paraId="5072A8E6"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Christmas Financial Aid</w:t>
            </w:r>
            <w:r w:rsidRPr="00292DEB">
              <w:rPr>
                <w:color w:val="000000"/>
                <w:sz w:val="15"/>
                <w:szCs w:val="15"/>
                <w:lang w:val="en-GB"/>
              </w:rPr>
              <w:t>:</w:t>
            </w:r>
          </w:p>
          <w:p w14:paraId="59C669B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Equal to a monthly unemployment benefit if benefit is received from </w:t>
            </w:r>
            <w:r w:rsidRPr="00292DEB">
              <w:rPr>
                <w:color w:val="800000"/>
                <w:sz w:val="15"/>
                <w:szCs w:val="15"/>
                <w:lang w:val="en-GB"/>
              </w:rPr>
              <w:t>1</w:t>
            </w:r>
            <w:r w:rsidRPr="00292DEB">
              <w:rPr>
                <w:color w:val="800000"/>
                <w:sz w:val="15"/>
                <w:szCs w:val="15"/>
                <w:vertAlign w:val="superscript"/>
                <w:lang w:val="en-GB"/>
              </w:rPr>
              <w:t>st</w:t>
            </w:r>
            <w:r w:rsidRPr="00292DEB">
              <w:rPr>
                <w:color w:val="800000"/>
                <w:sz w:val="15"/>
                <w:szCs w:val="15"/>
                <w:lang w:val="en-GB"/>
              </w:rPr>
              <w:t xml:space="preserve"> May</w:t>
            </w:r>
            <w:r w:rsidRPr="00292DEB">
              <w:rPr>
                <w:color w:val="000000"/>
                <w:sz w:val="15"/>
                <w:szCs w:val="15"/>
                <w:lang w:val="en-GB"/>
              </w:rPr>
              <w:t xml:space="preserve"> to </w:t>
            </w:r>
            <w:r w:rsidRPr="00292DEB">
              <w:rPr>
                <w:color w:val="800000"/>
                <w:sz w:val="15"/>
                <w:szCs w:val="15"/>
                <w:lang w:val="en-GB"/>
              </w:rPr>
              <w:t>31</w:t>
            </w:r>
            <w:r w:rsidRPr="00292DEB">
              <w:rPr>
                <w:color w:val="800000"/>
                <w:sz w:val="15"/>
                <w:szCs w:val="15"/>
                <w:vertAlign w:val="superscript"/>
                <w:lang w:val="en-GB"/>
              </w:rPr>
              <w:t>st</w:t>
            </w:r>
            <w:r w:rsidRPr="00292DEB">
              <w:rPr>
                <w:color w:val="800000"/>
                <w:sz w:val="15"/>
                <w:szCs w:val="15"/>
                <w:lang w:val="en-GB"/>
              </w:rPr>
              <w:t xml:space="preserve"> December</w:t>
            </w:r>
            <w:r w:rsidRPr="00292DEB">
              <w:rPr>
                <w:color w:val="000000"/>
                <w:sz w:val="15"/>
                <w:szCs w:val="15"/>
                <w:lang w:val="en-GB"/>
              </w:rPr>
              <w:t xml:space="preserve">. If it is received for less than this, then </w:t>
            </w:r>
            <w:r w:rsidRPr="00292DEB">
              <w:rPr>
                <w:color w:val="C00000"/>
                <w:sz w:val="15"/>
                <w:szCs w:val="15"/>
                <w:lang w:val="en-GB"/>
              </w:rPr>
              <w:t xml:space="preserve">3 </w:t>
            </w:r>
            <w:r w:rsidRPr="00292DEB">
              <w:rPr>
                <w:color w:val="000000"/>
                <w:sz w:val="15"/>
                <w:szCs w:val="15"/>
                <w:lang w:val="en-GB"/>
              </w:rPr>
              <w:t>daily unemployment benefits are payable for each month of unemployment benefit.</w:t>
            </w:r>
          </w:p>
          <w:p w14:paraId="2BD2ED2C"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55E17A57"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Easter Financial Aid</w:t>
            </w:r>
            <w:r w:rsidRPr="00292DEB">
              <w:rPr>
                <w:color w:val="000000"/>
                <w:sz w:val="15"/>
                <w:szCs w:val="15"/>
                <w:lang w:val="en-GB"/>
              </w:rPr>
              <w:t>:</w:t>
            </w:r>
          </w:p>
          <w:p w14:paraId="461F2EC7" w14:textId="77777777" w:rsidR="005D0FED" w:rsidRPr="00292DEB" w:rsidRDefault="005D0FED" w:rsidP="00DB7CCE">
            <w:pPr>
              <w:pStyle w:val="Normal0"/>
              <w:pBdr>
                <w:top w:val="nil"/>
                <w:left w:val="nil"/>
                <w:bottom w:val="nil"/>
                <w:right w:val="nil"/>
                <w:between w:val="nil"/>
              </w:pBdr>
              <w:spacing w:before="0" w:after="0"/>
              <w:rPr>
                <w:b/>
                <w:color w:val="FF0000"/>
                <w:sz w:val="15"/>
                <w:szCs w:val="15"/>
                <w:lang w:val="en-GB"/>
              </w:rPr>
            </w:pPr>
            <w:r w:rsidRPr="00292DEB">
              <w:rPr>
                <w:color w:val="000000"/>
                <w:sz w:val="15"/>
                <w:szCs w:val="15"/>
                <w:lang w:val="en-GB"/>
              </w:rPr>
              <w:t xml:space="preserve">Equal to half of a monthly unemployment benefit if benefit is received from </w:t>
            </w:r>
            <w:r w:rsidRPr="00292DEB">
              <w:rPr>
                <w:color w:val="800000"/>
                <w:sz w:val="15"/>
                <w:szCs w:val="15"/>
                <w:lang w:val="en-GB"/>
              </w:rPr>
              <w:t>1</w:t>
            </w:r>
            <w:r w:rsidRPr="00292DEB">
              <w:rPr>
                <w:color w:val="800000"/>
                <w:sz w:val="15"/>
                <w:szCs w:val="15"/>
                <w:vertAlign w:val="superscript"/>
                <w:lang w:val="en-GB"/>
              </w:rPr>
              <w:t>st</w:t>
            </w:r>
            <w:r w:rsidRPr="00292DEB">
              <w:rPr>
                <w:color w:val="800000"/>
                <w:sz w:val="15"/>
                <w:szCs w:val="15"/>
                <w:lang w:val="en-GB"/>
              </w:rPr>
              <w:t xml:space="preserve"> January</w:t>
            </w:r>
            <w:r w:rsidRPr="00292DEB">
              <w:rPr>
                <w:color w:val="000000"/>
                <w:sz w:val="15"/>
                <w:szCs w:val="15"/>
                <w:lang w:val="en-GB"/>
              </w:rPr>
              <w:t xml:space="preserve"> to </w:t>
            </w:r>
            <w:r w:rsidRPr="00292DEB">
              <w:rPr>
                <w:color w:val="800000"/>
                <w:sz w:val="15"/>
                <w:szCs w:val="15"/>
                <w:lang w:val="en-GB"/>
              </w:rPr>
              <w:t>30</w:t>
            </w:r>
            <w:r w:rsidRPr="00292DEB">
              <w:rPr>
                <w:color w:val="800000"/>
                <w:sz w:val="15"/>
                <w:szCs w:val="15"/>
                <w:vertAlign w:val="superscript"/>
                <w:lang w:val="en-GB"/>
              </w:rPr>
              <w:t>th</w:t>
            </w:r>
            <w:r w:rsidRPr="00292DEB">
              <w:rPr>
                <w:color w:val="800000"/>
                <w:sz w:val="15"/>
                <w:szCs w:val="15"/>
                <w:lang w:val="en-GB"/>
              </w:rPr>
              <w:t xml:space="preserve"> April</w:t>
            </w:r>
            <w:r w:rsidRPr="00292DEB">
              <w:rPr>
                <w:color w:val="000000"/>
                <w:sz w:val="15"/>
                <w:szCs w:val="15"/>
                <w:lang w:val="en-GB"/>
              </w:rPr>
              <w:t xml:space="preserve">. If it is received for less than this, then </w:t>
            </w:r>
            <w:r w:rsidRPr="00292DEB">
              <w:rPr>
                <w:color w:val="800000"/>
                <w:sz w:val="15"/>
                <w:szCs w:val="15"/>
                <w:lang w:val="en-GB"/>
              </w:rPr>
              <w:t xml:space="preserve">3 </w:t>
            </w:r>
            <w:r w:rsidRPr="00292DEB">
              <w:rPr>
                <w:color w:val="000000"/>
                <w:sz w:val="15"/>
                <w:szCs w:val="15"/>
                <w:lang w:val="en-GB"/>
              </w:rPr>
              <w:t>daily unemployment benefits are payable for each month of unemployment benefit.</w:t>
            </w:r>
          </w:p>
          <w:p w14:paraId="1BDC0C3B" w14:textId="6017A23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44BDDCAE" w14:textId="25EA772B" w:rsidR="005D0FED" w:rsidRPr="00292DEB" w:rsidRDefault="005D0FED" w:rsidP="00DB7CCE">
            <w:pPr>
              <w:spacing w:line="276" w:lineRule="auto"/>
              <w:rPr>
                <w:rFonts w:cs="Arial"/>
                <w:color w:val="0000FF"/>
                <w:lang w:val="en-US"/>
              </w:rPr>
            </w:pPr>
            <w:r w:rsidRPr="00292DEB">
              <w:rPr>
                <w:rFonts w:cs="Arial"/>
                <w:color w:val="0000FF"/>
                <w:lang w:val="fr-FR"/>
              </w:rPr>
              <w:t>10</w:t>
            </w:r>
          </w:p>
        </w:tc>
        <w:tc>
          <w:tcPr>
            <w:tcW w:w="127" w:type="pct"/>
          </w:tcPr>
          <w:p w14:paraId="42C7D1A2" w14:textId="756637D9" w:rsidR="005D0FED" w:rsidRPr="00292DEB" w:rsidRDefault="005D0FED" w:rsidP="00DB7CCE">
            <w:pPr>
              <w:spacing w:line="276" w:lineRule="auto"/>
              <w:rPr>
                <w:rFonts w:cs="Arial"/>
                <w:color w:val="0000FF"/>
                <w:lang w:val="en-US"/>
              </w:rPr>
            </w:pPr>
            <w:r w:rsidRPr="00292DEB">
              <w:rPr>
                <w:rFonts w:cs="Arial"/>
                <w:color w:val="0000FF"/>
                <w:lang w:val="fr-FR"/>
              </w:rPr>
              <w:t>34</w:t>
            </w:r>
          </w:p>
        </w:tc>
        <w:tc>
          <w:tcPr>
            <w:tcW w:w="402" w:type="pct"/>
          </w:tcPr>
          <w:p w14:paraId="6D797564"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C749DE7" w14:textId="77777777" w:rsidR="005D0FED" w:rsidRPr="00292DEB" w:rsidRDefault="005D0FED" w:rsidP="00DB7CCE">
            <w:pPr>
              <w:spacing w:line="276" w:lineRule="auto"/>
              <w:rPr>
                <w:rFonts w:cs="Arial"/>
                <w:color w:val="0000FF"/>
                <w:lang w:val="en-US"/>
              </w:rPr>
            </w:pPr>
          </w:p>
        </w:tc>
      </w:tr>
      <w:tr w:rsidR="005D0FED" w:rsidRPr="00292DEB" w14:paraId="33F22058" w14:textId="77777777" w:rsidTr="005D0FED">
        <w:tc>
          <w:tcPr>
            <w:tcW w:w="193" w:type="pct"/>
          </w:tcPr>
          <w:p w14:paraId="188FB2AA" w14:textId="77777777" w:rsidR="005D0FED" w:rsidRPr="00292DEB" w:rsidRDefault="005D0FED" w:rsidP="00DB7CCE">
            <w:pPr>
              <w:spacing w:line="276" w:lineRule="auto"/>
              <w:jc w:val="left"/>
              <w:rPr>
                <w:rFonts w:cs="Arial"/>
                <w:lang w:val="es-ES"/>
              </w:rPr>
            </w:pPr>
            <w:r w:rsidRPr="00292DEB">
              <w:rPr>
                <w:rFonts w:cs="Arial"/>
                <w:lang w:val="es-ES"/>
              </w:rPr>
              <w:t>EL</w:t>
            </w:r>
          </w:p>
          <w:p w14:paraId="5BC5E4DC" w14:textId="77777777" w:rsidR="005D0FED" w:rsidRPr="00292DEB" w:rsidRDefault="005D0FED" w:rsidP="00DB7CCE">
            <w:pPr>
              <w:spacing w:line="276" w:lineRule="auto"/>
              <w:jc w:val="left"/>
              <w:rPr>
                <w:rFonts w:cs="Arial"/>
                <w:lang w:val="es-ES"/>
              </w:rPr>
            </w:pPr>
            <w:r w:rsidRPr="00292DEB">
              <w:rPr>
                <w:rFonts w:cs="Arial"/>
                <w:lang w:val="es-ES"/>
              </w:rPr>
              <w:t>EL</w:t>
            </w:r>
          </w:p>
          <w:p w14:paraId="51E9B6F5" w14:textId="77777777" w:rsidR="005D0FED" w:rsidRPr="00292DEB" w:rsidRDefault="005D0FED" w:rsidP="00DB7CCE">
            <w:pPr>
              <w:spacing w:line="276" w:lineRule="auto"/>
              <w:jc w:val="left"/>
              <w:rPr>
                <w:rFonts w:cs="Arial"/>
                <w:lang w:val="es-ES"/>
              </w:rPr>
            </w:pPr>
            <w:r w:rsidRPr="00292DEB">
              <w:rPr>
                <w:rFonts w:cs="Arial"/>
                <w:lang w:val="es-ES"/>
              </w:rPr>
              <w:t>EL</w:t>
            </w:r>
          </w:p>
          <w:p w14:paraId="0E1CADDF" w14:textId="77777777" w:rsidR="005D0FED" w:rsidRPr="00292DEB" w:rsidRDefault="005D0FED" w:rsidP="00DB7CCE">
            <w:pPr>
              <w:spacing w:line="276" w:lineRule="auto"/>
              <w:jc w:val="left"/>
              <w:rPr>
                <w:rFonts w:cs="Arial"/>
                <w:lang w:val="es-ES"/>
              </w:rPr>
            </w:pPr>
            <w:r w:rsidRPr="00292DEB">
              <w:rPr>
                <w:rFonts w:cs="Arial"/>
                <w:lang w:val="es-ES"/>
              </w:rPr>
              <w:t>EL</w:t>
            </w:r>
          </w:p>
          <w:p w14:paraId="1A854E23" w14:textId="7D4707D2" w:rsidR="005D0FED" w:rsidRPr="00292DEB" w:rsidRDefault="005D0FED" w:rsidP="00DB7CCE">
            <w:pPr>
              <w:spacing w:line="276" w:lineRule="auto"/>
              <w:jc w:val="left"/>
              <w:rPr>
                <w:rFonts w:cs="Arial"/>
                <w:lang w:val="es-ES"/>
              </w:rPr>
            </w:pPr>
            <w:r w:rsidRPr="00292DEB">
              <w:rPr>
                <w:rFonts w:cs="Arial"/>
                <w:lang w:val="es-ES"/>
              </w:rPr>
              <w:t>EL</w:t>
            </w:r>
          </w:p>
        </w:tc>
        <w:tc>
          <w:tcPr>
            <w:tcW w:w="1371" w:type="pct"/>
          </w:tcPr>
          <w:p w14:paraId="6996DCEB" w14:textId="77777777" w:rsidR="005D0FED" w:rsidRPr="00292DEB" w:rsidRDefault="005D0FED" w:rsidP="00DB7CCE">
            <w:pPr>
              <w:spacing w:line="276" w:lineRule="auto"/>
              <w:rPr>
                <w:rFonts w:cs="Arial"/>
              </w:rPr>
            </w:pPr>
            <w:r w:rsidRPr="00292DEB">
              <w:rPr>
                <w:rFonts w:cs="Arial"/>
              </w:rPr>
              <w:t xml:space="preserve">Während des Bezugs von Arbeitslosengeld haben Leistungsempfänger die Gelegenheit, an beruflichen Fortbildungen teilzunehmen (mit und ohne Vergütung) gemäß folgenden Bestimmungen: </w:t>
            </w:r>
          </w:p>
          <w:p w14:paraId="5BA61A0E" w14:textId="77777777" w:rsidR="005D0FED" w:rsidRPr="00292DEB" w:rsidRDefault="005D0FED" w:rsidP="00DB7CCE">
            <w:pPr>
              <w:pStyle w:val="ListParagraph"/>
              <w:numPr>
                <w:ilvl w:val="0"/>
                <w:numId w:val="86"/>
              </w:numPr>
              <w:pBdr>
                <w:top w:val="nil"/>
                <w:left w:val="nil"/>
                <w:bottom w:val="nil"/>
                <w:right w:val="nil"/>
                <w:between w:val="nil"/>
              </w:pBdr>
              <w:spacing w:before="60" w:after="0"/>
              <w:rPr>
                <w:rFonts w:ascii="Arial" w:hAnsi="Arial" w:cs="Arial"/>
                <w:color w:val="000000"/>
                <w:sz w:val="15"/>
                <w:szCs w:val="15"/>
                <w:lang w:val="de-DE"/>
              </w:rPr>
            </w:pPr>
            <w:r w:rsidRPr="00292DEB">
              <w:rPr>
                <w:rFonts w:ascii="Arial" w:hAnsi="Arial" w:cs="Arial"/>
                <w:color w:val="000000"/>
                <w:sz w:val="15"/>
                <w:szCs w:val="15"/>
                <w:lang w:val="de-DE"/>
              </w:rPr>
              <w:t xml:space="preserve">Programme mit einer Dauer bis zu </w:t>
            </w:r>
            <w:r w:rsidRPr="00292DEB">
              <w:rPr>
                <w:rFonts w:ascii="Arial" w:hAnsi="Arial" w:cs="Arial"/>
                <w:color w:val="C00000"/>
                <w:sz w:val="15"/>
                <w:szCs w:val="15"/>
                <w:lang w:val="de-DE"/>
              </w:rPr>
              <w:t>6</w:t>
            </w:r>
            <w:r w:rsidRPr="00292DEB">
              <w:rPr>
                <w:rFonts w:ascii="Arial" w:hAnsi="Arial" w:cs="Arial"/>
                <w:color w:val="000000"/>
                <w:sz w:val="15"/>
                <w:szCs w:val="15"/>
                <w:lang w:val="de-DE"/>
              </w:rPr>
              <w:t xml:space="preserve"> Monate (ohne Vergütung): Teilnehmer müssen die </w:t>
            </w:r>
            <w:r w:rsidRPr="00292DEB">
              <w:rPr>
                <w:rFonts w:ascii="Arial" w:hAnsi="Arial" w:cs="Arial"/>
                <w:color w:val="008000"/>
                <w:sz w:val="15"/>
                <w:szCs w:val="15"/>
                <w:lang w:val="de-DE"/>
              </w:rPr>
              <w:t>DYPA</w:t>
            </w:r>
            <w:r w:rsidRPr="00292DEB">
              <w:rPr>
                <w:rFonts w:ascii="Arial" w:hAnsi="Arial" w:cs="Arial"/>
                <w:color w:val="000000"/>
                <w:sz w:val="15"/>
                <w:szCs w:val="15"/>
                <w:lang w:val="de-DE"/>
              </w:rPr>
              <w:t xml:space="preserve"> rechtzeitig informieren, dass sie während der letzten</w:t>
            </w:r>
            <w:r w:rsidRPr="00292DEB">
              <w:rPr>
                <w:rFonts w:ascii="Arial" w:hAnsi="Arial" w:cs="Arial"/>
                <w:color w:val="C00000"/>
                <w:sz w:val="15"/>
                <w:szCs w:val="15"/>
                <w:lang w:val="de-DE"/>
              </w:rPr>
              <w:t xml:space="preserve"> 2</w:t>
            </w:r>
            <w:r w:rsidRPr="00292DEB">
              <w:rPr>
                <w:rFonts w:ascii="Arial" w:hAnsi="Arial" w:cs="Arial"/>
                <w:color w:val="000000"/>
                <w:sz w:val="15"/>
                <w:szCs w:val="15"/>
                <w:lang w:val="de-DE"/>
              </w:rPr>
              <w:t xml:space="preserve"> Jahre an keinem ähnlichen Programm teilgenommen haben;</w:t>
            </w:r>
          </w:p>
          <w:p w14:paraId="28487A2E" w14:textId="77777777" w:rsidR="005D0FED" w:rsidRPr="00292DEB" w:rsidRDefault="005D0FED" w:rsidP="00DB7CCE">
            <w:pPr>
              <w:spacing w:line="276" w:lineRule="auto"/>
              <w:rPr>
                <w:rFonts w:cs="Arial"/>
                <w:b/>
                <w:color w:val="FF0000"/>
              </w:rPr>
            </w:pPr>
          </w:p>
          <w:p w14:paraId="7F83FBB7" w14:textId="77777777" w:rsidR="005D0FED" w:rsidRPr="00292DEB" w:rsidRDefault="005D0FED" w:rsidP="00DB7CCE">
            <w:pPr>
              <w:pStyle w:val="Normal0"/>
              <w:spacing w:before="0" w:after="0" w:line="276" w:lineRule="auto"/>
              <w:rPr>
                <w:sz w:val="15"/>
                <w:szCs w:val="15"/>
                <w:lang w:val="de-DE"/>
              </w:rPr>
            </w:pPr>
            <w:r w:rsidRPr="00292DEB">
              <w:rPr>
                <w:color w:val="008000"/>
                <w:sz w:val="15"/>
                <w:szCs w:val="15"/>
                <w:lang w:val="de-DE"/>
              </w:rPr>
              <w:t>Pauschalleistung in Höhe von €300 für Langzeitarbeitslose (länger als 5 Jahre)</w:t>
            </w:r>
            <w:r w:rsidRPr="00292DEB">
              <w:rPr>
                <w:color w:val="FF0000"/>
                <w:sz w:val="15"/>
                <w:szCs w:val="15"/>
                <w:lang w:val="de-DE"/>
              </w:rPr>
              <w:t xml:space="preserve"> </w:t>
            </w:r>
            <w:r w:rsidRPr="00292DEB">
              <w:rPr>
                <w:i/>
                <w:iCs/>
                <w:color w:val="008080"/>
                <w:sz w:val="15"/>
                <w:szCs w:val="15"/>
                <w:lang w:val="de-DE"/>
              </w:rPr>
              <w:t>(</w:t>
            </w:r>
            <w:r w:rsidRPr="00292DEB">
              <w:rPr>
                <w:i/>
                <w:iCs/>
                <w:color w:val="008080"/>
                <w:sz w:val="15"/>
                <w:szCs w:val="15"/>
                <w:lang w:val="en-GB"/>
              </w:rPr>
              <w:t>ΕΦΑΠΑΞ</w:t>
            </w:r>
            <w:r w:rsidRPr="00292DEB">
              <w:rPr>
                <w:i/>
                <w:iCs/>
                <w:color w:val="008080"/>
                <w:sz w:val="15"/>
                <w:szCs w:val="15"/>
                <w:lang w:val="de-DE"/>
              </w:rPr>
              <w:t xml:space="preserve"> </w:t>
            </w:r>
            <w:r w:rsidRPr="00292DEB">
              <w:rPr>
                <w:i/>
                <w:iCs/>
                <w:color w:val="008080"/>
                <w:sz w:val="15"/>
                <w:szCs w:val="15"/>
                <w:lang w:val="en-GB"/>
              </w:rPr>
              <w:t>ΧΡΗΜΑΤΙΚΗ</w:t>
            </w:r>
            <w:r w:rsidRPr="00292DEB">
              <w:rPr>
                <w:i/>
                <w:iCs/>
                <w:color w:val="008080"/>
                <w:sz w:val="15"/>
                <w:szCs w:val="15"/>
                <w:lang w:val="de-DE"/>
              </w:rPr>
              <w:t xml:space="preserve"> </w:t>
            </w:r>
            <w:r w:rsidRPr="00292DEB">
              <w:rPr>
                <w:i/>
                <w:iCs/>
                <w:color w:val="008080"/>
                <w:sz w:val="15"/>
                <w:szCs w:val="15"/>
                <w:lang w:val="en-GB"/>
              </w:rPr>
              <w:t>ΠΑΡΟΧΗ</w:t>
            </w:r>
            <w:r w:rsidRPr="00292DEB">
              <w:rPr>
                <w:i/>
                <w:iCs/>
                <w:color w:val="008080"/>
                <w:sz w:val="15"/>
                <w:szCs w:val="15"/>
                <w:lang w:val="de-DE"/>
              </w:rPr>
              <w:t xml:space="preserve"> 300€ </w:t>
            </w:r>
            <w:r w:rsidRPr="00292DEB">
              <w:rPr>
                <w:i/>
                <w:iCs/>
                <w:color w:val="008080"/>
                <w:sz w:val="15"/>
                <w:szCs w:val="15"/>
                <w:lang w:val="en-GB"/>
              </w:rPr>
              <w:t>ΓΙΑ</w:t>
            </w:r>
            <w:r w:rsidRPr="00292DEB">
              <w:rPr>
                <w:i/>
                <w:iCs/>
                <w:color w:val="008080"/>
                <w:sz w:val="15"/>
                <w:szCs w:val="15"/>
                <w:lang w:val="de-DE"/>
              </w:rPr>
              <w:t xml:space="preserve"> </w:t>
            </w:r>
            <w:r w:rsidRPr="00292DEB">
              <w:rPr>
                <w:i/>
                <w:iCs/>
                <w:color w:val="008080"/>
                <w:sz w:val="15"/>
                <w:szCs w:val="15"/>
                <w:lang w:val="en-GB"/>
              </w:rPr>
              <w:t>ΜΑΚΡΟΧΡΟΝΙΑ</w:t>
            </w:r>
            <w:r w:rsidRPr="00292DEB">
              <w:rPr>
                <w:i/>
                <w:iCs/>
                <w:color w:val="008080"/>
                <w:sz w:val="15"/>
                <w:szCs w:val="15"/>
                <w:lang w:val="de-DE"/>
              </w:rPr>
              <w:t xml:space="preserve"> (</w:t>
            </w:r>
            <w:r w:rsidRPr="00292DEB">
              <w:rPr>
                <w:i/>
                <w:iCs/>
                <w:color w:val="008080"/>
                <w:sz w:val="15"/>
                <w:szCs w:val="15"/>
                <w:lang w:val="en-GB"/>
              </w:rPr>
              <w:t>ΑΝΩ</w:t>
            </w:r>
            <w:r w:rsidRPr="00292DEB">
              <w:rPr>
                <w:i/>
                <w:iCs/>
                <w:color w:val="008080"/>
                <w:sz w:val="15"/>
                <w:szCs w:val="15"/>
                <w:lang w:val="de-DE"/>
              </w:rPr>
              <w:t xml:space="preserve"> </w:t>
            </w:r>
            <w:r w:rsidRPr="00292DEB">
              <w:rPr>
                <w:i/>
                <w:iCs/>
                <w:color w:val="008080"/>
                <w:sz w:val="15"/>
                <w:szCs w:val="15"/>
                <w:lang w:val="en-GB"/>
              </w:rPr>
              <w:t>ΤΩΝ</w:t>
            </w:r>
            <w:r w:rsidRPr="00292DEB">
              <w:rPr>
                <w:i/>
                <w:iCs/>
                <w:color w:val="008080"/>
                <w:sz w:val="15"/>
                <w:szCs w:val="15"/>
                <w:lang w:val="de-DE"/>
              </w:rPr>
              <w:t xml:space="preserve"> 5 </w:t>
            </w:r>
            <w:r w:rsidRPr="00292DEB">
              <w:rPr>
                <w:i/>
                <w:iCs/>
                <w:color w:val="008080"/>
                <w:sz w:val="15"/>
                <w:szCs w:val="15"/>
                <w:lang w:val="en-GB"/>
              </w:rPr>
              <w:t>ΕΤΩΝ</w:t>
            </w:r>
            <w:r w:rsidRPr="00292DEB">
              <w:rPr>
                <w:i/>
                <w:iCs/>
                <w:color w:val="008080"/>
                <w:sz w:val="15"/>
                <w:szCs w:val="15"/>
                <w:lang w:val="de-DE"/>
              </w:rPr>
              <w:t xml:space="preserve">) </w:t>
            </w:r>
            <w:r w:rsidRPr="00292DEB">
              <w:rPr>
                <w:i/>
                <w:iCs/>
                <w:color w:val="008080"/>
                <w:sz w:val="15"/>
                <w:szCs w:val="15"/>
                <w:lang w:val="en-GB"/>
              </w:rPr>
              <w:t>ΑΝΕΡΓΟΥΣ</w:t>
            </w:r>
            <w:r w:rsidRPr="00292DEB">
              <w:rPr>
                <w:i/>
                <w:iCs/>
                <w:color w:val="008080"/>
                <w:sz w:val="15"/>
                <w:szCs w:val="15"/>
                <w:lang w:val="de-DE"/>
              </w:rPr>
              <w:t>)</w:t>
            </w:r>
            <w:r w:rsidRPr="00292DEB">
              <w:rPr>
                <w:iCs/>
                <w:color w:val="008080"/>
                <w:sz w:val="15"/>
                <w:szCs w:val="15"/>
                <w:lang w:val="de-DE"/>
              </w:rPr>
              <w:t xml:space="preserve">: </w:t>
            </w:r>
            <w:r w:rsidRPr="00292DEB">
              <w:rPr>
                <w:iCs/>
                <w:sz w:val="15"/>
                <w:szCs w:val="15"/>
                <w:lang w:val="de-DE"/>
              </w:rPr>
              <w:t xml:space="preserve">Langzeitarbeitslose, die seit mehr als </w:t>
            </w:r>
            <w:r w:rsidRPr="00292DEB">
              <w:rPr>
                <w:iCs/>
                <w:color w:val="C00000"/>
                <w:sz w:val="15"/>
                <w:szCs w:val="15"/>
                <w:lang w:val="de-DE"/>
              </w:rPr>
              <w:t xml:space="preserve">5 </w:t>
            </w:r>
            <w:r w:rsidRPr="00292DEB">
              <w:rPr>
                <w:iCs/>
                <w:sz w:val="15"/>
                <w:szCs w:val="15"/>
                <w:lang w:val="de-DE"/>
              </w:rPr>
              <w:t xml:space="preserve">Jahren im </w:t>
            </w:r>
            <w:r w:rsidRPr="00292DEB">
              <w:rPr>
                <w:iCs/>
                <w:color w:val="008000"/>
                <w:sz w:val="15"/>
                <w:szCs w:val="15"/>
                <w:lang w:val="de-DE"/>
              </w:rPr>
              <w:t>Digitalregister der DYPA</w:t>
            </w:r>
            <w:r w:rsidRPr="00292DEB">
              <w:rPr>
                <w:iCs/>
                <w:sz w:val="15"/>
                <w:szCs w:val="15"/>
                <w:lang w:val="de-DE"/>
              </w:rPr>
              <w:t xml:space="preserve"> gemeldet sind und einen digitalen individuellen Aktivierungsplan erstellen, erhalten eine Pauschalleistung in Höhe von </w:t>
            </w:r>
            <w:r w:rsidRPr="00292DEB">
              <w:rPr>
                <w:iCs/>
                <w:color w:val="FF00FF"/>
                <w:sz w:val="15"/>
                <w:szCs w:val="15"/>
                <w:lang w:val="de-DE"/>
              </w:rPr>
              <w:t>€300</w:t>
            </w:r>
            <w:r w:rsidRPr="00292DEB">
              <w:rPr>
                <w:iCs/>
                <w:sz w:val="15"/>
                <w:szCs w:val="15"/>
                <w:lang w:val="de-DE"/>
              </w:rPr>
              <w:t xml:space="preserve">, so lange sie nicht gleichzeitig andere Zuschüsse oder finanzielle Unterstützung der </w:t>
            </w:r>
            <w:r w:rsidRPr="00292DEB">
              <w:rPr>
                <w:iCs/>
                <w:color w:val="008000"/>
                <w:sz w:val="15"/>
                <w:szCs w:val="15"/>
                <w:lang w:val="de-DE"/>
              </w:rPr>
              <w:t>DYPA</w:t>
            </w:r>
            <w:r w:rsidRPr="00292DEB">
              <w:rPr>
                <w:iCs/>
                <w:sz w:val="15"/>
                <w:szCs w:val="15"/>
                <w:lang w:val="de-DE"/>
              </w:rPr>
              <w:t xml:space="preserve"> erhalten und ihr jährliches Familiennettoeinkommen während des vorigen Steuerjahres unter einem be-stimmten Schwellenwert liegt. </w:t>
            </w:r>
          </w:p>
          <w:p w14:paraId="071364F8" w14:textId="5A40234B" w:rsidR="005D0FED" w:rsidRPr="00292DEB" w:rsidRDefault="005D0FED" w:rsidP="00DB7CCE">
            <w:pPr>
              <w:spacing w:line="276" w:lineRule="auto"/>
              <w:rPr>
                <w:rFonts w:cs="Arial"/>
              </w:rPr>
            </w:pPr>
          </w:p>
        </w:tc>
        <w:tc>
          <w:tcPr>
            <w:tcW w:w="1370" w:type="pct"/>
          </w:tcPr>
          <w:p w14:paraId="4E79A6FA" w14:textId="77777777" w:rsidR="005D0FED" w:rsidRPr="00292DEB" w:rsidRDefault="005D0FED" w:rsidP="00DB7CCE">
            <w:pPr>
              <w:spacing w:line="276" w:lineRule="auto"/>
              <w:rPr>
                <w:rFonts w:cs="Arial"/>
                <w:lang w:val="fr-BE"/>
              </w:rPr>
            </w:pPr>
            <w:r w:rsidRPr="00292DEB">
              <w:rPr>
                <w:rFonts w:cs="Arial"/>
                <w:lang w:val="fr-BE"/>
              </w:rPr>
              <w:t xml:space="preserve">Pendant la période de perception de l’allocation de chômage, les bénéficiaires se voient accorder l’occasion de participer à des programmes de formation professionnelle (avec ou sans remboursement), selon les conditions suivantes: </w:t>
            </w:r>
          </w:p>
          <w:p w14:paraId="2C079DFD" w14:textId="77777777" w:rsidR="005D0FED" w:rsidRPr="00292DEB" w:rsidRDefault="005D0FED" w:rsidP="00DB7CCE">
            <w:pPr>
              <w:pStyle w:val="ListParagraph"/>
              <w:numPr>
                <w:ilvl w:val="0"/>
                <w:numId w:val="92"/>
              </w:numPr>
              <w:pBdr>
                <w:top w:val="nil"/>
                <w:left w:val="nil"/>
                <w:bottom w:val="nil"/>
                <w:right w:val="nil"/>
                <w:between w:val="nil"/>
              </w:pBdr>
              <w:spacing w:before="60" w:after="0"/>
              <w:rPr>
                <w:rFonts w:ascii="Arial" w:hAnsi="Arial" w:cs="Arial"/>
                <w:color w:val="000000"/>
                <w:sz w:val="15"/>
                <w:szCs w:val="15"/>
                <w:lang w:val="fr-BE"/>
              </w:rPr>
            </w:pPr>
            <w:r w:rsidRPr="00292DEB">
              <w:rPr>
                <w:rFonts w:ascii="Arial" w:hAnsi="Arial" w:cs="Arial"/>
                <w:color w:val="000000"/>
                <w:sz w:val="15"/>
                <w:szCs w:val="15"/>
                <w:lang w:val="fr-BE"/>
              </w:rPr>
              <w:t xml:space="preserve">en ce qui concerne les programmes d’une durée allant jusqu’à </w:t>
            </w:r>
            <w:r w:rsidRPr="00292DEB">
              <w:rPr>
                <w:rFonts w:ascii="Arial" w:hAnsi="Arial" w:cs="Arial"/>
                <w:color w:val="C00000"/>
                <w:sz w:val="15"/>
                <w:szCs w:val="15"/>
                <w:lang w:val="fr-BE"/>
              </w:rPr>
              <w:t>6</w:t>
            </w:r>
            <w:r w:rsidRPr="00292DEB">
              <w:rPr>
                <w:rFonts w:ascii="Arial" w:hAnsi="Arial" w:cs="Arial"/>
                <w:color w:val="000000"/>
                <w:sz w:val="15"/>
                <w:szCs w:val="15"/>
                <w:lang w:val="fr-BE"/>
              </w:rPr>
              <w:t xml:space="preserve"> mois (sans remboursement): les participants doivent faire savoir à temps au </w:t>
            </w:r>
            <w:r w:rsidRPr="00292DEB">
              <w:rPr>
                <w:rFonts w:ascii="Arial" w:hAnsi="Arial" w:cs="Arial"/>
                <w:color w:val="008000"/>
                <w:sz w:val="15"/>
                <w:szCs w:val="15"/>
                <w:lang w:val="fr-BE"/>
              </w:rPr>
              <w:t>DYPA</w:t>
            </w:r>
            <w:r w:rsidRPr="00292DEB">
              <w:rPr>
                <w:rFonts w:ascii="Arial" w:hAnsi="Arial" w:cs="Arial"/>
                <w:color w:val="000000"/>
                <w:sz w:val="15"/>
                <w:szCs w:val="15"/>
                <w:lang w:val="fr-BE"/>
              </w:rPr>
              <w:t xml:space="preserve"> qu’ils n’ont pas suivi de programme similaire au cours des deux dernières années;</w:t>
            </w:r>
          </w:p>
          <w:p w14:paraId="54902B8C" w14:textId="77777777" w:rsidR="005D0FED" w:rsidRPr="00292DEB" w:rsidRDefault="005D0FED" w:rsidP="00DB7CCE">
            <w:pPr>
              <w:spacing w:line="276" w:lineRule="auto"/>
              <w:rPr>
                <w:rFonts w:cs="Arial"/>
                <w:b/>
                <w:color w:val="FF0000"/>
                <w:lang w:val="fr-BE"/>
              </w:rPr>
            </w:pPr>
          </w:p>
          <w:p w14:paraId="39E38B14" w14:textId="77777777" w:rsidR="005D0FED" w:rsidRPr="00292DEB" w:rsidRDefault="005D0FED" w:rsidP="00DB7CCE">
            <w:pPr>
              <w:pStyle w:val="Normal0"/>
              <w:spacing w:before="0" w:after="0" w:line="276" w:lineRule="auto"/>
              <w:rPr>
                <w:sz w:val="15"/>
                <w:szCs w:val="15"/>
                <w:lang w:val="fr-BE"/>
              </w:rPr>
            </w:pPr>
            <w:r w:rsidRPr="00292DEB">
              <w:rPr>
                <w:color w:val="008000"/>
                <w:sz w:val="15"/>
                <w:szCs w:val="15"/>
                <w:lang w:val="fr-BE"/>
              </w:rPr>
              <w:t>Prestation unique en espèces de €300 pour les chômeurs de longue durée (plus de 5 ans)</w:t>
            </w:r>
            <w:r w:rsidRPr="00292DEB">
              <w:rPr>
                <w:color w:val="FF0000"/>
                <w:sz w:val="15"/>
                <w:szCs w:val="15"/>
                <w:lang w:val="fr-BE"/>
              </w:rPr>
              <w:t xml:space="preserve"> </w:t>
            </w:r>
            <w:r w:rsidRPr="00292DEB">
              <w:rPr>
                <w:i/>
                <w:iCs/>
                <w:color w:val="008080"/>
                <w:sz w:val="15"/>
                <w:szCs w:val="15"/>
                <w:lang w:val="fr-BE"/>
              </w:rPr>
              <w:t>(ΕΦΑΠΑΞ ΧΡΗΜΑΤΙΚΗ ΠΑΡΟΧΗ 300€ ΓΙΑ ΜΑΚΡΟΧΡΟΝΙΑ (ΑΝΩ ΤΩΝ 5 ΕΤΩΝ) ΑΝΕΡΓΟΥΣ)</w:t>
            </w:r>
            <w:r w:rsidRPr="00292DEB">
              <w:rPr>
                <w:iCs/>
                <w:color w:val="008080"/>
                <w:sz w:val="15"/>
                <w:szCs w:val="15"/>
                <w:lang w:val="fr-BE"/>
              </w:rPr>
              <w:t xml:space="preserve">: </w:t>
            </w:r>
            <w:r w:rsidRPr="00292DEB">
              <w:rPr>
                <w:iCs/>
                <w:sz w:val="15"/>
                <w:szCs w:val="15"/>
                <w:lang w:val="fr-BE"/>
              </w:rPr>
              <w:t xml:space="preserve">les chômeurs de longue durée inscrits dans le </w:t>
            </w:r>
            <w:r w:rsidRPr="00292DEB">
              <w:rPr>
                <w:iCs/>
                <w:color w:val="008000"/>
                <w:sz w:val="15"/>
                <w:szCs w:val="15"/>
                <w:lang w:val="fr-BE"/>
              </w:rPr>
              <w:t>registre numérique du DYPA</w:t>
            </w:r>
            <w:r w:rsidRPr="00292DEB">
              <w:rPr>
                <w:iCs/>
                <w:sz w:val="15"/>
                <w:szCs w:val="15"/>
                <w:lang w:val="fr-BE"/>
              </w:rPr>
              <w:t xml:space="preserve"> depuis plus de </w:t>
            </w:r>
            <w:r w:rsidRPr="00292DEB">
              <w:rPr>
                <w:iCs/>
                <w:color w:val="C00000"/>
                <w:sz w:val="15"/>
                <w:szCs w:val="15"/>
                <w:lang w:val="fr-BE"/>
              </w:rPr>
              <w:t>5</w:t>
            </w:r>
            <w:r w:rsidRPr="00292DEB">
              <w:rPr>
                <w:iCs/>
                <w:sz w:val="15"/>
                <w:szCs w:val="15"/>
                <w:lang w:val="fr-BE"/>
              </w:rPr>
              <w:t xml:space="preserve"> ans et qui établissent un plan d’action individuel numérique perçoivent une allocation unique en espèces de </w:t>
            </w:r>
            <w:r w:rsidRPr="00292DEB">
              <w:rPr>
                <w:iCs/>
                <w:color w:val="FF00FF"/>
                <w:sz w:val="15"/>
                <w:szCs w:val="15"/>
                <w:lang w:val="fr-BE"/>
              </w:rPr>
              <w:t>€300</w:t>
            </w:r>
            <w:r w:rsidRPr="00292DEB">
              <w:rPr>
                <w:iCs/>
                <w:sz w:val="15"/>
                <w:szCs w:val="15"/>
                <w:lang w:val="fr-BE"/>
              </w:rPr>
              <w:t xml:space="preserve">, pour autant qu’ils ne perçoivent pas simultanément une autre allocation ou aide financière du </w:t>
            </w:r>
            <w:r w:rsidRPr="00292DEB">
              <w:rPr>
                <w:iCs/>
                <w:color w:val="008000"/>
                <w:sz w:val="15"/>
                <w:szCs w:val="15"/>
                <w:lang w:val="fr-BE"/>
              </w:rPr>
              <w:t>DYPA</w:t>
            </w:r>
            <w:r w:rsidRPr="00292DEB">
              <w:rPr>
                <w:iCs/>
                <w:sz w:val="15"/>
                <w:szCs w:val="15"/>
                <w:lang w:val="fr-BE"/>
              </w:rPr>
              <w:t xml:space="preserve"> et que le revenu annuel total de leur foyer au cours de l’exercice fiscal précédent soit inférieur à un certain niveau.</w:t>
            </w:r>
          </w:p>
          <w:p w14:paraId="0E151FD1" w14:textId="055CA6DA" w:rsidR="005D0FED" w:rsidRPr="00292DEB" w:rsidRDefault="005D0FED" w:rsidP="00DB7CCE">
            <w:pPr>
              <w:spacing w:line="276" w:lineRule="auto"/>
              <w:rPr>
                <w:rFonts w:cs="Arial"/>
                <w:lang w:val="fr-BE"/>
              </w:rPr>
            </w:pPr>
          </w:p>
        </w:tc>
        <w:tc>
          <w:tcPr>
            <w:tcW w:w="1370" w:type="pct"/>
          </w:tcPr>
          <w:p w14:paraId="3552539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E-X-35-EL</w:t>
            </w:r>
          </w:p>
          <w:p w14:paraId="325DDD1D"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0000"/>
                <w:sz w:val="15"/>
                <w:szCs w:val="15"/>
                <w:lang w:val="en-GB"/>
              </w:rPr>
              <w:t>While receiving unemployment benefit, beneficiaries are given the opportunity to participate in vocational training programmes (with or without reimbursement</w:t>
            </w:r>
            <w:del w:id="358" w:author="Author">
              <w:r w:rsidRPr="00292DEB">
                <w:rPr>
                  <w:color w:val="000000"/>
                  <w:sz w:val="15"/>
                  <w:szCs w:val="15"/>
                  <w:lang w:val="en-GB"/>
                </w:rPr>
                <w:delText xml:space="preserve">), under the following provisions: </w:delText>
              </w:r>
            </w:del>
            <w:ins w:id="359" w:author="Author">
              <w:r w:rsidRPr="00292DEB">
                <w:rPr>
                  <w:color w:val="000000"/>
                  <w:sz w:val="15"/>
                  <w:szCs w:val="15"/>
                  <w:lang w:val="en-GB"/>
                </w:rPr>
                <w:t>).</w:t>
              </w:r>
            </w:ins>
          </w:p>
          <w:p w14:paraId="55F874C8" w14:textId="77777777" w:rsidR="005D0FED" w:rsidRPr="00292DEB" w:rsidRDefault="005D0FED" w:rsidP="00DB7CCE">
            <w:pPr>
              <w:pStyle w:val="Normal0"/>
              <w:pBdr>
                <w:top w:val="nil"/>
                <w:left w:val="nil"/>
                <w:bottom w:val="nil"/>
                <w:right w:val="nil"/>
                <w:between w:val="nil"/>
              </w:pBdr>
              <w:rPr>
                <w:ins w:id="360" w:author="Author"/>
                <w:color w:val="000000"/>
                <w:sz w:val="15"/>
                <w:szCs w:val="15"/>
                <w:lang w:val="en-GB"/>
              </w:rPr>
            </w:pPr>
            <w:del w:id="361" w:author="Author">
              <w:r w:rsidRPr="00292DEB">
                <w:rPr>
                  <w:color w:val="000000"/>
                  <w:sz w:val="15"/>
                  <w:szCs w:val="15"/>
                  <w:lang w:val="en-GB"/>
                </w:rPr>
                <w:delText>for</w:delText>
              </w:r>
            </w:del>
            <w:ins w:id="362" w:author="Author">
              <w:r w:rsidRPr="00292DEB">
                <w:rPr>
                  <w:color w:val="000000"/>
                  <w:sz w:val="15"/>
                  <w:szCs w:val="15"/>
                  <w:lang w:val="en-GB"/>
                </w:rPr>
                <w:t>Participation in non-subsidised initial or continuing vocational training</w:t>
              </w:r>
            </w:ins>
            <w:r w:rsidRPr="00292DEB">
              <w:rPr>
                <w:color w:val="000000"/>
                <w:sz w:val="15"/>
                <w:szCs w:val="15"/>
                <w:lang w:val="en-GB"/>
              </w:rPr>
              <w:t xml:space="preserve"> programmes </w:t>
            </w:r>
            <w:del w:id="363" w:author="Author">
              <w:r w:rsidRPr="00292DEB">
                <w:rPr>
                  <w:color w:val="000000"/>
                  <w:sz w:val="15"/>
                  <w:szCs w:val="15"/>
                  <w:lang w:val="en-GB"/>
                </w:rPr>
                <w:delText xml:space="preserve">with duration up to </w:delText>
              </w:r>
              <w:r w:rsidRPr="00292DEB">
                <w:rPr>
                  <w:color w:val="C00000"/>
                  <w:sz w:val="15"/>
                  <w:szCs w:val="15"/>
                  <w:lang w:val="en-GB"/>
                </w:rPr>
                <w:delText>6</w:delText>
              </w:r>
              <w:r w:rsidRPr="00292DEB">
                <w:rPr>
                  <w:color w:val="000000"/>
                  <w:sz w:val="15"/>
                  <w:szCs w:val="15"/>
                  <w:lang w:val="en-GB"/>
                </w:rPr>
                <w:delText xml:space="preserve"> months (without reimbursement): participants have to inform </w:delText>
              </w:r>
              <w:r w:rsidRPr="00292DEB">
                <w:rPr>
                  <w:color w:val="008000"/>
                  <w:sz w:val="15"/>
                  <w:szCs w:val="15"/>
                  <w:lang w:val="en-GB"/>
                </w:rPr>
                <w:delText>DYPA</w:delText>
              </w:r>
              <w:r w:rsidRPr="00292DEB">
                <w:rPr>
                  <w:color w:val="000000"/>
                  <w:sz w:val="15"/>
                  <w:szCs w:val="15"/>
                  <w:lang w:val="en-GB"/>
                </w:rPr>
                <w:delText xml:space="preserve"> in time that they have</w:delText>
              </w:r>
            </w:del>
            <w:ins w:id="364" w:author="Author">
              <w:r w:rsidRPr="00292DEB">
                <w:rPr>
                  <w:color w:val="000000"/>
                  <w:sz w:val="15"/>
                  <w:szCs w:val="15"/>
                  <w:lang w:val="en-GB"/>
                </w:rPr>
                <w:t xml:space="preserve">delivered by </w:t>
              </w:r>
              <w:r w:rsidRPr="00292DEB">
                <w:rPr>
                  <w:color w:val="008000"/>
                  <w:sz w:val="15"/>
                  <w:szCs w:val="15"/>
                  <w:lang w:val="en-GB"/>
                </w:rPr>
                <w:t xml:space="preserve">IEK, SAEK or KEK/KEDIVIM </w:t>
              </w:r>
              <w:r w:rsidRPr="00292DEB">
                <w:rPr>
                  <w:color w:val="000000"/>
                  <w:sz w:val="15"/>
                  <w:szCs w:val="15"/>
                  <w:lang w:val="en-GB"/>
                </w:rPr>
                <w:t>does</w:t>
              </w:r>
            </w:ins>
            <w:r w:rsidRPr="00292DEB">
              <w:rPr>
                <w:color w:val="000000"/>
                <w:sz w:val="15"/>
                <w:szCs w:val="15"/>
                <w:lang w:val="en-GB"/>
              </w:rPr>
              <w:t xml:space="preserve"> not </w:t>
            </w:r>
            <w:del w:id="365" w:author="Author">
              <w:r w:rsidRPr="00292DEB">
                <w:rPr>
                  <w:color w:val="000000"/>
                  <w:sz w:val="15"/>
                  <w:szCs w:val="15"/>
                  <w:lang w:val="en-GB"/>
                </w:rPr>
                <w:delText>participated</w:delText>
              </w:r>
            </w:del>
            <w:ins w:id="366" w:author="Author">
              <w:r w:rsidRPr="00292DEB">
                <w:rPr>
                  <w:color w:val="000000"/>
                  <w:sz w:val="15"/>
                  <w:szCs w:val="15"/>
                  <w:lang w:val="en-GB"/>
                </w:rPr>
                <w:t>lead to suspension of unemployment benefits.</w:t>
              </w:r>
            </w:ins>
          </w:p>
          <w:p w14:paraId="37A4EEEE" w14:textId="77777777" w:rsidR="005D0FED" w:rsidRPr="00292DEB" w:rsidRDefault="005D0FED" w:rsidP="00DB7CCE">
            <w:pPr>
              <w:pStyle w:val="Normal0"/>
              <w:pBdr>
                <w:top w:val="nil"/>
                <w:left w:val="nil"/>
                <w:bottom w:val="nil"/>
                <w:right w:val="nil"/>
                <w:between w:val="nil"/>
              </w:pBdr>
              <w:rPr>
                <w:color w:val="000000"/>
                <w:sz w:val="15"/>
                <w:szCs w:val="15"/>
                <w:lang w:val="en-GB"/>
              </w:rPr>
            </w:pPr>
            <w:ins w:id="367" w:author="Author">
              <w:r w:rsidRPr="00292DEB">
                <w:rPr>
                  <w:color w:val="000000"/>
                  <w:sz w:val="15"/>
                  <w:szCs w:val="15"/>
                  <w:lang w:val="en-GB"/>
                </w:rPr>
                <w:t>However, participation</w:t>
              </w:r>
            </w:ins>
            <w:r w:rsidRPr="00292DEB">
              <w:rPr>
                <w:color w:val="000000"/>
                <w:sz w:val="15"/>
                <w:szCs w:val="15"/>
                <w:lang w:val="en-GB"/>
              </w:rPr>
              <w:t xml:space="preserve"> in </w:t>
            </w:r>
            <w:del w:id="368" w:author="Author">
              <w:r w:rsidRPr="00292DEB">
                <w:rPr>
                  <w:color w:val="000000"/>
                  <w:sz w:val="15"/>
                  <w:szCs w:val="15"/>
                  <w:lang w:val="en-GB"/>
                </w:rPr>
                <w:delText>a similar programme during</w:delText>
              </w:r>
            </w:del>
            <w:ins w:id="369" w:author="Author">
              <w:r w:rsidRPr="00292DEB">
                <w:rPr>
                  <w:color w:val="000000"/>
                  <w:sz w:val="15"/>
                  <w:szCs w:val="15"/>
                  <w:lang w:val="en-GB"/>
                </w:rPr>
                <w:t>subsidised continuing vocational training may result in suspension if the total hours attended within</w:t>
              </w:r>
            </w:ins>
            <w:r w:rsidRPr="00292DEB">
              <w:rPr>
                <w:color w:val="000000"/>
                <w:sz w:val="15"/>
                <w:szCs w:val="15"/>
                <w:lang w:val="en-GB"/>
              </w:rPr>
              <w:t xml:space="preserve"> the last </w:t>
            </w:r>
            <w:del w:id="370" w:author="Author">
              <w:r w:rsidRPr="00292DEB">
                <w:rPr>
                  <w:color w:val="C00000"/>
                  <w:sz w:val="15"/>
                  <w:szCs w:val="15"/>
                  <w:lang w:val="en-GB"/>
                </w:rPr>
                <w:delText>2</w:delText>
              </w:r>
              <w:r w:rsidRPr="00292DEB">
                <w:rPr>
                  <w:color w:val="000000"/>
                  <w:sz w:val="15"/>
                  <w:szCs w:val="15"/>
                  <w:lang w:val="en-GB"/>
                </w:rPr>
                <w:delText xml:space="preserve"> years; </w:delText>
              </w:r>
            </w:del>
            <w:ins w:id="371" w:author="Author">
              <w:r w:rsidRPr="00292DEB">
                <w:rPr>
                  <w:color w:val="000000"/>
                  <w:sz w:val="15"/>
                  <w:szCs w:val="15"/>
                  <w:lang w:val="en-GB"/>
                </w:rPr>
                <w:t>calendar year fall within specified limits (</w:t>
              </w:r>
              <w:r w:rsidRPr="00292DEB">
                <w:rPr>
                  <w:color w:val="C00000"/>
                  <w:sz w:val="15"/>
                  <w:szCs w:val="15"/>
                  <w:lang w:val="en-GB"/>
                </w:rPr>
                <w:t>600</w:t>
              </w:r>
              <w:r w:rsidRPr="00292DEB">
                <w:rPr>
                  <w:color w:val="000000"/>
                  <w:sz w:val="15"/>
                  <w:szCs w:val="15"/>
                  <w:lang w:val="en-GB"/>
                </w:rPr>
                <w:t xml:space="preserve"> hours for programmes for the unemployed; </w:t>
              </w:r>
              <w:r w:rsidRPr="00292DEB">
                <w:rPr>
                  <w:color w:val="C00000"/>
                  <w:sz w:val="15"/>
                  <w:szCs w:val="15"/>
                  <w:lang w:val="en-GB"/>
                </w:rPr>
                <w:t xml:space="preserve">300 </w:t>
              </w:r>
              <w:r w:rsidRPr="00292DEB">
                <w:rPr>
                  <w:color w:val="000000"/>
                  <w:sz w:val="15"/>
                  <w:szCs w:val="15"/>
                  <w:lang w:val="en-GB"/>
                </w:rPr>
                <w:t xml:space="preserve">for programmes for employees and the self-employed; </w:t>
              </w:r>
              <w:r w:rsidRPr="00292DEB">
                <w:rPr>
                  <w:color w:val="C00000"/>
                  <w:sz w:val="15"/>
                  <w:szCs w:val="15"/>
                  <w:lang w:val="en-GB"/>
                </w:rPr>
                <w:t xml:space="preserve">250 </w:t>
              </w:r>
              <w:r w:rsidRPr="00292DEB">
                <w:rPr>
                  <w:color w:val="000000"/>
                  <w:sz w:val="15"/>
                  <w:szCs w:val="15"/>
                  <w:lang w:val="en-GB"/>
                </w:rPr>
                <w:t>for General Adult Education; and different limits set for socially vulnerable groups depending on programme announcements).</w:t>
              </w:r>
            </w:ins>
          </w:p>
          <w:p w14:paraId="324F12A2" w14:textId="77777777" w:rsidR="005D0FED" w:rsidRPr="00292DEB" w:rsidRDefault="005D0FED" w:rsidP="00DB7CCE">
            <w:pPr>
              <w:pStyle w:val="Normal0"/>
              <w:pBdr>
                <w:top w:val="nil"/>
                <w:left w:val="nil"/>
                <w:bottom w:val="nil"/>
                <w:right w:val="nil"/>
                <w:between w:val="nil"/>
              </w:pBdr>
              <w:spacing w:after="0"/>
              <w:rPr>
                <w:b/>
                <w:bCs/>
                <w:color w:val="FF0000"/>
                <w:sz w:val="15"/>
                <w:szCs w:val="15"/>
                <w:lang w:val="en-GB"/>
              </w:rPr>
            </w:pPr>
          </w:p>
          <w:p w14:paraId="1E8A9F9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One-off cash benefit of €300 for long-term (over 5 years) unemployed</w:t>
            </w:r>
            <w:r w:rsidRPr="00292DEB">
              <w:rPr>
                <w:color w:val="FF0000"/>
                <w:sz w:val="15"/>
                <w:szCs w:val="15"/>
                <w:lang w:val="en-GB"/>
              </w:rPr>
              <w:t xml:space="preserve"> </w:t>
            </w:r>
            <w:r w:rsidRPr="00292DEB">
              <w:rPr>
                <w:i/>
                <w:color w:val="008080"/>
                <w:sz w:val="15"/>
                <w:szCs w:val="15"/>
                <w:lang w:val="en-GB"/>
              </w:rPr>
              <w:t>(</w:t>
            </w:r>
            <w:r w:rsidRPr="00292DEB">
              <w:rPr>
                <w:i/>
                <w:color w:val="008080"/>
                <w:sz w:val="15"/>
                <w:szCs w:val="15"/>
              </w:rPr>
              <w:t>ΕΦΑΠΑΞ</w:t>
            </w:r>
            <w:r w:rsidRPr="00292DEB">
              <w:rPr>
                <w:i/>
                <w:color w:val="008080"/>
                <w:sz w:val="15"/>
                <w:szCs w:val="15"/>
                <w:lang w:val="en-GB"/>
              </w:rPr>
              <w:t xml:space="preserve"> </w:t>
            </w:r>
            <w:r w:rsidRPr="00292DEB">
              <w:rPr>
                <w:i/>
                <w:color w:val="008080"/>
                <w:sz w:val="15"/>
                <w:szCs w:val="15"/>
              </w:rPr>
              <w:t>ΧΡΗΜΑΤΙΚΗ</w:t>
            </w:r>
            <w:r w:rsidRPr="00292DEB">
              <w:rPr>
                <w:i/>
                <w:color w:val="008080"/>
                <w:sz w:val="15"/>
                <w:szCs w:val="15"/>
                <w:lang w:val="en-GB"/>
              </w:rPr>
              <w:t xml:space="preserve"> </w:t>
            </w:r>
            <w:r w:rsidRPr="00292DEB">
              <w:rPr>
                <w:i/>
                <w:color w:val="008080"/>
                <w:sz w:val="15"/>
                <w:szCs w:val="15"/>
              </w:rPr>
              <w:t>ΠΑΡΟΧΗ</w:t>
            </w:r>
            <w:r w:rsidRPr="00292DEB">
              <w:rPr>
                <w:i/>
                <w:color w:val="008080"/>
                <w:sz w:val="15"/>
                <w:szCs w:val="15"/>
                <w:lang w:val="en-GB"/>
              </w:rPr>
              <w:t xml:space="preserve"> 300€ </w:t>
            </w:r>
            <w:r w:rsidRPr="00292DEB">
              <w:rPr>
                <w:i/>
                <w:color w:val="008080"/>
                <w:sz w:val="15"/>
                <w:szCs w:val="15"/>
              </w:rPr>
              <w:t>ΓΙΑ</w:t>
            </w:r>
            <w:r w:rsidRPr="00292DEB">
              <w:rPr>
                <w:i/>
                <w:color w:val="008080"/>
                <w:sz w:val="15"/>
                <w:szCs w:val="15"/>
                <w:lang w:val="en-GB"/>
              </w:rPr>
              <w:t xml:space="preserve"> </w:t>
            </w:r>
            <w:r w:rsidRPr="00292DEB">
              <w:rPr>
                <w:i/>
                <w:color w:val="008080"/>
                <w:sz w:val="15"/>
                <w:szCs w:val="15"/>
              </w:rPr>
              <w:t>ΜΑΚΡΟΧΡΟΝΙΑ</w:t>
            </w:r>
            <w:r w:rsidRPr="00292DEB">
              <w:rPr>
                <w:i/>
                <w:color w:val="008080"/>
                <w:sz w:val="15"/>
                <w:szCs w:val="15"/>
                <w:lang w:val="en-GB"/>
              </w:rPr>
              <w:t xml:space="preserve"> (</w:t>
            </w:r>
            <w:r w:rsidRPr="00292DEB">
              <w:rPr>
                <w:i/>
                <w:color w:val="008080"/>
                <w:sz w:val="15"/>
                <w:szCs w:val="15"/>
              </w:rPr>
              <w:t>ΑΝΩ</w:t>
            </w:r>
            <w:r w:rsidRPr="00292DEB">
              <w:rPr>
                <w:i/>
                <w:color w:val="008080"/>
                <w:sz w:val="15"/>
                <w:szCs w:val="15"/>
                <w:lang w:val="en-GB"/>
              </w:rPr>
              <w:t xml:space="preserve"> </w:t>
            </w:r>
            <w:r w:rsidRPr="00292DEB">
              <w:rPr>
                <w:i/>
                <w:color w:val="008080"/>
                <w:sz w:val="15"/>
                <w:szCs w:val="15"/>
              </w:rPr>
              <w:t>ΤΩΝ</w:t>
            </w:r>
            <w:r w:rsidRPr="00292DEB">
              <w:rPr>
                <w:i/>
                <w:color w:val="008080"/>
                <w:sz w:val="15"/>
                <w:szCs w:val="15"/>
                <w:lang w:val="en-GB"/>
              </w:rPr>
              <w:t xml:space="preserve"> 5 </w:t>
            </w:r>
            <w:r w:rsidRPr="00292DEB">
              <w:rPr>
                <w:i/>
                <w:color w:val="008080"/>
                <w:sz w:val="15"/>
                <w:szCs w:val="15"/>
              </w:rPr>
              <w:t>ΕΤΩΝ</w:t>
            </w:r>
            <w:r w:rsidRPr="00292DEB">
              <w:rPr>
                <w:i/>
                <w:color w:val="008080"/>
                <w:sz w:val="15"/>
                <w:szCs w:val="15"/>
                <w:lang w:val="en-GB"/>
              </w:rPr>
              <w:t xml:space="preserve">) </w:t>
            </w:r>
            <w:r w:rsidRPr="00292DEB">
              <w:rPr>
                <w:i/>
                <w:color w:val="008080"/>
                <w:sz w:val="15"/>
                <w:szCs w:val="15"/>
              </w:rPr>
              <w:t>ΑΝΕΡΓΟΥΣ</w:t>
            </w:r>
            <w:r w:rsidRPr="00292DEB">
              <w:rPr>
                <w:i/>
                <w:color w:val="008080"/>
                <w:sz w:val="15"/>
                <w:szCs w:val="15"/>
                <w:lang w:val="en-GB"/>
              </w:rPr>
              <w:t>)</w:t>
            </w:r>
            <w:r w:rsidRPr="00292DEB">
              <w:rPr>
                <w:color w:val="008080"/>
                <w:sz w:val="15"/>
                <w:szCs w:val="15"/>
                <w:lang w:val="en-GB"/>
              </w:rPr>
              <w:t xml:space="preserve">: </w:t>
            </w:r>
            <w:r w:rsidRPr="00292DEB">
              <w:rPr>
                <w:color w:val="000000"/>
                <w:sz w:val="15"/>
                <w:szCs w:val="15"/>
                <w:lang w:val="en-GB"/>
              </w:rPr>
              <w:t xml:space="preserve">The long-term unemployed who are registered in the </w:t>
            </w:r>
            <w:r w:rsidRPr="00292DEB">
              <w:rPr>
                <w:color w:val="008000"/>
                <w:sz w:val="15"/>
                <w:szCs w:val="15"/>
                <w:lang w:val="en-GB"/>
              </w:rPr>
              <w:t>DYPA Digital Register</w:t>
            </w:r>
            <w:r w:rsidRPr="00292DEB">
              <w:rPr>
                <w:color w:val="000000"/>
                <w:sz w:val="15"/>
                <w:szCs w:val="15"/>
                <w:lang w:val="en-GB"/>
              </w:rPr>
              <w:t xml:space="preserve"> for more than </w:t>
            </w:r>
            <w:r w:rsidRPr="00292DEB">
              <w:rPr>
                <w:color w:val="C00000"/>
                <w:sz w:val="15"/>
                <w:szCs w:val="15"/>
                <w:lang w:val="en-GB"/>
              </w:rPr>
              <w:t>5</w:t>
            </w:r>
            <w:r w:rsidRPr="00292DEB">
              <w:rPr>
                <w:color w:val="000000"/>
                <w:sz w:val="15"/>
                <w:szCs w:val="15"/>
                <w:lang w:val="en-GB"/>
              </w:rPr>
              <w:t xml:space="preserve"> years and draw up a </w:t>
            </w:r>
            <w:r w:rsidRPr="00292DEB">
              <w:rPr>
                <w:color w:val="008000"/>
                <w:sz w:val="15"/>
                <w:szCs w:val="15"/>
                <w:lang w:val="en-GB"/>
              </w:rPr>
              <w:t>Digital Individual Action Plan</w:t>
            </w:r>
            <w:r w:rsidRPr="00292DEB">
              <w:rPr>
                <w:color w:val="000000"/>
                <w:sz w:val="15"/>
                <w:szCs w:val="15"/>
                <w:lang w:val="en-GB"/>
              </w:rPr>
              <w:t xml:space="preserve">, are granted a one-off cash benefit of </w:t>
            </w:r>
            <w:r w:rsidRPr="00292DEB">
              <w:rPr>
                <w:color w:val="FF00FF"/>
                <w:sz w:val="15"/>
                <w:szCs w:val="15"/>
                <w:lang w:val="en-GB"/>
              </w:rPr>
              <w:t>€300</w:t>
            </w:r>
            <w:r w:rsidRPr="00292DEB">
              <w:rPr>
                <w:color w:val="000000"/>
                <w:sz w:val="15"/>
                <w:szCs w:val="15"/>
                <w:lang w:val="en-GB"/>
              </w:rPr>
              <w:t xml:space="preserve">, as long as they do not receive simultaneously any allowance or financial support from </w:t>
            </w:r>
            <w:r w:rsidRPr="00292DEB">
              <w:rPr>
                <w:color w:val="008000"/>
                <w:sz w:val="15"/>
                <w:szCs w:val="15"/>
                <w:lang w:val="en-GB"/>
              </w:rPr>
              <w:lastRenderedPageBreak/>
              <w:t>DYPA</w:t>
            </w:r>
            <w:r w:rsidRPr="00292DEB">
              <w:rPr>
                <w:color w:val="000000"/>
                <w:sz w:val="15"/>
                <w:szCs w:val="15"/>
                <w:lang w:val="en-GB"/>
              </w:rPr>
              <w:t>, and their annual total family income during the previous tax year is below a certain level.</w:t>
            </w:r>
          </w:p>
          <w:p w14:paraId="5B723E5C" w14:textId="58425A44"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48CF3A6B" w14:textId="066BDC6A"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tc>
        <w:tc>
          <w:tcPr>
            <w:tcW w:w="127" w:type="pct"/>
          </w:tcPr>
          <w:p w14:paraId="51010365" w14:textId="0504B8BF" w:rsidR="005D0FED" w:rsidRPr="00292DEB" w:rsidRDefault="005D0FED" w:rsidP="00DB7CCE">
            <w:pPr>
              <w:spacing w:line="276" w:lineRule="auto"/>
              <w:rPr>
                <w:rFonts w:cs="Arial"/>
                <w:color w:val="0000FF"/>
                <w:lang w:val="fr-FR"/>
              </w:rPr>
            </w:pPr>
            <w:r w:rsidRPr="00292DEB">
              <w:rPr>
                <w:rFonts w:cs="Arial"/>
                <w:color w:val="0000FF"/>
                <w:lang w:val="fr-FR"/>
              </w:rPr>
              <w:t>35</w:t>
            </w:r>
          </w:p>
        </w:tc>
        <w:tc>
          <w:tcPr>
            <w:tcW w:w="402" w:type="pct"/>
          </w:tcPr>
          <w:p w14:paraId="2130244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EEC2271" w14:textId="3901E0D4" w:rsidR="005D0FED" w:rsidRPr="00292DEB" w:rsidRDefault="005D0FED" w:rsidP="00DB7CCE">
            <w:pPr>
              <w:spacing w:line="276" w:lineRule="auto"/>
              <w:rPr>
                <w:rFonts w:cs="Arial"/>
                <w:color w:val="0000FF"/>
                <w:lang w:val="en-GB"/>
              </w:rPr>
            </w:pPr>
          </w:p>
        </w:tc>
      </w:tr>
      <w:tr w:rsidR="005D0FED" w:rsidRPr="00292DEB" w14:paraId="3016D3AC" w14:textId="77777777" w:rsidTr="005D0FED">
        <w:tc>
          <w:tcPr>
            <w:tcW w:w="193" w:type="pct"/>
          </w:tcPr>
          <w:p w14:paraId="5826731E" w14:textId="77777777" w:rsidR="005D0FED" w:rsidRPr="00292DEB" w:rsidRDefault="005D0FED" w:rsidP="00DB7CCE">
            <w:pPr>
              <w:spacing w:line="276" w:lineRule="auto"/>
              <w:jc w:val="left"/>
              <w:rPr>
                <w:rFonts w:cs="Arial"/>
                <w:lang w:val="es-ES"/>
              </w:rPr>
            </w:pPr>
            <w:r w:rsidRPr="00292DEB">
              <w:rPr>
                <w:rFonts w:cs="Arial"/>
                <w:lang w:val="es-ES"/>
              </w:rPr>
              <w:t>EL</w:t>
            </w:r>
          </w:p>
          <w:p w14:paraId="561B3132" w14:textId="77777777" w:rsidR="005D0FED" w:rsidRPr="00292DEB" w:rsidRDefault="005D0FED" w:rsidP="00DB7CCE">
            <w:pPr>
              <w:spacing w:line="276" w:lineRule="auto"/>
              <w:jc w:val="left"/>
              <w:rPr>
                <w:rFonts w:cs="Arial"/>
                <w:lang w:val="es-ES"/>
              </w:rPr>
            </w:pPr>
            <w:r w:rsidRPr="00292DEB">
              <w:rPr>
                <w:rFonts w:cs="Arial"/>
                <w:lang w:val="es-ES"/>
              </w:rPr>
              <w:t>EL</w:t>
            </w:r>
          </w:p>
          <w:p w14:paraId="6C3B2932" w14:textId="77777777" w:rsidR="005D0FED" w:rsidRPr="00292DEB" w:rsidRDefault="005D0FED" w:rsidP="00DB7CCE">
            <w:pPr>
              <w:spacing w:line="276" w:lineRule="auto"/>
              <w:jc w:val="left"/>
              <w:rPr>
                <w:rFonts w:cs="Arial"/>
                <w:lang w:val="es-ES"/>
              </w:rPr>
            </w:pPr>
            <w:r w:rsidRPr="00292DEB">
              <w:rPr>
                <w:rFonts w:cs="Arial"/>
                <w:lang w:val="es-ES"/>
              </w:rPr>
              <w:t>EL</w:t>
            </w:r>
          </w:p>
          <w:p w14:paraId="34A861CB" w14:textId="77777777" w:rsidR="005D0FED" w:rsidRPr="00292DEB" w:rsidRDefault="005D0FED" w:rsidP="00DB7CCE">
            <w:pPr>
              <w:spacing w:line="276" w:lineRule="auto"/>
              <w:jc w:val="left"/>
              <w:rPr>
                <w:rFonts w:cs="Arial"/>
                <w:lang w:val="es-ES"/>
              </w:rPr>
            </w:pPr>
            <w:r w:rsidRPr="00292DEB">
              <w:rPr>
                <w:rFonts w:cs="Arial"/>
                <w:lang w:val="es-ES"/>
              </w:rPr>
              <w:t>EL</w:t>
            </w:r>
          </w:p>
          <w:p w14:paraId="3ABC81B0" w14:textId="77777777" w:rsidR="005D0FED" w:rsidRPr="00292DEB" w:rsidRDefault="005D0FED" w:rsidP="00DB7CCE">
            <w:pPr>
              <w:spacing w:line="276" w:lineRule="auto"/>
              <w:jc w:val="left"/>
              <w:rPr>
                <w:rFonts w:cs="Arial"/>
                <w:lang w:val="es-ES"/>
              </w:rPr>
            </w:pPr>
            <w:r w:rsidRPr="00292DEB">
              <w:rPr>
                <w:rFonts w:cs="Arial"/>
                <w:lang w:val="es-ES"/>
              </w:rPr>
              <w:t>EL</w:t>
            </w:r>
          </w:p>
          <w:p w14:paraId="6CC807B7" w14:textId="77777777" w:rsidR="005D0FED" w:rsidRPr="00292DEB" w:rsidRDefault="005D0FED" w:rsidP="00DB7CCE">
            <w:pPr>
              <w:spacing w:line="276" w:lineRule="auto"/>
              <w:jc w:val="left"/>
              <w:rPr>
                <w:rFonts w:cs="Arial"/>
                <w:lang w:val="es-ES"/>
              </w:rPr>
            </w:pPr>
            <w:r w:rsidRPr="00292DEB">
              <w:rPr>
                <w:rFonts w:cs="Arial"/>
                <w:lang w:val="es-ES"/>
              </w:rPr>
              <w:t>EL</w:t>
            </w:r>
          </w:p>
          <w:p w14:paraId="50DCDBF5" w14:textId="77777777" w:rsidR="005D0FED" w:rsidRPr="00292DEB" w:rsidRDefault="005D0FED" w:rsidP="00DB7CCE">
            <w:pPr>
              <w:spacing w:line="276" w:lineRule="auto"/>
              <w:jc w:val="left"/>
              <w:rPr>
                <w:rFonts w:cs="Arial"/>
                <w:lang w:val="en-GB"/>
              </w:rPr>
            </w:pPr>
            <w:r w:rsidRPr="00292DEB">
              <w:rPr>
                <w:rFonts w:cs="Arial"/>
                <w:lang w:val="en-GB"/>
              </w:rPr>
              <w:t>EL</w:t>
            </w:r>
          </w:p>
          <w:p w14:paraId="6ACF9AE5" w14:textId="4940DB36" w:rsidR="005D0FED" w:rsidRPr="00292DEB" w:rsidRDefault="005D0FED" w:rsidP="00DB7CCE">
            <w:pPr>
              <w:spacing w:line="276" w:lineRule="auto"/>
              <w:jc w:val="left"/>
              <w:rPr>
                <w:rFonts w:cs="Arial"/>
                <w:lang w:val="es-ES"/>
              </w:rPr>
            </w:pPr>
          </w:p>
        </w:tc>
        <w:tc>
          <w:tcPr>
            <w:tcW w:w="1371" w:type="pct"/>
          </w:tcPr>
          <w:p w14:paraId="695B4359" w14:textId="77777777" w:rsidR="005D0FED" w:rsidRPr="00292DEB" w:rsidRDefault="005D0FED" w:rsidP="00DB7CCE">
            <w:pPr>
              <w:spacing w:line="276" w:lineRule="auto"/>
              <w:rPr>
                <w:rFonts w:cs="Arial"/>
              </w:rPr>
            </w:pPr>
            <w:r w:rsidRPr="00292DEB">
              <w:rPr>
                <w:rFonts w:cs="Arial"/>
              </w:rPr>
              <w:t xml:space="preserve">Das </w:t>
            </w:r>
            <w:r w:rsidRPr="00292DEB">
              <w:rPr>
                <w:rFonts w:cs="Arial"/>
                <w:color w:val="008000"/>
              </w:rPr>
              <w:t>Arbeitslosengeld</w:t>
            </w:r>
            <w:r w:rsidRPr="00292DEB">
              <w:rPr>
                <w:rFonts w:cs="Arial"/>
              </w:rPr>
              <w:t xml:space="preserve"> wird in folgenden Fällen eingestellt: Bezug einer Altersrente; dauerhafte Erwerbsunfähigkeit; wenn der Leistungsempfänger für </w:t>
            </w:r>
            <w:r w:rsidRPr="00292DEB">
              <w:rPr>
                <w:rFonts w:cs="Arial"/>
                <w:color w:val="C00000"/>
              </w:rPr>
              <w:t>2</w:t>
            </w:r>
            <w:r w:rsidRPr="00292DEB">
              <w:rPr>
                <w:rFonts w:cs="Arial"/>
              </w:rPr>
              <w:t xml:space="preserve"> aufeinander folgende Kontrollen durch die </w:t>
            </w:r>
            <w:r w:rsidRPr="00292DEB">
              <w:rPr>
                <w:rFonts w:cs="Arial"/>
                <w:color w:val="008000"/>
              </w:rPr>
              <w:t>DYPA</w:t>
            </w:r>
            <w:r w:rsidRPr="00292DEB">
              <w:rPr>
                <w:rFonts w:cs="Arial"/>
              </w:rPr>
              <w:t xml:space="preserve"> nicht zur Verfügung stand oder die Leistung bezieht und gleichzeitig erwerbstätig ist. </w:t>
            </w:r>
          </w:p>
          <w:p w14:paraId="6D33994D" w14:textId="77777777" w:rsidR="005D0FED" w:rsidRPr="00292DEB" w:rsidRDefault="005D0FED" w:rsidP="00DB7CCE">
            <w:pPr>
              <w:spacing w:line="276" w:lineRule="auto"/>
              <w:rPr>
                <w:rFonts w:cs="Arial"/>
              </w:rPr>
            </w:pPr>
            <w:r w:rsidRPr="00292DEB">
              <w:rPr>
                <w:rFonts w:cs="Arial"/>
              </w:rPr>
              <w:t xml:space="preserve">Leistung für </w:t>
            </w:r>
            <w:r w:rsidRPr="00292DEB">
              <w:rPr>
                <w:rFonts w:cs="Arial"/>
                <w:color w:val="008000"/>
              </w:rPr>
              <w:t>Langzeitarbeitslose</w:t>
            </w:r>
            <w:r w:rsidRPr="00292DEB">
              <w:rPr>
                <w:rFonts w:cs="Arial"/>
              </w:rPr>
              <w:t xml:space="preserve"> wird in folgenden Fällen eingestellt: Aufnahme einer Beschäftigung oder selbstständigen Tätigkeit; Verweigerung eines Jobangebots der </w:t>
            </w:r>
            <w:r w:rsidRPr="00292DEB">
              <w:rPr>
                <w:rFonts w:cs="Arial"/>
                <w:color w:val="008000"/>
              </w:rPr>
              <w:t xml:space="preserve">DYPA, </w:t>
            </w:r>
            <w:r w:rsidRPr="00292DEB">
              <w:rPr>
                <w:rFonts w:cs="Arial"/>
              </w:rPr>
              <w:t xml:space="preserve">das den eigenen Qualifikationen und Fähigkeiten entspricht; wenn der Leistungsempfänger für </w:t>
            </w:r>
            <w:r w:rsidRPr="00292DEB">
              <w:rPr>
                <w:rFonts w:cs="Arial"/>
                <w:color w:val="C00000"/>
              </w:rPr>
              <w:t>2</w:t>
            </w:r>
            <w:r w:rsidRPr="00292DEB">
              <w:rPr>
                <w:rFonts w:cs="Arial"/>
              </w:rPr>
              <w:t xml:space="preserve"> aufeinanderfolgende Kontrollen durch die </w:t>
            </w:r>
            <w:r w:rsidRPr="00292DEB">
              <w:rPr>
                <w:rFonts w:cs="Arial"/>
                <w:color w:val="008000"/>
              </w:rPr>
              <w:t>DYPA</w:t>
            </w:r>
            <w:r w:rsidRPr="00292DEB">
              <w:rPr>
                <w:rFonts w:cs="Arial"/>
              </w:rPr>
              <w:t xml:space="preserve"> nicht zur Verfügung stand oder wenn der Leistungsempfänger das </w:t>
            </w:r>
            <w:r w:rsidRPr="00292DEB">
              <w:rPr>
                <w:rFonts w:cs="Arial"/>
                <w:color w:val="C00000"/>
              </w:rPr>
              <w:t>67.</w:t>
            </w:r>
            <w:r w:rsidRPr="00292DEB">
              <w:rPr>
                <w:rFonts w:cs="Arial"/>
              </w:rPr>
              <w:t xml:space="preserve"> Lebensjahr erreicht. </w:t>
            </w:r>
          </w:p>
          <w:p w14:paraId="6F8D155B" w14:textId="77777777" w:rsidR="005D0FED" w:rsidRPr="00292DEB" w:rsidRDefault="005D0FED" w:rsidP="00DB7CCE">
            <w:pPr>
              <w:spacing w:line="276" w:lineRule="auto"/>
              <w:rPr>
                <w:rFonts w:cs="Arial"/>
                <w:iCs/>
              </w:rPr>
            </w:pPr>
            <w:r w:rsidRPr="00292DEB">
              <w:rPr>
                <w:rFonts w:cs="Arial"/>
                <w:iCs/>
              </w:rPr>
              <w:t xml:space="preserve">Nicht anwendbar für die </w:t>
            </w:r>
            <w:r w:rsidRPr="00292DEB">
              <w:rPr>
                <w:rFonts w:cs="Arial"/>
                <w:iCs/>
                <w:color w:val="008000"/>
              </w:rPr>
              <w:t xml:space="preserve">Saisonale Sonderbeihilfe </w:t>
            </w:r>
            <w:r w:rsidRPr="00292DEB">
              <w:rPr>
                <w:rFonts w:cs="Arial"/>
                <w:iCs/>
              </w:rPr>
              <w:t>aufgrund der Art der Beihilfe (Pauschale und der Empfänger muss zum Zeitpunkt der Gewährung nicht arbeitslos sein).</w:t>
            </w:r>
          </w:p>
          <w:p w14:paraId="127943F7" w14:textId="77777777" w:rsidR="005D0FED" w:rsidRPr="00292DEB" w:rsidRDefault="005D0FED" w:rsidP="00DB7CCE">
            <w:pPr>
              <w:spacing w:line="276" w:lineRule="auto"/>
              <w:rPr>
                <w:rFonts w:cs="Arial"/>
                <w:lang w:eastAsia="de-DE"/>
              </w:rPr>
            </w:pPr>
          </w:p>
          <w:p w14:paraId="3976359C" w14:textId="5131109A" w:rsidR="005D0FED" w:rsidRPr="00292DEB" w:rsidRDefault="005D0FED" w:rsidP="00DB7CCE">
            <w:pPr>
              <w:spacing w:line="276" w:lineRule="auto"/>
              <w:rPr>
                <w:rFonts w:cs="Arial"/>
              </w:rPr>
            </w:pPr>
            <w:r w:rsidRPr="00292DEB">
              <w:rPr>
                <w:rFonts w:cs="Arial"/>
                <w:lang w:eastAsia="de-DE"/>
              </w:rPr>
              <w:t xml:space="preserve">Nicht anwendbar für die </w:t>
            </w:r>
            <w:r w:rsidRPr="00292DEB">
              <w:rPr>
                <w:rFonts w:cs="Arial"/>
                <w:iCs/>
                <w:color w:val="008000"/>
              </w:rPr>
              <w:t xml:space="preserve">Sonderbeihilfe für gefährdete Gruppen </w:t>
            </w:r>
            <w:r w:rsidRPr="00292DEB">
              <w:rPr>
                <w:rFonts w:cs="Arial"/>
                <w:iCs/>
                <w:color w:val="000000" w:themeColor="text1"/>
              </w:rPr>
              <w:t xml:space="preserve">und die </w:t>
            </w:r>
            <w:r w:rsidRPr="00292DEB">
              <w:rPr>
                <w:rFonts w:cs="Arial"/>
                <w:color w:val="008000"/>
              </w:rPr>
              <w:t xml:space="preserve">Pauschalleistung in Höhe von €300 für Langzeitarbeitslose </w:t>
            </w:r>
            <w:r w:rsidRPr="00292DEB">
              <w:rPr>
                <w:rFonts w:cs="Arial"/>
                <w:color w:val="000000" w:themeColor="text1"/>
              </w:rPr>
              <w:t>aufgrund der Art der Beihilfen.</w:t>
            </w:r>
          </w:p>
        </w:tc>
        <w:tc>
          <w:tcPr>
            <w:tcW w:w="1370" w:type="pct"/>
          </w:tcPr>
          <w:p w14:paraId="6256D4C9" w14:textId="77777777" w:rsidR="005D0FED" w:rsidRPr="00292DEB" w:rsidRDefault="005D0FED" w:rsidP="00DB7CCE">
            <w:pPr>
              <w:spacing w:line="276" w:lineRule="auto"/>
              <w:rPr>
                <w:rFonts w:cs="Arial"/>
                <w:lang w:val="fr-BE"/>
              </w:rPr>
            </w:pPr>
            <w:r w:rsidRPr="00292DEB">
              <w:rPr>
                <w:rFonts w:cs="Arial"/>
                <w:lang w:val="fr-BE"/>
              </w:rPr>
              <w:t>L’</w:t>
            </w:r>
            <w:r w:rsidRPr="00292DEB">
              <w:rPr>
                <w:rFonts w:cs="Arial"/>
                <w:color w:val="008000"/>
                <w:lang w:val="fr-BE"/>
              </w:rPr>
              <w:t xml:space="preserve">allocation de chômage </w:t>
            </w:r>
            <w:r w:rsidRPr="00292DEB">
              <w:rPr>
                <w:rFonts w:cs="Arial"/>
                <w:lang w:val="fr-BE"/>
              </w:rPr>
              <w:t xml:space="preserve">n’est plus versée dans les cas suivants: si le bénéficiaire perçoit une pension de vieillesse; s’il/si elle a une incapacité permanente de travail; s’il/si elle n’a pas été disponible lors de </w:t>
            </w:r>
            <w:r w:rsidRPr="00292DEB">
              <w:rPr>
                <w:rFonts w:cs="Arial"/>
                <w:color w:val="C00000"/>
                <w:lang w:val="fr-BE"/>
              </w:rPr>
              <w:t>deux</w:t>
            </w:r>
            <w:r w:rsidRPr="00292DEB">
              <w:rPr>
                <w:rFonts w:cs="Arial"/>
                <w:lang w:val="fr-BE"/>
              </w:rPr>
              <w:t xml:space="preserve"> contrôles consécutifs par le </w:t>
            </w:r>
            <w:r w:rsidRPr="00292DEB">
              <w:rPr>
                <w:rFonts w:cs="Arial"/>
                <w:color w:val="008000"/>
                <w:lang w:val="fr-BE"/>
              </w:rPr>
              <w:t>DYPA</w:t>
            </w:r>
            <w:r w:rsidRPr="00292DEB">
              <w:rPr>
                <w:rFonts w:cs="Arial"/>
                <w:lang w:val="fr-BE"/>
              </w:rPr>
              <w:t xml:space="preserve"> ou s’il/si elle perçoit la prestation tout en travaillant. </w:t>
            </w:r>
          </w:p>
          <w:p w14:paraId="382E11FD" w14:textId="77777777" w:rsidR="005D0FED" w:rsidRPr="00292DEB" w:rsidRDefault="005D0FED" w:rsidP="00DB7CCE">
            <w:pPr>
              <w:spacing w:line="276" w:lineRule="auto"/>
              <w:rPr>
                <w:rFonts w:cs="Arial"/>
                <w:lang w:val="fr-BE"/>
              </w:rPr>
            </w:pPr>
            <w:r w:rsidRPr="00292DEB">
              <w:rPr>
                <w:rFonts w:cs="Arial"/>
                <w:lang w:val="fr-BE"/>
              </w:rPr>
              <w:t xml:space="preserve">La </w:t>
            </w:r>
            <w:r w:rsidRPr="00292DEB">
              <w:rPr>
                <w:rFonts w:cs="Arial"/>
                <w:color w:val="008000"/>
                <w:lang w:val="fr-BE"/>
              </w:rPr>
              <w:t>prestation pour les chômeurs de longue durée</w:t>
            </w:r>
            <w:r w:rsidRPr="00292DEB">
              <w:rPr>
                <w:rFonts w:cs="Arial"/>
                <w:lang w:val="fr-BE"/>
              </w:rPr>
              <w:t xml:space="preserve"> n’est plus versée dans les cas suivants: le bénéficiaire trouve un emploi ou une activité indépendante; s’il/si elle refuse un emploi proposé par le </w:t>
            </w:r>
            <w:r w:rsidRPr="00292DEB">
              <w:rPr>
                <w:rFonts w:cs="Arial"/>
                <w:color w:val="008000"/>
                <w:lang w:val="fr-BE"/>
              </w:rPr>
              <w:t>DYPA</w:t>
            </w:r>
            <w:r w:rsidRPr="00292DEB">
              <w:rPr>
                <w:rFonts w:cs="Arial"/>
                <w:lang w:val="fr-BE"/>
              </w:rPr>
              <w:t xml:space="preserve"> qui correspond à ses qualifications et aptitudes; s’il/si elle n’a pas été disponible lors de </w:t>
            </w:r>
            <w:r w:rsidRPr="00292DEB">
              <w:rPr>
                <w:rFonts w:cs="Arial"/>
                <w:color w:val="C00000"/>
                <w:lang w:val="fr-BE"/>
              </w:rPr>
              <w:t>deux</w:t>
            </w:r>
            <w:r w:rsidRPr="00292DEB">
              <w:rPr>
                <w:rFonts w:cs="Arial"/>
                <w:lang w:val="fr-BE"/>
              </w:rPr>
              <w:t xml:space="preserve"> contrôles consécutifs par le </w:t>
            </w:r>
            <w:r w:rsidRPr="00292DEB">
              <w:rPr>
                <w:rFonts w:cs="Arial"/>
                <w:color w:val="008000"/>
                <w:lang w:val="fr-BE"/>
              </w:rPr>
              <w:t>DYPA</w:t>
            </w:r>
            <w:r w:rsidRPr="00292DEB">
              <w:rPr>
                <w:rFonts w:cs="Arial"/>
                <w:lang w:val="fr-BE"/>
              </w:rPr>
              <w:t xml:space="preserve"> ou lorsqu’il/elle atteint l’âge de </w:t>
            </w:r>
            <w:r w:rsidRPr="00292DEB">
              <w:rPr>
                <w:rFonts w:cs="Arial"/>
                <w:color w:val="C00000"/>
                <w:lang w:val="fr-BE"/>
              </w:rPr>
              <w:t>67</w:t>
            </w:r>
            <w:r w:rsidRPr="00292DEB">
              <w:rPr>
                <w:rFonts w:cs="Arial"/>
                <w:lang w:val="fr-BE"/>
              </w:rPr>
              <w:t xml:space="preserve"> ans. </w:t>
            </w:r>
          </w:p>
          <w:p w14:paraId="5A74F11F" w14:textId="77777777" w:rsidR="005D0FED" w:rsidRPr="00292DEB" w:rsidRDefault="005D0FED" w:rsidP="00DB7CCE">
            <w:pPr>
              <w:pStyle w:val="ListParagraph"/>
              <w:pBdr>
                <w:top w:val="nil"/>
                <w:left w:val="nil"/>
                <w:bottom w:val="nil"/>
                <w:right w:val="nil"/>
                <w:between w:val="nil"/>
              </w:pBdr>
              <w:spacing w:before="60" w:after="0"/>
              <w:ind w:left="0"/>
              <w:rPr>
                <w:rFonts w:ascii="Arial" w:hAnsi="Arial" w:cs="Arial"/>
                <w:iCs/>
                <w:sz w:val="15"/>
                <w:szCs w:val="15"/>
                <w:lang w:val="fr-BE"/>
              </w:rPr>
            </w:pPr>
            <w:r w:rsidRPr="00292DEB">
              <w:rPr>
                <w:rFonts w:ascii="Arial" w:hAnsi="Arial" w:cs="Arial"/>
                <w:iCs/>
                <w:sz w:val="15"/>
                <w:szCs w:val="15"/>
                <w:lang w:val="fr-BE"/>
              </w:rPr>
              <w:t xml:space="preserve">Non applicable à </w:t>
            </w:r>
            <w:r w:rsidRPr="00292DEB">
              <w:rPr>
                <w:rFonts w:ascii="Arial" w:hAnsi="Arial" w:cs="Arial"/>
                <w:iCs/>
                <w:color w:val="008000"/>
                <w:sz w:val="15"/>
                <w:szCs w:val="15"/>
                <w:lang w:val="fr-BE"/>
              </w:rPr>
              <w:t>l’allocation saisonnière spéciale</w:t>
            </w:r>
            <w:r w:rsidRPr="00292DEB">
              <w:rPr>
                <w:rFonts w:ascii="Arial" w:hAnsi="Arial" w:cs="Arial"/>
                <w:iCs/>
                <w:sz w:val="15"/>
                <w:szCs w:val="15"/>
                <w:lang w:val="fr-BE"/>
              </w:rPr>
              <w:t>, en raison de la nature de cette dernière (montant forfaitaire et le bénéficiaire n’a pas à être au chômage au moment de l’octroi).</w:t>
            </w:r>
          </w:p>
          <w:p w14:paraId="06F3633D" w14:textId="535326C6" w:rsidR="005D0FED" w:rsidRPr="00292DEB" w:rsidRDefault="005D0FED" w:rsidP="00DB7CCE">
            <w:pPr>
              <w:spacing w:line="276" w:lineRule="auto"/>
              <w:rPr>
                <w:rFonts w:cs="Arial"/>
                <w:lang w:val="fr-BE"/>
              </w:rPr>
            </w:pPr>
            <w:r w:rsidRPr="00292DEB">
              <w:rPr>
                <w:rFonts w:cs="Arial"/>
                <w:lang w:val="fr-BE"/>
              </w:rPr>
              <w:t>Non applicable à l</w:t>
            </w:r>
            <w:r w:rsidRPr="00292DEB">
              <w:rPr>
                <w:rFonts w:cs="Arial"/>
                <w:color w:val="008000"/>
                <w:lang w:val="fr-FR"/>
              </w:rPr>
              <w:t>’Allocation spéciale d’assistance aux groupes vulnérables</w:t>
            </w:r>
            <w:r w:rsidRPr="00292DEB">
              <w:rPr>
                <w:rFonts w:cs="Arial"/>
                <w:lang w:val="fr-FR"/>
              </w:rPr>
              <w:t xml:space="preserve"> </w:t>
            </w:r>
            <w:r w:rsidRPr="00292DEB">
              <w:rPr>
                <w:rFonts w:cs="Arial"/>
                <w:lang w:val="fr-BE"/>
              </w:rPr>
              <w:t xml:space="preserve">et à </w:t>
            </w:r>
            <w:r w:rsidRPr="00292DEB">
              <w:rPr>
                <w:rFonts w:cs="Arial"/>
                <w:color w:val="008000"/>
                <w:lang w:val="fr-BE"/>
              </w:rPr>
              <w:t xml:space="preserve">l'Aide financière unique de €300 pour les chômeurs de longue durée </w:t>
            </w:r>
            <w:r w:rsidRPr="00292DEB">
              <w:rPr>
                <w:rFonts w:cs="Arial"/>
                <w:lang w:val="fr-BE"/>
              </w:rPr>
              <w:t>en raison de la nature des allocations.</w:t>
            </w:r>
          </w:p>
        </w:tc>
        <w:tc>
          <w:tcPr>
            <w:tcW w:w="1370" w:type="pct"/>
          </w:tcPr>
          <w:p w14:paraId="3F13070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E-X-36-EL</w:t>
            </w:r>
          </w:p>
          <w:p w14:paraId="58017B0C"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The </w:t>
            </w:r>
            <w:r w:rsidRPr="00292DEB">
              <w:rPr>
                <w:color w:val="008000"/>
                <w:sz w:val="15"/>
                <w:szCs w:val="15"/>
                <w:lang w:val="en-GB"/>
              </w:rPr>
              <w:t xml:space="preserve">unemployment benefit </w:t>
            </w:r>
            <w:r w:rsidRPr="00292DEB">
              <w:rPr>
                <w:color w:val="000000"/>
                <w:sz w:val="15"/>
                <w:szCs w:val="15"/>
                <w:lang w:val="en-GB"/>
              </w:rPr>
              <w:t xml:space="preserve">ceases in the following cases: receipt of old age pension; permanent disability for work; if the beneficiary has not been available for </w:t>
            </w:r>
            <w:r w:rsidRPr="00292DEB">
              <w:rPr>
                <w:color w:val="C00000"/>
                <w:sz w:val="15"/>
                <w:szCs w:val="15"/>
                <w:lang w:val="en-GB"/>
              </w:rPr>
              <w:t>2</w:t>
            </w:r>
            <w:r w:rsidRPr="00292DEB">
              <w:rPr>
                <w:color w:val="000000"/>
                <w:sz w:val="15"/>
                <w:szCs w:val="15"/>
                <w:lang w:val="en-GB"/>
              </w:rPr>
              <w:t xml:space="preserve"> consecutive controls by </w:t>
            </w:r>
            <w:r w:rsidRPr="00292DEB">
              <w:rPr>
                <w:color w:val="008000"/>
                <w:sz w:val="15"/>
                <w:szCs w:val="15"/>
                <w:lang w:val="en-GB"/>
              </w:rPr>
              <w:t>DYPA</w:t>
            </w:r>
            <w:r w:rsidRPr="00292DEB">
              <w:rPr>
                <w:color w:val="000000"/>
                <w:sz w:val="15"/>
                <w:szCs w:val="15"/>
                <w:lang w:val="en-GB"/>
              </w:rPr>
              <w:t xml:space="preserve"> or receives the benefit and works at the same time.</w:t>
            </w:r>
          </w:p>
          <w:p w14:paraId="4BDA5D97" w14:textId="77777777" w:rsidR="005D0FED" w:rsidRPr="00292DEB" w:rsidRDefault="005D0FED" w:rsidP="00DB7CCE">
            <w:pPr>
              <w:pStyle w:val="Normal0"/>
              <w:pBdr>
                <w:top w:val="nil"/>
                <w:left w:val="nil"/>
                <w:bottom w:val="nil"/>
                <w:right w:val="nil"/>
                <w:between w:val="nil"/>
              </w:pBdr>
              <w:rPr>
                <w:color w:val="000000"/>
                <w:sz w:val="15"/>
                <w:szCs w:val="15"/>
                <w:lang w:val="en-GB"/>
              </w:rPr>
            </w:pPr>
            <w:r w:rsidRPr="00292DEB">
              <w:rPr>
                <w:color w:val="000000"/>
                <w:sz w:val="15"/>
                <w:szCs w:val="15"/>
                <w:lang w:val="en-GB"/>
              </w:rPr>
              <w:t xml:space="preserve">The </w:t>
            </w:r>
            <w:r w:rsidRPr="00292DEB">
              <w:rPr>
                <w:color w:val="008000"/>
                <w:sz w:val="15"/>
                <w:szCs w:val="15"/>
                <w:lang w:val="en-GB"/>
              </w:rPr>
              <w:t xml:space="preserve">benefit for the long-term unemployed </w:t>
            </w:r>
            <w:r w:rsidRPr="00292DEB">
              <w:rPr>
                <w:color w:val="000000"/>
                <w:sz w:val="15"/>
                <w:szCs w:val="15"/>
                <w:lang w:val="en-GB"/>
              </w:rPr>
              <w:t xml:space="preserve">ceases in the following cases: taking up employment or self-employment; refusal of job </w:t>
            </w:r>
            <w:proofErr w:type="gramStart"/>
            <w:r w:rsidRPr="00292DEB">
              <w:rPr>
                <w:color w:val="000000"/>
                <w:sz w:val="15"/>
                <w:szCs w:val="15"/>
                <w:lang w:val="en-GB"/>
              </w:rPr>
              <w:t>offer</w:t>
            </w:r>
            <w:proofErr w:type="gramEnd"/>
            <w:r w:rsidRPr="00292DEB">
              <w:rPr>
                <w:color w:val="000000"/>
                <w:sz w:val="15"/>
                <w:szCs w:val="15"/>
                <w:lang w:val="en-GB"/>
              </w:rPr>
              <w:t xml:space="preserve"> by </w:t>
            </w:r>
            <w:r w:rsidRPr="00292DEB">
              <w:rPr>
                <w:color w:val="008000"/>
                <w:sz w:val="15"/>
                <w:szCs w:val="15"/>
                <w:lang w:val="en-GB"/>
              </w:rPr>
              <w:t>DYPA</w:t>
            </w:r>
            <w:r w:rsidRPr="00292DEB">
              <w:rPr>
                <w:color w:val="000000"/>
                <w:sz w:val="15"/>
                <w:szCs w:val="15"/>
                <w:lang w:val="en-GB"/>
              </w:rPr>
              <w:t xml:space="preserve"> relevant to his/her qualifications and skills; if the beneficiary has not been available for </w:t>
            </w:r>
            <w:r w:rsidRPr="00292DEB">
              <w:rPr>
                <w:color w:val="C00000"/>
                <w:sz w:val="15"/>
                <w:szCs w:val="15"/>
                <w:lang w:val="en-GB"/>
              </w:rPr>
              <w:t>2</w:t>
            </w:r>
            <w:r w:rsidRPr="00292DEB">
              <w:rPr>
                <w:color w:val="000000"/>
                <w:sz w:val="15"/>
                <w:szCs w:val="15"/>
                <w:lang w:val="en-GB"/>
              </w:rPr>
              <w:t xml:space="preserve"> consecutive controls by </w:t>
            </w:r>
            <w:r w:rsidRPr="00292DEB">
              <w:rPr>
                <w:color w:val="008000"/>
                <w:sz w:val="15"/>
                <w:szCs w:val="15"/>
                <w:lang w:val="en-GB"/>
              </w:rPr>
              <w:t>DYPA</w:t>
            </w:r>
            <w:r w:rsidRPr="00292DEB">
              <w:rPr>
                <w:color w:val="000000"/>
                <w:sz w:val="15"/>
                <w:szCs w:val="15"/>
                <w:lang w:val="en-GB"/>
              </w:rPr>
              <w:t xml:space="preserve"> or when the beneficiary becomes </w:t>
            </w:r>
            <w:r w:rsidRPr="00292DEB">
              <w:rPr>
                <w:color w:val="C00000"/>
                <w:sz w:val="15"/>
                <w:szCs w:val="15"/>
                <w:lang w:val="en-GB"/>
              </w:rPr>
              <w:t>67</w:t>
            </w:r>
            <w:r w:rsidRPr="00292DEB">
              <w:rPr>
                <w:color w:val="000000"/>
                <w:sz w:val="15"/>
                <w:szCs w:val="15"/>
                <w:lang w:val="en-GB"/>
              </w:rPr>
              <w:t xml:space="preserve"> years old.</w:t>
            </w:r>
          </w:p>
          <w:p w14:paraId="134548B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Not applicable for the </w:t>
            </w:r>
            <w:r w:rsidRPr="00292DEB">
              <w:rPr>
                <w:color w:val="008000"/>
                <w:sz w:val="15"/>
                <w:szCs w:val="15"/>
                <w:lang w:val="en-GB"/>
              </w:rPr>
              <w:t>Special Seasonal Allowance</w:t>
            </w:r>
            <w:r w:rsidRPr="00292DEB">
              <w:rPr>
                <w:color w:val="000000" w:themeColor="text1"/>
                <w:sz w:val="15"/>
                <w:szCs w:val="15"/>
                <w:lang w:val="en-GB"/>
              </w:rPr>
              <w:t xml:space="preserve"> due to the nature of the allowance (lump sum and the recipient does not have to be unemployed at the time of the grant).</w:t>
            </w:r>
          </w:p>
          <w:p w14:paraId="4232CC2A" w14:textId="64036CAB"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r w:rsidRPr="00292DEB">
              <w:rPr>
                <w:color w:val="000000" w:themeColor="text1"/>
                <w:sz w:val="15"/>
                <w:szCs w:val="15"/>
                <w:lang w:val="en-GB"/>
              </w:rPr>
              <w:t>Not applicable for the</w:t>
            </w:r>
            <w:r w:rsidRPr="00292DEB">
              <w:rPr>
                <w:color w:val="008000"/>
                <w:sz w:val="15"/>
                <w:szCs w:val="15"/>
                <w:lang w:val="en-GB"/>
              </w:rPr>
              <w:t xml:space="preserve"> Special Assistance of Vulnerable Groups</w:t>
            </w:r>
            <w:r w:rsidRPr="00292DEB">
              <w:rPr>
                <w:sz w:val="15"/>
                <w:szCs w:val="15"/>
                <w:lang w:val="en-GB"/>
              </w:rPr>
              <w:t xml:space="preserve"> and the </w:t>
            </w:r>
            <w:r w:rsidRPr="00292DEB">
              <w:rPr>
                <w:color w:val="008000"/>
                <w:sz w:val="15"/>
                <w:szCs w:val="15"/>
                <w:lang w:val="en-GB"/>
              </w:rPr>
              <w:t xml:space="preserve">One-off cash benefit </w:t>
            </w:r>
            <w:r w:rsidRPr="00292DEB">
              <w:rPr>
                <w:color w:val="000000" w:themeColor="text1"/>
                <w:sz w:val="15"/>
                <w:szCs w:val="15"/>
                <w:lang w:val="en-GB"/>
              </w:rPr>
              <w:t>of</w:t>
            </w:r>
            <w:r w:rsidRPr="00292DEB">
              <w:rPr>
                <w:color w:val="008000"/>
                <w:sz w:val="15"/>
                <w:szCs w:val="15"/>
                <w:lang w:val="en-GB"/>
              </w:rPr>
              <w:t xml:space="preserve"> </w:t>
            </w:r>
            <w:r w:rsidRPr="00292DEB">
              <w:rPr>
                <w:color w:val="FF00FF"/>
                <w:sz w:val="15"/>
                <w:szCs w:val="15"/>
                <w:lang w:val="en-GB"/>
              </w:rPr>
              <w:t xml:space="preserve">€300 </w:t>
            </w:r>
            <w:r w:rsidRPr="00292DEB">
              <w:rPr>
                <w:color w:val="000000" w:themeColor="text1"/>
                <w:sz w:val="15"/>
                <w:szCs w:val="15"/>
                <w:lang w:val="en-GB"/>
              </w:rPr>
              <w:t>for long-term unemployed</w:t>
            </w:r>
            <w:r w:rsidRPr="00292DEB">
              <w:rPr>
                <w:color w:val="008000"/>
                <w:sz w:val="15"/>
                <w:szCs w:val="15"/>
                <w:lang w:val="en-GB"/>
              </w:rPr>
              <w:t xml:space="preserve"> </w:t>
            </w:r>
            <w:r w:rsidRPr="00292DEB">
              <w:rPr>
                <w:color w:val="000000" w:themeColor="text1"/>
                <w:sz w:val="15"/>
                <w:szCs w:val="15"/>
                <w:lang w:val="en-GB"/>
              </w:rPr>
              <w:t>due to the nature of the allowances.</w:t>
            </w:r>
          </w:p>
        </w:tc>
        <w:tc>
          <w:tcPr>
            <w:tcW w:w="167" w:type="pct"/>
          </w:tcPr>
          <w:p w14:paraId="31CF3928" w14:textId="57F9F704" w:rsidR="005D0FED" w:rsidRPr="00292DEB" w:rsidRDefault="005D0FED" w:rsidP="00DB7CCE">
            <w:pPr>
              <w:spacing w:line="276" w:lineRule="auto"/>
              <w:rPr>
                <w:rFonts w:cs="Arial"/>
                <w:color w:val="0000FF"/>
                <w:lang w:val="fr-FR"/>
              </w:rPr>
            </w:pPr>
            <w:r w:rsidRPr="00292DEB">
              <w:rPr>
                <w:rFonts w:cs="Arial"/>
                <w:color w:val="0000FF"/>
                <w:lang w:val="fr-FR"/>
              </w:rPr>
              <w:t>10</w:t>
            </w:r>
          </w:p>
        </w:tc>
        <w:tc>
          <w:tcPr>
            <w:tcW w:w="127" w:type="pct"/>
          </w:tcPr>
          <w:p w14:paraId="75D07B76" w14:textId="54BC2FA7" w:rsidR="005D0FED" w:rsidRPr="00292DEB" w:rsidRDefault="005D0FED" w:rsidP="00DB7CCE">
            <w:pPr>
              <w:spacing w:line="276" w:lineRule="auto"/>
              <w:rPr>
                <w:rFonts w:cs="Arial"/>
                <w:color w:val="0000FF"/>
                <w:lang w:val="fr-FR"/>
              </w:rPr>
            </w:pPr>
            <w:r w:rsidRPr="00292DEB">
              <w:rPr>
                <w:rFonts w:cs="Arial"/>
                <w:color w:val="0000FF"/>
                <w:lang w:val="fr-FR"/>
              </w:rPr>
              <w:t>36</w:t>
            </w:r>
          </w:p>
        </w:tc>
        <w:tc>
          <w:tcPr>
            <w:tcW w:w="402" w:type="pct"/>
          </w:tcPr>
          <w:p w14:paraId="527CEFD6"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A1D4617" w14:textId="7955CB12" w:rsidR="005D0FED" w:rsidRPr="00292DEB" w:rsidRDefault="005D0FED" w:rsidP="00DB7CCE">
            <w:pPr>
              <w:spacing w:line="276" w:lineRule="auto"/>
              <w:rPr>
                <w:rFonts w:cs="Arial"/>
                <w:color w:val="0000FF"/>
                <w:lang w:val="en-GB"/>
              </w:rPr>
            </w:pPr>
          </w:p>
        </w:tc>
      </w:tr>
      <w:tr w:rsidR="005D0FED" w:rsidRPr="00292DEB" w14:paraId="4699840A" w14:textId="77777777" w:rsidTr="005D0FED">
        <w:tc>
          <w:tcPr>
            <w:tcW w:w="193" w:type="pct"/>
          </w:tcPr>
          <w:p w14:paraId="233225A6" w14:textId="77777777" w:rsidR="005D0FED" w:rsidRPr="00292DEB" w:rsidRDefault="005D0FED" w:rsidP="00DB7CCE">
            <w:pPr>
              <w:spacing w:line="276" w:lineRule="auto"/>
              <w:jc w:val="left"/>
              <w:rPr>
                <w:rFonts w:cs="Arial"/>
                <w:lang w:val="en-GB"/>
              </w:rPr>
            </w:pPr>
            <w:r w:rsidRPr="00292DEB">
              <w:rPr>
                <w:rFonts w:cs="Arial"/>
                <w:lang w:val="en-GB"/>
              </w:rPr>
              <w:t>EL</w:t>
            </w:r>
          </w:p>
          <w:p w14:paraId="55DB1D48" w14:textId="77777777" w:rsidR="005D0FED" w:rsidRPr="00292DEB" w:rsidRDefault="005D0FED" w:rsidP="00DB7CCE">
            <w:pPr>
              <w:spacing w:line="276" w:lineRule="auto"/>
              <w:jc w:val="left"/>
              <w:rPr>
                <w:rFonts w:cs="Arial"/>
                <w:lang w:val="en-GB"/>
              </w:rPr>
            </w:pPr>
            <w:r w:rsidRPr="00292DEB">
              <w:rPr>
                <w:rFonts w:cs="Arial"/>
                <w:lang w:val="en-GB"/>
              </w:rPr>
              <w:t>EL</w:t>
            </w:r>
          </w:p>
          <w:p w14:paraId="76C335DD" w14:textId="51FF340A" w:rsidR="005D0FED" w:rsidRPr="00292DEB" w:rsidRDefault="005D0FED" w:rsidP="00DB7CCE">
            <w:pPr>
              <w:spacing w:line="276" w:lineRule="auto"/>
              <w:jc w:val="left"/>
              <w:rPr>
                <w:rFonts w:cs="Arial"/>
                <w:lang w:val="es-ES"/>
              </w:rPr>
            </w:pPr>
            <w:r w:rsidRPr="00292DEB">
              <w:rPr>
                <w:rFonts w:cs="Arial"/>
                <w:lang w:val="en-GB"/>
              </w:rPr>
              <w:t>EL</w:t>
            </w:r>
          </w:p>
        </w:tc>
        <w:tc>
          <w:tcPr>
            <w:tcW w:w="1371" w:type="pct"/>
          </w:tcPr>
          <w:p w14:paraId="38036514" w14:textId="77777777" w:rsidR="005D0FED" w:rsidRPr="00292DEB" w:rsidRDefault="005D0FED" w:rsidP="00DB7CCE">
            <w:pPr>
              <w:spacing w:line="276" w:lineRule="auto"/>
              <w:rPr>
                <w:rFonts w:cs="Arial"/>
              </w:rPr>
            </w:pPr>
            <w:r w:rsidRPr="00292DEB">
              <w:rPr>
                <w:rFonts w:cs="Arial"/>
              </w:rPr>
              <w:t xml:space="preserve">Auf Beschluss der Regierung (auf ad-Hoc-Basis). Die Beträge des </w:t>
            </w:r>
            <w:r w:rsidRPr="00292DEB">
              <w:rPr>
                <w:rFonts w:cs="Arial"/>
                <w:color w:val="008000"/>
              </w:rPr>
              <w:t>Arbeitslosengelds</w:t>
            </w:r>
            <w:r w:rsidRPr="00292DEB">
              <w:rPr>
                <w:rFonts w:cs="Arial"/>
              </w:rPr>
              <w:t xml:space="preserve"> und der </w:t>
            </w:r>
            <w:r w:rsidRPr="00292DEB">
              <w:rPr>
                <w:rFonts w:cs="Arial"/>
                <w:iCs/>
                <w:color w:val="008000"/>
              </w:rPr>
              <w:t xml:space="preserve">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w:t>
            </w:r>
            <w:r w:rsidRPr="00292DEB">
              <w:rPr>
                <w:rFonts w:cs="Arial"/>
                <w:color w:val="008000"/>
              </w:rPr>
              <w:t xml:space="preserve"> </w:t>
            </w:r>
            <w:r w:rsidRPr="00292DEB">
              <w:rPr>
                <w:rFonts w:cs="Arial"/>
              </w:rPr>
              <w:t>werden jedes Mal angepasst, wenn sich der durchschnittliche Tagesbruttolohn eines Arbeiters ändert.</w:t>
            </w:r>
          </w:p>
          <w:p w14:paraId="39F64AF5" w14:textId="49CE6E2F" w:rsidR="005D0FED" w:rsidRPr="00292DEB" w:rsidRDefault="005D0FED" w:rsidP="00DB7CCE">
            <w:pPr>
              <w:spacing w:line="276" w:lineRule="auto"/>
              <w:rPr>
                <w:rFonts w:cs="Arial"/>
              </w:rPr>
            </w:pPr>
          </w:p>
        </w:tc>
        <w:tc>
          <w:tcPr>
            <w:tcW w:w="1370" w:type="pct"/>
          </w:tcPr>
          <w:p w14:paraId="1FCE504C" w14:textId="77777777" w:rsidR="005D0FED" w:rsidRPr="00292DEB" w:rsidRDefault="005D0FED" w:rsidP="00DB7CCE">
            <w:pPr>
              <w:spacing w:line="276" w:lineRule="auto"/>
              <w:rPr>
                <w:rFonts w:cs="Arial"/>
                <w:lang w:val="fr-BE"/>
              </w:rPr>
            </w:pPr>
            <w:r w:rsidRPr="00292DEB">
              <w:rPr>
                <w:rFonts w:cs="Arial"/>
                <w:lang w:val="fr-BE"/>
              </w:rPr>
              <w:t xml:space="preserve">Par arrêté du Gouvernement (sur une base ponctuelle). Les montants de </w:t>
            </w:r>
            <w:r w:rsidRPr="00292DEB">
              <w:rPr>
                <w:rFonts w:cs="Arial"/>
                <w:color w:val="008000"/>
                <w:lang w:val="fr-BE"/>
              </w:rPr>
              <w:t>l’allocation de chômage</w:t>
            </w:r>
            <w:r w:rsidRPr="00292DEB">
              <w:rPr>
                <w:rFonts w:cs="Arial"/>
                <w:lang w:val="fr-BE"/>
              </w:rPr>
              <w:t xml:space="preserve"> et de l’</w:t>
            </w: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 xml:space="preserve">) </w:t>
            </w:r>
            <w:r w:rsidRPr="00292DEB">
              <w:rPr>
                <w:rFonts w:cs="Arial"/>
                <w:lang w:val="fr-BE"/>
              </w:rPr>
              <w:t>sont modifiés chaque fois que le salaire brut journalier moyen d'un ouvrier manuel non qualifié est changé.</w:t>
            </w:r>
          </w:p>
          <w:p w14:paraId="38A67398" w14:textId="7549805C" w:rsidR="005D0FED" w:rsidRPr="00292DEB" w:rsidRDefault="005D0FED" w:rsidP="00DB7CCE">
            <w:pPr>
              <w:spacing w:line="276" w:lineRule="auto"/>
              <w:rPr>
                <w:rFonts w:cs="Arial"/>
                <w:lang w:val="fr-BE"/>
              </w:rPr>
            </w:pPr>
          </w:p>
        </w:tc>
        <w:tc>
          <w:tcPr>
            <w:tcW w:w="1370" w:type="pct"/>
          </w:tcPr>
          <w:p w14:paraId="726CD44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E-X-37-EL</w:t>
            </w:r>
          </w:p>
          <w:p w14:paraId="54199BA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themeColor="text1"/>
                <w:sz w:val="15"/>
                <w:szCs w:val="15"/>
                <w:lang w:val="en-GB"/>
              </w:rPr>
              <w:t xml:space="preserve">When decided by the Government (on ad hoc basis). The amounts of the </w:t>
            </w:r>
            <w:r w:rsidRPr="00292DEB">
              <w:rPr>
                <w:color w:val="008000"/>
                <w:sz w:val="15"/>
                <w:szCs w:val="15"/>
                <w:lang w:val="en-GB"/>
              </w:rPr>
              <w:t>unemployment benefit</w:t>
            </w:r>
            <w:r w:rsidRPr="00292DEB">
              <w:rPr>
                <w:color w:val="000000" w:themeColor="text1"/>
                <w:sz w:val="15"/>
                <w:szCs w:val="15"/>
                <w:lang w:val="en-GB"/>
              </w:rPr>
              <w:t xml:space="preserve"> and the </w:t>
            </w:r>
            <w:r w:rsidRPr="00292DEB">
              <w:rPr>
                <w:color w:val="008000"/>
                <w:sz w:val="15"/>
                <w:szCs w:val="15"/>
                <w:lang w:val="en-GB"/>
              </w:rPr>
              <w:t>Special Assistance of Vulnerable Groups</w:t>
            </w:r>
            <w:r w:rsidRPr="00292DEB">
              <w:rPr>
                <w:color w:val="000000" w:themeColor="text1"/>
                <w:sz w:val="15"/>
                <w:szCs w:val="15"/>
                <w:lang w:val="en-GB"/>
              </w:rPr>
              <w:t xml:space="preserve"> (</w:t>
            </w:r>
            <w:proofErr w:type="spellStart"/>
            <w:r w:rsidRPr="00292DEB">
              <w:rPr>
                <w:i/>
                <w:iCs/>
                <w:color w:val="008080"/>
                <w:sz w:val="15"/>
                <w:szCs w:val="15"/>
              </w:rPr>
              <w:t>Ειδικό</w:t>
            </w:r>
            <w:proofErr w:type="spellEnd"/>
            <w:r w:rsidRPr="00292DEB">
              <w:rPr>
                <w:i/>
                <w:iCs/>
                <w:color w:val="008080"/>
                <w:sz w:val="15"/>
                <w:szCs w:val="15"/>
                <w:lang w:val="en-GB"/>
              </w:rPr>
              <w:t xml:space="preserve"> </w:t>
            </w:r>
            <w:proofErr w:type="spellStart"/>
            <w:r w:rsidRPr="00292DEB">
              <w:rPr>
                <w:i/>
                <w:iCs/>
                <w:color w:val="008080"/>
                <w:sz w:val="15"/>
                <w:szCs w:val="15"/>
              </w:rPr>
              <w:t>Βοήθημ</w:t>
            </w:r>
            <w:proofErr w:type="spellEnd"/>
            <w:r w:rsidRPr="00292DEB">
              <w:rPr>
                <w:i/>
                <w:iCs/>
                <w:color w:val="008080"/>
                <w:sz w:val="15"/>
                <w:szCs w:val="15"/>
              </w:rPr>
              <w:t>α</w:t>
            </w:r>
            <w:r w:rsidRPr="00292DEB">
              <w:rPr>
                <w:i/>
                <w:iCs/>
                <w:color w:val="008080"/>
                <w:sz w:val="15"/>
                <w:szCs w:val="15"/>
                <w:lang w:val="en-GB"/>
              </w:rPr>
              <w:t xml:space="preserve"> </w:t>
            </w:r>
            <w:r w:rsidRPr="00292DEB">
              <w:rPr>
                <w:i/>
                <w:iCs/>
                <w:color w:val="008080"/>
                <w:sz w:val="15"/>
                <w:szCs w:val="15"/>
              </w:rPr>
              <w:t>Ευάλωτων</w:t>
            </w:r>
            <w:r w:rsidRPr="00292DEB">
              <w:rPr>
                <w:i/>
                <w:iCs/>
                <w:color w:val="008080"/>
                <w:sz w:val="15"/>
                <w:szCs w:val="15"/>
                <w:lang w:val="en-GB"/>
              </w:rPr>
              <w:t xml:space="preserve"> </w:t>
            </w:r>
            <w:r w:rsidRPr="00292DEB">
              <w:rPr>
                <w:i/>
                <w:iCs/>
                <w:color w:val="008080"/>
                <w:sz w:val="15"/>
                <w:szCs w:val="15"/>
              </w:rPr>
              <w:t>Ομάδων</w:t>
            </w:r>
            <w:r w:rsidRPr="00292DEB">
              <w:rPr>
                <w:color w:val="000000" w:themeColor="text1"/>
                <w:sz w:val="15"/>
                <w:szCs w:val="15"/>
                <w:lang w:val="en-GB"/>
              </w:rPr>
              <w:t>) are altered each time the average daily gross wage of manual worker changes.</w:t>
            </w:r>
          </w:p>
          <w:p w14:paraId="64AD58D8" w14:textId="483EFBB3"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6936535F" w14:textId="763A734C" w:rsidR="005D0FED" w:rsidRPr="00292DEB" w:rsidRDefault="005D0FED" w:rsidP="00DB7CCE">
            <w:pPr>
              <w:spacing w:line="276" w:lineRule="auto"/>
              <w:rPr>
                <w:rFonts w:cs="Arial"/>
                <w:color w:val="0000FF"/>
                <w:lang w:val="fr-FR"/>
              </w:rPr>
            </w:pPr>
            <w:r w:rsidRPr="00292DEB">
              <w:rPr>
                <w:rFonts w:cs="Arial"/>
                <w:color w:val="0000FF"/>
                <w:lang w:val="fr-FR"/>
              </w:rPr>
              <w:t>10</w:t>
            </w:r>
          </w:p>
        </w:tc>
        <w:tc>
          <w:tcPr>
            <w:tcW w:w="127" w:type="pct"/>
          </w:tcPr>
          <w:p w14:paraId="64295BD8" w14:textId="5AC730D3" w:rsidR="005D0FED" w:rsidRPr="00292DEB" w:rsidRDefault="005D0FED" w:rsidP="00DB7CCE">
            <w:pPr>
              <w:spacing w:line="276" w:lineRule="auto"/>
              <w:rPr>
                <w:rFonts w:cs="Arial"/>
                <w:color w:val="0000FF"/>
                <w:lang w:val="fr-FR"/>
              </w:rPr>
            </w:pPr>
            <w:r w:rsidRPr="00292DEB">
              <w:rPr>
                <w:rFonts w:cs="Arial"/>
                <w:color w:val="0000FF"/>
                <w:lang w:val="fr-FR"/>
              </w:rPr>
              <w:t>37</w:t>
            </w:r>
          </w:p>
        </w:tc>
        <w:tc>
          <w:tcPr>
            <w:tcW w:w="402" w:type="pct"/>
          </w:tcPr>
          <w:p w14:paraId="26A8EDD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1B562BC" w14:textId="0FB9449C" w:rsidR="005D0FED" w:rsidRPr="00292DEB" w:rsidRDefault="005D0FED" w:rsidP="00DB7CCE">
            <w:pPr>
              <w:spacing w:line="276" w:lineRule="auto"/>
              <w:rPr>
                <w:rFonts w:cs="Arial"/>
                <w:color w:val="0000FF"/>
                <w:lang w:val="en-GB"/>
              </w:rPr>
            </w:pPr>
          </w:p>
        </w:tc>
      </w:tr>
      <w:tr w:rsidR="005D0FED" w:rsidRPr="00292DEB" w14:paraId="2CDC6440" w14:textId="77777777" w:rsidTr="005D0FED">
        <w:tc>
          <w:tcPr>
            <w:tcW w:w="193" w:type="pct"/>
          </w:tcPr>
          <w:p w14:paraId="1582724A" w14:textId="77777777" w:rsidR="005D0FED" w:rsidRPr="00292DEB" w:rsidRDefault="005D0FED" w:rsidP="00DB7CCE">
            <w:pPr>
              <w:spacing w:line="276" w:lineRule="auto"/>
              <w:jc w:val="left"/>
              <w:rPr>
                <w:rFonts w:cs="Arial"/>
                <w:lang w:val="es-ES"/>
              </w:rPr>
            </w:pPr>
            <w:r w:rsidRPr="00292DEB">
              <w:rPr>
                <w:rFonts w:cs="Arial"/>
                <w:lang w:val="es-ES"/>
              </w:rPr>
              <w:t>EL</w:t>
            </w:r>
          </w:p>
          <w:p w14:paraId="48672BAB" w14:textId="77777777" w:rsidR="005D0FED" w:rsidRPr="00292DEB" w:rsidRDefault="005D0FED" w:rsidP="00DB7CCE">
            <w:pPr>
              <w:spacing w:line="276" w:lineRule="auto"/>
              <w:jc w:val="left"/>
              <w:rPr>
                <w:rFonts w:cs="Arial"/>
                <w:lang w:val="es-ES"/>
              </w:rPr>
            </w:pPr>
            <w:r w:rsidRPr="00292DEB">
              <w:rPr>
                <w:rFonts w:cs="Arial"/>
                <w:lang w:val="es-ES"/>
              </w:rPr>
              <w:t>EL</w:t>
            </w:r>
          </w:p>
          <w:p w14:paraId="39030E19" w14:textId="77777777" w:rsidR="005D0FED" w:rsidRPr="00292DEB" w:rsidRDefault="005D0FED" w:rsidP="00DB7CCE">
            <w:pPr>
              <w:spacing w:line="276" w:lineRule="auto"/>
              <w:jc w:val="left"/>
              <w:rPr>
                <w:rFonts w:cs="Arial"/>
                <w:lang w:val="es-ES"/>
              </w:rPr>
            </w:pPr>
            <w:r w:rsidRPr="00292DEB">
              <w:rPr>
                <w:rFonts w:cs="Arial"/>
                <w:lang w:val="es-ES"/>
              </w:rPr>
              <w:t>EL</w:t>
            </w:r>
          </w:p>
          <w:p w14:paraId="454099CB" w14:textId="77777777" w:rsidR="005D0FED" w:rsidRPr="00292DEB" w:rsidRDefault="005D0FED" w:rsidP="00DB7CCE">
            <w:pPr>
              <w:spacing w:line="276" w:lineRule="auto"/>
              <w:jc w:val="left"/>
              <w:rPr>
                <w:rFonts w:cs="Arial"/>
                <w:lang w:val="es-ES"/>
              </w:rPr>
            </w:pPr>
            <w:r w:rsidRPr="00292DEB">
              <w:rPr>
                <w:rFonts w:cs="Arial"/>
                <w:lang w:val="es-ES"/>
              </w:rPr>
              <w:t>EL</w:t>
            </w:r>
          </w:p>
          <w:p w14:paraId="0A6B40E3" w14:textId="0650159D" w:rsidR="005D0FED" w:rsidRPr="00292DEB" w:rsidRDefault="005D0FED" w:rsidP="00DB7CCE">
            <w:pPr>
              <w:spacing w:line="276" w:lineRule="auto"/>
              <w:jc w:val="left"/>
              <w:rPr>
                <w:rFonts w:cs="Arial"/>
                <w:lang w:val="es-ES"/>
              </w:rPr>
            </w:pPr>
          </w:p>
        </w:tc>
        <w:tc>
          <w:tcPr>
            <w:tcW w:w="1371" w:type="pct"/>
          </w:tcPr>
          <w:p w14:paraId="00024BC6" w14:textId="77777777" w:rsidR="005D0FED" w:rsidRPr="00292DEB" w:rsidRDefault="005D0FED" w:rsidP="00DB7CCE">
            <w:pPr>
              <w:spacing w:line="276" w:lineRule="auto"/>
              <w:rPr>
                <w:rFonts w:cs="Arial"/>
              </w:rPr>
            </w:pPr>
            <w:r w:rsidRPr="00292DEB">
              <w:rPr>
                <w:rFonts w:cs="Arial"/>
              </w:rPr>
              <w:t>Kumulierung</w:t>
            </w:r>
            <w:r w:rsidRPr="00292DEB">
              <w:rPr>
                <w:rFonts w:cs="Arial"/>
                <w:color w:val="008000"/>
              </w:rPr>
              <w:t xml:space="preserve"> von Arbeitslosengeld</w:t>
            </w:r>
            <w:r w:rsidRPr="00292DEB">
              <w:rPr>
                <w:rFonts w:cs="Arial"/>
              </w:rPr>
              <w:t xml:space="preserve"> mit Einkünften aus Erwerbsarbeit möglich. Nimmt der Bezieher des Arbeitslosengeldes eine Vollzeitbeschäftigung vor dem Ende des Anspruchszeitraums auf Arbeitslosengeld an, erhält er/sie </w:t>
            </w:r>
            <w:r w:rsidRPr="00292DEB">
              <w:rPr>
                <w:rFonts w:cs="Arial"/>
                <w:color w:val="C00000"/>
              </w:rPr>
              <w:t>50%</w:t>
            </w:r>
            <w:r w:rsidRPr="00292DEB">
              <w:rPr>
                <w:rFonts w:cs="Arial"/>
              </w:rPr>
              <w:t xml:space="preserve"> der Leistung bis zum Ende des Anspruchs. </w:t>
            </w:r>
          </w:p>
          <w:p w14:paraId="73218DC5" w14:textId="77777777" w:rsidR="005D0FED" w:rsidRPr="00292DEB" w:rsidRDefault="005D0FED" w:rsidP="00DB7CCE">
            <w:pPr>
              <w:spacing w:line="276" w:lineRule="auto"/>
              <w:rPr>
                <w:rFonts w:cs="Arial"/>
              </w:rPr>
            </w:pPr>
          </w:p>
          <w:p w14:paraId="6948AA2A" w14:textId="77777777" w:rsidR="005D0FED" w:rsidRPr="00292DEB" w:rsidRDefault="005D0FED" w:rsidP="00DB7CCE">
            <w:pPr>
              <w:spacing w:line="276" w:lineRule="auto"/>
              <w:rPr>
                <w:rFonts w:cs="Arial"/>
              </w:rPr>
            </w:pPr>
            <w:r w:rsidRPr="00292DEB">
              <w:rPr>
                <w:rFonts w:cs="Arial"/>
              </w:rPr>
              <w:t xml:space="preserve">Die </w:t>
            </w:r>
            <w:r w:rsidRPr="00292DEB">
              <w:rPr>
                <w:rFonts w:cs="Arial"/>
                <w:color w:val="008000"/>
              </w:rPr>
              <w:t xml:space="preserve">Leistung für Langzeitarbeitslose </w:t>
            </w:r>
            <w:r w:rsidRPr="00292DEB">
              <w:rPr>
                <w:rFonts w:cs="Arial"/>
              </w:rPr>
              <w:t xml:space="preserve">wird ausgesetzt, wenn der Leistungsempfänger für bis zu </w:t>
            </w:r>
            <w:r w:rsidRPr="00292DEB">
              <w:rPr>
                <w:rFonts w:cs="Arial"/>
                <w:color w:val="C00000"/>
              </w:rPr>
              <w:t xml:space="preserve">70 </w:t>
            </w:r>
            <w:r w:rsidRPr="00292DEB">
              <w:rPr>
                <w:rFonts w:cs="Arial"/>
              </w:rPr>
              <w:t>Tage während des Zeitraums der Anspruchsberechtigung eine Beschäftigung aufnimmt.</w:t>
            </w:r>
          </w:p>
          <w:p w14:paraId="23B4EEBE" w14:textId="77777777" w:rsidR="005D0FED" w:rsidRPr="00292DEB" w:rsidRDefault="005D0FED" w:rsidP="00DB7CCE">
            <w:pPr>
              <w:spacing w:line="276" w:lineRule="auto"/>
              <w:rPr>
                <w:rFonts w:cs="Arial"/>
              </w:rPr>
            </w:pPr>
          </w:p>
          <w:p w14:paraId="6F37AE8F" w14:textId="77777777" w:rsidR="005D0FED" w:rsidRPr="00292DEB" w:rsidRDefault="005D0FED" w:rsidP="00DB7CCE">
            <w:pPr>
              <w:spacing w:line="276" w:lineRule="auto"/>
              <w:rPr>
                <w:rFonts w:cs="Arial"/>
                <w:iCs/>
              </w:rPr>
            </w:pPr>
            <w:r w:rsidRPr="00292DEB">
              <w:rPr>
                <w:rFonts w:cs="Arial"/>
                <w:iCs/>
                <w:color w:val="008000"/>
              </w:rPr>
              <w:t>Saisonale Sonderbeihilfe</w:t>
            </w:r>
            <w:r w:rsidRPr="00292DEB">
              <w:rPr>
                <w:rFonts w:cs="Arial"/>
                <w:iCs/>
              </w:rPr>
              <w:t>: nicht anwendbar aufgrund der Art der Beihilfe (Pauschale und der Empfänger muss zum Zeitpunkt der Gewährung nicht arbeitslos sein).</w:t>
            </w:r>
          </w:p>
          <w:p w14:paraId="4630A55A" w14:textId="77777777" w:rsidR="005D0FED" w:rsidRPr="00292DEB" w:rsidRDefault="005D0FED" w:rsidP="00DB7CCE">
            <w:pPr>
              <w:spacing w:line="276" w:lineRule="auto"/>
              <w:rPr>
                <w:rFonts w:cs="Arial"/>
                <w:iCs/>
                <w:color w:val="FF0000"/>
              </w:rPr>
            </w:pPr>
          </w:p>
          <w:p w14:paraId="53443BD8" w14:textId="77777777" w:rsidR="005D0FED" w:rsidRPr="00292DEB" w:rsidRDefault="005D0FED" w:rsidP="00DB7CCE">
            <w:pPr>
              <w:spacing w:line="276" w:lineRule="auto"/>
              <w:rPr>
                <w:rFonts w:cs="Arial"/>
                <w:iCs/>
                <w:color w:val="000000" w:themeColor="text1"/>
              </w:rPr>
            </w:pPr>
            <w:r w:rsidRPr="00292DEB">
              <w:rPr>
                <w:rFonts w:cs="Arial"/>
                <w:iCs/>
                <w:color w:val="008000"/>
              </w:rPr>
              <w:t>Verfügbarkeitsleistung</w:t>
            </w:r>
            <w:r w:rsidRPr="00292DEB">
              <w:rPr>
                <w:rFonts w:cs="Arial"/>
                <w:iCs/>
                <w:color w:val="000000" w:themeColor="text1"/>
              </w:rPr>
              <w:t>: nicht anwendbar aufgrund der Art der Beihilfe.</w:t>
            </w:r>
          </w:p>
          <w:p w14:paraId="7BB8B89D" w14:textId="77777777" w:rsidR="005D0FED" w:rsidRPr="00292DEB" w:rsidRDefault="005D0FED" w:rsidP="00DB7CCE">
            <w:pPr>
              <w:spacing w:line="276" w:lineRule="auto"/>
              <w:rPr>
                <w:rFonts w:cs="Arial"/>
                <w:iCs/>
                <w:color w:val="FF0000"/>
              </w:rPr>
            </w:pPr>
          </w:p>
          <w:p w14:paraId="788F557E" w14:textId="77777777" w:rsidR="005D0FED" w:rsidRPr="00292DEB" w:rsidRDefault="005D0FED" w:rsidP="00DB7CCE">
            <w:pPr>
              <w:spacing w:line="276" w:lineRule="auto"/>
              <w:rPr>
                <w:rFonts w:cs="Arial"/>
              </w:rPr>
            </w:pPr>
            <w:r w:rsidRPr="00292DEB">
              <w:rPr>
                <w:rFonts w:cs="Arial"/>
                <w:iCs/>
                <w:color w:val="008000"/>
              </w:rPr>
              <w:t xml:space="preserve">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 keine Kumulierung möglich mit Einkünften aus Erwerbsarbeit.</w:t>
            </w:r>
          </w:p>
          <w:p w14:paraId="2DCFC9B9" w14:textId="77777777" w:rsidR="005D0FED" w:rsidRPr="00292DEB" w:rsidRDefault="005D0FED" w:rsidP="00DB7CCE">
            <w:pPr>
              <w:spacing w:line="276" w:lineRule="auto"/>
              <w:rPr>
                <w:rFonts w:cs="Arial"/>
              </w:rPr>
            </w:pPr>
            <w:r w:rsidRPr="00292DEB">
              <w:rPr>
                <w:rFonts w:cs="Arial"/>
                <w:color w:val="008000"/>
              </w:rPr>
              <w:t xml:space="preserve">Pauschalleistung in Höhe von €300 für Langzeitarbeitslose (über 5 Jahre): </w:t>
            </w:r>
            <w:r w:rsidRPr="00292DEB">
              <w:rPr>
                <w:rFonts w:cs="Arial"/>
              </w:rPr>
              <w:t>keine Kumulierung möglich mit Einkünften aus Erwerbsarbeit.</w:t>
            </w:r>
          </w:p>
          <w:p w14:paraId="177A76EE" w14:textId="77777777" w:rsidR="005D0FED" w:rsidRPr="00292DEB" w:rsidRDefault="005D0FED" w:rsidP="00DB7CCE">
            <w:pPr>
              <w:spacing w:line="276" w:lineRule="auto"/>
              <w:rPr>
                <w:rFonts w:cs="Arial"/>
              </w:rPr>
            </w:pPr>
          </w:p>
          <w:p w14:paraId="4FA5025B" w14:textId="48EB2549" w:rsidR="005D0FED" w:rsidRPr="00292DEB" w:rsidRDefault="005D0FED" w:rsidP="00DB7CCE">
            <w:pPr>
              <w:spacing w:line="276" w:lineRule="auto"/>
              <w:rPr>
                <w:rFonts w:cs="Arial"/>
              </w:rPr>
            </w:pPr>
          </w:p>
        </w:tc>
        <w:tc>
          <w:tcPr>
            <w:tcW w:w="1370" w:type="pct"/>
          </w:tcPr>
          <w:p w14:paraId="0EB7F6A0" w14:textId="77777777" w:rsidR="005D0FED" w:rsidRPr="00292DEB" w:rsidRDefault="005D0FED" w:rsidP="00DB7CCE">
            <w:pPr>
              <w:spacing w:line="276" w:lineRule="auto"/>
              <w:rPr>
                <w:rFonts w:cs="Arial"/>
                <w:lang w:val="fr-BE"/>
              </w:rPr>
            </w:pPr>
            <w:r w:rsidRPr="00292DEB">
              <w:rPr>
                <w:rFonts w:cs="Arial"/>
                <w:lang w:val="fr-BE"/>
              </w:rPr>
              <w:t>L’</w:t>
            </w:r>
            <w:r w:rsidRPr="00292DEB">
              <w:rPr>
                <w:rFonts w:cs="Arial"/>
                <w:color w:val="008000"/>
                <w:lang w:val="fr-BE"/>
              </w:rPr>
              <w:t xml:space="preserve">allocation de chômage </w:t>
            </w:r>
            <w:r w:rsidRPr="00292DEB">
              <w:rPr>
                <w:rFonts w:cs="Arial"/>
                <w:lang w:val="fr-BE"/>
              </w:rPr>
              <w:t xml:space="preserve">peut être cumulée avec des revenus du travail. Si le bénéficiaire de l’allocation de chômage reprend un emploi à temps plein avant la fin de la période d’admissibilité, il perçoit </w:t>
            </w:r>
            <w:r w:rsidRPr="00292DEB">
              <w:rPr>
                <w:rFonts w:cs="Arial"/>
                <w:color w:val="C00000"/>
                <w:lang w:val="fr-BE"/>
              </w:rPr>
              <w:t>50%</w:t>
            </w:r>
            <w:r w:rsidRPr="00292DEB">
              <w:rPr>
                <w:rFonts w:cs="Arial"/>
                <w:lang w:val="fr-BE"/>
              </w:rPr>
              <w:t xml:space="preserve"> de cette allocation jusqu’à la fin de la période d’admissibilité.</w:t>
            </w:r>
          </w:p>
          <w:p w14:paraId="427D1A36" w14:textId="77777777" w:rsidR="005D0FED" w:rsidRPr="00292DEB" w:rsidRDefault="005D0FED" w:rsidP="00DB7CCE">
            <w:pPr>
              <w:spacing w:line="276" w:lineRule="auto"/>
              <w:rPr>
                <w:rFonts w:cs="Arial"/>
                <w:lang w:val="fr-BE"/>
              </w:rPr>
            </w:pPr>
          </w:p>
          <w:p w14:paraId="54636B66" w14:textId="77777777" w:rsidR="005D0FED" w:rsidRPr="00292DEB" w:rsidRDefault="005D0FED" w:rsidP="00DB7CCE">
            <w:pPr>
              <w:spacing w:line="276" w:lineRule="auto"/>
              <w:rPr>
                <w:rFonts w:cs="Arial"/>
                <w:lang w:val="fr-BE"/>
              </w:rPr>
            </w:pPr>
            <w:r w:rsidRPr="00292DEB">
              <w:rPr>
                <w:rFonts w:cs="Arial"/>
                <w:lang w:val="fr-BE"/>
              </w:rPr>
              <w:t xml:space="preserve">La </w:t>
            </w:r>
            <w:r w:rsidRPr="00292DEB">
              <w:rPr>
                <w:rFonts w:cs="Arial"/>
                <w:color w:val="008000"/>
                <w:lang w:val="fr-BE"/>
              </w:rPr>
              <w:t xml:space="preserve">prestation pour les chômeurs de longue durée </w:t>
            </w:r>
            <w:r w:rsidRPr="00292DEB">
              <w:rPr>
                <w:rFonts w:cs="Arial"/>
                <w:lang w:val="fr-BE"/>
              </w:rPr>
              <w:t xml:space="preserve">est suspendue si le bénéficiaire occupe un emploi pendant un maximum de </w:t>
            </w:r>
            <w:r w:rsidRPr="00292DEB">
              <w:rPr>
                <w:rFonts w:cs="Arial"/>
                <w:color w:val="C00000"/>
                <w:lang w:val="fr-BE"/>
              </w:rPr>
              <w:t>70</w:t>
            </w:r>
            <w:r w:rsidRPr="00292DEB">
              <w:rPr>
                <w:rFonts w:cs="Arial"/>
                <w:lang w:val="fr-BE"/>
              </w:rPr>
              <w:t> jours durant la période d’admissibilité de son droit.</w:t>
            </w:r>
          </w:p>
          <w:p w14:paraId="051C0379" w14:textId="77777777" w:rsidR="005D0FED" w:rsidRPr="00292DEB" w:rsidRDefault="005D0FED" w:rsidP="00DB7CCE">
            <w:pPr>
              <w:spacing w:line="276" w:lineRule="auto"/>
              <w:rPr>
                <w:rFonts w:cs="Arial"/>
                <w:lang w:val="fr-BE"/>
              </w:rPr>
            </w:pPr>
          </w:p>
          <w:p w14:paraId="1EBDDD26" w14:textId="77777777" w:rsidR="005D0FED" w:rsidRPr="00292DEB" w:rsidRDefault="005D0FED" w:rsidP="00DB7CCE">
            <w:pPr>
              <w:spacing w:line="276" w:lineRule="auto"/>
              <w:rPr>
                <w:rFonts w:cs="Arial"/>
                <w:iCs/>
                <w:lang w:val="fr-BE"/>
              </w:rPr>
            </w:pPr>
            <w:r w:rsidRPr="00292DEB">
              <w:rPr>
                <w:rFonts w:cs="Arial"/>
                <w:iCs/>
                <w:color w:val="008000"/>
                <w:lang w:val="fr-BE"/>
              </w:rPr>
              <w:t>Allocation saisonnière spéciale</w:t>
            </w:r>
            <w:r w:rsidRPr="00292DEB">
              <w:rPr>
                <w:rFonts w:cs="Arial"/>
                <w:iCs/>
                <w:lang w:val="fr-BE"/>
              </w:rPr>
              <w:t xml:space="preserve">: non applicable en raison de la nature de cette dernière (montant forfaitaire et le bénéficiaire n’a pas à être au chômage au moment de l’octroi). </w:t>
            </w:r>
          </w:p>
          <w:p w14:paraId="74D9CA60" w14:textId="77777777" w:rsidR="005D0FED" w:rsidRPr="00292DEB" w:rsidRDefault="005D0FED" w:rsidP="00DB7CCE">
            <w:pPr>
              <w:spacing w:line="276" w:lineRule="auto"/>
              <w:rPr>
                <w:rFonts w:cs="Arial"/>
                <w:iCs/>
                <w:color w:val="FF0000"/>
                <w:lang w:val="fr-BE"/>
              </w:rPr>
            </w:pPr>
          </w:p>
          <w:p w14:paraId="6235C154" w14:textId="77777777" w:rsidR="005D0FED" w:rsidRPr="00292DEB" w:rsidRDefault="005D0FED" w:rsidP="00DB7CCE">
            <w:pPr>
              <w:spacing w:line="276" w:lineRule="auto"/>
              <w:rPr>
                <w:rFonts w:cs="Arial"/>
                <w:iCs/>
                <w:color w:val="000000" w:themeColor="text1"/>
                <w:lang w:val="fr-BE"/>
              </w:rPr>
            </w:pPr>
            <w:r w:rsidRPr="00292DEB">
              <w:rPr>
                <w:rFonts w:cs="Arial"/>
                <w:iCs/>
                <w:color w:val="008000"/>
                <w:lang w:val="fr-BE"/>
              </w:rPr>
              <w:t>Prestation de disponibilité</w:t>
            </w:r>
            <w:r w:rsidRPr="00292DEB">
              <w:rPr>
                <w:rFonts w:cs="Arial"/>
                <w:iCs/>
                <w:color w:val="000000" w:themeColor="text1"/>
                <w:lang w:val="fr-BE"/>
              </w:rPr>
              <w:t>: non applicable en raison de la nature de l'allocation.</w:t>
            </w:r>
          </w:p>
          <w:p w14:paraId="4346A87B" w14:textId="77777777" w:rsidR="005D0FED" w:rsidRPr="00292DEB" w:rsidRDefault="005D0FED" w:rsidP="00DB7CCE">
            <w:pPr>
              <w:spacing w:line="276" w:lineRule="auto"/>
              <w:rPr>
                <w:rFonts w:cs="Arial"/>
                <w:iCs/>
                <w:color w:val="FF0000"/>
                <w:lang w:val="fr-BE"/>
              </w:rPr>
            </w:pPr>
          </w:p>
          <w:p w14:paraId="08BA3EEB" w14:textId="77777777" w:rsidR="005D0FED" w:rsidRPr="00292DEB" w:rsidRDefault="005D0FED" w:rsidP="00DB7CCE">
            <w:pPr>
              <w:spacing w:after="120" w:line="276" w:lineRule="auto"/>
              <w:rPr>
                <w:rFonts w:cs="Arial"/>
                <w:color w:val="008000"/>
                <w:lang w:val="fr-FR"/>
              </w:rPr>
            </w:pPr>
            <w:r w:rsidRPr="00292DEB">
              <w:rPr>
                <w:rFonts w:cs="Arial"/>
                <w:color w:val="008000"/>
                <w:lang w:val="fr-FR"/>
              </w:rPr>
              <w:t>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r w:rsidRPr="00292DEB">
              <w:rPr>
                <w:rFonts w:cs="Arial"/>
                <w:iCs/>
                <w:lang w:val="fr-BE"/>
              </w:rPr>
              <w:t xml:space="preserve"> pas de cumul possible avec les revenus du travail.</w:t>
            </w:r>
          </w:p>
          <w:p w14:paraId="08583840" w14:textId="6C0C74BE" w:rsidR="005D0FED" w:rsidRPr="00292DEB" w:rsidRDefault="005D0FED" w:rsidP="00DB7CCE">
            <w:pPr>
              <w:spacing w:line="276" w:lineRule="auto"/>
              <w:rPr>
                <w:rFonts w:cs="Arial"/>
                <w:lang w:val="fr-BE"/>
              </w:rPr>
            </w:pPr>
            <w:r w:rsidRPr="00292DEB">
              <w:rPr>
                <w:rFonts w:cs="Arial"/>
                <w:iCs/>
                <w:color w:val="008000"/>
                <w:lang w:val="fr-BE"/>
              </w:rPr>
              <w:t>Prestation unique en espèces de €300 pour les chômeurs de longue durée (plus de 5 ans)</w:t>
            </w:r>
            <w:r w:rsidRPr="00292DEB">
              <w:rPr>
                <w:rFonts w:cs="Arial"/>
                <w:iCs/>
                <w:lang w:val="fr-BE"/>
              </w:rPr>
              <w:t>: pas de cumul possible avec les revenus du travail.</w:t>
            </w:r>
          </w:p>
        </w:tc>
        <w:tc>
          <w:tcPr>
            <w:tcW w:w="1370" w:type="pct"/>
          </w:tcPr>
          <w:p w14:paraId="75758ED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E-X-38-EL</w:t>
            </w:r>
          </w:p>
          <w:p w14:paraId="39F4BB66" w14:textId="77777777" w:rsidR="005D0FED" w:rsidRPr="00292DEB" w:rsidRDefault="005D0FED" w:rsidP="00DB7CCE">
            <w:pPr>
              <w:pStyle w:val="Normal0"/>
              <w:rPr>
                <w:color w:val="000000"/>
                <w:sz w:val="15"/>
                <w:szCs w:val="15"/>
                <w:lang w:val="en-GB"/>
              </w:rPr>
            </w:pPr>
            <w:r w:rsidRPr="00292DEB">
              <w:rPr>
                <w:color w:val="000000" w:themeColor="text1"/>
                <w:sz w:val="15"/>
                <w:szCs w:val="15"/>
                <w:lang w:val="en-GB"/>
              </w:rPr>
              <w:t xml:space="preserve">Cumulation possible of </w:t>
            </w:r>
            <w:r w:rsidRPr="00292DEB">
              <w:rPr>
                <w:color w:val="008000"/>
                <w:sz w:val="15"/>
                <w:szCs w:val="15"/>
                <w:lang w:val="en-GB"/>
              </w:rPr>
              <w:t xml:space="preserve">unemployment benefit </w:t>
            </w:r>
            <w:r w:rsidRPr="00292DEB">
              <w:rPr>
                <w:color w:val="000000" w:themeColor="text1"/>
                <w:sz w:val="15"/>
                <w:szCs w:val="15"/>
                <w:lang w:val="en-GB"/>
              </w:rPr>
              <w:t xml:space="preserve">with earnings from work. If the beneficiary of unemployment benefit takes up a full-time job before the end of the entitlement period, he/she receives </w:t>
            </w:r>
            <w:r w:rsidRPr="00292DEB">
              <w:rPr>
                <w:color w:val="C00000"/>
                <w:sz w:val="15"/>
                <w:szCs w:val="15"/>
                <w:lang w:val="en-GB"/>
              </w:rPr>
              <w:t>50%</w:t>
            </w:r>
            <w:r w:rsidRPr="00292DEB">
              <w:rPr>
                <w:color w:val="000000" w:themeColor="text1"/>
                <w:sz w:val="15"/>
                <w:szCs w:val="15"/>
                <w:lang w:val="en-GB"/>
              </w:rPr>
              <w:t xml:space="preserve"> of the benefit until the end of entitlement.</w:t>
            </w:r>
          </w:p>
          <w:p w14:paraId="7CC5F904"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51EEFACC"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w:t>
            </w:r>
            <w:r w:rsidRPr="00292DEB">
              <w:rPr>
                <w:color w:val="008000"/>
                <w:sz w:val="15"/>
                <w:szCs w:val="15"/>
                <w:lang w:val="en-GB"/>
              </w:rPr>
              <w:t>Benefit for Long-Term Unemployed</w:t>
            </w:r>
            <w:r w:rsidRPr="00292DEB">
              <w:rPr>
                <w:color w:val="000000"/>
                <w:sz w:val="15"/>
                <w:szCs w:val="15"/>
                <w:lang w:val="en-GB"/>
              </w:rPr>
              <w:t xml:space="preserve"> is suspended if the beneficiary takes up employment for up to </w:t>
            </w:r>
            <w:r w:rsidRPr="00292DEB">
              <w:rPr>
                <w:color w:val="C00000"/>
                <w:sz w:val="15"/>
                <w:szCs w:val="15"/>
                <w:lang w:val="en-GB"/>
              </w:rPr>
              <w:t>70</w:t>
            </w:r>
            <w:r w:rsidRPr="00292DEB">
              <w:rPr>
                <w:color w:val="000000"/>
                <w:sz w:val="15"/>
                <w:szCs w:val="15"/>
                <w:lang w:val="en-GB"/>
              </w:rPr>
              <w:t xml:space="preserve"> days during the entitlement period.</w:t>
            </w:r>
          </w:p>
          <w:p w14:paraId="58185720"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38D3397F"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Special Seasonal Allowance</w:t>
            </w:r>
            <w:r w:rsidRPr="00292DEB">
              <w:rPr>
                <w:color w:val="000000" w:themeColor="text1"/>
                <w:sz w:val="15"/>
                <w:szCs w:val="15"/>
                <w:lang w:val="en-GB"/>
              </w:rPr>
              <w:t>: not applicable due to the nature of the allowance (lump sum and the recipient does not have to be unemployed at the time of the grant).</w:t>
            </w:r>
          </w:p>
          <w:p w14:paraId="1A5192EF" w14:textId="77777777" w:rsidR="005D0FED" w:rsidRPr="00292DEB" w:rsidRDefault="005D0FED" w:rsidP="00DB7CCE">
            <w:pPr>
              <w:pStyle w:val="Normal0"/>
              <w:pBdr>
                <w:top w:val="nil"/>
                <w:left w:val="nil"/>
                <w:bottom w:val="nil"/>
                <w:right w:val="nil"/>
                <w:between w:val="nil"/>
              </w:pBdr>
              <w:spacing w:before="0" w:after="0"/>
              <w:rPr>
                <w:color w:val="000000" w:themeColor="text1"/>
                <w:sz w:val="15"/>
                <w:szCs w:val="15"/>
                <w:lang w:val="en-GB"/>
              </w:rPr>
            </w:pPr>
          </w:p>
          <w:p w14:paraId="467E8D7A" w14:textId="77777777" w:rsidR="005D0FED" w:rsidRPr="00292DEB" w:rsidRDefault="005D0FED" w:rsidP="00DB7CCE">
            <w:pPr>
              <w:rPr>
                <w:rFonts w:cs="Arial"/>
                <w:color w:val="000000" w:themeColor="text1"/>
                <w:lang w:val="en-GB"/>
              </w:rPr>
            </w:pPr>
            <w:r w:rsidRPr="00292DEB">
              <w:rPr>
                <w:rFonts w:cs="Arial"/>
                <w:color w:val="008000"/>
                <w:lang w:val="en-GB"/>
              </w:rPr>
              <w:t>Availability Benefit</w:t>
            </w:r>
            <w:r w:rsidRPr="00292DEB">
              <w:rPr>
                <w:rFonts w:cs="Arial"/>
                <w:color w:val="000000" w:themeColor="text1"/>
                <w:lang w:val="en-GB"/>
              </w:rPr>
              <w:t>: not applicable due to the nature of the allowance.</w:t>
            </w:r>
          </w:p>
          <w:p w14:paraId="00065312" w14:textId="77777777" w:rsidR="005D0FED" w:rsidRPr="00292DEB" w:rsidRDefault="005D0FED" w:rsidP="00DB7CCE">
            <w:pPr>
              <w:rPr>
                <w:rFonts w:cs="Arial"/>
                <w:lang w:val="en-GB"/>
              </w:rPr>
            </w:pPr>
          </w:p>
          <w:p w14:paraId="0DAD9389" w14:textId="77777777" w:rsidR="005D0FED" w:rsidRPr="00292DEB" w:rsidRDefault="005D0FED" w:rsidP="00DB7CCE">
            <w:pPr>
              <w:rPr>
                <w:rFonts w:cs="Arial"/>
                <w:lang w:val="en-GB"/>
              </w:rPr>
            </w:pPr>
            <w:r w:rsidRPr="00292DEB">
              <w:rPr>
                <w:rFonts w:cs="Arial"/>
                <w:lang w:val="en-GB"/>
              </w:rPr>
              <w:t xml:space="preserve">The </w:t>
            </w:r>
            <w:r w:rsidRPr="00292DEB">
              <w:rPr>
                <w:rFonts w:cs="Arial"/>
                <w:color w:val="008000"/>
                <w:lang w:val="en-GB"/>
              </w:rPr>
              <w:t>Special Assistance of Vulnerable Groups</w:t>
            </w:r>
            <w:r w:rsidRPr="00292DEB">
              <w:rPr>
                <w:rFonts w:cs="Arial"/>
                <w:lang w:val="en-GB"/>
              </w:rPr>
              <w:t xml:space="preserve"> (</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).no cumulation possible with earnings from work.</w:t>
            </w:r>
          </w:p>
          <w:p w14:paraId="5701B8E0" w14:textId="77777777" w:rsidR="005D0FED" w:rsidRPr="00292DEB" w:rsidRDefault="005D0FED" w:rsidP="00DB7CCE">
            <w:pPr>
              <w:rPr>
                <w:rFonts w:cs="Arial"/>
                <w:lang w:val="en-GB"/>
              </w:rPr>
            </w:pPr>
            <w:r w:rsidRPr="00292DEB">
              <w:rPr>
                <w:rFonts w:cs="Arial"/>
                <w:color w:val="008000"/>
                <w:lang w:val="en-GB"/>
              </w:rPr>
              <w:t>One-off cash benefit of €300 for long-term (over 5 years) unemployed</w:t>
            </w:r>
            <w:r w:rsidRPr="00292DEB">
              <w:rPr>
                <w:rFonts w:cs="Arial"/>
                <w:color w:val="008080"/>
                <w:lang w:val="en-GB"/>
              </w:rPr>
              <w:t xml:space="preserve">: </w:t>
            </w:r>
            <w:r w:rsidRPr="00292DEB">
              <w:rPr>
                <w:rFonts w:cs="Arial"/>
                <w:lang w:val="en-GB"/>
              </w:rPr>
              <w:t>no cumulation possible with earnings from work.</w:t>
            </w:r>
          </w:p>
          <w:p w14:paraId="3B72A4E6" w14:textId="3BE4C7BC"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382CE77E" w14:textId="65A17C0A" w:rsidR="005D0FED" w:rsidRPr="00292DEB" w:rsidRDefault="005D0FED" w:rsidP="00DB7CCE">
            <w:pPr>
              <w:spacing w:line="276" w:lineRule="auto"/>
              <w:rPr>
                <w:rFonts w:cs="Arial"/>
                <w:color w:val="0000FF"/>
                <w:lang w:val="fr-FR"/>
              </w:rPr>
            </w:pPr>
            <w:r w:rsidRPr="00292DEB">
              <w:rPr>
                <w:rFonts w:cs="Arial"/>
                <w:color w:val="0000FF"/>
                <w:lang w:val="fr-FR"/>
              </w:rPr>
              <w:t>10</w:t>
            </w:r>
          </w:p>
        </w:tc>
        <w:tc>
          <w:tcPr>
            <w:tcW w:w="127" w:type="pct"/>
          </w:tcPr>
          <w:p w14:paraId="2DB9A1BE" w14:textId="1B208AC4" w:rsidR="005D0FED" w:rsidRPr="00292DEB" w:rsidRDefault="005D0FED" w:rsidP="00DB7CCE">
            <w:pPr>
              <w:spacing w:line="276" w:lineRule="auto"/>
              <w:rPr>
                <w:rFonts w:cs="Arial"/>
                <w:color w:val="0000FF"/>
                <w:lang w:val="fr-FR"/>
              </w:rPr>
            </w:pPr>
            <w:r w:rsidRPr="00292DEB">
              <w:rPr>
                <w:rFonts w:cs="Arial"/>
                <w:color w:val="0000FF"/>
                <w:lang w:val="fr-FR"/>
              </w:rPr>
              <w:t>38</w:t>
            </w:r>
          </w:p>
        </w:tc>
        <w:tc>
          <w:tcPr>
            <w:tcW w:w="402" w:type="pct"/>
          </w:tcPr>
          <w:p w14:paraId="4A78482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57ECF1D" w14:textId="4E79DF74" w:rsidR="005D0FED" w:rsidRPr="00292DEB" w:rsidRDefault="005D0FED" w:rsidP="00DB7CCE">
            <w:pPr>
              <w:spacing w:line="276" w:lineRule="auto"/>
              <w:rPr>
                <w:rFonts w:cs="Arial"/>
                <w:color w:val="0000FF"/>
                <w:lang w:val="en-GB"/>
              </w:rPr>
            </w:pPr>
          </w:p>
        </w:tc>
      </w:tr>
      <w:tr w:rsidR="005D0FED" w:rsidRPr="00292DEB" w14:paraId="72AB3D35" w14:textId="77777777" w:rsidTr="005D0FED">
        <w:tc>
          <w:tcPr>
            <w:tcW w:w="193" w:type="pct"/>
          </w:tcPr>
          <w:p w14:paraId="0D78EA19" w14:textId="77777777" w:rsidR="005D0FED" w:rsidRPr="00292DEB" w:rsidRDefault="005D0FED" w:rsidP="00DB7CCE">
            <w:pPr>
              <w:spacing w:line="276" w:lineRule="auto"/>
              <w:jc w:val="left"/>
              <w:rPr>
                <w:rFonts w:cs="Arial"/>
                <w:lang w:val="es-ES"/>
              </w:rPr>
            </w:pPr>
            <w:r w:rsidRPr="00292DEB">
              <w:rPr>
                <w:rFonts w:cs="Arial"/>
                <w:lang w:val="es-ES"/>
              </w:rPr>
              <w:t>EL</w:t>
            </w:r>
          </w:p>
          <w:p w14:paraId="72B97E5F" w14:textId="77777777" w:rsidR="005D0FED" w:rsidRPr="00292DEB" w:rsidRDefault="005D0FED" w:rsidP="00DB7CCE">
            <w:pPr>
              <w:spacing w:line="276" w:lineRule="auto"/>
              <w:jc w:val="left"/>
              <w:rPr>
                <w:rFonts w:cs="Arial"/>
                <w:lang w:val="es-ES"/>
              </w:rPr>
            </w:pPr>
            <w:r w:rsidRPr="00292DEB">
              <w:rPr>
                <w:rFonts w:cs="Arial"/>
                <w:lang w:val="es-ES"/>
              </w:rPr>
              <w:t>EL</w:t>
            </w:r>
          </w:p>
          <w:p w14:paraId="5131F2AE" w14:textId="77777777" w:rsidR="005D0FED" w:rsidRPr="00292DEB" w:rsidRDefault="005D0FED" w:rsidP="00DB7CCE">
            <w:pPr>
              <w:spacing w:line="276" w:lineRule="auto"/>
              <w:jc w:val="left"/>
              <w:rPr>
                <w:rFonts w:cs="Arial"/>
                <w:lang w:val="es-ES"/>
              </w:rPr>
            </w:pPr>
            <w:r w:rsidRPr="00292DEB">
              <w:rPr>
                <w:rFonts w:cs="Arial"/>
                <w:lang w:val="es-ES"/>
              </w:rPr>
              <w:lastRenderedPageBreak/>
              <w:t>EL</w:t>
            </w:r>
          </w:p>
          <w:p w14:paraId="0B1E0ED6" w14:textId="5EE3A44D" w:rsidR="005D0FED" w:rsidRPr="00292DEB" w:rsidRDefault="005D0FED" w:rsidP="00DB7CCE">
            <w:pPr>
              <w:spacing w:line="276" w:lineRule="auto"/>
              <w:jc w:val="left"/>
              <w:rPr>
                <w:rFonts w:cs="Arial"/>
                <w:lang w:val="es-ES"/>
              </w:rPr>
            </w:pPr>
          </w:p>
        </w:tc>
        <w:tc>
          <w:tcPr>
            <w:tcW w:w="1371" w:type="pct"/>
          </w:tcPr>
          <w:p w14:paraId="1B2BD96C" w14:textId="34E77FC8" w:rsidR="005D0FED" w:rsidRPr="00292DEB" w:rsidRDefault="005D0FED" w:rsidP="00DB7CCE">
            <w:pPr>
              <w:spacing w:line="276" w:lineRule="auto"/>
              <w:rPr>
                <w:rFonts w:cs="Arial"/>
              </w:rPr>
            </w:pPr>
            <w:r w:rsidRPr="00292DEB">
              <w:rPr>
                <w:rFonts w:cs="Arial"/>
                <w:bCs/>
              </w:rPr>
              <w:lastRenderedPageBreak/>
              <w:t>Keine Kumulierung mit anderen Sozialleistungen möglich.</w:t>
            </w:r>
          </w:p>
        </w:tc>
        <w:tc>
          <w:tcPr>
            <w:tcW w:w="1370" w:type="pct"/>
          </w:tcPr>
          <w:p w14:paraId="7C40C81E" w14:textId="301DDEB8" w:rsidR="005D0FED" w:rsidRPr="00292DEB" w:rsidRDefault="005D0FED" w:rsidP="00DB7CCE">
            <w:pPr>
              <w:spacing w:line="276" w:lineRule="auto"/>
              <w:rPr>
                <w:rFonts w:cs="Arial"/>
                <w:lang w:val="fr-BE"/>
              </w:rPr>
            </w:pPr>
            <w:r w:rsidRPr="00292DEB">
              <w:rPr>
                <w:rFonts w:cs="Arial"/>
                <w:bCs/>
                <w:lang w:val="fr-BE"/>
              </w:rPr>
              <w:t>Pas de cumul possible avec d’autres prestations sociales.</w:t>
            </w:r>
          </w:p>
        </w:tc>
        <w:tc>
          <w:tcPr>
            <w:tcW w:w="1370" w:type="pct"/>
          </w:tcPr>
          <w:p w14:paraId="781E432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E-X-39-EL</w:t>
            </w:r>
          </w:p>
          <w:p w14:paraId="3C033EBB" w14:textId="77777777" w:rsidR="005D0FED" w:rsidRPr="00292DEB" w:rsidRDefault="005D0FED" w:rsidP="00DB7CCE">
            <w:pPr>
              <w:pStyle w:val="Normal0"/>
              <w:rPr>
                <w:color w:val="000000"/>
                <w:sz w:val="15"/>
                <w:szCs w:val="15"/>
                <w:lang w:val="en-GB"/>
              </w:rPr>
            </w:pPr>
            <w:r w:rsidRPr="00292DEB">
              <w:rPr>
                <w:color w:val="000000"/>
                <w:sz w:val="15"/>
                <w:szCs w:val="15"/>
                <w:lang w:val="en-GB"/>
              </w:rPr>
              <w:lastRenderedPageBreak/>
              <w:t>No cumulation possible with other social benefits.</w:t>
            </w:r>
          </w:p>
          <w:p w14:paraId="5C4A1677" w14:textId="55645FB4"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214CBEE8" w14:textId="406FEB10" w:rsidR="005D0FED" w:rsidRPr="00292DEB" w:rsidRDefault="005D0FED" w:rsidP="00DB7CCE">
            <w:pPr>
              <w:spacing w:line="276" w:lineRule="auto"/>
              <w:rPr>
                <w:rFonts w:cs="Arial"/>
                <w:color w:val="0000FF"/>
                <w:lang w:val="fr-FR"/>
              </w:rPr>
            </w:pPr>
            <w:r w:rsidRPr="00292DEB">
              <w:rPr>
                <w:rFonts w:cs="Arial"/>
                <w:color w:val="0000FF"/>
                <w:lang w:val="fr-FR"/>
              </w:rPr>
              <w:lastRenderedPageBreak/>
              <w:t>10</w:t>
            </w:r>
          </w:p>
        </w:tc>
        <w:tc>
          <w:tcPr>
            <w:tcW w:w="127" w:type="pct"/>
          </w:tcPr>
          <w:p w14:paraId="18447E6F" w14:textId="41C40EB1" w:rsidR="005D0FED" w:rsidRPr="00292DEB" w:rsidRDefault="005D0FED" w:rsidP="00DB7CCE">
            <w:pPr>
              <w:spacing w:line="276" w:lineRule="auto"/>
              <w:rPr>
                <w:rFonts w:cs="Arial"/>
                <w:color w:val="0000FF"/>
                <w:lang w:val="fr-FR"/>
              </w:rPr>
            </w:pPr>
            <w:r w:rsidRPr="00292DEB">
              <w:rPr>
                <w:rFonts w:cs="Arial"/>
                <w:color w:val="0000FF"/>
                <w:lang w:val="fr-FR"/>
              </w:rPr>
              <w:t>39</w:t>
            </w:r>
          </w:p>
        </w:tc>
        <w:tc>
          <w:tcPr>
            <w:tcW w:w="402" w:type="pct"/>
          </w:tcPr>
          <w:p w14:paraId="197475C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6B32BFD" w14:textId="588539F8" w:rsidR="005D0FED" w:rsidRPr="00292DEB" w:rsidRDefault="005D0FED" w:rsidP="00DB7CCE">
            <w:pPr>
              <w:spacing w:line="276" w:lineRule="auto"/>
              <w:rPr>
                <w:rFonts w:cs="Arial"/>
                <w:color w:val="0000FF"/>
                <w:lang w:val="en-GB"/>
              </w:rPr>
            </w:pPr>
          </w:p>
        </w:tc>
      </w:tr>
      <w:tr w:rsidR="005D0FED" w:rsidRPr="00292DEB" w14:paraId="092CE69F" w14:textId="77777777" w:rsidTr="005D0FED">
        <w:tc>
          <w:tcPr>
            <w:tcW w:w="193" w:type="pct"/>
          </w:tcPr>
          <w:p w14:paraId="5C786E69" w14:textId="77777777" w:rsidR="005D0FED" w:rsidRPr="00292DEB" w:rsidRDefault="005D0FED" w:rsidP="00DB7CCE">
            <w:pPr>
              <w:spacing w:line="276" w:lineRule="auto"/>
              <w:jc w:val="left"/>
              <w:rPr>
                <w:rFonts w:cs="Arial"/>
                <w:lang w:val="es-ES"/>
              </w:rPr>
            </w:pPr>
            <w:r w:rsidRPr="00292DEB">
              <w:rPr>
                <w:rFonts w:cs="Arial"/>
                <w:lang w:val="es-ES"/>
              </w:rPr>
              <w:t>EL</w:t>
            </w:r>
          </w:p>
          <w:p w14:paraId="1330A5C3" w14:textId="77777777" w:rsidR="005D0FED" w:rsidRPr="00292DEB" w:rsidRDefault="005D0FED" w:rsidP="00DB7CCE">
            <w:pPr>
              <w:spacing w:line="276" w:lineRule="auto"/>
              <w:jc w:val="left"/>
              <w:rPr>
                <w:rFonts w:cs="Arial"/>
                <w:lang w:val="es-ES"/>
              </w:rPr>
            </w:pPr>
            <w:r w:rsidRPr="00292DEB">
              <w:rPr>
                <w:rFonts w:cs="Arial"/>
                <w:lang w:val="es-ES"/>
              </w:rPr>
              <w:t>EL</w:t>
            </w:r>
          </w:p>
          <w:p w14:paraId="4C53E7BB" w14:textId="77777777" w:rsidR="005D0FED" w:rsidRPr="00292DEB" w:rsidRDefault="005D0FED" w:rsidP="00DB7CCE">
            <w:pPr>
              <w:spacing w:line="276" w:lineRule="auto"/>
              <w:jc w:val="left"/>
              <w:rPr>
                <w:rFonts w:cs="Arial"/>
                <w:lang w:val="es-ES"/>
              </w:rPr>
            </w:pPr>
            <w:r w:rsidRPr="00292DEB">
              <w:rPr>
                <w:rFonts w:cs="Arial"/>
                <w:lang w:val="es-ES"/>
              </w:rPr>
              <w:t>EL</w:t>
            </w:r>
          </w:p>
          <w:p w14:paraId="2E581237" w14:textId="244FEC38" w:rsidR="005D0FED" w:rsidRPr="00292DEB" w:rsidRDefault="005D0FED" w:rsidP="00DB7CCE">
            <w:pPr>
              <w:spacing w:line="276" w:lineRule="auto"/>
              <w:jc w:val="left"/>
              <w:rPr>
                <w:rFonts w:cs="Arial"/>
                <w:lang w:val="es-ES"/>
              </w:rPr>
            </w:pPr>
          </w:p>
        </w:tc>
        <w:tc>
          <w:tcPr>
            <w:tcW w:w="1371" w:type="pct"/>
          </w:tcPr>
          <w:p w14:paraId="04F60221" w14:textId="77777777" w:rsidR="005D0FED" w:rsidRPr="00292DEB" w:rsidRDefault="005D0FED" w:rsidP="00DB7CCE">
            <w:pPr>
              <w:pStyle w:val="StandardLinks"/>
              <w:spacing w:line="276" w:lineRule="auto"/>
              <w:jc w:val="both"/>
              <w:rPr>
                <w:rFonts w:cs="Arial"/>
              </w:rPr>
            </w:pPr>
            <w:r w:rsidRPr="00292DEB">
              <w:rPr>
                <w:rFonts w:cs="Arial"/>
              </w:rPr>
              <w:t xml:space="preserve">Die </w:t>
            </w:r>
            <w:r w:rsidRPr="00292DEB">
              <w:rPr>
                <w:rFonts w:cs="Arial"/>
                <w:iCs/>
                <w:color w:val="008000"/>
              </w:rPr>
              <w:t>Saisonale Sonderbeihilfe</w:t>
            </w:r>
            <w:r w:rsidRPr="00292DEB">
              <w:rPr>
                <w:rFonts w:cs="Arial"/>
                <w:iCs/>
              </w:rPr>
              <w:t xml:space="preserve"> und die Sonderbeihilfe für gefährdete Gruppen </w:t>
            </w:r>
            <w:r w:rsidRPr="00292DEB">
              <w:rPr>
                <w:rFonts w:cs="Arial"/>
              </w:rPr>
              <w:t>(</w:t>
            </w:r>
            <w:r w:rsidRPr="00292DEB">
              <w:rPr>
                <w:rFonts w:cs="Arial"/>
                <w:i/>
                <w:iCs/>
                <w:color w:val="008080"/>
              </w:rPr>
              <w:t>Ειδικό Βοήθημα Ευάλωτων Ομάδων</w:t>
            </w:r>
            <w:r w:rsidRPr="00292DEB">
              <w:rPr>
                <w:rFonts w:cs="Arial"/>
              </w:rPr>
              <w:t>)</w:t>
            </w:r>
            <w:r w:rsidRPr="00292DEB">
              <w:rPr>
                <w:rFonts w:cs="Arial"/>
                <w:color w:val="008000"/>
              </w:rPr>
              <w:t xml:space="preserve"> </w:t>
            </w:r>
            <w:r w:rsidRPr="00292DEB">
              <w:rPr>
                <w:rFonts w:cs="Arial"/>
              </w:rPr>
              <w:t>unterliegen nicht der Besteuerung.</w:t>
            </w:r>
          </w:p>
          <w:p w14:paraId="6CBC51D3" w14:textId="77777777" w:rsidR="005D0FED" w:rsidRPr="00292DEB" w:rsidRDefault="005D0FED" w:rsidP="00DB7CCE">
            <w:pPr>
              <w:pStyle w:val="StandardLinks"/>
              <w:spacing w:line="276" w:lineRule="auto"/>
              <w:jc w:val="both"/>
              <w:rPr>
                <w:rFonts w:cs="Arial"/>
              </w:rPr>
            </w:pPr>
            <w:r w:rsidRPr="00292DEB">
              <w:rPr>
                <w:rFonts w:cs="Arial"/>
              </w:rPr>
              <w:t>Andere Leistungen unterliegen der Besteuerung in Fällen, bei denen das persönliche Jahreseinkommen über</w:t>
            </w:r>
            <w:r w:rsidRPr="00292DEB">
              <w:rPr>
                <w:rFonts w:cs="Arial"/>
                <w:color w:val="FF00FF"/>
              </w:rPr>
              <w:t xml:space="preserve"> €10.000</w:t>
            </w:r>
            <w:r w:rsidRPr="00292DEB">
              <w:rPr>
                <w:rFonts w:cs="Arial"/>
              </w:rPr>
              <w:t xml:space="preserve"> beträgt.</w:t>
            </w:r>
          </w:p>
          <w:p w14:paraId="03BF9A7B" w14:textId="1E416F54" w:rsidR="005D0FED" w:rsidRPr="00292DEB" w:rsidRDefault="005D0FED" w:rsidP="00DB7CCE">
            <w:pPr>
              <w:spacing w:line="276" w:lineRule="auto"/>
              <w:rPr>
                <w:rFonts w:cs="Arial"/>
              </w:rPr>
            </w:pPr>
          </w:p>
        </w:tc>
        <w:tc>
          <w:tcPr>
            <w:tcW w:w="1370" w:type="pct"/>
          </w:tcPr>
          <w:p w14:paraId="0F9C0171" w14:textId="77777777" w:rsidR="005D0FED" w:rsidRPr="00292DEB" w:rsidRDefault="005D0FED" w:rsidP="00DB7CCE">
            <w:pPr>
              <w:pStyle w:val="StandardLinks"/>
              <w:spacing w:line="276" w:lineRule="auto"/>
              <w:jc w:val="both"/>
              <w:rPr>
                <w:rFonts w:cs="Arial"/>
                <w:lang w:val="fr-BE"/>
              </w:rPr>
            </w:pPr>
            <w:r w:rsidRPr="00292DEB">
              <w:rPr>
                <w:rFonts w:cs="Arial"/>
                <w:color w:val="008000"/>
                <w:lang w:val="fr-FR"/>
              </w:rPr>
              <w:t>L’allocation spéciale d’assistance aux groupes vulnérables</w:t>
            </w:r>
            <w:r w:rsidRPr="00292DEB">
              <w:rPr>
                <w:rFonts w:cs="Arial"/>
                <w:lang w:val="fr-FR"/>
              </w:rPr>
              <w:t xml:space="preserve"> (</w:t>
            </w:r>
            <w:r w:rsidRPr="00292DEB">
              <w:rPr>
                <w:rFonts w:cs="Arial"/>
                <w:i/>
                <w:iCs/>
                <w:color w:val="008080"/>
              </w:rPr>
              <w:t>Ειδικό</w:t>
            </w:r>
            <w:r w:rsidRPr="00292DEB">
              <w:rPr>
                <w:rFonts w:cs="Arial"/>
                <w:i/>
                <w:iCs/>
                <w:color w:val="008080"/>
                <w:lang w:val="fr-FR"/>
              </w:rPr>
              <w:t xml:space="preserve"> </w:t>
            </w:r>
            <w:r w:rsidRPr="00292DEB">
              <w:rPr>
                <w:rFonts w:cs="Arial"/>
                <w:i/>
                <w:iCs/>
                <w:color w:val="008080"/>
              </w:rPr>
              <w:t>Βοήθημα</w:t>
            </w:r>
            <w:r w:rsidRPr="00292DEB">
              <w:rPr>
                <w:rFonts w:cs="Arial"/>
                <w:i/>
                <w:iCs/>
                <w:color w:val="008080"/>
                <w:lang w:val="fr-FR"/>
              </w:rPr>
              <w:t xml:space="preserve"> </w:t>
            </w:r>
            <w:r w:rsidRPr="00292DEB">
              <w:rPr>
                <w:rFonts w:cs="Arial"/>
                <w:i/>
                <w:iCs/>
                <w:color w:val="008080"/>
              </w:rPr>
              <w:t>Ευάλωτων</w:t>
            </w:r>
            <w:r w:rsidRPr="00292DEB">
              <w:rPr>
                <w:rFonts w:cs="Arial"/>
                <w:i/>
                <w:iCs/>
                <w:color w:val="008080"/>
                <w:lang w:val="fr-FR"/>
              </w:rPr>
              <w:t xml:space="preserve"> </w:t>
            </w:r>
            <w:r w:rsidRPr="00292DEB">
              <w:rPr>
                <w:rFonts w:cs="Arial"/>
                <w:i/>
                <w:iCs/>
                <w:color w:val="008080"/>
              </w:rPr>
              <w:t>Ομάδων</w:t>
            </w:r>
            <w:r w:rsidRPr="00292DEB">
              <w:rPr>
                <w:rFonts w:cs="Arial"/>
                <w:lang w:val="fr-FR"/>
              </w:rPr>
              <w:t>)</w:t>
            </w:r>
            <w:r w:rsidRPr="00292DEB">
              <w:rPr>
                <w:rFonts w:cs="Arial"/>
                <w:lang w:val="fr-BE"/>
              </w:rPr>
              <w:t xml:space="preserve"> n’est pas imposable. Les autres prestations sont imposables dans le cas où le revenu personnel annuel est supérieur à </w:t>
            </w:r>
            <w:r w:rsidRPr="00292DEB">
              <w:rPr>
                <w:rFonts w:cs="Arial"/>
                <w:color w:val="FF00FF"/>
                <w:lang w:val="fr-BE"/>
              </w:rPr>
              <w:t>€10.000</w:t>
            </w:r>
            <w:r w:rsidRPr="00292DEB">
              <w:rPr>
                <w:rFonts w:cs="Arial"/>
                <w:lang w:val="fr-BE"/>
              </w:rPr>
              <w:t>.</w:t>
            </w:r>
          </w:p>
          <w:p w14:paraId="689613A2" w14:textId="3990ED96" w:rsidR="005D0FED" w:rsidRPr="00292DEB" w:rsidRDefault="005D0FED" w:rsidP="00DB7CCE">
            <w:pPr>
              <w:spacing w:line="276" w:lineRule="auto"/>
              <w:rPr>
                <w:rFonts w:cs="Arial"/>
                <w:lang w:val="fr-BE"/>
              </w:rPr>
            </w:pPr>
          </w:p>
        </w:tc>
        <w:tc>
          <w:tcPr>
            <w:tcW w:w="1370" w:type="pct"/>
          </w:tcPr>
          <w:p w14:paraId="4F91AD0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E-X-40-EL</w:t>
            </w:r>
          </w:p>
          <w:p w14:paraId="22A89A06" w14:textId="77777777" w:rsidR="005D0FED" w:rsidRPr="00292DEB" w:rsidRDefault="005D0FED" w:rsidP="00DB7CCE">
            <w:pPr>
              <w:rPr>
                <w:rFonts w:cs="Arial"/>
                <w:lang w:val="en-GB"/>
              </w:rPr>
            </w:pPr>
            <w:r w:rsidRPr="00292DEB">
              <w:rPr>
                <w:rFonts w:cs="Arial"/>
                <w:lang w:val="en-GB"/>
              </w:rPr>
              <w:t xml:space="preserve">The </w:t>
            </w:r>
            <w:r w:rsidRPr="00292DEB">
              <w:rPr>
                <w:rFonts w:cs="Arial"/>
                <w:color w:val="008000"/>
                <w:lang w:val="en-GB"/>
              </w:rPr>
              <w:t>Special Seasonal Allowance</w:t>
            </w:r>
            <w:r w:rsidRPr="00292DEB">
              <w:rPr>
                <w:rFonts w:cs="Arial"/>
                <w:lang w:val="en-GB"/>
              </w:rPr>
              <w:t xml:space="preserve"> and the </w:t>
            </w:r>
            <w:r w:rsidRPr="00292DEB">
              <w:rPr>
                <w:rFonts w:cs="Arial"/>
                <w:color w:val="008000"/>
                <w:lang w:val="en-GB"/>
              </w:rPr>
              <w:t>Special Assistance of Vulnerable Groups</w:t>
            </w:r>
            <w:r w:rsidRPr="00292DEB">
              <w:rPr>
                <w:rFonts w:cs="Arial"/>
                <w:lang w:val="en-GB"/>
              </w:rPr>
              <w:t xml:space="preserve"> (</w:t>
            </w:r>
            <w:r w:rsidRPr="00292DEB">
              <w:rPr>
                <w:rFonts w:cs="Arial"/>
                <w:i/>
                <w:iCs/>
                <w:color w:val="008080"/>
              </w:rPr>
              <w:t>Ειδικό</w:t>
            </w:r>
            <w:r w:rsidRPr="00292DEB">
              <w:rPr>
                <w:rFonts w:cs="Arial"/>
                <w:i/>
                <w:iCs/>
                <w:color w:val="008080"/>
                <w:lang w:val="en-GB"/>
              </w:rPr>
              <w:t xml:space="preserve"> </w:t>
            </w:r>
            <w:r w:rsidRPr="00292DEB">
              <w:rPr>
                <w:rFonts w:cs="Arial"/>
                <w:i/>
                <w:iCs/>
                <w:color w:val="008080"/>
              </w:rPr>
              <w:t>Βοήθημα</w:t>
            </w:r>
            <w:r w:rsidRPr="00292DEB">
              <w:rPr>
                <w:rFonts w:cs="Arial"/>
                <w:i/>
                <w:iCs/>
                <w:color w:val="008080"/>
                <w:lang w:val="en-GB"/>
              </w:rPr>
              <w:t xml:space="preserve"> </w:t>
            </w:r>
            <w:r w:rsidRPr="00292DEB">
              <w:rPr>
                <w:rFonts w:cs="Arial"/>
                <w:i/>
                <w:iCs/>
                <w:color w:val="008080"/>
              </w:rPr>
              <w:t>Ευάλωτων</w:t>
            </w:r>
            <w:r w:rsidRPr="00292DEB">
              <w:rPr>
                <w:rFonts w:cs="Arial"/>
                <w:i/>
                <w:iCs/>
                <w:color w:val="008080"/>
                <w:lang w:val="en-GB"/>
              </w:rPr>
              <w:t xml:space="preserve"> </w:t>
            </w:r>
            <w:r w:rsidRPr="00292DEB">
              <w:rPr>
                <w:rFonts w:cs="Arial"/>
                <w:i/>
                <w:iCs/>
                <w:color w:val="008080"/>
              </w:rPr>
              <w:t>Ομάδων</w:t>
            </w:r>
            <w:r w:rsidRPr="00292DEB">
              <w:rPr>
                <w:rFonts w:cs="Arial"/>
                <w:lang w:val="en-GB"/>
              </w:rPr>
              <w:t>) are not subject to taxation.</w:t>
            </w:r>
          </w:p>
          <w:p w14:paraId="3929AAE7"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themeColor="text1"/>
                <w:sz w:val="15"/>
                <w:szCs w:val="15"/>
                <w:lang w:val="en-GB"/>
              </w:rPr>
              <w:t xml:space="preserve">Other benefits are subject to taxation in cases where annual personal income is over </w:t>
            </w:r>
            <w:r w:rsidRPr="00292DEB">
              <w:rPr>
                <w:color w:val="FF00FF"/>
                <w:sz w:val="15"/>
                <w:szCs w:val="15"/>
                <w:lang w:val="en-GB"/>
              </w:rPr>
              <w:t>€10,000</w:t>
            </w:r>
            <w:r w:rsidRPr="00292DEB">
              <w:rPr>
                <w:color w:val="000000" w:themeColor="text1"/>
                <w:sz w:val="15"/>
                <w:szCs w:val="15"/>
                <w:lang w:val="en-GB"/>
              </w:rPr>
              <w:t>.</w:t>
            </w:r>
          </w:p>
          <w:p w14:paraId="607C1B78" w14:textId="1DE6423D"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1436C0D5" w14:textId="7EF9D1AF" w:rsidR="005D0FED" w:rsidRPr="00292DEB" w:rsidRDefault="005D0FED" w:rsidP="00DB7CCE">
            <w:pPr>
              <w:spacing w:line="276" w:lineRule="auto"/>
              <w:rPr>
                <w:rFonts w:cs="Arial"/>
                <w:color w:val="0000FF"/>
                <w:lang w:val="fr-FR"/>
              </w:rPr>
            </w:pPr>
            <w:r w:rsidRPr="00292DEB">
              <w:rPr>
                <w:rFonts w:cs="Arial"/>
                <w:color w:val="0000FF"/>
                <w:lang w:val="fr-FR"/>
              </w:rPr>
              <w:t>10</w:t>
            </w:r>
          </w:p>
        </w:tc>
        <w:tc>
          <w:tcPr>
            <w:tcW w:w="127" w:type="pct"/>
          </w:tcPr>
          <w:p w14:paraId="139076FC" w14:textId="594D0951" w:rsidR="005D0FED" w:rsidRPr="00292DEB" w:rsidRDefault="005D0FED" w:rsidP="00DB7CCE">
            <w:pPr>
              <w:spacing w:line="276" w:lineRule="auto"/>
              <w:rPr>
                <w:rFonts w:cs="Arial"/>
                <w:color w:val="0000FF"/>
                <w:lang w:val="fr-FR"/>
              </w:rPr>
            </w:pPr>
            <w:r w:rsidRPr="00292DEB">
              <w:rPr>
                <w:rFonts w:cs="Arial"/>
                <w:color w:val="0000FF"/>
                <w:lang w:val="fr-FR"/>
              </w:rPr>
              <w:t>40</w:t>
            </w:r>
          </w:p>
        </w:tc>
        <w:tc>
          <w:tcPr>
            <w:tcW w:w="402" w:type="pct"/>
          </w:tcPr>
          <w:p w14:paraId="5FC27AE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8315F97" w14:textId="7B6B55AB" w:rsidR="005D0FED" w:rsidRPr="00292DEB" w:rsidRDefault="005D0FED" w:rsidP="00DB7CCE">
            <w:pPr>
              <w:spacing w:line="276" w:lineRule="auto"/>
              <w:rPr>
                <w:rFonts w:cs="Arial"/>
                <w:color w:val="0000FF"/>
                <w:lang w:val="en-GB"/>
              </w:rPr>
            </w:pPr>
          </w:p>
        </w:tc>
      </w:tr>
      <w:tr w:rsidR="005D0FED" w:rsidRPr="00292DEB" w14:paraId="7711BB4A" w14:textId="77777777" w:rsidTr="005D0FED">
        <w:tc>
          <w:tcPr>
            <w:tcW w:w="193" w:type="pct"/>
          </w:tcPr>
          <w:p w14:paraId="1F2ECAA1" w14:textId="77777777" w:rsidR="005D0FED" w:rsidRPr="00292DEB" w:rsidRDefault="005D0FED" w:rsidP="00DB7CCE">
            <w:pPr>
              <w:spacing w:line="276" w:lineRule="auto"/>
              <w:jc w:val="left"/>
              <w:rPr>
                <w:rFonts w:cs="Arial"/>
                <w:lang w:val="es-ES"/>
              </w:rPr>
            </w:pPr>
            <w:r w:rsidRPr="00292DEB">
              <w:rPr>
                <w:rFonts w:cs="Arial"/>
                <w:lang w:val="es-ES"/>
              </w:rPr>
              <w:t>EL</w:t>
            </w:r>
          </w:p>
          <w:p w14:paraId="6120385C" w14:textId="77777777" w:rsidR="005D0FED" w:rsidRPr="00292DEB" w:rsidRDefault="005D0FED" w:rsidP="00DB7CCE">
            <w:pPr>
              <w:spacing w:line="276" w:lineRule="auto"/>
              <w:jc w:val="left"/>
              <w:rPr>
                <w:rFonts w:cs="Arial"/>
                <w:lang w:val="es-ES"/>
              </w:rPr>
            </w:pPr>
            <w:r w:rsidRPr="00292DEB">
              <w:rPr>
                <w:rFonts w:cs="Arial"/>
                <w:lang w:val="es-ES"/>
              </w:rPr>
              <w:t>EL</w:t>
            </w:r>
          </w:p>
          <w:p w14:paraId="2C1F1244" w14:textId="77777777" w:rsidR="005D0FED" w:rsidRPr="00292DEB" w:rsidRDefault="005D0FED" w:rsidP="00DB7CCE">
            <w:pPr>
              <w:spacing w:line="276" w:lineRule="auto"/>
              <w:jc w:val="left"/>
              <w:rPr>
                <w:rFonts w:cs="Arial"/>
                <w:lang w:val="es-ES"/>
              </w:rPr>
            </w:pPr>
            <w:r w:rsidRPr="00292DEB">
              <w:rPr>
                <w:rFonts w:cs="Arial"/>
                <w:lang w:val="es-ES"/>
              </w:rPr>
              <w:t>EL</w:t>
            </w:r>
          </w:p>
          <w:p w14:paraId="3F0C834F" w14:textId="77777777" w:rsidR="005D0FED" w:rsidRPr="00292DEB" w:rsidRDefault="005D0FED" w:rsidP="00DB7CCE">
            <w:pPr>
              <w:spacing w:line="276" w:lineRule="auto"/>
              <w:jc w:val="left"/>
              <w:rPr>
                <w:rFonts w:cs="Arial"/>
                <w:lang w:val="es-ES"/>
              </w:rPr>
            </w:pPr>
            <w:r w:rsidRPr="00292DEB">
              <w:rPr>
                <w:rFonts w:cs="Arial"/>
                <w:lang w:val="es-ES"/>
              </w:rPr>
              <w:t>EL</w:t>
            </w:r>
          </w:p>
          <w:p w14:paraId="5E1647E9" w14:textId="77777777" w:rsidR="005D0FED" w:rsidRPr="00292DEB" w:rsidRDefault="005D0FED" w:rsidP="00DB7CCE">
            <w:pPr>
              <w:spacing w:line="276" w:lineRule="auto"/>
              <w:jc w:val="left"/>
              <w:rPr>
                <w:rFonts w:cs="Arial"/>
                <w:lang w:val="es-ES"/>
              </w:rPr>
            </w:pPr>
          </w:p>
          <w:p w14:paraId="1A980F2C" w14:textId="122D8EF9" w:rsidR="005D0FED" w:rsidRPr="00292DEB" w:rsidRDefault="005D0FED" w:rsidP="00DB7CCE">
            <w:pPr>
              <w:spacing w:line="276" w:lineRule="auto"/>
              <w:jc w:val="left"/>
              <w:rPr>
                <w:rFonts w:cs="Arial"/>
                <w:lang w:val="es-ES"/>
              </w:rPr>
            </w:pPr>
          </w:p>
        </w:tc>
        <w:tc>
          <w:tcPr>
            <w:tcW w:w="1371" w:type="pct"/>
          </w:tcPr>
          <w:p w14:paraId="6EF01434" w14:textId="77777777" w:rsidR="005D0FED" w:rsidRPr="00292DEB" w:rsidRDefault="005D0FED" w:rsidP="00DB7CCE">
            <w:pPr>
              <w:spacing w:line="276" w:lineRule="auto"/>
              <w:rPr>
                <w:rFonts w:cs="Arial"/>
              </w:rPr>
            </w:pPr>
            <w:r w:rsidRPr="00292DEB">
              <w:rPr>
                <w:rFonts w:cs="Arial"/>
              </w:rPr>
              <w:t>Besteuerung nach allgemeinen Regeln. Ausnahmen für bestimmte Gruppen wie Kriegsversehrte, Kriegsopfer und ihre Familien, Blinde und Querschnittsgelähmte.</w:t>
            </w:r>
          </w:p>
          <w:p w14:paraId="568AC14E" w14:textId="101911F2" w:rsidR="005D0FED" w:rsidRPr="00292DEB" w:rsidRDefault="005D0FED" w:rsidP="00DB7CCE">
            <w:pPr>
              <w:spacing w:line="276" w:lineRule="auto"/>
              <w:rPr>
                <w:rFonts w:cs="Arial"/>
              </w:rPr>
            </w:pPr>
          </w:p>
        </w:tc>
        <w:tc>
          <w:tcPr>
            <w:tcW w:w="1370" w:type="pct"/>
          </w:tcPr>
          <w:p w14:paraId="0B440C06" w14:textId="77777777" w:rsidR="005D0FED" w:rsidRPr="00292DEB" w:rsidRDefault="005D0FED" w:rsidP="00DB7CCE">
            <w:pPr>
              <w:spacing w:line="276" w:lineRule="auto"/>
              <w:rPr>
                <w:rFonts w:cs="Arial"/>
                <w:lang w:val="fr-BE"/>
              </w:rPr>
            </w:pPr>
            <w:r w:rsidRPr="00292DEB">
              <w:rPr>
                <w:rFonts w:cs="Arial"/>
                <w:lang w:val="fr-BE"/>
              </w:rPr>
              <w:t>Règles générales d’imposition. Certaines exonérations pour les mutilés de guerre, les victimes et les familles des victimes de guerre, les aveugles et les personnes souffrant de paraplégie.</w:t>
            </w:r>
          </w:p>
          <w:p w14:paraId="2426C1A0" w14:textId="5825A69B" w:rsidR="005D0FED" w:rsidRPr="00292DEB" w:rsidRDefault="005D0FED" w:rsidP="00DB7CCE">
            <w:pPr>
              <w:spacing w:line="276" w:lineRule="auto"/>
              <w:rPr>
                <w:rFonts w:cs="Arial"/>
                <w:lang w:val="fr-BE"/>
              </w:rPr>
            </w:pPr>
          </w:p>
        </w:tc>
        <w:tc>
          <w:tcPr>
            <w:tcW w:w="1370" w:type="pct"/>
          </w:tcPr>
          <w:p w14:paraId="0E8E27C7"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E-X-41-EL</w:t>
            </w:r>
          </w:p>
          <w:p w14:paraId="7E98B82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s-ES"/>
              </w:rPr>
              <w:t xml:space="preserve">General </w:t>
            </w:r>
            <w:proofErr w:type="spellStart"/>
            <w:r w:rsidRPr="00292DEB">
              <w:rPr>
                <w:color w:val="000000"/>
                <w:sz w:val="15"/>
                <w:szCs w:val="15"/>
                <w:lang w:val="es-ES"/>
              </w:rPr>
              <w:t>taxation</w:t>
            </w:r>
            <w:proofErr w:type="spellEnd"/>
            <w:r w:rsidRPr="00292DEB">
              <w:rPr>
                <w:color w:val="000000"/>
                <w:sz w:val="15"/>
                <w:szCs w:val="15"/>
                <w:lang w:val="es-ES"/>
              </w:rPr>
              <w:t xml:space="preserve"> rules. </w:t>
            </w:r>
            <w:r w:rsidRPr="00292DEB">
              <w:rPr>
                <w:color w:val="000000"/>
                <w:sz w:val="15"/>
                <w:szCs w:val="15"/>
                <w:lang w:val="en-GB"/>
              </w:rPr>
              <w:t>Certain exemptions for those disabled in war, war victims and their families, blind and those suffering from paraplegia.</w:t>
            </w:r>
          </w:p>
          <w:p w14:paraId="7DDEED5D" w14:textId="2418FCD3"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6C450B9C" w14:textId="2F4EAB51" w:rsidR="005D0FED" w:rsidRPr="00292DEB" w:rsidRDefault="005D0FED" w:rsidP="00DB7CCE">
            <w:pPr>
              <w:spacing w:line="276" w:lineRule="auto"/>
              <w:rPr>
                <w:rFonts w:cs="Arial"/>
                <w:color w:val="0000FF"/>
                <w:lang w:val="fr-FR"/>
              </w:rPr>
            </w:pPr>
            <w:r w:rsidRPr="00292DEB">
              <w:rPr>
                <w:rFonts w:cs="Arial"/>
                <w:color w:val="0000FF"/>
              </w:rPr>
              <w:t>10</w:t>
            </w:r>
          </w:p>
        </w:tc>
        <w:tc>
          <w:tcPr>
            <w:tcW w:w="127" w:type="pct"/>
          </w:tcPr>
          <w:p w14:paraId="2FDB3F35" w14:textId="754C3EED" w:rsidR="005D0FED" w:rsidRPr="00292DEB" w:rsidRDefault="005D0FED" w:rsidP="00DB7CCE">
            <w:pPr>
              <w:spacing w:line="276" w:lineRule="auto"/>
              <w:rPr>
                <w:rFonts w:cs="Arial"/>
                <w:color w:val="0000FF"/>
                <w:lang w:val="fr-FR"/>
              </w:rPr>
            </w:pPr>
            <w:r w:rsidRPr="00292DEB">
              <w:rPr>
                <w:rFonts w:cs="Arial"/>
                <w:color w:val="0000FF"/>
              </w:rPr>
              <w:t>41</w:t>
            </w:r>
          </w:p>
        </w:tc>
        <w:tc>
          <w:tcPr>
            <w:tcW w:w="402" w:type="pct"/>
          </w:tcPr>
          <w:p w14:paraId="09149E83" w14:textId="52778ECA" w:rsidR="005D0FED" w:rsidRPr="00292DEB" w:rsidRDefault="005D0FED" w:rsidP="00DB7CCE">
            <w:pPr>
              <w:spacing w:line="276" w:lineRule="auto"/>
              <w:rPr>
                <w:rFonts w:cs="Arial"/>
                <w:color w:val="0000FF"/>
                <w:lang w:val="en-GB"/>
              </w:rPr>
            </w:pPr>
            <w:r w:rsidRPr="00292DEB">
              <w:rPr>
                <w:rFonts w:cs="Arial"/>
                <w:color w:val="0000FF"/>
                <w:lang w:val="en-GB"/>
              </w:rPr>
              <w:t>GREECE</w:t>
            </w:r>
          </w:p>
        </w:tc>
      </w:tr>
      <w:tr w:rsidR="005D0FED" w:rsidRPr="00292DEB" w14:paraId="58C8E09C" w14:textId="77777777" w:rsidTr="005D0FED">
        <w:tc>
          <w:tcPr>
            <w:tcW w:w="193" w:type="pct"/>
          </w:tcPr>
          <w:p w14:paraId="6850D64B" w14:textId="77777777" w:rsidR="005D0FED" w:rsidRPr="00292DEB" w:rsidRDefault="005D0FED" w:rsidP="00DB7CCE">
            <w:pPr>
              <w:spacing w:line="276" w:lineRule="auto"/>
              <w:jc w:val="left"/>
              <w:rPr>
                <w:rFonts w:cs="Arial"/>
                <w:lang w:val="es-ES"/>
              </w:rPr>
            </w:pPr>
            <w:r w:rsidRPr="00292DEB">
              <w:rPr>
                <w:rFonts w:cs="Arial"/>
                <w:lang w:val="es-ES"/>
              </w:rPr>
              <w:t>EL</w:t>
            </w:r>
          </w:p>
          <w:p w14:paraId="0039E580" w14:textId="77777777" w:rsidR="005D0FED" w:rsidRPr="00292DEB" w:rsidRDefault="005D0FED" w:rsidP="00DB7CCE">
            <w:pPr>
              <w:spacing w:line="276" w:lineRule="auto"/>
              <w:jc w:val="left"/>
              <w:rPr>
                <w:rFonts w:cs="Arial"/>
                <w:lang w:val="es-ES"/>
              </w:rPr>
            </w:pPr>
            <w:r w:rsidRPr="00292DEB">
              <w:rPr>
                <w:rFonts w:cs="Arial"/>
                <w:lang w:val="es-ES"/>
              </w:rPr>
              <w:t>EL</w:t>
            </w:r>
          </w:p>
          <w:p w14:paraId="7E4AEC75" w14:textId="2EB17135" w:rsidR="005D0FED" w:rsidRPr="00292DEB" w:rsidRDefault="005D0FED" w:rsidP="00DB7CCE">
            <w:pPr>
              <w:spacing w:line="276" w:lineRule="auto"/>
              <w:jc w:val="left"/>
              <w:rPr>
                <w:rFonts w:cs="Arial"/>
                <w:lang w:val="es-ES"/>
              </w:rPr>
            </w:pPr>
          </w:p>
        </w:tc>
        <w:tc>
          <w:tcPr>
            <w:tcW w:w="1371" w:type="pct"/>
          </w:tcPr>
          <w:p w14:paraId="4C8E02D8" w14:textId="77777777" w:rsidR="005D0FED" w:rsidRPr="00292DEB" w:rsidRDefault="005D0FED" w:rsidP="00DB7CCE">
            <w:pPr>
              <w:spacing w:line="276" w:lineRule="auto"/>
              <w:rPr>
                <w:rFonts w:cs="Arial"/>
              </w:rPr>
            </w:pPr>
            <w:r w:rsidRPr="00292DEB">
              <w:rPr>
                <w:rFonts w:cs="Arial"/>
              </w:rPr>
              <w:t>Keine Beiträge zahlbar.</w:t>
            </w:r>
          </w:p>
          <w:p w14:paraId="1B5E37F9" w14:textId="330C5012" w:rsidR="005D0FED" w:rsidRPr="00292DEB" w:rsidRDefault="005D0FED" w:rsidP="00DB7CCE">
            <w:pPr>
              <w:spacing w:line="276" w:lineRule="auto"/>
              <w:rPr>
                <w:rFonts w:cs="Arial"/>
              </w:rPr>
            </w:pPr>
          </w:p>
        </w:tc>
        <w:tc>
          <w:tcPr>
            <w:tcW w:w="1370" w:type="pct"/>
          </w:tcPr>
          <w:p w14:paraId="7F0FE8F0" w14:textId="77777777" w:rsidR="005D0FED" w:rsidRPr="00292DEB" w:rsidRDefault="005D0FED" w:rsidP="00DB7CCE">
            <w:pPr>
              <w:spacing w:line="276" w:lineRule="auto"/>
              <w:rPr>
                <w:rFonts w:cs="Arial"/>
                <w:lang w:val="fr-BE"/>
              </w:rPr>
            </w:pPr>
            <w:r w:rsidRPr="00292DEB">
              <w:rPr>
                <w:rFonts w:cs="Arial"/>
                <w:lang w:val="fr-BE"/>
              </w:rPr>
              <w:t>Pas de cotisations dues.</w:t>
            </w:r>
          </w:p>
          <w:p w14:paraId="0895FB7D" w14:textId="5E6F5620" w:rsidR="005D0FED" w:rsidRPr="00292DEB" w:rsidRDefault="005D0FED" w:rsidP="00DB7CCE">
            <w:pPr>
              <w:spacing w:line="276" w:lineRule="auto"/>
              <w:rPr>
                <w:rFonts w:cs="Arial"/>
                <w:lang w:val="fr-BE"/>
              </w:rPr>
            </w:pPr>
          </w:p>
        </w:tc>
        <w:tc>
          <w:tcPr>
            <w:tcW w:w="1370" w:type="pct"/>
          </w:tcPr>
          <w:p w14:paraId="43DEDA6F"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E-X-42-EL</w:t>
            </w:r>
          </w:p>
          <w:p w14:paraId="576EBBCD"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contributions</w:t>
            </w:r>
            <w:proofErr w:type="spellEnd"/>
            <w:r w:rsidRPr="00292DEB">
              <w:rPr>
                <w:color w:val="000000"/>
                <w:sz w:val="15"/>
                <w:szCs w:val="15"/>
                <w:lang w:val="es-ES"/>
              </w:rPr>
              <w:t xml:space="preserve"> </w:t>
            </w:r>
            <w:proofErr w:type="spellStart"/>
            <w:r w:rsidRPr="00292DEB">
              <w:rPr>
                <w:color w:val="000000"/>
                <w:sz w:val="15"/>
                <w:szCs w:val="15"/>
                <w:lang w:val="es-ES"/>
              </w:rPr>
              <w:t>payable</w:t>
            </w:r>
            <w:proofErr w:type="spellEnd"/>
            <w:r w:rsidRPr="00292DEB">
              <w:rPr>
                <w:color w:val="000000"/>
                <w:sz w:val="15"/>
                <w:szCs w:val="15"/>
                <w:lang w:val="es-ES"/>
              </w:rPr>
              <w:t>.</w:t>
            </w:r>
          </w:p>
          <w:p w14:paraId="7CDDAE71" w14:textId="01323FD3"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s-ES"/>
              </w:rPr>
            </w:pPr>
          </w:p>
        </w:tc>
        <w:tc>
          <w:tcPr>
            <w:tcW w:w="167" w:type="pct"/>
          </w:tcPr>
          <w:p w14:paraId="5F7A228E" w14:textId="5810A63A" w:rsidR="005D0FED" w:rsidRPr="00292DEB" w:rsidRDefault="005D0FED" w:rsidP="00DB7CCE">
            <w:pPr>
              <w:spacing w:line="276" w:lineRule="auto"/>
              <w:rPr>
                <w:rFonts w:cs="Arial"/>
                <w:color w:val="0000FF"/>
                <w:lang w:val="fr-FR"/>
              </w:rPr>
            </w:pPr>
            <w:r w:rsidRPr="00292DEB">
              <w:rPr>
                <w:rFonts w:cs="Arial"/>
                <w:color w:val="0000FF"/>
              </w:rPr>
              <w:t>10</w:t>
            </w:r>
          </w:p>
        </w:tc>
        <w:tc>
          <w:tcPr>
            <w:tcW w:w="127" w:type="pct"/>
          </w:tcPr>
          <w:p w14:paraId="6B8C8503" w14:textId="727D6201" w:rsidR="005D0FED" w:rsidRPr="00292DEB" w:rsidRDefault="005D0FED" w:rsidP="00DB7CCE">
            <w:pPr>
              <w:spacing w:line="276" w:lineRule="auto"/>
              <w:rPr>
                <w:rFonts w:cs="Arial"/>
                <w:color w:val="0000FF"/>
                <w:lang w:val="fr-FR"/>
              </w:rPr>
            </w:pPr>
            <w:r w:rsidRPr="00292DEB">
              <w:rPr>
                <w:rFonts w:cs="Arial"/>
                <w:color w:val="0000FF"/>
                <w:lang w:val="fr-FR"/>
              </w:rPr>
              <w:t>42</w:t>
            </w:r>
          </w:p>
        </w:tc>
        <w:tc>
          <w:tcPr>
            <w:tcW w:w="402" w:type="pct"/>
          </w:tcPr>
          <w:p w14:paraId="08D7C5B8" w14:textId="77815F2D" w:rsidR="005D0FED" w:rsidRPr="00292DEB" w:rsidRDefault="005D0FED" w:rsidP="00DB7CCE">
            <w:pPr>
              <w:spacing w:line="276" w:lineRule="auto"/>
              <w:rPr>
                <w:rFonts w:cs="Arial"/>
                <w:color w:val="0000FF"/>
                <w:lang w:val="en-GB"/>
              </w:rPr>
            </w:pPr>
            <w:r w:rsidRPr="00292DEB">
              <w:rPr>
                <w:rFonts w:cs="Arial"/>
                <w:color w:val="0000FF"/>
                <w:lang w:val="en-GB"/>
              </w:rPr>
              <w:t>GREECE</w:t>
            </w:r>
          </w:p>
        </w:tc>
      </w:tr>
      <w:tr w:rsidR="005D0FED" w:rsidRPr="00292DEB" w14:paraId="69FCE78A" w14:textId="77777777" w:rsidTr="005D0FED">
        <w:tc>
          <w:tcPr>
            <w:tcW w:w="193" w:type="pct"/>
          </w:tcPr>
          <w:p w14:paraId="0DD5F4EE" w14:textId="1D4BB595"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5ACD6BA4" w14:textId="77777777" w:rsidR="005D0FED" w:rsidRPr="00292DEB" w:rsidRDefault="005D0FED" w:rsidP="00DB7CCE">
            <w:pPr>
              <w:spacing w:line="276" w:lineRule="auto"/>
              <w:rPr>
                <w:rFonts w:cs="Arial"/>
              </w:rPr>
            </w:pPr>
            <w:r w:rsidRPr="00292DEB">
              <w:rPr>
                <w:rFonts w:cs="Arial"/>
              </w:rPr>
              <w:t>Eigenständiges System für selbstständige Handwerker (ehemalige OAEE), Medienmitarbeiter (ehemalige ETAP-MME) sowie freiberuflich tätige Rechtsanwälte, Ingenieure, Ärzte (ehemalige ETAA).</w:t>
            </w:r>
          </w:p>
          <w:p w14:paraId="15A765AC" w14:textId="77777777" w:rsidR="005D0FED" w:rsidRPr="00292DEB" w:rsidRDefault="005D0FED" w:rsidP="00DB7CCE">
            <w:pPr>
              <w:spacing w:line="276" w:lineRule="auto"/>
              <w:rPr>
                <w:rFonts w:eastAsia="Calibri" w:cs="Arial"/>
                <w:color w:val="000000"/>
              </w:rPr>
            </w:pPr>
            <w:r w:rsidRPr="00292DEB">
              <w:rPr>
                <w:rFonts w:eastAsia="Calibri" w:cs="Arial"/>
                <w:color w:val="000000"/>
              </w:rPr>
              <w:t>Landwirte sind nicht gegen das Arbeitslosigkeitsrisiko abgedeckt.</w:t>
            </w:r>
          </w:p>
          <w:p w14:paraId="646C42F5" w14:textId="2068428A" w:rsidR="005D0FED" w:rsidRPr="00292DEB" w:rsidRDefault="005D0FED" w:rsidP="00DB7CCE">
            <w:pPr>
              <w:shd w:val="clear" w:color="auto" w:fill="FFFFFF"/>
              <w:spacing w:line="276" w:lineRule="auto"/>
              <w:rPr>
                <w:rFonts w:cs="Arial"/>
              </w:rPr>
            </w:pPr>
          </w:p>
        </w:tc>
        <w:tc>
          <w:tcPr>
            <w:tcW w:w="1370" w:type="pct"/>
          </w:tcPr>
          <w:p w14:paraId="1F20F10B" w14:textId="77777777" w:rsidR="005D0FED" w:rsidRPr="00292DEB" w:rsidRDefault="005D0FED" w:rsidP="00DB7CCE">
            <w:pPr>
              <w:spacing w:line="276" w:lineRule="auto"/>
              <w:rPr>
                <w:rFonts w:cs="Arial"/>
                <w:lang w:val="fr-BE"/>
              </w:rPr>
            </w:pPr>
            <w:r w:rsidRPr="00292DEB">
              <w:rPr>
                <w:rFonts w:cs="Arial"/>
                <w:lang w:val="fr-BE"/>
              </w:rPr>
              <w:t xml:space="preserve">Régime particulier pour les artisans indépendants (ex-OAEE), les membres de la presse (ex-ETAP-MME) et les professions libérales (avocats, ingénieurs et médecins) (ex-ETAA). </w:t>
            </w:r>
          </w:p>
          <w:p w14:paraId="4DCBE606" w14:textId="77777777" w:rsidR="005D0FED" w:rsidRPr="00292DEB" w:rsidRDefault="005D0FED" w:rsidP="00DB7CCE">
            <w:pPr>
              <w:spacing w:line="276" w:lineRule="auto"/>
              <w:rPr>
                <w:rFonts w:cs="Arial"/>
                <w:lang w:val="fr-BE"/>
              </w:rPr>
            </w:pPr>
            <w:r w:rsidRPr="00292DEB">
              <w:rPr>
                <w:rFonts w:cs="Arial"/>
                <w:lang w:val="fr-BE"/>
              </w:rPr>
              <w:t>Les agriculteurs ne sont pas couverts contre le risque de chômage.</w:t>
            </w:r>
          </w:p>
          <w:p w14:paraId="7611F7DC" w14:textId="51F42AF6" w:rsidR="005D0FED" w:rsidRPr="00292DEB" w:rsidRDefault="005D0FED" w:rsidP="00DB7CCE">
            <w:pPr>
              <w:shd w:val="clear" w:color="auto" w:fill="FFFFFF"/>
              <w:spacing w:line="276" w:lineRule="auto"/>
              <w:rPr>
                <w:rFonts w:cs="Arial"/>
                <w:lang w:val="fr-BE"/>
              </w:rPr>
            </w:pPr>
          </w:p>
        </w:tc>
        <w:tc>
          <w:tcPr>
            <w:tcW w:w="1370" w:type="pct"/>
          </w:tcPr>
          <w:p w14:paraId="5BB595F3" w14:textId="77777777" w:rsidR="005D0FED" w:rsidRPr="00292DEB" w:rsidRDefault="005D0FED" w:rsidP="00DB7CCE">
            <w:pPr>
              <w:rPr>
                <w:rFonts w:cs="Arial"/>
                <w:i/>
                <w:iCs/>
                <w:lang w:val="en-GB"/>
              </w:rPr>
            </w:pPr>
            <w:r w:rsidRPr="00292DEB">
              <w:rPr>
                <w:rFonts w:cs="Arial"/>
                <w:iCs/>
                <w:lang w:val="en-GB"/>
              </w:rPr>
              <w:t xml:space="preserve">Specific scheme for self-employed craftsmen (former </w:t>
            </w:r>
            <w:r w:rsidRPr="00292DEB">
              <w:rPr>
                <w:rFonts w:cs="Arial"/>
                <w:iCs/>
                <w:color w:val="008000"/>
                <w:lang w:val="en-GB"/>
              </w:rPr>
              <w:t>OAEE</w:t>
            </w:r>
            <w:r w:rsidRPr="00292DEB">
              <w:rPr>
                <w:rFonts w:cs="Arial"/>
                <w:iCs/>
                <w:lang w:val="en-GB"/>
              </w:rPr>
              <w:t xml:space="preserve">), media personnel (former </w:t>
            </w:r>
            <w:r w:rsidRPr="00292DEB">
              <w:rPr>
                <w:rFonts w:cs="Arial"/>
                <w:iCs/>
                <w:color w:val="008000"/>
                <w:lang w:val="en-GB"/>
              </w:rPr>
              <w:t>ETAP-MME</w:t>
            </w:r>
            <w:r w:rsidRPr="00292DEB">
              <w:rPr>
                <w:rFonts w:cs="Arial"/>
                <w:iCs/>
                <w:lang w:val="en-GB"/>
              </w:rPr>
              <w:t xml:space="preserve">) and liberal professions lawyers, engineers, doctors (former </w:t>
            </w:r>
            <w:r w:rsidRPr="00292DEB">
              <w:rPr>
                <w:rFonts w:cs="Arial"/>
                <w:iCs/>
                <w:color w:val="008000"/>
                <w:lang w:val="en-GB"/>
              </w:rPr>
              <w:t>ETAA</w:t>
            </w:r>
            <w:r w:rsidRPr="00292DEB">
              <w:rPr>
                <w:rFonts w:cs="Arial"/>
                <w:iCs/>
                <w:lang w:val="en-GB"/>
              </w:rPr>
              <w:t>).</w:t>
            </w:r>
          </w:p>
          <w:p w14:paraId="60467753" w14:textId="77777777" w:rsidR="005D0FED" w:rsidRPr="00292DEB" w:rsidRDefault="005D0FED" w:rsidP="00DB7CCE">
            <w:pPr>
              <w:pStyle w:val="Normal0"/>
              <w:pBdr>
                <w:top w:val="nil"/>
                <w:left w:val="nil"/>
                <w:bottom w:val="nil"/>
                <w:right w:val="nil"/>
                <w:between w:val="nil"/>
              </w:pBdr>
              <w:spacing w:after="0"/>
              <w:rPr>
                <w:ins w:id="372" w:author="Author"/>
                <w:iCs/>
                <w:sz w:val="15"/>
                <w:szCs w:val="15"/>
                <w:lang w:val="en-GB"/>
              </w:rPr>
            </w:pPr>
            <w:r w:rsidRPr="00292DEB">
              <w:rPr>
                <w:iCs/>
                <w:sz w:val="15"/>
                <w:szCs w:val="15"/>
                <w:lang w:val="en-GB"/>
              </w:rPr>
              <w:t>Farmers are not covered against the risk of unemployment.</w:t>
            </w:r>
          </w:p>
          <w:p w14:paraId="0A5C8226" w14:textId="77777777" w:rsidR="005D0FED" w:rsidRPr="00292DEB" w:rsidRDefault="005D0FED" w:rsidP="00DB7CCE">
            <w:pPr>
              <w:pStyle w:val="Normal0"/>
              <w:pBdr>
                <w:top w:val="nil"/>
                <w:left w:val="nil"/>
                <w:bottom w:val="nil"/>
                <w:right w:val="nil"/>
                <w:between w:val="nil"/>
              </w:pBdr>
              <w:spacing w:after="0"/>
              <w:rPr>
                <w:ins w:id="373" w:author="Author"/>
                <w:iCs/>
                <w:sz w:val="15"/>
                <w:szCs w:val="15"/>
                <w:lang w:val="en-GB"/>
              </w:rPr>
            </w:pPr>
          </w:p>
          <w:p w14:paraId="663064FC" w14:textId="77777777" w:rsidR="005D0FED" w:rsidRDefault="005D0FED" w:rsidP="00DB7CCE">
            <w:pPr>
              <w:pStyle w:val="Normal0"/>
              <w:pBdr>
                <w:top w:val="nil"/>
                <w:left w:val="nil"/>
                <w:bottom w:val="nil"/>
                <w:right w:val="nil"/>
                <w:between w:val="nil"/>
              </w:pBdr>
              <w:spacing w:after="0" w:line="276" w:lineRule="auto"/>
              <w:rPr>
                <w:bCs/>
                <w:sz w:val="15"/>
                <w:szCs w:val="15"/>
                <w:lang w:val="en-GB"/>
              </w:rPr>
            </w:pPr>
            <w:ins w:id="374" w:author="Author">
              <w:r w:rsidRPr="00292DEB">
                <w:rPr>
                  <w:bCs/>
                  <w:sz w:val="15"/>
                  <w:szCs w:val="15"/>
                  <w:lang w:val="en-GB"/>
                </w:rPr>
                <w:t>No unemployment assistance for self-employed and farmers.</w:t>
              </w:r>
            </w:ins>
          </w:p>
          <w:p w14:paraId="452983D4" w14:textId="19F99ADD" w:rsidR="00044712" w:rsidRPr="00292DEB" w:rsidRDefault="00044712"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76D492C" w14:textId="141F5F40"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7F4867BA" w14:textId="1B3B2521" w:rsidR="005D0FED" w:rsidRPr="00292DEB" w:rsidRDefault="005D0FED" w:rsidP="00DB7CCE">
            <w:pPr>
              <w:spacing w:line="276" w:lineRule="auto"/>
              <w:rPr>
                <w:rFonts w:cs="Arial"/>
                <w:color w:val="0000FF"/>
                <w:lang w:val="en-US"/>
              </w:rPr>
            </w:pPr>
            <w:r w:rsidRPr="00292DEB">
              <w:rPr>
                <w:rFonts w:cs="Arial"/>
                <w:color w:val="0000FF"/>
                <w:lang w:val="fr-FR"/>
              </w:rPr>
              <w:t>43</w:t>
            </w:r>
          </w:p>
        </w:tc>
        <w:tc>
          <w:tcPr>
            <w:tcW w:w="402" w:type="pct"/>
          </w:tcPr>
          <w:p w14:paraId="4432C002" w14:textId="36AF7A6E"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03096CC2" w14:textId="77777777" w:rsidTr="005D0FED">
        <w:tc>
          <w:tcPr>
            <w:tcW w:w="193" w:type="pct"/>
          </w:tcPr>
          <w:p w14:paraId="1EC785D7" w14:textId="19B06A6B"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5FAC3F93" w14:textId="2FB45B89" w:rsidR="005D0FED" w:rsidRPr="00292DEB" w:rsidRDefault="005D0FED" w:rsidP="00DB7CCE">
            <w:pPr>
              <w:spacing w:line="276" w:lineRule="auto"/>
              <w:rPr>
                <w:rFonts w:cs="Arial"/>
              </w:rPr>
            </w:pPr>
            <w:r w:rsidRPr="00292DEB">
              <w:rPr>
                <w:rFonts w:cs="Arial"/>
              </w:rPr>
              <w:t>Auf Erwerbstätigkeit beruhendes Versicherungspflichtsystem.</w:t>
            </w:r>
          </w:p>
        </w:tc>
        <w:tc>
          <w:tcPr>
            <w:tcW w:w="1370" w:type="pct"/>
          </w:tcPr>
          <w:p w14:paraId="44D3D0A6" w14:textId="69611A44" w:rsidR="005D0FED" w:rsidRPr="00292DEB" w:rsidRDefault="005D0FED" w:rsidP="00DB7CCE">
            <w:pPr>
              <w:spacing w:line="276" w:lineRule="auto"/>
              <w:ind w:left="57"/>
              <w:rPr>
                <w:rFonts w:cs="Arial"/>
                <w:lang w:val="fr-BE"/>
              </w:rPr>
            </w:pPr>
            <w:r w:rsidRPr="00292DEB">
              <w:rPr>
                <w:rFonts w:cs="Arial"/>
                <w:lang w:val="fr-BE"/>
              </w:rPr>
              <w:t>Régime d'assurance obligatoire basé sur le travail.</w:t>
            </w:r>
          </w:p>
        </w:tc>
        <w:tc>
          <w:tcPr>
            <w:tcW w:w="1370" w:type="pct"/>
          </w:tcPr>
          <w:p w14:paraId="3273CBDD" w14:textId="59E85CD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lang w:val="en-GB"/>
              </w:rPr>
              <w:t>Compulsory insurance-based, work-based system.</w:t>
            </w:r>
          </w:p>
        </w:tc>
        <w:tc>
          <w:tcPr>
            <w:tcW w:w="167" w:type="pct"/>
          </w:tcPr>
          <w:p w14:paraId="23231ECC" w14:textId="4E310459"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51412C92" w14:textId="68495098" w:rsidR="005D0FED" w:rsidRPr="00292DEB" w:rsidRDefault="005D0FED" w:rsidP="00DB7CCE">
            <w:pPr>
              <w:spacing w:line="276" w:lineRule="auto"/>
              <w:rPr>
                <w:rFonts w:cs="Arial"/>
                <w:color w:val="0000FF"/>
                <w:lang w:val="en-US"/>
              </w:rPr>
            </w:pPr>
            <w:r w:rsidRPr="00292DEB">
              <w:rPr>
                <w:rFonts w:cs="Arial"/>
                <w:color w:val="0000FF"/>
                <w:lang w:val="fr-FR"/>
              </w:rPr>
              <w:t>44</w:t>
            </w:r>
          </w:p>
        </w:tc>
        <w:tc>
          <w:tcPr>
            <w:tcW w:w="402" w:type="pct"/>
          </w:tcPr>
          <w:p w14:paraId="5C09E7AB" w14:textId="735274F0"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0329B011" w14:textId="77777777" w:rsidTr="005D0FED">
        <w:tc>
          <w:tcPr>
            <w:tcW w:w="193" w:type="pct"/>
          </w:tcPr>
          <w:p w14:paraId="26BD6D96" w14:textId="6438B116"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6DD43119" w14:textId="365F5923" w:rsidR="005D0FED" w:rsidRPr="00292DEB" w:rsidRDefault="005D0FED" w:rsidP="00DB7CCE">
            <w:pPr>
              <w:spacing w:line="276" w:lineRule="auto"/>
              <w:rPr>
                <w:rFonts w:cs="Arial"/>
                <w:color w:val="008000"/>
              </w:rPr>
            </w:pPr>
            <w:r w:rsidRPr="00292DEB">
              <w:rPr>
                <w:rFonts w:cs="Arial"/>
              </w:rPr>
              <w:t>Keine bestimmten Voraussetzungen für den Anspruch auf Deckung für Selbstständige.</w:t>
            </w:r>
          </w:p>
        </w:tc>
        <w:tc>
          <w:tcPr>
            <w:tcW w:w="1370" w:type="pct"/>
          </w:tcPr>
          <w:p w14:paraId="357903A7" w14:textId="1AA06BBD" w:rsidR="005D0FED" w:rsidRPr="00292DEB" w:rsidRDefault="005D0FED" w:rsidP="00DB7CCE">
            <w:pPr>
              <w:pStyle w:val="ListParagraph"/>
              <w:shd w:val="clear" w:color="auto" w:fill="FFFFFF"/>
              <w:spacing w:after="0"/>
              <w:ind w:left="0"/>
              <w:rPr>
                <w:rFonts w:ascii="Arial" w:eastAsia="Arial" w:hAnsi="Arial" w:cs="Arial"/>
                <w:color w:val="008000"/>
                <w:sz w:val="15"/>
                <w:szCs w:val="15"/>
                <w:lang w:val="fr-BE"/>
              </w:rPr>
            </w:pPr>
            <w:r w:rsidRPr="00292DEB">
              <w:rPr>
                <w:rFonts w:ascii="Arial" w:hAnsi="Arial" w:cs="Arial"/>
                <w:sz w:val="15"/>
                <w:szCs w:val="15"/>
                <w:lang w:val="fr-BE"/>
              </w:rPr>
              <w:t>Pas de conditions spécifiquement applicables aux travailleurs indépendants.</w:t>
            </w:r>
          </w:p>
        </w:tc>
        <w:tc>
          <w:tcPr>
            <w:tcW w:w="1370" w:type="pct"/>
          </w:tcPr>
          <w:p w14:paraId="0A23ADB6" w14:textId="77777777" w:rsidR="005D0FED" w:rsidRPr="00292DEB" w:rsidRDefault="005D0FED" w:rsidP="00DB7CCE">
            <w:pPr>
              <w:pStyle w:val="Normal0"/>
              <w:pBdr>
                <w:top w:val="nil"/>
                <w:left w:val="nil"/>
                <w:bottom w:val="nil"/>
                <w:right w:val="nil"/>
                <w:between w:val="nil"/>
              </w:pBdr>
              <w:spacing w:after="0"/>
              <w:rPr>
                <w:ins w:id="375" w:author="Author"/>
                <w:iCs/>
                <w:sz w:val="15"/>
                <w:szCs w:val="15"/>
                <w:lang w:val="en-GB"/>
              </w:rPr>
            </w:pPr>
            <w:r w:rsidRPr="00292DEB">
              <w:rPr>
                <w:iCs/>
                <w:sz w:val="15"/>
                <w:szCs w:val="15"/>
                <w:lang w:val="en-GB"/>
              </w:rPr>
              <w:t>No specific qualifying conditions for self-employed.</w:t>
            </w:r>
          </w:p>
          <w:p w14:paraId="15CBDF2F" w14:textId="77777777" w:rsidR="005D0FED" w:rsidRPr="00292DEB" w:rsidRDefault="005D0FED" w:rsidP="00DB7CCE">
            <w:pPr>
              <w:pStyle w:val="Normal0"/>
              <w:pBdr>
                <w:top w:val="nil"/>
                <w:left w:val="nil"/>
                <w:bottom w:val="nil"/>
                <w:right w:val="nil"/>
                <w:between w:val="nil"/>
              </w:pBdr>
              <w:spacing w:after="0"/>
              <w:rPr>
                <w:ins w:id="376" w:author="Author"/>
                <w:iCs/>
                <w:sz w:val="15"/>
                <w:szCs w:val="15"/>
                <w:lang w:val="en-GB"/>
              </w:rPr>
            </w:pPr>
          </w:p>
          <w:p w14:paraId="6E4A6323" w14:textId="77777777" w:rsidR="005D0FED" w:rsidRDefault="005D0FED" w:rsidP="00DB7CCE">
            <w:pPr>
              <w:pStyle w:val="Normal0"/>
              <w:pBdr>
                <w:top w:val="nil"/>
                <w:left w:val="nil"/>
                <w:bottom w:val="nil"/>
                <w:right w:val="nil"/>
                <w:between w:val="nil"/>
              </w:pBdr>
              <w:spacing w:after="0" w:line="276" w:lineRule="auto"/>
              <w:rPr>
                <w:bCs/>
                <w:sz w:val="15"/>
                <w:szCs w:val="15"/>
                <w:lang w:val="en-GB"/>
              </w:rPr>
            </w:pPr>
            <w:ins w:id="377" w:author="Author">
              <w:r w:rsidRPr="00292DEB">
                <w:rPr>
                  <w:bCs/>
                  <w:sz w:val="15"/>
                  <w:szCs w:val="15"/>
                  <w:lang w:val="en-GB"/>
                </w:rPr>
                <w:t>No exemptions from paying contributions.</w:t>
              </w:r>
            </w:ins>
          </w:p>
          <w:p w14:paraId="13BD6112" w14:textId="493DCD2A" w:rsidR="00044712" w:rsidRPr="00292DEB" w:rsidRDefault="00044712"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738D9EDA" w14:textId="3444A74A"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6ABB9582" w14:textId="5356723F" w:rsidR="005D0FED" w:rsidRPr="00292DEB" w:rsidRDefault="005D0FED" w:rsidP="00DB7CCE">
            <w:pPr>
              <w:spacing w:line="276" w:lineRule="auto"/>
              <w:rPr>
                <w:rFonts w:cs="Arial"/>
                <w:color w:val="0000FF"/>
                <w:lang w:val="en-US"/>
              </w:rPr>
            </w:pPr>
            <w:r w:rsidRPr="00292DEB">
              <w:rPr>
                <w:rFonts w:cs="Arial"/>
                <w:color w:val="0000FF"/>
                <w:lang w:val="fr-FR"/>
              </w:rPr>
              <w:t>45</w:t>
            </w:r>
          </w:p>
        </w:tc>
        <w:tc>
          <w:tcPr>
            <w:tcW w:w="402" w:type="pct"/>
          </w:tcPr>
          <w:p w14:paraId="3AE876FE" w14:textId="14044A2E"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46F02F5F" w14:textId="77777777" w:rsidTr="005D0FED">
        <w:tc>
          <w:tcPr>
            <w:tcW w:w="193" w:type="pct"/>
          </w:tcPr>
          <w:p w14:paraId="022DEBF4" w14:textId="0D950FF5"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1751EAE9" w14:textId="77777777" w:rsidR="005D0FED" w:rsidRPr="00292DEB" w:rsidRDefault="005D0FED" w:rsidP="00DB7CCE">
            <w:pPr>
              <w:spacing w:line="276" w:lineRule="auto"/>
              <w:rPr>
                <w:rFonts w:cs="Arial"/>
              </w:rPr>
            </w:pPr>
            <w:r w:rsidRPr="00292DEB">
              <w:rPr>
                <w:rFonts w:cs="Arial"/>
              </w:rPr>
              <w:t>Keine besonderen Regelungen.</w:t>
            </w:r>
          </w:p>
          <w:p w14:paraId="5DD32F56" w14:textId="3CADAE6F" w:rsidR="005D0FED" w:rsidRPr="00292DEB" w:rsidRDefault="005D0FED" w:rsidP="00DB7CCE">
            <w:pPr>
              <w:spacing w:line="276" w:lineRule="auto"/>
              <w:rPr>
                <w:rFonts w:cs="Arial"/>
                <w:color w:val="008000"/>
              </w:rPr>
            </w:pPr>
            <w:r w:rsidRPr="00292DEB">
              <w:rPr>
                <w:rFonts w:cs="Arial"/>
              </w:rPr>
              <w:t>Ist der Empfänger des Arbeitslosengeldes in bezahlter Vollzeitanstellung, reduziert sich der Betrag des Arbeitslosengeldes um die Hälfte.</w:t>
            </w:r>
          </w:p>
        </w:tc>
        <w:tc>
          <w:tcPr>
            <w:tcW w:w="1370" w:type="pct"/>
          </w:tcPr>
          <w:p w14:paraId="02082956" w14:textId="77777777" w:rsidR="005D0FED" w:rsidRPr="00292DEB" w:rsidRDefault="005D0FED" w:rsidP="00DB7CCE">
            <w:pPr>
              <w:spacing w:line="276" w:lineRule="auto"/>
              <w:rPr>
                <w:rFonts w:cs="Arial"/>
                <w:lang w:val="fr-BE"/>
              </w:rPr>
            </w:pPr>
            <w:r w:rsidRPr="00292DEB">
              <w:rPr>
                <w:rFonts w:cs="Arial"/>
                <w:lang w:val="fr-BE"/>
              </w:rPr>
              <w:t>Pas de règles particulières.</w:t>
            </w:r>
          </w:p>
          <w:p w14:paraId="653A0B76" w14:textId="0E266AF0" w:rsidR="005D0FED" w:rsidRPr="00292DEB" w:rsidRDefault="005D0FED" w:rsidP="00DB7CCE">
            <w:pPr>
              <w:pStyle w:val="ListParagraph"/>
              <w:spacing w:after="0"/>
              <w:ind w:left="0"/>
              <w:rPr>
                <w:rFonts w:ascii="Arial" w:eastAsia="Arial" w:hAnsi="Arial" w:cs="Arial"/>
                <w:color w:val="008000"/>
                <w:sz w:val="15"/>
                <w:szCs w:val="15"/>
                <w:lang w:val="fr-BE"/>
              </w:rPr>
            </w:pPr>
            <w:r w:rsidRPr="00292DEB">
              <w:rPr>
                <w:rFonts w:ascii="Arial" w:hAnsi="Arial" w:cs="Arial"/>
                <w:sz w:val="15"/>
                <w:szCs w:val="15"/>
                <w:lang w:val="fr-BE"/>
              </w:rPr>
              <w:t>Si le bénéficiaire de l’allocation de chômage occupe un emploi salarié à temps plein, le montant de l’allocation de chômage est réduit de moitié.</w:t>
            </w:r>
          </w:p>
        </w:tc>
        <w:tc>
          <w:tcPr>
            <w:tcW w:w="1370" w:type="pct"/>
          </w:tcPr>
          <w:p w14:paraId="5D0BBAA2" w14:textId="77777777" w:rsidR="005D0FED" w:rsidRPr="00292DEB" w:rsidRDefault="005D0FED" w:rsidP="00DB7CCE">
            <w:pPr>
              <w:rPr>
                <w:rFonts w:cs="Arial"/>
                <w:i/>
                <w:iCs/>
                <w:lang w:val="en-GB"/>
              </w:rPr>
            </w:pPr>
            <w:r w:rsidRPr="00292DEB">
              <w:rPr>
                <w:rFonts w:cs="Arial"/>
                <w:iCs/>
                <w:lang w:val="en-GB"/>
              </w:rPr>
              <w:t>No specific regulations.</w:t>
            </w:r>
          </w:p>
          <w:p w14:paraId="42C58457" w14:textId="2603BAC9"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lang w:val="en-GB"/>
              </w:rPr>
              <w:t>If the beneficiary of unemployment benefit is employed in a full-time salaried position, the amount of the unemployment benefit is reduced by half.</w:t>
            </w:r>
          </w:p>
        </w:tc>
        <w:tc>
          <w:tcPr>
            <w:tcW w:w="167" w:type="pct"/>
          </w:tcPr>
          <w:p w14:paraId="0A113A18" w14:textId="730166C0"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41D6E7DE" w14:textId="1B61E50C" w:rsidR="005D0FED" w:rsidRPr="00292DEB" w:rsidRDefault="005D0FED" w:rsidP="00DB7CCE">
            <w:pPr>
              <w:spacing w:line="276" w:lineRule="auto"/>
              <w:rPr>
                <w:rFonts w:cs="Arial"/>
                <w:color w:val="0000FF"/>
                <w:lang w:val="en-US"/>
              </w:rPr>
            </w:pPr>
            <w:r w:rsidRPr="00292DEB">
              <w:rPr>
                <w:rFonts w:cs="Arial"/>
                <w:color w:val="0000FF"/>
                <w:lang w:val="fr-FR"/>
              </w:rPr>
              <w:t>46</w:t>
            </w:r>
          </w:p>
        </w:tc>
        <w:tc>
          <w:tcPr>
            <w:tcW w:w="402" w:type="pct"/>
          </w:tcPr>
          <w:p w14:paraId="08D3F87B" w14:textId="39C5560F"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62754867" w14:textId="77777777" w:rsidTr="005D0FED">
        <w:tc>
          <w:tcPr>
            <w:tcW w:w="193" w:type="pct"/>
          </w:tcPr>
          <w:p w14:paraId="1F162000" w14:textId="4DDB428B"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72E1307C" w14:textId="77777777" w:rsidR="005D0FED" w:rsidRPr="00292DEB" w:rsidRDefault="005D0FED" w:rsidP="00DB7CCE">
            <w:pPr>
              <w:spacing w:line="276" w:lineRule="auto"/>
              <w:rPr>
                <w:rFonts w:cs="Arial"/>
              </w:rPr>
            </w:pPr>
            <w:r w:rsidRPr="00292DEB">
              <w:rPr>
                <w:rFonts w:cs="Arial"/>
              </w:rPr>
              <w:t>Abweichende Anspruchsbedingungen im Vergleich zu Arbeitnehmern.</w:t>
            </w:r>
          </w:p>
          <w:p w14:paraId="440DF7D6" w14:textId="77777777" w:rsidR="005D0FED" w:rsidRPr="00292DEB" w:rsidRDefault="005D0FED" w:rsidP="00DB7CCE">
            <w:pPr>
              <w:spacing w:line="276" w:lineRule="auto"/>
              <w:rPr>
                <w:rFonts w:cs="Arial"/>
              </w:rPr>
            </w:pPr>
            <w:r w:rsidRPr="00292DEB">
              <w:rPr>
                <w:rFonts w:cs="Arial"/>
              </w:rPr>
              <w:t xml:space="preserve">Für Versicherte der ehemaligen OAEE und ETAP–MME: Beendigung der Tätigkeit, Zahlung von Beiträgen für eine Beihilfe während mindestens </w:t>
            </w:r>
            <w:r w:rsidRPr="00292DEB">
              <w:rPr>
                <w:rFonts w:cs="Arial"/>
                <w:color w:val="C00000"/>
              </w:rPr>
              <w:t>3</w:t>
            </w:r>
            <w:r w:rsidRPr="00292DEB">
              <w:rPr>
                <w:rFonts w:cs="Arial"/>
              </w:rPr>
              <w:t xml:space="preserve"> Jahren, gesamtes persönliches und steuerpflichtiges Familiennettoeinkommen von jeweils </w:t>
            </w:r>
            <w:r w:rsidRPr="00292DEB">
              <w:rPr>
                <w:rFonts w:cs="Arial"/>
                <w:color w:val="FF00FF"/>
              </w:rPr>
              <w:t xml:space="preserve">€30.000 </w:t>
            </w:r>
            <w:r w:rsidRPr="00292DEB">
              <w:rPr>
                <w:rFonts w:cs="Arial"/>
              </w:rPr>
              <w:t xml:space="preserve">und </w:t>
            </w:r>
            <w:r w:rsidRPr="00292DEB">
              <w:rPr>
                <w:rFonts w:cs="Arial"/>
                <w:color w:val="FF00FF"/>
              </w:rPr>
              <w:t xml:space="preserve">€40.000 </w:t>
            </w:r>
            <w:r w:rsidRPr="00292DEB">
              <w:rPr>
                <w:rFonts w:cs="Arial"/>
              </w:rPr>
              <w:t>in den letzten zwei Geschäftsjahren vor dem Jahr der Antragsstellung und ständiger Wohnsitz in Griechenland.</w:t>
            </w:r>
          </w:p>
          <w:p w14:paraId="66E9B112" w14:textId="77777777" w:rsidR="005D0FED" w:rsidRPr="00292DEB" w:rsidRDefault="005D0FED" w:rsidP="00DB7CCE">
            <w:pPr>
              <w:spacing w:line="276" w:lineRule="auto"/>
              <w:rPr>
                <w:rFonts w:cs="Arial"/>
              </w:rPr>
            </w:pPr>
            <w:r w:rsidRPr="00292DEB">
              <w:rPr>
                <w:rFonts w:cs="Arial"/>
              </w:rPr>
              <w:t xml:space="preserve">Für Versicherte der ehemaligen ETAA: Beendigung der Tätigkeit oder keine Art der beruflichen Tätigkeit </w:t>
            </w:r>
            <w:r w:rsidRPr="00292DEB">
              <w:rPr>
                <w:rFonts w:cs="Arial"/>
                <w:color w:val="C00000"/>
              </w:rPr>
              <w:t>6</w:t>
            </w:r>
            <w:r w:rsidRPr="00292DEB">
              <w:rPr>
                <w:rFonts w:cs="Arial"/>
              </w:rPr>
              <w:t xml:space="preserve"> Monate vor der Antragsstellung, im Jahr vor der Antragsstellung muss der Leistungsempfänger ein Einkommen aus seiner beruflichen Tätigkeit von weniger als </w:t>
            </w:r>
            <w:r w:rsidRPr="00292DEB">
              <w:rPr>
                <w:rFonts w:cs="Arial"/>
                <w:color w:val="C00000"/>
              </w:rPr>
              <w:t xml:space="preserve">60% </w:t>
            </w:r>
            <w:r w:rsidRPr="00292DEB">
              <w:rPr>
                <w:rFonts w:cs="Arial"/>
              </w:rPr>
              <w:t xml:space="preserve">des Grundgehalts haben; Zahlung von Beiträgen für eine Beihilfe während mindestens </w:t>
            </w:r>
            <w:r w:rsidRPr="00292DEB">
              <w:rPr>
                <w:rFonts w:cs="Arial"/>
                <w:color w:val="C00000"/>
              </w:rPr>
              <w:t>3</w:t>
            </w:r>
            <w:r w:rsidRPr="00292DEB">
              <w:rPr>
                <w:rFonts w:cs="Arial"/>
              </w:rPr>
              <w:t xml:space="preserve"> Jahren, gesamtes persönliches Einkommen und steuerpflichtiges Familiennettoeinkommen von jeweils </w:t>
            </w:r>
            <w:r w:rsidRPr="00292DEB">
              <w:rPr>
                <w:rFonts w:cs="Arial"/>
                <w:color w:val="FF00FF"/>
              </w:rPr>
              <w:t xml:space="preserve">€30.000 </w:t>
            </w:r>
            <w:r w:rsidRPr="00292DEB">
              <w:rPr>
                <w:rFonts w:cs="Arial"/>
              </w:rPr>
              <w:t xml:space="preserve">und </w:t>
            </w:r>
            <w:r w:rsidRPr="00292DEB">
              <w:rPr>
                <w:rFonts w:cs="Arial"/>
                <w:color w:val="FF00FF"/>
              </w:rPr>
              <w:t xml:space="preserve">€40.000 </w:t>
            </w:r>
            <w:r w:rsidRPr="00292DEB">
              <w:rPr>
                <w:rFonts w:cs="Arial"/>
              </w:rPr>
              <w:t>in den beiden letzten Steuerjahren vor dem Jahr der Antragsstellung und ständiger Wohnsitz in Griechenland.</w:t>
            </w:r>
          </w:p>
          <w:p w14:paraId="6CFD1B9D" w14:textId="29F0D0C1" w:rsidR="005D0FED" w:rsidRPr="00292DEB" w:rsidRDefault="005D0FED" w:rsidP="00DB7CCE">
            <w:pPr>
              <w:spacing w:line="276" w:lineRule="auto"/>
              <w:rPr>
                <w:rFonts w:cs="Arial"/>
                <w:color w:val="008000"/>
              </w:rPr>
            </w:pPr>
          </w:p>
        </w:tc>
        <w:tc>
          <w:tcPr>
            <w:tcW w:w="1370" w:type="pct"/>
          </w:tcPr>
          <w:p w14:paraId="23F1418F" w14:textId="77777777" w:rsidR="005D0FED" w:rsidRPr="00292DEB" w:rsidRDefault="005D0FED" w:rsidP="00DB7CCE">
            <w:pPr>
              <w:spacing w:line="276" w:lineRule="auto"/>
              <w:rPr>
                <w:rFonts w:cs="Arial"/>
                <w:lang w:val="fr-BE"/>
              </w:rPr>
            </w:pPr>
            <w:r w:rsidRPr="00292DEB">
              <w:rPr>
                <w:rFonts w:cs="Arial"/>
                <w:lang w:val="fr-BE"/>
              </w:rPr>
              <w:t>Les conditions d’ouverture des droits diffèrent de celles appliquées aux salariés.</w:t>
            </w:r>
          </w:p>
          <w:p w14:paraId="796CC0E5" w14:textId="77777777" w:rsidR="005D0FED" w:rsidRPr="00292DEB" w:rsidRDefault="005D0FED" w:rsidP="00DB7CCE">
            <w:pPr>
              <w:spacing w:line="276" w:lineRule="auto"/>
              <w:rPr>
                <w:rFonts w:cs="Arial"/>
                <w:lang w:val="fr-BE"/>
              </w:rPr>
            </w:pPr>
            <w:r w:rsidRPr="00292DEB">
              <w:rPr>
                <w:rFonts w:cs="Arial"/>
                <w:lang w:val="fr-BE"/>
              </w:rPr>
              <w:t xml:space="preserve">Pour les personnes assurées dans le cadre des anciennes caisses OAEE et ETAP –MME: cessation d’activité; règlement d'une cotisation pour pouvoir percevoir la prestation pendant au moins </w:t>
            </w:r>
            <w:r w:rsidRPr="00292DEB">
              <w:rPr>
                <w:rFonts w:cs="Arial"/>
                <w:color w:val="C00000"/>
                <w:lang w:val="fr-BE"/>
              </w:rPr>
              <w:t>3</w:t>
            </w:r>
            <w:r w:rsidRPr="00292DEB">
              <w:rPr>
                <w:rFonts w:cs="Arial"/>
                <w:lang w:val="fr-BE"/>
              </w:rPr>
              <w:t xml:space="preserve"> ans, revenus nets imposables totaux individuels et familiaux de </w:t>
            </w:r>
            <w:r w:rsidRPr="00292DEB">
              <w:rPr>
                <w:rFonts w:cs="Arial"/>
                <w:color w:val="FF00FF"/>
                <w:lang w:val="fr-BE"/>
              </w:rPr>
              <w:t xml:space="preserve">€30.000 </w:t>
            </w:r>
            <w:r w:rsidRPr="00292DEB">
              <w:rPr>
                <w:rFonts w:cs="Arial"/>
                <w:lang w:val="fr-BE"/>
              </w:rPr>
              <w:t xml:space="preserve">et </w:t>
            </w:r>
            <w:r w:rsidRPr="00292DEB">
              <w:rPr>
                <w:rFonts w:cs="Arial"/>
                <w:color w:val="FF00FF"/>
                <w:lang w:val="fr-BE"/>
              </w:rPr>
              <w:t xml:space="preserve">€40.000 </w:t>
            </w:r>
            <w:r w:rsidRPr="00292DEB">
              <w:rPr>
                <w:rFonts w:cs="Arial"/>
                <w:lang w:val="fr-BE"/>
              </w:rPr>
              <w:t>respectivement pendant les deux derniers exercices fiscaux ayant précédé l'année de la demande, ainsi qu'une résidence permanente en Grèce.</w:t>
            </w:r>
          </w:p>
          <w:p w14:paraId="5AFA8B7F" w14:textId="5C310900" w:rsidR="005D0FED" w:rsidRPr="00292DEB" w:rsidRDefault="005D0FED" w:rsidP="00DB7CCE">
            <w:pPr>
              <w:pStyle w:val="ListParagraph"/>
              <w:spacing w:after="0"/>
              <w:ind w:left="0"/>
              <w:rPr>
                <w:rFonts w:ascii="Arial" w:eastAsia="Arial" w:hAnsi="Arial" w:cs="Arial"/>
                <w:color w:val="008000"/>
                <w:sz w:val="15"/>
                <w:szCs w:val="15"/>
                <w:lang w:val="fr-BE"/>
              </w:rPr>
            </w:pPr>
            <w:r w:rsidRPr="00292DEB">
              <w:rPr>
                <w:rFonts w:ascii="Arial" w:hAnsi="Arial" w:cs="Arial"/>
                <w:sz w:val="15"/>
                <w:szCs w:val="15"/>
                <w:lang w:val="fr-BE"/>
              </w:rPr>
              <w:t xml:space="preserve">Pour les personnes assurées dans le cadre de l’ancienne caisse ETAA: cessation d’activité ou aucune activité professionnelle quelconque </w:t>
            </w:r>
            <w:r w:rsidRPr="00292DEB">
              <w:rPr>
                <w:rFonts w:ascii="Arial" w:hAnsi="Arial" w:cs="Arial"/>
                <w:color w:val="C00000"/>
                <w:sz w:val="15"/>
                <w:szCs w:val="15"/>
                <w:lang w:val="fr-BE"/>
              </w:rPr>
              <w:t>6</w:t>
            </w:r>
            <w:r w:rsidRPr="00292DEB">
              <w:rPr>
                <w:rFonts w:ascii="Arial" w:hAnsi="Arial" w:cs="Arial"/>
                <w:sz w:val="15"/>
                <w:szCs w:val="15"/>
                <w:lang w:val="fr-BE"/>
              </w:rPr>
              <w:t xml:space="preserve"> mois avant la demande, le bénéficiaire doit avoir perçu au cours de l’année précédant la demande un revenu professionnel inférieur à </w:t>
            </w:r>
            <w:r w:rsidRPr="00292DEB">
              <w:rPr>
                <w:rFonts w:ascii="Arial" w:hAnsi="Arial" w:cs="Arial"/>
                <w:color w:val="C00000"/>
                <w:sz w:val="15"/>
                <w:szCs w:val="15"/>
                <w:lang w:val="fr-BE"/>
              </w:rPr>
              <w:t>60%</w:t>
            </w:r>
            <w:r w:rsidRPr="00292DEB">
              <w:rPr>
                <w:rFonts w:ascii="Arial" w:hAnsi="Arial" w:cs="Arial"/>
                <w:sz w:val="15"/>
                <w:szCs w:val="15"/>
                <w:lang w:val="fr-BE"/>
              </w:rPr>
              <w:t xml:space="preserve"> du salaire de base: règlement d’une cotisation pour pouvoir percevoir la prestation pendant au moins </w:t>
            </w:r>
            <w:r w:rsidRPr="00292DEB">
              <w:rPr>
                <w:rFonts w:ascii="Arial" w:hAnsi="Arial" w:cs="Arial"/>
                <w:color w:val="C00000"/>
                <w:sz w:val="15"/>
                <w:szCs w:val="15"/>
                <w:lang w:val="fr-BE"/>
              </w:rPr>
              <w:t>trois</w:t>
            </w:r>
            <w:r w:rsidRPr="00292DEB">
              <w:rPr>
                <w:rFonts w:ascii="Arial" w:hAnsi="Arial" w:cs="Arial"/>
                <w:sz w:val="15"/>
                <w:szCs w:val="15"/>
                <w:lang w:val="fr-BE"/>
              </w:rPr>
              <w:t xml:space="preserve"> ans, revenus nets imposables totaux individuels et familiaux de </w:t>
            </w:r>
            <w:r w:rsidRPr="00292DEB">
              <w:rPr>
                <w:rFonts w:ascii="Arial" w:hAnsi="Arial" w:cs="Arial"/>
                <w:color w:val="FF00FF"/>
                <w:sz w:val="15"/>
                <w:szCs w:val="15"/>
                <w:lang w:val="fr-BE"/>
              </w:rPr>
              <w:t xml:space="preserve">€30.000 </w:t>
            </w:r>
            <w:r w:rsidRPr="00292DEB">
              <w:rPr>
                <w:rFonts w:ascii="Arial" w:hAnsi="Arial" w:cs="Arial"/>
                <w:sz w:val="15"/>
                <w:szCs w:val="15"/>
                <w:lang w:val="fr-BE"/>
              </w:rPr>
              <w:t xml:space="preserve">et </w:t>
            </w:r>
            <w:r w:rsidRPr="00292DEB">
              <w:rPr>
                <w:rFonts w:ascii="Arial" w:hAnsi="Arial" w:cs="Arial"/>
                <w:color w:val="FF00FF"/>
                <w:sz w:val="15"/>
                <w:szCs w:val="15"/>
                <w:lang w:val="fr-BE"/>
              </w:rPr>
              <w:t>€40.000 </w:t>
            </w:r>
            <w:r w:rsidRPr="00292DEB">
              <w:rPr>
                <w:rFonts w:ascii="Arial" w:hAnsi="Arial" w:cs="Arial"/>
                <w:sz w:val="15"/>
                <w:szCs w:val="15"/>
                <w:lang w:val="fr-BE"/>
              </w:rPr>
              <w:t>respectivement pendant les deux exercices fiscaux précédant l’année de la demande, ainsi qu’une résidence permanente en Grèce.</w:t>
            </w:r>
          </w:p>
        </w:tc>
        <w:tc>
          <w:tcPr>
            <w:tcW w:w="1370" w:type="pct"/>
          </w:tcPr>
          <w:p w14:paraId="366C330A" w14:textId="77777777" w:rsidR="005D0FED" w:rsidRPr="00292DEB" w:rsidRDefault="005D0FED" w:rsidP="00DB7CCE">
            <w:pPr>
              <w:rPr>
                <w:rFonts w:cs="Arial"/>
                <w:i/>
                <w:iCs/>
                <w:lang w:val="en-GB"/>
              </w:rPr>
            </w:pPr>
            <w:r w:rsidRPr="00292DEB">
              <w:rPr>
                <w:rFonts w:cs="Arial"/>
                <w:iCs/>
                <w:lang w:val="en-GB"/>
              </w:rPr>
              <w:t>Different conditions for entitlement compared to employees.</w:t>
            </w:r>
          </w:p>
          <w:p w14:paraId="6FEED707" w14:textId="77777777" w:rsidR="005D0FED" w:rsidRPr="00292DEB" w:rsidRDefault="005D0FED" w:rsidP="00DB7CCE">
            <w:pPr>
              <w:rPr>
                <w:rFonts w:cs="Arial"/>
                <w:i/>
                <w:iCs/>
                <w:lang w:val="en-GB"/>
              </w:rPr>
            </w:pPr>
            <w:r w:rsidRPr="00292DEB">
              <w:rPr>
                <w:rFonts w:cs="Arial"/>
                <w:iCs/>
                <w:lang w:val="en-GB"/>
              </w:rPr>
              <w:t xml:space="preserve">For those insured by former </w:t>
            </w:r>
            <w:r w:rsidRPr="00292DEB">
              <w:rPr>
                <w:rFonts w:cs="Arial"/>
                <w:iCs/>
                <w:color w:val="008000"/>
                <w:lang w:val="en-GB"/>
              </w:rPr>
              <w:t>OAEE</w:t>
            </w:r>
            <w:r w:rsidRPr="00292DEB">
              <w:rPr>
                <w:rFonts w:cs="Arial"/>
                <w:iCs/>
                <w:lang w:val="en-GB"/>
              </w:rPr>
              <w:t xml:space="preserve"> and </w:t>
            </w:r>
            <w:r w:rsidRPr="00292DEB">
              <w:rPr>
                <w:rFonts w:cs="Arial"/>
                <w:iCs/>
                <w:color w:val="008000"/>
                <w:lang w:val="en-GB"/>
              </w:rPr>
              <w:t>ETAP–MME</w:t>
            </w:r>
            <w:r w:rsidRPr="00292DEB">
              <w:rPr>
                <w:rFonts w:cs="Arial"/>
                <w:iCs/>
                <w:lang w:val="en-GB"/>
              </w:rPr>
              <w:t xml:space="preserve">: termination of activity; payment of contribution against the allowance for at least </w:t>
            </w:r>
            <w:r w:rsidRPr="00292DEB">
              <w:rPr>
                <w:rFonts w:cs="Arial"/>
                <w:iCs/>
                <w:color w:val="C00000"/>
                <w:lang w:val="en-GB"/>
              </w:rPr>
              <w:t xml:space="preserve">3 </w:t>
            </w:r>
            <w:r w:rsidRPr="00292DEB">
              <w:rPr>
                <w:rFonts w:cs="Arial"/>
                <w:iCs/>
                <w:lang w:val="en-GB"/>
              </w:rPr>
              <w:t xml:space="preserve">years, total individual and family net taxable income of </w:t>
            </w:r>
            <w:r w:rsidRPr="00292DEB">
              <w:rPr>
                <w:rFonts w:cs="Arial"/>
                <w:iCs/>
                <w:color w:val="FF00FF"/>
                <w:lang w:val="en-GB"/>
              </w:rPr>
              <w:t xml:space="preserve">€30,000 </w:t>
            </w:r>
            <w:r w:rsidRPr="00292DEB">
              <w:rPr>
                <w:rFonts w:cs="Arial"/>
                <w:iCs/>
                <w:lang w:val="en-GB"/>
              </w:rPr>
              <w:t xml:space="preserve">and </w:t>
            </w:r>
            <w:r w:rsidRPr="00292DEB">
              <w:rPr>
                <w:rFonts w:cs="Arial"/>
                <w:iCs/>
                <w:color w:val="FF00FF"/>
                <w:lang w:val="en-GB"/>
              </w:rPr>
              <w:t xml:space="preserve">€40,000 </w:t>
            </w:r>
            <w:r w:rsidRPr="00292DEB">
              <w:rPr>
                <w:rFonts w:cs="Arial"/>
                <w:iCs/>
                <w:lang w:val="en-GB"/>
              </w:rPr>
              <w:t xml:space="preserve">respectively for the </w:t>
            </w:r>
            <w:r w:rsidRPr="00292DEB">
              <w:rPr>
                <w:rFonts w:cs="Arial"/>
                <w:iCs/>
                <w:color w:val="C00000"/>
                <w:lang w:val="en-GB"/>
              </w:rPr>
              <w:t>two</w:t>
            </w:r>
            <w:r w:rsidRPr="00292DEB">
              <w:rPr>
                <w:rFonts w:cs="Arial"/>
                <w:iCs/>
                <w:lang w:val="en-GB"/>
              </w:rPr>
              <w:t xml:space="preserve"> last fiscal years before the year of application and permanent residence in Greece.</w:t>
            </w:r>
          </w:p>
          <w:p w14:paraId="31A57644" w14:textId="38BC23ED" w:rsidR="005D0FED" w:rsidRPr="00292DEB" w:rsidRDefault="005D0FED" w:rsidP="00DB7CCE">
            <w:pPr>
              <w:pStyle w:val="Normal0"/>
              <w:pBdr>
                <w:top w:val="nil"/>
                <w:left w:val="nil"/>
                <w:bottom w:val="nil"/>
                <w:right w:val="nil"/>
                <w:between w:val="nil"/>
              </w:pBdr>
              <w:tabs>
                <w:tab w:val="left" w:pos="1127"/>
              </w:tabs>
              <w:spacing w:after="0" w:line="276" w:lineRule="auto"/>
              <w:rPr>
                <w:b/>
                <w:color w:val="FF0000"/>
                <w:sz w:val="15"/>
                <w:szCs w:val="15"/>
                <w:lang w:val="en-US"/>
              </w:rPr>
            </w:pPr>
            <w:r w:rsidRPr="00292DEB">
              <w:rPr>
                <w:iCs/>
                <w:sz w:val="15"/>
                <w:szCs w:val="15"/>
                <w:lang w:val="en-GB"/>
              </w:rPr>
              <w:t xml:space="preserve">For those insured with the former </w:t>
            </w:r>
            <w:r w:rsidRPr="00292DEB">
              <w:rPr>
                <w:iCs/>
                <w:color w:val="008000"/>
                <w:sz w:val="15"/>
                <w:szCs w:val="15"/>
                <w:lang w:val="en-GB"/>
              </w:rPr>
              <w:t>ETAA</w:t>
            </w:r>
            <w:r w:rsidRPr="00292DEB">
              <w:rPr>
                <w:iCs/>
                <w:sz w:val="15"/>
                <w:szCs w:val="15"/>
                <w:lang w:val="en-GB"/>
              </w:rPr>
              <w:t xml:space="preserve">: termination of activity or </w:t>
            </w:r>
            <w:r w:rsidRPr="00292DEB">
              <w:rPr>
                <w:iCs/>
                <w:color w:val="C00000"/>
                <w:sz w:val="15"/>
                <w:szCs w:val="15"/>
                <w:lang w:val="en-GB"/>
              </w:rPr>
              <w:t xml:space="preserve">6 </w:t>
            </w:r>
            <w:r w:rsidRPr="00292DEB">
              <w:rPr>
                <w:iCs/>
                <w:sz w:val="15"/>
                <w:szCs w:val="15"/>
                <w:lang w:val="en-GB"/>
              </w:rPr>
              <w:t xml:space="preserve">months before the application no professional activity whatsoever, in the year before the application the beneficiary must have an income from his professional activity under </w:t>
            </w:r>
            <w:r w:rsidRPr="00292DEB">
              <w:rPr>
                <w:iCs/>
                <w:color w:val="C00000"/>
                <w:sz w:val="15"/>
                <w:szCs w:val="15"/>
                <w:lang w:val="en-GB"/>
              </w:rPr>
              <w:t>60%</w:t>
            </w:r>
            <w:r w:rsidRPr="00292DEB">
              <w:rPr>
                <w:iCs/>
                <w:sz w:val="15"/>
                <w:szCs w:val="15"/>
                <w:lang w:val="en-GB"/>
              </w:rPr>
              <w:t xml:space="preserve"> of the basic salary; payment of contribution against the allowance for at </w:t>
            </w:r>
            <w:r w:rsidRPr="00292DEB">
              <w:rPr>
                <w:iCs/>
                <w:color w:val="C00000"/>
                <w:sz w:val="15"/>
                <w:szCs w:val="15"/>
                <w:lang w:val="en-GB"/>
              </w:rPr>
              <w:t xml:space="preserve">3 </w:t>
            </w:r>
            <w:r w:rsidRPr="00292DEB">
              <w:rPr>
                <w:iCs/>
                <w:sz w:val="15"/>
                <w:szCs w:val="15"/>
                <w:lang w:val="en-GB"/>
              </w:rPr>
              <w:t xml:space="preserve">least years and total individual and family net taxable income of </w:t>
            </w:r>
            <w:r w:rsidRPr="00292DEB">
              <w:rPr>
                <w:iCs/>
                <w:color w:val="FF00FF"/>
                <w:sz w:val="15"/>
                <w:szCs w:val="15"/>
                <w:lang w:val="en-GB"/>
              </w:rPr>
              <w:t xml:space="preserve">€30,000 </w:t>
            </w:r>
            <w:r w:rsidRPr="00292DEB">
              <w:rPr>
                <w:iCs/>
                <w:sz w:val="15"/>
                <w:szCs w:val="15"/>
                <w:lang w:val="en-GB"/>
              </w:rPr>
              <w:t xml:space="preserve">and </w:t>
            </w:r>
            <w:r w:rsidRPr="00292DEB">
              <w:rPr>
                <w:iCs/>
                <w:color w:val="FF00FF"/>
                <w:sz w:val="15"/>
                <w:szCs w:val="15"/>
                <w:lang w:val="en-GB"/>
              </w:rPr>
              <w:t xml:space="preserve">€40,000 </w:t>
            </w:r>
            <w:r w:rsidRPr="00292DEB">
              <w:rPr>
                <w:iCs/>
                <w:sz w:val="15"/>
                <w:szCs w:val="15"/>
                <w:lang w:val="en-GB"/>
              </w:rPr>
              <w:t xml:space="preserve">respectively for the </w:t>
            </w:r>
            <w:r w:rsidRPr="00292DEB">
              <w:rPr>
                <w:iCs/>
                <w:color w:val="C00000"/>
                <w:sz w:val="15"/>
                <w:szCs w:val="15"/>
                <w:lang w:val="en-GB"/>
              </w:rPr>
              <w:t>two</w:t>
            </w:r>
            <w:r w:rsidRPr="00292DEB">
              <w:rPr>
                <w:iCs/>
                <w:sz w:val="15"/>
                <w:szCs w:val="15"/>
                <w:lang w:val="en-GB"/>
              </w:rPr>
              <w:t xml:space="preserve"> last fiscal years before the year of application and permanent residence in Greece.</w:t>
            </w:r>
          </w:p>
        </w:tc>
        <w:tc>
          <w:tcPr>
            <w:tcW w:w="167" w:type="pct"/>
          </w:tcPr>
          <w:p w14:paraId="156118C3" w14:textId="6170FDCE"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113B9584" w14:textId="2B6A26E3" w:rsidR="005D0FED" w:rsidRPr="00292DEB" w:rsidRDefault="005D0FED" w:rsidP="00DB7CCE">
            <w:pPr>
              <w:spacing w:line="276" w:lineRule="auto"/>
              <w:rPr>
                <w:rFonts w:cs="Arial"/>
                <w:color w:val="0000FF"/>
                <w:lang w:val="en-US"/>
              </w:rPr>
            </w:pPr>
            <w:r w:rsidRPr="00292DEB">
              <w:rPr>
                <w:rFonts w:cs="Arial"/>
                <w:color w:val="0000FF"/>
                <w:lang w:val="fr-FR"/>
              </w:rPr>
              <w:t>47</w:t>
            </w:r>
          </w:p>
        </w:tc>
        <w:tc>
          <w:tcPr>
            <w:tcW w:w="402" w:type="pct"/>
          </w:tcPr>
          <w:p w14:paraId="79AFA5B7" w14:textId="3A430E81"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050D39C5" w14:textId="77777777" w:rsidTr="005D0FED">
        <w:tc>
          <w:tcPr>
            <w:tcW w:w="193" w:type="pct"/>
          </w:tcPr>
          <w:p w14:paraId="5628FAAA" w14:textId="6CA1EED9" w:rsidR="005D0FED" w:rsidRPr="00292DEB" w:rsidRDefault="005D0FED" w:rsidP="00DB7CCE">
            <w:pPr>
              <w:spacing w:line="276" w:lineRule="auto"/>
              <w:jc w:val="left"/>
              <w:rPr>
                <w:rFonts w:cs="Arial"/>
                <w:b/>
                <w:lang w:val="es-ES"/>
              </w:rPr>
            </w:pPr>
            <w:r w:rsidRPr="00292DEB">
              <w:rPr>
                <w:rFonts w:cs="Arial"/>
                <w:lang w:val="en-GB"/>
              </w:rPr>
              <w:lastRenderedPageBreak/>
              <w:t>EL</w:t>
            </w:r>
          </w:p>
        </w:tc>
        <w:tc>
          <w:tcPr>
            <w:tcW w:w="1371" w:type="pct"/>
          </w:tcPr>
          <w:p w14:paraId="26C2524B" w14:textId="77777777" w:rsidR="005D0FED" w:rsidRPr="00292DEB" w:rsidRDefault="005D0FED" w:rsidP="00DB7CCE">
            <w:pPr>
              <w:spacing w:line="276" w:lineRule="auto"/>
              <w:ind w:right="141"/>
              <w:rPr>
                <w:rFonts w:cs="Arial"/>
              </w:rPr>
            </w:pPr>
            <w:r w:rsidRPr="00292DEB">
              <w:rPr>
                <w:rFonts w:cs="Arial"/>
              </w:rPr>
              <w:t xml:space="preserve">Gleicher Betrag wie für Arbeitnehmer (aber ohne Zuschlag für Selbstständige mit Familienangehörigen). </w:t>
            </w:r>
          </w:p>
          <w:p w14:paraId="07DBCDC2" w14:textId="77777777" w:rsidR="005D0FED" w:rsidRPr="00292DEB" w:rsidRDefault="005D0FED" w:rsidP="00DB7CCE">
            <w:pPr>
              <w:spacing w:line="276" w:lineRule="auto"/>
              <w:ind w:right="141"/>
              <w:rPr>
                <w:rFonts w:cs="Arial"/>
              </w:rPr>
            </w:pPr>
            <w:r w:rsidRPr="00292DEB">
              <w:rPr>
                <w:rFonts w:cs="Arial"/>
              </w:rPr>
              <w:t xml:space="preserve">Die Dauer der Zahlung ist für Selbstständige und Arbeitnehmer unterschiedlich. Die öffentlichen Arbeitsverwaltung (DYPA) gewährt eine Beihilfe für einen Zeitraum von </w:t>
            </w:r>
            <w:r w:rsidRPr="00292DEB">
              <w:rPr>
                <w:rFonts w:cs="Arial"/>
                <w:color w:val="C00000"/>
              </w:rPr>
              <w:t>3</w:t>
            </w:r>
            <w:r w:rsidRPr="00292DEB">
              <w:rPr>
                <w:rFonts w:cs="Arial"/>
              </w:rPr>
              <w:t xml:space="preserve"> bis </w:t>
            </w:r>
            <w:r w:rsidRPr="00292DEB">
              <w:rPr>
                <w:rFonts w:cs="Arial"/>
                <w:color w:val="C00000"/>
              </w:rPr>
              <w:t xml:space="preserve">9 </w:t>
            </w:r>
            <w:r w:rsidRPr="00292DEB">
              <w:rPr>
                <w:rFonts w:cs="Arial"/>
              </w:rPr>
              <w:t>Monaten an Selbstständige und Freiberufler, die unter bestimmten Bedingungen ihre Tätigkeit unterbrechen.</w:t>
            </w:r>
          </w:p>
          <w:p w14:paraId="16713C08" w14:textId="77777777" w:rsidR="005D0FED" w:rsidRPr="00292DEB" w:rsidRDefault="005D0FED" w:rsidP="00DB7CCE">
            <w:pPr>
              <w:spacing w:line="276" w:lineRule="auto"/>
              <w:rPr>
                <w:rFonts w:eastAsia="Calibri" w:cs="Arial"/>
              </w:rPr>
            </w:pPr>
            <w:r w:rsidRPr="00292DEB">
              <w:rPr>
                <w:rFonts w:eastAsia="Calibri" w:cs="Arial"/>
              </w:rPr>
              <w:t xml:space="preserve">Die Arbeitslosenhilfe wird an Arbeitnehmer über einen Zeitraum von </w:t>
            </w:r>
            <w:r w:rsidRPr="00292DEB">
              <w:rPr>
                <w:rFonts w:eastAsia="Calibri" w:cs="Arial"/>
                <w:color w:val="C00000"/>
              </w:rPr>
              <w:t>5</w:t>
            </w:r>
            <w:r w:rsidRPr="00292DEB">
              <w:rPr>
                <w:rFonts w:eastAsia="Calibri" w:cs="Arial"/>
              </w:rPr>
              <w:t xml:space="preserve"> Monaten bis zu </w:t>
            </w:r>
            <w:r w:rsidRPr="00292DEB">
              <w:rPr>
                <w:rFonts w:eastAsia="Calibri" w:cs="Arial"/>
                <w:color w:val="C00000"/>
              </w:rPr>
              <w:t>1</w:t>
            </w:r>
            <w:r w:rsidRPr="00292DEB">
              <w:rPr>
                <w:rFonts w:eastAsia="Calibri" w:cs="Arial"/>
              </w:rPr>
              <w:t xml:space="preserve"> Jahr gezahlt.</w:t>
            </w:r>
          </w:p>
          <w:p w14:paraId="757911A6" w14:textId="60332FEC" w:rsidR="005D0FED" w:rsidRPr="00292DEB" w:rsidRDefault="005D0FED" w:rsidP="00DB7CCE">
            <w:pPr>
              <w:spacing w:line="276" w:lineRule="auto"/>
              <w:rPr>
                <w:rFonts w:cs="Arial"/>
                <w:color w:val="008000"/>
              </w:rPr>
            </w:pPr>
          </w:p>
        </w:tc>
        <w:tc>
          <w:tcPr>
            <w:tcW w:w="1370" w:type="pct"/>
          </w:tcPr>
          <w:p w14:paraId="7F8AFCB6" w14:textId="77777777" w:rsidR="005D0FED" w:rsidRPr="00292DEB" w:rsidRDefault="005D0FED" w:rsidP="00DB7CCE">
            <w:pPr>
              <w:spacing w:line="276" w:lineRule="auto"/>
              <w:ind w:right="141"/>
              <w:rPr>
                <w:rFonts w:cs="Arial"/>
                <w:lang w:val="fr-BE"/>
              </w:rPr>
            </w:pPr>
            <w:r w:rsidRPr="00292DEB">
              <w:rPr>
                <w:rFonts w:cs="Arial"/>
                <w:lang w:val="fr-BE"/>
              </w:rPr>
              <w:t>Même montant que pour les salariés (mais pas de majorations pour les indépendants en cas de personnes à charge).</w:t>
            </w:r>
          </w:p>
          <w:p w14:paraId="120DDE76" w14:textId="77777777" w:rsidR="005D0FED" w:rsidRPr="00292DEB" w:rsidRDefault="005D0FED" w:rsidP="00DB7CCE">
            <w:pPr>
              <w:spacing w:line="276" w:lineRule="auto"/>
              <w:ind w:right="141"/>
              <w:rPr>
                <w:rFonts w:cs="Arial"/>
                <w:lang w:val="fr-BE"/>
              </w:rPr>
            </w:pPr>
            <w:r w:rsidRPr="00292DEB">
              <w:rPr>
                <w:rFonts w:cs="Arial"/>
                <w:lang w:val="fr-BE"/>
              </w:rPr>
              <w:t xml:space="preserve">La durée de versement diffère entre indépendants et salariés. Le service public pour l'emploi (DYPA) verse à certaines conditions une allocation pendant une période allant de </w:t>
            </w:r>
            <w:r w:rsidRPr="00292DEB">
              <w:rPr>
                <w:rFonts w:cs="Arial"/>
                <w:color w:val="C00000"/>
                <w:lang w:val="fr-BE"/>
              </w:rPr>
              <w:t>3</w:t>
            </w:r>
            <w:r w:rsidRPr="00292DEB">
              <w:rPr>
                <w:rFonts w:cs="Arial"/>
                <w:lang w:val="fr-BE"/>
              </w:rPr>
              <w:t xml:space="preserve"> à </w:t>
            </w:r>
            <w:r w:rsidRPr="00292DEB">
              <w:rPr>
                <w:rFonts w:cs="Arial"/>
                <w:color w:val="C00000"/>
                <w:lang w:val="fr-BE"/>
              </w:rPr>
              <w:t>9</w:t>
            </w:r>
            <w:r w:rsidRPr="00292DEB">
              <w:rPr>
                <w:rFonts w:cs="Arial"/>
                <w:lang w:val="fr-BE"/>
              </w:rPr>
              <w:t xml:space="preserve"> mois aux travailleurs indépendants et aux professionnels libéraux qui interrompent leurs activités.</w:t>
            </w:r>
          </w:p>
          <w:p w14:paraId="36341774" w14:textId="391C1096" w:rsidR="005D0FED" w:rsidRPr="00292DEB" w:rsidRDefault="005D0FED" w:rsidP="00DB7CCE">
            <w:pPr>
              <w:pStyle w:val="ListParagraph"/>
              <w:spacing w:after="0"/>
              <w:ind w:left="0"/>
              <w:rPr>
                <w:rFonts w:ascii="Arial" w:eastAsia="Arial" w:hAnsi="Arial" w:cs="Arial"/>
                <w:color w:val="008000"/>
                <w:sz w:val="15"/>
                <w:szCs w:val="15"/>
                <w:lang w:val="fr-BE"/>
              </w:rPr>
            </w:pPr>
            <w:r w:rsidRPr="00292DEB">
              <w:rPr>
                <w:rFonts w:ascii="Arial" w:hAnsi="Arial" w:cs="Arial"/>
                <w:sz w:val="15"/>
                <w:szCs w:val="15"/>
                <w:lang w:val="fr-BE"/>
              </w:rPr>
              <w:t xml:space="preserve">La prestation de chômage est versée aux salariés pendant une période de </w:t>
            </w:r>
            <w:r w:rsidRPr="00292DEB">
              <w:rPr>
                <w:rFonts w:ascii="Arial" w:hAnsi="Arial" w:cs="Arial"/>
                <w:color w:val="C00000"/>
                <w:sz w:val="15"/>
                <w:szCs w:val="15"/>
                <w:lang w:val="fr-BE"/>
              </w:rPr>
              <w:t>5</w:t>
            </w:r>
            <w:r w:rsidRPr="00292DEB">
              <w:rPr>
                <w:rFonts w:ascii="Arial" w:hAnsi="Arial" w:cs="Arial"/>
                <w:sz w:val="15"/>
                <w:szCs w:val="15"/>
                <w:lang w:val="fr-BE"/>
              </w:rPr>
              <w:t xml:space="preserve"> mois à </w:t>
            </w:r>
            <w:r w:rsidRPr="00292DEB">
              <w:rPr>
                <w:rFonts w:ascii="Arial" w:hAnsi="Arial" w:cs="Arial"/>
                <w:color w:val="C00000"/>
                <w:sz w:val="15"/>
                <w:szCs w:val="15"/>
                <w:lang w:val="fr-BE"/>
              </w:rPr>
              <w:t>1</w:t>
            </w:r>
            <w:r w:rsidRPr="00292DEB">
              <w:rPr>
                <w:rFonts w:ascii="Arial" w:hAnsi="Arial" w:cs="Arial"/>
                <w:sz w:val="15"/>
                <w:szCs w:val="15"/>
                <w:lang w:val="fr-BE"/>
              </w:rPr>
              <w:t xml:space="preserve"> an.</w:t>
            </w:r>
          </w:p>
        </w:tc>
        <w:tc>
          <w:tcPr>
            <w:tcW w:w="1370" w:type="pct"/>
          </w:tcPr>
          <w:p w14:paraId="3561AC6A" w14:textId="77777777" w:rsidR="005D0FED" w:rsidRPr="00292DEB" w:rsidRDefault="005D0FED" w:rsidP="00DB7CCE">
            <w:pPr>
              <w:ind w:right="141"/>
              <w:rPr>
                <w:rFonts w:cs="Arial"/>
                <w:i/>
                <w:iCs/>
                <w:lang w:val="en-GB"/>
              </w:rPr>
            </w:pPr>
            <w:r w:rsidRPr="00292DEB">
              <w:rPr>
                <w:rFonts w:cs="Arial"/>
                <w:iCs/>
                <w:lang w:val="en-GB"/>
              </w:rPr>
              <w:t>Same amount as for employees (but no supplement in case of dependents for the self-employed).</w:t>
            </w:r>
          </w:p>
          <w:p w14:paraId="2BD28AD5" w14:textId="7F203FF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r w:rsidRPr="00292DEB">
              <w:rPr>
                <w:iCs/>
                <w:sz w:val="15"/>
                <w:szCs w:val="15"/>
                <w:lang w:val="en-GB"/>
              </w:rPr>
              <w:t xml:space="preserve">Duration of payment is different for self-employed and employees. The </w:t>
            </w:r>
            <w:r w:rsidRPr="00292DEB">
              <w:rPr>
                <w:iCs/>
                <w:color w:val="008000"/>
                <w:sz w:val="15"/>
                <w:szCs w:val="15"/>
                <w:lang w:val="en-GB"/>
              </w:rPr>
              <w:t xml:space="preserve">Public Employment Service (DYPA) </w:t>
            </w:r>
            <w:r w:rsidRPr="00292DEB">
              <w:rPr>
                <w:iCs/>
                <w:sz w:val="15"/>
                <w:szCs w:val="15"/>
                <w:lang w:val="en-GB"/>
              </w:rPr>
              <w:t xml:space="preserve">provides an allowance for a period from </w:t>
            </w:r>
            <w:r w:rsidRPr="00292DEB">
              <w:rPr>
                <w:iCs/>
                <w:color w:val="C00000"/>
                <w:sz w:val="15"/>
                <w:szCs w:val="15"/>
                <w:lang w:val="en-GB"/>
              </w:rPr>
              <w:t>3</w:t>
            </w:r>
            <w:r w:rsidRPr="00292DEB">
              <w:rPr>
                <w:iCs/>
                <w:sz w:val="15"/>
                <w:szCs w:val="15"/>
                <w:lang w:val="en-GB"/>
              </w:rPr>
              <w:t xml:space="preserve"> to </w:t>
            </w:r>
            <w:r w:rsidRPr="00292DEB">
              <w:rPr>
                <w:iCs/>
                <w:color w:val="C00000"/>
                <w:sz w:val="15"/>
                <w:szCs w:val="15"/>
                <w:lang w:val="en-GB"/>
              </w:rPr>
              <w:t>9</w:t>
            </w:r>
            <w:r w:rsidRPr="00292DEB">
              <w:rPr>
                <w:iCs/>
                <w:sz w:val="15"/>
                <w:szCs w:val="15"/>
                <w:lang w:val="en-GB"/>
              </w:rPr>
              <w:t xml:space="preserve"> months to the self-employed and liberal professionals who interrupt their activities under certain conditions. The unemployment benefit is paid to employees from </w:t>
            </w:r>
            <w:r w:rsidRPr="00292DEB">
              <w:rPr>
                <w:iCs/>
                <w:color w:val="C00000"/>
                <w:sz w:val="15"/>
                <w:szCs w:val="15"/>
                <w:lang w:val="en-GB"/>
              </w:rPr>
              <w:t>5</w:t>
            </w:r>
            <w:r w:rsidRPr="00292DEB">
              <w:rPr>
                <w:iCs/>
                <w:sz w:val="15"/>
                <w:szCs w:val="15"/>
                <w:lang w:val="en-GB"/>
              </w:rPr>
              <w:t xml:space="preserve"> months to </w:t>
            </w:r>
            <w:r w:rsidRPr="00292DEB">
              <w:rPr>
                <w:iCs/>
                <w:color w:val="C00000"/>
                <w:sz w:val="15"/>
                <w:szCs w:val="15"/>
                <w:lang w:val="en-GB"/>
              </w:rPr>
              <w:t>1</w:t>
            </w:r>
            <w:r w:rsidRPr="00292DEB">
              <w:rPr>
                <w:iCs/>
                <w:sz w:val="15"/>
                <w:szCs w:val="15"/>
                <w:lang w:val="en-GB"/>
              </w:rPr>
              <w:t xml:space="preserve"> year.</w:t>
            </w:r>
          </w:p>
        </w:tc>
        <w:tc>
          <w:tcPr>
            <w:tcW w:w="167" w:type="pct"/>
          </w:tcPr>
          <w:p w14:paraId="47EF16B8" w14:textId="39904F1E"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5F871C3F" w14:textId="70380D15" w:rsidR="005D0FED" w:rsidRPr="00292DEB" w:rsidRDefault="005D0FED" w:rsidP="00DB7CCE">
            <w:pPr>
              <w:spacing w:line="276" w:lineRule="auto"/>
              <w:rPr>
                <w:rFonts w:cs="Arial"/>
                <w:color w:val="0000FF"/>
                <w:lang w:val="en-US"/>
              </w:rPr>
            </w:pPr>
            <w:r w:rsidRPr="00292DEB">
              <w:rPr>
                <w:rFonts w:cs="Arial"/>
                <w:color w:val="0000FF"/>
                <w:lang w:val="fr-FR"/>
              </w:rPr>
              <w:t>48</w:t>
            </w:r>
          </w:p>
        </w:tc>
        <w:tc>
          <w:tcPr>
            <w:tcW w:w="402" w:type="pct"/>
          </w:tcPr>
          <w:p w14:paraId="6893B17F" w14:textId="315AE101"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387BA90F" w14:textId="77777777" w:rsidTr="005D0FED">
        <w:tc>
          <w:tcPr>
            <w:tcW w:w="193" w:type="pct"/>
          </w:tcPr>
          <w:p w14:paraId="3FE78C83" w14:textId="04AE74FA" w:rsidR="005D0FED" w:rsidRPr="00292DEB" w:rsidRDefault="005D0FED" w:rsidP="00DB7CCE">
            <w:pPr>
              <w:spacing w:line="276" w:lineRule="auto"/>
              <w:jc w:val="left"/>
              <w:rPr>
                <w:rFonts w:cs="Arial"/>
                <w:b/>
                <w:lang w:val="es-ES"/>
              </w:rPr>
            </w:pPr>
            <w:r w:rsidRPr="00292DEB">
              <w:rPr>
                <w:rFonts w:cs="Arial"/>
                <w:lang w:val="en-GB"/>
              </w:rPr>
              <w:t>EL</w:t>
            </w:r>
          </w:p>
        </w:tc>
        <w:tc>
          <w:tcPr>
            <w:tcW w:w="1371" w:type="pct"/>
          </w:tcPr>
          <w:p w14:paraId="6308EE0B" w14:textId="32E991F1" w:rsidR="005D0FED" w:rsidRPr="00292DEB" w:rsidRDefault="005D0FED" w:rsidP="00DB7CCE">
            <w:pPr>
              <w:spacing w:line="276" w:lineRule="auto"/>
              <w:rPr>
                <w:rFonts w:cs="Arial"/>
                <w:color w:val="008000"/>
              </w:rPr>
            </w:pPr>
            <w:r w:rsidRPr="00292DEB">
              <w:rPr>
                <w:rFonts w:cs="Arial"/>
              </w:rPr>
              <w:t>Dieselben wie für Arbeitnehmer.</w:t>
            </w:r>
          </w:p>
        </w:tc>
        <w:tc>
          <w:tcPr>
            <w:tcW w:w="1370" w:type="pct"/>
          </w:tcPr>
          <w:p w14:paraId="072A5369" w14:textId="57AF1121" w:rsidR="005D0FED" w:rsidRPr="00292DEB" w:rsidRDefault="005D0FED" w:rsidP="00DB7CCE">
            <w:pPr>
              <w:pStyle w:val="ListParagraph"/>
              <w:spacing w:after="0"/>
              <w:ind w:left="0"/>
              <w:rPr>
                <w:rFonts w:ascii="Arial" w:eastAsia="Arial" w:hAnsi="Arial" w:cs="Arial"/>
                <w:color w:val="008000"/>
                <w:sz w:val="15"/>
                <w:szCs w:val="15"/>
                <w:lang w:val="fr-BE"/>
              </w:rPr>
            </w:pPr>
            <w:r w:rsidRPr="00292DEB">
              <w:rPr>
                <w:rFonts w:ascii="Arial" w:hAnsi="Arial" w:cs="Arial"/>
                <w:sz w:val="15"/>
                <w:szCs w:val="15"/>
                <w:lang w:val="fr-BE"/>
              </w:rPr>
              <w:t>Mêmes que pour les salariés.</w:t>
            </w:r>
          </w:p>
        </w:tc>
        <w:tc>
          <w:tcPr>
            <w:tcW w:w="1370" w:type="pct"/>
          </w:tcPr>
          <w:p w14:paraId="427CF06A" w14:textId="272FB09A" w:rsidR="005D0FED" w:rsidRPr="00292DEB" w:rsidRDefault="005D0FED" w:rsidP="00DB7CCE">
            <w:pPr>
              <w:pStyle w:val="Normal0"/>
              <w:pBdr>
                <w:top w:val="nil"/>
                <w:left w:val="nil"/>
                <w:bottom w:val="nil"/>
                <w:right w:val="nil"/>
                <w:between w:val="nil"/>
              </w:pBdr>
              <w:spacing w:before="0"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39449EEB" w14:textId="3B9CAC81" w:rsidR="005D0FED" w:rsidRPr="00292DEB" w:rsidRDefault="005D0FED" w:rsidP="00DB7CCE">
            <w:pPr>
              <w:spacing w:line="276" w:lineRule="auto"/>
              <w:rPr>
                <w:rFonts w:cs="Arial"/>
                <w:color w:val="0000FF"/>
              </w:rPr>
            </w:pPr>
            <w:r w:rsidRPr="00292DEB">
              <w:rPr>
                <w:rFonts w:cs="Arial"/>
                <w:color w:val="0000FF"/>
              </w:rPr>
              <w:t>10</w:t>
            </w:r>
          </w:p>
        </w:tc>
        <w:tc>
          <w:tcPr>
            <w:tcW w:w="127" w:type="pct"/>
          </w:tcPr>
          <w:p w14:paraId="1FC80218" w14:textId="523244D0" w:rsidR="005D0FED" w:rsidRPr="00292DEB" w:rsidRDefault="005D0FED" w:rsidP="00DB7CCE">
            <w:pPr>
              <w:spacing w:line="276" w:lineRule="auto"/>
              <w:rPr>
                <w:rFonts w:cs="Arial"/>
                <w:color w:val="0000FF"/>
              </w:rPr>
            </w:pPr>
            <w:r w:rsidRPr="00292DEB">
              <w:rPr>
                <w:rFonts w:cs="Arial"/>
                <w:color w:val="0000FF"/>
                <w:lang w:val="fr-FR"/>
              </w:rPr>
              <w:t>4</w:t>
            </w:r>
            <w:r w:rsidRPr="00292DEB">
              <w:rPr>
                <w:rFonts w:cs="Arial"/>
                <w:color w:val="0000FF"/>
                <w:lang w:val="fr-FR"/>
              </w:rPr>
              <w:t>9</w:t>
            </w:r>
          </w:p>
        </w:tc>
        <w:tc>
          <w:tcPr>
            <w:tcW w:w="402" w:type="pct"/>
          </w:tcPr>
          <w:p w14:paraId="77BA1319" w14:textId="07CE6289" w:rsidR="005D0FED" w:rsidRPr="00292DEB" w:rsidRDefault="005D0FED" w:rsidP="00DB7CCE">
            <w:pPr>
              <w:spacing w:line="276" w:lineRule="auto"/>
              <w:rPr>
                <w:rFonts w:cs="Arial"/>
                <w:color w:val="0000FF"/>
              </w:rPr>
            </w:pPr>
            <w:r w:rsidRPr="00292DEB">
              <w:rPr>
                <w:rFonts w:cs="Arial"/>
                <w:color w:val="0000FF"/>
                <w:lang w:val="en-GB"/>
              </w:rPr>
              <w:t>GREECE</w:t>
            </w:r>
          </w:p>
        </w:tc>
      </w:tr>
      <w:tr w:rsidR="005D0FED" w:rsidRPr="00292DEB" w14:paraId="5182E006" w14:textId="77777777" w:rsidTr="005D0FED">
        <w:tc>
          <w:tcPr>
            <w:tcW w:w="193" w:type="pct"/>
          </w:tcPr>
          <w:p w14:paraId="27198483" w14:textId="01789C83"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065C525E" w14:textId="72310E2E" w:rsidR="005D0FED" w:rsidRPr="00292DEB" w:rsidRDefault="005D0FED" w:rsidP="00DB7CCE">
            <w:pPr>
              <w:pStyle w:val="ListParagraph"/>
              <w:tabs>
                <w:tab w:val="left" w:pos="4962"/>
              </w:tabs>
              <w:suppressAutoHyphens/>
              <w:spacing w:after="0"/>
              <w:ind w:left="0"/>
              <w:rPr>
                <w:rFonts w:ascii="Arial" w:hAnsi="Arial" w:cs="Arial"/>
                <w:color w:val="008000"/>
                <w:sz w:val="15"/>
                <w:szCs w:val="15"/>
                <w:lang w:val="de-DE"/>
              </w:rPr>
            </w:pPr>
            <w:proofErr w:type="spellStart"/>
            <w:r w:rsidRPr="00292DEB">
              <w:rPr>
                <w:rFonts w:ascii="Arial" w:hAnsi="Arial" w:cs="Arial"/>
                <w:sz w:val="15"/>
                <w:szCs w:val="15"/>
              </w:rPr>
              <w:t>Dieselben</w:t>
            </w:r>
            <w:proofErr w:type="spellEnd"/>
            <w:r w:rsidRPr="00292DEB">
              <w:rPr>
                <w:rFonts w:ascii="Arial" w:hAnsi="Arial" w:cs="Arial"/>
                <w:sz w:val="15"/>
                <w:szCs w:val="15"/>
              </w:rPr>
              <w:t xml:space="preserve"> </w:t>
            </w:r>
            <w:proofErr w:type="spellStart"/>
            <w:r w:rsidRPr="00292DEB">
              <w:rPr>
                <w:rFonts w:ascii="Arial" w:hAnsi="Arial" w:cs="Arial"/>
                <w:sz w:val="15"/>
                <w:szCs w:val="15"/>
              </w:rPr>
              <w:t>wie</w:t>
            </w:r>
            <w:proofErr w:type="spellEnd"/>
            <w:r w:rsidRPr="00292DEB">
              <w:rPr>
                <w:rFonts w:ascii="Arial" w:hAnsi="Arial" w:cs="Arial"/>
                <w:sz w:val="15"/>
                <w:szCs w:val="15"/>
              </w:rPr>
              <w:t xml:space="preserve"> für </w:t>
            </w:r>
            <w:proofErr w:type="spellStart"/>
            <w:r w:rsidRPr="00292DEB">
              <w:rPr>
                <w:rFonts w:ascii="Arial" w:hAnsi="Arial" w:cs="Arial"/>
                <w:sz w:val="15"/>
                <w:szCs w:val="15"/>
              </w:rPr>
              <w:t>Arbeitnehmer</w:t>
            </w:r>
            <w:proofErr w:type="spellEnd"/>
            <w:r w:rsidRPr="00292DEB">
              <w:rPr>
                <w:rFonts w:ascii="Arial" w:hAnsi="Arial" w:cs="Arial"/>
                <w:sz w:val="15"/>
                <w:szCs w:val="15"/>
              </w:rPr>
              <w:t>.</w:t>
            </w:r>
          </w:p>
        </w:tc>
        <w:tc>
          <w:tcPr>
            <w:tcW w:w="1370" w:type="pct"/>
          </w:tcPr>
          <w:p w14:paraId="3E2F8C31" w14:textId="5EF9E9D4" w:rsidR="005D0FED" w:rsidRPr="00292DEB" w:rsidRDefault="005D0FED" w:rsidP="00DB7CCE">
            <w:pPr>
              <w:spacing w:line="276" w:lineRule="auto"/>
              <w:rPr>
                <w:rFonts w:eastAsia="Arial" w:cs="Arial"/>
                <w:color w:val="008000"/>
                <w:lang w:val="fr-BE"/>
              </w:rPr>
            </w:pPr>
            <w:r w:rsidRPr="00292DEB">
              <w:rPr>
                <w:rFonts w:cs="Arial"/>
                <w:lang w:val="fr-BE"/>
              </w:rPr>
              <w:t>Mêmes que pour les salariés.</w:t>
            </w:r>
          </w:p>
        </w:tc>
        <w:tc>
          <w:tcPr>
            <w:tcW w:w="1370" w:type="pct"/>
          </w:tcPr>
          <w:p w14:paraId="421568A8" w14:textId="1403EE00"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574EB380" w14:textId="09D9A529" w:rsidR="005D0FED" w:rsidRPr="00292DEB" w:rsidRDefault="005D0FED" w:rsidP="00DB7CCE">
            <w:pPr>
              <w:spacing w:line="276" w:lineRule="auto"/>
              <w:rPr>
                <w:rFonts w:cs="Arial"/>
                <w:color w:val="0000FF"/>
                <w:lang w:val="en-US"/>
              </w:rPr>
            </w:pPr>
            <w:r w:rsidRPr="00292DEB">
              <w:rPr>
                <w:rFonts w:cs="Arial"/>
                <w:color w:val="0000FF"/>
              </w:rPr>
              <w:t>10</w:t>
            </w:r>
          </w:p>
        </w:tc>
        <w:tc>
          <w:tcPr>
            <w:tcW w:w="127" w:type="pct"/>
          </w:tcPr>
          <w:p w14:paraId="6D091551" w14:textId="467F77F5" w:rsidR="005D0FED" w:rsidRPr="00292DEB" w:rsidRDefault="005D0FED" w:rsidP="00DB7CCE">
            <w:pPr>
              <w:spacing w:line="276" w:lineRule="auto"/>
              <w:rPr>
                <w:rFonts w:cs="Arial"/>
                <w:color w:val="0000FF"/>
                <w:lang w:val="en-US"/>
              </w:rPr>
            </w:pPr>
            <w:r w:rsidRPr="00292DEB">
              <w:rPr>
                <w:rFonts w:cs="Arial"/>
                <w:color w:val="0000FF"/>
                <w:lang w:val="fr-FR"/>
              </w:rPr>
              <w:t>50</w:t>
            </w:r>
          </w:p>
        </w:tc>
        <w:tc>
          <w:tcPr>
            <w:tcW w:w="402" w:type="pct"/>
          </w:tcPr>
          <w:p w14:paraId="25D402F9" w14:textId="4582D2FB"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05D56FA2" w14:textId="77777777" w:rsidTr="005D0FED">
        <w:tc>
          <w:tcPr>
            <w:tcW w:w="193" w:type="pct"/>
          </w:tcPr>
          <w:p w14:paraId="701F3FC1" w14:textId="77777777" w:rsidR="005D0FED" w:rsidRPr="00292DEB" w:rsidRDefault="005D0FED" w:rsidP="00DB7CCE">
            <w:pPr>
              <w:spacing w:line="276" w:lineRule="auto"/>
              <w:jc w:val="left"/>
              <w:rPr>
                <w:rFonts w:cs="Arial"/>
                <w:lang w:val="es-ES"/>
              </w:rPr>
            </w:pPr>
            <w:r w:rsidRPr="00292DEB">
              <w:rPr>
                <w:rFonts w:cs="Arial"/>
                <w:lang w:val="es-ES"/>
              </w:rPr>
              <w:t>EL</w:t>
            </w:r>
          </w:p>
          <w:p w14:paraId="79DDB41D" w14:textId="77777777" w:rsidR="005D0FED" w:rsidRPr="00292DEB" w:rsidRDefault="005D0FED" w:rsidP="00DB7CCE">
            <w:pPr>
              <w:spacing w:line="276" w:lineRule="auto"/>
              <w:jc w:val="left"/>
              <w:rPr>
                <w:rFonts w:cs="Arial"/>
                <w:lang w:val="es-ES"/>
              </w:rPr>
            </w:pPr>
            <w:r w:rsidRPr="00292DEB">
              <w:rPr>
                <w:rFonts w:cs="Arial"/>
                <w:lang w:val="es-ES"/>
              </w:rPr>
              <w:t>EL</w:t>
            </w:r>
          </w:p>
          <w:p w14:paraId="4953B70B" w14:textId="77777777" w:rsidR="005D0FED" w:rsidRPr="00292DEB" w:rsidRDefault="005D0FED" w:rsidP="00DB7CCE">
            <w:pPr>
              <w:spacing w:line="276" w:lineRule="auto"/>
              <w:jc w:val="left"/>
              <w:rPr>
                <w:rFonts w:cs="Arial"/>
                <w:lang w:val="es-ES"/>
              </w:rPr>
            </w:pPr>
            <w:r w:rsidRPr="00292DEB">
              <w:rPr>
                <w:rFonts w:cs="Arial"/>
                <w:lang w:val="es-ES"/>
              </w:rPr>
              <w:t>EL</w:t>
            </w:r>
          </w:p>
          <w:p w14:paraId="2BA1FA3D" w14:textId="77777777" w:rsidR="005D0FED" w:rsidRPr="00292DEB" w:rsidRDefault="005D0FED" w:rsidP="00DB7CCE">
            <w:pPr>
              <w:spacing w:line="276" w:lineRule="auto"/>
              <w:jc w:val="left"/>
              <w:rPr>
                <w:rFonts w:cs="Arial"/>
                <w:lang w:val="es-ES"/>
              </w:rPr>
            </w:pPr>
            <w:r w:rsidRPr="00292DEB">
              <w:rPr>
                <w:rFonts w:cs="Arial"/>
                <w:lang w:val="es-ES"/>
              </w:rPr>
              <w:t>EL</w:t>
            </w:r>
          </w:p>
          <w:p w14:paraId="0009B674" w14:textId="77777777" w:rsidR="005D0FED" w:rsidRPr="00292DEB" w:rsidRDefault="005D0FED" w:rsidP="00DB7CCE">
            <w:pPr>
              <w:spacing w:line="276" w:lineRule="auto"/>
              <w:jc w:val="left"/>
              <w:rPr>
                <w:rFonts w:cs="Arial"/>
                <w:lang w:val="es-ES"/>
              </w:rPr>
            </w:pPr>
            <w:r w:rsidRPr="00292DEB">
              <w:rPr>
                <w:rFonts w:cs="Arial"/>
                <w:lang w:val="es-ES"/>
              </w:rPr>
              <w:t>EL</w:t>
            </w:r>
          </w:p>
          <w:p w14:paraId="0FA92DC6" w14:textId="77777777" w:rsidR="005D0FED" w:rsidRPr="00292DEB" w:rsidRDefault="005D0FED" w:rsidP="00DB7CCE">
            <w:pPr>
              <w:spacing w:line="276" w:lineRule="auto"/>
              <w:jc w:val="left"/>
              <w:rPr>
                <w:rFonts w:cs="Arial"/>
                <w:lang w:val="es-ES"/>
              </w:rPr>
            </w:pPr>
            <w:r w:rsidRPr="00292DEB">
              <w:rPr>
                <w:rFonts w:cs="Arial"/>
                <w:lang w:val="es-ES"/>
              </w:rPr>
              <w:t>EL</w:t>
            </w:r>
          </w:p>
          <w:p w14:paraId="684DD028" w14:textId="77777777" w:rsidR="005D0FED" w:rsidRPr="00292DEB" w:rsidRDefault="005D0FED" w:rsidP="00DB7CCE">
            <w:pPr>
              <w:spacing w:line="276" w:lineRule="auto"/>
              <w:jc w:val="left"/>
              <w:rPr>
                <w:rFonts w:cs="Arial"/>
                <w:lang w:val="es-ES"/>
              </w:rPr>
            </w:pPr>
          </w:p>
          <w:p w14:paraId="113589C9" w14:textId="77777777" w:rsidR="005D0FED" w:rsidRPr="00292DEB" w:rsidRDefault="005D0FED" w:rsidP="00DB7CCE">
            <w:pPr>
              <w:spacing w:line="276" w:lineRule="auto"/>
              <w:jc w:val="left"/>
              <w:rPr>
                <w:rFonts w:cs="Arial"/>
                <w:b/>
                <w:lang w:val="es-ES"/>
              </w:rPr>
            </w:pPr>
          </w:p>
        </w:tc>
        <w:tc>
          <w:tcPr>
            <w:tcW w:w="1371" w:type="pct"/>
          </w:tcPr>
          <w:p w14:paraId="063BE167" w14:textId="77777777" w:rsidR="005D0FED" w:rsidRPr="00292DEB" w:rsidRDefault="005D0FED" w:rsidP="00DB7CCE">
            <w:pPr>
              <w:shd w:val="clear" w:color="auto" w:fill="FFFFFF"/>
              <w:spacing w:line="276" w:lineRule="auto"/>
              <w:rPr>
                <w:rFonts w:eastAsia="Arial Narrow" w:cs="Arial"/>
                <w:color w:val="000000"/>
                <w:lang w:eastAsia="en-GB" w:bidi="en-GB"/>
              </w:rPr>
            </w:pPr>
            <w:r w:rsidRPr="00292DEB">
              <w:rPr>
                <w:rFonts w:cs="Arial"/>
              </w:rPr>
              <w:t xml:space="preserve">Gesetz </w:t>
            </w:r>
            <w:r w:rsidRPr="00292DEB">
              <w:rPr>
                <w:rFonts w:eastAsia="Arial Narrow" w:cs="Arial"/>
                <w:color w:val="C00000"/>
                <w:lang w:eastAsia="en-GB" w:bidi="en-GB"/>
              </w:rPr>
              <w:t>4389/</w:t>
            </w:r>
            <w:r w:rsidRPr="00292DEB">
              <w:rPr>
                <w:rFonts w:cs="Arial"/>
                <w:color w:val="C00000"/>
              </w:rPr>
              <w:t>2016</w:t>
            </w:r>
            <w:r w:rsidRPr="00292DEB">
              <w:rPr>
                <w:rFonts w:eastAsia="Arial Narrow" w:cs="Arial"/>
                <w:color w:val="000000"/>
                <w:lang w:eastAsia="en-GB" w:bidi="en-GB"/>
              </w:rPr>
              <w:t xml:space="preserve"> “Dringende Maßnahmen zur Umsetzung der Vereinbarung über Haushaltsziele und Strukturreformen und anderen Maßnahmen” (</w:t>
            </w:r>
            <w:r w:rsidRPr="00292DEB">
              <w:rPr>
                <w:rFonts w:cs="Arial"/>
              </w:rPr>
              <w:t xml:space="preserve">Regierungsamtsblatt </w:t>
            </w:r>
            <w:r w:rsidRPr="00292DEB">
              <w:rPr>
                <w:rFonts w:eastAsia="Arial Narrow" w:cs="Arial"/>
                <w:color w:val="000000"/>
                <w:lang w:eastAsia="en-GB" w:bidi="en-GB"/>
              </w:rPr>
              <w:t xml:space="preserve">Nr. 94, Vol. A), geändert mit Artikel 22 des Gesetzes Nr. </w:t>
            </w:r>
            <w:r w:rsidRPr="00292DEB">
              <w:rPr>
                <w:rFonts w:eastAsia="Arial Narrow" w:cs="Arial"/>
                <w:color w:val="C00000"/>
                <w:lang w:eastAsia="en-GB" w:bidi="en-GB"/>
              </w:rPr>
              <w:t>4445/2016</w:t>
            </w:r>
            <w:r w:rsidRPr="00292DEB">
              <w:rPr>
                <w:rFonts w:cs="Arial"/>
                <w:color w:val="000000"/>
              </w:rPr>
              <w:t xml:space="preserve"> (</w:t>
            </w:r>
            <w:r w:rsidRPr="00292DEB">
              <w:rPr>
                <w:rFonts w:cs="Arial"/>
              </w:rPr>
              <w:t xml:space="preserve">Regierungsamtsblatt </w:t>
            </w:r>
            <w:r w:rsidRPr="00292DEB">
              <w:rPr>
                <w:rFonts w:cs="Arial"/>
                <w:color w:val="000000"/>
              </w:rPr>
              <w:t xml:space="preserve">Nr. 236, Vol. A) Artikel </w:t>
            </w:r>
            <w:r w:rsidRPr="00292DEB">
              <w:rPr>
                <w:rFonts w:eastAsia="Arial Narrow" w:cs="Arial"/>
                <w:color w:val="000000"/>
                <w:lang w:eastAsia="en-GB" w:bidi="en-GB"/>
              </w:rPr>
              <w:t>22 des Gesetzes Nr. 4549/2018 (</w:t>
            </w:r>
            <w:r w:rsidRPr="00292DEB">
              <w:rPr>
                <w:rFonts w:cs="Arial"/>
              </w:rPr>
              <w:t xml:space="preserve">Regierungsamtsblatt </w:t>
            </w:r>
            <w:r w:rsidRPr="00292DEB">
              <w:rPr>
                <w:rFonts w:eastAsia="Arial Narrow" w:cs="Arial"/>
                <w:color w:val="000000"/>
                <w:lang w:eastAsia="en-GB" w:bidi="en-GB"/>
              </w:rPr>
              <w:t>Nr. 105, Vol. A)</w:t>
            </w:r>
            <w:r w:rsidRPr="00292DEB">
              <w:rPr>
                <w:rFonts w:cs="Arial"/>
                <w:color w:val="000000"/>
              </w:rPr>
              <w:t xml:space="preserve"> und Artikel 29 von Gesetz 4659/2020 (</w:t>
            </w:r>
            <w:r w:rsidRPr="00292DEB">
              <w:rPr>
                <w:rFonts w:cs="Arial"/>
              </w:rPr>
              <w:t xml:space="preserve">Regierungsamtsblatt </w:t>
            </w:r>
            <w:r w:rsidRPr="00292DEB">
              <w:rPr>
                <w:rFonts w:eastAsia="Arial Narrow" w:cs="Arial"/>
                <w:color w:val="000000"/>
                <w:lang w:eastAsia="en-GB" w:bidi="en-GB"/>
              </w:rPr>
              <w:t>Nr. 21, Vol. A), Artikel 4, 9 und 15 von Gesetz 4756/2020 (Regierungsamtblatt Nr. 235 Vol. A) und Par. 3 von Artikel 136 des Gesetzes Nr. 4808/2021 (Regierungsamtsblatt Nr. 101, Vol. A).</w:t>
            </w:r>
          </w:p>
          <w:p w14:paraId="4242EDD5" w14:textId="77777777" w:rsidR="005D0FED" w:rsidRPr="00292DEB" w:rsidRDefault="005D0FED" w:rsidP="00DB7CCE">
            <w:pPr>
              <w:shd w:val="clear" w:color="auto" w:fill="FFFFFF"/>
              <w:spacing w:line="276" w:lineRule="auto"/>
              <w:rPr>
                <w:rFonts w:eastAsia="Arial" w:cs="Arial"/>
                <w:color w:val="000000"/>
                <w:lang w:eastAsia="en-GB" w:bidi="en-GB"/>
              </w:rPr>
            </w:pPr>
          </w:p>
          <w:p w14:paraId="1CAACDD0" w14:textId="77777777" w:rsidR="005D0FED" w:rsidRPr="00292DEB" w:rsidRDefault="005D0FED" w:rsidP="00DB7CCE">
            <w:pPr>
              <w:shd w:val="clear" w:color="auto" w:fill="FFFFFF"/>
              <w:spacing w:line="276" w:lineRule="auto"/>
              <w:rPr>
                <w:rFonts w:eastAsia="Arial Narrow" w:cs="Arial"/>
                <w:lang w:bidi="en-GB"/>
              </w:rPr>
            </w:pPr>
            <w:r w:rsidRPr="00292DEB">
              <w:rPr>
                <w:rFonts w:cs="Arial"/>
              </w:rPr>
              <w:t>Beschluss Nr</w:t>
            </w:r>
            <w:r w:rsidRPr="00292DEB">
              <w:rPr>
                <w:rFonts w:eastAsia="Arial Narrow" w:cs="Arial"/>
                <w:color w:val="000000"/>
                <w:lang w:eastAsia="en-GB" w:bidi="en-GB"/>
              </w:rPr>
              <w:t xml:space="preserve">. D13/oik. </w:t>
            </w:r>
            <w:r w:rsidRPr="00292DEB">
              <w:rPr>
                <w:rFonts w:cs="Arial"/>
                <w:color w:val="C00000"/>
              </w:rPr>
              <w:t>53923</w:t>
            </w:r>
            <w:r w:rsidRPr="00292DEB">
              <w:rPr>
                <w:rFonts w:eastAsia="Arial Narrow" w:cs="Arial"/>
                <w:color w:val="000000"/>
                <w:lang w:eastAsia="en-GB" w:bidi="en-GB"/>
              </w:rPr>
              <w:t>/</w:t>
            </w:r>
            <w:r w:rsidRPr="00292DEB">
              <w:rPr>
                <w:rFonts w:cs="Arial"/>
                <w:color w:val="C00000"/>
              </w:rPr>
              <w:t>23-7-2021</w:t>
            </w:r>
            <w:r w:rsidRPr="00292DEB">
              <w:rPr>
                <w:rFonts w:cs="Arial"/>
                <w:color w:val="000000"/>
              </w:rPr>
              <w:t xml:space="preserve"> </w:t>
            </w:r>
            <w:r w:rsidRPr="00292DEB">
              <w:rPr>
                <w:rFonts w:eastAsia="Arial Narrow" w:cs="Arial"/>
                <w:color w:val="000000"/>
                <w:lang w:eastAsia="en-GB" w:bidi="en-GB"/>
              </w:rPr>
              <w:t>(</w:t>
            </w:r>
            <w:r w:rsidRPr="00292DEB">
              <w:rPr>
                <w:rFonts w:eastAsia="Arial Narrow" w:cs="Arial"/>
                <w:lang w:bidi="en-GB"/>
              </w:rPr>
              <w:t xml:space="preserve">Regierungsamtsblatt </w:t>
            </w:r>
            <w:r w:rsidRPr="00292DEB">
              <w:rPr>
                <w:rFonts w:cs="Arial"/>
                <w:color w:val="000000"/>
              </w:rPr>
              <w:t>3359/2021</w:t>
            </w:r>
            <w:r w:rsidRPr="00292DEB">
              <w:rPr>
                <w:rFonts w:eastAsia="Arial Narrow" w:cs="Arial"/>
                <w:color w:val="000000"/>
                <w:lang w:eastAsia="en-GB" w:bidi="en-GB"/>
              </w:rPr>
              <w:t>/</w:t>
            </w:r>
            <w:r w:rsidRPr="00292DEB">
              <w:rPr>
                <w:rFonts w:eastAsia="Arial Narrow" w:cs="Arial"/>
                <w:lang w:bidi="en-GB"/>
              </w:rPr>
              <w:t xml:space="preserve">Ausgabe </w:t>
            </w:r>
            <w:r w:rsidRPr="00292DEB">
              <w:rPr>
                <w:rFonts w:eastAsia="Arial Narrow" w:cs="Arial"/>
                <w:color w:val="000000"/>
                <w:lang w:eastAsia="en-GB" w:bidi="en-GB"/>
              </w:rPr>
              <w:t xml:space="preserve">B’) </w:t>
            </w:r>
            <w:r w:rsidRPr="00292DEB">
              <w:rPr>
                <w:rFonts w:eastAsia="Arial Narrow" w:cs="Arial"/>
                <w:lang w:bidi="en-GB"/>
              </w:rPr>
              <w:t>„Änderung der Bestimmungen und Bedingungen der Einführung des Garantierten Mindestlohnsprogramms“, geändert durch Entscheidung Nr. 97046/06.11.2023 (Regierungsamtsblatt Nr. 6456 Vol. B‘).</w:t>
            </w:r>
          </w:p>
          <w:p w14:paraId="5FA65856" w14:textId="77777777" w:rsidR="005D0FED" w:rsidRPr="00292DEB" w:rsidRDefault="005D0FED" w:rsidP="00DB7CCE">
            <w:pPr>
              <w:shd w:val="clear" w:color="auto" w:fill="FFFFFF"/>
              <w:spacing w:line="276" w:lineRule="auto"/>
              <w:rPr>
                <w:rFonts w:eastAsia="Arial Narrow" w:cs="Arial"/>
                <w:color w:val="000000"/>
                <w:lang w:eastAsia="en-GB" w:bidi="en-GB"/>
              </w:rPr>
            </w:pPr>
          </w:p>
          <w:p w14:paraId="0B97C8CA" w14:textId="77777777" w:rsidR="005D0FED" w:rsidRPr="00292DEB" w:rsidRDefault="005D0FED" w:rsidP="00DB7CCE">
            <w:pPr>
              <w:shd w:val="clear" w:color="auto" w:fill="FFFFFF"/>
              <w:spacing w:line="276" w:lineRule="auto"/>
              <w:rPr>
                <w:rFonts w:eastAsia="Arial" w:cs="Arial"/>
              </w:rPr>
            </w:pPr>
            <w:r w:rsidRPr="00292DEB">
              <w:rPr>
                <w:rFonts w:eastAsia="Arial" w:cs="Arial"/>
              </w:rPr>
              <w:t xml:space="preserve">Artikel 33 von Gesetz </w:t>
            </w:r>
            <w:r w:rsidRPr="00292DEB">
              <w:rPr>
                <w:rFonts w:eastAsia="Arial" w:cs="Arial"/>
                <w:color w:val="C00000"/>
              </w:rPr>
              <w:t>4368/2016</w:t>
            </w:r>
            <w:r w:rsidRPr="00292DEB">
              <w:rPr>
                <w:rFonts w:eastAsia="Arial" w:cs="Arial"/>
              </w:rPr>
              <w:t xml:space="preserve"> (Regierungsamtsblatt A’ 21) und Beschluss Nr. A3 (</w:t>
            </w:r>
            <w:r w:rsidRPr="00292DEB">
              <w:rPr>
                <w:rFonts w:eastAsia="Arial" w:cs="Arial"/>
                <w:lang w:val="en-GB"/>
              </w:rPr>
              <w:t>γ</w:t>
            </w:r>
            <w:r w:rsidRPr="00292DEB">
              <w:rPr>
                <w:rFonts w:eastAsia="Arial" w:cs="Arial"/>
              </w:rPr>
              <w:t>)/</w:t>
            </w:r>
            <w:r w:rsidRPr="00292DEB">
              <w:rPr>
                <w:rFonts w:eastAsia="Arial" w:cs="Arial"/>
                <w:lang w:val="en-GB"/>
              </w:rPr>
              <w:t>ΓΠ</w:t>
            </w:r>
            <w:r w:rsidRPr="00292DEB">
              <w:rPr>
                <w:rFonts w:eastAsia="Arial" w:cs="Arial"/>
              </w:rPr>
              <w:t>/</w:t>
            </w:r>
            <w:proofErr w:type="spellStart"/>
            <w:r w:rsidRPr="00292DEB">
              <w:rPr>
                <w:rFonts w:eastAsia="Arial" w:cs="Arial"/>
                <w:lang w:val="en-GB"/>
              </w:rPr>
              <w:t>οικ</w:t>
            </w:r>
            <w:proofErr w:type="spellEnd"/>
            <w:r w:rsidRPr="00292DEB">
              <w:rPr>
                <w:rFonts w:eastAsia="Arial" w:cs="Arial"/>
              </w:rPr>
              <w:t>.25132 (Regierungsamtsblatt B’ 908) "Vereinbarung zur Zugangssicherung von Unversicherten zum öffentlichen Gesundheitswesen"</w:t>
            </w:r>
          </w:p>
          <w:p w14:paraId="58FEB649" w14:textId="77777777" w:rsidR="005D0FED" w:rsidRPr="00292DEB" w:rsidRDefault="005D0FED" w:rsidP="00DB7CCE">
            <w:pPr>
              <w:shd w:val="clear" w:color="auto" w:fill="FFFFFF"/>
              <w:spacing w:line="276" w:lineRule="auto"/>
              <w:rPr>
                <w:rFonts w:eastAsia="Arial Narrow" w:cs="Arial"/>
                <w:color w:val="000000"/>
                <w:lang w:eastAsia="en-GB" w:bidi="en-GB"/>
              </w:rPr>
            </w:pPr>
          </w:p>
          <w:p w14:paraId="3EA4049B" w14:textId="77777777" w:rsidR="005D0FED" w:rsidRPr="00292DEB" w:rsidRDefault="005D0FED" w:rsidP="00DB7CCE">
            <w:pPr>
              <w:shd w:val="clear" w:color="auto" w:fill="FFFFFF"/>
              <w:spacing w:line="276" w:lineRule="auto"/>
              <w:rPr>
                <w:rFonts w:cs="Arial"/>
              </w:rPr>
            </w:pPr>
            <w:r w:rsidRPr="00292DEB">
              <w:rPr>
                <w:rFonts w:cs="Arial"/>
              </w:rPr>
              <w:t xml:space="preserve">Art. </w:t>
            </w:r>
            <w:r w:rsidRPr="00292DEB">
              <w:rPr>
                <w:rFonts w:cs="Arial"/>
                <w:color w:val="C00000"/>
              </w:rPr>
              <w:t>93</w:t>
            </w:r>
            <w:r w:rsidRPr="00292DEB">
              <w:rPr>
                <w:rFonts w:cs="Arial"/>
              </w:rPr>
              <w:t xml:space="preserve"> von Gesetz Nr. </w:t>
            </w:r>
            <w:r w:rsidRPr="00292DEB">
              <w:rPr>
                <w:rFonts w:cs="Arial"/>
                <w:color w:val="C00000"/>
              </w:rPr>
              <w:t>4387/2016</w:t>
            </w:r>
            <w:r w:rsidRPr="00292DEB">
              <w:rPr>
                <w:rFonts w:cs="Arial"/>
              </w:rPr>
              <w:t xml:space="preserve"> über die </w:t>
            </w:r>
            <w:r w:rsidRPr="00292DEB">
              <w:rPr>
                <w:rFonts w:cs="Arial"/>
                <w:color w:val="008000"/>
              </w:rPr>
              <w:t>Sozialsolidaritätsbeihilfe für unversicherte Ältere</w:t>
            </w:r>
            <w:r w:rsidRPr="00292DEB">
              <w:rPr>
                <w:rFonts w:cs="Arial"/>
                <w:color w:val="C00000"/>
              </w:rPr>
              <w:t xml:space="preserv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w:t>
            </w:r>
          </w:p>
          <w:p w14:paraId="35519257" w14:textId="77777777" w:rsidR="005D0FED" w:rsidRPr="00292DEB" w:rsidRDefault="005D0FED" w:rsidP="00DB7CCE">
            <w:pPr>
              <w:shd w:val="clear" w:color="auto" w:fill="FFFFFF"/>
              <w:spacing w:line="276" w:lineRule="auto"/>
              <w:rPr>
                <w:rFonts w:eastAsia="Arial,Arial Narrow" w:cs="Arial"/>
                <w:color w:val="000000"/>
                <w:lang w:eastAsia="en-GB" w:bidi="en-GB"/>
              </w:rPr>
            </w:pPr>
            <w:r w:rsidRPr="00292DEB">
              <w:rPr>
                <w:rFonts w:cs="Arial"/>
              </w:rPr>
              <w:t xml:space="preserve">Gesetz Nr. </w:t>
            </w:r>
            <w:r w:rsidRPr="00292DEB">
              <w:rPr>
                <w:rFonts w:cs="Arial"/>
                <w:color w:val="C00000"/>
              </w:rPr>
              <w:t>4618/2019</w:t>
            </w:r>
            <w:r w:rsidRPr="00292DEB">
              <w:rPr>
                <w:rFonts w:cs="Arial"/>
              </w:rPr>
              <w:t xml:space="preserve"> vom 10. Juni 2019, Art. 11. </w:t>
            </w:r>
          </w:p>
          <w:p w14:paraId="1567D9E4" w14:textId="77777777" w:rsidR="005D0FED" w:rsidRPr="00292DEB" w:rsidRDefault="005D0FED" w:rsidP="00DB7CCE">
            <w:pPr>
              <w:snapToGrid w:val="0"/>
              <w:spacing w:line="276" w:lineRule="auto"/>
              <w:rPr>
                <w:rFonts w:cs="Arial"/>
                <w:b/>
                <w:color w:val="FF0000"/>
              </w:rPr>
            </w:pPr>
          </w:p>
          <w:p w14:paraId="4C1EC1D7" w14:textId="77777777" w:rsidR="005D0FED" w:rsidRPr="00292DEB" w:rsidRDefault="005D0FED" w:rsidP="00DB7CCE">
            <w:pPr>
              <w:snapToGrid w:val="0"/>
              <w:spacing w:line="276" w:lineRule="auto"/>
              <w:rPr>
                <w:rFonts w:cs="Arial"/>
                <w:b/>
                <w:color w:val="FF0000"/>
              </w:rPr>
            </w:pPr>
            <w:r w:rsidRPr="00292DEB">
              <w:rPr>
                <w:rStyle w:val="longtext"/>
                <w:rFonts w:ascii="Arial" w:hAnsi="Arial" w:cs="Arial"/>
                <w:shd w:val="clear" w:color="auto" w:fill="FFFFFF"/>
                <w:lang w:val="de-DE"/>
              </w:rPr>
              <w:t xml:space="preserve">Gemeinsame Ministerialentscheidung Nr. </w:t>
            </w:r>
            <w:r w:rsidRPr="00292DEB">
              <w:rPr>
                <w:rFonts w:cs="Arial"/>
                <w:color w:val="C00000"/>
              </w:rPr>
              <w:t xml:space="preserve">30105/17-5-2021 </w:t>
            </w:r>
            <w:r w:rsidRPr="00292DEB">
              <w:rPr>
                <w:rFonts w:cs="Arial"/>
              </w:rPr>
              <w:t>(Regierungs-amtsblatt 2156/Vol. II/2021) über Wohngeld.</w:t>
            </w:r>
          </w:p>
          <w:p w14:paraId="52FF2FEB" w14:textId="77777777" w:rsidR="005D0FED" w:rsidRPr="00292DEB" w:rsidRDefault="005D0FED" w:rsidP="00DB7CCE">
            <w:pPr>
              <w:snapToGrid w:val="0"/>
              <w:spacing w:line="276" w:lineRule="auto"/>
              <w:rPr>
                <w:rFonts w:cs="Arial"/>
                <w:b/>
                <w:color w:val="FF0000"/>
              </w:rPr>
            </w:pPr>
          </w:p>
          <w:p w14:paraId="22DE29E8" w14:textId="77777777" w:rsidR="005D0FED" w:rsidRPr="00292DEB" w:rsidRDefault="005D0FED" w:rsidP="00DB7CCE">
            <w:pPr>
              <w:snapToGrid w:val="0"/>
              <w:spacing w:line="276" w:lineRule="auto"/>
              <w:rPr>
                <w:rFonts w:eastAsia="Times New Roman" w:cs="Arial"/>
                <w:lang w:eastAsia="de-DE"/>
              </w:rPr>
            </w:pPr>
            <w:r w:rsidRPr="00292DEB">
              <w:rPr>
                <w:rFonts w:eastAsia="Times New Roman" w:cs="Arial"/>
                <w:lang w:eastAsia="de-DE"/>
              </w:rPr>
              <w:t xml:space="preserve">Verzeichnis der Rechtsakte: </w:t>
            </w:r>
            <w:r w:rsidRPr="00292DEB">
              <w:rPr>
                <w:rFonts w:cs="Arial"/>
              </w:rPr>
              <w:fldChar w:fldCharType="begin"/>
            </w:r>
            <w:r w:rsidRPr="00292DEB">
              <w:rPr>
                <w:rFonts w:cs="Arial"/>
              </w:rPr>
              <w:instrText>HYPERLINK "https://search.et.gr/el/"</w:instrText>
            </w:r>
            <w:r w:rsidRPr="00292DEB">
              <w:rPr>
                <w:rFonts w:cs="Arial"/>
              </w:rPr>
            </w:r>
            <w:r w:rsidRPr="00292DEB">
              <w:rPr>
                <w:rFonts w:cs="Arial"/>
              </w:rPr>
              <w:fldChar w:fldCharType="separate"/>
            </w:r>
            <w:r w:rsidRPr="00292DEB">
              <w:rPr>
                <w:rStyle w:val="Hyperlink"/>
                <w:rFonts w:cs="Arial"/>
              </w:rPr>
              <w:t>https://search.et.gr/el/</w:t>
            </w:r>
            <w:r w:rsidRPr="00292DEB">
              <w:rPr>
                <w:rFonts w:cs="Arial"/>
              </w:rPr>
              <w:fldChar w:fldCharType="end"/>
            </w:r>
          </w:p>
          <w:p w14:paraId="45207740" w14:textId="348C523E" w:rsidR="005D0FED" w:rsidRPr="00292DEB" w:rsidRDefault="005D0FED" w:rsidP="00DB7CCE">
            <w:pPr>
              <w:spacing w:line="276" w:lineRule="auto"/>
              <w:rPr>
                <w:rFonts w:cs="Arial"/>
                <w:color w:val="008000"/>
              </w:rPr>
            </w:pPr>
          </w:p>
        </w:tc>
        <w:tc>
          <w:tcPr>
            <w:tcW w:w="1370" w:type="pct"/>
          </w:tcPr>
          <w:p w14:paraId="3FFA7376" w14:textId="77777777" w:rsidR="005D0FED" w:rsidRPr="00292DEB" w:rsidRDefault="005D0FED" w:rsidP="00DB7CCE">
            <w:pPr>
              <w:shd w:val="clear" w:color="auto" w:fill="FFFFFF"/>
              <w:spacing w:line="276" w:lineRule="auto"/>
              <w:rPr>
                <w:rFonts w:cs="Arial"/>
                <w:lang w:val="fr-BE"/>
              </w:rPr>
            </w:pPr>
            <w:r w:rsidRPr="00292DEB">
              <w:rPr>
                <w:rFonts w:cs="Arial"/>
                <w:lang w:val="fr-BE"/>
              </w:rPr>
              <w:t>Loi nº </w:t>
            </w:r>
            <w:r w:rsidRPr="00292DEB">
              <w:rPr>
                <w:rFonts w:cs="Arial"/>
                <w:color w:val="800000"/>
                <w:lang w:val="fr-BE"/>
              </w:rPr>
              <w:t>4389/2016</w:t>
            </w:r>
            <w:r w:rsidRPr="00292DEB">
              <w:rPr>
                <w:rFonts w:cs="Arial"/>
                <w:lang w:val="fr-BE"/>
              </w:rPr>
              <w:t xml:space="preserve"> « Mesures d’urgence pour la mise en œuvre de l’accord sur les objectifs budgétaires et les réformes structurelles et autres dispositions » (Journal officiel nº 94, vol. A), modifiée par l’article 22 de la loi nº 4445/2016 (Journal officiel nº 236, vol. A), par l’article 22 de la loi n° 4549/2018 (Journal officiel n° 105, vol. A), par l’article 29 de la loi 4659/2020 (Journal officiel n° 21, vol. A) et par les articles 4, 9 et 15 de la loi n° 4756/2020 (Journal officiel n° 235, vol. A) et le paragraphe 3 de l’Article 136 de la Loi 4808/2021 (Journal Officiel nº 101 vol. A). </w:t>
            </w:r>
          </w:p>
          <w:p w14:paraId="062C48F7" w14:textId="77777777" w:rsidR="005D0FED" w:rsidRPr="00292DEB" w:rsidRDefault="005D0FED" w:rsidP="00DB7CCE">
            <w:pPr>
              <w:shd w:val="clear" w:color="auto" w:fill="FFFFFF"/>
              <w:spacing w:line="276" w:lineRule="auto"/>
              <w:rPr>
                <w:rFonts w:eastAsia="Arial Narrow" w:cs="Arial"/>
                <w:color w:val="000000"/>
                <w:lang w:val="fr-BE" w:eastAsia="en-GB" w:bidi="en-GB"/>
              </w:rPr>
            </w:pPr>
          </w:p>
          <w:p w14:paraId="6BF7F010" w14:textId="77777777" w:rsidR="005D0FED" w:rsidRPr="00292DEB" w:rsidRDefault="005D0FED" w:rsidP="00DB7CCE">
            <w:pPr>
              <w:shd w:val="clear" w:color="auto" w:fill="FFFFFF"/>
              <w:spacing w:line="276" w:lineRule="auto"/>
              <w:rPr>
                <w:rFonts w:eastAsia="Arial Narrow" w:cs="Arial"/>
                <w:color w:val="000000"/>
                <w:lang w:val="fr-BE" w:eastAsia="en-GB" w:bidi="en-GB"/>
              </w:rPr>
            </w:pPr>
            <w:r w:rsidRPr="00292DEB">
              <w:rPr>
                <w:rFonts w:eastAsia="Arial Narrow" w:cs="Arial"/>
                <w:color w:val="000000"/>
                <w:lang w:val="fr-BE" w:eastAsia="en-GB" w:bidi="en-GB"/>
              </w:rPr>
              <w:t>Décision n° D13/</w:t>
            </w:r>
            <w:proofErr w:type="spellStart"/>
            <w:r w:rsidRPr="00292DEB">
              <w:rPr>
                <w:rFonts w:eastAsia="Arial Narrow" w:cs="Arial"/>
                <w:color w:val="000000"/>
                <w:lang w:val="fr-BE" w:eastAsia="en-GB" w:bidi="en-GB"/>
              </w:rPr>
              <w:t>oik</w:t>
            </w:r>
            <w:proofErr w:type="spellEnd"/>
            <w:r w:rsidRPr="00292DEB">
              <w:rPr>
                <w:rFonts w:eastAsia="Arial Narrow" w:cs="Arial"/>
                <w:color w:val="000000"/>
                <w:lang w:val="fr-BE" w:eastAsia="en-GB" w:bidi="en-GB"/>
              </w:rPr>
              <w:t xml:space="preserve">. </w:t>
            </w:r>
            <w:r w:rsidRPr="00292DEB">
              <w:rPr>
                <w:rFonts w:eastAsia="Arial Narrow" w:cs="Arial"/>
                <w:color w:val="C00000"/>
                <w:lang w:val="fr-BE" w:eastAsia="en-GB" w:bidi="en-GB"/>
              </w:rPr>
              <w:t>53923/23-7-2021</w:t>
            </w:r>
            <w:r w:rsidRPr="00292DEB">
              <w:rPr>
                <w:rFonts w:eastAsia="Arial Narrow" w:cs="Arial"/>
                <w:color w:val="000000"/>
                <w:lang w:val="fr-BE" w:eastAsia="en-GB" w:bidi="en-GB"/>
              </w:rPr>
              <w:t xml:space="preserve"> (Journal officiel 3359/2021/vol. B) «Modification des termes et conditions de la mise en œuvre du programme de revenu minimum garanti», telle qu’amendée par la décision nº 97046 du 6 novembre 2023 (Journal officiel nº 6456 vol. B)</w:t>
            </w:r>
          </w:p>
          <w:p w14:paraId="21C188D4" w14:textId="77777777" w:rsidR="005D0FED" w:rsidRPr="00292DEB" w:rsidRDefault="005D0FED" w:rsidP="00DB7CCE">
            <w:pPr>
              <w:shd w:val="clear" w:color="auto" w:fill="FFFFFF"/>
              <w:spacing w:line="276" w:lineRule="auto"/>
              <w:rPr>
                <w:rFonts w:eastAsia="Arial" w:cs="Arial"/>
                <w:lang w:val="fr-BE"/>
              </w:rPr>
            </w:pPr>
          </w:p>
          <w:p w14:paraId="18AAFFF7" w14:textId="77777777" w:rsidR="005D0FED" w:rsidRPr="00292DEB" w:rsidRDefault="005D0FED" w:rsidP="00DB7CCE">
            <w:pPr>
              <w:shd w:val="clear" w:color="auto" w:fill="FFFFFF"/>
              <w:spacing w:line="276" w:lineRule="auto"/>
              <w:rPr>
                <w:rFonts w:eastAsia="Arial" w:cs="Arial"/>
                <w:lang w:val="fr-BE"/>
              </w:rPr>
            </w:pPr>
            <w:r w:rsidRPr="00292DEB">
              <w:rPr>
                <w:rFonts w:eastAsia="Arial" w:cs="Arial"/>
                <w:lang w:val="fr-BE"/>
              </w:rPr>
              <w:t>Article 33 de la loi n° </w:t>
            </w:r>
            <w:r w:rsidRPr="00292DEB">
              <w:rPr>
                <w:rFonts w:eastAsia="Arial" w:cs="Arial"/>
                <w:color w:val="C00000"/>
                <w:lang w:val="fr-BE"/>
              </w:rPr>
              <w:t xml:space="preserve">4368/2016 </w:t>
            </w:r>
            <w:r w:rsidRPr="00292DEB">
              <w:rPr>
                <w:rFonts w:eastAsia="Arial" w:cs="Arial"/>
                <w:lang w:val="fr-BE"/>
              </w:rPr>
              <w:t xml:space="preserve">(GG A’ 21) et décision n° A3 (γ)/ΓΠ/οικ.25132 (G GB’ 908) « Dispositions pour garantir l’accès des personnes non assurées au système public de santé ». </w:t>
            </w:r>
          </w:p>
          <w:p w14:paraId="732A5D20" w14:textId="77777777" w:rsidR="005D0FED" w:rsidRPr="00292DEB" w:rsidRDefault="005D0FED" w:rsidP="00DB7CCE">
            <w:pPr>
              <w:shd w:val="clear" w:color="auto" w:fill="FFFFFF"/>
              <w:spacing w:line="276" w:lineRule="auto"/>
              <w:rPr>
                <w:rFonts w:eastAsia="Arial Narrow" w:cs="Arial"/>
                <w:color w:val="000000"/>
                <w:lang w:val="fr-BE" w:eastAsia="en-GB" w:bidi="en-GB"/>
              </w:rPr>
            </w:pPr>
          </w:p>
          <w:p w14:paraId="3B438FE2" w14:textId="77777777" w:rsidR="005D0FED" w:rsidRPr="00292DEB" w:rsidRDefault="005D0FED" w:rsidP="00DB7CCE">
            <w:pPr>
              <w:shd w:val="clear" w:color="auto" w:fill="FFFFFF"/>
              <w:spacing w:line="276" w:lineRule="auto"/>
              <w:rPr>
                <w:rFonts w:eastAsia="Arial" w:cs="Arial"/>
                <w:lang w:val="fr-BE"/>
              </w:rPr>
            </w:pPr>
            <w:r w:rsidRPr="00292DEB">
              <w:rPr>
                <w:rFonts w:eastAsia="Arial" w:cs="Arial"/>
                <w:lang w:val="fr-BE"/>
              </w:rPr>
              <w:t xml:space="preserve">Article </w:t>
            </w:r>
            <w:r w:rsidRPr="00292DEB">
              <w:rPr>
                <w:rFonts w:eastAsia="Arial" w:cs="Arial"/>
                <w:color w:val="C00000"/>
                <w:lang w:val="fr-BE"/>
              </w:rPr>
              <w:t>93</w:t>
            </w:r>
            <w:r w:rsidRPr="00292DEB">
              <w:rPr>
                <w:rFonts w:eastAsia="Arial" w:cs="Arial"/>
                <w:lang w:val="fr-BE"/>
              </w:rPr>
              <w:t xml:space="preserve"> de la loi </w:t>
            </w:r>
            <w:r w:rsidRPr="00292DEB">
              <w:rPr>
                <w:rFonts w:eastAsia="Arial" w:cs="Arial"/>
                <w:color w:val="C00000"/>
                <w:lang w:val="fr-BE"/>
              </w:rPr>
              <w:t>4387/2016</w:t>
            </w:r>
            <w:r w:rsidRPr="00292DEB">
              <w:rPr>
                <w:rFonts w:eastAsia="Arial" w:cs="Arial"/>
                <w:lang w:val="fr-BE"/>
              </w:rPr>
              <w:t xml:space="preserve"> sur </w:t>
            </w:r>
            <w:r w:rsidRPr="00292DEB">
              <w:rPr>
                <w:rFonts w:eastAsia="Arial" w:cs="Arial"/>
                <w:color w:val="008000"/>
                <w:lang w:val="fr-BE"/>
              </w:rPr>
              <w:t>l'allocation de solidarité sociale pour personnes âgées non assurées</w:t>
            </w:r>
            <w:r w:rsidRPr="00292DEB">
              <w:rPr>
                <w:rFonts w:eastAsia="Arial" w:cs="Arial"/>
                <w:lang w:val="fr-BE"/>
              </w:rPr>
              <w:t xml:space="preserve"> (</w:t>
            </w:r>
            <w:r w:rsidRPr="00292DEB">
              <w:rPr>
                <w:rFonts w:eastAsia="Arial" w:cs="Arial"/>
                <w:i/>
                <w:color w:val="008080"/>
                <w:lang w:val="fr-BE"/>
              </w:rPr>
              <w:t>ΕΠΙΔΟΜΑ ΚΟΙΝΩΝΙΚΗΣ ΑΛΛΗΛΕΓΓΥΗΣ ΑΝΑΣΦΑΛΙΣΤΩΝ ΥΠΕΡΗΛΙΚΩΝ</w:t>
            </w:r>
            <w:r w:rsidRPr="00292DEB">
              <w:rPr>
                <w:rFonts w:eastAsia="Arial" w:cs="Arial"/>
                <w:lang w:val="fr-BE"/>
              </w:rPr>
              <w:t>).</w:t>
            </w:r>
          </w:p>
          <w:p w14:paraId="29F3A34D" w14:textId="77777777" w:rsidR="005D0FED" w:rsidRPr="00292DEB" w:rsidRDefault="005D0FED" w:rsidP="00DB7CCE">
            <w:pPr>
              <w:shd w:val="clear" w:color="auto" w:fill="FFFFFF"/>
              <w:spacing w:line="276" w:lineRule="auto"/>
              <w:rPr>
                <w:rFonts w:eastAsia="Arial" w:cs="Arial"/>
                <w:lang w:val="fr-BE"/>
              </w:rPr>
            </w:pPr>
            <w:r w:rsidRPr="00292DEB">
              <w:rPr>
                <w:rFonts w:eastAsia="Arial" w:cs="Arial"/>
                <w:lang w:val="fr-BE"/>
              </w:rPr>
              <w:t>Loi n° 4618/2019 du 10 juin 2019 (art.11).</w:t>
            </w:r>
          </w:p>
          <w:p w14:paraId="02CC7E6B" w14:textId="77777777" w:rsidR="005D0FED" w:rsidRPr="00292DEB" w:rsidRDefault="005D0FED" w:rsidP="00DB7CCE">
            <w:pPr>
              <w:shd w:val="clear" w:color="auto" w:fill="FFFFFF"/>
              <w:spacing w:line="276" w:lineRule="auto"/>
              <w:rPr>
                <w:rFonts w:eastAsia="Arial" w:cs="Arial"/>
                <w:lang w:val="fr-BE"/>
              </w:rPr>
            </w:pPr>
          </w:p>
          <w:p w14:paraId="7A1A803F" w14:textId="77777777" w:rsidR="005D0FED" w:rsidRPr="00292DEB" w:rsidRDefault="005D0FED" w:rsidP="00DB7CCE">
            <w:pPr>
              <w:spacing w:line="276" w:lineRule="auto"/>
              <w:rPr>
                <w:rFonts w:cs="Arial"/>
                <w:lang w:val="fr-BE"/>
              </w:rPr>
            </w:pPr>
            <w:r w:rsidRPr="00292DEB">
              <w:rPr>
                <w:rFonts w:eastAsia="Arial" w:cs="Arial"/>
                <w:lang w:val="fr-BE"/>
              </w:rPr>
              <w:t>Arrêté interministériel n° </w:t>
            </w:r>
            <w:r w:rsidRPr="00292DEB">
              <w:rPr>
                <w:rFonts w:cs="Arial"/>
                <w:color w:val="C00000"/>
                <w:lang w:val="fr-BE"/>
              </w:rPr>
              <w:t>30105/17-5-2021</w:t>
            </w:r>
            <w:r w:rsidRPr="00292DEB">
              <w:rPr>
                <w:rFonts w:cs="Arial"/>
                <w:lang w:val="fr-BE"/>
              </w:rPr>
              <w:t xml:space="preserve"> (Journal officiel 2156/vol. II/2021) relative à l’allocation de logement</w:t>
            </w:r>
            <w:r w:rsidRPr="00292DEB">
              <w:rPr>
                <w:rFonts w:cs="Arial"/>
                <w:color w:val="008000"/>
                <w:lang w:val="fr-BE"/>
              </w:rPr>
              <w:t>.</w:t>
            </w:r>
          </w:p>
          <w:p w14:paraId="65B6E5A0" w14:textId="77777777" w:rsidR="005D0FED" w:rsidRPr="00292DEB" w:rsidRDefault="005D0FED" w:rsidP="00DB7CCE">
            <w:pPr>
              <w:shd w:val="clear" w:color="auto" w:fill="FFFFFF"/>
              <w:spacing w:line="276" w:lineRule="auto"/>
              <w:rPr>
                <w:rFonts w:eastAsia="Arial" w:cs="Arial"/>
                <w:lang w:val="fr-BE"/>
              </w:rPr>
            </w:pPr>
          </w:p>
          <w:p w14:paraId="34941BE5" w14:textId="77777777" w:rsidR="005D0FED" w:rsidRPr="00292DEB" w:rsidRDefault="005D0FED" w:rsidP="00DB7CCE">
            <w:pPr>
              <w:spacing w:line="276" w:lineRule="auto"/>
              <w:rPr>
                <w:rFonts w:cs="Arial"/>
                <w:b/>
                <w:color w:val="FF0000"/>
                <w:lang w:val="fr-BE"/>
              </w:rPr>
            </w:pPr>
          </w:p>
          <w:p w14:paraId="30FEE1D4" w14:textId="77777777" w:rsidR="005D0FED" w:rsidRPr="00292DEB" w:rsidRDefault="005D0FED" w:rsidP="00DB7CCE">
            <w:pPr>
              <w:spacing w:line="276" w:lineRule="auto"/>
              <w:rPr>
                <w:rFonts w:cs="Arial"/>
                <w:bCs/>
                <w:lang w:val="fr-BE"/>
              </w:rPr>
            </w:pPr>
            <w:r w:rsidRPr="00292DEB">
              <w:rPr>
                <w:rFonts w:cs="Arial"/>
                <w:bCs/>
                <w:lang w:val="fr-BE"/>
              </w:rPr>
              <w:t xml:space="preserve">Répertoire des actes juridiques: </w:t>
            </w:r>
            <w:hyperlink r:id="rId32" w:history="1">
              <w:r w:rsidRPr="00292DEB">
                <w:rPr>
                  <w:rStyle w:val="Hyperlink"/>
                  <w:rFonts w:cs="Arial"/>
                  <w:lang w:val="fr-BE"/>
                </w:rPr>
                <w:t>https://search.et.gr/el/</w:t>
              </w:r>
            </w:hyperlink>
          </w:p>
          <w:p w14:paraId="1E3E3810" w14:textId="77777777" w:rsidR="005D0FED" w:rsidRPr="00292DEB" w:rsidRDefault="005D0FED" w:rsidP="00DB7CCE">
            <w:pPr>
              <w:spacing w:line="276" w:lineRule="auto"/>
              <w:rPr>
                <w:rFonts w:eastAsia="Arial" w:cs="Arial"/>
                <w:color w:val="008000"/>
                <w:lang w:val="fr-BE"/>
              </w:rPr>
            </w:pPr>
          </w:p>
        </w:tc>
        <w:tc>
          <w:tcPr>
            <w:tcW w:w="1370" w:type="pct"/>
          </w:tcPr>
          <w:p w14:paraId="6EA2802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E-XI-01-EL</w:t>
            </w:r>
          </w:p>
          <w:p w14:paraId="6B1AC56F"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Law </w:t>
            </w:r>
            <w:r w:rsidRPr="00292DEB">
              <w:rPr>
                <w:color w:val="C00000"/>
                <w:sz w:val="15"/>
                <w:szCs w:val="15"/>
                <w:lang w:val="en-GB"/>
              </w:rPr>
              <w:t>4389/2016</w:t>
            </w:r>
            <w:r w:rsidRPr="00292DEB">
              <w:rPr>
                <w:color w:val="000000"/>
                <w:sz w:val="15"/>
                <w:szCs w:val="15"/>
                <w:lang w:val="en-GB"/>
              </w:rPr>
              <w:t xml:space="preserve"> “</w:t>
            </w:r>
            <w:r w:rsidRPr="00292DEB">
              <w:rPr>
                <w:color w:val="008000"/>
                <w:sz w:val="15"/>
                <w:szCs w:val="15"/>
                <w:lang w:val="en-GB"/>
              </w:rPr>
              <w:t>Urgent provisions on the implementation of the agreement on budgetary objectives and structural reforms and other provision</w:t>
            </w:r>
            <w:r w:rsidRPr="00292DEB">
              <w:rPr>
                <w:color w:val="000000"/>
                <w:sz w:val="15"/>
                <w:szCs w:val="15"/>
                <w:lang w:val="en-GB"/>
              </w:rPr>
              <w:t xml:space="preserve">s” (Government Gazette No 94, Vol. A), as amended with Article 22 of Law </w:t>
            </w:r>
            <w:r w:rsidRPr="00292DEB">
              <w:rPr>
                <w:color w:val="C00000"/>
                <w:sz w:val="15"/>
                <w:szCs w:val="15"/>
                <w:lang w:val="en-GB"/>
              </w:rPr>
              <w:t>4445/2016</w:t>
            </w:r>
            <w:r w:rsidRPr="00292DEB">
              <w:rPr>
                <w:color w:val="000000"/>
                <w:sz w:val="15"/>
                <w:szCs w:val="15"/>
                <w:lang w:val="en-GB"/>
              </w:rPr>
              <w:t xml:space="preserve"> (Government Gazette No 236, Vol. A), Article 22 of Law </w:t>
            </w:r>
            <w:r w:rsidRPr="00292DEB">
              <w:rPr>
                <w:color w:val="C00000"/>
                <w:sz w:val="15"/>
                <w:szCs w:val="15"/>
                <w:lang w:val="en-GB"/>
              </w:rPr>
              <w:t>4549/2018</w:t>
            </w:r>
            <w:r w:rsidRPr="00292DEB">
              <w:rPr>
                <w:color w:val="000000"/>
                <w:sz w:val="15"/>
                <w:szCs w:val="15"/>
                <w:lang w:val="en-GB"/>
              </w:rPr>
              <w:t xml:space="preserve"> (Government Gazette No 105, Vol A), Article 29 of Law </w:t>
            </w:r>
            <w:r w:rsidRPr="00292DEB">
              <w:rPr>
                <w:color w:val="C00000"/>
                <w:sz w:val="15"/>
                <w:szCs w:val="15"/>
                <w:lang w:val="en-GB"/>
              </w:rPr>
              <w:t>4659/2020</w:t>
            </w:r>
            <w:r w:rsidRPr="00292DEB">
              <w:rPr>
                <w:color w:val="000000"/>
                <w:sz w:val="15"/>
                <w:szCs w:val="15"/>
                <w:lang w:val="en-GB"/>
              </w:rPr>
              <w:t xml:space="preserve"> (government Gazette No 21, Vol A), Article 4, 9 and 15 of Law </w:t>
            </w:r>
            <w:r w:rsidRPr="00292DEB">
              <w:rPr>
                <w:color w:val="C00000"/>
                <w:sz w:val="15"/>
                <w:szCs w:val="15"/>
                <w:lang w:val="en-GB"/>
              </w:rPr>
              <w:t>4756/2020</w:t>
            </w:r>
            <w:r w:rsidRPr="00292DEB">
              <w:rPr>
                <w:color w:val="000000"/>
                <w:sz w:val="15"/>
                <w:szCs w:val="15"/>
                <w:lang w:val="en-GB"/>
              </w:rPr>
              <w:t xml:space="preserve"> (Government Gazette No 235 Vol A) and par. 3 of Article 136 of Law 4808/2021 (Government Gazette No 101 Vol A)</w:t>
            </w:r>
          </w:p>
          <w:p w14:paraId="7D1523F0" w14:textId="77777777" w:rsidR="005D0FED" w:rsidRPr="00292DEB" w:rsidRDefault="005D0FED" w:rsidP="00DB7CCE">
            <w:pPr>
              <w:pStyle w:val="Normal0"/>
              <w:pBdr>
                <w:top w:val="nil"/>
                <w:left w:val="nil"/>
                <w:bottom w:val="nil"/>
                <w:right w:val="nil"/>
                <w:between w:val="nil"/>
              </w:pBdr>
              <w:spacing w:before="0" w:after="40"/>
              <w:ind w:hanging="360"/>
              <w:rPr>
                <w:color w:val="000000"/>
                <w:sz w:val="15"/>
                <w:szCs w:val="15"/>
                <w:lang w:val="en-GB"/>
              </w:rPr>
            </w:pPr>
          </w:p>
          <w:p w14:paraId="2F10AEB1"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Decision No. D13/oik.</w:t>
            </w:r>
            <w:r w:rsidRPr="00292DEB">
              <w:rPr>
                <w:color w:val="C00000"/>
                <w:sz w:val="15"/>
                <w:szCs w:val="15"/>
                <w:lang w:val="en-GB"/>
              </w:rPr>
              <w:t>53923/23-7-2021</w:t>
            </w:r>
            <w:r w:rsidRPr="00292DEB">
              <w:rPr>
                <w:color w:val="000000"/>
                <w:sz w:val="15"/>
                <w:szCs w:val="15"/>
                <w:lang w:val="en-GB"/>
              </w:rPr>
              <w:t xml:space="preserve"> (Government Gazette 3359/2021/Volume B’) “</w:t>
            </w:r>
            <w:r w:rsidRPr="00292DEB">
              <w:rPr>
                <w:color w:val="008000"/>
                <w:sz w:val="15"/>
                <w:szCs w:val="15"/>
                <w:lang w:val="en-GB"/>
              </w:rPr>
              <w:t>Amendment of the terms and conditions of the implementation of the Guaranteed Minimum Income Programme</w:t>
            </w:r>
            <w:r w:rsidRPr="00292DEB">
              <w:rPr>
                <w:color w:val="000000"/>
                <w:sz w:val="15"/>
                <w:szCs w:val="15"/>
                <w:lang w:val="en-GB"/>
              </w:rPr>
              <w:t>” as amended by Decision No 97046/6-11-2023 (Government Gazette No 6456 Vol B’)</w:t>
            </w:r>
          </w:p>
          <w:p w14:paraId="2E0A838F"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p>
          <w:p w14:paraId="6465D4D2"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 xml:space="preserve">Article 33 of Law </w:t>
            </w:r>
            <w:r w:rsidRPr="00292DEB">
              <w:rPr>
                <w:color w:val="C00000"/>
                <w:sz w:val="15"/>
                <w:szCs w:val="15"/>
                <w:lang w:val="en-GB"/>
              </w:rPr>
              <w:t>4368/2016</w:t>
            </w:r>
            <w:r w:rsidRPr="00292DEB">
              <w:rPr>
                <w:color w:val="000000"/>
                <w:sz w:val="15"/>
                <w:szCs w:val="15"/>
                <w:lang w:val="en-GB"/>
              </w:rPr>
              <w:t xml:space="preserve"> (Government Gazette A’ 21) and Decision </w:t>
            </w:r>
            <w:proofErr w:type="gramStart"/>
            <w:r w:rsidRPr="00292DEB">
              <w:rPr>
                <w:color w:val="000000"/>
                <w:sz w:val="15"/>
                <w:szCs w:val="15"/>
                <w:lang w:val="en-GB"/>
              </w:rPr>
              <w:t>No.A</w:t>
            </w:r>
            <w:proofErr w:type="gramEnd"/>
            <w:r w:rsidRPr="00292DEB">
              <w:rPr>
                <w:color w:val="000000"/>
                <w:sz w:val="15"/>
                <w:szCs w:val="15"/>
                <w:lang w:val="en-GB"/>
              </w:rPr>
              <w:t>3 (</w:t>
            </w:r>
            <w:r w:rsidRPr="00292DEB">
              <w:rPr>
                <w:color w:val="000000"/>
                <w:sz w:val="15"/>
                <w:szCs w:val="15"/>
              </w:rPr>
              <w:t>γ</w:t>
            </w:r>
            <w:r w:rsidRPr="00292DEB">
              <w:rPr>
                <w:color w:val="000000"/>
                <w:sz w:val="15"/>
                <w:szCs w:val="15"/>
                <w:lang w:val="en-GB"/>
              </w:rPr>
              <w:t>)/</w:t>
            </w:r>
            <w:r w:rsidRPr="00292DEB">
              <w:rPr>
                <w:color w:val="000000"/>
                <w:sz w:val="15"/>
                <w:szCs w:val="15"/>
              </w:rPr>
              <w:t>ΓΠ</w:t>
            </w:r>
            <w:r w:rsidRPr="00292DEB">
              <w:rPr>
                <w:color w:val="000000"/>
                <w:sz w:val="15"/>
                <w:szCs w:val="15"/>
                <w:lang w:val="en-GB"/>
              </w:rPr>
              <w:t>/</w:t>
            </w:r>
            <w:proofErr w:type="spellStart"/>
            <w:r w:rsidRPr="00292DEB">
              <w:rPr>
                <w:color w:val="000000"/>
                <w:sz w:val="15"/>
                <w:szCs w:val="15"/>
              </w:rPr>
              <w:t>οικ</w:t>
            </w:r>
            <w:proofErr w:type="spellEnd"/>
            <w:r w:rsidRPr="00292DEB">
              <w:rPr>
                <w:color w:val="000000"/>
                <w:sz w:val="15"/>
                <w:szCs w:val="15"/>
                <w:lang w:val="en-GB"/>
              </w:rPr>
              <w:t>.25132 (Government Gazette B’ 908) "</w:t>
            </w:r>
            <w:r w:rsidRPr="00292DEB">
              <w:rPr>
                <w:color w:val="008000"/>
                <w:sz w:val="15"/>
                <w:szCs w:val="15"/>
                <w:lang w:val="en-GB"/>
              </w:rPr>
              <w:t>Arrangements for ensuring access of uninsured in the Public Health System</w:t>
            </w:r>
            <w:r w:rsidRPr="00292DEB">
              <w:rPr>
                <w:color w:val="000000"/>
                <w:sz w:val="15"/>
                <w:szCs w:val="15"/>
                <w:lang w:val="en-GB"/>
              </w:rPr>
              <w:t>"</w:t>
            </w:r>
          </w:p>
          <w:p w14:paraId="31A26E42"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p>
          <w:p w14:paraId="3F6C9804"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 xml:space="preserve">Article </w:t>
            </w:r>
            <w:r w:rsidRPr="00292DEB">
              <w:rPr>
                <w:color w:val="C00000"/>
                <w:sz w:val="15"/>
                <w:szCs w:val="15"/>
                <w:lang w:val="en-GB"/>
              </w:rPr>
              <w:t>93</w:t>
            </w:r>
            <w:r w:rsidRPr="00292DEB">
              <w:rPr>
                <w:color w:val="000000"/>
                <w:sz w:val="15"/>
                <w:szCs w:val="15"/>
                <w:lang w:val="en-GB"/>
              </w:rPr>
              <w:t xml:space="preserve"> of law </w:t>
            </w:r>
            <w:r w:rsidRPr="00292DEB">
              <w:rPr>
                <w:color w:val="C00000"/>
                <w:sz w:val="15"/>
                <w:szCs w:val="15"/>
                <w:lang w:val="en-GB"/>
              </w:rPr>
              <w:t xml:space="preserve">4387/2016 on </w:t>
            </w:r>
            <w:r w:rsidRPr="00292DEB">
              <w:rPr>
                <w:color w:val="000000"/>
                <w:sz w:val="15"/>
                <w:szCs w:val="15"/>
                <w:lang w:val="en-GB"/>
              </w:rPr>
              <w:t xml:space="preserve">the </w:t>
            </w: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w:t>
            </w:r>
          </w:p>
          <w:p w14:paraId="4410BA9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4618/2019</w:t>
            </w:r>
            <w:r w:rsidRPr="00292DEB">
              <w:rPr>
                <w:color w:val="000000"/>
                <w:sz w:val="15"/>
                <w:szCs w:val="15"/>
                <w:lang w:val="en-GB"/>
              </w:rPr>
              <w:t xml:space="preserve"> of 10 June 2019, art. 11.</w:t>
            </w:r>
          </w:p>
          <w:p w14:paraId="50D2938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3972CB7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Joint ministerial decision no </w:t>
            </w:r>
            <w:r w:rsidRPr="00292DEB">
              <w:rPr>
                <w:color w:val="C00000"/>
                <w:sz w:val="15"/>
                <w:szCs w:val="15"/>
                <w:lang w:val="en-GB"/>
              </w:rPr>
              <w:t>30105/17-5-2021</w:t>
            </w:r>
            <w:r w:rsidRPr="00292DEB">
              <w:rPr>
                <w:color w:val="000000"/>
                <w:sz w:val="15"/>
                <w:szCs w:val="15"/>
                <w:lang w:val="en-GB"/>
              </w:rPr>
              <w:t xml:space="preserve"> (GG 2156/vol. II/2021) on </w:t>
            </w:r>
            <w:r w:rsidRPr="00292DEB">
              <w:rPr>
                <w:color w:val="008000"/>
                <w:sz w:val="15"/>
                <w:szCs w:val="15"/>
                <w:lang w:val="en-GB"/>
              </w:rPr>
              <w:t>housing allowance.</w:t>
            </w:r>
          </w:p>
          <w:p w14:paraId="03F4156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45E6F334" w14:textId="77777777" w:rsidR="005D0FED" w:rsidRPr="00292DEB" w:rsidRDefault="005D0FED" w:rsidP="00DB7CCE">
            <w:pPr>
              <w:pStyle w:val="Normal0"/>
              <w:pBdr>
                <w:top w:val="nil"/>
                <w:left w:val="nil"/>
                <w:bottom w:val="nil"/>
                <w:right w:val="nil"/>
                <w:between w:val="nil"/>
              </w:pBdr>
              <w:spacing w:after="0"/>
              <w:rPr>
                <w:ins w:id="378" w:author="Author"/>
                <w:color w:val="FF0000"/>
                <w:sz w:val="15"/>
                <w:szCs w:val="15"/>
                <w:lang w:val="en-GB"/>
              </w:rPr>
            </w:pPr>
            <w:r w:rsidRPr="00292DEB">
              <w:rPr>
                <w:color w:val="000000" w:themeColor="text1"/>
                <w:sz w:val="15"/>
                <w:szCs w:val="15"/>
                <w:lang w:val="en-GB"/>
              </w:rPr>
              <w:t xml:space="preserve">Directory of legal acts: </w:t>
            </w:r>
            <w:hyperlink r:id="rId33" w:history="1">
              <w:r w:rsidRPr="00292DEB">
                <w:rPr>
                  <w:rStyle w:val="Hyperlink"/>
                  <w:sz w:val="15"/>
                  <w:szCs w:val="15"/>
                  <w:lang w:val="en-GB"/>
                </w:rPr>
                <w:t>https://search.et.gr/el/</w:t>
              </w:r>
            </w:hyperlink>
            <w:r w:rsidRPr="00292DEB">
              <w:rPr>
                <w:color w:val="FF0000"/>
                <w:sz w:val="15"/>
                <w:szCs w:val="15"/>
                <w:lang w:val="en-GB"/>
              </w:rPr>
              <w:t xml:space="preserve"> </w:t>
            </w:r>
          </w:p>
          <w:p w14:paraId="4208B5DD" w14:textId="3B9217A9"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C09B4CD"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3C84003D" w14:textId="77777777" w:rsidR="005D0FED" w:rsidRPr="00292DEB" w:rsidRDefault="005D0FED" w:rsidP="00DB7CCE">
            <w:pPr>
              <w:spacing w:line="276" w:lineRule="auto"/>
              <w:rPr>
                <w:rFonts w:cs="Arial"/>
                <w:color w:val="0000FF"/>
              </w:rPr>
            </w:pPr>
          </w:p>
        </w:tc>
        <w:tc>
          <w:tcPr>
            <w:tcW w:w="127" w:type="pct"/>
          </w:tcPr>
          <w:p w14:paraId="2B69EEF8" w14:textId="77777777" w:rsidR="005D0FED" w:rsidRPr="00292DEB" w:rsidRDefault="005D0FED" w:rsidP="00DB7CCE">
            <w:pPr>
              <w:spacing w:line="276" w:lineRule="auto"/>
              <w:rPr>
                <w:rFonts w:cs="Arial"/>
                <w:color w:val="0000FF"/>
                <w:lang w:val="fr-FR"/>
              </w:rPr>
            </w:pPr>
            <w:r w:rsidRPr="00292DEB">
              <w:rPr>
                <w:rFonts w:cs="Arial"/>
                <w:color w:val="0000FF"/>
                <w:lang w:val="fr-FR"/>
              </w:rPr>
              <w:t>1</w:t>
            </w:r>
          </w:p>
          <w:p w14:paraId="2D0BDB8E" w14:textId="77777777" w:rsidR="005D0FED" w:rsidRPr="00292DEB" w:rsidRDefault="005D0FED" w:rsidP="00DB7CCE">
            <w:pPr>
              <w:spacing w:line="276" w:lineRule="auto"/>
              <w:rPr>
                <w:rFonts w:cs="Arial"/>
                <w:color w:val="0000FF"/>
              </w:rPr>
            </w:pPr>
          </w:p>
        </w:tc>
        <w:tc>
          <w:tcPr>
            <w:tcW w:w="402" w:type="pct"/>
          </w:tcPr>
          <w:p w14:paraId="1A017969"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6DDCB85" w14:textId="77777777" w:rsidR="005D0FED" w:rsidRPr="00292DEB" w:rsidRDefault="005D0FED" w:rsidP="00DB7CCE">
            <w:pPr>
              <w:spacing w:line="276" w:lineRule="auto"/>
              <w:rPr>
                <w:rFonts w:cs="Arial"/>
                <w:color w:val="0000FF"/>
              </w:rPr>
            </w:pPr>
          </w:p>
        </w:tc>
      </w:tr>
      <w:tr w:rsidR="005D0FED" w:rsidRPr="00292DEB" w14:paraId="3F4C311B" w14:textId="77777777" w:rsidTr="005D0FED">
        <w:tc>
          <w:tcPr>
            <w:tcW w:w="193" w:type="pct"/>
          </w:tcPr>
          <w:p w14:paraId="76812F75" w14:textId="77777777" w:rsidR="005D0FED" w:rsidRPr="00292DEB" w:rsidRDefault="005D0FED" w:rsidP="00DB7CCE">
            <w:pPr>
              <w:spacing w:line="276" w:lineRule="auto"/>
              <w:jc w:val="left"/>
              <w:rPr>
                <w:rFonts w:cs="Arial"/>
                <w:lang w:val="es-ES"/>
              </w:rPr>
            </w:pPr>
            <w:r w:rsidRPr="00292DEB">
              <w:rPr>
                <w:rFonts w:cs="Arial"/>
                <w:lang w:val="es-ES"/>
              </w:rPr>
              <w:t>EL</w:t>
            </w:r>
          </w:p>
          <w:p w14:paraId="55069B7B" w14:textId="77777777" w:rsidR="005D0FED" w:rsidRPr="00292DEB" w:rsidRDefault="005D0FED" w:rsidP="00DB7CCE">
            <w:pPr>
              <w:spacing w:line="276" w:lineRule="auto"/>
              <w:jc w:val="left"/>
              <w:rPr>
                <w:rFonts w:cs="Arial"/>
                <w:lang w:val="es-ES"/>
              </w:rPr>
            </w:pPr>
            <w:r w:rsidRPr="00292DEB">
              <w:rPr>
                <w:rFonts w:cs="Arial"/>
                <w:lang w:val="es-ES"/>
              </w:rPr>
              <w:t>EL</w:t>
            </w:r>
          </w:p>
          <w:p w14:paraId="2B74D0AB" w14:textId="77777777" w:rsidR="005D0FED" w:rsidRPr="00292DEB" w:rsidRDefault="005D0FED" w:rsidP="00DB7CCE">
            <w:pPr>
              <w:spacing w:line="276" w:lineRule="auto"/>
              <w:jc w:val="left"/>
              <w:rPr>
                <w:rFonts w:cs="Arial"/>
                <w:b/>
              </w:rPr>
            </w:pPr>
          </w:p>
        </w:tc>
        <w:tc>
          <w:tcPr>
            <w:tcW w:w="1371" w:type="pct"/>
          </w:tcPr>
          <w:p w14:paraId="3D2A605A" w14:textId="77777777" w:rsidR="005D0FED" w:rsidRPr="00292DEB" w:rsidRDefault="005D0FED" w:rsidP="00DB7CCE">
            <w:pPr>
              <w:spacing w:line="276" w:lineRule="auto"/>
              <w:rPr>
                <w:rFonts w:cs="Arial"/>
              </w:rPr>
            </w:pPr>
            <w:r w:rsidRPr="00292DEB">
              <w:rPr>
                <w:rFonts w:cs="Arial"/>
              </w:rPr>
              <w:t xml:space="preserve">Die </w:t>
            </w: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cs="Arial"/>
              </w:rPr>
              <w:t xml:space="preserve"> ist ein steuerfinanziertes Sozialhilfeprogramm für Haushalte, die in extremer Armut leben und ergänzt die Vorschriften zur über Bekämpfung der Armut und sozialen Ausgrenzung. Das Programm besteht aus:</w:t>
            </w:r>
          </w:p>
          <w:p w14:paraId="1DBF2A79" w14:textId="77777777" w:rsidR="005D0FED" w:rsidRPr="00292DEB" w:rsidRDefault="005D0FED" w:rsidP="00DB7CCE">
            <w:pPr>
              <w:numPr>
                <w:ilvl w:val="0"/>
                <w:numId w:val="40"/>
              </w:numPr>
              <w:spacing w:line="276" w:lineRule="auto"/>
              <w:contextualSpacing/>
              <w:rPr>
                <w:rFonts w:cs="Arial"/>
              </w:rPr>
            </w:pPr>
            <w:r w:rsidRPr="00292DEB">
              <w:rPr>
                <w:rFonts w:cs="Arial"/>
              </w:rPr>
              <w:lastRenderedPageBreak/>
              <w:t>Einkommenszuschüsse: Barleistungen an eine Empfängereinheit</w:t>
            </w:r>
          </w:p>
          <w:p w14:paraId="49CD2C43" w14:textId="77777777" w:rsidR="005D0FED" w:rsidRPr="00292DEB" w:rsidRDefault="005D0FED" w:rsidP="00DB7CCE">
            <w:pPr>
              <w:numPr>
                <w:ilvl w:val="0"/>
                <w:numId w:val="40"/>
              </w:numPr>
              <w:spacing w:line="276" w:lineRule="auto"/>
              <w:contextualSpacing/>
              <w:rPr>
                <w:rFonts w:cs="Arial"/>
              </w:rPr>
            </w:pPr>
            <w:r w:rsidRPr="00292DEB">
              <w:rPr>
                <w:rFonts w:cs="Arial"/>
              </w:rPr>
              <w:t>Ergänzende entsprechende Sozialleistungen, Leistungen und Waren für Mitglieder eines Haushalts, wenn sie die Kriterien zur Inklusion in das jeweilige Programm erfüllen:</w:t>
            </w:r>
          </w:p>
          <w:p w14:paraId="5F27EB0B" w14:textId="77777777" w:rsidR="005D0FED" w:rsidRPr="00292DEB" w:rsidRDefault="005D0FED" w:rsidP="00DB7CCE">
            <w:pPr>
              <w:numPr>
                <w:ilvl w:val="0"/>
                <w:numId w:val="41"/>
              </w:numPr>
              <w:spacing w:line="276" w:lineRule="auto"/>
              <w:contextualSpacing/>
              <w:rPr>
                <w:rFonts w:cs="Arial"/>
              </w:rPr>
            </w:pPr>
            <w:r w:rsidRPr="00292DEB">
              <w:rPr>
                <w:rFonts w:cs="Arial"/>
              </w:rPr>
              <w:t>kostenlose medizinische Behandlung von Personen, die keinen Anspruch auf Gesundheitsleistungen einer Sozialversicherungsinstitution haben;</w:t>
            </w:r>
          </w:p>
          <w:p w14:paraId="1970E3A2" w14:textId="77777777" w:rsidR="005D0FED" w:rsidRPr="00292DEB" w:rsidRDefault="005D0FED" w:rsidP="00DB7CCE">
            <w:pPr>
              <w:numPr>
                <w:ilvl w:val="0"/>
                <w:numId w:val="41"/>
              </w:numPr>
              <w:spacing w:line="276" w:lineRule="auto"/>
              <w:contextualSpacing/>
              <w:rPr>
                <w:rFonts w:cs="Arial"/>
              </w:rPr>
            </w:pPr>
            <w:r w:rsidRPr="00292DEB">
              <w:rPr>
                <w:rFonts w:cs="Arial"/>
              </w:rPr>
              <w:t>Verweisung und Inklusion in die Sozialhilfe und Hilfsstrukturen und Leistungen;</w:t>
            </w:r>
          </w:p>
          <w:p w14:paraId="1AD98124" w14:textId="77777777" w:rsidR="005D0FED" w:rsidRPr="00292DEB" w:rsidRDefault="005D0FED" w:rsidP="00DB7CCE">
            <w:pPr>
              <w:numPr>
                <w:ilvl w:val="0"/>
                <w:numId w:val="41"/>
              </w:numPr>
              <w:spacing w:line="276" w:lineRule="auto"/>
              <w:contextualSpacing/>
              <w:rPr>
                <w:rFonts w:cs="Arial"/>
              </w:rPr>
            </w:pPr>
            <w:r w:rsidRPr="00292DEB">
              <w:rPr>
                <w:rFonts w:cs="Arial"/>
              </w:rPr>
              <w:t>Inklusion in die Programme und Sozialstrukturen zur Armutsbekämpfung;</w:t>
            </w:r>
          </w:p>
          <w:p w14:paraId="253BF9E7" w14:textId="77777777" w:rsidR="005D0FED" w:rsidRPr="00292DEB" w:rsidRDefault="005D0FED" w:rsidP="00DB7CCE">
            <w:pPr>
              <w:numPr>
                <w:ilvl w:val="0"/>
                <w:numId w:val="41"/>
              </w:numPr>
              <w:spacing w:line="276" w:lineRule="auto"/>
              <w:contextualSpacing/>
              <w:rPr>
                <w:rFonts w:cs="Arial"/>
              </w:rPr>
            </w:pPr>
            <w:r w:rsidRPr="00292DEB">
              <w:rPr>
                <w:rFonts w:cs="Arial"/>
              </w:rPr>
              <w:t>Inklusion in Programme, die vom ESF+/Fonds für die Europäische Unterstützung der Bedürftigsten eingereichtet wurden;</w:t>
            </w:r>
          </w:p>
          <w:p w14:paraId="08EED2C3" w14:textId="77777777" w:rsidR="005D0FED" w:rsidRPr="00292DEB" w:rsidRDefault="005D0FED" w:rsidP="00DB7CCE">
            <w:pPr>
              <w:numPr>
                <w:ilvl w:val="0"/>
                <w:numId w:val="41"/>
              </w:numPr>
              <w:spacing w:line="276" w:lineRule="auto"/>
              <w:contextualSpacing/>
              <w:rPr>
                <w:rFonts w:cs="Arial"/>
              </w:rPr>
            </w:pPr>
            <w:r w:rsidRPr="00292DEB">
              <w:rPr>
                <w:rFonts w:cs="Arial"/>
              </w:rPr>
              <w:t>Sozialtarif von Stromversorgern;</w:t>
            </w:r>
          </w:p>
          <w:p w14:paraId="4D182D06" w14:textId="77777777" w:rsidR="005D0FED" w:rsidRPr="00292DEB" w:rsidRDefault="005D0FED" w:rsidP="00DB7CCE">
            <w:pPr>
              <w:numPr>
                <w:ilvl w:val="0"/>
                <w:numId w:val="41"/>
              </w:numPr>
              <w:spacing w:line="276" w:lineRule="auto"/>
              <w:contextualSpacing/>
              <w:rPr>
                <w:rFonts w:cs="Arial"/>
              </w:rPr>
            </w:pPr>
            <w:r w:rsidRPr="00292DEB">
              <w:rPr>
                <w:rFonts w:cs="Arial"/>
              </w:rPr>
              <w:t xml:space="preserve">Sozialtarif von Wasserversorgern; </w:t>
            </w:r>
          </w:p>
          <w:p w14:paraId="33842323" w14:textId="77777777" w:rsidR="005D0FED" w:rsidRPr="00292DEB" w:rsidRDefault="005D0FED" w:rsidP="00DB7CCE">
            <w:pPr>
              <w:numPr>
                <w:ilvl w:val="0"/>
                <w:numId w:val="41"/>
              </w:numPr>
              <w:spacing w:line="276" w:lineRule="auto"/>
              <w:contextualSpacing/>
              <w:rPr>
                <w:rFonts w:cs="Arial"/>
              </w:rPr>
            </w:pPr>
            <w:r w:rsidRPr="00292DEB">
              <w:rPr>
                <w:rFonts w:cs="Arial"/>
              </w:rPr>
              <w:t>Sozialtarif für Gemeindeabgaben und Gebühren von kommunalen Betrieben (z. B. besondere Rechnung für bedürtige Gruppen).</w:t>
            </w:r>
          </w:p>
          <w:p w14:paraId="6F44B507" w14:textId="77777777" w:rsidR="005D0FED" w:rsidRPr="00292DEB" w:rsidRDefault="005D0FED" w:rsidP="00DB7CCE">
            <w:pPr>
              <w:numPr>
                <w:ilvl w:val="0"/>
                <w:numId w:val="42"/>
              </w:numPr>
              <w:spacing w:line="276" w:lineRule="auto"/>
              <w:contextualSpacing/>
              <w:rPr>
                <w:rFonts w:cs="Arial"/>
              </w:rPr>
            </w:pPr>
            <w:r w:rsidRPr="00292DEB">
              <w:rPr>
                <w:rFonts w:cs="Arial"/>
              </w:rPr>
              <w:t>Aktivierungsleistungen: Unterstützung von Leistungsempfängern, sofern sie arbeitsfähig sind, bei Maßnahmen mit dem Ziel der Integration oder Reintegration in den Arbeitsmarkt, wie u. a.:</w:t>
            </w:r>
          </w:p>
          <w:p w14:paraId="39E1BA0A" w14:textId="77777777" w:rsidR="005D0FED" w:rsidRPr="00292DEB" w:rsidRDefault="005D0FED" w:rsidP="00DB7CCE">
            <w:pPr>
              <w:numPr>
                <w:ilvl w:val="0"/>
                <w:numId w:val="43"/>
              </w:numPr>
              <w:spacing w:line="276" w:lineRule="auto"/>
              <w:contextualSpacing/>
              <w:rPr>
                <w:rFonts w:cs="Arial"/>
              </w:rPr>
            </w:pPr>
            <w:r w:rsidRPr="00292DEB">
              <w:rPr>
                <w:rFonts w:cs="Arial"/>
              </w:rPr>
              <w:t>Annahme von angebotenen Arbeitsplätzen;</w:t>
            </w:r>
          </w:p>
          <w:p w14:paraId="23AAEC13" w14:textId="77777777" w:rsidR="005D0FED" w:rsidRPr="00292DEB" w:rsidRDefault="005D0FED" w:rsidP="00DB7CCE">
            <w:pPr>
              <w:numPr>
                <w:ilvl w:val="0"/>
                <w:numId w:val="43"/>
              </w:numPr>
              <w:spacing w:line="276" w:lineRule="auto"/>
              <w:contextualSpacing/>
              <w:rPr>
                <w:rFonts w:cs="Arial"/>
              </w:rPr>
            </w:pPr>
            <w:r w:rsidRPr="00292DEB">
              <w:rPr>
                <w:rFonts w:cs="Arial"/>
              </w:rPr>
              <w:t>Teilnahme an kommunalen Arbeitsprogrammen;</w:t>
            </w:r>
          </w:p>
          <w:p w14:paraId="6F2F5197" w14:textId="77777777" w:rsidR="005D0FED" w:rsidRPr="00292DEB" w:rsidRDefault="005D0FED" w:rsidP="00DB7CCE">
            <w:pPr>
              <w:numPr>
                <w:ilvl w:val="0"/>
                <w:numId w:val="43"/>
              </w:numPr>
              <w:spacing w:line="276" w:lineRule="auto"/>
              <w:contextualSpacing/>
              <w:rPr>
                <w:rFonts w:cs="Arial"/>
              </w:rPr>
            </w:pPr>
            <w:r w:rsidRPr="00292DEB">
              <w:rPr>
                <w:rFonts w:cs="Arial"/>
              </w:rPr>
              <w:t>Teilnahme an berufsbildenden Ausbildungsprogrammen;</w:t>
            </w:r>
          </w:p>
          <w:p w14:paraId="055A1302" w14:textId="77777777" w:rsidR="005D0FED" w:rsidRPr="00292DEB" w:rsidRDefault="005D0FED" w:rsidP="00DB7CCE">
            <w:pPr>
              <w:numPr>
                <w:ilvl w:val="0"/>
                <w:numId w:val="43"/>
              </w:numPr>
              <w:spacing w:line="276" w:lineRule="auto"/>
              <w:contextualSpacing/>
              <w:rPr>
                <w:rFonts w:cs="Arial"/>
              </w:rPr>
            </w:pPr>
            <w:r w:rsidRPr="00292DEB">
              <w:rPr>
                <w:rFonts w:cs="Arial"/>
              </w:rPr>
              <w:t>Teilnahme an Lehre- und Praktikaprogrammen;</w:t>
            </w:r>
          </w:p>
          <w:p w14:paraId="6B97DEA8" w14:textId="77777777" w:rsidR="005D0FED" w:rsidRPr="00292DEB" w:rsidRDefault="005D0FED" w:rsidP="00DB7CCE">
            <w:pPr>
              <w:numPr>
                <w:ilvl w:val="0"/>
                <w:numId w:val="43"/>
              </w:numPr>
              <w:spacing w:line="276" w:lineRule="auto"/>
              <w:contextualSpacing/>
              <w:rPr>
                <w:rFonts w:cs="Arial"/>
              </w:rPr>
            </w:pPr>
            <w:r w:rsidRPr="00292DEB">
              <w:rPr>
                <w:rFonts w:cs="Arial"/>
              </w:rPr>
              <w:t>Integration oder Reintegration in Ausbildungssystem und in den zweiten Bildungsweg.</w:t>
            </w:r>
          </w:p>
          <w:p w14:paraId="3C45D64E" w14:textId="77777777" w:rsidR="005D0FED" w:rsidRPr="00292DEB" w:rsidRDefault="005D0FED" w:rsidP="00DB7CCE">
            <w:pPr>
              <w:spacing w:line="276" w:lineRule="auto"/>
              <w:rPr>
                <w:rFonts w:cs="Arial"/>
              </w:rPr>
            </w:pPr>
          </w:p>
          <w:p w14:paraId="5E3B512A" w14:textId="77777777" w:rsidR="005D0FED" w:rsidRPr="00292DEB" w:rsidRDefault="005D0FED" w:rsidP="00DB7CCE">
            <w:pPr>
              <w:spacing w:line="276" w:lineRule="auto"/>
              <w:rPr>
                <w:rFonts w:cs="Arial"/>
              </w:rPr>
            </w:pPr>
            <w:r w:rsidRPr="00292DEB">
              <w:rPr>
                <w:rFonts w:cs="Arial"/>
              </w:rPr>
              <w:t>Das Programm wird zentral verwaltet und der Anspruch basiert auf subjektivem Recht.</w:t>
            </w:r>
          </w:p>
          <w:p w14:paraId="24A5A881" w14:textId="77777777" w:rsidR="005D0FED" w:rsidRPr="00292DEB" w:rsidRDefault="005D0FED" w:rsidP="00DB7CCE">
            <w:pPr>
              <w:spacing w:line="276" w:lineRule="auto"/>
              <w:rPr>
                <w:rFonts w:cs="Arial"/>
              </w:rPr>
            </w:pPr>
            <w:r w:rsidRPr="00292DEB">
              <w:rPr>
                <w:rFonts w:cs="Arial"/>
              </w:rPr>
              <w:t>In der Gesetzgebung ist keine spezifische Definition der Anspruchsberechtigung (oder einer „bedürftigen Person“ oder von „Mangel an ausreichenden Mitteln“) enthalten. Es gibt nur Kriterien der Anspruchsberechtigung.</w:t>
            </w:r>
          </w:p>
          <w:p w14:paraId="023E1417" w14:textId="77777777" w:rsidR="005D0FED" w:rsidRPr="00292DEB" w:rsidRDefault="005D0FED" w:rsidP="00DB7CCE">
            <w:pPr>
              <w:spacing w:line="276" w:lineRule="auto"/>
              <w:rPr>
                <w:rFonts w:cs="Arial"/>
              </w:rPr>
            </w:pPr>
            <w:r w:rsidRPr="00292DEB">
              <w:rPr>
                <w:rFonts w:cs="Arial"/>
              </w:rPr>
              <w:t xml:space="preserve">Die Höhe der Mindestressourcen, die das </w:t>
            </w:r>
            <w:r w:rsidRPr="00292DEB">
              <w:rPr>
                <w:rFonts w:cs="Arial"/>
                <w:color w:val="008000"/>
              </w:rPr>
              <w:t xml:space="preserve">GMI </w:t>
            </w:r>
            <w:r w:rsidRPr="00292DEB">
              <w:rPr>
                <w:rFonts w:cs="Arial"/>
              </w:rPr>
              <w:t>sicherstellen soll, hängt vom Gesamthaushalt des Programms und einer Schätzung des Grenzwerts der extremen Armut ab.</w:t>
            </w:r>
          </w:p>
          <w:p w14:paraId="229564D0" w14:textId="77777777" w:rsidR="005D0FED" w:rsidRPr="00292DEB" w:rsidRDefault="005D0FED" w:rsidP="00DB7CCE">
            <w:pPr>
              <w:spacing w:line="276" w:lineRule="auto"/>
              <w:rPr>
                <w:rFonts w:cs="Arial"/>
              </w:rPr>
            </w:pPr>
            <w:r w:rsidRPr="00292DEB">
              <w:rPr>
                <w:rFonts w:cs="Arial"/>
              </w:rPr>
              <w:t>Der erhaltene Betrag richtet sich nach dem tatsächlichen Gesamteinkommen aller Haushaltsmitglieder.</w:t>
            </w:r>
          </w:p>
          <w:p w14:paraId="58494AB7" w14:textId="77777777" w:rsidR="005D0FED" w:rsidRPr="00292DEB" w:rsidRDefault="005D0FED" w:rsidP="00DB7CCE">
            <w:pPr>
              <w:pStyle w:val="Normal0"/>
              <w:pBdr>
                <w:top w:val="nil"/>
                <w:left w:val="nil"/>
                <w:bottom w:val="nil"/>
                <w:right w:val="nil"/>
                <w:between w:val="nil"/>
              </w:pBdr>
              <w:spacing w:before="0" w:after="0" w:line="276" w:lineRule="auto"/>
              <w:rPr>
                <w:color w:val="000000"/>
                <w:sz w:val="15"/>
                <w:szCs w:val="15"/>
                <w:lang w:val="de-DE"/>
              </w:rPr>
            </w:pPr>
            <w:r w:rsidRPr="00292DEB">
              <w:rPr>
                <w:color w:val="000000"/>
                <w:sz w:val="15"/>
                <w:szCs w:val="15"/>
                <w:lang w:val="de-DE"/>
              </w:rPr>
              <w:t xml:space="preserve">Der Anspruch auf GMI hängt nicht davon ab, dass die Empfänger nicht erwerbstätig sind. Der Anspruch auf GMI an sich begründet keinen Anspruch auf andere Leistungen, ist jedoch eine Voraussetzung für die Aufnahme in Programme, die im Rahmen des ESF+/des </w:t>
            </w:r>
            <w:r w:rsidRPr="00292DEB">
              <w:rPr>
                <w:sz w:val="15"/>
                <w:szCs w:val="15"/>
                <w:lang w:val="de-DE"/>
              </w:rPr>
              <w:t xml:space="preserve">Fonds für die Europäische Unterstützung der Bedürftigsten </w:t>
            </w:r>
            <w:r w:rsidRPr="00292DEB">
              <w:rPr>
                <w:color w:val="000000"/>
                <w:sz w:val="15"/>
                <w:szCs w:val="15"/>
                <w:lang w:val="de-DE"/>
              </w:rPr>
              <w:t>durchgeführt werden.</w:t>
            </w:r>
          </w:p>
          <w:p w14:paraId="0EC44672" w14:textId="77777777" w:rsidR="005D0FED" w:rsidRPr="00292DEB" w:rsidRDefault="005D0FED" w:rsidP="00DB7CCE">
            <w:pPr>
              <w:pStyle w:val="Normal0"/>
              <w:pBdr>
                <w:top w:val="nil"/>
                <w:left w:val="nil"/>
                <w:bottom w:val="nil"/>
                <w:right w:val="nil"/>
                <w:between w:val="nil"/>
              </w:pBdr>
              <w:spacing w:before="0" w:after="0" w:line="276" w:lineRule="auto"/>
              <w:rPr>
                <w:color w:val="000000"/>
                <w:sz w:val="15"/>
                <w:szCs w:val="15"/>
                <w:lang w:val="de-DE"/>
              </w:rPr>
            </w:pPr>
          </w:p>
          <w:p w14:paraId="1ACF2F79" w14:textId="77777777" w:rsidR="005D0FED" w:rsidRPr="00292DEB" w:rsidRDefault="005D0FED" w:rsidP="00DB7CCE">
            <w:pPr>
              <w:pStyle w:val="Normal0"/>
              <w:pBdr>
                <w:top w:val="nil"/>
                <w:left w:val="nil"/>
                <w:bottom w:val="nil"/>
                <w:right w:val="nil"/>
                <w:between w:val="nil"/>
              </w:pBdr>
              <w:spacing w:before="0" w:after="0" w:line="276" w:lineRule="auto"/>
              <w:rPr>
                <w:color w:val="000000"/>
                <w:sz w:val="15"/>
                <w:szCs w:val="15"/>
                <w:lang w:val="de-DE"/>
              </w:rPr>
            </w:pPr>
            <w:r w:rsidRPr="00292DEB">
              <w:rPr>
                <w:color w:val="000000"/>
                <w:sz w:val="15"/>
                <w:szCs w:val="15"/>
                <w:lang w:val="de-DE"/>
              </w:rPr>
              <w:t>Die Begünstigten müssen die entsprechende Meldung für die Erbringung von Dienstleistungen mit individuellem Ansatz (mehrdimensionale Bedarfsbewertung) akzeptieren und beantworten. Erwerbsfähige Personen im erwerbsfähigen Alter sind verpflichtet, an aktiven arbeitsmarktpolitischen Maßnahmen teilzunehmen.</w:t>
            </w:r>
          </w:p>
          <w:p w14:paraId="195D074E" w14:textId="77777777" w:rsidR="005D0FED" w:rsidRPr="00292DEB" w:rsidRDefault="005D0FED" w:rsidP="00DB7CCE">
            <w:pPr>
              <w:spacing w:line="276" w:lineRule="auto"/>
              <w:rPr>
                <w:rFonts w:cs="Arial"/>
              </w:rPr>
            </w:pPr>
          </w:p>
          <w:p w14:paraId="20EE06B7" w14:textId="77777777" w:rsidR="005D0FED" w:rsidRPr="00292DEB" w:rsidRDefault="005D0FED" w:rsidP="00DB7CCE">
            <w:pPr>
              <w:spacing w:line="276" w:lineRule="auto"/>
              <w:rPr>
                <w:rFonts w:cs="Arial"/>
              </w:rPr>
            </w:pPr>
            <w:r w:rsidRPr="00292DEB">
              <w:rPr>
                <w:rFonts w:cs="Arial"/>
              </w:rPr>
              <w:t xml:space="preserve">Die </w:t>
            </w: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die unversicherten Personen ab dem </w:t>
            </w:r>
            <w:r w:rsidRPr="00292DEB">
              <w:rPr>
                <w:rFonts w:cs="Arial"/>
                <w:color w:val="C00000"/>
              </w:rPr>
              <w:t>67.</w:t>
            </w:r>
            <w:r w:rsidRPr="00292DEB">
              <w:rPr>
                <w:rFonts w:cs="Arial"/>
              </w:rPr>
              <w:t xml:space="preserve"> Lebensjahr durch die Organisation für Sozialleistungen</w:t>
            </w:r>
            <w:r w:rsidRPr="00292DEB">
              <w:rPr>
                <w:rFonts w:cs="Arial"/>
                <w:color w:val="C00000"/>
              </w:rPr>
              <w:t xml:space="preserve"> </w:t>
            </w:r>
            <w:r w:rsidRPr="00292DEB">
              <w:rPr>
                <w:rFonts w:cs="Arial"/>
                <w:color w:val="008000"/>
              </w:rPr>
              <w:t>OPEKA</w:t>
            </w:r>
            <w:r w:rsidRPr="00292DEB">
              <w:rPr>
                <w:rFonts w:cs="Arial"/>
              </w:rPr>
              <w:t xml:space="preserve"> gewährt wird. Die Beihilfe wird zentral verwaltet und der Anspruch basiert auf subjektivem Recht.Für die Zahlung der Beihilfe wird das Budget von </w:t>
            </w:r>
            <w:r w:rsidRPr="00292DEB">
              <w:rPr>
                <w:rFonts w:cs="Arial"/>
                <w:color w:val="008000"/>
              </w:rPr>
              <w:t>OPEKA</w:t>
            </w:r>
            <w:r w:rsidRPr="00292DEB">
              <w:rPr>
                <w:rFonts w:cs="Arial"/>
              </w:rPr>
              <w:t xml:space="preserve"> durch den Staatshaushalt finanziert. Monatliche Zahlung: </w:t>
            </w:r>
            <w:r w:rsidRPr="00292DEB">
              <w:rPr>
                <w:rFonts w:cs="Arial"/>
                <w:color w:val="FF00FF"/>
              </w:rPr>
              <w:t>€409,13</w:t>
            </w:r>
            <w:r w:rsidRPr="00292DEB">
              <w:rPr>
                <w:rFonts w:cs="Arial"/>
              </w:rPr>
              <w:t>, sofern bestimmte Bedingungen erfüllt sind.</w:t>
            </w:r>
          </w:p>
          <w:p w14:paraId="668469FA" w14:textId="77777777" w:rsidR="005D0FED" w:rsidRPr="00292DEB" w:rsidRDefault="005D0FED" w:rsidP="00DB7CCE">
            <w:pPr>
              <w:spacing w:line="276" w:lineRule="auto"/>
              <w:rPr>
                <w:rFonts w:cs="Arial"/>
                <w:color w:val="008000"/>
              </w:rPr>
            </w:pPr>
          </w:p>
          <w:p w14:paraId="4EF3D8EA" w14:textId="00E29150" w:rsidR="005D0FED" w:rsidRPr="00292DEB" w:rsidRDefault="005D0FED" w:rsidP="00DB7CCE">
            <w:pPr>
              <w:spacing w:line="276" w:lineRule="auto"/>
              <w:rPr>
                <w:rFonts w:cs="Arial"/>
                <w:color w:val="008000"/>
              </w:rPr>
            </w:pPr>
            <w:r w:rsidRPr="00292DEB">
              <w:rPr>
                <w:rFonts w:cs="Arial"/>
              </w:rPr>
              <w:t xml:space="preserve">Arbeitslose aus benachteiligten Gruppen können die </w:t>
            </w:r>
            <w:r w:rsidRPr="00292DEB">
              <w:rPr>
                <w:rFonts w:cs="Arial"/>
                <w:iCs/>
                <w:color w:val="008000"/>
              </w:rPr>
              <w:t>Sonderbeihilfe für gefährdete Gruppen</w:t>
            </w:r>
            <w:r w:rsidRPr="00292DEB">
              <w:rPr>
                <w:rFonts w:cs="Arial"/>
                <w:iCs/>
              </w:rPr>
              <w:t xml:space="preserve"> </w:t>
            </w:r>
            <w:r w:rsidRPr="00292DEB">
              <w:rPr>
                <w:rFonts w:cs="Arial"/>
              </w:rPr>
              <w:t>(</w:t>
            </w:r>
            <w:r w:rsidRPr="00292DEB">
              <w:rPr>
                <w:rFonts w:cs="Arial"/>
                <w:i/>
                <w:iCs/>
                <w:color w:val="008080"/>
              </w:rPr>
              <w:t>Ειδικό Βοήθημα Ευάλωτων Ομάδων</w:t>
            </w:r>
            <w:r w:rsidRPr="00292DEB">
              <w:rPr>
                <w:rFonts w:cs="Arial"/>
              </w:rPr>
              <w:t>) beziehen: siehe Tabelle X zu „Arbeitslosigkeit“ für nähere Informationen.</w:t>
            </w:r>
          </w:p>
        </w:tc>
        <w:tc>
          <w:tcPr>
            <w:tcW w:w="1370" w:type="pct"/>
          </w:tcPr>
          <w:p w14:paraId="0EED5659" w14:textId="77777777" w:rsidR="005D0FED" w:rsidRPr="00292DEB" w:rsidRDefault="005D0FED" w:rsidP="00DB7CCE">
            <w:pPr>
              <w:spacing w:line="276" w:lineRule="auto"/>
              <w:ind w:left="57"/>
              <w:rPr>
                <w:rFonts w:cs="Arial"/>
                <w:lang w:val="fr-BE"/>
              </w:rPr>
            </w:pPr>
            <w:r w:rsidRPr="00292DEB">
              <w:rPr>
                <w:rFonts w:cs="Arial"/>
                <w:lang w:val="fr-BE"/>
              </w:rPr>
              <w:lastRenderedPageBreak/>
              <w:t xml:space="preserve">Le </w:t>
            </w:r>
            <w:r w:rsidRPr="00292DEB">
              <w:rPr>
                <w:rFonts w:cs="Arial"/>
                <w:color w:val="008000"/>
                <w:lang w:val="fr-BE"/>
              </w:rPr>
              <w:t>revenu minimum garanti (RMG)</w:t>
            </w:r>
            <w:r w:rsidRPr="00292DEB">
              <w:rPr>
                <w:rFonts w:cs="Arial"/>
                <w:lang w:val="fr-BE"/>
              </w:rPr>
              <w:t xml:space="preserve"> </w:t>
            </w:r>
            <w:r w:rsidRPr="00292DEB">
              <w:rPr>
                <w:rFonts w:cs="Arial"/>
                <w:color w:val="008080"/>
                <w:lang w:val="fr-BE"/>
              </w:rPr>
              <w:t>(</w:t>
            </w:r>
            <w:r w:rsidRPr="00292DEB">
              <w:rPr>
                <w:rFonts w:cs="Arial"/>
                <w:i/>
                <w:color w:val="008080"/>
                <w:lang w:val="fr-BE"/>
              </w:rPr>
              <w:t>ΕΛΑΧΙΣΤΟ ΕΓΓΥΗΜΕΝΟ ΕΙΣΟΔΗΜΑ</w:t>
            </w:r>
            <w:r w:rsidRPr="00292DEB">
              <w:rPr>
                <w:rFonts w:cs="Arial"/>
                <w:color w:val="008080"/>
                <w:lang w:val="fr-BE"/>
              </w:rPr>
              <w:t xml:space="preserve">) </w:t>
            </w:r>
            <w:r w:rsidRPr="00292DEB">
              <w:rPr>
                <w:rFonts w:cs="Arial"/>
                <w:lang w:val="fr-BE"/>
              </w:rPr>
              <w:t>est un programme d’aide financé par l’impôt, qui est destiné aux ménages vivant dans l’extrême pauvreté et complète les politiques visant à combattre la pauvreté et l’exclusion sociale. Le programme combine:</w:t>
            </w:r>
          </w:p>
          <w:p w14:paraId="42165539" w14:textId="77777777" w:rsidR="005D0FED" w:rsidRPr="00292DEB" w:rsidRDefault="005D0FED" w:rsidP="00DB7CCE">
            <w:pPr>
              <w:numPr>
                <w:ilvl w:val="0"/>
                <w:numId w:val="69"/>
              </w:numPr>
              <w:shd w:val="clear" w:color="auto" w:fill="FFFFFF"/>
              <w:tabs>
                <w:tab w:val="decimal" w:pos="288"/>
                <w:tab w:val="decimal" w:pos="504"/>
              </w:tabs>
              <w:spacing w:line="276" w:lineRule="auto"/>
              <w:textAlignment w:val="baseline"/>
              <w:rPr>
                <w:rFonts w:eastAsia="Arial" w:cs="Arial"/>
                <w:lang w:val="fr-BE"/>
              </w:rPr>
            </w:pPr>
            <w:r w:rsidRPr="00292DEB">
              <w:rPr>
                <w:rFonts w:eastAsia="Arial" w:cs="Arial"/>
                <w:lang w:val="fr-BE"/>
              </w:rPr>
              <w:t>complément de revenu: prestation en espèces à une unité destinataire;</w:t>
            </w:r>
          </w:p>
          <w:p w14:paraId="6DD03639" w14:textId="77777777" w:rsidR="005D0FED" w:rsidRPr="00292DEB" w:rsidRDefault="005D0FED" w:rsidP="00DB7CCE">
            <w:pPr>
              <w:numPr>
                <w:ilvl w:val="0"/>
                <w:numId w:val="69"/>
              </w:numPr>
              <w:shd w:val="clear" w:color="auto" w:fill="FFFFFF"/>
              <w:tabs>
                <w:tab w:val="decimal" w:pos="288"/>
                <w:tab w:val="decimal" w:pos="504"/>
              </w:tabs>
              <w:spacing w:line="276" w:lineRule="auto"/>
              <w:textAlignment w:val="baseline"/>
              <w:rPr>
                <w:rFonts w:eastAsia="Arial" w:cs="Arial"/>
                <w:lang w:val="fr-BE"/>
              </w:rPr>
            </w:pPr>
            <w:r w:rsidRPr="00292DEB">
              <w:rPr>
                <w:rFonts w:eastAsia="Arial" w:cs="Arial"/>
                <w:lang w:val="fr-BE"/>
              </w:rPr>
              <w:t>services sociaux complémentaires, prestations et biens pour les membres du ménage, s’ils répondent aux critères d’inclusion dans chaque programme:</w:t>
            </w:r>
          </w:p>
          <w:p w14:paraId="67BD0804"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soins médicaux gratuits offerts aux personnes n’ayant pas droit aux prestations sanitaires versées par une institution de sécurité sociale;</w:t>
            </w:r>
          </w:p>
          <w:p w14:paraId="59E95D17"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placement et inclusion dans les structures et services d’aide sociale;</w:t>
            </w:r>
          </w:p>
          <w:p w14:paraId="68A51AD0"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inclusion dans les programmes et structures sociales luttant contre la pauvreté;</w:t>
            </w:r>
          </w:p>
          <w:p w14:paraId="21028724"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inclusion dans les programmes mis en œuvre dans le cadre du FSE+/Fonds européen d’aide aux démunis;</w:t>
            </w:r>
          </w:p>
          <w:p w14:paraId="790720EE"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tarif social auprès des fournisseurs d’électricité;</w:t>
            </w:r>
          </w:p>
          <w:p w14:paraId="218734C9"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 xml:space="preserve">tarif social auprès des fournisseurs d’eau; </w:t>
            </w:r>
          </w:p>
          <w:p w14:paraId="5B00D344" w14:textId="77777777" w:rsidR="005D0FED" w:rsidRPr="00292DEB" w:rsidRDefault="005D0FED" w:rsidP="00DB7CCE">
            <w:pPr>
              <w:numPr>
                <w:ilvl w:val="0"/>
                <w:numId w:val="70"/>
              </w:numPr>
              <w:shd w:val="clear" w:color="auto" w:fill="FFFFFF"/>
              <w:spacing w:line="276" w:lineRule="auto"/>
              <w:textAlignment w:val="baseline"/>
              <w:rPr>
                <w:rFonts w:eastAsia="Arial" w:cs="Arial"/>
                <w:lang w:val="fr-BE"/>
              </w:rPr>
            </w:pPr>
            <w:r w:rsidRPr="00292DEB">
              <w:rPr>
                <w:rFonts w:eastAsia="Arial" w:cs="Arial"/>
                <w:lang w:val="fr-BE"/>
              </w:rPr>
              <w:t>tarif social pour les frais de la municipalité et les frais des entreprises municipales.</w:t>
            </w:r>
          </w:p>
          <w:p w14:paraId="49B5C626" w14:textId="77777777" w:rsidR="005D0FED" w:rsidRPr="00292DEB" w:rsidRDefault="005D0FED" w:rsidP="00DB7CCE">
            <w:pPr>
              <w:numPr>
                <w:ilvl w:val="0"/>
                <w:numId w:val="69"/>
              </w:numPr>
              <w:shd w:val="clear" w:color="auto" w:fill="FFFFFF"/>
              <w:tabs>
                <w:tab w:val="decimal" w:pos="288"/>
                <w:tab w:val="decimal" w:pos="432"/>
              </w:tabs>
              <w:spacing w:line="276" w:lineRule="auto"/>
              <w:textAlignment w:val="baseline"/>
              <w:rPr>
                <w:rFonts w:eastAsia="Arial" w:cs="Arial"/>
                <w:lang w:val="fr-BE"/>
              </w:rPr>
            </w:pPr>
            <w:r w:rsidRPr="00292DEB">
              <w:rPr>
                <w:rFonts w:eastAsia="Arial" w:cs="Arial"/>
                <w:lang w:val="fr-BE"/>
              </w:rPr>
              <w:t>Services d’activation: promotion auprès des bénéficiaires, pour autant qu’ils soient capables de travailler, de mesures visant l’intégration ou la réintégration dans le marché du travail, ainsi que notamment:</w:t>
            </w:r>
          </w:p>
          <w:p w14:paraId="5D7F6F9A" w14:textId="77777777" w:rsidR="005D0FED" w:rsidRPr="00292DEB" w:rsidRDefault="005D0FED" w:rsidP="00DB7CCE">
            <w:pPr>
              <w:numPr>
                <w:ilvl w:val="0"/>
                <w:numId w:val="71"/>
              </w:numPr>
              <w:shd w:val="clear" w:color="auto" w:fill="FFFFFF"/>
              <w:spacing w:line="276" w:lineRule="auto"/>
              <w:textAlignment w:val="baseline"/>
              <w:rPr>
                <w:rFonts w:eastAsia="Arial" w:cs="Arial"/>
                <w:lang w:val="fr-BE"/>
              </w:rPr>
            </w:pPr>
            <w:r w:rsidRPr="00292DEB">
              <w:rPr>
                <w:rFonts w:eastAsia="Arial" w:cs="Arial"/>
                <w:lang w:val="fr-BE"/>
              </w:rPr>
              <w:t>acceptation du poste d’emploi proposé;</w:t>
            </w:r>
          </w:p>
          <w:p w14:paraId="7CE951F1" w14:textId="77777777" w:rsidR="005D0FED" w:rsidRPr="00292DEB" w:rsidRDefault="005D0FED" w:rsidP="00DB7CCE">
            <w:pPr>
              <w:numPr>
                <w:ilvl w:val="0"/>
                <w:numId w:val="71"/>
              </w:numPr>
              <w:shd w:val="clear" w:color="auto" w:fill="FFFFFF"/>
              <w:spacing w:line="276" w:lineRule="auto"/>
              <w:textAlignment w:val="baseline"/>
              <w:rPr>
                <w:rFonts w:eastAsia="Arial" w:cs="Arial"/>
                <w:lang w:val="fr-BE"/>
              </w:rPr>
            </w:pPr>
            <w:r w:rsidRPr="00292DEB">
              <w:rPr>
                <w:rFonts w:eastAsia="Arial" w:cs="Arial"/>
                <w:lang w:val="fr-BE"/>
              </w:rPr>
              <w:t>participation aux programmes de travail communautaire;</w:t>
            </w:r>
          </w:p>
          <w:p w14:paraId="1DF97314" w14:textId="77777777" w:rsidR="005D0FED" w:rsidRPr="00292DEB" w:rsidRDefault="005D0FED" w:rsidP="00DB7CCE">
            <w:pPr>
              <w:numPr>
                <w:ilvl w:val="0"/>
                <w:numId w:val="71"/>
              </w:numPr>
              <w:shd w:val="clear" w:color="auto" w:fill="FFFFFF"/>
              <w:spacing w:line="276" w:lineRule="auto"/>
              <w:textAlignment w:val="baseline"/>
              <w:rPr>
                <w:rFonts w:eastAsia="Arial" w:cs="Arial"/>
                <w:lang w:val="fr-BE"/>
              </w:rPr>
            </w:pPr>
            <w:r w:rsidRPr="00292DEB">
              <w:rPr>
                <w:rFonts w:eastAsia="Arial" w:cs="Arial"/>
                <w:lang w:val="fr-BE"/>
              </w:rPr>
              <w:t>participation aux programmes de formation professionnelle;</w:t>
            </w:r>
          </w:p>
          <w:p w14:paraId="05C088BB" w14:textId="77777777" w:rsidR="005D0FED" w:rsidRPr="00292DEB" w:rsidRDefault="005D0FED" w:rsidP="00DB7CCE">
            <w:pPr>
              <w:numPr>
                <w:ilvl w:val="0"/>
                <w:numId w:val="71"/>
              </w:numPr>
              <w:shd w:val="clear" w:color="auto" w:fill="FFFFFF"/>
              <w:spacing w:line="276" w:lineRule="auto"/>
              <w:textAlignment w:val="baseline"/>
              <w:rPr>
                <w:rFonts w:eastAsia="Arial" w:cs="Arial"/>
                <w:lang w:val="fr-BE"/>
              </w:rPr>
            </w:pPr>
            <w:r w:rsidRPr="00292DEB">
              <w:rPr>
                <w:rFonts w:eastAsia="Arial" w:cs="Arial"/>
                <w:lang w:val="fr-BE"/>
              </w:rPr>
              <w:t>participation aux programmes de stage;</w:t>
            </w:r>
          </w:p>
          <w:p w14:paraId="464A25D4" w14:textId="77777777" w:rsidR="005D0FED" w:rsidRPr="00292DEB" w:rsidRDefault="005D0FED" w:rsidP="00DB7CCE">
            <w:pPr>
              <w:numPr>
                <w:ilvl w:val="0"/>
                <w:numId w:val="71"/>
              </w:numPr>
              <w:shd w:val="clear" w:color="auto" w:fill="FFFFFF"/>
              <w:spacing w:line="276" w:lineRule="auto"/>
              <w:textAlignment w:val="baseline"/>
              <w:rPr>
                <w:rFonts w:eastAsia="Arial" w:cs="Arial"/>
                <w:lang w:val="fr-BE"/>
              </w:rPr>
            </w:pPr>
            <w:r w:rsidRPr="00292DEB">
              <w:rPr>
                <w:rFonts w:eastAsia="Arial" w:cs="Arial"/>
                <w:lang w:val="fr-BE"/>
              </w:rPr>
              <w:t>intégration ou réintégration dans le système éducatif et dans les écoles de la deuxième chance.</w:t>
            </w:r>
          </w:p>
          <w:p w14:paraId="259A2330" w14:textId="77777777" w:rsidR="005D0FED" w:rsidRPr="00292DEB" w:rsidRDefault="005D0FED" w:rsidP="00DB7CCE">
            <w:pPr>
              <w:pStyle w:val="ListParagraph"/>
              <w:shd w:val="clear" w:color="auto" w:fill="FFFFFF"/>
              <w:spacing w:after="0"/>
              <w:ind w:left="0"/>
              <w:rPr>
                <w:rFonts w:ascii="Arial" w:hAnsi="Arial" w:cs="Arial"/>
                <w:sz w:val="15"/>
                <w:szCs w:val="15"/>
                <w:lang w:val="fr-BE"/>
              </w:rPr>
            </w:pPr>
            <w:r w:rsidRPr="00292DEB">
              <w:rPr>
                <w:rFonts w:ascii="Arial" w:hAnsi="Arial" w:cs="Arial"/>
                <w:sz w:val="15"/>
                <w:szCs w:val="15"/>
                <w:lang w:val="fr-BE"/>
              </w:rPr>
              <w:t>Le programme est organisé de manière centralisée et le droit est subjectif.</w:t>
            </w:r>
          </w:p>
          <w:p w14:paraId="2544B4DE" w14:textId="77777777" w:rsidR="005D0FED" w:rsidRPr="00292DEB" w:rsidRDefault="005D0FED" w:rsidP="00DB7CCE">
            <w:pPr>
              <w:pStyle w:val="ListParagraph"/>
              <w:shd w:val="clear" w:color="auto" w:fill="FFFFFF"/>
              <w:spacing w:after="0"/>
              <w:ind w:left="0"/>
              <w:rPr>
                <w:rFonts w:ascii="Arial" w:eastAsia="Arial Unicode MS" w:hAnsi="Arial" w:cs="Arial"/>
                <w:sz w:val="15"/>
                <w:szCs w:val="15"/>
                <w:lang w:val="fr-BE"/>
              </w:rPr>
            </w:pPr>
            <w:r w:rsidRPr="00292DEB">
              <w:rPr>
                <w:rFonts w:ascii="Arial" w:eastAsia="Arial Unicode MS" w:hAnsi="Arial" w:cs="Arial"/>
                <w:sz w:val="15"/>
                <w:szCs w:val="15"/>
                <w:lang w:val="fr-BE"/>
              </w:rPr>
              <w:t>Il n'y a pas de définition spécifique de l'éligibilité (ou d'une « personne dans le besoin ou ne disposant pas de ressources suffisantes ») incluse dans la législation. Il n'existe que des critères d'éligibilité.</w:t>
            </w:r>
          </w:p>
          <w:p w14:paraId="57DB669D"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Le niveau minimum de ressources que le RMG est censé assurer dépend du budget annuel global du programme et d'une approximation du seuil d'extrême pauvreté.</w:t>
            </w:r>
          </w:p>
          <w:p w14:paraId="16FC7732"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 xml:space="preserve">Le montant reçu varie en fonction du revenu total réel de tous les membres du ménage. </w:t>
            </w:r>
          </w:p>
          <w:p w14:paraId="6E756AB0" w14:textId="77777777" w:rsidR="005D0FED" w:rsidRPr="00292DEB" w:rsidRDefault="005D0FED" w:rsidP="00DB7CCE">
            <w:pPr>
              <w:pStyle w:val="ListParagraph"/>
              <w:spacing w:after="0"/>
              <w:ind w:left="0"/>
              <w:rPr>
                <w:rFonts w:ascii="Arial" w:hAnsi="Arial" w:cs="Arial"/>
                <w:sz w:val="15"/>
                <w:szCs w:val="15"/>
                <w:lang w:val="fr-BE"/>
              </w:rPr>
            </w:pPr>
          </w:p>
          <w:p w14:paraId="298AE49D" w14:textId="77777777" w:rsidR="005D0FED" w:rsidRPr="00292DEB" w:rsidRDefault="005D0FED" w:rsidP="00DB7CCE">
            <w:pPr>
              <w:spacing w:line="276" w:lineRule="auto"/>
              <w:rPr>
                <w:rFonts w:cs="Arial"/>
                <w:lang w:val="fr-BE"/>
              </w:rPr>
            </w:pPr>
            <w:r w:rsidRPr="00292DEB">
              <w:rPr>
                <w:rFonts w:cs="Arial"/>
                <w:lang w:val="fr-BE"/>
              </w:rPr>
              <w:t>Le droit au RMG ne dépend pas du fait que les bénéficiaires n'aient pas d'emploi. Le droit au RMG ne donne pas droit à d'autres prestations en soi, bien qu'il soit une condition préalable à l'inclusion dans les programmes mis en œuvre dans le cadre du FSE+/Fonds européen d'aide aux démunis.</w:t>
            </w:r>
          </w:p>
          <w:p w14:paraId="50712C7B" w14:textId="77777777" w:rsidR="005D0FED" w:rsidRPr="00292DEB" w:rsidRDefault="005D0FED" w:rsidP="00DB7CCE">
            <w:pPr>
              <w:pStyle w:val="ListParagraph"/>
              <w:rPr>
                <w:rFonts w:ascii="Arial" w:hAnsi="Arial" w:cs="Arial"/>
                <w:sz w:val="15"/>
                <w:szCs w:val="15"/>
                <w:lang w:val="fr-BE"/>
              </w:rPr>
            </w:pPr>
          </w:p>
          <w:p w14:paraId="20C45589"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Les bénéficiaires doivent accepter et répondre à la notification pertinente pour la fourniture de services d'approche personnalisée (évaluation multidimensionnelle de leurs besoins). Les personnes en âge de travailler et capables de travailler sont tenues de participer à des mesures actives du marché du travail.</w:t>
            </w:r>
          </w:p>
          <w:p w14:paraId="27121CFF" w14:textId="77777777" w:rsidR="005D0FED" w:rsidRPr="00292DEB" w:rsidRDefault="005D0FED" w:rsidP="00DB7CCE">
            <w:pPr>
              <w:spacing w:line="276" w:lineRule="auto"/>
              <w:rPr>
                <w:rFonts w:cs="Arial"/>
                <w:lang w:val="fr-BE"/>
              </w:rPr>
            </w:pPr>
          </w:p>
          <w:p w14:paraId="7CEF2D43" w14:textId="77777777" w:rsidR="005D0FED" w:rsidRPr="00292DEB" w:rsidRDefault="005D0FED" w:rsidP="00DB7CCE">
            <w:pPr>
              <w:spacing w:line="276" w:lineRule="auto"/>
              <w:rPr>
                <w:rFonts w:cs="Arial"/>
                <w:lang w:val="fr-BE"/>
              </w:rPr>
            </w:pPr>
            <w:r w:rsidRPr="00292DEB">
              <w:rPr>
                <w:rFonts w:cs="Arial"/>
                <w:lang w:val="fr-BE"/>
              </w:rPr>
              <w:t>L'</w:t>
            </w: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w:t>
            </w:r>
            <w:r w:rsidRPr="00292DEB">
              <w:rPr>
                <w:rFonts w:cs="Arial"/>
                <w:i/>
                <w:color w:val="008080"/>
                <w:lang w:val="fr-BE"/>
              </w:rPr>
              <w:lastRenderedPageBreak/>
              <w:t>ΑΝΑΣΦΑΛΙΣΤΩΝ ΥΠΕΡΗΛΙΚΩΝ</w:t>
            </w:r>
            <w:r w:rsidRPr="00292DEB">
              <w:rPr>
                <w:rFonts w:cs="Arial"/>
                <w:i/>
                <w:lang w:val="fr-BE"/>
              </w:rPr>
              <w:t>)</w:t>
            </w:r>
            <w:r w:rsidRPr="00292DEB">
              <w:rPr>
                <w:rFonts w:cs="Arial"/>
                <w:lang w:val="fr-BE"/>
              </w:rPr>
              <w:t xml:space="preserve"> est accordée aux personnes âgées de </w:t>
            </w:r>
            <w:r w:rsidRPr="00292DEB">
              <w:rPr>
                <w:rFonts w:cs="Arial"/>
                <w:color w:val="C00000"/>
                <w:lang w:val="fr-BE"/>
              </w:rPr>
              <w:t xml:space="preserve">67 </w:t>
            </w:r>
            <w:r w:rsidRPr="00292DEB">
              <w:rPr>
                <w:rFonts w:cs="Arial"/>
                <w:lang w:val="fr-BE"/>
              </w:rPr>
              <w:t xml:space="preserve">ans et plus non assurées par </w:t>
            </w:r>
            <w:r w:rsidRPr="00292DEB">
              <w:rPr>
                <w:rFonts w:cs="Arial"/>
                <w:color w:val="008000"/>
                <w:lang w:val="fr-BE"/>
              </w:rPr>
              <w:t xml:space="preserve">OPEKA. </w:t>
            </w:r>
          </w:p>
          <w:p w14:paraId="7EA8603E" w14:textId="77777777" w:rsidR="005D0FED" w:rsidRPr="00292DEB" w:rsidRDefault="005D0FED" w:rsidP="00DB7CCE">
            <w:pPr>
              <w:spacing w:line="276" w:lineRule="auto"/>
              <w:rPr>
                <w:rFonts w:cs="Arial"/>
                <w:color w:val="FF0000"/>
                <w:lang w:val="fr-BE"/>
              </w:rPr>
            </w:pPr>
            <w:r w:rsidRPr="00292DEB">
              <w:rPr>
                <w:rFonts w:cs="Arial"/>
                <w:lang w:val="fr-BE"/>
              </w:rPr>
              <w:t>L'allocation est organisée de manière centralisée et le droit est subjectif.</w:t>
            </w:r>
          </w:p>
          <w:p w14:paraId="1C8122F0" w14:textId="77777777" w:rsidR="005D0FED" w:rsidRPr="00292DEB" w:rsidRDefault="005D0FED" w:rsidP="00DB7CCE">
            <w:pPr>
              <w:spacing w:line="276" w:lineRule="auto"/>
              <w:rPr>
                <w:rFonts w:cs="Arial"/>
                <w:lang w:val="fr-BE"/>
              </w:rPr>
            </w:pPr>
            <w:r w:rsidRPr="00292DEB">
              <w:rPr>
                <w:rFonts w:cs="Arial"/>
                <w:lang w:val="fr-BE"/>
              </w:rPr>
              <w:t>Pour le paiement de l'indemnité, le budget d'</w:t>
            </w:r>
            <w:r w:rsidRPr="00292DEB">
              <w:rPr>
                <w:rFonts w:cs="Arial"/>
                <w:color w:val="008000"/>
                <w:lang w:val="fr-BE"/>
              </w:rPr>
              <w:t>OPEKA</w:t>
            </w:r>
            <w:r w:rsidRPr="00292DEB">
              <w:rPr>
                <w:rFonts w:cs="Arial"/>
                <w:lang w:val="fr-BE"/>
              </w:rPr>
              <w:t xml:space="preserve"> est financé par le budget de l'Etat. Paiement mensuel: </w:t>
            </w:r>
            <w:r w:rsidRPr="00292DEB">
              <w:rPr>
                <w:rFonts w:cs="Arial"/>
                <w:color w:val="FF00FF"/>
                <w:lang w:val="fr-BE"/>
              </w:rPr>
              <w:t>€409,13</w:t>
            </w:r>
            <w:r w:rsidRPr="00292DEB">
              <w:rPr>
                <w:rFonts w:cs="Arial"/>
                <w:lang w:val="fr-BE"/>
              </w:rPr>
              <w:t xml:space="preserve"> si certaines conditions sont remplies.</w:t>
            </w:r>
          </w:p>
          <w:p w14:paraId="212600C5" w14:textId="77777777" w:rsidR="005D0FED" w:rsidRPr="00292DEB" w:rsidRDefault="005D0FED" w:rsidP="00DB7CCE">
            <w:pPr>
              <w:spacing w:line="276" w:lineRule="auto"/>
              <w:rPr>
                <w:rFonts w:cs="Arial"/>
                <w:lang w:val="fr-BE"/>
              </w:rPr>
            </w:pPr>
          </w:p>
          <w:p w14:paraId="49F84628" w14:textId="77777777" w:rsidR="005D0FED" w:rsidRPr="00292DEB" w:rsidRDefault="005D0FED" w:rsidP="00DB7CCE">
            <w:pPr>
              <w:pStyle w:val="Normal0"/>
              <w:pBdr>
                <w:top w:val="nil"/>
                <w:left w:val="nil"/>
                <w:bottom w:val="nil"/>
                <w:right w:val="nil"/>
                <w:between w:val="nil"/>
              </w:pBdr>
              <w:shd w:val="clear" w:color="auto" w:fill="FFFFFF"/>
              <w:spacing w:before="0" w:after="0" w:line="276" w:lineRule="auto"/>
              <w:jc w:val="both"/>
              <w:rPr>
                <w:color w:val="000000"/>
                <w:sz w:val="15"/>
                <w:szCs w:val="15"/>
              </w:rPr>
            </w:pPr>
            <w:r w:rsidRPr="00292DEB">
              <w:rPr>
                <w:color w:val="000000"/>
                <w:sz w:val="15"/>
                <w:szCs w:val="15"/>
              </w:rPr>
              <w:t xml:space="preserve">Les chômeurs des groups désavantagés peuvent recevoir </w:t>
            </w:r>
            <w:r w:rsidRPr="00292DEB">
              <w:rPr>
                <w:color w:val="008000"/>
                <w:sz w:val="15"/>
                <w:szCs w:val="15"/>
              </w:rPr>
              <w:t xml:space="preserve">l’allocation d’assistance spéciale aux groups démunis </w:t>
            </w:r>
            <w:r w:rsidRPr="00292DEB">
              <w:rPr>
                <w:color w:val="000000"/>
                <w:sz w:val="15"/>
                <w:szCs w:val="15"/>
              </w:rPr>
              <w:t>(</w:t>
            </w:r>
            <w:proofErr w:type="spellStart"/>
            <w:r w:rsidRPr="00292DEB">
              <w:rPr>
                <w:i/>
                <w:iCs/>
                <w:color w:val="008080"/>
                <w:sz w:val="15"/>
                <w:szCs w:val="15"/>
              </w:rPr>
              <w:t>Ειδικό</w:t>
            </w:r>
            <w:proofErr w:type="spellEnd"/>
            <w:r w:rsidRPr="00292DEB">
              <w:rPr>
                <w:i/>
                <w:iCs/>
                <w:color w:val="008080"/>
                <w:sz w:val="15"/>
                <w:szCs w:val="15"/>
              </w:rPr>
              <w:t xml:space="preserve"> </w:t>
            </w:r>
            <w:proofErr w:type="spellStart"/>
            <w:r w:rsidRPr="00292DEB">
              <w:rPr>
                <w:i/>
                <w:iCs/>
                <w:color w:val="008080"/>
                <w:sz w:val="15"/>
                <w:szCs w:val="15"/>
              </w:rPr>
              <w:t>Βοήθημ</w:t>
            </w:r>
            <w:proofErr w:type="spellEnd"/>
            <w:r w:rsidRPr="00292DEB">
              <w:rPr>
                <w:i/>
                <w:iCs/>
                <w:color w:val="008080"/>
                <w:sz w:val="15"/>
                <w:szCs w:val="15"/>
              </w:rPr>
              <w:t xml:space="preserve">α </w:t>
            </w:r>
            <w:proofErr w:type="spellStart"/>
            <w:r w:rsidRPr="00292DEB">
              <w:rPr>
                <w:i/>
                <w:iCs/>
                <w:color w:val="008080"/>
                <w:sz w:val="15"/>
                <w:szCs w:val="15"/>
              </w:rPr>
              <w:t>Ευάλωτων</w:t>
            </w:r>
            <w:proofErr w:type="spellEnd"/>
            <w:r w:rsidRPr="00292DEB">
              <w:rPr>
                <w:i/>
                <w:iCs/>
                <w:color w:val="008080"/>
                <w:sz w:val="15"/>
                <w:szCs w:val="15"/>
              </w:rPr>
              <w:t xml:space="preserve"> Ομάδων</w:t>
            </w:r>
            <w:r w:rsidRPr="00292DEB">
              <w:rPr>
                <w:color w:val="000000"/>
                <w:sz w:val="15"/>
                <w:szCs w:val="15"/>
              </w:rPr>
              <w:t>): voir tableau X sur « Chômage » pour plus de détails.</w:t>
            </w:r>
          </w:p>
          <w:p w14:paraId="54A83609" w14:textId="77777777" w:rsidR="005D0FED" w:rsidRPr="00292DEB" w:rsidRDefault="005D0FED" w:rsidP="00DB7CCE">
            <w:pPr>
              <w:spacing w:line="276" w:lineRule="auto"/>
              <w:rPr>
                <w:rFonts w:cs="Arial"/>
                <w:lang w:val="fr-BE"/>
              </w:rPr>
            </w:pPr>
          </w:p>
          <w:p w14:paraId="51F082EE" w14:textId="77777777" w:rsidR="005D0FED" w:rsidRPr="00292DEB" w:rsidRDefault="005D0FED" w:rsidP="00DB7CCE">
            <w:pPr>
              <w:spacing w:line="276" w:lineRule="auto"/>
              <w:rPr>
                <w:rFonts w:eastAsia="Arial" w:cs="Arial"/>
                <w:color w:val="008000"/>
                <w:lang w:val="fr-BE"/>
              </w:rPr>
            </w:pPr>
          </w:p>
        </w:tc>
        <w:tc>
          <w:tcPr>
            <w:tcW w:w="1370" w:type="pct"/>
          </w:tcPr>
          <w:p w14:paraId="3320D21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E-XI-02-EL</w:t>
            </w:r>
          </w:p>
          <w:p w14:paraId="0D282BE0"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rPr>
            </w:pPr>
            <w:r w:rsidRPr="00292DEB">
              <w:rPr>
                <w:color w:val="000000"/>
                <w:sz w:val="15"/>
                <w:szCs w:val="15"/>
                <w:lang w:val="en-GB"/>
              </w:rPr>
              <w:t>The</w:t>
            </w:r>
            <w:r w:rsidRPr="00292DEB">
              <w:rPr>
                <w:color w:val="008000"/>
                <w:sz w:val="15"/>
                <w:szCs w:val="15"/>
                <w:lang w:val="en-GB"/>
              </w:rPr>
              <w:t xml:space="preserve"> Guaranteed Minimum Income (GMI) </w:t>
            </w:r>
            <w:r w:rsidRPr="00292DEB">
              <w:rPr>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color w:val="008080"/>
                <w:sz w:val="15"/>
                <w:szCs w:val="15"/>
                <w:lang w:val="en-GB"/>
              </w:rPr>
              <w:t xml:space="preserve">) </w:t>
            </w:r>
            <w:r w:rsidRPr="00292DEB">
              <w:rPr>
                <w:color w:val="000000"/>
                <w:sz w:val="15"/>
                <w:szCs w:val="15"/>
                <w:lang w:val="en-GB"/>
              </w:rPr>
              <w:t xml:space="preserve">is a tax financed welfare programme that is addressed to households living in extreme poverty and complements the policies to tackle poverty and social exclusion. </w:t>
            </w:r>
            <w:r w:rsidRPr="00292DEB">
              <w:rPr>
                <w:color w:val="000000"/>
                <w:sz w:val="15"/>
                <w:szCs w:val="15"/>
              </w:rPr>
              <w:t>The programme combines:</w:t>
            </w:r>
          </w:p>
          <w:p w14:paraId="5927E559" w14:textId="77777777" w:rsidR="005D0FED" w:rsidRPr="00292DEB" w:rsidRDefault="005D0FED" w:rsidP="00DB7CCE">
            <w:pPr>
              <w:pStyle w:val="Normal0"/>
              <w:numPr>
                <w:ilvl w:val="0"/>
                <w:numId w:val="154"/>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Income support: cash benefit to a recipient unit.</w:t>
            </w:r>
          </w:p>
          <w:p w14:paraId="6A967147" w14:textId="77777777" w:rsidR="005D0FED" w:rsidRPr="00292DEB" w:rsidRDefault="005D0FED" w:rsidP="00DB7CCE">
            <w:pPr>
              <w:pStyle w:val="Normal0"/>
              <w:numPr>
                <w:ilvl w:val="0"/>
                <w:numId w:val="154"/>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Complementary social services, benefits and goods for the members of the household, if they meet the criteria for inclusion in each programme:</w:t>
            </w:r>
          </w:p>
          <w:p w14:paraId="2884AADA"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free medical treatment of persons not entitled to health benefits by a social security institution;</w:t>
            </w:r>
          </w:p>
          <w:p w14:paraId="049B42EB"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referral and inclusion in social care and support structures and services;</w:t>
            </w:r>
          </w:p>
          <w:p w14:paraId="5362DD0E"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inclusion in programmes and social structures for tackling poverty;</w:t>
            </w:r>
          </w:p>
          <w:p w14:paraId="12C737F5"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inclusion in programmes implemented under ESF+/Fund for European Help to the Most Deprived;</w:t>
            </w:r>
          </w:p>
          <w:p w14:paraId="7FBA6B9F"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social tariff of power providers;</w:t>
            </w:r>
          </w:p>
          <w:p w14:paraId="2DBFA6C1"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social tariff of water providers;</w:t>
            </w:r>
          </w:p>
          <w:p w14:paraId="2C6CF47C" w14:textId="77777777" w:rsidR="005D0FED" w:rsidRPr="00292DEB" w:rsidRDefault="005D0FED" w:rsidP="00DB7CCE">
            <w:pPr>
              <w:pStyle w:val="Normal0"/>
              <w:numPr>
                <w:ilvl w:val="1"/>
                <w:numId w:val="152"/>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social tariff for Municipality fees and Municipal Enterprises fees.</w:t>
            </w:r>
          </w:p>
          <w:p w14:paraId="6AEBFFA1" w14:textId="77777777" w:rsidR="005D0FED" w:rsidRPr="00292DEB" w:rsidRDefault="005D0FED" w:rsidP="00DB7CCE">
            <w:pPr>
              <w:pStyle w:val="Normal0"/>
              <w:numPr>
                <w:ilvl w:val="0"/>
                <w:numId w:val="153"/>
              </w:numPr>
              <w:pBdr>
                <w:top w:val="nil"/>
                <w:left w:val="nil"/>
                <w:bottom w:val="nil"/>
                <w:right w:val="nil"/>
                <w:between w:val="nil"/>
              </w:pBdr>
              <w:shd w:val="clear" w:color="auto" w:fill="FFFFFF"/>
              <w:spacing w:before="0" w:after="0"/>
              <w:ind w:hanging="56"/>
              <w:rPr>
                <w:color w:val="000000"/>
                <w:sz w:val="15"/>
                <w:szCs w:val="15"/>
                <w:lang w:val="en-GB"/>
              </w:rPr>
            </w:pPr>
            <w:r w:rsidRPr="00292DEB">
              <w:rPr>
                <w:color w:val="000000"/>
                <w:sz w:val="15"/>
                <w:szCs w:val="15"/>
                <w:lang w:val="en-GB"/>
              </w:rPr>
              <w:t xml:space="preserve">Activation services: promoting beneficiaries, provided they </w:t>
            </w:r>
            <w:proofErr w:type="gramStart"/>
            <w:r w:rsidRPr="00292DEB">
              <w:rPr>
                <w:color w:val="000000"/>
                <w:sz w:val="15"/>
                <w:szCs w:val="15"/>
                <w:lang w:val="en-GB"/>
              </w:rPr>
              <w:t>are able to</w:t>
            </w:r>
            <w:proofErr w:type="gramEnd"/>
            <w:r w:rsidRPr="00292DEB">
              <w:rPr>
                <w:color w:val="000000"/>
                <w:sz w:val="15"/>
                <w:szCs w:val="15"/>
                <w:lang w:val="en-GB"/>
              </w:rPr>
              <w:t xml:space="preserve"> </w:t>
            </w:r>
            <w:proofErr w:type="gramStart"/>
            <w:r w:rsidRPr="00292DEB">
              <w:rPr>
                <w:color w:val="000000"/>
                <w:sz w:val="15"/>
                <w:szCs w:val="15"/>
                <w:lang w:val="en-GB"/>
              </w:rPr>
              <w:t>work,</w:t>
            </w:r>
            <w:proofErr w:type="gramEnd"/>
            <w:r w:rsidRPr="00292DEB">
              <w:rPr>
                <w:color w:val="000000"/>
                <w:sz w:val="15"/>
                <w:szCs w:val="15"/>
                <w:lang w:val="en-GB"/>
              </w:rPr>
              <w:t xml:space="preserve"> to actions aiming at the integration or reintegration into the labour market, including inter alia:</w:t>
            </w:r>
          </w:p>
          <w:p w14:paraId="7ABAA15F" w14:textId="77777777" w:rsidR="005D0FED" w:rsidRPr="00292DEB" w:rsidRDefault="005D0FED" w:rsidP="00DB7CCE">
            <w:pPr>
              <w:pStyle w:val="Normal0"/>
              <w:numPr>
                <w:ilvl w:val="1"/>
                <w:numId w:val="153"/>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acceptance of proposed employment position;</w:t>
            </w:r>
          </w:p>
          <w:p w14:paraId="64CDAA47" w14:textId="77777777" w:rsidR="005D0FED" w:rsidRPr="00292DEB" w:rsidRDefault="005D0FED" w:rsidP="00DB7CCE">
            <w:pPr>
              <w:pStyle w:val="Normal0"/>
              <w:numPr>
                <w:ilvl w:val="1"/>
                <w:numId w:val="153"/>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participation in community work programmes;</w:t>
            </w:r>
          </w:p>
          <w:p w14:paraId="410A4DDE" w14:textId="77777777" w:rsidR="005D0FED" w:rsidRPr="00292DEB" w:rsidRDefault="005D0FED" w:rsidP="00DB7CCE">
            <w:pPr>
              <w:pStyle w:val="Normal0"/>
              <w:numPr>
                <w:ilvl w:val="1"/>
                <w:numId w:val="153"/>
              </w:numPr>
              <w:pBdr>
                <w:top w:val="nil"/>
                <w:left w:val="nil"/>
                <w:bottom w:val="nil"/>
                <w:right w:val="nil"/>
                <w:between w:val="nil"/>
              </w:pBdr>
              <w:shd w:val="clear" w:color="auto" w:fill="FFFFFF"/>
              <w:spacing w:before="0" w:after="0"/>
              <w:rPr>
                <w:color w:val="000000"/>
                <w:sz w:val="15"/>
                <w:szCs w:val="15"/>
              </w:rPr>
            </w:pPr>
            <w:r w:rsidRPr="00292DEB">
              <w:rPr>
                <w:color w:val="000000"/>
                <w:sz w:val="15"/>
                <w:szCs w:val="15"/>
              </w:rPr>
              <w:t xml:space="preserve">participation in </w:t>
            </w:r>
            <w:proofErr w:type="spellStart"/>
            <w:r w:rsidRPr="00292DEB">
              <w:rPr>
                <w:color w:val="000000"/>
                <w:sz w:val="15"/>
                <w:szCs w:val="15"/>
              </w:rPr>
              <w:t>vocational</w:t>
            </w:r>
            <w:proofErr w:type="spellEnd"/>
            <w:r w:rsidRPr="00292DEB">
              <w:rPr>
                <w:color w:val="000000"/>
                <w:sz w:val="15"/>
                <w:szCs w:val="15"/>
              </w:rPr>
              <w:t xml:space="preserve"> training programmes;</w:t>
            </w:r>
          </w:p>
          <w:p w14:paraId="435A22F4" w14:textId="77777777" w:rsidR="005D0FED" w:rsidRPr="00292DEB" w:rsidRDefault="005D0FED" w:rsidP="00DB7CCE">
            <w:pPr>
              <w:pStyle w:val="Normal0"/>
              <w:numPr>
                <w:ilvl w:val="1"/>
                <w:numId w:val="153"/>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participation in traineeship and internship programmes;</w:t>
            </w:r>
          </w:p>
          <w:p w14:paraId="73FBB44B" w14:textId="77777777" w:rsidR="005D0FED" w:rsidRPr="00292DEB" w:rsidRDefault="005D0FED" w:rsidP="00DB7CCE">
            <w:pPr>
              <w:pStyle w:val="Normal0"/>
              <w:numPr>
                <w:ilvl w:val="1"/>
                <w:numId w:val="153"/>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integration or reintegration into the educational system and in second-chance schools.</w:t>
            </w:r>
          </w:p>
          <w:p w14:paraId="1A40904B"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The programme is centrally organised</w:t>
            </w:r>
            <w:ins w:id="379" w:author="Author">
              <w:r w:rsidRPr="00292DEB">
                <w:rPr>
                  <w:color w:val="000000"/>
                  <w:sz w:val="15"/>
                  <w:szCs w:val="15"/>
                  <w:lang w:val="en-GB"/>
                </w:rPr>
                <w:t>,</w:t>
              </w:r>
            </w:ins>
            <w:r w:rsidRPr="00292DEB">
              <w:rPr>
                <w:color w:val="000000"/>
                <w:sz w:val="15"/>
                <w:szCs w:val="15"/>
                <w:lang w:val="en-GB"/>
              </w:rPr>
              <w:t xml:space="preserve"> and entitlement is based on subjective right.</w:t>
            </w:r>
          </w:p>
          <w:p w14:paraId="39EC4837"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There is no specific definition of entitlement (or of a ‘person in need or lacking sufficient resources’) included in legislation. There are just criteria of eligibility.</w:t>
            </w:r>
          </w:p>
          <w:p w14:paraId="389B3DF2"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minimum resource level which the </w:t>
            </w:r>
            <w:r w:rsidRPr="00292DEB">
              <w:rPr>
                <w:color w:val="008000"/>
                <w:sz w:val="15"/>
                <w:szCs w:val="15"/>
                <w:lang w:val="en-GB"/>
              </w:rPr>
              <w:t>GMI</w:t>
            </w:r>
            <w:r w:rsidRPr="00292DEB">
              <w:rPr>
                <w:color w:val="000000"/>
                <w:sz w:val="15"/>
                <w:szCs w:val="15"/>
                <w:lang w:val="en-GB"/>
              </w:rPr>
              <w:t xml:space="preserve"> is intended to ensure depends on the programme’s overall annual budget and an approximation of the extreme poverty threshold.</w:t>
            </w:r>
          </w:p>
          <w:p w14:paraId="36A45032"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amount received varies with the actual total income of all household members.</w:t>
            </w:r>
          </w:p>
          <w:p w14:paraId="58A55B7D"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5AB3B5A2"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Entitlement to GMI is not dependent on recipients not being in employment. Entitlement to GMI does not give a right to other benefits per se, though it is a prerequisite for inclusion in programmes implemented under the ESF+/Fund for European Help to the Most Deprived.</w:t>
            </w:r>
          </w:p>
          <w:p w14:paraId="3B4BDEEB"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p>
          <w:p w14:paraId="68B3B9C1"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Beneficiaries </w:t>
            </w:r>
            <w:proofErr w:type="gramStart"/>
            <w:r w:rsidRPr="00292DEB">
              <w:rPr>
                <w:color w:val="000000"/>
                <w:sz w:val="15"/>
                <w:szCs w:val="15"/>
                <w:lang w:val="en-GB"/>
              </w:rPr>
              <w:t>have to</w:t>
            </w:r>
            <w:proofErr w:type="gramEnd"/>
            <w:r w:rsidRPr="00292DEB">
              <w:rPr>
                <w:color w:val="000000"/>
                <w:sz w:val="15"/>
                <w:szCs w:val="15"/>
                <w:lang w:val="en-GB"/>
              </w:rPr>
              <w:t xml:space="preserve"> accept and respond to the relevant notification for the provision of individualised approach services (multidimensional assessment of their needs). Those of working age who </w:t>
            </w:r>
            <w:proofErr w:type="gramStart"/>
            <w:r w:rsidRPr="00292DEB">
              <w:rPr>
                <w:color w:val="000000"/>
                <w:sz w:val="15"/>
                <w:szCs w:val="15"/>
                <w:lang w:val="en-GB"/>
              </w:rPr>
              <w:t>are able to</w:t>
            </w:r>
            <w:proofErr w:type="gramEnd"/>
            <w:r w:rsidRPr="00292DEB">
              <w:rPr>
                <w:color w:val="000000"/>
                <w:sz w:val="15"/>
                <w:szCs w:val="15"/>
                <w:lang w:val="en-GB"/>
              </w:rPr>
              <w:t xml:space="preserve"> work are required to participate in active labour market measures.</w:t>
            </w:r>
          </w:p>
          <w:p w14:paraId="51EA1FE4" w14:textId="77777777" w:rsidR="005D0FED" w:rsidRPr="00292DEB" w:rsidRDefault="005D0FED" w:rsidP="00DB7CCE">
            <w:pPr>
              <w:pStyle w:val="Normal0"/>
              <w:pBdr>
                <w:top w:val="nil"/>
                <w:left w:val="nil"/>
                <w:bottom w:val="nil"/>
                <w:right w:val="nil"/>
                <w:between w:val="nil"/>
              </w:pBdr>
              <w:spacing w:before="0" w:after="40"/>
              <w:ind w:hanging="360"/>
              <w:rPr>
                <w:color w:val="000000"/>
                <w:sz w:val="15"/>
                <w:szCs w:val="15"/>
                <w:lang w:val="en-GB"/>
              </w:rPr>
            </w:pPr>
          </w:p>
          <w:p w14:paraId="1DD6548F"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w:t>
            </w: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granted to uninsured persons aged </w:t>
            </w:r>
            <w:r w:rsidRPr="00292DEB">
              <w:rPr>
                <w:color w:val="C00000"/>
                <w:sz w:val="15"/>
                <w:szCs w:val="15"/>
                <w:lang w:val="en-GB"/>
              </w:rPr>
              <w:t>67</w:t>
            </w:r>
            <w:r w:rsidRPr="00292DEB">
              <w:rPr>
                <w:color w:val="000000"/>
                <w:sz w:val="15"/>
                <w:szCs w:val="15"/>
                <w:lang w:val="en-GB"/>
              </w:rPr>
              <w:t xml:space="preserve"> and over by </w:t>
            </w:r>
            <w:r w:rsidRPr="00292DEB">
              <w:rPr>
                <w:color w:val="008000"/>
                <w:sz w:val="15"/>
                <w:szCs w:val="15"/>
                <w:lang w:val="en-GB"/>
              </w:rPr>
              <w:t>OPEKA</w:t>
            </w:r>
            <w:r w:rsidRPr="00292DEB">
              <w:rPr>
                <w:color w:val="000000"/>
                <w:sz w:val="15"/>
                <w:szCs w:val="15"/>
                <w:lang w:val="en-GB"/>
              </w:rPr>
              <w:t xml:space="preserve">. </w:t>
            </w:r>
          </w:p>
          <w:p w14:paraId="4276A68D" w14:textId="77777777" w:rsidR="005D0FED" w:rsidRPr="00292DEB" w:rsidRDefault="005D0FED" w:rsidP="00DB7CCE">
            <w:pPr>
              <w:pStyle w:val="Normal0"/>
              <w:pBdr>
                <w:top w:val="nil"/>
                <w:left w:val="nil"/>
                <w:bottom w:val="nil"/>
                <w:right w:val="nil"/>
                <w:between w:val="nil"/>
              </w:pBdr>
              <w:spacing w:after="0"/>
              <w:rPr>
                <w:color w:val="FF0000"/>
                <w:sz w:val="15"/>
                <w:szCs w:val="15"/>
                <w:lang w:val="en-GB"/>
              </w:rPr>
            </w:pPr>
            <w:r w:rsidRPr="00292DEB">
              <w:rPr>
                <w:color w:val="000000"/>
                <w:sz w:val="15"/>
                <w:szCs w:val="15"/>
                <w:lang w:val="en-GB"/>
              </w:rPr>
              <w:t>The allowance is centrally organised</w:t>
            </w:r>
            <w:ins w:id="380" w:author="Author">
              <w:r w:rsidRPr="00292DEB">
                <w:rPr>
                  <w:color w:val="000000"/>
                  <w:sz w:val="15"/>
                  <w:szCs w:val="15"/>
                  <w:lang w:val="en-GB"/>
                </w:rPr>
                <w:t>,</w:t>
              </w:r>
            </w:ins>
            <w:r w:rsidRPr="00292DEB">
              <w:rPr>
                <w:color w:val="000000"/>
                <w:sz w:val="15"/>
                <w:szCs w:val="15"/>
                <w:lang w:val="en-GB"/>
              </w:rPr>
              <w:t xml:space="preserve"> and entitlement is based on subjective right.</w:t>
            </w:r>
          </w:p>
          <w:p w14:paraId="5CE0365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For the payment of the allowance the budget of </w:t>
            </w:r>
            <w:r w:rsidRPr="00292DEB">
              <w:rPr>
                <w:color w:val="008000"/>
                <w:sz w:val="15"/>
                <w:szCs w:val="15"/>
                <w:lang w:val="en-GB"/>
              </w:rPr>
              <w:t>OPEKA</w:t>
            </w:r>
            <w:r w:rsidRPr="00292DEB">
              <w:rPr>
                <w:color w:val="000000"/>
                <w:sz w:val="15"/>
                <w:szCs w:val="15"/>
                <w:lang w:val="en-GB"/>
              </w:rPr>
              <w:t xml:space="preserve"> is funded by the state budget. Monthly payment: </w:t>
            </w:r>
            <w:r w:rsidRPr="00292DEB">
              <w:rPr>
                <w:color w:val="FF00FF"/>
                <w:sz w:val="15"/>
                <w:szCs w:val="15"/>
                <w:lang w:val="en-GB"/>
              </w:rPr>
              <w:t>€409</w:t>
            </w:r>
            <w:del w:id="381" w:author="Author">
              <w:r w:rsidRPr="00292DEB">
                <w:rPr>
                  <w:color w:val="FF00FF"/>
                  <w:sz w:val="15"/>
                  <w:szCs w:val="15"/>
                  <w:lang w:val="en-GB"/>
                </w:rPr>
                <w:delText>,</w:delText>
              </w:r>
            </w:del>
            <w:ins w:id="382" w:author="Author">
              <w:r w:rsidRPr="00292DEB">
                <w:rPr>
                  <w:color w:val="FF00FF"/>
                  <w:sz w:val="15"/>
                  <w:szCs w:val="15"/>
                  <w:lang w:val="en-GB"/>
                </w:rPr>
                <w:t>.</w:t>
              </w:r>
            </w:ins>
            <w:r w:rsidRPr="00292DEB">
              <w:rPr>
                <w:color w:val="FF00FF"/>
                <w:sz w:val="15"/>
                <w:szCs w:val="15"/>
                <w:lang w:val="en-GB"/>
              </w:rPr>
              <w:t xml:space="preserve">13 </w:t>
            </w:r>
            <w:r w:rsidRPr="00292DEB">
              <w:rPr>
                <w:color w:val="000000"/>
                <w:sz w:val="15"/>
                <w:szCs w:val="15"/>
                <w:lang w:val="en-GB"/>
              </w:rPr>
              <w:t>on fulfilment of certain conditions.</w:t>
            </w:r>
          </w:p>
          <w:p w14:paraId="20911CD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2D474EB4" w14:textId="7A0B51C4"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Unemployed from disadvantaged groups can receive the </w:t>
            </w:r>
            <w:r w:rsidRPr="00292DEB">
              <w:rPr>
                <w:color w:val="008000"/>
                <w:sz w:val="15"/>
                <w:szCs w:val="15"/>
                <w:lang w:val="en-GB"/>
              </w:rPr>
              <w:t xml:space="preserve">Special Assistance of Vulnerable Groups </w:t>
            </w:r>
            <w:r w:rsidRPr="00292DEB">
              <w:rPr>
                <w:color w:val="000000"/>
                <w:sz w:val="15"/>
                <w:szCs w:val="15"/>
                <w:lang w:val="en-GB"/>
              </w:rPr>
              <w:t>(</w:t>
            </w:r>
            <w:proofErr w:type="spellStart"/>
            <w:r w:rsidRPr="00292DEB">
              <w:rPr>
                <w:i/>
                <w:iCs/>
                <w:color w:val="008080"/>
                <w:sz w:val="15"/>
                <w:szCs w:val="15"/>
              </w:rPr>
              <w:t>Ειδικό</w:t>
            </w:r>
            <w:proofErr w:type="spellEnd"/>
            <w:r w:rsidRPr="00292DEB">
              <w:rPr>
                <w:i/>
                <w:iCs/>
                <w:color w:val="008080"/>
                <w:sz w:val="15"/>
                <w:szCs w:val="15"/>
                <w:lang w:val="en-GB"/>
              </w:rPr>
              <w:t xml:space="preserve"> </w:t>
            </w:r>
            <w:proofErr w:type="spellStart"/>
            <w:r w:rsidRPr="00292DEB">
              <w:rPr>
                <w:i/>
                <w:iCs/>
                <w:color w:val="008080"/>
                <w:sz w:val="15"/>
                <w:szCs w:val="15"/>
              </w:rPr>
              <w:t>Βοήθημ</w:t>
            </w:r>
            <w:proofErr w:type="spellEnd"/>
            <w:r w:rsidRPr="00292DEB">
              <w:rPr>
                <w:i/>
                <w:iCs/>
                <w:color w:val="008080"/>
                <w:sz w:val="15"/>
                <w:szCs w:val="15"/>
              </w:rPr>
              <w:t>α</w:t>
            </w:r>
            <w:r w:rsidRPr="00292DEB">
              <w:rPr>
                <w:i/>
                <w:iCs/>
                <w:color w:val="008080"/>
                <w:sz w:val="15"/>
                <w:szCs w:val="15"/>
                <w:lang w:val="en-GB"/>
              </w:rPr>
              <w:t xml:space="preserve"> </w:t>
            </w:r>
            <w:r w:rsidRPr="00292DEB">
              <w:rPr>
                <w:i/>
                <w:iCs/>
                <w:color w:val="008080"/>
                <w:sz w:val="15"/>
                <w:szCs w:val="15"/>
              </w:rPr>
              <w:lastRenderedPageBreak/>
              <w:t>Ευάλωτων</w:t>
            </w:r>
            <w:r w:rsidRPr="00292DEB">
              <w:rPr>
                <w:i/>
                <w:iCs/>
                <w:color w:val="008080"/>
                <w:sz w:val="15"/>
                <w:szCs w:val="15"/>
                <w:lang w:val="en-GB"/>
              </w:rPr>
              <w:t xml:space="preserve"> </w:t>
            </w:r>
            <w:r w:rsidRPr="00292DEB">
              <w:rPr>
                <w:i/>
                <w:iCs/>
                <w:color w:val="008080"/>
                <w:sz w:val="15"/>
                <w:szCs w:val="15"/>
              </w:rPr>
              <w:t>Ομάδων</w:t>
            </w:r>
            <w:r w:rsidRPr="00292DEB">
              <w:rPr>
                <w:color w:val="000000"/>
                <w:sz w:val="15"/>
                <w:szCs w:val="15"/>
                <w:lang w:val="en-GB"/>
              </w:rPr>
              <w:t>): see Table X on “Unemployment” for details.</w:t>
            </w:r>
          </w:p>
        </w:tc>
        <w:tc>
          <w:tcPr>
            <w:tcW w:w="167" w:type="pct"/>
          </w:tcPr>
          <w:p w14:paraId="459B7867"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0A183E88" w14:textId="77777777" w:rsidR="005D0FED" w:rsidRPr="00292DEB" w:rsidRDefault="005D0FED" w:rsidP="00DB7CCE">
            <w:pPr>
              <w:spacing w:line="276" w:lineRule="auto"/>
              <w:rPr>
                <w:rFonts w:cs="Arial"/>
                <w:color w:val="0000FF"/>
              </w:rPr>
            </w:pPr>
          </w:p>
        </w:tc>
        <w:tc>
          <w:tcPr>
            <w:tcW w:w="127" w:type="pct"/>
          </w:tcPr>
          <w:p w14:paraId="7866D74A" w14:textId="77777777" w:rsidR="005D0FED" w:rsidRPr="00292DEB" w:rsidRDefault="005D0FED" w:rsidP="00DB7CCE">
            <w:pPr>
              <w:spacing w:line="276" w:lineRule="auto"/>
              <w:rPr>
                <w:rFonts w:cs="Arial"/>
                <w:color w:val="0000FF"/>
                <w:lang w:val="fr-FR"/>
              </w:rPr>
            </w:pPr>
            <w:r w:rsidRPr="00292DEB">
              <w:rPr>
                <w:rFonts w:cs="Arial"/>
                <w:color w:val="0000FF"/>
                <w:lang w:val="fr-FR"/>
              </w:rPr>
              <w:t>2</w:t>
            </w:r>
          </w:p>
          <w:p w14:paraId="7283F295" w14:textId="77777777" w:rsidR="005D0FED" w:rsidRPr="00292DEB" w:rsidRDefault="005D0FED" w:rsidP="00DB7CCE">
            <w:pPr>
              <w:spacing w:line="276" w:lineRule="auto"/>
              <w:rPr>
                <w:rFonts w:cs="Arial"/>
                <w:color w:val="0000FF"/>
              </w:rPr>
            </w:pPr>
          </w:p>
        </w:tc>
        <w:tc>
          <w:tcPr>
            <w:tcW w:w="402" w:type="pct"/>
          </w:tcPr>
          <w:p w14:paraId="1C5E23D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66517BB" w14:textId="77777777" w:rsidR="005D0FED" w:rsidRPr="00292DEB" w:rsidRDefault="005D0FED" w:rsidP="00DB7CCE">
            <w:pPr>
              <w:spacing w:line="276" w:lineRule="auto"/>
              <w:rPr>
                <w:rFonts w:cs="Arial"/>
                <w:color w:val="0000FF"/>
              </w:rPr>
            </w:pPr>
          </w:p>
        </w:tc>
      </w:tr>
      <w:tr w:rsidR="005D0FED" w:rsidRPr="00292DEB" w14:paraId="14465ED5" w14:textId="77777777" w:rsidTr="005D0FED">
        <w:tc>
          <w:tcPr>
            <w:tcW w:w="193" w:type="pct"/>
          </w:tcPr>
          <w:p w14:paraId="3DDC47B1" w14:textId="77777777" w:rsidR="005D0FED" w:rsidRPr="00292DEB" w:rsidRDefault="005D0FED" w:rsidP="00DB7CCE">
            <w:pPr>
              <w:spacing w:line="276" w:lineRule="auto"/>
              <w:jc w:val="left"/>
              <w:rPr>
                <w:rFonts w:cs="Arial"/>
                <w:lang w:val="es-ES"/>
              </w:rPr>
            </w:pPr>
            <w:r w:rsidRPr="00292DEB">
              <w:rPr>
                <w:rFonts w:cs="Arial"/>
                <w:lang w:val="es-ES"/>
              </w:rPr>
              <w:lastRenderedPageBreak/>
              <w:t>EL</w:t>
            </w:r>
          </w:p>
          <w:p w14:paraId="46B730E9" w14:textId="77777777" w:rsidR="005D0FED" w:rsidRPr="00292DEB" w:rsidRDefault="005D0FED" w:rsidP="00DB7CCE">
            <w:pPr>
              <w:spacing w:line="276" w:lineRule="auto"/>
              <w:jc w:val="left"/>
              <w:rPr>
                <w:rFonts w:cs="Arial"/>
                <w:lang w:val="es-ES"/>
              </w:rPr>
            </w:pPr>
            <w:r w:rsidRPr="00292DEB">
              <w:rPr>
                <w:rFonts w:cs="Arial"/>
                <w:lang w:val="es-ES"/>
              </w:rPr>
              <w:t>EL</w:t>
            </w:r>
          </w:p>
          <w:p w14:paraId="7CDC2BCA" w14:textId="77777777" w:rsidR="005D0FED" w:rsidRPr="00292DEB" w:rsidRDefault="005D0FED" w:rsidP="00DB7CCE">
            <w:pPr>
              <w:spacing w:line="276" w:lineRule="auto"/>
              <w:jc w:val="left"/>
              <w:rPr>
                <w:rFonts w:cs="Arial"/>
                <w:lang w:val="es-ES"/>
              </w:rPr>
            </w:pPr>
            <w:r w:rsidRPr="00292DEB">
              <w:rPr>
                <w:rFonts w:cs="Arial"/>
                <w:lang w:val="es-ES"/>
              </w:rPr>
              <w:t>EL</w:t>
            </w:r>
          </w:p>
          <w:p w14:paraId="2588D9B9" w14:textId="77777777" w:rsidR="005D0FED" w:rsidRPr="00292DEB" w:rsidRDefault="005D0FED" w:rsidP="00DB7CCE">
            <w:pPr>
              <w:spacing w:line="276" w:lineRule="auto"/>
              <w:jc w:val="left"/>
              <w:rPr>
                <w:rFonts w:cs="Arial"/>
                <w:lang w:val="es-ES"/>
              </w:rPr>
            </w:pPr>
            <w:r w:rsidRPr="00292DEB">
              <w:rPr>
                <w:rFonts w:cs="Arial"/>
                <w:lang w:val="es-ES"/>
              </w:rPr>
              <w:t>EL</w:t>
            </w:r>
          </w:p>
          <w:p w14:paraId="0E155312" w14:textId="77777777" w:rsidR="005D0FED" w:rsidRPr="00292DEB" w:rsidRDefault="005D0FED" w:rsidP="00DB7CCE">
            <w:pPr>
              <w:spacing w:line="276" w:lineRule="auto"/>
              <w:jc w:val="left"/>
              <w:rPr>
                <w:rFonts w:cs="Arial"/>
                <w:lang w:val="es-ES"/>
              </w:rPr>
            </w:pPr>
            <w:r w:rsidRPr="00292DEB">
              <w:rPr>
                <w:rFonts w:cs="Arial"/>
                <w:lang w:val="es-ES"/>
              </w:rPr>
              <w:t>EL</w:t>
            </w:r>
          </w:p>
          <w:p w14:paraId="63208A3E" w14:textId="77777777" w:rsidR="005D0FED" w:rsidRPr="00292DEB" w:rsidRDefault="005D0FED" w:rsidP="00DB7CCE">
            <w:pPr>
              <w:spacing w:line="276" w:lineRule="auto"/>
              <w:jc w:val="left"/>
              <w:rPr>
                <w:rFonts w:cs="Arial"/>
                <w:lang w:val="es-ES"/>
              </w:rPr>
            </w:pPr>
            <w:r w:rsidRPr="00292DEB">
              <w:rPr>
                <w:rFonts w:cs="Arial"/>
                <w:lang w:val="es-ES"/>
              </w:rPr>
              <w:t>EL</w:t>
            </w:r>
          </w:p>
          <w:p w14:paraId="726448E8" w14:textId="77777777" w:rsidR="005D0FED" w:rsidRPr="00292DEB" w:rsidRDefault="005D0FED" w:rsidP="00DB7CCE">
            <w:pPr>
              <w:spacing w:line="276" w:lineRule="auto"/>
              <w:jc w:val="left"/>
              <w:rPr>
                <w:rFonts w:cs="Arial"/>
                <w:lang w:val="es-ES"/>
              </w:rPr>
            </w:pPr>
            <w:r w:rsidRPr="00292DEB">
              <w:rPr>
                <w:rFonts w:cs="Arial"/>
                <w:lang w:val="es-ES"/>
              </w:rPr>
              <w:t>EL</w:t>
            </w:r>
          </w:p>
          <w:p w14:paraId="0C4DEB10" w14:textId="77777777" w:rsidR="005D0FED" w:rsidRPr="00292DEB" w:rsidRDefault="005D0FED" w:rsidP="00DB7CCE">
            <w:pPr>
              <w:spacing w:line="276" w:lineRule="auto"/>
              <w:jc w:val="left"/>
              <w:rPr>
                <w:rFonts w:cs="Arial"/>
                <w:lang w:val="es-ES"/>
              </w:rPr>
            </w:pPr>
            <w:r w:rsidRPr="00292DEB">
              <w:rPr>
                <w:rFonts w:cs="Arial"/>
                <w:lang w:val="es-ES"/>
              </w:rPr>
              <w:t>EL</w:t>
            </w:r>
          </w:p>
          <w:p w14:paraId="243F852E" w14:textId="77777777" w:rsidR="005D0FED" w:rsidRPr="00292DEB" w:rsidRDefault="005D0FED" w:rsidP="00DB7CCE">
            <w:pPr>
              <w:spacing w:line="276" w:lineRule="auto"/>
              <w:jc w:val="left"/>
              <w:rPr>
                <w:rFonts w:cs="Arial"/>
                <w:lang w:val="es-ES"/>
              </w:rPr>
            </w:pPr>
            <w:r w:rsidRPr="00292DEB">
              <w:rPr>
                <w:rFonts w:cs="Arial"/>
                <w:lang w:val="es-ES"/>
              </w:rPr>
              <w:t>EL</w:t>
            </w:r>
          </w:p>
          <w:p w14:paraId="33E4EA50" w14:textId="77777777" w:rsidR="005D0FED" w:rsidRPr="00292DEB" w:rsidRDefault="005D0FED" w:rsidP="00DB7CCE">
            <w:pPr>
              <w:spacing w:line="276" w:lineRule="auto"/>
              <w:jc w:val="left"/>
              <w:rPr>
                <w:rFonts w:cs="Arial"/>
                <w:lang w:val="es-ES"/>
              </w:rPr>
            </w:pPr>
            <w:r w:rsidRPr="00292DEB">
              <w:rPr>
                <w:rFonts w:cs="Arial"/>
                <w:lang w:val="es-ES"/>
              </w:rPr>
              <w:t>EL</w:t>
            </w:r>
          </w:p>
          <w:p w14:paraId="6FFDC62B" w14:textId="77777777" w:rsidR="005D0FED" w:rsidRPr="00292DEB" w:rsidRDefault="005D0FED" w:rsidP="00DB7CCE">
            <w:pPr>
              <w:spacing w:line="276" w:lineRule="auto"/>
              <w:jc w:val="left"/>
              <w:rPr>
                <w:rFonts w:cs="Arial"/>
                <w:lang w:val="es-ES"/>
              </w:rPr>
            </w:pPr>
            <w:r w:rsidRPr="00292DEB">
              <w:rPr>
                <w:rFonts w:cs="Arial"/>
                <w:lang w:val="es-ES"/>
              </w:rPr>
              <w:t>EL</w:t>
            </w:r>
          </w:p>
          <w:p w14:paraId="75A847EB" w14:textId="77777777" w:rsidR="005D0FED" w:rsidRPr="00292DEB" w:rsidRDefault="005D0FED" w:rsidP="00DB7CCE">
            <w:pPr>
              <w:spacing w:line="276" w:lineRule="auto"/>
              <w:jc w:val="left"/>
              <w:rPr>
                <w:rFonts w:cs="Arial"/>
                <w:lang w:val="es-ES"/>
              </w:rPr>
            </w:pPr>
            <w:r w:rsidRPr="00292DEB">
              <w:rPr>
                <w:rFonts w:cs="Arial"/>
                <w:lang w:val="es-ES"/>
              </w:rPr>
              <w:t>EL</w:t>
            </w:r>
          </w:p>
          <w:p w14:paraId="53DBFC94" w14:textId="77777777" w:rsidR="005D0FED" w:rsidRPr="00292DEB" w:rsidRDefault="005D0FED" w:rsidP="00DB7CCE">
            <w:pPr>
              <w:spacing w:line="276" w:lineRule="auto"/>
              <w:jc w:val="left"/>
              <w:rPr>
                <w:rFonts w:cs="Arial"/>
                <w:lang w:val="es-ES"/>
              </w:rPr>
            </w:pPr>
            <w:r w:rsidRPr="00292DEB">
              <w:rPr>
                <w:rFonts w:cs="Arial"/>
                <w:lang w:val="es-ES"/>
              </w:rPr>
              <w:t>EL</w:t>
            </w:r>
          </w:p>
          <w:p w14:paraId="39759D7F" w14:textId="77777777" w:rsidR="005D0FED" w:rsidRPr="00292DEB" w:rsidRDefault="005D0FED" w:rsidP="00DB7CCE">
            <w:pPr>
              <w:spacing w:line="276" w:lineRule="auto"/>
              <w:jc w:val="left"/>
              <w:rPr>
                <w:rFonts w:cs="Arial"/>
                <w:lang w:val="es-ES"/>
              </w:rPr>
            </w:pPr>
            <w:r w:rsidRPr="00292DEB">
              <w:rPr>
                <w:rFonts w:cs="Arial"/>
                <w:lang w:val="es-ES"/>
              </w:rPr>
              <w:t>EL</w:t>
            </w:r>
          </w:p>
          <w:p w14:paraId="7027E1E8" w14:textId="77777777" w:rsidR="005D0FED" w:rsidRPr="00292DEB" w:rsidRDefault="005D0FED" w:rsidP="00DB7CCE">
            <w:pPr>
              <w:spacing w:line="276" w:lineRule="auto"/>
              <w:jc w:val="left"/>
              <w:rPr>
                <w:rFonts w:cs="Arial"/>
                <w:lang w:val="es-ES"/>
              </w:rPr>
            </w:pPr>
            <w:r w:rsidRPr="00292DEB">
              <w:rPr>
                <w:rFonts w:cs="Arial"/>
                <w:lang w:val="es-ES"/>
              </w:rPr>
              <w:t>EL</w:t>
            </w:r>
          </w:p>
          <w:p w14:paraId="45127A24" w14:textId="77777777" w:rsidR="005D0FED" w:rsidRPr="00292DEB" w:rsidRDefault="005D0FED" w:rsidP="00DB7CCE">
            <w:pPr>
              <w:spacing w:line="276" w:lineRule="auto"/>
              <w:jc w:val="left"/>
              <w:rPr>
                <w:rFonts w:cs="Arial"/>
                <w:lang w:val="es-ES"/>
              </w:rPr>
            </w:pPr>
            <w:r w:rsidRPr="00292DEB">
              <w:rPr>
                <w:rFonts w:cs="Arial"/>
                <w:lang w:val="es-ES"/>
              </w:rPr>
              <w:t>EL</w:t>
            </w:r>
          </w:p>
          <w:p w14:paraId="70E49077" w14:textId="77777777" w:rsidR="005D0FED" w:rsidRPr="00292DEB" w:rsidRDefault="005D0FED" w:rsidP="00DB7CCE">
            <w:pPr>
              <w:spacing w:line="276" w:lineRule="auto"/>
              <w:jc w:val="left"/>
              <w:rPr>
                <w:rFonts w:cs="Arial"/>
                <w:lang w:val="es-ES"/>
              </w:rPr>
            </w:pPr>
            <w:r w:rsidRPr="00292DEB">
              <w:rPr>
                <w:rFonts w:cs="Arial"/>
                <w:lang w:val="es-ES"/>
              </w:rPr>
              <w:t>EL</w:t>
            </w:r>
          </w:p>
          <w:p w14:paraId="0B8719D3" w14:textId="77777777" w:rsidR="005D0FED" w:rsidRPr="00292DEB" w:rsidRDefault="005D0FED" w:rsidP="00DB7CCE">
            <w:pPr>
              <w:spacing w:line="276" w:lineRule="auto"/>
              <w:jc w:val="left"/>
              <w:rPr>
                <w:rFonts w:cs="Arial"/>
                <w:lang w:val="es-ES"/>
              </w:rPr>
            </w:pPr>
            <w:r w:rsidRPr="00292DEB">
              <w:rPr>
                <w:rFonts w:cs="Arial"/>
                <w:lang w:val="es-ES"/>
              </w:rPr>
              <w:t>EL</w:t>
            </w:r>
          </w:p>
          <w:p w14:paraId="58F6590A" w14:textId="77777777" w:rsidR="005D0FED" w:rsidRPr="00292DEB" w:rsidRDefault="005D0FED" w:rsidP="00DB7CCE">
            <w:pPr>
              <w:spacing w:line="276" w:lineRule="auto"/>
              <w:jc w:val="left"/>
              <w:rPr>
                <w:rFonts w:cs="Arial"/>
                <w:lang w:val="es-ES"/>
              </w:rPr>
            </w:pPr>
            <w:r w:rsidRPr="00292DEB">
              <w:rPr>
                <w:rFonts w:cs="Arial"/>
                <w:lang w:val="es-ES"/>
              </w:rPr>
              <w:t>EL</w:t>
            </w:r>
          </w:p>
          <w:p w14:paraId="7DC2C6F8" w14:textId="77777777" w:rsidR="005D0FED" w:rsidRPr="00292DEB" w:rsidRDefault="005D0FED" w:rsidP="00DB7CCE">
            <w:pPr>
              <w:spacing w:line="276" w:lineRule="auto"/>
              <w:jc w:val="left"/>
              <w:rPr>
                <w:rFonts w:cs="Arial"/>
                <w:lang w:val="es-ES"/>
              </w:rPr>
            </w:pPr>
            <w:r w:rsidRPr="00292DEB">
              <w:rPr>
                <w:rFonts w:cs="Arial"/>
                <w:lang w:val="es-ES"/>
              </w:rPr>
              <w:t>EL</w:t>
            </w:r>
          </w:p>
          <w:p w14:paraId="34581F57" w14:textId="77777777" w:rsidR="005D0FED" w:rsidRPr="00292DEB" w:rsidRDefault="005D0FED" w:rsidP="00DB7CCE">
            <w:pPr>
              <w:spacing w:line="276" w:lineRule="auto"/>
              <w:jc w:val="left"/>
              <w:rPr>
                <w:rFonts w:cs="Arial"/>
                <w:lang w:val="es-ES"/>
              </w:rPr>
            </w:pPr>
          </w:p>
          <w:p w14:paraId="5A0452E6" w14:textId="77777777" w:rsidR="005D0FED" w:rsidRPr="00292DEB" w:rsidRDefault="005D0FED" w:rsidP="00DB7CCE">
            <w:pPr>
              <w:spacing w:line="276" w:lineRule="auto"/>
              <w:jc w:val="left"/>
              <w:rPr>
                <w:rFonts w:cs="Arial"/>
                <w:b/>
              </w:rPr>
            </w:pPr>
          </w:p>
        </w:tc>
        <w:tc>
          <w:tcPr>
            <w:tcW w:w="1371" w:type="pct"/>
          </w:tcPr>
          <w:p w14:paraId="542DD860"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Der Anspruch auf GMI wird auf Haushaltsbasis bestimmt. Haushalte</w:t>
            </w:r>
            <w:r w:rsidRPr="00292DEB">
              <w:rPr>
                <w:rFonts w:cs="Arial"/>
              </w:rPr>
              <w:t>, die aus einer oder mehreren Personen bestehen, die in extremer Armut leben, sind anspruchsberechtigt.</w:t>
            </w:r>
          </w:p>
          <w:p w14:paraId="7DD2C44C" w14:textId="77777777" w:rsidR="005D0FED" w:rsidRPr="00292DEB" w:rsidRDefault="005D0FED" w:rsidP="00DB7CCE">
            <w:pPr>
              <w:spacing w:line="276" w:lineRule="auto"/>
              <w:rPr>
                <w:rFonts w:cs="Arial"/>
                <w:noProof/>
              </w:rPr>
            </w:pPr>
            <w:r w:rsidRPr="00292DEB">
              <w:rPr>
                <w:rFonts w:cs="Arial"/>
                <w:noProof/>
              </w:rPr>
              <w:t xml:space="preserve">Der Antrag wird vom Hauptsteuerzahler oder vom Ehepartner des Hauptsteuerzahlers gestellt. </w:t>
            </w:r>
          </w:p>
          <w:p w14:paraId="19C18741" w14:textId="77777777" w:rsidR="005D0FED" w:rsidRPr="00292DEB" w:rsidRDefault="005D0FED" w:rsidP="00DB7CCE">
            <w:pPr>
              <w:spacing w:line="276" w:lineRule="auto"/>
              <w:rPr>
                <w:rFonts w:cs="Arial"/>
              </w:rPr>
            </w:pPr>
          </w:p>
          <w:p w14:paraId="306E94F7"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ältere Personen ab </w:t>
            </w:r>
            <w:r w:rsidRPr="00292DEB">
              <w:rPr>
                <w:rFonts w:cs="Arial"/>
                <w:color w:val="C00000"/>
              </w:rPr>
              <w:t xml:space="preserve">67 </w:t>
            </w:r>
            <w:r w:rsidRPr="00292DEB">
              <w:rPr>
                <w:rFonts w:cs="Arial"/>
              </w:rPr>
              <w:t>Jahren, die unversichert sind oder die die notwendigen Voraussetzungen für eine Rente nicht erfüllen.</w:t>
            </w:r>
          </w:p>
          <w:p w14:paraId="1D55A518" w14:textId="77777777" w:rsidR="005D0FED" w:rsidRPr="00292DEB" w:rsidRDefault="005D0FED" w:rsidP="00DB7CCE">
            <w:pPr>
              <w:snapToGrid w:val="0"/>
              <w:spacing w:line="276" w:lineRule="auto"/>
              <w:rPr>
                <w:rFonts w:cs="Arial"/>
              </w:rPr>
            </w:pPr>
            <w:r w:rsidRPr="00292DEB">
              <w:rPr>
                <w:rFonts w:cs="Arial"/>
              </w:rPr>
              <w:t>Der Anspruch wird individuell nach Kriterien (persönliches oder Familieneinkommen, Vermögenswerte usw.) bemessen.</w:t>
            </w:r>
          </w:p>
          <w:p w14:paraId="44B3CB34" w14:textId="15D2947E" w:rsidR="005D0FED" w:rsidRPr="00292DEB" w:rsidRDefault="005D0FED" w:rsidP="00DB7CCE">
            <w:pPr>
              <w:spacing w:line="276" w:lineRule="auto"/>
              <w:rPr>
                <w:rFonts w:cs="Arial"/>
                <w:color w:val="008000"/>
              </w:rPr>
            </w:pPr>
          </w:p>
        </w:tc>
        <w:tc>
          <w:tcPr>
            <w:tcW w:w="1370" w:type="pct"/>
          </w:tcPr>
          <w:p w14:paraId="79AB49A1" w14:textId="77777777" w:rsidR="005D0FED" w:rsidRPr="00292DEB" w:rsidRDefault="005D0FED" w:rsidP="00DB7CCE">
            <w:pPr>
              <w:pStyle w:val="ListParagraph"/>
              <w:shd w:val="clear" w:color="auto" w:fill="FFFFFF"/>
              <w:spacing w:after="0"/>
              <w:ind w:left="0"/>
              <w:rPr>
                <w:rFonts w:ascii="Arial" w:hAnsi="Arial" w:cs="Arial"/>
                <w:sz w:val="15"/>
                <w:szCs w:val="15"/>
                <w:lang w:val="fr-BE"/>
              </w:rPr>
            </w:pPr>
            <w:r w:rsidRPr="00292DEB">
              <w:rPr>
                <w:rFonts w:ascii="Arial" w:eastAsia="Arial" w:hAnsi="Arial" w:cs="Arial"/>
                <w:color w:val="008000"/>
                <w:sz w:val="15"/>
                <w:szCs w:val="15"/>
                <w:lang w:val="fr-BE"/>
              </w:rPr>
              <w:t>Revenu minimum garanti (RMG)</w:t>
            </w:r>
            <w:r w:rsidRPr="00292DEB">
              <w:rPr>
                <w:rFonts w:ascii="Arial" w:eastAsia="Arial" w:hAnsi="Arial" w:cs="Arial"/>
                <w:sz w:val="15"/>
                <w:szCs w:val="15"/>
                <w:lang w:val="fr-BE"/>
              </w:rPr>
              <w:t xml:space="preserve"> </w:t>
            </w:r>
            <w:r w:rsidRPr="00292DEB">
              <w:rPr>
                <w:rFonts w:ascii="Arial" w:hAnsi="Arial" w:cs="Arial"/>
                <w:color w:val="008080"/>
                <w:sz w:val="15"/>
                <w:szCs w:val="15"/>
                <w:lang w:val="fr-BE"/>
              </w:rPr>
              <w:t>(</w:t>
            </w:r>
            <w:r w:rsidRPr="00292DEB">
              <w:rPr>
                <w:rFonts w:ascii="Arial" w:hAnsi="Arial" w:cs="Arial"/>
                <w:i/>
                <w:color w:val="008080"/>
                <w:sz w:val="15"/>
                <w:szCs w:val="15"/>
                <w:lang w:val="fr-BE"/>
              </w:rPr>
              <w:t>ΕΛΑΧΙΣΤΟ ΕΓΓΥΗΜΕΝΟ ΕΙΣΟΔΗΜΑ</w:t>
            </w:r>
            <w:r w:rsidRPr="00292DEB">
              <w:rPr>
                <w:rFonts w:ascii="Arial" w:hAnsi="Arial" w:cs="Arial"/>
                <w:color w:val="008080"/>
                <w:sz w:val="15"/>
                <w:szCs w:val="15"/>
                <w:lang w:val="fr-BE"/>
              </w:rPr>
              <w:t>)</w:t>
            </w:r>
            <w:r w:rsidRPr="00292DEB">
              <w:rPr>
                <w:rFonts w:ascii="Arial" w:eastAsia="Arial" w:hAnsi="Arial" w:cs="Arial"/>
                <w:sz w:val="15"/>
                <w:szCs w:val="15"/>
                <w:lang w:val="fr-BE"/>
              </w:rPr>
              <w:t xml:space="preserve">: Le droit au RMG est déterminé sur la base du ménage. Les </w:t>
            </w:r>
            <w:r w:rsidRPr="00292DEB">
              <w:rPr>
                <w:rFonts w:ascii="Arial" w:hAnsi="Arial" w:cs="Arial"/>
                <w:sz w:val="15"/>
                <w:szCs w:val="15"/>
                <w:lang w:val="fr-BE"/>
              </w:rPr>
              <w:t>ménages d'une ou de plusieurs personnes vivant dans l'extrême pauvreté sont éligibles.</w:t>
            </w:r>
          </w:p>
          <w:p w14:paraId="3B34A35E" w14:textId="77777777" w:rsidR="005D0FED" w:rsidRPr="00292DEB" w:rsidRDefault="005D0FED" w:rsidP="00DB7CCE">
            <w:pPr>
              <w:pStyle w:val="ListParagraph"/>
              <w:shd w:val="clear" w:color="auto" w:fill="FFFFFF"/>
              <w:ind w:left="0"/>
              <w:rPr>
                <w:rFonts w:ascii="Arial" w:hAnsi="Arial" w:cs="Arial"/>
                <w:sz w:val="15"/>
                <w:szCs w:val="15"/>
                <w:lang w:val="fr-BE"/>
              </w:rPr>
            </w:pPr>
            <w:r w:rsidRPr="00292DEB">
              <w:rPr>
                <w:rFonts w:ascii="Arial" w:hAnsi="Arial" w:cs="Arial"/>
                <w:sz w:val="15"/>
                <w:szCs w:val="15"/>
                <w:lang w:val="fr-BE"/>
              </w:rPr>
              <w:t xml:space="preserve">La demande est déposée par le contribuable principal ou le conjoint du contribuable principal. </w:t>
            </w:r>
          </w:p>
          <w:p w14:paraId="6D6C2CFB" w14:textId="77777777" w:rsidR="005D0FED" w:rsidRPr="00292DEB" w:rsidRDefault="005D0FED" w:rsidP="00DB7CCE">
            <w:pPr>
              <w:spacing w:line="276" w:lineRule="auto"/>
              <w:rPr>
                <w:rFonts w:eastAsia="Arial" w:cs="Arial"/>
                <w:color w:val="008000"/>
                <w:lang w:val="fr-BE"/>
              </w:rPr>
            </w:pPr>
            <w:r w:rsidRPr="00292DEB">
              <w:rPr>
                <w:rFonts w:eastAsia="Arial" w:cs="Arial"/>
                <w:color w:val="008000"/>
                <w:lang w:val="fr-BE"/>
              </w:rPr>
              <w:t>Allocation de solidarité sociale pour personnes âgées non assurées</w:t>
            </w:r>
            <w:r w:rsidRPr="00292DEB">
              <w:rPr>
                <w:rFonts w:eastAsia="Arial" w:cs="Arial"/>
                <w:i/>
                <w:color w:val="008080"/>
                <w:lang w:val="fr-BE"/>
              </w:rPr>
              <w:t xml:space="preserve"> (ΕΠΙΔΟΜΑ ΚΟΙΝΩΝΙΚΗΣ ΑΛΛΗΛΕΓΓΥΗΣ ΑΝΑΣΦΑΛΙΣΤΩΝ ΥΠΕΡΗΛΙΚΩΝ</w:t>
            </w:r>
            <w:r w:rsidRPr="00292DEB">
              <w:rPr>
                <w:rFonts w:eastAsia="Arial" w:cs="Arial"/>
                <w:lang w:val="fr-BE"/>
              </w:rPr>
              <w:t xml:space="preserve">): personnes âgées de </w:t>
            </w:r>
            <w:r w:rsidRPr="00292DEB">
              <w:rPr>
                <w:rFonts w:eastAsia="Arial" w:cs="Arial"/>
                <w:color w:val="C00000"/>
                <w:lang w:val="fr-BE"/>
              </w:rPr>
              <w:t>67</w:t>
            </w:r>
            <w:r w:rsidRPr="00292DEB">
              <w:rPr>
                <w:rFonts w:eastAsia="Arial" w:cs="Arial"/>
                <w:lang w:val="fr-BE"/>
              </w:rPr>
              <w:t xml:space="preserve"> ans qui ne sont pas assurées ou qui ne remplissent pas les conditions requises pour percevoir une pension. </w:t>
            </w:r>
          </w:p>
          <w:p w14:paraId="6A067F3C" w14:textId="77777777" w:rsidR="005D0FED" w:rsidRPr="00292DEB" w:rsidRDefault="005D0FED" w:rsidP="00DB7CCE">
            <w:pPr>
              <w:tabs>
                <w:tab w:val="left" w:pos="1127"/>
              </w:tabs>
              <w:spacing w:line="276" w:lineRule="auto"/>
              <w:rPr>
                <w:rFonts w:cs="Arial"/>
                <w:lang w:val="fr-BE"/>
              </w:rPr>
            </w:pPr>
            <w:r w:rsidRPr="00292DEB">
              <w:rPr>
                <w:rFonts w:eastAsia="Arial" w:cs="Arial"/>
                <w:lang w:val="fr-BE"/>
              </w:rPr>
              <w:t>Les droits sont décidés sur une base individuelle, en fonction de critères (revenu personnel ou familial, patrimoine, etc.)</w:t>
            </w:r>
            <w:r w:rsidRPr="00292DEB">
              <w:rPr>
                <w:rFonts w:cs="Arial"/>
                <w:lang w:val="fr-BE"/>
              </w:rPr>
              <w:t>.</w:t>
            </w:r>
          </w:p>
          <w:p w14:paraId="09F475DF" w14:textId="77777777" w:rsidR="005D0FED" w:rsidRPr="00292DEB" w:rsidRDefault="005D0FED" w:rsidP="00DB7CCE">
            <w:pPr>
              <w:spacing w:line="276" w:lineRule="auto"/>
              <w:rPr>
                <w:rFonts w:eastAsia="Arial" w:cs="Arial"/>
                <w:color w:val="008000"/>
                <w:lang w:val="fr-BE"/>
              </w:rPr>
            </w:pPr>
          </w:p>
        </w:tc>
        <w:tc>
          <w:tcPr>
            <w:tcW w:w="1370" w:type="pct"/>
          </w:tcPr>
          <w:p w14:paraId="61C312A9"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E-XI-03-EL</w:t>
            </w:r>
          </w:p>
          <w:p w14:paraId="13AFC1F4"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rPr>
            </w:pP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color w:val="008080"/>
                <w:sz w:val="15"/>
                <w:szCs w:val="15"/>
              </w:rPr>
              <w:t>(</w:t>
            </w:r>
            <w:r w:rsidRPr="00292DEB">
              <w:rPr>
                <w:i/>
                <w:color w:val="008080"/>
                <w:sz w:val="15"/>
                <w:szCs w:val="15"/>
              </w:rPr>
              <w:t>ΕΛΑΧΙΣΤΟ ΕΓΓΥΗΜΕΝΟ ΕΙΣΟΔΗΜΑ</w:t>
            </w:r>
            <w:r w:rsidRPr="00292DEB">
              <w:rPr>
                <w:color w:val="008080"/>
                <w:sz w:val="15"/>
                <w:szCs w:val="15"/>
              </w:rPr>
              <w:t>)</w:t>
            </w:r>
            <w:r w:rsidRPr="00292DEB">
              <w:rPr>
                <w:color w:val="000000"/>
                <w:sz w:val="15"/>
                <w:szCs w:val="15"/>
              </w:rPr>
              <w:t xml:space="preserve">: </w:t>
            </w:r>
          </w:p>
          <w:p w14:paraId="58B057F9"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Entitlement to </w:t>
            </w:r>
            <w:r w:rsidRPr="00292DEB">
              <w:rPr>
                <w:color w:val="008000"/>
                <w:sz w:val="15"/>
                <w:szCs w:val="15"/>
                <w:lang w:val="en-GB"/>
              </w:rPr>
              <w:t>GMI</w:t>
            </w:r>
            <w:r w:rsidRPr="00292DEB">
              <w:rPr>
                <w:color w:val="000000"/>
                <w:sz w:val="15"/>
                <w:szCs w:val="15"/>
                <w:lang w:val="en-GB"/>
              </w:rPr>
              <w:t xml:space="preserve"> is determined on a household basis. Households of one person or several people living in extreme poverty </w:t>
            </w:r>
            <w:proofErr w:type="gramStart"/>
            <w:r w:rsidRPr="00292DEB">
              <w:rPr>
                <w:color w:val="000000"/>
                <w:sz w:val="15"/>
                <w:szCs w:val="15"/>
                <w:lang w:val="en-GB"/>
              </w:rPr>
              <w:t>are</w:t>
            </w:r>
            <w:proofErr w:type="gramEnd"/>
            <w:r w:rsidRPr="00292DEB">
              <w:rPr>
                <w:color w:val="000000"/>
                <w:sz w:val="15"/>
                <w:szCs w:val="15"/>
                <w:lang w:val="en-GB"/>
              </w:rPr>
              <w:t xml:space="preserve"> eligible.</w:t>
            </w:r>
          </w:p>
          <w:p w14:paraId="002BDD5A"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application is filed by the main taxpayer or the spouse of the main taxpayer. </w:t>
            </w:r>
          </w:p>
          <w:p w14:paraId="2DD77CC5" w14:textId="77777777" w:rsidR="005D0FED" w:rsidRPr="00292DEB" w:rsidRDefault="005D0FED" w:rsidP="00DB7CCE">
            <w:pPr>
              <w:pStyle w:val="Normal0"/>
              <w:pBdr>
                <w:top w:val="nil"/>
                <w:left w:val="nil"/>
                <w:bottom w:val="nil"/>
                <w:right w:val="nil"/>
                <w:between w:val="nil"/>
              </w:pBdr>
              <w:shd w:val="clear" w:color="auto" w:fill="FFFFFF"/>
              <w:spacing w:before="0" w:after="40"/>
              <w:ind w:hanging="360"/>
              <w:rPr>
                <w:color w:val="000000"/>
                <w:sz w:val="15"/>
                <w:szCs w:val="15"/>
                <w:lang w:val="en-GB"/>
              </w:rPr>
            </w:pPr>
          </w:p>
          <w:p w14:paraId="3EDA5873"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the elderly aged </w:t>
            </w:r>
            <w:r w:rsidRPr="00292DEB">
              <w:rPr>
                <w:color w:val="C00000"/>
                <w:sz w:val="15"/>
                <w:szCs w:val="15"/>
                <w:lang w:val="en-GB"/>
              </w:rPr>
              <w:t>67</w:t>
            </w:r>
            <w:r w:rsidRPr="00292DEB">
              <w:rPr>
                <w:color w:val="000000"/>
                <w:sz w:val="15"/>
                <w:szCs w:val="15"/>
                <w:lang w:val="en-GB"/>
              </w:rPr>
              <w:t xml:space="preserve"> who are uninsured or who do not fulfil the necessary requirements for a pension</w:t>
            </w:r>
            <w:r w:rsidRPr="00292DEB">
              <w:rPr>
                <w:color w:val="008000"/>
                <w:sz w:val="15"/>
                <w:szCs w:val="15"/>
                <w:lang w:val="en-GB"/>
              </w:rPr>
              <w:t xml:space="preserve">. </w:t>
            </w:r>
          </w:p>
          <w:p w14:paraId="2C2079F5" w14:textId="5980158F"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r w:rsidRPr="00292DEB">
              <w:rPr>
                <w:color w:val="000000"/>
                <w:sz w:val="15"/>
                <w:szCs w:val="15"/>
                <w:lang w:val="en-GB"/>
              </w:rPr>
              <w:t>Entitlement is decided on an individual basis, according to criteria (personal or family income, assets, etc.).</w:t>
            </w:r>
          </w:p>
        </w:tc>
        <w:tc>
          <w:tcPr>
            <w:tcW w:w="167" w:type="pct"/>
          </w:tcPr>
          <w:p w14:paraId="6292204F"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4EB181B4" w14:textId="77777777" w:rsidR="005D0FED" w:rsidRPr="00292DEB" w:rsidRDefault="005D0FED" w:rsidP="00DB7CCE">
            <w:pPr>
              <w:spacing w:line="276" w:lineRule="auto"/>
              <w:rPr>
                <w:rFonts w:cs="Arial"/>
                <w:color w:val="0000FF"/>
                <w:lang w:val="en-US"/>
              </w:rPr>
            </w:pPr>
          </w:p>
        </w:tc>
        <w:tc>
          <w:tcPr>
            <w:tcW w:w="127" w:type="pct"/>
          </w:tcPr>
          <w:p w14:paraId="1AEE66CB" w14:textId="77777777" w:rsidR="005D0FED" w:rsidRPr="00292DEB" w:rsidRDefault="005D0FED" w:rsidP="00DB7CCE">
            <w:pPr>
              <w:spacing w:line="276" w:lineRule="auto"/>
              <w:rPr>
                <w:rFonts w:cs="Arial"/>
                <w:color w:val="0000FF"/>
                <w:lang w:val="fr-FR"/>
              </w:rPr>
            </w:pPr>
            <w:r w:rsidRPr="00292DEB">
              <w:rPr>
                <w:rFonts w:cs="Arial"/>
                <w:color w:val="0000FF"/>
                <w:lang w:val="fr-FR"/>
              </w:rPr>
              <w:t>3</w:t>
            </w:r>
          </w:p>
          <w:p w14:paraId="77B3EB01" w14:textId="77777777" w:rsidR="005D0FED" w:rsidRPr="00292DEB" w:rsidRDefault="005D0FED" w:rsidP="00DB7CCE">
            <w:pPr>
              <w:spacing w:line="276" w:lineRule="auto"/>
              <w:rPr>
                <w:rFonts w:cs="Arial"/>
                <w:color w:val="0000FF"/>
                <w:lang w:val="en-US"/>
              </w:rPr>
            </w:pPr>
          </w:p>
        </w:tc>
        <w:tc>
          <w:tcPr>
            <w:tcW w:w="402" w:type="pct"/>
          </w:tcPr>
          <w:p w14:paraId="46EA4965"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9EAEB02" w14:textId="77777777" w:rsidR="005D0FED" w:rsidRPr="00292DEB" w:rsidRDefault="005D0FED" w:rsidP="00DB7CCE">
            <w:pPr>
              <w:spacing w:line="276" w:lineRule="auto"/>
              <w:rPr>
                <w:rFonts w:cs="Arial"/>
                <w:color w:val="0000FF"/>
                <w:lang w:val="en-US"/>
              </w:rPr>
            </w:pPr>
          </w:p>
        </w:tc>
      </w:tr>
      <w:tr w:rsidR="005D0FED" w:rsidRPr="00292DEB" w14:paraId="28123C8D" w14:textId="77777777" w:rsidTr="005D0FED">
        <w:tc>
          <w:tcPr>
            <w:tcW w:w="193" w:type="pct"/>
          </w:tcPr>
          <w:p w14:paraId="716C7473" w14:textId="77777777" w:rsidR="005D0FED" w:rsidRPr="00292DEB" w:rsidRDefault="005D0FED" w:rsidP="00DB7CCE">
            <w:pPr>
              <w:spacing w:line="276" w:lineRule="auto"/>
              <w:jc w:val="left"/>
              <w:rPr>
                <w:rFonts w:cs="Arial"/>
                <w:lang w:val="es-ES"/>
              </w:rPr>
            </w:pPr>
            <w:bookmarkStart w:id="383" w:name="_Hlk121149554"/>
            <w:r w:rsidRPr="00292DEB">
              <w:rPr>
                <w:rFonts w:cs="Arial"/>
                <w:lang w:val="es-ES"/>
              </w:rPr>
              <w:t>EL</w:t>
            </w:r>
          </w:p>
          <w:p w14:paraId="68BC48C0" w14:textId="77777777" w:rsidR="005D0FED" w:rsidRPr="00292DEB" w:rsidRDefault="005D0FED" w:rsidP="00DB7CCE">
            <w:pPr>
              <w:spacing w:line="276" w:lineRule="auto"/>
              <w:jc w:val="left"/>
              <w:rPr>
                <w:rFonts w:cs="Arial"/>
                <w:lang w:val="es-ES"/>
              </w:rPr>
            </w:pPr>
            <w:r w:rsidRPr="00292DEB">
              <w:rPr>
                <w:rFonts w:cs="Arial"/>
                <w:lang w:val="es-ES"/>
              </w:rPr>
              <w:t>EL</w:t>
            </w:r>
          </w:p>
          <w:p w14:paraId="1A3FDA06" w14:textId="77777777" w:rsidR="005D0FED" w:rsidRPr="00292DEB" w:rsidRDefault="005D0FED" w:rsidP="00DB7CCE">
            <w:pPr>
              <w:spacing w:line="276" w:lineRule="auto"/>
              <w:jc w:val="left"/>
              <w:rPr>
                <w:rFonts w:cs="Arial"/>
                <w:lang w:val="es-ES"/>
              </w:rPr>
            </w:pPr>
            <w:r w:rsidRPr="00292DEB">
              <w:rPr>
                <w:rFonts w:cs="Arial"/>
                <w:lang w:val="es-ES"/>
              </w:rPr>
              <w:t>EL</w:t>
            </w:r>
          </w:p>
          <w:p w14:paraId="1E9BDDB7" w14:textId="77777777" w:rsidR="005D0FED" w:rsidRPr="00292DEB" w:rsidRDefault="005D0FED" w:rsidP="00DB7CCE">
            <w:pPr>
              <w:spacing w:line="276" w:lineRule="auto"/>
              <w:jc w:val="left"/>
              <w:rPr>
                <w:rFonts w:cs="Arial"/>
                <w:lang w:val="es-ES"/>
              </w:rPr>
            </w:pPr>
            <w:r w:rsidRPr="00292DEB">
              <w:rPr>
                <w:rFonts w:cs="Arial"/>
                <w:lang w:val="es-ES"/>
              </w:rPr>
              <w:t>EL</w:t>
            </w:r>
          </w:p>
          <w:p w14:paraId="5C957E89" w14:textId="77777777" w:rsidR="005D0FED" w:rsidRPr="00292DEB" w:rsidRDefault="005D0FED" w:rsidP="00DB7CCE">
            <w:pPr>
              <w:spacing w:line="276" w:lineRule="auto"/>
              <w:jc w:val="left"/>
              <w:rPr>
                <w:rFonts w:cs="Arial"/>
                <w:lang w:val="es-ES"/>
              </w:rPr>
            </w:pPr>
            <w:r w:rsidRPr="00292DEB">
              <w:rPr>
                <w:rFonts w:cs="Arial"/>
                <w:lang w:val="es-ES"/>
              </w:rPr>
              <w:t>EL</w:t>
            </w:r>
          </w:p>
          <w:p w14:paraId="6E242B6D" w14:textId="77777777" w:rsidR="005D0FED" w:rsidRPr="00292DEB" w:rsidRDefault="005D0FED" w:rsidP="00DB7CCE">
            <w:pPr>
              <w:spacing w:line="276" w:lineRule="auto"/>
              <w:jc w:val="left"/>
              <w:rPr>
                <w:rFonts w:cs="Arial"/>
                <w:lang w:val="es-ES"/>
              </w:rPr>
            </w:pPr>
            <w:r w:rsidRPr="00292DEB">
              <w:rPr>
                <w:rFonts w:cs="Arial"/>
                <w:lang w:val="es-ES"/>
              </w:rPr>
              <w:t>EL</w:t>
            </w:r>
          </w:p>
          <w:p w14:paraId="7CA2F6BF" w14:textId="77777777" w:rsidR="005D0FED" w:rsidRPr="00292DEB" w:rsidRDefault="005D0FED" w:rsidP="00DB7CCE">
            <w:pPr>
              <w:spacing w:line="276" w:lineRule="auto"/>
              <w:jc w:val="left"/>
              <w:rPr>
                <w:rFonts w:cs="Arial"/>
                <w:lang w:val="es-ES"/>
              </w:rPr>
            </w:pPr>
            <w:r w:rsidRPr="00292DEB">
              <w:rPr>
                <w:rFonts w:cs="Arial"/>
                <w:lang w:val="es-ES"/>
              </w:rPr>
              <w:t>EL</w:t>
            </w:r>
          </w:p>
          <w:p w14:paraId="12E0EADC" w14:textId="77777777" w:rsidR="005D0FED" w:rsidRPr="00292DEB" w:rsidRDefault="005D0FED" w:rsidP="00DB7CCE">
            <w:pPr>
              <w:spacing w:line="276" w:lineRule="auto"/>
              <w:jc w:val="left"/>
              <w:rPr>
                <w:rFonts w:cs="Arial"/>
                <w:lang w:val="es-ES"/>
              </w:rPr>
            </w:pPr>
            <w:r w:rsidRPr="00292DEB">
              <w:rPr>
                <w:rFonts w:cs="Arial"/>
                <w:lang w:val="es-ES"/>
              </w:rPr>
              <w:t>EL</w:t>
            </w:r>
          </w:p>
          <w:p w14:paraId="599EBBEF" w14:textId="77777777" w:rsidR="005D0FED" w:rsidRPr="00292DEB" w:rsidRDefault="005D0FED" w:rsidP="00DB7CCE">
            <w:pPr>
              <w:spacing w:line="276" w:lineRule="auto"/>
              <w:jc w:val="left"/>
              <w:rPr>
                <w:rFonts w:cs="Arial"/>
                <w:lang w:val="es-ES"/>
              </w:rPr>
            </w:pPr>
            <w:r w:rsidRPr="00292DEB">
              <w:rPr>
                <w:rFonts w:cs="Arial"/>
                <w:lang w:val="es-ES"/>
              </w:rPr>
              <w:t>EL</w:t>
            </w:r>
          </w:p>
          <w:p w14:paraId="399C9AA3" w14:textId="77777777" w:rsidR="005D0FED" w:rsidRPr="00292DEB" w:rsidRDefault="005D0FED" w:rsidP="00DB7CCE">
            <w:pPr>
              <w:spacing w:line="276" w:lineRule="auto"/>
              <w:jc w:val="left"/>
              <w:rPr>
                <w:rFonts w:cs="Arial"/>
                <w:lang w:val="es-ES"/>
              </w:rPr>
            </w:pPr>
            <w:r w:rsidRPr="00292DEB">
              <w:rPr>
                <w:rFonts w:cs="Arial"/>
                <w:lang w:val="es-ES"/>
              </w:rPr>
              <w:t>EL</w:t>
            </w:r>
          </w:p>
          <w:p w14:paraId="47E53EC0" w14:textId="77777777" w:rsidR="005D0FED" w:rsidRPr="00292DEB" w:rsidRDefault="005D0FED" w:rsidP="00DB7CCE">
            <w:pPr>
              <w:spacing w:line="276" w:lineRule="auto"/>
              <w:jc w:val="left"/>
              <w:rPr>
                <w:rFonts w:cs="Arial"/>
                <w:lang w:val="es-ES"/>
              </w:rPr>
            </w:pPr>
            <w:r w:rsidRPr="00292DEB">
              <w:rPr>
                <w:rFonts w:cs="Arial"/>
                <w:lang w:val="es-ES"/>
              </w:rPr>
              <w:t>EL</w:t>
            </w:r>
          </w:p>
          <w:p w14:paraId="40A515EE" w14:textId="77777777" w:rsidR="005D0FED" w:rsidRPr="00292DEB" w:rsidRDefault="005D0FED" w:rsidP="00DB7CCE">
            <w:pPr>
              <w:spacing w:line="276" w:lineRule="auto"/>
              <w:jc w:val="left"/>
              <w:rPr>
                <w:rFonts w:cs="Arial"/>
                <w:lang w:val="es-ES"/>
              </w:rPr>
            </w:pPr>
            <w:r w:rsidRPr="00292DEB">
              <w:rPr>
                <w:rFonts w:cs="Arial"/>
                <w:lang w:val="es-ES"/>
              </w:rPr>
              <w:t>EL</w:t>
            </w:r>
          </w:p>
          <w:p w14:paraId="18471E8F" w14:textId="77777777" w:rsidR="005D0FED" w:rsidRPr="00292DEB" w:rsidRDefault="005D0FED" w:rsidP="00DB7CCE">
            <w:pPr>
              <w:spacing w:line="276" w:lineRule="auto"/>
              <w:jc w:val="left"/>
              <w:rPr>
                <w:rFonts w:cs="Arial"/>
                <w:lang w:val="es-ES"/>
              </w:rPr>
            </w:pPr>
            <w:r w:rsidRPr="00292DEB">
              <w:rPr>
                <w:rFonts w:cs="Arial"/>
                <w:lang w:val="es-ES"/>
              </w:rPr>
              <w:t>EL</w:t>
            </w:r>
          </w:p>
          <w:p w14:paraId="7B6C1848" w14:textId="77777777" w:rsidR="005D0FED" w:rsidRPr="00292DEB" w:rsidRDefault="005D0FED" w:rsidP="00DB7CCE">
            <w:pPr>
              <w:spacing w:line="276" w:lineRule="auto"/>
              <w:jc w:val="left"/>
              <w:rPr>
                <w:rFonts w:cs="Arial"/>
                <w:lang w:val="es-ES"/>
              </w:rPr>
            </w:pPr>
            <w:r w:rsidRPr="00292DEB">
              <w:rPr>
                <w:rFonts w:cs="Arial"/>
                <w:lang w:val="es-ES"/>
              </w:rPr>
              <w:t>EL</w:t>
            </w:r>
          </w:p>
          <w:p w14:paraId="7CEC752B" w14:textId="77777777" w:rsidR="005D0FED" w:rsidRPr="00292DEB" w:rsidRDefault="005D0FED" w:rsidP="00DB7CCE">
            <w:pPr>
              <w:spacing w:line="276" w:lineRule="auto"/>
              <w:jc w:val="left"/>
              <w:rPr>
                <w:rFonts w:cs="Arial"/>
                <w:lang w:val="es-ES"/>
              </w:rPr>
            </w:pPr>
            <w:r w:rsidRPr="00292DEB">
              <w:rPr>
                <w:rFonts w:cs="Arial"/>
                <w:lang w:val="es-ES"/>
              </w:rPr>
              <w:t>EL</w:t>
            </w:r>
          </w:p>
          <w:p w14:paraId="1657EBEF" w14:textId="77777777" w:rsidR="005D0FED" w:rsidRPr="00292DEB" w:rsidRDefault="005D0FED" w:rsidP="00DB7CCE">
            <w:pPr>
              <w:spacing w:line="276" w:lineRule="auto"/>
              <w:jc w:val="left"/>
              <w:rPr>
                <w:rFonts w:cs="Arial"/>
                <w:lang w:val="es-ES"/>
              </w:rPr>
            </w:pPr>
            <w:r w:rsidRPr="00292DEB">
              <w:rPr>
                <w:rFonts w:cs="Arial"/>
                <w:lang w:val="es-ES"/>
              </w:rPr>
              <w:t>EL</w:t>
            </w:r>
          </w:p>
          <w:p w14:paraId="4602E64C" w14:textId="77777777" w:rsidR="005D0FED" w:rsidRPr="00292DEB" w:rsidRDefault="005D0FED" w:rsidP="00DB7CCE">
            <w:pPr>
              <w:spacing w:line="276" w:lineRule="auto"/>
              <w:jc w:val="left"/>
              <w:rPr>
                <w:rFonts w:cs="Arial"/>
                <w:lang w:val="es-ES"/>
              </w:rPr>
            </w:pPr>
            <w:r w:rsidRPr="00292DEB">
              <w:rPr>
                <w:rFonts w:cs="Arial"/>
                <w:lang w:val="es-ES"/>
              </w:rPr>
              <w:t>EL</w:t>
            </w:r>
          </w:p>
          <w:p w14:paraId="7849CD78" w14:textId="77777777" w:rsidR="005D0FED" w:rsidRPr="00292DEB" w:rsidRDefault="005D0FED" w:rsidP="00DB7CCE">
            <w:pPr>
              <w:spacing w:line="276" w:lineRule="auto"/>
              <w:jc w:val="left"/>
              <w:rPr>
                <w:rFonts w:cs="Arial"/>
                <w:lang w:val="es-ES"/>
              </w:rPr>
            </w:pPr>
            <w:r w:rsidRPr="00292DEB">
              <w:rPr>
                <w:rFonts w:cs="Arial"/>
                <w:lang w:val="es-ES"/>
              </w:rPr>
              <w:t>EL</w:t>
            </w:r>
          </w:p>
          <w:p w14:paraId="425C68F5" w14:textId="77777777" w:rsidR="005D0FED" w:rsidRPr="00292DEB" w:rsidRDefault="005D0FED" w:rsidP="00DB7CCE">
            <w:pPr>
              <w:spacing w:line="276" w:lineRule="auto"/>
              <w:jc w:val="left"/>
              <w:rPr>
                <w:rFonts w:cs="Arial"/>
                <w:lang w:val="es-ES"/>
              </w:rPr>
            </w:pPr>
            <w:r w:rsidRPr="00292DEB">
              <w:rPr>
                <w:rFonts w:cs="Arial"/>
                <w:lang w:val="es-ES"/>
              </w:rPr>
              <w:t>EL</w:t>
            </w:r>
          </w:p>
          <w:p w14:paraId="6E335C4A" w14:textId="77777777" w:rsidR="005D0FED" w:rsidRPr="00292DEB" w:rsidRDefault="005D0FED" w:rsidP="00DB7CCE">
            <w:pPr>
              <w:spacing w:line="276" w:lineRule="auto"/>
              <w:jc w:val="left"/>
              <w:rPr>
                <w:rFonts w:cs="Arial"/>
                <w:lang w:val="es-ES"/>
              </w:rPr>
            </w:pPr>
            <w:r w:rsidRPr="00292DEB">
              <w:rPr>
                <w:rFonts w:cs="Arial"/>
                <w:lang w:val="es-ES"/>
              </w:rPr>
              <w:t>EL</w:t>
            </w:r>
          </w:p>
          <w:p w14:paraId="43686231" w14:textId="77777777" w:rsidR="005D0FED" w:rsidRPr="00292DEB" w:rsidRDefault="005D0FED" w:rsidP="00DB7CCE">
            <w:pPr>
              <w:spacing w:line="276" w:lineRule="auto"/>
              <w:jc w:val="left"/>
              <w:rPr>
                <w:rFonts w:cs="Arial"/>
                <w:lang w:val="es-ES"/>
              </w:rPr>
            </w:pPr>
            <w:r w:rsidRPr="00292DEB">
              <w:rPr>
                <w:rFonts w:cs="Arial"/>
                <w:lang w:val="es-ES"/>
              </w:rPr>
              <w:t>EL</w:t>
            </w:r>
          </w:p>
          <w:p w14:paraId="168BCD71" w14:textId="77777777" w:rsidR="005D0FED" w:rsidRPr="00292DEB" w:rsidRDefault="005D0FED" w:rsidP="00DB7CCE">
            <w:pPr>
              <w:spacing w:line="276" w:lineRule="auto"/>
              <w:jc w:val="left"/>
              <w:rPr>
                <w:rFonts w:cs="Arial"/>
                <w:lang w:val="es-ES"/>
              </w:rPr>
            </w:pPr>
            <w:r w:rsidRPr="00292DEB">
              <w:rPr>
                <w:rFonts w:cs="Arial"/>
                <w:lang w:val="es-ES"/>
              </w:rPr>
              <w:t>EL</w:t>
            </w:r>
          </w:p>
          <w:p w14:paraId="0C552126" w14:textId="77777777" w:rsidR="005D0FED" w:rsidRPr="00292DEB" w:rsidRDefault="005D0FED" w:rsidP="00DB7CCE">
            <w:pPr>
              <w:spacing w:line="276" w:lineRule="auto"/>
              <w:jc w:val="left"/>
              <w:rPr>
                <w:rFonts w:cs="Arial"/>
                <w:lang w:val="es-ES"/>
              </w:rPr>
            </w:pPr>
            <w:r w:rsidRPr="00292DEB">
              <w:rPr>
                <w:rFonts w:cs="Arial"/>
                <w:lang w:val="es-ES"/>
              </w:rPr>
              <w:t>EL</w:t>
            </w:r>
          </w:p>
          <w:p w14:paraId="38E57204" w14:textId="77777777" w:rsidR="005D0FED" w:rsidRPr="00292DEB" w:rsidRDefault="005D0FED" w:rsidP="00DB7CCE">
            <w:pPr>
              <w:spacing w:line="276" w:lineRule="auto"/>
              <w:jc w:val="left"/>
              <w:rPr>
                <w:rFonts w:cs="Arial"/>
                <w:lang w:val="es-ES"/>
              </w:rPr>
            </w:pPr>
            <w:r w:rsidRPr="00292DEB">
              <w:rPr>
                <w:rFonts w:cs="Arial"/>
                <w:lang w:val="es-ES"/>
              </w:rPr>
              <w:t>EL</w:t>
            </w:r>
          </w:p>
          <w:p w14:paraId="5553DAAB" w14:textId="77777777" w:rsidR="005D0FED" w:rsidRPr="00292DEB" w:rsidRDefault="005D0FED" w:rsidP="00DB7CCE">
            <w:pPr>
              <w:spacing w:line="276" w:lineRule="auto"/>
              <w:jc w:val="left"/>
              <w:rPr>
                <w:rFonts w:cs="Arial"/>
                <w:lang w:val="es-ES"/>
              </w:rPr>
            </w:pPr>
            <w:r w:rsidRPr="00292DEB">
              <w:rPr>
                <w:rFonts w:cs="Arial"/>
                <w:lang w:val="es-ES"/>
              </w:rPr>
              <w:lastRenderedPageBreak/>
              <w:t>EL</w:t>
            </w:r>
          </w:p>
          <w:p w14:paraId="0CF8BC73" w14:textId="77777777" w:rsidR="005D0FED" w:rsidRPr="00292DEB" w:rsidRDefault="005D0FED" w:rsidP="00DB7CCE">
            <w:pPr>
              <w:spacing w:line="276" w:lineRule="auto"/>
              <w:jc w:val="left"/>
              <w:rPr>
                <w:rFonts w:cs="Arial"/>
                <w:lang w:val="es-ES"/>
              </w:rPr>
            </w:pPr>
            <w:r w:rsidRPr="00292DEB">
              <w:rPr>
                <w:rFonts w:cs="Arial"/>
                <w:lang w:val="es-ES"/>
              </w:rPr>
              <w:t>EL</w:t>
            </w:r>
          </w:p>
          <w:p w14:paraId="3D623196" w14:textId="77777777" w:rsidR="005D0FED" w:rsidRPr="00292DEB" w:rsidRDefault="005D0FED" w:rsidP="00DB7CCE">
            <w:pPr>
              <w:spacing w:line="276" w:lineRule="auto"/>
              <w:jc w:val="left"/>
              <w:rPr>
                <w:rFonts w:cs="Arial"/>
                <w:lang w:val="es-ES"/>
              </w:rPr>
            </w:pPr>
            <w:r w:rsidRPr="00292DEB">
              <w:rPr>
                <w:rFonts w:cs="Arial"/>
                <w:lang w:val="es-ES"/>
              </w:rPr>
              <w:t>EL</w:t>
            </w:r>
          </w:p>
          <w:p w14:paraId="7B152EF7" w14:textId="77777777" w:rsidR="005D0FED" w:rsidRPr="00292DEB" w:rsidRDefault="005D0FED" w:rsidP="00DB7CCE">
            <w:pPr>
              <w:spacing w:line="276" w:lineRule="auto"/>
              <w:jc w:val="left"/>
              <w:rPr>
                <w:rFonts w:cs="Arial"/>
                <w:lang w:val="es-ES"/>
              </w:rPr>
            </w:pPr>
            <w:r w:rsidRPr="00292DEB">
              <w:rPr>
                <w:rFonts w:cs="Arial"/>
                <w:lang w:val="es-ES"/>
              </w:rPr>
              <w:t>EL</w:t>
            </w:r>
          </w:p>
          <w:p w14:paraId="76B7B403" w14:textId="77777777" w:rsidR="005D0FED" w:rsidRPr="00292DEB" w:rsidRDefault="005D0FED" w:rsidP="00DB7CCE">
            <w:pPr>
              <w:spacing w:line="276" w:lineRule="auto"/>
              <w:jc w:val="left"/>
              <w:rPr>
                <w:rFonts w:cs="Arial"/>
                <w:lang w:val="es-ES"/>
              </w:rPr>
            </w:pPr>
            <w:r w:rsidRPr="00292DEB">
              <w:rPr>
                <w:rFonts w:cs="Arial"/>
                <w:lang w:val="es-ES"/>
              </w:rPr>
              <w:t>EL</w:t>
            </w:r>
          </w:p>
          <w:p w14:paraId="0081C1B8" w14:textId="77777777" w:rsidR="005D0FED" w:rsidRPr="00292DEB" w:rsidRDefault="005D0FED" w:rsidP="00DB7CCE">
            <w:pPr>
              <w:spacing w:line="276" w:lineRule="auto"/>
              <w:jc w:val="left"/>
              <w:rPr>
                <w:rFonts w:cs="Arial"/>
                <w:lang w:val="es-ES"/>
              </w:rPr>
            </w:pPr>
          </w:p>
          <w:p w14:paraId="02EF97ED" w14:textId="77777777" w:rsidR="005D0FED" w:rsidRPr="00292DEB" w:rsidRDefault="005D0FED" w:rsidP="00DB7CCE">
            <w:pPr>
              <w:spacing w:line="276" w:lineRule="auto"/>
              <w:jc w:val="left"/>
              <w:rPr>
                <w:rFonts w:cs="Arial"/>
                <w:b/>
                <w:lang w:val="en-US"/>
              </w:rPr>
            </w:pPr>
          </w:p>
        </w:tc>
        <w:tc>
          <w:tcPr>
            <w:tcW w:w="1371" w:type="pct"/>
          </w:tcPr>
          <w:p w14:paraId="7E257680" w14:textId="77777777" w:rsidR="005D0FED" w:rsidRPr="00292DEB" w:rsidRDefault="005D0FED" w:rsidP="00DB7CCE">
            <w:pPr>
              <w:spacing w:line="276" w:lineRule="auto"/>
              <w:rPr>
                <w:rFonts w:cs="Arial"/>
              </w:rPr>
            </w:pPr>
            <w:r w:rsidRPr="00292DEB">
              <w:rPr>
                <w:rFonts w:cs="Arial"/>
                <w:color w:val="008000"/>
              </w:rPr>
              <w:lastRenderedPageBreak/>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cs="Arial"/>
              </w:rPr>
              <w:t>: Keine Anforderungen an die Staatsangehörigkeit.</w:t>
            </w:r>
          </w:p>
          <w:p w14:paraId="7E400F8C" w14:textId="77777777" w:rsidR="005D0FED" w:rsidRPr="00292DEB" w:rsidRDefault="005D0FED" w:rsidP="00DB7CCE">
            <w:pPr>
              <w:spacing w:line="276" w:lineRule="auto"/>
              <w:rPr>
                <w:rFonts w:cs="Arial"/>
              </w:rPr>
            </w:pPr>
            <w:r w:rsidRPr="00292DEB">
              <w:rPr>
                <w:rFonts w:cs="Arial"/>
              </w:rPr>
              <w:t>Personen mit einem rechtmäßigen und dauerhaften Wohnsitz im Land können das Programm beantragen, einschließlich Flüchtlinge, die sich im Land aufhalten dürfen. Keine Wohnsitzanforderung auf lokaler/regionaler Ebene.</w:t>
            </w:r>
          </w:p>
          <w:p w14:paraId="7AA16238" w14:textId="77777777" w:rsidR="005D0FED" w:rsidRPr="00292DEB" w:rsidRDefault="005D0FED" w:rsidP="00DB7CCE">
            <w:pPr>
              <w:spacing w:line="276" w:lineRule="auto"/>
              <w:rPr>
                <w:rFonts w:cs="Arial"/>
              </w:rPr>
            </w:pPr>
            <w:r w:rsidRPr="00292DEB">
              <w:rPr>
                <w:rFonts w:cs="Arial"/>
              </w:rPr>
              <w:t xml:space="preserve">Asylbewerber haben keinen Anspruch auf dieses Programm, da sie ein Programm beim </w:t>
            </w:r>
            <w:r w:rsidRPr="00292DEB">
              <w:rPr>
                <w:rFonts w:cs="Arial"/>
                <w:color w:val="008000"/>
              </w:rPr>
              <w:t>Ministerium für Migration und Asyl</w:t>
            </w:r>
            <w:r w:rsidRPr="00292DEB">
              <w:rPr>
                <w:rFonts w:cs="Arial"/>
              </w:rPr>
              <w:t xml:space="preserve"> und beim </w:t>
            </w:r>
            <w:r w:rsidRPr="00292DEB">
              <w:rPr>
                <w:rFonts w:cs="Arial"/>
                <w:bCs/>
              </w:rPr>
              <w:t>Amt des Hoc</w:t>
            </w:r>
            <w:r w:rsidRPr="00292DEB">
              <w:rPr>
                <w:rFonts w:cs="Arial"/>
              </w:rPr>
              <w:t>hkom</w:t>
            </w:r>
            <w:r w:rsidRPr="00292DEB">
              <w:rPr>
                <w:rFonts w:cs="Arial"/>
                <w:bCs/>
              </w:rPr>
              <w:t>missars der Vereinten Nationen für Flüchtlinge</w:t>
            </w:r>
            <w:r w:rsidRPr="00292DEB">
              <w:rPr>
                <w:rFonts w:cs="Arial"/>
              </w:rPr>
              <w:t xml:space="preserve"> beantragen können.</w:t>
            </w:r>
          </w:p>
          <w:p w14:paraId="1C4201FF" w14:textId="77777777" w:rsidR="005D0FED" w:rsidRPr="00292DEB" w:rsidRDefault="005D0FED" w:rsidP="00DB7CCE">
            <w:pPr>
              <w:spacing w:line="276" w:lineRule="auto"/>
              <w:rPr>
                <w:rFonts w:cs="Arial"/>
              </w:rPr>
            </w:pPr>
            <w:r w:rsidRPr="00292DEB">
              <w:rPr>
                <w:rFonts w:cs="Arial"/>
              </w:rPr>
              <w:t xml:space="preserve">Die Bedingungen für den dauerhaften und rechtmäßigen Wohnsitz basieren auf der derzeit geltenden Gesetzgebung unter der Zuständigkeit des </w:t>
            </w:r>
            <w:r w:rsidRPr="00292DEB">
              <w:rPr>
                <w:rFonts w:cs="Arial"/>
                <w:color w:val="008000"/>
              </w:rPr>
              <w:t>Ministeriums für Migration und Asyl</w:t>
            </w:r>
            <w:r w:rsidRPr="00292DEB">
              <w:rPr>
                <w:rFonts w:cs="Arial"/>
              </w:rPr>
              <w:t xml:space="preserve">. Die Aufenthaltserlaubnis wird nach den oben genannten Gesetzen erteilt und es werden keine weiteren Bedingungen durch das </w:t>
            </w:r>
            <w:r w:rsidRPr="00292DEB">
              <w:rPr>
                <w:rFonts w:cs="Arial"/>
                <w:color w:val="008000"/>
              </w:rPr>
              <w:t>GMI</w:t>
            </w:r>
            <w:r w:rsidRPr="00292DEB">
              <w:rPr>
                <w:rFonts w:cs="Arial"/>
              </w:rPr>
              <w:t xml:space="preserve"> auferlegt.</w:t>
            </w:r>
          </w:p>
          <w:p w14:paraId="2B534CA9" w14:textId="77777777" w:rsidR="005D0FED" w:rsidRPr="00292DEB" w:rsidRDefault="005D0FED" w:rsidP="00DB7CCE">
            <w:pPr>
              <w:spacing w:line="276" w:lineRule="auto"/>
              <w:rPr>
                <w:rFonts w:cs="Arial"/>
                <w:b/>
                <w:noProof/>
                <w:color w:val="FF0000"/>
              </w:rPr>
            </w:pPr>
          </w:p>
          <w:p w14:paraId="35B0ABA3"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w:t>
            </w:r>
          </w:p>
          <w:p w14:paraId="55B5678D" w14:textId="77777777" w:rsidR="005D0FED" w:rsidRPr="00292DEB" w:rsidRDefault="005D0FED" w:rsidP="00DB7CCE">
            <w:pPr>
              <w:spacing w:line="276" w:lineRule="auto"/>
              <w:rPr>
                <w:rFonts w:cs="Arial"/>
              </w:rPr>
            </w:pPr>
            <w:r w:rsidRPr="00292DEB">
              <w:rPr>
                <w:rFonts w:cs="Arial"/>
                <w:noProof/>
              </w:rPr>
              <w:t xml:space="preserve">Leistungsempfänger müssen vor Beantragung </w:t>
            </w:r>
            <w:r w:rsidRPr="00292DEB">
              <w:rPr>
                <w:rFonts w:cs="Arial"/>
                <w:noProof/>
                <w:color w:val="C00000"/>
              </w:rPr>
              <w:t>15</w:t>
            </w:r>
            <w:r w:rsidRPr="00292DEB">
              <w:rPr>
                <w:rFonts w:cs="Arial"/>
                <w:noProof/>
              </w:rPr>
              <w:t xml:space="preserve"> Jahre ihren dauerhaften und rechtmäßigen Wohnsitz in Griechenland haben oder </w:t>
            </w:r>
            <w:r w:rsidRPr="00292DEB">
              <w:rPr>
                <w:rFonts w:cs="Arial"/>
                <w:noProof/>
                <w:color w:val="C00000"/>
              </w:rPr>
              <w:t>15</w:t>
            </w:r>
            <w:r w:rsidRPr="00292DEB">
              <w:rPr>
                <w:rFonts w:cs="Arial"/>
                <w:noProof/>
              </w:rPr>
              <w:t xml:space="preserve"> Jahre lang zwischen dem </w:t>
            </w:r>
            <w:r w:rsidRPr="00292DEB">
              <w:rPr>
                <w:rFonts w:cs="Arial"/>
                <w:noProof/>
                <w:color w:val="C00000"/>
              </w:rPr>
              <w:t>17</w:t>
            </w:r>
            <w:r w:rsidRPr="00292DEB">
              <w:rPr>
                <w:rFonts w:cs="Arial"/>
                <w:noProof/>
              </w:rPr>
              <w:t xml:space="preserve">. und </w:t>
            </w:r>
            <w:r w:rsidRPr="00292DEB">
              <w:rPr>
                <w:rFonts w:cs="Arial"/>
                <w:noProof/>
                <w:color w:val="C00000"/>
              </w:rPr>
              <w:t>67.</w:t>
            </w:r>
            <w:r w:rsidRPr="00292DEB">
              <w:rPr>
                <w:rFonts w:cs="Arial"/>
                <w:noProof/>
              </w:rPr>
              <w:t xml:space="preserve"> Lebensjahr, von denen </w:t>
            </w:r>
            <w:r w:rsidRPr="00292DEB">
              <w:rPr>
                <w:rFonts w:cs="Arial"/>
                <w:noProof/>
                <w:color w:val="C00000"/>
              </w:rPr>
              <w:t>10</w:t>
            </w:r>
            <w:r w:rsidRPr="00292DEB">
              <w:rPr>
                <w:rFonts w:cs="Arial"/>
                <w:noProof/>
              </w:rPr>
              <w:t xml:space="preserve"> Jahre vor dem Antrag aufeinander folgen müssen. Darüber hinaus müssen die Leistungsempfänger nach Erhalt der Beihilfe ihren Wohnsitz weiterhin in Griechenland haben. </w:t>
            </w:r>
            <w:r w:rsidRPr="00292DEB">
              <w:rPr>
                <w:rFonts w:cs="Arial"/>
              </w:rPr>
              <w:t>Keine Wohnsitzanforderung auf lokaler/regionaler Ebene.</w:t>
            </w:r>
          </w:p>
          <w:p w14:paraId="2B52762C" w14:textId="77777777" w:rsidR="005D0FED" w:rsidRPr="00292DEB" w:rsidRDefault="005D0FED" w:rsidP="00DB7CCE">
            <w:pPr>
              <w:spacing w:line="276" w:lineRule="auto"/>
              <w:rPr>
                <w:rFonts w:cs="Arial"/>
                <w:noProof/>
              </w:rPr>
            </w:pPr>
            <w:r w:rsidRPr="00292DEB">
              <w:rPr>
                <w:rFonts w:cs="Arial"/>
                <w:noProof/>
              </w:rPr>
              <w:t>Flüchtlinge und Asylbewerber sind nicht anspruchsberechtigt.</w:t>
            </w:r>
          </w:p>
          <w:p w14:paraId="158C49AF" w14:textId="77777777" w:rsidR="005D0FED" w:rsidRPr="00292DEB" w:rsidRDefault="005D0FED" w:rsidP="00DB7CCE">
            <w:pPr>
              <w:spacing w:line="276" w:lineRule="auto"/>
              <w:rPr>
                <w:rFonts w:cs="Arial"/>
                <w:noProof/>
              </w:rPr>
            </w:pPr>
            <w:r w:rsidRPr="00292DEB">
              <w:rPr>
                <w:rFonts w:cs="Arial"/>
                <w:noProof/>
              </w:rPr>
              <w:t>Für die griechische Minderheit in Albanien bestehen keine Wohnbedingungen.</w:t>
            </w:r>
          </w:p>
          <w:p w14:paraId="22A86A06" w14:textId="164C09ED" w:rsidR="005D0FED" w:rsidRPr="00292DEB" w:rsidRDefault="005D0FED" w:rsidP="00DB7CCE">
            <w:pPr>
              <w:spacing w:line="276" w:lineRule="auto"/>
              <w:rPr>
                <w:rFonts w:cs="Arial"/>
              </w:rPr>
            </w:pPr>
          </w:p>
        </w:tc>
        <w:tc>
          <w:tcPr>
            <w:tcW w:w="1370" w:type="pct"/>
          </w:tcPr>
          <w:p w14:paraId="41F36DEE" w14:textId="77777777" w:rsidR="005D0FED" w:rsidRPr="00292DEB" w:rsidRDefault="005D0FED" w:rsidP="00DB7CCE">
            <w:pPr>
              <w:pStyle w:val="ListParagraph"/>
              <w:spacing w:after="0"/>
              <w:ind w:left="0"/>
              <w:rPr>
                <w:rFonts w:ascii="Arial" w:eastAsia="Arial" w:hAnsi="Arial" w:cs="Arial"/>
                <w:sz w:val="15"/>
                <w:szCs w:val="15"/>
                <w:lang w:val="de-DE"/>
              </w:rPr>
            </w:pPr>
            <w:r w:rsidRPr="00292DEB">
              <w:rPr>
                <w:rFonts w:ascii="Arial" w:eastAsia="Arial" w:hAnsi="Arial" w:cs="Arial"/>
                <w:color w:val="008000"/>
                <w:sz w:val="15"/>
                <w:szCs w:val="15"/>
                <w:lang w:val="de-DE"/>
              </w:rPr>
              <w:lastRenderedPageBreak/>
              <w:t>Revenu minimum garanti (RMG)</w:t>
            </w:r>
            <w:r w:rsidRPr="00292DEB">
              <w:rPr>
                <w:rFonts w:ascii="Arial" w:eastAsia="Arial" w:hAnsi="Arial" w:cs="Arial"/>
                <w:sz w:val="15"/>
                <w:szCs w:val="15"/>
                <w:lang w:val="de-DE"/>
              </w:rPr>
              <w:t xml:space="preserve"> </w:t>
            </w:r>
            <w:r w:rsidRPr="00292DEB">
              <w:rPr>
                <w:rFonts w:ascii="Arial" w:hAnsi="Arial" w:cs="Arial"/>
                <w:color w:val="008080"/>
                <w:sz w:val="15"/>
                <w:szCs w:val="15"/>
                <w:lang w:val="de-DE"/>
              </w:rPr>
              <w:t>(</w:t>
            </w:r>
            <w:r w:rsidRPr="00292DEB">
              <w:rPr>
                <w:rFonts w:ascii="Arial" w:hAnsi="Arial" w:cs="Arial"/>
                <w:i/>
                <w:color w:val="008080"/>
                <w:sz w:val="15"/>
                <w:szCs w:val="15"/>
                <w:lang w:val="fr-BE"/>
              </w:rPr>
              <w:t>ΕΛΑΧΙΣΤΟ</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fr-BE"/>
              </w:rPr>
              <w:t>ΕΓΓΥΗΜΕΝΟ</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fr-BE"/>
              </w:rPr>
              <w:t>ΕΙΣΟΔΗΜΑ</w:t>
            </w:r>
            <w:r w:rsidRPr="00292DEB">
              <w:rPr>
                <w:rFonts w:ascii="Arial" w:hAnsi="Arial" w:cs="Arial"/>
                <w:color w:val="008080"/>
                <w:sz w:val="15"/>
                <w:szCs w:val="15"/>
                <w:lang w:val="de-DE"/>
              </w:rPr>
              <w:t>)</w:t>
            </w:r>
            <w:r w:rsidRPr="00292DEB">
              <w:rPr>
                <w:rFonts w:ascii="Arial" w:eastAsia="Arial" w:hAnsi="Arial" w:cs="Arial"/>
                <w:sz w:val="15"/>
                <w:szCs w:val="15"/>
                <w:lang w:val="de-DE"/>
              </w:rPr>
              <w:t>:</w:t>
            </w:r>
          </w:p>
          <w:p w14:paraId="32CD1582" w14:textId="77777777" w:rsidR="005D0FED" w:rsidRPr="00292DEB" w:rsidRDefault="005D0FED" w:rsidP="00DB7CCE">
            <w:pPr>
              <w:pStyle w:val="ListParagraph"/>
              <w:spacing w:after="0"/>
              <w:ind w:left="0"/>
              <w:rPr>
                <w:rFonts w:ascii="Arial" w:eastAsia="Arial Unicode MS" w:hAnsi="Arial" w:cs="Arial"/>
                <w:sz w:val="15"/>
                <w:szCs w:val="15"/>
                <w:lang w:val="fr-BE"/>
              </w:rPr>
            </w:pPr>
            <w:r w:rsidRPr="00292DEB">
              <w:rPr>
                <w:rFonts w:ascii="Arial" w:hAnsi="Arial" w:cs="Arial"/>
                <w:sz w:val="15"/>
                <w:szCs w:val="15"/>
                <w:lang w:val="fr-BE"/>
              </w:rPr>
              <w:t>Aucune exigence en matière de nationalité.</w:t>
            </w:r>
          </w:p>
          <w:p w14:paraId="00BEF219" w14:textId="77777777" w:rsidR="005D0FED" w:rsidRPr="00292DEB" w:rsidRDefault="005D0FED" w:rsidP="00DB7CCE">
            <w:pPr>
              <w:pStyle w:val="ListParagraph"/>
              <w:shd w:val="clear" w:color="auto" w:fill="FFFFFF"/>
              <w:spacing w:after="0"/>
              <w:ind w:left="0"/>
              <w:rPr>
                <w:rFonts w:ascii="Arial" w:eastAsia="Arial" w:hAnsi="Arial" w:cs="Arial"/>
                <w:sz w:val="15"/>
                <w:szCs w:val="15"/>
                <w:lang w:val="fr-BE"/>
              </w:rPr>
            </w:pPr>
            <w:r w:rsidRPr="00292DEB">
              <w:rPr>
                <w:rFonts w:ascii="Arial" w:eastAsia="Arial" w:hAnsi="Arial" w:cs="Arial"/>
                <w:sz w:val="15"/>
                <w:szCs w:val="15"/>
                <w:lang w:val="fr-BE"/>
              </w:rPr>
              <w:t>Les personnes résidant légalement et en permanence dans le pays sont éligibles au programme, y compris les réfugiés autorisés à résider dans le pays. Aucune exigence de résidence au niveau local/régional.</w:t>
            </w:r>
          </w:p>
          <w:p w14:paraId="385A62B4" w14:textId="77777777" w:rsidR="005D0FED" w:rsidRPr="00292DEB" w:rsidRDefault="005D0FED" w:rsidP="00DB7CCE">
            <w:pPr>
              <w:pStyle w:val="ListParagraph"/>
              <w:shd w:val="clear" w:color="auto" w:fill="FFFFFF"/>
              <w:spacing w:after="0"/>
              <w:ind w:left="0"/>
              <w:rPr>
                <w:rFonts w:ascii="Arial" w:eastAsia="Arial" w:hAnsi="Arial" w:cs="Arial"/>
                <w:sz w:val="15"/>
                <w:szCs w:val="15"/>
                <w:lang w:val="fr-BE"/>
              </w:rPr>
            </w:pPr>
            <w:r w:rsidRPr="00292DEB">
              <w:rPr>
                <w:rFonts w:ascii="Arial" w:eastAsia="Arial" w:hAnsi="Arial" w:cs="Arial"/>
                <w:sz w:val="15"/>
                <w:szCs w:val="15"/>
                <w:lang w:val="fr-BE"/>
              </w:rPr>
              <w:t xml:space="preserve">Les demandeurs d'asile ne sont pas éligibles à ce programme, étant donné qu'ils peuvent demander à bénéficier d'un programme relevant du </w:t>
            </w:r>
            <w:r w:rsidRPr="00292DEB">
              <w:rPr>
                <w:rFonts w:ascii="Arial" w:eastAsia="Arial" w:hAnsi="Arial" w:cs="Arial"/>
                <w:color w:val="008000"/>
                <w:sz w:val="15"/>
                <w:szCs w:val="15"/>
                <w:lang w:val="fr-BE"/>
              </w:rPr>
              <w:t>ministère de la Migration et de l’Asile</w:t>
            </w:r>
            <w:r w:rsidRPr="00292DEB">
              <w:rPr>
                <w:rFonts w:ascii="Arial" w:eastAsia="Arial" w:hAnsi="Arial" w:cs="Arial"/>
                <w:sz w:val="15"/>
                <w:szCs w:val="15"/>
                <w:lang w:val="fr-BE"/>
              </w:rPr>
              <w:t xml:space="preserve"> et du Haut-Commissariat des Nations Unies pour les réfugiés.</w:t>
            </w:r>
          </w:p>
          <w:p w14:paraId="7E896104" w14:textId="77777777" w:rsidR="005D0FED" w:rsidRPr="00292DEB" w:rsidRDefault="005D0FED" w:rsidP="00DB7CCE">
            <w:pPr>
              <w:snapToGrid w:val="0"/>
              <w:spacing w:line="276" w:lineRule="auto"/>
              <w:rPr>
                <w:rFonts w:cs="Arial"/>
                <w:lang w:val="fr-BE"/>
              </w:rPr>
            </w:pPr>
            <w:r w:rsidRPr="00292DEB">
              <w:rPr>
                <w:rFonts w:eastAsia="Arial" w:cs="Arial"/>
                <w:lang w:val="fr-BE"/>
              </w:rPr>
              <w:t xml:space="preserve">Les conditions de résidence permanente et légale sont fondées sur la législation actuellement en vigueur, sous la compétence du </w:t>
            </w:r>
            <w:r w:rsidRPr="00292DEB">
              <w:rPr>
                <w:rFonts w:eastAsia="Arial" w:cs="Arial"/>
                <w:color w:val="008000"/>
                <w:lang w:val="fr-BE"/>
              </w:rPr>
              <w:t>ministère de la Migration et de l’Asile</w:t>
            </w:r>
            <w:r w:rsidRPr="00292DEB">
              <w:rPr>
                <w:rFonts w:eastAsia="Arial" w:cs="Arial"/>
                <w:lang w:val="fr-BE"/>
              </w:rPr>
              <w:t>. Les permis de séjour sont délivrés conformément à la législation susmentionnée et aucune autre condition n'est imposée par le RMG.</w:t>
            </w:r>
          </w:p>
          <w:p w14:paraId="775BC2A6" w14:textId="77777777" w:rsidR="005D0FED" w:rsidRPr="00292DEB" w:rsidRDefault="005D0FED" w:rsidP="00DB7CCE">
            <w:pPr>
              <w:spacing w:line="276" w:lineRule="auto"/>
              <w:rPr>
                <w:rFonts w:cs="Arial"/>
                <w:b/>
                <w:color w:val="FF0000"/>
                <w:lang w:val="fr-BE"/>
              </w:rPr>
            </w:pPr>
          </w:p>
          <w:p w14:paraId="16473F3C" w14:textId="77777777" w:rsidR="005D0FED" w:rsidRPr="00292DEB" w:rsidRDefault="005D0FED" w:rsidP="00DB7CCE">
            <w:pPr>
              <w:spacing w:line="276" w:lineRule="auto"/>
              <w:rPr>
                <w:rFonts w:cs="Arial"/>
                <w:lang w:val="fr-BE"/>
              </w:rPr>
            </w:pPr>
            <w:r w:rsidRPr="00292DEB">
              <w:rPr>
                <w:rFonts w:cs="Arial"/>
                <w:color w:val="008000"/>
                <w:lang w:val="fr-BE"/>
              </w:rPr>
              <w:lastRenderedPageBreak/>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w:t>
            </w:r>
          </w:p>
          <w:p w14:paraId="4651AE0C" w14:textId="77777777" w:rsidR="005D0FED" w:rsidRPr="00292DEB" w:rsidRDefault="005D0FED" w:rsidP="00DB7CCE">
            <w:pPr>
              <w:spacing w:line="276" w:lineRule="auto"/>
              <w:rPr>
                <w:rFonts w:cs="Arial"/>
                <w:lang w:val="fr-BE"/>
              </w:rPr>
            </w:pPr>
            <w:r w:rsidRPr="00292DEB">
              <w:rPr>
                <w:rFonts w:cs="Arial"/>
                <w:lang w:val="fr-BE"/>
              </w:rPr>
              <w:t xml:space="preserve">les bénéficiaires doivent avoir résidé de façon permanente et légale en Grèce pendant </w:t>
            </w:r>
            <w:r w:rsidRPr="00292DEB">
              <w:rPr>
                <w:rFonts w:cs="Arial"/>
                <w:color w:val="C00000"/>
                <w:lang w:val="fr-BE"/>
              </w:rPr>
              <w:t>15</w:t>
            </w:r>
            <w:r w:rsidRPr="00292DEB">
              <w:rPr>
                <w:rFonts w:cs="Arial"/>
                <w:lang w:val="fr-BE"/>
              </w:rPr>
              <w:t xml:space="preserve"> années consécutives avant la demande, ou pendant </w:t>
            </w:r>
            <w:r w:rsidRPr="00292DEB">
              <w:rPr>
                <w:rFonts w:cs="Arial"/>
                <w:color w:val="C00000"/>
                <w:lang w:val="fr-BE"/>
              </w:rPr>
              <w:t>15</w:t>
            </w:r>
            <w:r w:rsidRPr="00292DEB">
              <w:rPr>
                <w:rFonts w:cs="Arial"/>
                <w:lang w:val="fr-BE"/>
              </w:rPr>
              <w:t xml:space="preserve"> ans entre la</w:t>
            </w:r>
            <w:r w:rsidRPr="00292DEB">
              <w:rPr>
                <w:rFonts w:cs="Arial"/>
                <w:vertAlign w:val="superscript"/>
                <w:lang w:val="fr-BE"/>
              </w:rPr>
              <w:t xml:space="preserve"> </w:t>
            </w:r>
            <w:r w:rsidRPr="00292DEB">
              <w:rPr>
                <w:rFonts w:cs="Arial"/>
                <w:color w:val="C00000"/>
                <w:lang w:val="fr-BE"/>
              </w:rPr>
              <w:t>17</w:t>
            </w:r>
            <w:r w:rsidRPr="00292DEB">
              <w:rPr>
                <w:rFonts w:cs="Arial"/>
                <w:vertAlign w:val="superscript"/>
                <w:lang w:val="fr-BE"/>
              </w:rPr>
              <w:t>e</w:t>
            </w:r>
            <w:r w:rsidRPr="00292DEB">
              <w:rPr>
                <w:rFonts w:cs="Arial"/>
                <w:lang w:val="fr-BE"/>
              </w:rPr>
              <w:t xml:space="preserve"> et la </w:t>
            </w:r>
            <w:r w:rsidRPr="00292DEB">
              <w:rPr>
                <w:rFonts w:cs="Arial"/>
                <w:color w:val="C00000"/>
                <w:lang w:val="fr-BE"/>
              </w:rPr>
              <w:t>67</w:t>
            </w:r>
            <w:r w:rsidRPr="00292DEB">
              <w:rPr>
                <w:rFonts w:cs="Arial"/>
                <w:vertAlign w:val="superscript"/>
                <w:lang w:val="fr-BE"/>
              </w:rPr>
              <w:t>e</w:t>
            </w:r>
            <w:r w:rsidRPr="00292DEB">
              <w:rPr>
                <w:rFonts w:cs="Arial"/>
                <w:lang w:val="fr-BE"/>
              </w:rPr>
              <w:t xml:space="preserve"> année, dont </w:t>
            </w:r>
            <w:r w:rsidRPr="00292DEB">
              <w:rPr>
                <w:rFonts w:cs="Arial"/>
                <w:color w:val="C00000"/>
                <w:lang w:val="fr-BE"/>
              </w:rPr>
              <w:t>10 années</w:t>
            </w:r>
            <w:r w:rsidRPr="00292DEB">
              <w:rPr>
                <w:rFonts w:cs="Arial"/>
                <w:lang w:val="fr-BE"/>
              </w:rPr>
              <w:t xml:space="preserve"> consécutives avant la demande. De plus, les bénéficiaires doivent continuer à résider en Grèce après réception de l'allocation. </w:t>
            </w:r>
            <w:r w:rsidRPr="00292DEB">
              <w:rPr>
                <w:rFonts w:eastAsia="Arial" w:cs="Arial"/>
                <w:lang w:val="fr-BE"/>
              </w:rPr>
              <w:t>Aucune exigence de résidence au niveau local/régional.</w:t>
            </w:r>
          </w:p>
          <w:p w14:paraId="468EE69D" w14:textId="77777777" w:rsidR="005D0FED" w:rsidRPr="00292DEB" w:rsidRDefault="005D0FED" w:rsidP="00DB7CCE">
            <w:pPr>
              <w:spacing w:line="276" w:lineRule="auto"/>
              <w:rPr>
                <w:rFonts w:cs="Arial"/>
                <w:lang w:val="fr-BE"/>
              </w:rPr>
            </w:pPr>
            <w:r w:rsidRPr="00292DEB">
              <w:rPr>
                <w:rFonts w:cs="Arial"/>
                <w:lang w:val="fr-BE"/>
              </w:rPr>
              <w:t>Les réfugiés et les demandeurs d'asile ne sont pas éligibles.</w:t>
            </w:r>
          </w:p>
          <w:p w14:paraId="7331F038" w14:textId="77777777" w:rsidR="005D0FED" w:rsidRPr="00292DEB" w:rsidRDefault="005D0FED" w:rsidP="00DB7CCE">
            <w:pPr>
              <w:spacing w:line="276" w:lineRule="auto"/>
              <w:rPr>
                <w:rFonts w:cs="Arial"/>
                <w:lang w:val="fr-BE"/>
              </w:rPr>
            </w:pPr>
            <w:r w:rsidRPr="00292DEB">
              <w:rPr>
                <w:rFonts w:cs="Arial"/>
                <w:lang w:val="fr-BE"/>
              </w:rPr>
              <w:t>Pas de condition de résidence pour les membres de la minorité grecque d’Albanie.</w:t>
            </w:r>
          </w:p>
          <w:p w14:paraId="6545CD93" w14:textId="77777777" w:rsidR="005D0FED" w:rsidRPr="00292DEB" w:rsidRDefault="005D0FED" w:rsidP="00DB7CCE">
            <w:pPr>
              <w:shd w:val="clear" w:color="auto" w:fill="FFFFFF"/>
              <w:spacing w:line="276" w:lineRule="auto"/>
              <w:textAlignment w:val="baseline"/>
              <w:rPr>
                <w:rFonts w:eastAsia="Arial Narrow" w:cs="Arial"/>
                <w:spacing w:val="-4"/>
                <w:lang w:val="fr-FR" w:eastAsia="en-GB" w:bidi="en-GB"/>
              </w:rPr>
            </w:pPr>
          </w:p>
        </w:tc>
        <w:tc>
          <w:tcPr>
            <w:tcW w:w="1370" w:type="pct"/>
          </w:tcPr>
          <w:p w14:paraId="21C7EA5D"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lastRenderedPageBreak/>
              <w:t>E-XI-04-EL</w:t>
            </w:r>
          </w:p>
          <w:p w14:paraId="0D76BC58"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i/>
                <w:color w:val="008080"/>
                <w:sz w:val="15"/>
                <w:szCs w:val="15"/>
              </w:rPr>
              <w:t>(ΕΛΑΧΙΣΤΟ ΕΓΓΥΗΜΕΝΟ ΕΙΣΟΔΗΜΑ)</w:t>
            </w:r>
            <w:r w:rsidRPr="00292DEB">
              <w:rPr>
                <w:color w:val="000000"/>
                <w:sz w:val="15"/>
                <w:szCs w:val="15"/>
              </w:rPr>
              <w:t>:</w:t>
            </w:r>
          </w:p>
          <w:p w14:paraId="1F24252F" w14:textId="77777777" w:rsidR="005D0FED" w:rsidRPr="00292DEB" w:rsidRDefault="005D0FED" w:rsidP="00DB7CCE">
            <w:pPr>
              <w:pStyle w:val="Normal0"/>
              <w:pBdr>
                <w:top w:val="nil"/>
                <w:left w:val="nil"/>
                <w:bottom w:val="nil"/>
                <w:right w:val="nil"/>
                <w:between w:val="nil"/>
              </w:pBdr>
              <w:spacing w:before="0" w:after="0"/>
              <w:rPr>
                <w:b/>
                <w:color w:val="000000"/>
                <w:sz w:val="15"/>
                <w:szCs w:val="15"/>
                <w:lang w:val="en-GB"/>
              </w:rPr>
            </w:pPr>
            <w:r w:rsidRPr="00292DEB">
              <w:rPr>
                <w:color w:val="000000"/>
                <w:sz w:val="15"/>
                <w:szCs w:val="15"/>
                <w:lang w:val="en-GB"/>
              </w:rPr>
              <w:t>No nationality requirements.</w:t>
            </w:r>
          </w:p>
          <w:p w14:paraId="48B32BCE"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Individuals residing legally and permanently in the country are eligible to apply for the programme, including refugees authorised to reside in the country. No requirement for residence at local/regional level.</w:t>
            </w:r>
          </w:p>
          <w:p w14:paraId="1CA44C5D"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Asylum seekers are not eligible for this programme, given that they can apply for a programme under the </w:t>
            </w:r>
            <w:r w:rsidRPr="00292DEB">
              <w:rPr>
                <w:color w:val="008000"/>
                <w:sz w:val="15"/>
                <w:szCs w:val="15"/>
                <w:lang w:val="en-GB"/>
              </w:rPr>
              <w:t>Ministry of Migration and Asylum</w:t>
            </w:r>
            <w:r w:rsidRPr="00292DEB">
              <w:rPr>
                <w:color w:val="000000"/>
                <w:sz w:val="15"/>
                <w:szCs w:val="15"/>
                <w:lang w:val="en-GB"/>
              </w:rPr>
              <w:t xml:space="preserve"> </w:t>
            </w:r>
            <w:r w:rsidRPr="00292DEB">
              <w:rPr>
                <w:color w:val="000000"/>
                <w:sz w:val="15"/>
                <w:szCs w:val="15"/>
                <w:highlight w:val="white"/>
                <w:lang w:val="en-GB"/>
              </w:rPr>
              <w:t xml:space="preserve">and the </w:t>
            </w:r>
            <w:r w:rsidRPr="00292DEB">
              <w:rPr>
                <w:color w:val="008000"/>
                <w:sz w:val="15"/>
                <w:szCs w:val="15"/>
                <w:highlight w:val="white"/>
                <w:lang w:val="en-GB"/>
              </w:rPr>
              <w:t>Office of the United Nations’ High Commissioner for Refugees</w:t>
            </w:r>
            <w:r w:rsidRPr="00292DEB">
              <w:rPr>
                <w:color w:val="000000"/>
                <w:sz w:val="15"/>
                <w:szCs w:val="15"/>
                <w:highlight w:val="white"/>
                <w:lang w:val="en-GB"/>
              </w:rPr>
              <w:t>.</w:t>
            </w:r>
          </w:p>
          <w:p w14:paraId="66124D0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conditions on permanent and legal residence are based on the legislation currently in force, under the competency of the </w:t>
            </w:r>
            <w:r w:rsidRPr="00292DEB">
              <w:rPr>
                <w:color w:val="008000"/>
                <w:sz w:val="15"/>
                <w:szCs w:val="15"/>
                <w:lang w:val="en-GB"/>
              </w:rPr>
              <w:t>Ministry of Migration and Asylum</w:t>
            </w:r>
            <w:r w:rsidRPr="00292DEB">
              <w:rPr>
                <w:color w:val="000000"/>
                <w:sz w:val="15"/>
                <w:szCs w:val="15"/>
                <w:lang w:val="en-GB"/>
              </w:rPr>
              <w:t>. Residence permits are issued according to the above-mentioned legislation</w:t>
            </w:r>
            <w:r w:rsidRPr="00292DEB">
              <w:rPr>
                <w:color w:val="000000"/>
                <w:sz w:val="15"/>
                <w:szCs w:val="15"/>
                <w:lang w:val="en-GB"/>
              </w:rPr>
              <w:t>,</w:t>
            </w:r>
            <w:r w:rsidRPr="00292DEB">
              <w:rPr>
                <w:color w:val="000000"/>
                <w:sz w:val="15"/>
                <w:szCs w:val="15"/>
                <w:lang w:val="en-GB"/>
              </w:rPr>
              <w:t xml:space="preserve"> and no other conditions are imposed by </w:t>
            </w:r>
            <w:r w:rsidRPr="00292DEB">
              <w:rPr>
                <w:color w:val="008000"/>
                <w:sz w:val="15"/>
                <w:szCs w:val="15"/>
                <w:lang w:val="en-GB"/>
              </w:rPr>
              <w:t>GMI</w:t>
            </w:r>
            <w:r w:rsidRPr="00292DEB">
              <w:rPr>
                <w:color w:val="000000"/>
                <w:sz w:val="15"/>
                <w:szCs w:val="15"/>
                <w:lang w:val="en-GB"/>
              </w:rPr>
              <w:t>.</w:t>
            </w:r>
          </w:p>
          <w:p w14:paraId="6722A737" w14:textId="77777777" w:rsidR="005D0FED" w:rsidRPr="00292DEB" w:rsidRDefault="005D0FED" w:rsidP="00DB7CCE">
            <w:pPr>
              <w:pStyle w:val="Normal0"/>
              <w:pBdr>
                <w:top w:val="nil"/>
                <w:left w:val="nil"/>
                <w:bottom w:val="nil"/>
                <w:right w:val="nil"/>
                <w:between w:val="nil"/>
              </w:pBdr>
              <w:spacing w:after="0"/>
              <w:rPr>
                <w:b/>
                <w:color w:val="000000"/>
                <w:sz w:val="15"/>
                <w:szCs w:val="15"/>
                <w:lang w:val="en-GB"/>
              </w:rPr>
            </w:pPr>
          </w:p>
          <w:p w14:paraId="3775CB5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w:t>
            </w:r>
          </w:p>
          <w:p w14:paraId="3D07753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lastRenderedPageBreak/>
              <w:t xml:space="preserve">Beneficiaries must reside permanently and legally in Greece for </w:t>
            </w:r>
            <w:r w:rsidRPr="00292DEB">
              <w:rPr>
                <w:color w:val="C00000"/>
                <w:sz w:val="15"/>
                <w:szCs w:val="15"/>
                <w:lang w:val="en-GB"/>
              </w:rPr>
              <w:t>15</w:t>
            </w:r>
            <w:r w:rsidRPr="00292DEB">
              <w:rPr>
                <w:color w:val="000000"/>
                <w:sz w:val="15"/>
                <w:szCs w:val="15"/>
                <w:lang w:val="en-GB"/>
              </w:rPr>
              <w:t xml:space="preserve"> consecutive years before the application, or for </w:t>
            </w:r>
            <w:r w:rsidRPr="00292DEB">
              <w:rPr>
                <w:color w:val="C00000"/>
                <w:sz w:val="15"/>
                <w:szCs w:val="15"/>
                <w:lang w:val="en-GB"/>
              </w:rPr>
              <w:t>15</w:t>
            </w:r>
            <w:r w:rsidRPr="00292DEB">
              <w:rPr>
                <w:color w:val="000000"/>
                <w:sz w:val="15"/>
                <w:szCs w:val="15"/>
                <w:lang w:val="en-GB"/>
              </w:rPr>
              <w:t xml:space="preserve"> years between the </w:t>
            </w:r>
            <w:r w:rsidRPr="00292DEB">
              <w:rPr>
                <w:color w:val="C00000"/>
                <w:sz w:val="15"/>
                <w:szCs w:val="15"/>
                <w:lang w:val="en-GB"/>
              </w:rPr>
              <w:t>17</w:t>
            </w:r>
            <w:r w:rsidRPr="00292DEB">
              <w:rPr>
                <w:color w:val="000000"/>
                <w:sz w:val="15"/>
                <w:szCs w:val="15"/>
                <w:vertAlign w:val="superscript"/>
                <w:lang w:val="en-GB"/>
              </w:rPr>
              <w:t>th</w:t>
            </w:r>
            <w:r w:rsidRPr="00292DEB">
              <w:rPr>
                <w:color w:val="000000"/>
                <w:sz w:val="15"/>
                <w:szCs w:val="15"/>
                <w:lang w:val="en-GB"/>
              </w:rPr>
              <w:t xml:space="preserve"> and the </w:t>
            </w:r>
            <w:r w:rsidRPr="00292DEB">
              <w:rPr>
                <w:color w:val="C00000"/>
                <w:sz w:val="15"/>
                <w:szCs w:val="15"/>
                <w:lang w:val="en-GB"/>
              </w:rPr>
              <w:t>67</w:t>
            </w:r>
            <w:r w:rsidRPr="00292DEB">
              <w:rPr>
                <w:color w:val="000000"/>
                <w:sz w:val="15"/>
                <w:szCs w:val="15"/>
                <w:vertAlign w:val="superscript"/>
                <w:lang w:val="en-GB"/>
              </w:rPr>
              <w:t>th</w:t>
            </w:r>
            <w:r w:rsidRPr="00292DEB">
              <w:rPr>
                <w:color w:val="000000"/>
                <w:sz w:val="15"/>
                <w:szCs w:val="15"/>
                <w:lang w:val="en-GB"/>
              </w:rPr>
              <w:t xml:space="preserve"> year of age of which </w:t>
            </w:r>
            <w:r w:rsidRPr="00292DEB">
              <w:rPr>
                <w:color w:val="C00000"/>
                <w:sz w:val="15"/>
                <w:szCs w:val="15"/>
                <w:lang w:val="en-GB"/>
              </w:rPr>
              <w:t>10</w:t>
            </w:r>
            <w:r w:rsidRPr="00292DEB">
              <w:rPr>
                <w:color w:val="000000"/>
                <w:sz w:val="15"/>
                <w:szCs w:val="15"/>
                <w:lang w:val="en-GB"/>
              </w:rPr>
              <w:t xml:space="preserve"> must be consecutive before the application. In addition, beneficiaries must continue to reside in Greece after receipt of the allowance.</w:t>
            </w:r>
            <w:r w:rsidRPr="00292DEB">
              <w:rPr>
                <w:sz w:val="15"/>
                <w:szCs w:val="15"/>
                <w:lang w:val="en-GB"/>
              </w:rPr>
              <w:t xml:space="preserve"> </w:t>
            </w:r>
            <w:r w:rsidRPr="00292DEB">
              <w:rPr>
                <w:color w:val="000000"/>
                <w:sz w:val="15"/>
                <w:szCs w:val="15"/>
                <w:lang w:val="en-GB"/>
              </w:rPr>
              <w:t>No requirement for residence at local/regional level.</w:t>
            </w:r>
          </w:p>
          <w:p w14:paraId="6228B54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Refugees and asylum seekers are not eligible.</w:t>
            </w:r>
          </w:p>
          <w:p w14:paraId="4EBFD0D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residency conditions are required for members of the Greek minority of Albania.</w:t>
            </w:r>
          </w:p>
          <w:p w14:paraId="3B0B286A" w14:textId="46FF1F8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250E84C1"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414AB52C" w14:textId="77777777" w:rsidR="005D0FED" w:rsidRPr="00292DEB" w:rsidRDefault="005D0FED" w:rsidP="00DB7CCE">
            <w:pPr>
              <w:spacing w:line="276" w:lineRule="auto"/>
              <w:rPr>
                <w:rFonts w:cs="Arial"/>
                <w:color w:val="0000FF"/>
              </w:rPr>
            </w:pPr>
          </w:p>
        </w:tc>
        <w:tc>
          <w:tcPr>
            <w:tcW w:w="127" w:type="pct"/>
          </w:tcPr>
          <w:p w14:paraId="3907AA85" w14:textId="77777777" w:rsidR="005D0FED" w:rsidRPr="00292DEB" w:rsidRDefault="005D0FED" w:rsidP="00DB7CCE">
            <w:pPr>
              <w:spacing w:line="276" w:lineRule="auto"/>
              <w:rPr>
                <w:rFonts w:cs="Arial"/>
                <w:color w:val="0000FF"/>
                <w:lang w:val="fr-FR"/>
              </w:rPr>
            </w:pPr>
            <w:r w:rsidRPr="00292DEB">
              <w:rPr>
                <w:rFonts w:cs="Arial"/>
                <w:color w:val="0000FF"/>
                <w:lang w:val="fr-FR"/>
              </w:rPr>
              <w:t>4</w:t>
            </w:r>
          </w:p>
          <w:p w14:paraId="4B87CC19" w14:textId="77777777" w:rsidR="005D0FED" w:rsidRPr="00292DEB" w:rsidRDefault="005D0FED" w:rsidP="00DB7CCE">
            <w:pPr>
              <w:spacing w:line="276" w:lineRule="auto"/>
              <w:rPr>
                <w:rFonts w:cs="Arial"/>
                <w:color w:val="0000FF"/>
              </w:rPr>
            </w:pPr>
          </w:p>
        </w:tc>
        <w:tc>
          <w:tcPr>
            <w:tcW w:w="402" w:type="pct"/>
          </w:tcPr>
          <w:p w14:paraId="762571F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AFF8807" w14:textId="77777777" w:rsidR="005D0FED" w:rsidRPr="00292DEB" w:rsidRDefault="005D0FED" w:rsidP="00DB7CCE">
            <w:pPr>
              <w:spacing w:line="276" w:lineRule="auto"/>
              <w:rPr>
                <w:rFonts w:cs="Arial"/>
                <w:color w:val="0000FF"/>
              </w:rPr>
            </w:pPr>
          </w:p>
        </w:tc>
      </w:tr>
      <w:bookmarkEnd w:id="383"/>
      <w:tr w:rsidR="005D0FED" w:rsidRPr="00292DEB" w14:paraId="29D4AD61" w14:textId="77777777" w:rsidTr="005D0FED">
        <w:tc>
          <w:tcPr>
            <w:tcW w:w="193" w:type="pct"/>
          </w:tcPr>
          <w:p w14:paraId="7C173E24" w14:textId="77777777" w:rsidR="005D0FED" w:rsidRPr="00292DEB" w:rsidRDefault="005D0FED" w:rsidP="00DB7CCE">
            <w:pPr>
              <w:spacing w:line="276" w:lineRule="auto"/>
              <w:jc w:val="left"/>
              <w:rPr>
                <w:rFonts w:cs="Arial"/>
                <w:lang w:val="es-ES"/>
              </w:rPr>
            </w:pPr>
            <w:r w:rsidRPr="00292DEB">
              <w:rPr>
                <w:rFonts w:cs="Arial"/>
                <w:lang w:val="es-ES"/>
              </w:rPr>
              <w:t>EL</w:t>
            </w:r>
          </w:p>
          <w:p w14:paraId="22B7D45B" w14:textId="77777777" w:rsidR="005D0FED" w:rsidRPr="00292DEB" w:rsidRDefault="005D0FED" w:rsidP="00DB7CCE">
            <w:pPr>
              <w:spacing w:line="276" w:lineRule="auto"/>
              <w:jc w:val="left"/>
              <w:rPr>
                <w:rFonts w:cs="Arial"/>
                <w:lang w:val="es-ES"/>
              </w:rPr>
            </w:pPr>
            <w:r w:rsidRPr="00292DEB">
              <w:rPr>
                <w:rFonts w:cs="Arial"/>
                <w:lang w:val="es-ES"/>
              </w:rPr>
              <w:t>EL</w:t>
            </w:r>
          </w:p>
          <w:p w14:paraId="015A627B" w14:textId="77777777" w:rsidR="005D0FED" w:rsidRPr="00292DEB" w:rsidRDefault="005D0FED" w:rsidP="00DB7CCE">
            <w:pPr>
              <w:spacing w:line="276" w:lineRule="auto"/>
              <w:jc w:val="left"/>
              <w:rPr>
                <w:rFonts w:cs="Arial"/>
                <w:lang w:val="es-ES"/>
              </w:rPr>
            </w:pPr>
            <w:r w:rsidRPr="00292DEB">
              <w:rPr>
                <w:rFonts w:cs="Arial"/>
                <w:lang w:val="es-ES"/>
              </w:rPr>
              <w:t>EL</w:t>
            </w:r>
          </w:p>
          <w:p w14:paraId="0380BDBD" w14:textId="77777777" w:rsidR="005D0FED" w:rsidRPr="00292DEB" w:rsidRDefault="005D0FED" w:rsidP="00DB7CCE">
            <w:pPr>
              <w:spacing w:line="276" w:lineRule="auto"/>
              <w:jc w:val="left"/>
              <w:rPr>
                <w:rFonts w:cs="Arial"/>
                <w:lang w:val="es-ES"/>
              </w:rPr>
            </w:pPr>
            <w:r w:rsidRPr="00292DEB">
              <w:rPr>
                <w:rFonts w:cs="Arial"/>
                <w:lang w:val="es-ES"/>
              </w:rPr>
              <w:t>EL</w:t>
            </w:r>
          </w:p>
          <w:p w14:paraId="7CFB9FD9" w14:textId="77777777" w:rsidR="005D0FED" w:rsidRPr="00292DEB" w:rsidRDefault="005D0FED" w:rsidP="00DB7CCE">
            <w:pPr>
              <w:spacing w:line="276" w:lineRule="auto"/>
              <w:jc w:val="left"/>
              <w:rPr>
                <w:rFonts w:cs="Arial"/>
                <w:lang w:val="es-ES"/>
              </w:rPr>
            </w:pPr>
            <w:r w:rsidRPr="00292DEB">
              <w:rPr>
                <w:rFonts w:cs="Arial"/>
                <w:lang w:val="es-ES"/>
              </w:rPr>
              <w:t>EL</w:t>
            </w:r>
          </w:p>
          <w:p w14:paraId="5C304944" w14:textId="77777777" w:rsidR="005D0FED" w:rsidRPr="00292DEB" w:rsidRDefault="005D0FED" w:rsidP="00DB7CCE">
            <w:pPr>
              <w:spacing w:line="276" w:lineRule="auto"/>
              <w:jc w:val="left"/>
              <w:rPr>
                <w:rFonts w:cs="Arial"/>
                <w:lang w:val="es-ES"/>
              </w:rPr>
            </w:pPr>
            <w:r w:rsidRPr="00292DEB">
              <w:rPr>
                <w:rFonts w:cs="Arial"/>
                <w:lang w:val="es-ES"/>
              </w:rPr>
              <w:t>EL</w:t>
            </w:r>
          </w:p>
          <w:p w14:paraId="437792D7" w14:textId="77777777" w:rsidR="005D0FED" w:rsidRPr="00292DEB" w:rsidRDefault="005D0FED" w:rsidP="00DB7CCE">
            <w:pPr>
              <w:spacing w:line="276" w:lineRule="auto"/>
              <w:jc w:val="left"/>
              <w:rPr>
                <w:rFonts w:cs="Arial"/>
                <w:lang w:val="es-ES"/>
              </w:rPr>
            </w:pPr>
            <w:r w:rsidRPr="00292DEB">
              <w:rPr>
                <w:rFonts w:cs="Arial"/>
                <w:lang w:val="es-ES"/>
              </w:rPr>
              <w:t>EL</w:t>
            </w:r>
          </w:p>
          <w:p w14:paraId="5D49137A" w14:textId="77777777" w:rsidR="005D0FED" w:rsidRPr="00292DEB" w:rsidRDefault="005D0FED" w:rsidP="00DB7CCE">
            <w:pPr>
              <w:spacing w:line="276" w:lineRule="auto"/>
              <w:jc w:val="left"/>
              <w:rPr>
                <w:rFonts w:cs="Arial"/>
                <w:lang w:val="es-ES"/>
              </w:rPr>
            </w:pPr>
            <w:r w:rsidRPr="00292DEB">
              <w:rPr>
                <w:rFonts w:cs="Arial"/>
                <w:lang w:val="es-ES"/>
              </w:rPr>
              <w:t>EL</w:t>
            </w:r>
          </w:p>
          <w:p w14:paraId="577D1333" w14:textId="77777777" w:rsidR="005D0FED" w:rsidRPr="00292DEB" w:rsidRDefault="005D0FED" w:rsidP="00DB7CCE">
            <w:pPr>
              <w:spacing w:line="276" w:lineRule="auto"/>
              <w:jc w:val="left"/>
              <w:rPr>
                <w:rFonts w:cs="Arial"/>
                <w:lang w:val="es-ES"/>
              </w:rPr>
            </w:pPr>
          </w:p>
          <w:p w14:paraId="71FF9012" w14:textId="77777777" w:rsidR="005D0FED" w:rsidRPr="00292DEB" w:rsidRDefault="005D0FED" w:rsidP="00DB7CCE">
            <w:pPr>
              <w:spacing w:line="276" w:lineRule="auto"/>
              <w:jc w:val="left"/>
              <w:rPr>
                <w:rFonts w:cs="Arial"/>
                <w:b/>
                <w:lang w:val="en-US"/>
              </w:rPr>
            </w:pPr>
          </w:p>
        </w:tc>
        <w:tc>
          <w:tcPr>
            <w:tcW w:w="1371" w:type="pct"/>
          </w:tcPr>
          <w:p w14:paraId="7F77ECC7"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cs="Arial"/>
              </w:rPr>
              <w:t xml:space="preserve">Die Person, die das Antragsformular für die Familie einreicht, muss über </w:t>
            </w:r>
            <w:r w:rsidRPr="00292DEB">
              <w:rPr>
                <w:rFonts w:cs="Arial"/>
                <w:color w:val="C00000"/>
              </w:rPr>
              <w:t>18</w:t>
            </w:r>
            <w:r w:rsidRPr="00292DEB">
              <w:rPr>
                <w:rFonts w:cs="Arial"/>
              </w:rPr>
              <w:t xml:space="preserve"> sein.</w:t>
            </w:r>
          </w:p>
          <w:p w14:paraId="36C389A0" w14:textId="77777777" w:rsidR="005D0FED" w:rsidRPr="00292DEB" w:rsidRDefault="005D0FED" w:rsidP="00DB7CCE">
            <w:pPr>
              <w:spacing w:line="276" w:lineRule="auto"/>
              <w:rPr>
                <w:rFonts w:cs="Arial"/>
                <w:b/>
                <w:color w:val="FF0000"/>
              </w:rPr>
            </w:pPr>
          </w:p>
          <w:p w14:paraId="1AAADB45" w14:textId="0683985E" w:rsidR="005D0FED" w:rsidRPr="00292DEB" w:rsidRDefault="005D0FED" w:rsidP="00DB7CCE">
            <w:pPr>
              <w:widowControl w:val="0"/>
              <w:spacing w:line="276" w:lineRule="auto"/>
              <w:rPr>
                <w:rFonts w:cs="Arial"/>
                <w:color w:val="008000"/>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Die Person muss mindestens </w:t>
            </w:r>
            <w:r w:rsidRPr="00292DEB">
              <w:rPr>
                <w:rFonts w:cs="Arial"/>
                <w:color w:val="C00000"/>
              </w:rPr>
              <w:t>67</w:t>
            </w:r>
            <w:r w:rsidRPr="00292DEB">
              <w:rPr>
                <w:rFonts w:cs="Arial"/>
              </w:rPr>
              <w:t xml:space="preserve"> Jahre alt sein. </w:t>
            </w:r>
          </w:p>
        </w:tc>
        <w:tc>
          <w:tcPr>
            <w:tcW w:w="1370" w:type="pct"/>
          </w:tcPr>
          <w:p w14:paraId="01790E71"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eastAsia="Arial" w:hAnsi="Arial" w:cs="Arial"/>
                <w:color w:val="008000"/>
                <w:sz w:val="15"/>
                <w:szCs w:val="15"/>
                <w:lang w:val="fr-BE"/>
              </w:rPr>
              <w:t>Revenu minimum garanti (RMG)</w:t>
            </w:r>
            <w:r w:rsidRPr="00292DEB">
              <w:rPr>
                <w:rFonts w:ascii="Arial" w:eastAsia="Arial" w:hAnsi="Arial" w:cs="Arial"/>
                <w:i/>
                <w:color w:val="008080"/>
                <w:sz w:val="15"/>
                <w:szCs w:val="15"/>
                <w:lang w:val="fr-BE"/>
              </w:rPr>
              <w:t xml:space="preserve"> </w:t>
            </w:r>
            <w:r w:rsidRPr="00292DEB">
              <w:rPr>
                <w:rFonts w:ascii="Arial" w:hAnsi="Arial" w:cs="Arial"/>
                <w:color w:val="008080"/>
                <w:sz w:val="15"/>
                <w:szCs w:val="15"/>
                <w:lang w:val="fr-BE"/>
              </w:rPr>
              <w:t>(</w:t>
            </w:r>
            <w:r w:rsidRPr="00292DEB">
              <w:rPr>
                <w:rFonts w:ascii="Arial" w:hAnsi="Arial" w:cs="Arial"/>
                <w:i/>
                <w:color w:val="008080"/>
                <w:sz w:val="15"/>
                <w:szCs w:val="15"/>
                <w:lang w:val="fr-BE"/>
              </w:rPr>
              <w:t>ΕΛΑΧΙΣΤΟ ΕΓΓΥΗΜΕΝΟ ΕΙΣΟΔΗΜΑ</w:t>
            </w:r>
            <w:r w:rsidRPr="00292DEB">
              <w:rPr>
                <w:rFonts w:ascii="Arial" w:hAnsi="Arial" w:cs="Arial"/>
                <w:color w:val="008080"/>
                <w:sz w:val="15"/>
                <w:szCs w:val="15"/>
                <w:lang w:val="fr-BE"/>
              </w:rPr>
              <w:t>)</w:t>
            </w:r>
            <w:r w:rsidRPr="00292DEB">
              <w:rPr>
                <w:rFonts w:ascii="Arial" w:eastAsia="Arial" w:hAnsi="Arial" w:cs="Arial"/>
                <w:sz w:val="15"/>
                <w:szCs w:val="15"/>
                <w:lang w:val="fr-BE"/>
              </w:rPr>
              <w:t xml:space="preserve">: </w:t>
            </w:r>
            <w:r w:rsidRPr="00292DEB">
              <w:rPr>
                <w:rFonts w:ascii="Arial" w:hAnsi="Arial" w:cs="Arial"/>
                <w:sz w:val="15"/>
                <w:szCs w:val="15"/>
                <w:lang w:val="fr-BE"/>
              </w:rPr>
              <w:t xml:space="preserve">la personne qui dépose le formulaire de demande au nom du ménage doit être âgée de plus de </w:t>
            </w:r>
            <w:r w:rsidRPr="00292DEB">
              <w:rPr>
                <w:rFonts w:ascii="Arial" w:hAnsi="Arial" w:cs="Arial"/>
                <w:color w:val="FF0000"/>
                <w:sz w:val="15"/>
                <w:szCs w:val="15"/>
                <w:lang w:val="fr-BE"/>
              </w:rPr>
              <w:t xml:space="preserve">18 </w:t>
            </w:r>
            <w:r w:rsidRPr="00292DEB">
              <w:rPr>
                <w:rFonts w:ascii="Arial" w:hAnsi="Arial" w:cs="Arial"/>
                <w:sz w:val="15"/>
                <w:szCs w:val="15"/>
                <w:lang w:val="fr-BE"/>
              </w:rPr>
              <w:t>ans.</w:t>
            </w:r>
          </w:p>
          <w:p w14:paraId="1C2BB2AF" w14:textId="77777777" w:rsidR="005D0FED" w:rsidRPr="00292DEB" w:rsidRDefault="005D0FED" w:rsidP="00DB7CCE">
            <w:pPr>
              <w:pStyle w:val="ListParagraph"/>
              <w:spacing w:after="0"/>
              <w:ind w:left="0"/>
              <w:rPr>
                <w:rFonts w:ascii="Arial" w:eastAsia="Arial" w:hAnsi="Arial" w:cs="Arial"/>
                <w:sz w:val="15"/>
                <w:szCs w:val="15"/>
                <w:lang w:val="fr-BE"/>
              </w:rPr>
            </w:pPr>
          </w:p>
          <w:p w14:paraId="5372AECD" w14:textId="77777777" w:rsidR="005D0FED" w:rsidRPr="00292DEB" w:rsidRDefault="005D0FED" w:rsidP="00DB7CCE">
            <w:pPr>
              <w:tabs>
                <w:tab w:val="left" w:pos="1127"/>
              </w:tabs>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la personne doit être âgée de </w:t>
            </w:r>
            <w:r w:rsidRPr="00292DEB">
              <w:rPr>
                <w:rFonts w:cs="Arial"/>
                <w:color w:val="C00000"/>
                <w:lang w:val="fr-BE"/>
              </w:rPr>
              <w:t>67</w:t>
            </w:r>
            <w:r w:rsidRPr="00292DEB">
              <w:rPr>
                <w:rFonts w:cs="Arial"/>
                <w:lang w:val="fr-BE"/>
              </w:rPr>
              <w:t xml:space="preserve"> ans ou plus.</w:t>
            </w:r>
          </w:p>
          <w:p w14:paraId="21236FA5" w14:textId="77777777" w:rsidR="005D0FED" w:rsidRPr="00292DEB" w:rsidRDefault="005D0FED" w:rsidP="00DB7CCE">
            <w:pPr>
              <w:spacing w:line="276" w:lineRule="auto"/>
              <w:rPr>
                <w:rFonts w:eastAsia="Arial" w:cs="Arial"/>
                <w:color w:val="008000"/>
                <w:lang w:val="fr-BE"/>
              </w:rPr>
            </w:pPr>
          </w:p>
        </w:tc>
        <w:tc>
          <w:tcPr>
            <w:tcW w:w="1370" w:type="pct"/>
          </w:tcPr>
          <w:p w14:paraId="2FBAC236" w14:textId="77777777" w:rsidR="005D0FED" w:rsidRPr="00292DEB" w:rsidRDefault="005D0FED" w:rsidP="00DB7CCE">
            <w:pPr>
              <w:pStyle w:val="Normal0"/>
              <w:pBdr>
                <w:top w:val="nil"/>
                <w:left w:val="nil"/>
                <w:bottom w:val="nil"/>
                <w:right w:val="nil"/>
                <w:between w:val="nil"/>
              </w:pBdr>
              <w:tabs>
                <w:tab w:val="left" w:pos="1127"/>
              </w:tabs>
              <w:spacing w:after="0"/>
              <w:rPr>
                <w:color w:val="000000"/>
                <w:sz w:val="15"/>
                <w:szCs w:val="15"/>
                <w:lang w:val="en-GB"/>
              </w:rPr>
            </w:pPr>
            <w:r w:rsidRPr="00292DEB">
              <w:rPr>
                <w:b/>
                <w:color w:val="FF0000"/>
                <w:sz w:val="15"/>
                <w:szCs w:val="15"/>
                <w:lang w:val="en-GB"/>
              </w:rPr>
              <w:t>E-XI-05-EL</w:t>
            </w:r>
          </w:p>
          <w:p w14:paraId="2AB954C1"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xml:space="preserve">: the person that submits the application form on behalf of the household must be over </w:t>
            </w:r>
            <w:r w:rsidRPr="00292DEB">
              <w:rPr>
                <w:color w:val="C00000"/>
                <w:sz w:val="15"/>
                <w:szCs w:val="15"/>
                <w:lang w:val="en-GB"/>
              </w:rPr>
              <w:t>18</w:t>
            </w:r>
            <w:r w:rsidRPr="00292DEB">
              <w:rPr>
                <w:color w:val="000000"/>
                <w:sz w:val="15"/>
                <w:szCs w:val="15"/>
                <w:lang w:val="en-GB"/>
              </w:rPr>
              <w:t>.</w:t>
            </w:r>
          </w:p>
          <w:p w14:paraId="22F5405D" w14:textId="77777777" w:rsidR="005D0FED" w:rsidRPr="00292DEB" w:rsidRDefault="005D0FED" w:rsidP="00DB7CCE">
            <w:pPr>
              <w:pStyle w:val="Normal0"/>
              <w:pBdr>
                <w:top w:val="nil"/>
                <w:left w:val="nil"/>
                <w:bottom w:val="nil"/>
                <w:right w:val="nil"/>
                <w:between w:val="nil"/>
              </w:pBdr>
              <w:spacing w:before="0" w:after="0"/>
              <w:ind w:hanging="360"/>
              <w:rPr>
                <w:color w:val="000000"/>
                <w:sz w:val="15"/>
                <w:szCs w:val="15"/>
                <w:lang w:val="en-GB"/>
              </w:rPr>
            </w:pPr>
          </w:p>
          <w:p w14:paraId="35B2F7DE"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the person must be </w:t>
            </w:r>
            <w:r w:rsidRPr="00292DEB">
              <w:rPr>
                <w:color w:val="C00000"/>
                <w:sz w:val="15"/>
                <w:szCs w:val="15"/>
                <w:lang w:val="en-GB"/>
              </w:rPr>
              <w:t>67</w:t>
            </w:r>
            <w:r w:rsidRPr="00292DEB">
              <w:rPr>
                <w:color w:val="000000"/>
                <w:sz w:val="15"/>
                <w:szCs w:val="15"/>
                <w:lang w:val="en-GB"/>
              </w:rPr>
              <w:t xml:space="preserve"> years old or over.</w:t>
            </w:r>
          </w:p>
          <w:p w14:paraId="7234F268" w14:textId="0CAC0310"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5917BFA"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4B5001B6" w14:textId="77777777" w:rsidR="005D0FED" w:rsidRPr="00292DEB" w:rsidRDefault="005D0FED" w:rsidP="00DB7CCE">
            <w:pPr>
              <w:spacing w:line="276" w:lineRule="auto"/>
              <w:rPr>
                <w:rFonts w:cs="Arial"/>
                <w:color w:val="0000FF"/>
                <w:lang w:val="en-US"/>
              </w:rPr>
            </w:pPr>
          </w:p>
        </w:tc>
        <w:tc>
          <w:tcPr>
            <w:tcW w:w="127" w:type="pct"/>
          </w:tcPr>
          <w:p w14:paraId="094DF3AD" w14:textId="77777777" w:rsidR="005D0FED" w:rsidRPr="00292DEB" w:rsidRDefault="005D0FED" w:rsidP="00DB7CCE">
            <w:pPr>
              <w:spacing w:line="276" w:lineRule="auto"/>
              <w:rPr>
                <w:rFonts w:cs="Arial"/>
                <w:color w:val="0000FF"/>
                <w:lang w:val="fr-FR"/>
              </w:rPr>
            </w:pPr>
            <w:r w:rsidRPr="00292DEB">
              <w:rPr>
                <w:rFonts w:cs="Arial"/>
                <w:color w:val="0000FF"/>
                <w:lang w:val="fr-FR"/>
              </w:rPr>
              <w:t>5</w:t>
            </w:r>
          </w:p>
          <w:p w14:paraId="607F0292" w14:textId="77777777" w:rsidR="005D0FED" w:rsidRPr="00292DEB" w:rsidRDefault="005D0FED" w:rsidP="00DB7CCE">
            <w:pPr>
              <w:spacing w:line="276" w:lineRule="auto"/>
              <w:rPr>
                <w:rFonts w:cs="Arial"/>
                <w:color w:val="0000FF"/>
                <w:lang w:val="en-US"/>
              </w:rPr>
            </w:pPr>
          </w:p>
        </w:tc>
        <w:tc>
          <w:tcPr>
            <w:tcW w:w="402" w:type="pct"/>
          </w:tcPr>
          <w:p w14:paraId="0E89DCC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44FF0C6" w14:textId="77777777" w:rsidR="005D0FED" w:rsidRPr="00292DEB" w:rsidRDefault="005D0FED" w:rsidP="00DB7CCE">
            <w:pPr>
              <w:spacing w:line="276" w:lineRule="auto"/>
              <w:rPr>
                <w:rFonts w:cs="Arial"/>
                <w:color w:val="0000FF"/>
                <w:lang w:val="en-US"/>
              </w:rPr>
            </w:pPr>
          </w:p>
        </w:tc>
      </w:tr>
      <w:tr w:rsidR="005D0FED" w:rsidRPr="00292DEB" w14:paraId="64D1B9DA" w14:textId="77777777" w:rsidTr="005D0FED">
        <w:tc>
          <w:tcPr>
            <w:tcW w:w="193" w:type="pct"/>
          </w:tcPr>
          <w:p w14:paraId="7AAB17E5" w14:textId="77777777" w:rsidR="005D0FED" w:rsidRPr="00292DEB" w:rsidRDefault="005D0FED" w:rsidP="00DB7CCE">
            <w:pPr>
              <w:spacing w:line="276" w:lineRule="auto"/>
              <w:jc w:val="left"/>
              <w:rPr>
                <w:rFonts w:cs="Arial"/>
                <w:lang w:val="es-ES"/>
              </w:rPr>
            </w:pPr>
            <w:r w:rsidRPr="00292DEB">
              <w:rPr>
                <w:rFonts w:cs="Arial"/>
                <w:lang w:val="es-ES"/>
              </w:rPr>
              <w:t>EL</w:t>
            </w:r>
          </w:p>
          <w:p w14:paraId="10C09FE2" w14:textId="77777777" w:rsidR="005D0FED" w:rsidRPr="00292DEB" w:rsidRDefault="005D0FED" w:rsidP="00DB7CCE">
            <w:pPr>
              <w:spacing w:line="276" w:lineRule="auto"/>
              <w:jc w:val="left"/>
              <w:rPr>
                <w:rFonts w:cs="Arial"/>
                <w:lang w:val="es-ES"/>
              </w:rPr>
            </w:pPr>
            <w:r w:rsidRPr="00292DEB">
              <w:rPr>
                <w:rFonts w:cs="Arial"/>
                <w:lang w:val="es-ES"/>
              </w:rPr>
              <w:t>EL</w:t>
            </w:r>
          </w:p>
          <w:p w14:paraId="48C265F6" w14:textId="77777777" w:rsidR="005D0FED" w:rsidRPr="00292DEB" w:rsidRDefault="005D0FED" w:rsidP="00DB7CCE">
            <w:pPr>
              <w:spacing w:line="276" w:lineRule="auto"/>
              <w:jc w:val="left"/>
              <w:rPr>
                <w:rFonts w:cs="Arial"/>
                <w:lang w:val="es-ES"/>
              </w:rPr>
            </w:pPr>
            <w:r w:rsidRPr="00292DEB">
              <w:rPr>
                <w:rFonts w:cs="Arial"/>
                <w:lang w:val="es-ES"/>
              </w:rPr>
              <w:t>EL</w:t>
            </w:r>
          </w:p>
          <w:p w14:paraId="64CE656F" w14:textId="77777777" w:rsidR="005D0FED" w:rsidRPr="00292DEB" w:rsidRDefault="005D0FED" w:rsidP="00DB7CCE">
            <w:pPr>
              <w:spacing w:line="276" w:lineRule="auto"/>
              <w:jc w:val="left"/>
              <w:rPr>
                <w:rFonts w:cs="Arial"/>
                <w:lang w:val="es-ES"/>
              </w:rPr>
            </w:pPr>
            <w:r w:rsidRPr="00292DEB">
              <w:rPr>
                <w:rFonts w:cs="Arial"/>
                <w:lang w:val="es-ES"/>
              </w:rPr>
              <w:t>EL</w:t>
            </w:r>
          </w:p>
          <w:p w14:paraId="5D162FB6" w14:textId="77777777" w:rsidR="005D0FED" w:rsidRPr="00292DEB" w:rsidRDefault="005D0FED" w:rsidP="00DB7CCE">
            <w:pPr>
              <w:spacing w:line="276" w:lineRule="auto"/>
              <w:jc w:val="left"/>
              <w:rPr>
                <w:rFonts w:cs="Arial"/>
                <w:lang w:val="es-ES"/>
              </w:rPr>
            </w:pPr>
            <w:r w:rsidRPr="00292DEB">
              <w:rPr>
                <w:rFonts w:cs="Arial"/>
                <w:lang w:val="es-ES"/>
              </w:rPr>
              <w:t>EL</w:t>
            </w:r>
          </w:p>
          <w:p w14:paraId="37313189" w14:textId="77777777" w:rsidR="005D0FED" w:rsidRPr="00292DEB" w:rsidRDefault="005D0FED" w:rsidP="00DB7CCE">
            <w:pPr>
              <w:spacing w:line="276" w:lineRule="auto"/>
              <w:jc w:val="left"/>
              <w:rPr>
                <w:rFonts w:cs="Arial"/>
                <w:lang w:val="es-ES"/>
              </w:rPr>
            </w:pPr>
            <w:r w:rsidRPr="00292DEB">
              <w:rPr>
                <w:rFonts w:cs="Arial"/>
                <w:lang w:val="es-ES"/>
              </w:rPr>
              <w:t>EL</w:t>
            </w:r>
          </w:p>
          <w:p w14:paraId="75461521" w14:textId="77777777" w:rsidR="005D0FED" w:rsidRPr="00292DEB" w:rsidRDefault="005D0FED" w:rsidP="00DB7CCE">
            <w:pPr>
              <w:spacing w:line="276" w:lineRule="auto"/>
              <w:jc w:val="left"/>
              <w:rPr>
                <w:rFonts w:cs="Arial"/>
                <w:lang w:val="es-ES"/>
              </w:rPr>
            </w:pPr>
            <w:r w:rsidRPr="00292DEB">
              <w:rPr>
                <w:rFonts w:cs="Arial"/>
                <w:lang w:val="es-ES"/>
              </w:rPr>
              <w:t>EL</w:t>
            </w:r>
          </w:p>
          <w:p w14:paraId="1CA59451" w14:textId="77777777" w:rsidR="005D0FED" w:rsidRPr="00292DEB" w:rsidRDefault="005D0FED" w:rsidP="00DB7CCE">
            <w:pPr>
              <w:spacing w:line="276" w:lineRule="auto"/>
              <w:jc w:val="left"/>
              <w:rPr>
                <w:rFonts w:cs="Arial"/>
                <w:lang w:val="es-ES"/>
              </w:rPr>
            </w:pPr>
            <w:r w:rsidRPr="00292DEB">
              <w:rPr>
                <w:rFonts w:cs="Arial"/>
                <w:lang w:val="es-ES"/>
              </w:rPr>
              <w:t>EL</w:t>
            </w:r>
          </w:p>
          <w:p w14:paraId="12758828" w14:textId="77777777" w:rsidR="005D0FED" w:rsidRPr="00292DEB" w:rsidRDefault="005D0FED" w:rsidP="00DB7CCE">
            <w:pPr>
              <w:spacing w:line="276" w:lineRule="auto"/>
              <w:jc w:val="left"/>
              <w:rPr>
                <w:rFonts w:cs="Arial"/>
                <w:b/>
                <w:lang w:val="en-US"/>
              </w:rPr>
            </w:pPr>
          </w:p>
        </w:tc>
        <w:tc>
          <w:tcPr>
            <w:tcW w:w="1371" w:type="pct"/>
          </w:tcPr>
          <w:p w14:paraId="71A8E1E6" w14:textId="77777777" w:rsidR="005D0FED" w:rsidRPr="00292DEB" w:rsidRDefault="005D0FED" w:rsidP="00DB7CCE">
            <w:pPr>
              <w:spacing w:line="276" w:lineRule="auto"/>
              <w:rPr>
                <w:rFonts w:eastAsia="Book Antiqua" w:cs="Arial"/>
                <w:lang w:bidi="en-GB"/>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eastAsia="Book Antiqua" w:cs="Arial"/>
                <w:lang w:bidi="en-GB"/>
              </w:rPr>
              <w:t>Keine weiteren Bedingungen für den Anspruch.</w:t>
            </w:r>
          </w:p>
          <w:p w14:paraId="76EF1A9B" w14:textId="77777777" w:rsidR="005D0FED" w:rsidRPr="00292DEB" w:rsidRDefault="005D0FED" w:rsidP="00DB7CCE">
            <w:pPr>
              <w:spacing w:line="276" w:lineRule="auto"/>
              <w:rPr>
                <w:rFonts w:cs="Arial"/>
              </w:rPr>
            </w:pPr>
          </w:p>
          <w:p w14:paraId="575B34F6" w14:textId="4DDC956F" w:rsidR="005D0FED" w:rsidRPr="00292DEB" w:rsidRDefault="005D0FED" w:rsidP="00DB7CCE">
            <w:pPr>
              <w:numPr>
                <w:ilvl w:val="0"/>
                <w:numId w:val="49"/>
              </w:numPr>
              <w:shd w:val="clear" w:color="auto" w:fill="FFFFFF"/>
              <w:spacing w:line="276" w:lineRule="auto"/>
              <w:ind w:left="357" w:hanging="357"/>
              <w:rPr>
                <w:rFonts w:cs="Arial"/>
                <w:color w:val="008000"/>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Der Ehepartner des Leistungsempfängers darf keine Rente über </w:t>
            </w:r>
            <w:r w:rsidRPr="00292DEB">
              <w:rPr>
                <w:rFonts w:cs="Arial"/>
                <w:color w:val="FF00FF"/>
              </w:rPr>
              <w:t>€409,13</w:t>
            </w:r>
            <w:r w:rsidRPr="00292DEB">
              <w:rPr>
                <w:rFonts w:cs="Arial"/>
              </w:rPr>
              <w:t xml:space="preserve"> monatlich beziehen.</w:t>
            </w:r>
          </w:p>
        </w:tc>
        <w:tc>
          <w:tcPr>
            <w:tcW w:w="1370" w:type="pct"/>
          </w:tcPr>
          <w:p w14:paraId="225D972C" w14:textId="77777777" w:rsidR="005D0FED" w:rsidRPr="00292DEB" w:rsidRDefault="005D0FED" w:rsidP="00DB7CCE">
            <w:pPr>
              <w:pStyle w:val="ListParagraph"/>
              <w:spacing w:after="0"/>
              <w:ind w:left="0"/>
              <w:rPr>
                <w:rFonts w:ascii="Arial" w:eastAsia="Book Antiqua" w:hAnsi="Arial" w:cs="Arial"/>
                <w:sz w:val="15"/>
                <w:szCs w:val="15"/>
                <w:lang w:val="fr-BE" w:bidi="en-GB"/>
              </w:rPr>
            </w:pPr>
            <w:r w:rsidRPr="00292DEB">
              <w:rPr>
                <w:rFonts w:ascii="Arial" w:eastAsia="Arial" w:hAnsi="Arial" w:cs="Arial"/>
                <w:color w:val="008000"/>
                <w:sz w:val="15"/>
                <w:szCs w:val="15"/>
                <w:lang w:val="fr-BE"/>
              </w:rPr>
              <w:t xml:space="preserve">Revenu minimum garanti (RMG) </w:t>
            </w:r>
            <w:r w:rsidRPr="00292DEB">
              <w:rPr>
                <w:rFonts w:ascii="Arial" w:hAnsi="Arial" w:cs="Arial"/>
                <w:i/>
                <w:color w:val="008080"/>
                <w:sz w:val="15"/>
                <w:szCs w:val="15"/>
                <w:lang w:val="fr-BE"/>
              </w:rPr>
              <w:t>(ΕΛΑΧΙΣΤΟ ΕΓΓΥΗΜΕΝΟ ΕΙΣΟΔΗΜΑ)</w:t>
            </w:r>
            <w:r w:rsidRPr="00292DEB">
              <w:rPr>
                <w:rFonts w:ascii="Arial" w:eastAsia="Arial" w:hAnsi="Arial" w:cs="Arial"/>
                <w:sz w:val="15"/>
                <w:szCs w:val="15"/>
                <w:lang w:val="fr-BE"/>
              </w:rPr>
              <w:t>:</w:t>
            </w:r>
            <w:r w:rsidRPr="00292DEB">
              <w:rPr>
                <w:rFonts w:ascii="Arial" w:eastAsia="Book Antiqua" w:hAnsi="Arial" w:cs="Arial"/>
                <w:sz w:val="15"/>
                <w:szCs w:val="15"/>
                <w:lang w:val="fr-BE" w:bidi="en-GB"/>
              </w:rPr>
              <w:t> le droit n’est soumis à aucune autre condition.</w:t>
            </w:r>
          </w:p>
          <w:p w14:paraId="7B7D3046" w14:textId="77777777" w:rsidR="005D0FED" w:rsidRPr="00292DEB" w:rsidRDefault="005D0FED" w:rsidP="00DB7CCE">
            <w:pPr>
              <w:spacing w:line="276" w:lineRule="auto"/>
              <w:rPr>
                <w:rFonts w:cs="Arial"/>
                <w:color w:val="008000"/>
                <w:lang w:val="fr-BE"/>
              </w:rPr>
            </w:pPr>
          </w:p>
          <w:p w14:paraId="0CB1DD9A"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le conjoint du bénéficiaire ne doit pas recevoir une pension supérieure à </w:t>
            </w:r>
            <w:r w:rsidRPr="00292DEB">
              <w:rPr>
                <w:rFonts w:cs="Arial"/>
                <w:color w:val="FF00FF"/>
                <w:lang w:val="fr-BE"/>
              </w:rPr>
              <w:t xml:space="preserve">€409,13 </w:t>
            </w:r>
            <w:r w:rsidRPr="00292DEB">
              <w:rPr>
                <w:rFonts w:cs="Arial"/>
                <w:lang w:val="fr-BE"/>
              </w:rPr>
              <w:t>par mois.</w:t>
            </w:r>
          </w:p>
          <w:p w14:paraId="1541C71D" w14:textId="7A2573A5" w:rsidR="005D0FED" w:rsidRPr="00292DEB" w:rsidRDefault="005D0FED" w:rsidP="00DB7CCE">
            <w:pPr>
              <w:shd w:val="clear" w:color="auto" w:fill="FFFFFF"/>
              <w:spacing w:line="276" w:lineRule="auto"/>
              <w:rPr>
                <w:rFonts w:cs="Arial"/>
                <w:color w:val="008000"/>
                <w:lang w:val="fr-BE"/>
              </w:rPr>
            </w:pPr>
          </w:p>
        </w:tc>
        <w:tc>
          <w:tcPr>
            <w:tcW w:w="1370" w:type="pct"/>
          </w:tcPr>
          <w:p w14:paraId="2DDBCF73"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E-XI-06-EL</w:t>
            </w:r>
          </w:p>
          <w:p w14:paraId="64B23369" w14:textId="77777777" w:rsidR="005D0FED" w:rsidRPr="00292DEB" w:rsidRDefault="005D0FED" w:rsidP="00DB7CCE">
            <w:pPr>
              <w:pStyle w:val="Normal0"/>
              <w:pBdr>
                <w:top w:val="nil"/>
                <w:left w:val="nil"/>
                <w:bottom w:val="nil"/>
                <w:right w:val="nil"/>
                <w:between w:val="nil"/>
              </w:pBdr>
              <w:spacing w:before="0" w:after="0"/>
              <w:rPr>
                <w:color w:val="008000"/>
                <w:sz w:val="15"/>
                <w:szCs w:val="15"/>
              </w:rPr>
            </w:pP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i/>
                <w:color w:val="008080"/>
                <w:sz w:val="15"/>
                <w:szCs w:val="15"/>
              </w:rPr>
              <w:t>(ΕΛΑΧΙΣΤΟ ΕΓΓΥΗΜΕΝΟ ΕΙΣΟΔΗΜΑ)</w:t>
            </w:r>
            <w:r w:rsidRPr="00292DEB">
              <w:rPr>
                <w:color w:val="000000"/>
                <w:sz w:val="15"/>
                <w:szCs w:val="15"/>
              </w:rPr>
              <w:t xml:space="preserve">: No </w:t>
            </w:r>
            <w:proofErr w:type="spellStart"/>
            <w:r w:rsidRPr="00292DEB">
              <w:rPr>
                <w:color w:val="000000"/>
                <w:sz w:val="15"/>
                <w:szCs w:val="15"/>
              </w:rPr>
              <w:t>other</w:t>
            </w:r>
            <w:proofErr w:type="spellEnd"/>
            <w:r w:rsidRPr="00292DEB">
              <w:rPr>
                <w:color w:val="000000"/>
                <w:sz w:val="15"/>
                <w:szCs w:val="15"/>
              </w:rPr>
              <w:t xml:space="preserve"> conditions for </w:t>
            </w:r>
            <w:proofErr w:type="spellStart"/>
            <w:r w:rsidRPr="00292DEB">
              <w:rPr>
                <w:color w:val="000000"/>
                <w:sz w:val="15"/>
                <w:szCs w:val="15"/>
              </w:rPr>
              <w:t>entitlement</w:t>
            </w:r>
            <w:proofErr w:type="spellEnd"/>
            <w:r w:rsidRPr="00292DEB">
              <w:rPr>
                <w:color w:val="000000"/>
                <w:sz w:val="15"/>
                <w:szCs w:val="15"/>
              </w:rPr>
              <w:t>.</w:t>
            </w:r>
          </w:p>
          <w:p w14:paraId="236B2BAC"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p>
          <w:p w14:paraId="617727DE"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r w:rsidRPr="00292DEB">
              <w:rPr>
                <w:color w:val="008000"/>
                <w:sz w:val="15"/>
                <w:szCs w:val="15"/>
              </w:rPr>
              <w:t xml:space="preserve">Social </w:t>
            </w:r>
            <w:proofErr w:type="spellStart"/>
            <w:r w:rsidRPr="00292DEB">
              <w:rPr>
                <w:color w:val="008000"/>
                <w:sz w:val="15"/>
                <w:szCs w:val="15"/>
              </w:rPr>
              <w:t>solidarity</w:t>
            </w:r>
            <w:proofErr w:type="spellEnd"/>
            <w:r w:rsidRPr="00292DEB">
              <w:rPr>
                <w:color w:val="008000"/>
                <w:sz w:val="15"/>
                <w:szCs w:val="15"/>
              </w:rPr>
              <w:t xml:space="preserve"> </w:t>
            </w:r>
            <w:proofErr w:type="spellStart"/>
            <w:r w:rsidRPr="00292DEB">
              <w:rPr>
                <w:color w:val="008000"/>
                <w:sz w:val="15"/>
                <w:szCs w:val="15"/>
              </w:rPr>
              <w:t>allowance</w:t>
            </w:r>
            <w:proofErr w:type="spellEnd"/>
            <w:r w:rsidRPr="00292DEB">
              <w:rPr>
                <w:color w:val="008000"/>
                <w:sz w:val="15"/>
                <w:szCs w:val="15"/>
              </w:rPr>
              <w:t xml:space="preserve"> for </w:t>
            </w:r>
            <w:proofErr w:type="spellStart"/>
            <w:r w:rsidRPr="00292DEB">
              <w:rPr>
                <w:color w:val="008000"/>
                <w:sz w:val="15"/>
                <w:szCs w:val="15"/>
              </w:rPr>
              <w:t>uninsured</w:t>
            </w:r>
            <w:proofErr w:type="spellEnd"/>
            <w:r w:rsidRPr="00292DEB">
              <w:rPr>
                <w:color w:val="008000"/>
                <w:sz w:val="15"/>
                <w:szCs w:val="15"/>
              </w:rPr>
              <w:t xml:space="preserve"> </w:t>
            </w:r>
            <w:proofErr w:type="spellStart"/>
            <w:r w:rsidRPr="00292DEB">
              <w:rPr>
                <w:color w:val="008000"/>
                <w:sz w:val="15"/>
                <w:szCs w:val="15"/>
              </w:rPr>
              <w:t>elders</w:t>
            </w:r>
            <w:proofErr w:type="spellEnd"/>
            <w:r w:rsidRPr="00292DEB">
              <w:rPr>
                <w:color w:val="008000"/>
                <w:sz w:val="15"/>
                <w:szCs w:val="15"/>
              </w:rPr>
              <w:t xml:space="preserve"> </w:t>
            </w:r>
            <w:r w:rsidRPr="00292DEB">
              <w:rPr>
                <w:color w:val="000000"/>
                <w:sz w:val="15"/>
                <w:szCs w:val="15"/>
              </w:rPr>
              <w:t>(</w:t>
            </w:r>
            <w:r w:rsidRPr="00292DEB">
              <w:rPr>
                <w:i/>
                <w:color w:val="008080"/>
                <w:sz w:val="15"/>
                <w:szCs w:val="15"/>
              </w:rPr>
              <w:t>ΕΠΙΔΟΜΑ ΚΟΙΝΩΝΙΚΗΣ ΑΛΛΗΛΕΓΓΥΗΣ ΑΝΑΣΦΑΛΙΣΤΩΝ ΥΠΕΡΗΛΙΚΩΝ</w:t>
            </w:r>
            <w:r w:rsidRPr="00292DEB">
              <w:rPr>
                <w:color w:val="000000"/>
                <w:sz w:val="15"/>
                <w:szCs w:val="15"/>
              </w:rPr>
              <w:t xml:space="preserve">): the </w:t>
            </w:r>
            <w:proofErr w:type="spellStart"/>
            <w:r w:rsidRPr="00292DEB">
              <w:rPr>
                <w:color w:val="000000"/>
                <w:sz w:val="15"/>
                <w:szCs w:val="15"/>
              </w:rPr>
              <w:t>spouse</w:t>
            </w:r>
            <w:proofErr w:type="spellEnd"/>
            <w:r w:rsidRPr="00292DEB">
              <w:rPr>
                <w:color w:val="000000"/>
                <w:sz w:val="15"/>
                <w:szCs w:val="15"/>
              </w:rPr>
              <w:t xml:space="preserve"> of the </w:t>
            </w:r>
            <w:proofErr w:type="spellStart"/>
            <w:r w:rsidRPr="00292DEB">
              <w:rPr>
                <w:color w:val="000000"/>
                <w:sz w:val="15"/>
                <w:szCs w:val="15"/>
              </w:rPr>
              <w:t>beneficiary</w:t>
            </w:r>
            <w:proofErr w:type="spellEnd"/>
            <w:r w:rsidRPr="00292DEB">
              <w:rPr>
                <w:color w:val="000000"/>
                <w:sz w:val="15"/>
                <w:szCs w:val="15"/>
              </w:rPr>
              <w:t xml:space="preserve"> </w:t>
            </w:r>
            <w:proofErr w:type="spellStart"/>
            <w:r w:rsidRPr="00292DEB">
              <w:rPr>
                <w:color w:val="000000"/>
                <w:sz w:val="15"/>
                <w:szCs w:val="15"/>
              </w:rPr>
              <w:t>should</w:t>
            </w:r>
            <w:proofErr w:type="spellEnd"/>
            <w:r w:rsidRPr="00292DEB">
              <w:rPr>
                <w:color w:val="000000"/>
                <w:sz w:val="15"/>
                <w:szCs w:val="15"/>
              </w:rPr>
              <w:t xml:space="preserve"> not </w:t>
            </w:r>
            <w:proofErr w:type="spellStart"/>
            <w:r w:rsidRPr="00292DEB">
              <w:rPr>
                <w:color w:val="000000"/>
                <w:sz w:val="15"/>
                <w:szCs w:val="15"/>
              </w:rPr>
              <w:t>receive</w:t>
            </w:r>
            <w:proofErr w:type="spellEnd"/>
            <w:r w:rsidRPr="00292DEB">
              <w:rPr>
                <w:color w:val="000000"/>
                <w:sz w:val="15"/>
                <w:szCs w:val="15"/>
              </w:rPr>
              <w:t xml:space="preserve"> a pension </w:t>
            </w:r>
            <w:proofErr w:type="spellStart"/>
            <w:r w:rsidRPr="00292DEB">
              <w:rPr>
                <w:color w:val="000000"/>
                <w:sz w:val="15"/>
                <w:szCs w:val="15"/>
              </w:rPr>
              <w:t>higher</w:t>
            </w:r>
            <w:proofErr w:type="spellEnd"/>
            <w:r w:rsidRPr="00292DEB">
              <w:rPr>
                <w:color w:val="000000"/>
                <w:sz w:val="15"/>
                <w:szCs w:val="15"/>
              </w:rPr>
              <w:t xml:space="preserve"> </w:t>
            </w:r>
            <w:proofErr w:type="spellStart"/>
            <w:r w:rsidRPr="00292DEB">
              <w:rPr>
                <w:color w:val="000000"/>
                <w:sz w:val="15"/>
                <w:szCs w:val="15"/>
              </w:rPr>
              <w:t>than</w:t>
            </w:r>
            <w:proofErr w:type="spellEnd"/>
            <w:r w:rsidRPr="00292DEB">
              <w:rPr>
                <w:color w:val="000000"/>
                <w:sz w:val="15"/>
                <w:szCs w:val="15"/>
              </w:rPr>
              <w:t xml:space="preserve"> </w:t>
            </w:r>
            <w:r w:rsidRPr="00292DEB">
              <w:rPr>
                <w:color w:val="FF00FF"/>
                <w:sz w:val="15"/>
                <w:szCs w:val="15"/>
              </w:rPr>
              <w:t xml:space="preserve">€409.13 </w:t>
            </w:r>
            <w:r w:rsidRPr="00292DEB">
              <w:rPr>
                <w:color w:val="000000"/>
                <w:sz w:val="15"/>
                <w:szCs w:val="15"/>
              </w:rPr>
              <w:t xml:space="preserve">per </w:t>
            </w:r>
            <w:proofErr w:type="spellStart"/>
            <w:r w:rsidRPr="00292DEB">
              <w:rPr>
                <w:color w:val="000000"/>
                <w:sz w:val="15"/>
                <w:szCs w:val="15"/>
              </w:rPr>
              <w:t>month</w:t>
            </w:r>
            <w:proofErr w:type="spellEnd"/>
            <w:r w:rsidRPr="00292DEB">
              <w:rPr>
                <w:color w:val="000000"/>
                <w:sz w:val="15"/>
                <w:szCs w:val="15"/>
              </w:rPr>
              <w:t>.</w:t>
            </w:r>
          </w:p>
          <w:p w14:paraId="7536D84E" w14:textId="1986019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fr-BE"/>
              </w:rPr>
            </w:pPr>
          </w:p>
        </w:tc>
        <w:tc>
          <w:tcPr>
            <w:tcW w:w="167" w:type="pct"/>
          </w:tcPr>
          <w:p w14:paraId="59E6DF0F"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3CF2170E" w14:textId="77777777" w:rsidR="005D0FED" w:rsidRPr="00292DEB" w:rsidRDefault="005D0FED" w:rsidP="00DB7CCE">
            <w:pPr>
              <w:spacing w:line="276" w:lineRule="auto"/>
              <w:rPr>
                <w:rFonts w:cs="Arial"/>
                <w:color w:val="0000FF"/>
                <w:lang w:val="en-US"/>
              </w:rPr>
            </w:pPr>
          </w:p>
        </w:tc>
        <w:tc>
          <w:tcPr>
            <w:tcW w:w="127" w:type="pct"/>
          </w:tcPr>
          <w:p w14:paraId="09082176" w14:textId="77777777" w:rsidR="005D0FED" w:rsidRPr="00292DEB" w:rsidRDefault="005D0FED" w:rsidP="00DB7CCE">
            <w:pPr>
              <w:spacing w:line="276" w:lineRule="auto"/>
              <w:rPr>
                <w:rFonts w:cs="Arial"/>
                <w:color w:val="0000FF"/>
                <w:lang w:val="fr-FR"/>
              </w:rPr>
            </w:pPr>
            <w:r w:rsidRPr="00292DEB">
              <w:rPr>
                <w:rFonts w:cs="Arial"/>
                <w:color w:val="0000FF"/>
                <w:lang w:val="fr-FR"/>
              </w:rPr>
              <w:t>6</w:t>
            </w:r>
          </w:p>
          <w:p w14:paraId="6548D263" w14:textId="77777777" w:rsidR="005D0FED" w:rsidRPr="00292DEB" w:rsidRDefault="005D0FED" w:rsidP="00DB7CCE">
            <w:pPr>
              <w:spacing w:line="276" w:lineRule="auto"/>
              <w:rPr>
                <w:rFonts w:cs="Arial"/>
                <w:color w:val="0000FF"/>
                <w:lang w:val="en-US"/>
              </w:rPr>
            </w:pPr>
          </w:p>
        </w:tc>
        <w:tc>
          <w:tcPr>
            <w:tcW w:w="402" w:type="pct"/>
          </w:tcPr>
          <w:p w14:paraId="17F86BA2"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D25238E" w14:textId="77777777" w:rsidR="005D0FED" w:rsidRPr="00292DEB" w:rsidRDefault="005D0FED" w:rsidP="00DB7CCE">
            <w:pPr>
              <w:spacing w:line="276" w:lineRule="auto"/>
              <w:rPr>
                <w:rFonts w:cs="Arial"/>
                <w:color w:val="0000FF"/>
                <w:lang w:val="en-US"/>
              </w:rPr>
            </w:pPr>
          </w:p>
        </w:tc>
      </w:tr>
      <w:tr w:rsidR="005D0FED" w:rsidRPr="00292DEB" w14:paraId="75089CD2" w14:textId="77777777" w:rsidTr="005D0FED">
        <w:tc>
          <w:tcPr>
            <w:tcW w:w="193" w:type="pct"/>
          </w:tcPr>
          <w:p w14:paraId="3196E235" w14:textId="77777777" w:rsidR="005D0FED" w:rsidRPr="00292DEB" w:rsidRDefault="005D0FED" w:rsidP="00DB7CCE">
            <w:pPr>
              <w:spacing w:line="276" w:lineRule="auto"/>
              <w:jc w:val="left"/>
              <w:rPr>
                <w:rFonts w:cs="Arial"/>
                <w:lang w:val="es-ES"/>
              </w:rPr>
            </w:pPr>
            <w:r w:rsidRPr="00292DEB">
              <w:rPr>
                <w:rFonts w:cs="Arial"/>
                <w:lang w:val="es-ES"/>
              </w:rPr>
              <w:t>EL</w:t>
            </w:r>
          </w:p>
          <w:p w14:paraId="0470C780" w14:textId="77777777" w:rsidR="005D0FED" w:rsidRPr="00292DEB" w:rsidRDefault="005D0FED" w:rsidP="00DB7CCE">
            <w:pPr>
              <w:spacing w:line="276" w:lineRule="auto"/>
              <w:jc w:val="left"/>
              <w:rPr>
                <w:rFonts w:cs="Arial"/>
                <w:lang w:val="es-ES"/>
              </w:rPr>
            </w:pPr>
            <w:r w:rsidRPr="00292DEB">
              <w:rPr>
                <w:rFonts w:cs="Arial"/>
                <w:lang w:val="es-ES"/>
              </w:rPr>
              <w:t>EL</w:t>
            </w:r>
          </w:p>
          <w:p w14:paraId="75A22E79" w14:textId="77777777" w:rsidR="005D0FED" w:rsidRPr="00292DEB" w:rsidRDefault="005D0FED" w:rsidP="00DB7CCE">
            <w:pPr>
              <w:spacing w:line="276" w:lineRule="auto"/>
              <w:jc w:val="left"/>
              <w:rPr>
                <w:rFonts w:cs="Arial"/>
                <w:lang w:val="es-ES"/>
              </w:rPr>
            </w:pPr>
            <w:r w:rsidRPr="00292DEB">
              <w:rPr>
                <w:rFonts w:cs="Arial"/>
                <w:lang w:val="es-ES"/>
              </w:rPr>
              <w:t>EL</w:t>
            </w:r>
          </w:p>
          <w:p w14:paraId="69DDC1E7" w14:textId="77777777" w:rsidR="005D0FED" w:rsidRPr="00292DEB" w:rsidRDefault="005D0FED" w:rsidP="00DB7CCE">
            <w:pPr>
              <w:spacing w:line="276" w:lineRule="auto"/>
              <w:jc w:val="left"/>
              <w:rPr>
                <w:rFonts w:cs="Arial"/>
                <w:lang w:val="es-ES"/>
              </w:rPr>
            </w:pPr>
            <w:r w:rsidRPr="00292DEB">
              <w:rPr>
                <w:rFonts w:cs="Arial"/>
                <w:lang w:val="es-ES"/>
              </w:rPr>
              <w:t>EL</w:t>
            </w:r>
          </w:p>
          <w:p w14:paraId="7B64B51F" w14:textId="77777777" w:rsidR="005D0FED" w:rsidRPr="00292DEB" w:rsidRDefault="005D0FED" w:rsidP="00DB7CCE">
            <w:pPr>
              <w:spacing w:line="276" w:lineRule="auto"/>
              <w:jc w:val="left"/>
              <w:rPr>
                <w:rFonts w:cs="Arial"/>
                <w:lang w:val="es-ES"/>
              </w:rPr>
            </w:pPr>
            <w:r w:rsidRPr="00292DEB">
              <w:rPr>
                <w:rFonts w:cs="Arial"/>
                <w:lang w:val="es-ES"/>
              </w:rPr>
              <w:t>EL</w:t>
            </w:r>
          </w:p>
          <w:p w14:paraId="61857047" w14:textId="77777777" w:rsidR="005D0FED" w:rsidRPr="00292DEB" w:rsidRDefault="005D0FED" w:rsidP="00DB7CCE">
            <w:pPr>
              <w:spacing w:line="276" w:lineRule="auto"/>
              <w:jc w:val="left"/>
              <w:rPr>
                <w:rFonts w:cs="Arial"/>
                <w:lang w:val="es-ES"/>
              </w:rPr>
            </w:pPr>
            <w:r w:rsidRPr="00292DEB">
              <w:rPr>
                <w:rFonts w:cs="Arial"/>
                <w:lang w:val="es-ES"/>
              </w:rPr>
              <w:t>EL</w:t>
            </w:r>
          </w:p>
          <w:p w14:paraId="5731441C" w14:textId="77777777" w:rsidR="005D0FED" w:rsidRPr="00292DEB" w:rsidRDefault="005D0FED" w:rsidP="00DB7CCE">
            <w:pPr>
              <w:spacing w:line="276" w:lineRule="auto"/>
              <w:jc w:val="left"/>
              <w:rPr>
                <w:rFonts w:cs="Arial"/>
                <w:lang w:val="es-ES"/>
              </w:rPr>
            </w:pPr>
            <w:r w:rsidRPr="00292DEB">
              <w:rPr>
                <w:rFonts w:cs="Arial"/>
                <w:lang w:val="es-ES"/>
              </w:rPr>
              <w:t>EL</w:t>
            </w:r>
          </w:p>
          <w:p w14:paraId="180ECABA" w14:textId="77777777" w:rsidR="005D0FED" w:rsidRPr="00292DEB" w:rsidRDefault="005D0FED" w:rsidP="00DB7CCE">
            <w:pPr>
              <w:spacing w:line="276" w:lineRule="auto"/>
              <w:jc w:val="left"/>
              <w:rPr>
                <w:rFonts w:cs="Arial"/>
                <w:lang w:val="es-ES"/>
              </w:rPr>
            </w:pPr>
            <w:r w:rsidRPr="00292DEB">
              <w:rPr>
                <w:rFonts w:cs="Arial"/>
                <w:lang w:val="es-ES"/>
              </w:rPr>
              <w:t>EL</w:t>
            </w:r>
          </w:p>
          <w:p w14:paraId="0A841246" w14:textId="77777777" w:rsidR="005D0FED" w:rsidRPr="00292DEB" w:rsidRDefault="005D0FED" w:rsidP="00DB7CCE">
            <w:pPr>
              <w:spacing w:line="276" w:lineRule="auto"/>
              <w:jc w:val="left"/>
              <w:rPr>
                <w:rFonts w:cs="Arial"/>
                <w:lang w:val="es-ES"/>
              </w:rPr>
            </w:pPr>
            <w:r w:rsidRPr="00292DEB">
              <w:rPr>
                <w:rFonts w:cs="Arial"/>
                <w:lang w:val="es-ES"/>
              </w:rPr>
              <w:t>EL</w:t>
            </w:r>
          </w:p>
          <w:p w14:paraId="07BDAC99" w14:textId="77777777" w:rsidR="005D0FED" w:rsidRPr="00292DEB" w:rsidRDefault="005D0FED" w:rsidP="00DB7CCE">
            <w:pPr>
              <w:spacing w:line="276" w:lineRule="auto"/>
              <w:jc w:val="left"/>
              <w:rPr>
                <w:rFonts w:cs="Arial"/>
                <w:lang w:val="es-ES"/>
              </w:rPr>
            </w:pPr>
            <w:r w:rsidRPr="00292DEB">
              <w:rPr>
                <w:rFonts w:cs="Arial"/>
                <w:lang w:val="es-ES"/>
              </w:rPr>
              <w:t>EL</w:t>
            </w:r>
          </w:p>
          <w:p w14:paraId="129320A8" w14:textId="77777777" w:rsidR="005D0FED" w:rsidRPr="00292DEB" w:rsidRDefault="005D0FED" w:rsidP="00DB7CCE">
            <w:pPr>
              <w:spacing w:line="276" w:lineRule="auto"/>
              <w:jc w:val="left"/>
              <w:rPr>
                <w:rFonts w:cs="Arial"/>
                <w:lang w:val="es-ES"/>
              </w:rPr>
            </w:pPr>
            <w:r w:rsidRPr="00292DEB">
              <w:rPr>
                <w:rFonts w:cs="Arial"/>
                <w:lang w:val="es-ES"/>
              </w:rPr>
              <w:t>EL</w:t>
            </w:r>
          </w:p>
          <w:p w14:paraId="315893EA" w14:textId="77777777" w:rsidR="005D0FED" w:rsidRPr="00292DEB" w:rsidRDefault="005D0FED" w:rsidP="00DB7CCE">
            <w:pPr>
              <w:spacing w:line="276" w:lineRule="auto"/>
              <w:jc w:val="left"/>
              <w:rPr>
                <w:rFonts w:cs="Arial"/>
                <w:lang w:val="es-ES"/>
              </w:rPr>
            </w:pPr>
            <w:r w:rsidRPr="00292DEB">
              <w:rPr>
                <w:rFonts w:cs="Arial"/>
                <w:lang w:val="es-ES"/>
              </w:rPr>
              <w:t>EL</w:t>
            </w:r>
          </w:p>
          <w:p w14:paraId="2E2F4B68" w14:textId="77777777" w:rsidR="005D0FED" w:rsidRPr="00292DEB" w:rsidRDefault="005D0FED" w:rsidP="00DB7CCE">
            <w:pPr>
              <w:spacing w:line="276" w:lineRule="auto"/>
              <w:jc w:val="left"/>
              <w:rPr>
                <w:rFonts w:cs="Arial"/>
                <w:lang w:val="es-ES"/>
              </w:rPr>
            </w:pPr>
            <w:r w:rsidRPr="00292DEB">
              <w:rPr>
                <w:rFonts w:cs="Arial"/>
                <w:lang w:val="es-ES"/>
              </w:rPr>
              <w:t>EL</w:t>
            </w:r>
          </w:p>
          <w:p w14:paraId="4B9F28C4" w14:textId="77777777" w:rsidR="005D0FED" w:rsidRPr="00292DEB" w:rsidRDefault="005D0FED" w:rsidP="00DB7CCE">
            <w:pPr>
              <w:spacing w:line="276" w:lineRule="auto"/>
              <w:jc w:val="left"/>
              <w:rPr>
                <w:rFonts w:cs="Arial"/>
                <w:b/>
                <w:lang w:val="en-US"/>
              </w:rPr>
            </w:pPr>
          </w:p>
        </w:tc>
        <w:tc>
          <w:tcPr>
            <w:tcW w:w="1371" w:type="pct"/>
          </w:tcPr>
          <w:p w14:paraId="1E8F0D47"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cs="Arial"/>
              </w:rPr>
              <w:t>Empfänger und Haushaltsmitglieder, die arbeiten können, müssen:</w:t>
            </w:r>
          </w:p>
          <w:p w14:paraId="70FD1656" w14:textId="77777777" w:rsidR="005D0FED" w:rsidRPr="00292DEB" w:rsidRDefault="005D0FED" w:rsidP="00DB7CCE">
            <w:pPr>
              <w:numPr>
                <w:ilvl w:val="0"/>
                <w:numId w:val="42"/>
              </w:numPr>
              <w:spacing w:line="276" w:lineRule="auto"/>
              <w:contextualSpacing/>
              <w:rPr>
                <w:rFonts w:cs="Arial"/>
              </w:rPr>
            </w:pPr>
            <w:r w:rsidRPr="00292DEB">
              <w:rPr>
                <w:rFonts w:eastAsia="Arial Narrow" w:cs="Arial"/>
                <w:spacing w:val="-4"/>
                <w:lang w:eastAsia="en-GB" w:bidi="en-GB"/>
              </w:rPr>
              <w:t xml:space="preserve">gemäß dem geltenden Rechtsrahmen bis zum Ende des Monats, der auf den Monat ihres Antrags folgt, bei dem </w:t>
            </w:r>
            <w:r w:rsidRPr="00292DEB">
              <w:rPr>
                <w:rFonts w:cs="Arial"/>
                <w:color w:val="008000"/>
              </w:rPr>
              <w:t>DYPA-</w:t>
            </w:r>
            <w:r w:rsidRPr="00292DEB">
              <w:rPr>
                <w:rFonts w:eastAsia="Arial Narrow" w:cs="Arial"/>
                <w:spacing w:val="-4"/>
                <w:lang w:eastAsia="en-GB" w:bidi="en-GB"/>
              </w:rPr>
              <w:t>Arbeitslosenregister gemeldet sein</w:t>
            </w:r>
            <w:r w:rsidRPr="00292DEB">
              <w:rPr>
                <w:rFonts w:cs="Arial"/>
              </w:rPr>
              <w:t>;</w:t>
            </w:r>
          </w:p>
          <w:p w14:paraId="384ECE43" w14:textId="77777777" w:rsidR="005D0FED" w:rsidRPr="00292DEB" w:rsidRDefault="005D0FED" w:rsidP="00DB7CCE">
            <w:pPr>
              <w:numPr>
                <w:ilvl w:val="0"/>
                <w:numId w:val="42"/>
              </w:numPr>
              <w:spacing w:line="276" w:lineRule="auto"/>
              <w:contextualSpacing/>
              <w:rPr>
                <w:rFonts w:cs="Arial"/>
              </w:rPr>
            </w:pPr>
            <w:r w:rsidRPr="00292DEB">
              <w:rPr>
                <w:rFonts w:cs="Arial"/>
              </w:rPr>
              <w:t xml:space="preserve">ihren Status als Arbeitslose gemäß den geltenden </w:t>
            </w:r>
            <w:r w:rsidRPr="00292DEB">
              <w:rPr>
                <w:rFonts w:cs="Arial"/>
                <w:color w:val="008000"/>
              </w:rPr>
              <w:t>DYPA</w:t>
            </w:r>
            <w:r w:rsidRPr="00292DEB">
              <w:rPr>
                <w:rFonts w:cs="Arial"/>
              </w:rPr>
              <w:t>-Vorschriften erneuern;</w:t>
            </w:r>
          </w:p>
          <w:p w14:paraId="424BC545" w14:textId="77777777" w:rsidR="005D0FED" w:rsidRPr="00292DEB" w:rsidRDefault="005D0FED" w:rsidP="00DB7CCE">
            <w:pPr>
              <w:numPr>
                <w:ilvl w:val="0"/>
                <w:numId w:val="42"/>
              </w:numPr>
              <w:spacing w:line="276" w:lineRule="auto"/>
              <w:contextualSpacing/>
              <w:rPr>
                <w:rFonts w:cs="Arial"/>
              </w:rPr>
            </w:pPr>
            <w:r w:rsidRPr="00292DEB">
              <w:rPr>
                <w:rFonts w:cs="Arial"/>
              </w:rPr>
              <w:t xml:space="preserve">auf Aufforderung zu einem vom </w:t>
            </w:r>
            <w:r w:rsidRPr="00292DEB">
              <w:rPr>
                <w:rFonts w:cs="Arial"/>
                <w:color w:val="008000"/>
              </w:rPr>
              <w:t xml:space="preserve">DYPA </w:t>
            </w:r>
            <w:r w:rsidRPr="00292DEB">
              <w:rPr>
                <w:rFonts w:cs="Arial"/>
              </w:rPr>
              <w:t>vorbestimmten Termin die Zentren für Arbeitsförderung (KPA2) aufzuschen, die ihrer Wohnsitzgemeinde dienen und den Arbeitsberatern zusammenarbeiten, um angepasste Unterstützungsleistungen zu erhalten;</w:t>
            </w:r>
          </w:p>
          <w:p w14:paraId="6FDBB53D" w14:textId="77777777" w:rsidR="005D0FED" w:rsidRPr="00292DEB" w:rsidRDefault="005D0FED" w:rsidP="00DB7CCE">
            <w:pPr>
              <w:numPr>
                <w:ilvl w:val="0"/>
                <w:numId w:val="42"/>
              </w:numPr>
              <w:spacing w:line="276" w:lineRule="auto"/>
              <w:contextualSpacing/>
              <w:rPr>
                <w:rFonts w:cs="Arial"/>
              </w:rPr>
            </w:pPr>
            <w:r w:rsidRPr="00292DEB">
              <w:rPr>
                <w:rFonts w:cs="Arial"/>
              </w:rPr>
              <w:t xml:space="preserve">jede angemessene vorgeschlagene Arbeitsstelle, wie sie in den geltenden </w:t>
            </w:r>
            <w:r w:rsidRPr="00292DEB">
              <w:rPr>
                <w:rFonts w:cs="Arial"/>
                <w:color w:val="008000"/>
              </w:rPr>
              <w:t>DYPA</w:t>
            </w:r>
            <w:r w:rsidRPr="00292DEB">
              <w:rPr>
                <w:rFonts w:cs="Arial"/>
              </w:rPr>
              <w:t>-Vorschriften festgelegt sind, annehmen oder an allen Arbeitsförderungsmaßnahme, wie berufliche Bildung und Beratung, teilnehmen.</w:t>
            </w:r>
          </w:p>
          <w:p w14:paraId="5AC4E8CF" w14:textId="77777777" w:rsidR="005D0FED" w:rsidRPr="00292DEB" w:rsidRDefault="005D0FED" w:rsidP="00DB7CCE">
            <w:pPr>
              <w:spacing w:line="276" w:lineRule="auto"/>
              <w:rPr>
                <w:rFonts w:cs="Arial"/>
              </w:rPr>
            </w:pPr>
            <w:r w:rsidRPr="00292DEB">
              <w:rPr>
                <w:rFonts w:cs="Arial"/>
              </w:rPr>
              <w:t xml:space="preserve">Wenn sie beschäftigt sind, dürfen sie ihren Arbeitsplatz nicht freiwillig oder ohne Begründung aufgeben.Die Erwerbsfähigkeit unterliegt den vom </w:t>
            </w:r>
            <w:r w:rsidRPr="00292DEB">
              <w:rPr>
                <w:rFonts w:cs="Arial"/>
                <w:color w:val="008000"/>
              </w:rPr>
              <w:t>DYPA</w:t>
            </w:r>
            <w:r w:rsidRPr="00292DEB">
              <w:rPr>
                <w:rFonts w:cs="Arial"/>
              </w:rPr>
              <w:t xml:space="preserve"> festgelegten Bestimmungen und Bedingungen. Nach der Ausgestaltung des </w:t>
            </w:r>
            <w:r w:rsidRPr="00292DEB">
              <w:rPr>
                <w:rFonts w:cs="Arial"/>
              </w:rPr>
              <w:lastRenderedPageBreak/>
              <w:t>Programms werden die spezifischen Bedürfnisse der Empfänger geschätzt, so dass sie die am besten geeigneten Dienstleistungen und Unterstützung erhalten.</w:t>
            </w:r>
          </w:p>
          <w:p w14:paraId="4F242C95" w14:textId="77777777" w:rsidR="005D0FED" w:rsidRPr="00292DEB" w:rsidRDefault="005D0FED" w:rsidP="00DB7CCE">
            <w:pPr>
              <w:spacing w:line="276" w:lineRule="auto"/>
              <w:rPr>
                <w:rFonts w:cs="Arial"/>
              </w:rPr>
            </w:pPr>
            <w:r w:rsidRPr="00292DEB">
              <w:rPr>
                <w:rFonts w:cs="Arial"/>
              </w:rPr>
              <w:t>Personen im erwerbsfähigen Alter, die aufgrund einer Behinderung nicht erwerbsfähig sind, müssen nicht an Wiedereingliederungsmaßnahmen teilnehmen, um die Leistung zu beziehen.</w:t>
            </w:r>
          </w:p>
          <w:p w14:paraId="39CF32BC" w14:textId="77777777" w:rsidR="005D0FED" w:rsidRPr="00292DEB" w:rsidRDefault="005D0FED" w:rsidP="00DB7CCE">
            <w:pPr>
              <w:pStyle w:val="Normal0"/>
              <w:pBdr>
                <w:top w:val="nil"/>
                <w:left w:val="nil"/>
                <w:bottom w:val="nil"/>
                <w:right w:val="nil"/>
                <w:between w:val="nil"/>
              </w:pBdr>
              <w:spacing w:before="0" w:after="0" w:line="276" w:lineRule="auto"/>
              <w:rPr>
                <w:color w:val="000000"/>
                <w:sz w:val="15"/>
                <w:szCs w:val="15"/>
                <w:lang w:val="de-DE"/>
              </w:rPr>
            </w:pPr>
            <w:r w:rsidRPr="00292DEB">
              <w:rPr>
                <w:color w:val="000000"/>
                <w:sz w:val="15"/>
                <w:szCs w:val="15"/>
                <w:lang w:val="de-DE"/>
              </w:rPr>
              <w:t>Gefährdete Personen können jedoch nach Einschätzung der Sozialarbeiter in den Sozialdiensten/Gemeindezentren von einer Aktivierungsmaßnahme/-pflicht befreit werden.</w:t>
            </w:r>
          </w:p>
          <w:p w14:paraId="5CDA31A2" w14:textId="77777777" w:rsidR="005D0FED" w:rsidRPr="00292DEB" w:rsidRDefault="005D0FED" w:rsidP="00DB7CCE">
            <w:pPr>
              <w:pStyle w:val="Normal0"/>
              <w:pBdr>
                <w:top w:val="nil"/>
                <w:left w:val="nil"/>
                <w:bottom w:val="nil"/>
                <w:right w:val="nil"/>
                <w:between w:val="nil"/>
              </w:pBdr>
              <w:spacing w:before="0" w:after="0" w:line="276" w:lineRule="auto"/>
              <w:rPr>
                <w:rFonts w:eastAsia="Book Antiqua"/>
                <w:sz w:val="15"/>
                <w:szCs w:val="15"/>
                <w:lang w:val="de-DE" w:bidi="en-GB"/>
              </w:rPr>
            </w:pPr>
            <w:r w:rsidRPr="00292DEB">
              <w:rPr>
                <w:color w:val="000000"/>
                <w:sz w:val="15"/>
                <w:szCs w:val="15"/>
                <w:lang w:val="de-DE"/>
              </w:rPr>
              <w:t xml:space="preserve">Erfüllen die Begünstigten diese Bedingungen nicht, so wird die Genehmigung für GMI widerrufen. Der </w:t>
            </w:r>
            <w:r w:rsidRPr="00292DEB">
              <w:rPr>
                <w:rFonts w:eastAsia="Book Antiqua"/>
                <w:sz w:val="15"/>
                <w:szCs w:val="15"/>
                <w:lang w:val="de-DE" w:bidi="en-GB"/>
              </w:rPr>
              <w:t>Haushalt hat das Recht, ab dem nächsten Monat nach dem Monat, in dem die oben genannten Verpflichtungen erfüllt wurden, erneut einen Antrag zu stellen.</w:t>
            </w:r>
          </w:p>
          <w:p w14:paraId="39AEFDCD" w14:textId="77777777" w:rsidR="005D0FED" w:rsidRPr="00292DEB" w:rsidRDefault="005D0FED" w:rsidP="00DB7CCE">
            <w:pPr>
              <w:spacing w:line="276" w:lineRule="auto"/>
              <w:rPr>
                <w:rFonts w:cs="Arial"/>
              </w:rPr>
            </w:pPr>
          </w:p>
          <w:p w14:paraId="094B752C"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nicht anwendbar.</w:t>
            </w:r>
          </w:p>
          <w:p w14:paraId="1456DD0D" w14:textId="26604862" w:rsidR="005D0FED" w:rsidRPr="00292DEB" w:rsidRDefault="005D0FED" w:rsidP="00DB7CCE">
            <w:pPr>
              <w:spacing w:line="276" w:lineRule="auto"/>
              <w:rPr>
                <w:rFonts w:cs="Arial"/>
              </w:rPr>
            </w:pPr>
          </w:p>
        </w:tc>
        <w:tc>
          <w:tcPr>
            <w:tcW w:w="1370" w:type="pct"/>
          </w:tcPr>
          <w:p w14:paraId="2EDAC857"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eastAsia="Arial" w:hAnsi="Arial" w:cs="Arial"/>
                <w:color w:val="008000"/>
                <w:sz w:val="15"/>
                <w:szCs w:val="15"/>
                <w:lang w:val="fr-BE"/>
              </w:rPr>
              <w:lastRenderedPageBreak/>
              <w:t xml:space="preserve">Revenu minimum garanti (RMG) </w:t>
            </w:r>
            <w:r w:rsidRPr="00292DEB">
              <w:rPr>
                <w:rFonts w:ascii="Arial" w:hAnsi="Arial" w:cs="Arial"/>
                <w:i/>
                <w:color w:val="008080"/>
                <w:sz w:val="15"/>
                <w:szCs w:val="15"/>
                <w:lang w:val="fr-BE"/>
              </w:rPr>
              <w:t>(ΕΛΑΧΙΣΤΟ ΕΓΓΥΗΜΕΝΟ ΕΙΣΟΔΗΜΑ)</w:t>
            </w:r>
            <w:r w:rsidRPr="00292DEB">
              <w:rPr>
                <w:rFonts w:ascii="Arial" w:eastAsia="Arial Narrow" w:hAnsi="Arial" w:cs="Arial"/>
                <w:spacing w:val="-4"/>
                <w:sz w:val="15"/>
                <w:szCs w:val="15"/>
                <w:lang w:val="fr-BE" w:eastAsia="en-GB" w:bidi="en-GB"/>
              </w:rPr>
              <w:t xml:space="preserve">: les bénéficiaires et les membres du ménage qui </w:t>
            </w:r>
            <w:r w:rsidRPr="00292DEB">
              <w:rPr>
                <w:rFonts w:ascii="Arial" w:eastAsia="Arial Narrow" w:hAnsi="Arial" w:cs="Arial"/>
                <w:spacing w:val="-1"/>
                <w:sz w:val="15"/>
                <w:szCs w:val="15"/>
                <w:lang w:val="fr-BE" w:eastAsia="en-GB" w:bidi="en-GB"/>
              </w:rPr>
              <w:t>sont en mesure de travailler doivent:</w:t>
            </w:r>
          </w:p>
          <w:p w14:paraId="1A4483A8" w14:textId="77777777" w:rsidR="005D0FED" w:rsidRPr="00292DEB" w:rsidRDefault="005D0FED" w:rsidP="00DB7CCE">
            <w:pPr>
              <w:numPr>
                <w:ilvl w:val="0"/>
                <w:numId w:val="72"/>
              </w:numPr>
              <w:spacing w:before="4" w:line="276" w:lineRule="auto"/>
              <w:textAlignment w:val="baseline"/>
              <w:rPr>
                <w:rFonts w:eastAsia="Arial Narrow" w:cs="Arial"/>
                <w:spacing w:val="-1"/>
                <w:lang w:val="fr-BE"/>
              </w:rPr>
            </w:pPr>
            <w:r w:rsidRPr="00292DEB">
              <w:rPr>
                <w:rFonts w:eastAsia="Arial Narrow" w:cs="Arial"/>
                <w:lang w:val="fr-BE" w:bidi="en-GB"/>
              </w:rPr>
              <w:t>s’inscrire conformément au cadre réglementaire applicable</w:t>
            </w:r>
            <w:r w:rsidRPr="00292DEB">
              <w:rPr>
                <w:rFonts w:eastAsia="Arial Narrow" w:cs="Arial"/>
                <w:spacing w:val="-1"/>
                <w:lang w:val="fr-BE" w:eastAsia="en-GB" w:bidi="en-GB"/>
              </w:rPr>
              <w:t xml:space="preserve"> au registre du chômage du </w:t>
            </w:r>
            <w:r w:rsidRPr="00292DEB">
              <w:rPr>
                <w:rFonts w:eastAsia="Arial Narrow" w:cs="Arial"/>
                <w:color w:val="008000"/>
                <w:spacing w:val="-1"/>
                <w:lang w:val="fr-BE" w:eastAsia="en-GB" w:bidi="en-GB"/>
              </w:rPr>
              <w:t>DYPA</w:t>
            </w:r>
            <w:r w:rsidRPr="00292DEB">
              <w:rPr>
                <w:rFonts w:cs="Arial"/>
                <w:color w:val="008000"/>
                <w:spacing w:val="-1"/>
                <w:lang w:val="fr-BE"/>
              </w:rPr>
              <w:t xml:space="preserve"> </w:t>
            </w:r>
            <w:r w:rsidRPr="00292DEB">
              <w:rPr>
                <w:rFonts w:cs="Arial"/>
                <w:spacing w:val="-1"/>
                <w:lang w:val="fr-BE"/>
              </w:rPr>
              <w:t>avant la fin du mois qui suit le mois de leur demande;</w:t>
            </w:r>
          </w:p>
          <w:p w14:paraId="517B7389" w14:textId="77777777" w:rsidR="005D0FED" w:rsidRPr="00292DEB" w:rsidRDefault="005D0FED" w:rsidP="00DB7CCE">
            <w:pPr>
              <w:numPr>
                <w:ilvl w:val="0"/>
                <w:numId w:val="72"/>
              </w:numPr>
              <w:spacing w:before="4" w:line="276" w:lineRule="auto"/>
              <w:textAlignment w:val="baseline"/>
              <w:rPr>
                <w:rFonts w:eastAsia="Arial Narrow" w:cs="Arial"/>
                <w:lang w:val="fr-BE"/>
              </w:rPr>
            </w:pPr>
            <w:r w:rsidRPr="00292DEB">
              <w:rPr>
                <w:rFonts w:eastAsia="Arial Narrow" w:cs="Arial"/>
                <w:lang w:val="fr-BE" w:bidi="en-GB"/>
              </w:rPr>
              <w:t xml:space="preserve">renouveler leur statut de chômeur conformément à la réglementation applicable du </w:t>
            </w:r>
            <w:r w:rsidRPr="00292DEB">
              <w:rPr>
                <w:rFonts w:eastAsia="Arial Narrow" w:cs="Arial"/>
                <w:color w:val="008000"/>
                <w:lang w:val="fr-BE" w:bidi="en-GB"/>
              </w:rPr>
              <w:t>DYPA</w:t>
            </w:r>
            <w:r w:rsidRPr="00292DEB">
              <w:rPr>
                <w:rFonts w:eastAsia="Arial Narrow" w:cs="Arial"/>
                <w:lang w:val="fr-BE" w:bidi="en-GB"/>
              </w:rPr>
              <w:t>;</w:t>
            </w:r>
          </w:p>
          <w:p w14:paraId="080C2EC2" w14:textId="77777777" w:rsidR="005D0FED" w:rsidRPr="00292DEB" w:rsidRDefault="005D0FED" w:rsidP="00DB7CCE">
            <w:pPr>
              <w:numPr>
                <w:ilvl w:val="0"/>
                <w:numId w:val="72"/>
              </w:numPr>
              <w:spacing w:before="4" w:line="276" w:lineRule="auto"/>
              <w:textAlignment w:val="baseline"/>
              <w:rPr>
                <w:rFonts w:eastAsia="Arial Narrow" w:cs="Arial"/>
                <w:lang w:val="fr-BE"/>
              </w:rPr>
            </w:pPr>
            <w:r w:rsidRPr="00292DEB">
              <w:rPr>
                <w:rFonts w:eastAsia="Arial Narrow" w:cs="Arial"/>
                <w:lang w:val="fr-BE" w:bidi="en-GB"/>
              </w:rPr>
              <w:t xml:space="preserve">visiter, sur invitation, à une date prédéterminée par le </w:t>
            </w:r>
            <w:r w:rsidRPr="00292DEB">
              <w:rPr>
                <w:rFonts w:eastAsia="Arial Narrow" w:cs="Arial"/>
                <w:color w:val="008000"/>
                <w:lang w:val="fr-BE" w:bidi="en-GB"/>
              </w:rPr>
              <w:t>DYPA</w:t>
            </w:r>
            <w:r w:rsidRPr="00292DEB">
              <w:rPr>
                <w:rFonts w:eastAsia="Arial Narrow" w:cs="Arial"/>
                <w:lang w:val="fr-BE" w:bidi="en-GB"/>
              </w:rPr>
              <w:t>, les Centres pour la promotion de l’emploi (KPA 2) qui sont au service de leur commune de résidence et collaborer avec les conseillers en matière de travail afin d’obtenir des services d’aide personnalisés;</w:t>
            </w:r>
          </w:p>
          <w:p w14:paraId="566A6FBD" w14:textId="77777777" w:rsidR="005D0FED" w:rsidRPr="00292DEB" w:rsidRDefault="005D0FED" w:rsidP="00DB7CCE">
            <w:pPr>
              <w:numPr>
                <w:ilvl w:val="0"/>
                <w:numId w:val="72"/>
              </w:numPr>
              <w:spacing w:before="4" w:line="276" w:lineRule="auto"/>
              <w:textAlignment w:val="baseline"/>
              <w:rPr>
                <w:rFonts w:eastAsia="Arial Narrow" w:cs="Arial"/>
                <w:lang w:val="fr-BE"/>
              </w:rPr>
            </w:pPr>
            <w:r w:rsidRPr="00292DEB">
              <w:rPr>
                <w:rFonts w:eastAsia="Arial Narrow" w:cs="Arial"/>
                <w:lang w:val="fr-BE" w:bidi="en-GB"/>
              </w:rPr>
              <w:t xml:space="preserve">accepter toute position appropriée proposée comme défini par la réglementation applicable du </w:t>
            </w:r>
            <w:r w:rsidRPr="00292DEB">
              <w:rPr>
                <w:rFonts w:eastAsia="Arial Narrow" w:cs="Arial"/>
                <w:color w:val="008000"/>
                <w:lang w:val="fr-BE" w:bidi="en-GB"/>
              </w:rPr>
              <w:t>DYPA</w:t>
            </w:r>
            <w:r w:rsidRPr="00292DEB">
              <w:rPr>
                <w:rFonts w:eastAsia="Arial Narrow" w:cs="Arial"/>
                <w:lang w:val="fr-BE" w:bidi="en-GB"/>
              </w:rPr>
              <w:t xml:space="preserve"> ou participer à toutes les actions de promotion de l’emploi telles que la formation professionnelle et la consultation.</w:t>
            </w:r>
          </w:p>
          <w:p w14:paraId="4C4D8664" w14:textId="77777777" w:rsidR="005D0FED" w:rsidRPr="00292DEB" w:rsidRDefault="005D0FED" w:rsidP="00DB7CCE">
            <w:pPr>
              <w:spacing w:before="4" w:line="276" w:lineRule="auto"/>
              <w:textAlignment w:val="baseline"/>
              <w:rPr>
                <w:rFonts w:eastAsia="Arial Narrow" w:cs="Arial"/>
                <w:lang w:val="fr-BE"/>
              </w:rPr>
            </w:pPr>
            <w:r w:rsidRPr="00292DEB">
              <w:rPr>
                <w:rFonts w:eastAsia="Arial Narrow" w:cs="Arial"/>
                <w:lang w:val="fr-BE" w:bidi="en-GB"/>
              </w:rPr>
              <w:t>S’ils sont salariés, ils ne doivent pas démissionner volontairement ou sans aucune justification.</w:t>
            </w:r>
          </w:p>
          <w:p w14:paraId="55299746" w14:textId="77777777" w:rsidR="005D0FED" w:rsidRPr="00292DEB" w:rsidRDefault="005D0FED" w:rsidP="00DB7CCE">
            <w:pPr>
              <w:snapToGrid w:val="0"/>
              <w:spacing w:line="276" w:lineRule="auto"/>
              <w:rPr>
                <w:rFonts w:cs="Arial"/>
                <w:lang w:val="fr-BE"/>
              </w:rPr>
            </w:pPr>
            <w:r w:rsidRPr="00292DEB">
              <w:rPr>
                <w:rFonts w:cs="Arial"/>
                <w:lang w:val="fr-BE"/>
              </w:rPr>
              <w:t xml:space="preserve">L'aptitude au travail est soumise aux termes et conditions fixés par le </w:t>
            </w:r>
            <w:r w:rsidRPr="00292DEB">
              <w:rPr>
                <w:rFonts w:cs="Arial"/>
                <w:color w:val="008000"/>
                <w:lang w:val="fr-BE"/>
              </w:rPr>
              <w:t>DYPA</w:t>
            </w:r>
            <w:r w:rsidRPr="00292DEB">
              <w:rPr>
                <w:rFonts w:cs="Arial"/>
                <w:lang w:val="fr-BE"/>
              </w:rPr>
              <w:t xml:space="preserve">. Dans la version actuelle du programme, les besoins </w:t>
            </w:r>
            <w:r w:rsidRPr="00292DEB">
              <w:rPr>
                <w:rFonts w:cs="Arial"/>
                <w:lang w:val="fr-BE"/>
              </w:rPr>
              <w:lastRenderedPageBreak/>
              <w:t>spécifiques des bénéficiaires sont estimés afin qu'ils reçoivent les services et le soutien les plus appropriés.</w:t>
            </w:r>
          </w:p>
          <w:p w14:paraId="379D3651" w14:textId="77777777" w:rsidR="005D0FED" w:rsidRPr="00292DEB" w:rsidRDefault="005D0FED" w:rsidP="00DB7CCE">
            <w:pPr>
              <w:spacing w:line="276" w:lineRule="auto"/>
              <w:textAlignment w:val="baseline"/>
              <w:rPr>
                <w:rFonts w:cs="Arial"/>
                <w:lang w:val="fr-BE"/>
              </w:rPr>
            </w:pPr>
            <w:r w:rsidRPr="00292DEB">
              <w:rPr>
                <w:rFonts w:cs="Arial"/>
                <w:lang w:val="fr-BE"/>
              </w:rPr>
              <w:t>Les personnes en âge de travailler qui sont incapables de travailler en raison d'une incapacité ne sont pas censées participer à des programmes de réadaptation pour pouvoir bénéficier de l'allocation.</w:t>
            </w:r>
          </w:p>
          <w:p w14:paraId="25398BC2" w14:textId="77777777" w:rsidR="005D0FED" w:rsidRPr="00292DEB" w:rsidRDefault="005D0FED" w:rsidP="00DB7CCE">
            <w:pPr>
              <w:spacing w:line="276" w:lineRule="auto"/>
              <w:textAlignment w:val="baseline"/>
              <w:rPr>
                <w:rFonts w:cs="Arial"/>
                <w:lang w:val="fr-BE"/>
              </w:rPr>
            </w:pPr>
            <w:r w:rsidRPr="00292DEB">
              <w:rPr>
                <w:rFonts w:cs="Arial"/>
                <w:lang w:val="fr-BE"/>
              </w:rPr>
              <w:t>Cependant, les personnes vulnérables peuvent être exemptées d’une action/obligation d’activation conformément à l’évaluation des travailleurs sociaux aux centres communautaires/de services sociaux.</w:t>
            </w:r>
          </w:p>
          <w:p w14:paraId="2BB34C26" w14:textId="77777777" w:rsidR="005D0FED" w:rsidRPr="00292DEB" w:rsidRDefault="005D0FED" w:rsidP="00DB7CCE">
            <w:pPr>
              <w:spacing w:line="276" w:lineRule="auto"/>
              <w:textAlignment w:val="baseline"/>
              <w:rPr>
                <w:rFonts w:cs="Arial"/>
                <w:lang w:val="fr-BE"/>
              </w:rPr>
            </w:pPr>
            <w:r w:rsidRPr="00292DEB">
              <w:rPr>
                <w:rFonts w:cs="Arial"/>
                <w:lang w:val="fr-BE"/>
              </w:rPr>
              <w:t xml:space="preserve">Si les bénéficiaires ne remplissent pas ces conditions, l’acte d’approbation du RMG doit être révoqué. Le ménage a le droit de </w:t>
            </w:r>
            <w:proofErr w:type="spellStart"/>
            <w:r w:rsidRPr="00292DEB">
              <w:rPr>
                <w:rFonts w:cs="Arial"/>
                <w:lang w:val="fr-BE"/>
              </w:rPr>
              <w:t>réenvoyer</w:t>
            </w:r>
            <w:proofErr w:type="spellEnd"/>
            <w:r w:rsidRPr="00292DEB">
              <w:rPr>
                <w:rFonts w:cs="Arial"/>
                <w:lang w:val="fr-BE"/>
              </w:rPr>
              <w:t xml:space="preserve"> une demande le mois suivant celui au courant duquel les obligations ci-dessus ont été remplies.</w:t>
            </w:r>
          </w:p>
          <w:p w14:paraId="187D09E6" w14:textId="77777777" w:rsidR="005D0FED" w:rsidRPr="00292DEB" w:rsidRDefault="005D0FED" w:rsidP="00DB7CCE">
            <w:pPr>
              <w:spacing w:line="276" w:lineRule="auto"/>
              <w:textAlignment w:val="baseline"/>
              <w:rPr>
                <w:rFonts w:cs="Arial"/>
                <w:lang w:val="fr-BE"/>
              </w:rPr>
            </w:pPr>
          </w:p>
          <w:p w14:paraId="0FF189F5" w14:textId="77777777" w:rsidR="005D0FED" w:rsidRPr="00292DEB" w:rsidRDefault="005D0FED" w:rsidP="00DB7CCE">
            <w:pPr>
              <w:spacing w:line="276" w:lineRule="auto"/>
              <w:textAlignment w:val="baseline"/>
              <w:rPr>
                <w:rFonts w:cs="Arial"/>
                <w:b/>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sans objet.</w:t>
            </w:r>
          </w:p>
          <w:p w14:paraId="5AA4B5A5" w14:textId="2CE819B4" w:rsidR="005D0FED" w:rsidRPr="00292DEB" w:rsidRDefault="005D0FED" w:rsidP="00DB7CCE">
            <w:pPr>
              <w:pStyle w:val="ListParagraph"/>
              <w:ind w:left="0"/>
              <w:rPr>
                <w:rFonts w:ascii="Arial" w:eastAsia="Arial" w:hAnsi="Arial" w:cs="Arial"/>
                <w:sz w:val="15"/>
                <w:szCs w:val="15"/>
                <w:lang w:val="fr-BE"/>
              </w:rPr>
            </w:pPr>
          </w:p>
        </w:tc>
        <w:tc>
          <w:tcPr>
            <w:tcW w:w="1370" w:type="pct"/>
          </w:tcPr>
          <w:p w14:paraId="700B1443"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b/>
                <w:color w:val="FF0000"/>
                <w:sz w:val="15"/>
                <w:szCs w:val="15"/>
                <w:lang w:val="en-GB"/>
              </w:rPr>
              <w:lastRenderedPageBreak/>
              <w:t>E-XI-07-EL</w:t>
            </w:r>
          </w:p>
          <w:p w14:paraId="741540C1"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xml:space="preserve">: beneficiaries and household members who </w:t>
            </w:r>
            <w:proofErr w:type="gramStart"/>
            <w:r w:rsidRPr="00292DEB">
              <w:rPr>
                <w:color w:val="000000"/>
                <w:sz w:val="15"/>
                <w:szCs w:val="15"/>
                <w:lang w:val="en-GB"/>
              </w:rPr>
              <w:t>are able to</w:t>
            </w:r>
            <w:proofErr w:type="gramEnd"/>
            <w:r w:rsidRPr="00292DEB">
              <w:rPr>
                <w:color w:val="000000"/>
                <w:sz w:val="15"/>
                <w:szCs w:val="15"/>
                <w:lang w:val="en-GB"/>
              </w:rPr>
              <w:t xml:space="preserve"> work must:</w:t>
            </w:r>
          </w:p>
          <w:p w14:paraId="6E621409" w14:textId="77777777" w:rsidR="005D0FED" w:rsidRPr="00292DEB" w:rsidRDefault="005D0FED" w:rsidP="00DB7CCE">
            <w:pPr>
              <w:pStyle w:val="Normal0"/>
              <w:numPr>
                <w:ilvl w:val="0"/>
                <w:numId w:val="156"/>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register, in accordance with the applicable regulatory framework, in </w:t>
            </w:r>
            <w:r w:rsidRPr="00292DEB">
              <w:rPr>
                <w:color w:val="008000"/>
                <w:sz w:val="15"/>
                <w:szCs w:val="15"/>
                <w:lang w:val="en-GB"/>
              </w:rPr>
              <w:t>DYPA</w:t>
            </w:r>
            <w:r w:rsidRPr="00292DEB">
              <w:rPr>
                <w:color w:val="000000"/>
                <w:sz w:val="15"/>
                <w:szCs w:val="15"/>
                <w:lang w:val="en-GB"/>
              </w:rPr>
              <w:t>’s unemployment register by the end of the month following the month of their application;</w:t>
            </w:r>
          </w:p>
          <w:p w14:paraId="43A79B13" w14:textId="77777777" w:rsidR="005D0FED" w:rsidRPr="00292DEB" w:rsidRDefault="005D0FED" w:rsidP="00DB7CCE">
            <w:pPr>
              <w:pStyle w:val="Normal0"/>
              <w:numPr>
                <w:ilvl w:val="0"/>
                <w:numId w:val="156"/>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renew their unemployment status according to the applicable </w:t>
            </w:r>
            <w:r w:rsidRPr="00292DEB">
              <w:rPr>
                <w:color w:val="008000"/>
                <w:sz w:val="15"/>
                <w:szCs w:val="15"/>
                <w:lang w:val="en-GB"/>
              </w:rPr>
              <w:t>DYPA</w:t>
            </w:r>
            <w:r w:rsidRPr="00292DEB">
              <w:rPr>
                <w:color w:val="000000"/>
                <w:sz w:val="15"/>
                <w:szCs w:val="15"/>
                <w:lang w:val="en-GB"/>
              </w:rPr>
              <w:t xml:space="preserve"> rules;</w:t>
            </w:r>
          </w:p>
          <w:p w14:paraId="0FF500D8" w14:textId="77777777" w:rsidR="005D0FED" w:rsidRPr="00292DEB" w:rsidRDefault="005D0FED" w:rsidP="00DB7CCE">
            <w:pPr>
              <w:pStyle w:val="Normal0"/>
              <w:numPr>
                <w:ilvl w:val="0"/>
                <w:numId w:val="156"/>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visit, when invited, at a date predetermined by </w:t>
            </w:r>
            <w:r w:rsidRPr="00292DEB">
              <w:rPr>
                <w:color w:val="008000"/>
                <w:sz w:val="15"/>
                <w:szCs w:val="15"/>
                <w:lang w:val="en-GB"/>
              </w:rPr>
              <w:t>DYPA</w:t>
            </w:r>
            <w:r w:rsidRPr="00292DEB">
              <w:rPr>
                <w:color w:val="000000"/>
                <w:sz w:val="15"/>
                <w:szCs w:val="15"/>
                <w:lang w:val="en-GB"/>
              </w:rPr>
              <w:t xml:space="preserve">, the </w:t>
            </w:r>
            <w:r w:rsidRPr="00292DEB">
              <w:rPr>
                <w:color w:val="008000"/>
                <w:sz w:val="15"/>
                <w:szCs w:val="15"/>
                <w:lang w:val="en-GB"/>
              </w:rPr>
              <w:t xml:space="preserve">Centres for Promotion of Employment </w:t>
            </w:r>
            <w:r w:rsidRPr="00292DEB">
              <w:rPr>
                <w:color w:val="000000"/>
                <w:sz w:val="15"/>
                <w:szCs w:val="15"/>
                <w:lang w:val="en-GB"/>
              </w:rPr>
              <w:t>(KPA 2) that serve their Municipality of residence, and collaborate with the labour advisors to obtain customised support services;</w:t>
            </w:r>
          </w:p>
          <w:p w14:paraId="452E293F" w14:textId="77777777" w:rsidR="005D0FED" w:rsidRPr="00292DEB" w:rsidRDefault="005D0FED" w:rsidP="00DB7CCE">
            <w:pPr>
              <w:pStyle w:val="Normal0"/>
              <w:numPr>
                <w:ilvl w:val="0"/>
                <w:numId w:val="156"/>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accept any proposed suitable position as defined in the applicable </w:t>
            </w:r>
            <w:r w:rsidRPr="00292DEB">
              <w:rPr>
                <w:color w:val="008000"/>
                <w:sz w:val="15"/>
                <w:szCs w:val="15"/>
                <w:lang w:val="en-GB"/>
              </w:rPr>
              <w:t>DYPA</w:t>
            </w:r>
            <w:r w:rsidRPr="00292DEB">
              <w:rPr>
                <w:color w:val="000000"/>
                <w:sz w:val="15"/>
                <w:szCs w:val="15"/>
                <w:lang w:val="en-GB"/>
              </w:rPr>
              <w:t xml:space="preserve"> rules or participate in all employment promotion actions, such as vocational training and counselling.</w:t>
            </w:r>
          </w:p>
          <w:p w14:paraId="16F13A5E"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If they are employed, they must not resign voluntarily or without justification from their job.</w:t>
            </w:r>
          </w:p>
          <w:p w14:paraId="3F58F1E1"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ability to work is subject to the terms and conditions set by </w:t>
            </w:r>
            <w:r w:rsidRPr="00292DEB">
              <w:rPr>
                <w:color w:val="008000"/>
                <w:sz w:val="15"/>
                <w:szCs w:val="15"/>
                <w:lang w:val="en-GB"/>
              </w:rPr>
              <w:t>DYPA</w:t>
            </w:r>
            <w:r w:rsidRPr="00292DEB">
              <w:rPr>
                <w:color w:val="000000"/>
                <w:sz w:val="15"/>
                <w:szCs w:val="15"/>
                <w:lang w:val="en-GB"/>
              </w:rPr>
              <w:t>. According to the design of the programme, the specific needs of the beneficiaries are being estimated, so that they receive the most suitable services and support.</w:t>
            </w:r>
          </w:p>
          <w:p w14:paraId="52441463"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Those of working-age who are incapable of working because of being incapacitated </w:t>
            </w:r>
            <w:r w:rsidRPr="00292DEB">
              <w:rPr>
                <w:color w:val="000000"/>
                <w:sz w:val="15"/>
                <w:szCs w:val="15"/>
                <w:lang w:val="en-GB"/>
              </w:rPr>
              <w:lastRenderedPageBreak/>
              <w:t xml:space="preserve">are not expected to participate in rehabilitation programmes </w:t>
            </w:r>
            <w:proofErr w:type="gramStart"/>
            <w:r w:rsidRPr="00292DEB">
              <w:rPr>
                <w:color w:val="000000"/>
                <w:sz w:val="15"/>
                <w:szCs w:val="15"/>
                <w:lang w:val="en-GB"/>
              </w:rPr>
              <w:t>in order to</w:t>
            </w:r>
            <w:proofErr w:type="gramEnd"/>
            <w:r w:rsidRPr="00292DEB">
              <w:rPr>
                <w:color w:val="000000"/>
                <w:sz w:val="15"/>
                <w:szCs w:val="15"/>
                <w:lang w:val="en-GB"/>
              </w:rPr>
              <w:t xml:space="preserve"> receive the benefit.</w:t>
            </w:r>
          </w:p>
          <w:p w14:paraId="18CEF707"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But vulnerable people may be exempted from an activation action/obligation according to the assessment of the social workers at the Social Services/Community Centres.</w:t>
            </w:r>
          </w:p>
          <w:p w14:paraId="56E791F2"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 xml:space="preserve">In case the beneficiaries fail to satisfy these conditions the act of approval to GMI shall be revoked. The </w:t>
            </w:r>
            <w:r w:rsidRPr="00292DEB">
              <w:rPr>
                <w:rFonts w:eastAsia="Book Antiqua"/>
                <w:sz w:val="15"/>
                <w:szCs w:val="15"/>
                <w:lang w:val="en-GB" w:bidi="en-GB"/>
              </w:rPr>
              <w:t>household has the right to resubmit an application from the next month following the month in which the above obligations have been met.</w:t>
            </w:r>
          </w:p>
          <w:p w14:paraId="1C717083" w14:textId="0CD6D8E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not applicable.</w:t>
            </w:r>
          </w:p>
        </w:tc>
        <w:tc>
          <w:tcPr>
            <w:tcW w:w="167" w:type="pct"/>
          </w:tcPr>
          <w:p w14:paraId="3045EF6F"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7B917231" w14:textId="77777777" w:rsidR="005D0FED" w:rsidRPr="00292DEB" w:rsidRDefault="005D0FED" w:rsidP="00DB7CCE">
            <w:pPr>
              <w:spacing w:line="276" w:lineRule="auto"/>
              <w:rPr>
                <w:rFonts w:cs="Arial"/>
                <w:color w:val="0000FF"/>
              </w:rPr>
            </w:pPr>
          </w:p>
        </w:tc>
        <w:tc>
          <w:tcPr>
            <w:tcW w:w="127" w:type="pct"/>
          </w:tcPr>
          <w:p w14:paraId="05FF370A" w14:textId="77777777" w:rsidR="005D0FED" w:rsidRPr="00292DEB" w:rsidRDefault="005D0FED" w:rsidP="00DB7CCE">
            <w:pPr>
              <w:spacing w:line="276" w:lineRule="auto"/>
              <w:rPr>
                <w:rFonts w:cs="Arial"/>
                <w:color w:val="0000FF"/>
                <w:lang w:val="fr-FR"/>
              </w:rPr>
            </w:pPr>
            <w:r w:rsidRPr="00292DEB">
              <w:rPr>
                <w:rFonts w:cs="Arial"/>
                <w:color w:val="0000FF"/>
                <w:lang w:val="fr-FR"/>
              </w:rPr>
              <w:t>7</w:t>
            </w:r>
          </w:p>
          <w:p w14:paraId="68CC89E7" w14:textId="77777777" w:rsidR="005D0FED" w:rsidRPr="00292DEB" w:rsidRDefault="005D0FED" w:rsidP="00DB7CCE">
            <w:pPr>
              <w:spacing w:line="276" w:lineRule="auto"/>
              <w:rPr>
                <w:rFonts w:cs="Arial"/>
                <w:color w:val="0000FF"/>
              </w:rPr>
            </w:pPr>
          </w:p>
        </w:tc>
        <w:tc>
          <w:tcPr>
            <w:tcW w:w="402" w:type="pct"/>
          </w:tcPr>
          <w:p w14:paraId="2AEF399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D2F9234" w14:textId="77777777" w:rsidR="005D0FED" w:rsidRPr="00292DEB" w:rsidRDefault="005D0FED" w:rsidP="00DB7CCE">
            <w:pPr>
              <w:spacing w:line="276" w:lineRule="auto"/>
              <w:rPr>
                <w:rFonts w:cs="Arial"/>
                <w:color w:val="0000FF"/>
              </w:rPr>
            </w:pPr>
          </w:p>
        </w:tc>
      </w:tr>
      <w:tr w:rsidR="005D0FED" w:rsidRPr="00292DEB" w14:paraId="6CDCDD6B" w14:textId="77777777" w:rsidTr="005D0FED">
        <w:tc>
          <w:tcPr>
            <w:tcW w:w="193" w:type="pct"/>
          </w:tcPr>
          <w:p w14:paraId="1E63BF1B" w14:textId="77777777" w:rsidR="005D0FED" w:rsidRPr="00292DEB" w:rsidRDefault="005D0FED" w:rsidP="00DB7CCE">
            <w:pPr>
              <w:spacing w:line="276" w:lineRule="auto"/>
              <w:jc w:val="left"/>
              <w:rPr>
                <w:rFonts w:cs="Arial"/>
                <w:lang w:val="es-ES"/>
              </w:rPr>
            </w:pPr>
            <w:r w:rsidRPr="00292DEB">
              <w:rPr>
                <w:rFonts w:cs="Arial"/>
                <w:lang w:val="es-ES"/>
              </w:rPr>
              <w:t>EL</w:t>
            </w:r>
          </w:p>
          <w:p w14:paraId="73A724AE" w14:textId="77777777" w:rsidR="005D0FED" w:rsidRPr="00292DEB" w:rsidRDefault="005D0FED" w:rsidP="00DB7CCE">
            <w:pPr>
              <w:spacing w:line="276" w:lineRule="auto"/>
              <w:jc w:val="left"/>
              <w:rPr>
                <w:rFonts w:cs="Arial"/>
                <w:lang w:val="es-ES"/>
              </w:rPr>
            </w:pPr>
            <w:r w:rsidRPr="00292DEB">
              <w:rPr>
                <w:rFonts w:cs="Arial"/>
                <w:lang w:val="es-ES"/>
              </w:rPr>
              <w:t>EL</w:t>
            </w:r>
          </w:p>
          <w:p w14:paraId="6E37180D" w14:textId="77777777" w:rsidR="005D0FED" w:rsidRPr="00292DEB" w:rsidRDefault="005D0FED" w:rsidP="00DB7CCE">
            <w:pPr>
              <w:spacing w:line="276" w:lineRule="auto"/>
              <w:jc w:val="left"/>
              <w:rPr>
                <w:rFonts w:cs="Arial"/>
                <w:lang w:val="es-ES"/>
              </w:rPr>
            </w:pPr>
            <w:r w:rsidRPr="00292DEB">
              <w:rPr>
                <w:rFonts w:cs="Arial"/>
                <w:lang w:val="es-ES"/>
              </w:rPr>
              <w:t>EL</w:t>
            </w:r>
          </w:p>
          <w:p w14:paraId="52A299D7" w14:textId="77777777" w:rsidR="005D0FED" w:rsidRPr="00292DEB" w:rsidRDefault="005D0FED" w:rsidP="00DB7CCE">
            <w:pPr>
              <w:spacing w:line="276" w:lineRule="auto"/>
              <w:jc w:val="left"/>
              <w:rPr>
                <w:rFonts w:cs="Arial"/>
                <w:lang w:val="es-ES"/>
              </w:rPr>
            </w:pPr>
            <w:r w:rsidRPr="00292DEB">
              <w:rPr>
                <w:rFonts w:cs="Arial"/>
                <w:lang w:val="es-ES"/>
              </w:rPr>
              <w:t>EL</w:t>
            </w:r>
          </w:p>
          <w:p w14:paraId="42F4B555" w14:textId="77777777" w:rsidR="005D0FED" w:rsidRPr="00292DEB" w:rsidRDefault="005D0FED" w:rsidP="00DB7CCE">
            <w:pPr>
              <w:spacing w:line="276" w:lineRule="auto"/>
              <w:jc w:val="left"/>
              <w:rPr>
                <w:rFonts w:cs="Arial"/>
                <w:lang w:val="es-ES"/>
              </w:rPr>
            </w:pPr>
            <w:r w:rsidRPr="00292DEB">
              <w:rPr>
                <w:rFonts w:cs="Arial"/>
                <w:lang w:val="es-ES"/>
              </w:rPr>
              <w:t>EL</w:t>
            </w:r>
          </w:p>
          <w:p w14:paraId="40DD4AC1" w14:textId="77777777" w:rsidR="005D0FED" w:rsidRPr="00292DEB" w:rsidRDefault="005D0FED" w:rsidP="00DB7CCE">
            <w:pPr>
              <w:spacing w:line="276" w:lineRule="auto"/>
              <w:jc w:val="left"/>
              <w:rPr>
                <w:rFonts w:cs="Arial"/>
                <w:lang w:val="es-ES"/>
              </w:rPr>
            </w:pPr>
            <w:r w:rsidRPr="00292DEB">
              <w:rPr>
                <w:rFonts w:cs="Arial"/>
                <w:lang w:val="es-ES"/>
              </w:rPr>
              <w:t>EL</w:t>
            </w:r>
          </w:p>
          <w:p w14:paraId="0489B5E5" w14:textId="77777777" w:rsidR="005D0FED" w:rsidRPr="00292DEB" w:rsidRDefault="005D0FED" w:rsidP="00DB7CCE">
            <w:pPr>
              <w:spacing w:line="276" w:lineRule="auto"/>
              <w:jc w:val="left"/>
              <w:rPr>
                <w:rFonts w:cs="Arial"/>
                <w:lang w:val="es-ES"/>
              </w:rPr>
            </w:pPr>
            <w:r w:rsidRPr="00292DEB">
              <w:rPr>
                <w:rFonts w:cs="Arial"/>
                <w:lang w:val="es-ES"/>
              </w:rPr>
              <w:t>EL</w:t>
            </w:r>
          </w:p>
          <w:p w14:paraId="3213B542" w14:textId="77777777" w:rsidR="005D0FED" w:rsidRPr="00292DEB" w:rsidRDefault="005D0FED" w:rsidP="00DB7CCE">
            <w:pPr>
              <w:spacing w:line="276" w:lineRule="auto"/>
              <w:jc w:val="left"/>
              <w:rPr>
                <w:rFonts w:cs="Arial"/>
                <w:lang w:val="es-ES"/>
              </w:rPr>
            </w:pPr>
            <w:r w:rsidRPr="00292DEB">
              <w:rPr>
                <w:rFonts w:cs="Arial"/>
                <w:lang w:val="es-ES"/>
              </w:rPr>
              <w:t>EL</w:t>
            </w:r>
          </w:p>
          <w:p w14:paraId="391D7F1E" w14:textId="77777777" w:rsidR="005D0FED" w:rsidRPr="00292DEB" w:rsidRDefault="005D0FED" w:rsidP="00DB7CCE">
            <w:pPr>
              <w:spacing w:line="276" w:lineRule="auto"/>
              <w:jc w:val="left"/>
              <w:rPr>
                <w:rFonts w:cs="Arial"/>
                <w:lang w:val="es-ES"/>
              </w:rPr>
            </w:pPr>
            <w:r w:rsidRPr="00292DEB">
              <w:rPr>
                <w:rFonts w:cs="Arial"/>
                <w:lang w:val="es-ES"/>
              </w:rPr>
              <w:t>EL</w:t>
            </w:r>
          </w:p>
          <w:p w14:paraId="3BA26915" w14:textId="77777777" w:rsidR="005D0FED" w:rsidRPr="00292DEB" w:rsidRDefault="005D0FED" w:rsidP="00DB7CCE">
            <w:pPr>
              <w:spacing w:line="276" w:lineRule="auto"/>
              <w:jc w:val="left"/>
              <w:rPr>
                <w:rFonts w:cs="Arial"/>
                <w:lang w:val="es-ES"/>
              </w:rPr>
            </w:pPr>
            <w:r w:rsidRPr="00292DEB">
              <w:rPr>
                <w:rFonts w:cs="Arial"/>
                <w:lang w:val="es-ES"/>
              </w:rPr>
              <w:t>EL</w:t>
            </w:r>
          </w:p>
          <w:p w14:paraId="60A61388" w14:textId="77777777" w:rsidR="005D0FED" w:rsidRPr="00292DEB" w:rsidRDefault="005D0FED" w:rsidP="00DB7CCE">
            <w:pPr>
              <w:spacing w:line="276" w:lineRule="auto"/>
              <w:jc w:val="left"/>
              <w:rPr>
                <w:rFonts w:cs="Arial"/>
                <w:lang w:val="es-ES"/>
              </w:rPr>
            </w:pPr>
            <w:r w:rsidRPr="00292DEB">
              <w:rPr>
                <w:rFonts w:cs="Arial"/>
                <w:lang w:val="es-ES"/>
              </w:rPr>
              <w:t>EL</w:t>
            </w:r>
          </w:p>
          <w:p w14:paraId="5E483E7E" w14:textId="77777777" w:rsidR="005D0FED" w:rsidRPr="00292DEB" w:rsidRDefault="005D0FED" w:rsidP="00DB7CCE">
            <w:pPr>
              <w:spacing w:line="276" w:lineRule="auto"/>
              <w:jc w:val="left"/>
              <w:rPr>
                <w:rFonts w:cs="Arial"/>
                <w:lang w:val="es-ES"/>
              </w:rPr>
            </w:pPr>
            <w:r w:rsidRPr="00292DEB">
              <w:rPr>
                <w:rFonts w:cs="Arial"/>
                <w:lang w:val="es-ES"/>
              </w:rPr>
              <w:t>EL</w:t>
            </w:r>
          </w:p>
          <w:p w14:paraId="14924BCE" w14:textId="77777777" w:rsidR="005D0FED" w:rsidRPr="00292DEB" w:rsidRDefault="005D0FED" w:rsidP="00DB7CCE">
            <w:pPr>
              <w:spacing w:line="276" w:lineRule="auto"/>
              <w:jc w:val="left"/>
              <w:rPr>
                <w:rFonts w:cs="Arial"/>
                <w:lang w:val="es-ES"/>
              </w:rPr>
            </w:pPr>
            <w:r w:rsidRPr="00292DEB">
              <w:rPr>
                <w:rFonts w:cs="Arial"/>
                <w:lang w:val="es-ES"/>
              </w:rPr>
              <w:t>EL</w:t>
            </w:r>
          </w:p>
          <w:p w14:paraId="4B72E41E" w14:textId="77777777" w:rsidR="005D0FED" w:rsidRPr="00292DEB" w:rsidRDefault="005D0FED" w:rsidP="00DB7CCE">
            <w:pPr>
              <w:spacing w:line="276" w:lineRule="auto"/>
              <w:jc w:val="left"/>
              <w:rPr>
                <w:rFonts w:cs="Arial"/>
                <w:lang w:val="es-ES"/>
              </w:rPr>
            </w:pPr>
          </w:p>
          <w:p w14:paraId="7C4BA680" w14:textId="01A387F7" w:rsidR="005D0FED" w:rsidRPr="00292DEB" w:rsidRDefault="005D0FED" w:rsidP="00DB7CCE">
            <w:pPr>
              <w:spacing w:line="276" w:lineRule="auto"/>
              <w:jc w:val="left"/>
              <w:rPr>
                <w:rFonts w:cs="Arial"/>
                <w:b/>
              </w:rPr>
            </w:pPr>
          </w:p>
        </w:tc>
        <w:tc>
          <w:tcPr>
            <w:tcW w:w="1371" w:type="pct"/>
          </w:tcPr>
          <w:p w14:paraId="404647D5" w14:textId="77777777" w:rsidR="005D0FED" w:rsidRPr="00292DEB" w:rsidRDefault="005D0FED" w:rsidP="00DB7CCE">
            <w:pPr>
              <w:pStyle w:val="ListParagraph"/>
              <w:tabs>
                <w:tab w:val="left" w:pos="4962"/>
              </w:tabs>
              <w:suppressAutoHyphens/>
              <w:spacing w:after="0"/>
              <w:ind w:left="0"/>
              <w:rPr>
                <w:rFonts w:ascii="Arial" w:eastAsia="Arial Narrow" w:hAnsi="Arial" w:cs="Arial"/>
                <w:spacing w:val="-1"/>
                <w:sz w:val="15"/>
                <w:szCs w:val="15"/>
                <w:lang w:val="de-DE" w:eastAsia="en-GB" w:bidi="en-GB"/>
              </w:rPr>
            </w:pPr>
            <w:r w:rsidRPr="00292DEB">
              <w:rPr>
                <w:rFonts w:ascii="Arial" w:hAnsi="Arial" w:cs="Arial"/>
                <w:color w:val="008000"/>
                <w:sz w:val="15"/>
                <w:szCs w:val="15"/>
                <w:lang w:val="de-DE"/>
              </w:rPr>
              <w:t xml:space="preserve">Mindestsicherung (“GMI”) </w:t>
            </w:r>
            <w:r w:rsidRPr="00292DEB">
              <w:rPr>
                <w:rFonts w:ascii="Arial" w:hAnsi="Arial" w:cs="Arial"/>
                <w:i/>
                <w:color w:val="008080"/>
                <w:sz w:val="15"/>
                <w:szCs w:val="15"/>
                <w:lang w:val="de-DE"/>
              </w:rPr>
              <w:t>(</w:t>
            </w:r>
            <w:r w:rsidRPr="00292DEB">
              <w:rPr>
                <w:rFonts w:ascii="Arial" w:hAnsi="Arial" w:cs="Arial"/>
                <w:i/>
                <w:color w:val="008080"/>
                <w:sz w:val="15"/>
                <w:szCs w:val="15"/>
                <w:lang w:val="en-GB"/>
              </w:rPr>
              <w:t>ΕΛΑΧΙΣΤΟ</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ΕΓΓΥΗΜΕΝΟ</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ΕΙΣΟΔΗΜΑ</w:t>
            </w:r>
            <w:r w:rsidRPr="00292DEB">
              <w:rPr>
                <w:rFonts w:ascii="Arial" w:hAnsi="Arial" w:cs="Arial"/>
                <w:i/>
                <w:color w:val="008080"/>
                <w:sz w:val="15"/>
                <w:szCs w:val="15"/>
                <w:lang w:val="de-DE"/>
              </w:rPr>
              <w:t>)</w:t>
            </w:r>
            <w:r w:rsidRPr="00292DEB">
              <w:rPr>
                <w:rFonts w:ascii="Arial" w:eastAsia="Arial" w:hAnsi="Arial" w:cs="Arial"/>
                <w:sz w:val="15"/>
                <w:szCs w:val="15"/>
                <w:lang w:val="de-DE"/>
              </w:rPr>
              <w:t xml:space="preserve">: </w:t>
            </w:r>
            <w:r w:rsidRPr="00292DEB">
              <w:rPr>
                <w:rFonts w:ascii="Arial" w:hAnsi="Arial" w:cs="Arial"/>
                <w:sz w:val="15"/>
                <w:szCs w:val="15"/>
                <w:lang w:val="de-DE"/>
              </w:rPr>
              <w:t xml:space="preserve">das vom Haushalt angegebene Einkommen, das der tatsächliche Gesamtbetrag allen Einkommens aus beliebigen Quellen – vor Steuern, nach Abzug von Sozialversicherungsbeiträgen ist, das von allen Haushaltsmitgliedern in den </w:t>
            </w:r>
            <w:r w:rsidRPr="00292DEB">
              <w:rPr>
                <w:rFonts w:ascii="Arial" w:hAnsi="Arial" w:cs="Arial"/>
                <w:color w:val="C00000"/>
                <w:sz w:val="15"/>
                <w:szCs w:val="15"/>
                <w:lang w:val="de-DE"/>
              </w:rPr>
              <w:t>6</w:t>
            </w:r>
            <w:r w:rsidRPr="00292DEB">
              <w:rPr>
                <w:rFonts w:ascii="Arial" w:hAnsi="Arial" w:cs="Arial"/>
                <w:sz w:val="15"/>
                <w:szCs w:val="15"/>
                <w:lang w:val="de-DE"/>
              </w:rPr>
              <w:t xml:space="preserve"> Monaten vor dem Antrag auf </w:t>
            </w:r>
            <w:r w:rsidRPr="00292DEB">
              <w:rPr>
                <w:rFonts w:ascii="Arial" w:hAnsi="Arial" w:cs="Arial"/>
                <w:color w:val="008000"/>
                <w:sz w:val="15"/>
                <w:szCs w:val="15"/>
                <w:lang w:val="de-DE"/>
              </w:rPr>
              <w:t>GMI</w:t>
            </w:r>
            <w:r w:rsidRPr="00292DEB">
              <w:rPr>
                <w:rFonts w:ascii="Arial" w:hAnsi="Arial" w:cs="Arial"/>
                <w:sz w:val="15"/>
                <w:szCs w:val="15"/>
                <w:lang w:val="de-DE"/>
              </w:rPr>
              <w:t xml:space="preserve"> hatte. </w:t>
            </w:r>
          </w:p>
          <w:p w14:paraId="633E8953" w14:textId="77777777" w:rsidR="005D0FED" w:rsidRPr="00292DEB" w:rsidRDefault="005D0FED" w:rsidP="00DB7CCE">
            <w:pPr>
              <w:tabs>
                <w:tab w:val="left" w:pos="4962"/>
              </w:tabs>
              <w:spacing w:line="276" w:lineRule="auto"/>
              <w:rPr>
                <w:rFonts w:cs="Arial"/>
              </w:rPr>
            </w:pPr>
          </w:p>
          <w:p w14:paraId="712711E9" w14:textId="77777777" w:rsidR="005D0FED" w:rsidRPr="00292DEB" w:rsidRDefault="005D0FED" w:rsidP="00DB7CCE">
            <w:pPr>
              <w:tabs>
                <w:tab w:val="left" w:pos="4962"/>
              </w:tabs>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Das persönliche steuerpflichtige Jahreseinkommen der Empfänger darf sich auf höchstens </w:t>
            </w:r>
            <w:r w:rsidRPr="00292DEB">
              <w:rPr>
                <w:rFonts w:cs="Arial"/>
                <w:color w:val="FF00FF"/>
              </w:rPr>
              <w:t>€4.320</w:t>
            </w:r>
            <w:r w:rsidRPr="00292DEB">
              <w:rPr>
                <w:rFonts w:cs="Arial"/>
              </w:rPr>
              <w:t xml:space="preserve"> belaufen, oder im Falle eines Paares darf das steuerpflichtige Familienjahreseinkommen </w:t>
            </w:r>
            <w:r w:rsidRPr="00292DEB">
              <w:rPr>
                <w:rFonts w:cs="Arial"/>
                <w:color w:val="FF00FF"/>
              </w:rPr>
              <w:t>€8.640</w:t>
            </w:r>
            <w:r w:rsidRPr="00292DEB">
              <w:rPr>
                <w:rFonts w:cs="Arial"/>
              </w:rPr>
              <w:t xml:space="preserve"> nicht überschreiten.</w:t>
            </w:r>
          </w:p>
          <w:p w14:paraId="02E712E8" w14:textId="77777777" w:rsidR="005D0FED" w:rsidRPr="00292DEB" w:rsidRDefault="005D0FED" w:rsidP="00DB7CCE">
            <w:pPr>
              <w:tabs>
                <w:tab w:val="left" w:pos="4962"/>
              </w:tabs>
              <w:spacing w:line="276" w:lineRule="auto"/>
              <w:rPr>
                <w:rFonts w:cs="Arial"/>
              </w:rPr>
            </w:pPr>
          </w:p>
          <w:p w14:paraId="75CCFA1D" w14:textId="77777777" w:rsidR="005D0FED" w:rsidRPr="00292DEB" w:rsidRDefault="005D0FED" w:rsidP="00DB7CCE">
            <w:pPr>
              <w:tabs>
                <w:tab w:val="left" w:pos="4962"/>
              </w:tabs>
              <w:spacing w:line="276" w:lineRule="auto"/>
              <w:rPr>
                <w:rFonts w:cs="Arial"/>
              </w:rPr>
            </w:pPr>
            <w:r w:rsidRPr="00292DEB">
              <w:rPr>
                <w:rFonts w:cs="Arial"/>
              </w:rPr>
              <w:t>Das Einkommen ist nicht definiert, um Grundkosten auszuschließen.</w:t>
            </w:r>
          </w:p>
          <w:p w14:paraId="19B4BA33" w14:textId="179F4C5C" w:rsidR="005D0FED" w:rsidRPr="00292DEB" w:rsidRDefault="005D0FED" w:rsidP="00DB7CCE">
            <w:pPr>
              <w:shd w:val="clear" w:color="auto" w:fill="FFFFFF"/>
              <w:spacing w:line="276" w:lineRule="auto"/>
              <w:textAlignment w:val="baseline"/>
              <w:rPr>
                <w:rFonts w:cs="Arial"/>
              </w:rPr>
            </w:pPr>
          </w:p>
        </w:tc>
        <w:tc>
          <w:tcPr>
            <w:tcW w:w="1370" w:type="pct"/>
          </w:tcPr>
          <w:p w14:paraId="53A40E57" w14:textId="77777777" w:rsidR="005D0FED" w:rsidRPr="00292DEB" w:rsidRDefault="005D0FED" w:rsidP="00DB7CCE">
            <w:pPr>
              <w:spacing w:line="276" w:lineRule="auto"/>
              <w:rPr>
                <w:rFonts w:cs="Arial"/>
                <w:lang w:val="fr-BE"/>
              </w:rPr>
            </w:pPr>
            <w:r w:rsidRPr="00292DEB">
              <w:rPr>
                <w:rFonts w:eastAsia="Arial" w:cs="Arial"/>
                <w:color w:val="008000"/>
                <w:lang w:val="fr-BE"/>
              </w:rPr>
              <w:t xml:space="preserve">Revenu minimum garanti (RMG) </w:t>
            </w:r>
            <w:r w:rsidRPr="00292DEB">
              <w:rPr>
                <w:rFonts w:cs="Arial"/>
                <w:i/>
                <w:color w:val="008080"/>
                <w:lang w:val="fr-BE"/>
              </w:rPr>
              <w:t>(ΕΛΑΧΙΣΤΟ ΕΓΓΥΗΜΕΝΟ ΕΙΣΟΔΗΜΑ)</w:t>
            </w:r>
            <w:r w:rsidRPr="00292DEB">
              <w:rPr>
                <w:rFonts w:eastAsia="Arial Narrow" w:cs="Arial"/>
                <w:spacing w:val="-4"/>
                <w:lang w:val="fr-BE" w:eastAsia="en-GB" w:bidi="en-GB"/>
              </w:rPr>
              <w:t xml:space="preserve">: </w:t>
            </w:r>
            <w:r w:rsidRPr="00292DEB">
              <w:rPr>
                <w:rFonts w:cs="Arial"/>
                <w:lang w:val="fr-BE"/>
              </w:rPr>
              <w:t xml:space="preserve">revenu déclaré du ménage qui est le total réel de tous les revenus, toutes sources confondues, avant les impôts, après déduction des cotisations de sécurité sociale, obtenus par tous les membres du ménage dans les </w:t>
            </w:r>
            <w:r w:rsidRPr="00292DEB">
              <w:rPr>
                <w:rFonts w:cs="Arial"/>
                <w:color w:val="C00000"/>
                <w:lang w:val="fr-BE"/>
              </w:rPr>
              <w:t>6</w:t>
            </w:r>
            <w:r w:rsidRPr="00292DEB">
              <w:rPr>
                <w:rFonts w:cs="Arial"/>
                <w:lang w:val="fr-BE"/>
              </w:rPr>
              <w:t xml:space="preserve"> mois précédant la présentation de la demande pour le RMG. </w:t>
            </w:r>
          </w:p>
          <w:p w14:paraId="57C70E6C" w14:textId="77777777" w:rsidR="005D0FED" w:rsidRPr="00292DEB" w:rsidRDefault="005D0FED" w:rsidP="00DB7CCE">
            <w:pPr>
              <w:spacing w:line="276" w:lineRule="auto"/>
              <w:rPr>
                <w:rFonts w:cs="Arial"/>
                <w:lang w:val="fr-BE"/>
              </w:rPr>
            </w:pPr>
          </w:p>
          <w:p w14:paraId="0A8137E1"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le revenu imposable annuel du bénéficiaire ne peut excéder </w:t>
            </w:r>
            <w:r w:rsidRPr="00292DEB">
              <w:rPr>
                <w:rFonts w:cs="Arial"/>
                <w:color w:val="FF00FF"/>
                <w:lang w:val="fr-BE"/>
              </w:rPr>
              <w:t xml:space="preserve">€4.320 </w:t>
            </w:r>
            <w:r w:rsidRPr="00292DEB">
              <w:rPr>
                <w:rFonts w:cs="Arial"/>
                <w:lang w:val="fr-BE"/>
              </w:rPr>
              <w:t xml:space="preserve">ou, dans le cas d'un couple, le revenu imposable annuel de la famille ne peut dépasser </w:t>
            </w:r>
            <w:r w:rsidRPr="00292DEB">
              <w:rPr>
                <w:rFonts w:cs="Arial"/>
                <w:color w:val="FF00FF"/>
                <w:lang w:val="fr-BE"/>
              </w:rPr>
              <w:t>€8.640</w:t>
            </w:r>
            <w:r w:rsidRPr="00292DEB">
              <w:rPr>
                <w:rFonts w:cs="Arial"/>
                <w:lang w:val="fr-BE"/>
              </w:rPr>
              <w:t>.</w:t>
            </w:r>
          </w:p>
          <w:p w14:paraId="1A4962C5" w14:textId="77777777" w:rsidR="005D0FED" w:rsidRPr="00292DEB" w:rsidRDefault="005D0FED" w:rsidP="00DB7CCE">
            <w:pPr>
              <w:spacing w:line="276" w:lineRule="auto"/>
              <w:rPr>
                <w:rFonts w:cs="Arial"/>
                <w:lang w:val="fr-BE"/>
              </w:rPr>
            </w:pPr>
          </w:p>
          <w:p w14:paraId="0C5EE39B" w14:textId="77777777" w:rsidR="005D0FED" w:rsidRPr="00292DEB" w:rsidRDefault="005D0FED" w:rsidP="00DB7CCE">
            <w:pPr>
              <w:spacing w:line="276" w:lineRule="auto"/>
              <w:rPr>
                <w:rFonts w:cs="Arial"/>
                <w:lang w:val="fr-BE"/>
              </w:rPr>
            </w:pPr>
            <w:r w:rsidRPr="00292DEB">
              <w:rPr>
                <w:rFonts w:cs="Arial"/>
                <w:lang w:val="fr-BE"/>
              </w:rPr>
              <w:t>Le revenu n’est pas défini pour exclure les coûts basiques.</w:t>
            </w:r>
          </w:p>
          <w:p w14:paraId="2F4E6217" w14:textId="77777777" w:rsidR="005D0FED" w:rsidRPr="00292DEB" w:rsidRDefault="005D0FED" w:rsidP="00DB7CCE">
            <w:pPr>
              <w:spacing w:line="276" w:lineRule="auto"/>
              <w:rPr>
                <w:rFonts w:cs="Arial"/>
                <w:lang w:val="fr-BE"/>
              </w:rPr>
            </w:pPr>
          </w:p>
          <w:p w14:paraId="6785BCE8" w14:textId="0E5010A9" w:rsidR="005D0FED" w:rsidRPr="00292DEB" w:rsidRDefault="005D0FED" w:rsidP="00DB7CCE">
            <w:pPr>
              <w:shd w:val="clear" w:color="auto" w:fill="FFFFFF"/>
              <w:spacing w:line="276" w:lineRule="auto"/>
              <w:textAlignment w:val="baseline"/>
              <w:rPr>
                <w:rFonts w:eastAsia="Arial Narrow" w:cs="Arial"/>
                <w:spacing w:val="-4"/>
                <w:lang w:val="fr-BE" w:eastAsia="en-GB" w:bidi="en-GB"/>
              </w:rPr>
            </w:pPr>
          </w:p>
        </w:tc>
        <w:tc>
          <w:tcPr>
            <w:tcW w:w="1370" w:type="pct"/>
          </w:tcPr>
          <w:p w14:paraId="294C675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E-XI-08-EL</w:t>
            </w:r>
          </w:p>
          <w:p w14:paraId="732568BE" w14:textId="77777777" w:rsidR="005D0FED" w:rsidRPr="00292DEB" w:rsidRDefault="005D0FED" w:rsidP="00DB7CCE">
            <w:pPr>
              <w:pStyle w:val="Normal0"/>
              <w:pBdr>
                <w:top w:val="nil"/>
                <w:left w:val="nil"/>
                <w:bottom w:val="nil"/>
                <w:right w:val="nil"/>
                <w:between w:val="nil"/>
              </w:pBdr>
              <w:tabs>
                <w:tab w:val="left" w:pos="4962"/>
              </w:tabs>
              <w:spacing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color w:val="008000"/>
                <w:sz w:val="15"/>
                <w:szCs w:val="15"/>
                <w:lang w:val="en-GB"/>
              </w:rPr>
              <w:t>)</w:t>
            </w:r>
            <w:r w:rsidRPr="00292DEB">
              <w:rPr>
                <w:color w:val="000000"/>
                <w:sz w:val="15"/>
                <w:szCs w:val="15"/>
                <w:lang w:val="en-GB"/>
              </w:rPr>
              <w:t xml:space="preserve">: reported income of the household, which is the actual total of all the incomes from any source, before taxes, after deduction of social contributions, obtained by all members of the household in the </w:t>
            </w:r>
            <w:r w:rsidRPr="00292DEB">
              <w:rPr>
                <w:color w:val="C00000"/>
                <w:sz w:val="15"/>
                <w:szCs w:val="15"/>
                <w:lang w:val="en-GB"/>
              </w:rPr>
              <w:t xml:space="preserve">6 </w:t>
            </w:r>
            <w:r w:rsidRPr="00292DEB">
              <w:rPr>
                <w:color w:val="000000"/>
                <w:sz w:val="15"/>
                <w:szCs w:val="15"/>
                <w:lang w:val="en-GB"/>
              </w:rPr>
              <w:t xml:space="preserve">months prior to application to the </w:t>
            </w:r>
            <w:r w:rsidRPr="00292DEB">
              <w:rPr>
                <w:color w:val="008000"/>
                <w:sz w:val="15"/>
                <w:szCs w:val="15"/>
                <w:lang w:val="en-GB"/>
              </w:rPr>
              <w:t>GMI</w:t>
            </w:r>
            <w:r w:rsidRPr="00292DEB">
              <w:rPr>
                <w:color w:val="000000"/>
                <w:sz w:val="15"/>
                <w:szCs w:val="15"/>
                <w:lang w:val="en-GB"/>
              </w:rPr>
              <w:t xml:space="preserve">. </w:t>
            </w:r>
          </w:p>
          <w:p w14:paraId="7D302FB0"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p>
          <w:p w14:paraId="3CA27E1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the recipients’ annual personal taxable income cannot exceed </w:t>
            </w:r>
            <w:r w:rsidRPr="00292DEB">
              <w:rPr>
                <w:color w:val="FF00FF"/>
                <w:sz w:val="15"/>
                <w:szCs w:val="15"/>
                <w:lang w:val="en-GB"/>
              </w:rPr>
              <w:t xml:space="preserve">€4,320 </w:t>
            </w:r>
            <w:r w:rsidRPr="00292DEB">
              <w:rPr>
                <w:color w:val="000000"/>
                <w:sz w:val="15"/>
                <w:szCs w:val="15"/>
                <w:lang w:val="en-GB"/>
              </w:rPr>
              <w:t xml:space="preserve">or in case of a couple the annual family taxable income cannot exceed </w:t>
            </w:r>
            <w:r w:rsidRPr="00292DEB">
              <w:rPr>
                <w:color w:val="FF00FF"/>
                <w:sz w:val="15"/>
                <w:szCs w:val="15"/>
                <w:lang w:val="en-GB"/>
              </w:rPr>
              <w:t>€8,640</w:t>
            </w:r>
            <w:r w:rsidRPr="00292DEB">
              <w:rPr>
                <w:color w:val="000000"/>
                <w:sz w:val="15"/>
                <w:szCs w:val="15"/>
                <w:lang w:val="en-GB"/>
              </w:rPr>
              <w:t>.</w:t>
            </w:r>
          </w:p>
          <w:p w14:paraId="40CBAAF2" w14:textId="77777777" w:rsidR="005D0FED" w:rsidRPr="00292DEB" w:rsidRDefault="005D0FED" w:rsidP="00DB7CCE">
            <w:pPr>
              <w:pStyle w:val="Normal0"/>
              <w:pBdr>
                <w:top w:val="nil"/>
                <w:left w:val="nil"/>
                <w:bottom w:val="nil"/>
                <w:right w:val="nil"/>
                <w:between w:val="nil"/>
              </w:pBdr>
              <w:tabs>
                <w:tab w:val="left" w:pos="4962"/>
              </w:tabs>
              <w:spacing w:after="0"/>
              <w:rPr>
                <w:b/>
                <w:color w:val="FF0000"/>
                <w:sz w:val="15"/>
                <w:szCs w:val="15"/>
                <w:lang w:val="en-GB"/>
              </w:rPr>
            </w:pPr>
          </w:p>
          <w:p w14:paraId="6069CC0C" w14:textId="77777777" w:rsidR="005D0FED" w:rsidRPr="00292DEB" w:rsidRDefault="005D0FED" w:rsidP="00DB7CCE">
            <w:pPr>
              <w:pStyle w:val="Normal0"/>
              <w:pBdr>
                <w:top w:val="nil"/>
                <w:left w:val="nil"/>
                <w:bottom w:val="nil"/>
                <w:right w:val="nil"/>
                <w:between w:val="nil"/>
              </w:pBdr>
              <w:tabs>
                <w:tab w:val="left" w:pos="4962"/>
              </w:tabs>
              <w:spacing w:after="0"/>
              <w:rPr>
                <w:bCs/>
                <w:sz w:val="15"/>
                <w:szCs w:val="15"/>
                <w:lang w:val="en-GB"/>
              </w:rPr>
            </w:pPr>
            <w:r w:rsidRPr="00292DEB">
              <w:rPr>
                <w:bCs/>
                <w:sz w:val="15"/>
                <w:szCs w:val="15"/>
                <w:lang w:val="en-GB"/>
              </w:rPr>
              <w:t>The income is not defined to exclude basic costs.</w:t>
            </w:r>
          </w:p>
          <w:p w14:paraId="00CB1DCE" w14:textId="45979FFB"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680860F"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70124A1F" w14:textId="77777777" w:rsidR="005D0FED" w:rsidRPr="00292DEB" w:rsidRDefault="005D0FED" w:rsidP="00DB7CCE">
            <w:pPr>
              <w:spacing w:line="276" w:lineRule="auto"/>
              <w:rPr>
                <w:rFonts w:cs="Arial"/>
                <w:color w:val="0000FF"/>
                <w:lang w:val="en-US"/>
              </w:rPr>
            </w:pPr>
          </w:p>
        </w:tc>
        <w:tc>
          <w:tcPr>
            <w:tcW w:w="127" w:type="pct"/>
          </w:tcPr>
          <w:p w14:paraId="7BA3B620" w14:textId="77777777" w:rsidR="005D0FED" w:rsidRPr="00292DEB" w:rsidRDefault="005D0FED" w:rsidP="00DB7CCE">
            <w:pPr>
              <w:spacing w:line="276" w:lineRule="auto"/>
              <w:rPr>
                <w:rFonts w:cs="Arial"/>
                <w:color w:val="0000FF"/>
                <w:lang w:val="fr-FR"/>
              </w:rPr>
            </w:pPr>
            <w:r w:rsidRPr="00292DEB">
              <w:rPr>
                <w:rFonts w:cs="Arial"/>
                <w:color w:val="0000FF"/>
                <w:lang w:val="fr-FR"/>
              </w:rPr>
              <w:t>8</w:t>
            </w:r>
          </w:p>
          <w:p w14:paraId="4212686D" w14:textId="77777777" w:rsidR="005D0FED" w:rsidRPr="00292DEB" w:rsidRDefault="005D0FED" w:rsidP="00DB7CCE">
            <w:pPr>
              <w:spacing w:line="276" w:lineRule="auto"/>
              <w:rPr>
                <w:rFonts w:cs="Arial"/>
                <w:color w:val="0000FF"/>
                <w:lang w:val="en-US"/>
              </w:rPr>
            </w:pPr>
          </w:p>
        </w:tc>
        <w:tc>
          <w:tcPr>
            <w:tcW w:w="402" w:type="pct"/>
          </w:tcPr>
          <w:p w14:paraId="528EF12B"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88E79A0" w14:textId="77777777" w:rsidR="005D0FED" w:rsidRPr="00292DEB" w:rsidRDefault="005D0FED" w:rsidP="00DB7CCE">
            <w:pPr>
              <w:spacing w:line="276" w:lineRule="auto"/>
              <w:rPr>
                <w:rFonts w:cs="Arial"/>
                <w:color w:val="0000FF"/>
                <w:lang w:val="en-US"/>
              </w:rPr>
            </w:pPr>
          </w:p>
        </w:tc>
      </w:tr>
      <w:tr w:rsidR="005D0FED" w:rsidRPr="00292DEB" w14:paraId="274923E4" w14:textId="77777777" w:rsidTr="005D0FED">
        <w:tc>
          <w:tcPr>
            <w:tcW w:w="193" w:type="pct"/>
          </w:tcPr>
          <w:p w14:paraId="1819A264" w14:textId="77777777" w:rsidR="005D0FED" w:rsidRPr="00292DEB" w:rsidRDefault="005D0FED" w:rsidP="00DB7CCE">
            <w:pPr>
              <w:spacing w:line="276" w:lineRule="auto"/>
              <w:jc w:val="left"/>
              <w:rPr>
                <w:rFonts w:cs="Arial"/>
                <w:lang w:val="es-ES"/>
              </w:rPr>
            </w:pPr>
            <w:r w:rsidRPr="00292DEB">
              <w:rPr>
                <w:rFonts w:cs="Arial"/>
                <w:lang w:val="es-ES"/>
              </w:rPr>
              <w:t>EL</w:t>
            </w:r>
          </w:p>
          <w:p w14:paraId="2A779BB7" w14:textId="77777777" w:rsidR="005D0FED" w:rsidRPr="00292DEB" w:rsidRDefault="005D0FED" w:rsidP="00DB7CCE">
            <w:pPr>
              <w:spacing w:line="276" w:lineRule="auto"/>
              <w:jc w:val="left"/>
              <w:rPr>
                <w:rFonts w:cs="Arial"/>
                <w:lang w:val="es-ES"/>
              </w:rPr>
            </w:pPr>
            <w:r w:rsidRPr="00292DEB">
              <w:rPr>
                <w:rFonts w:cs="Arial"/>
                <w:lang w:val="es-ES"/>
              </w:rPr>
              <w:t>EL</w:t>
            </w:r>
          </w:p>
          <w:p w14:paraId="499D7699" w14:textId="77777777" w:rsidR="005D0FED" w:rsidRPr="00292DEB" w:rsidRDefault="005D0FED" w:rsidP="00DB7CCE">
            <w:pPr>
              <w:spacing w:line="276" w:lineRule="auto"/>
              <w:jc w:val="left"/>
              <w:rPr>
                <w:rFonts w:cs="Arial"/>
                <w:lang w:val="es-ES"/>
              </w:rPr>
            </w:pPr>
            <w:r w:rsidRPr="00292DEB">
              <w:rPr>
                <w:rFonts w:cs="Arial"/>
                <w:lang w:val="es-ES"/>
              </w:rPr>
              <w:t>EL</w:t>
            </w:r>
          </w:p>
          <w:p w14:paraId="38DBB17C" w14:textId="77777777" w:rsidR="005D0FED" w:rsidRPr="00292DEB" w:rsidRDefault="005D0FED" w:rsidP="00DB7CCE">
            <w:pPr>
              <w:spacing w:line="276" w:lineRule="auto"/>
              <w:jc w:val="left"/>
              <w:rPr>
                <w:rFonts w:cs="Arial"/>
                <w:lang w:val="es-ES"/>
              </w:rPr>
            </w:pPr>
            <w:r w:rsidRPr="00292DEB">
              <w:rPr>
                <w:rFonts w:cs="Arial"/>
                <w:lang w:val="es-ES"/>
              </w:rPr>
              <w:t>EL</w:t>
            </w:r>
          </w:p>
          <w:p w14:paraId="5F34BD15" w14:textId="77777777" w:rsidR="005D0FED" w:rsidRPr="00292DEB" w:rsidRDefault="005D0FED" w:rsidP="00DB7CCE">
            <w:pPr>
              <w:spacing w:line="276" w:lineRule="auto"/>
              <w:jc w:val="left"/>
              <w:rPr>
                <w:rFonts w:cs="Arial"/>
                <w:lang w:val="es-ES"/>
              </w:rPr>
            </w:pPr>
            <w:r w:rsidRPr="00292DEB">
              <w:rPr>
                <w:rFonts w:cs="Arial"/>
                <w:lang w:val="es-ES"/>
              </w:rPr>
              <w:t>EL</w:t>
            </w:r>
          </w:p>
          <w:p w14:paraId="0546C312" w14:textId="77777777" w:rsidR="005D0FED" w:rsidRPr="00292DEB" w:rsidRDefault="005D0FED" w:rsidP="00DB7CCE">
            <w:pPr>
              <w:spacing w:line="276" w:lineRule="auto"/>
              <w:jc w:val="left"/>
              <w:rPr>
                <w:rFonts w:cs="Arial"/>
                <w:lang w:val="es-ES"/>
              </w:rPr>
            </w:pPr>
            <w:r w:rsidRPr="00292DEB">
              <w:rPr>
                <w:rFonts w:cs="Arial"/>
                <w:lang w:val="es-ES"/>
              </w:rPr>
              <w:t>EL</w:t>
            </w:r>
          </w:p>
          <w:p w14:paraId="06B6475C" w14:textId="77777777" w:rsidR="005D0FED" w:rsidRPr="00292DEB" w:rsidRDefault="005D0FED" w:rsidP="00DB7CCE">
            <w:pPr>
              <w:spacing w:line="276" w:lineRule="auto"/>
              <w:jc w:val="left"/>
              <w:rPr>
                <w:rFonts w:cs="Arial"/>
                <w:lang w:val="es-ES"/>
              </w:rPr>
            </w:pPr>
            <w:r w:rsidRPr="00292DEB">
              <w:rPr>
                <w:rFonts w:cs="Arial"/>
                <w:lang w:val="es-ES"/>
              </w:rPr>
              <w:t>EL</w:t>
            </w:r>
          </w:p>
          <w:p w14:paraId="19DC4248" w14:textId="77777777" w:rsidR="005D0FED" w:rsidRPr="00292DEB" w:rsidRDefault="005D0FED" w:rsidP="00DB7CCE">
            <w:pPr>
              <w:spacing w:line="276" w:lineRule="auto"/>
              <w:jc w:val="left"/>
              <w:rPr>
                <w:rFonts w:cs="Arial"/>
                <w:lang w:val="es-ES"/>
              </w:rPr>
            </w:pPr>
            <w:r w:rsidRPr="00292DEB">
              <w:rPr>
                <w:rFonts w:cs="Arial"/>
                <w:lang w:val="es-ES"/>
              </w:rPr>
              <w:t>EL</w:t>
            </w:r>
          </w:p>
          <w:p w14:paraId="31E77DED" w14:textId="77777777" w:rsidR="005D0FED" w:rsidRPr="00292DEB" w:rsidRDefault="005D0FED" w:rsidP="00DB7CCE">
            <w:pPr>
              <w:spacing w:line="276" w:lineRule="auto"/>
              <w:jc w:val="left"/>
              <w:rPr>
                <w:rFonts w:cs="Arial"/>
                <w:lang w:val="es-ES"/>
              </w:rPr>
            </w:pPr>
            <w:r w:rsidRPr="00292DEB">
              <w:rPr>
                <w:rFonts w:cs="Arial"/>
                <w:lang w:val="es-ES"/>
              </w:rPr>
              <w:t>EL</w:t>
            </w:r>
          </w:p>
          <w:p w14:paraId="18D6C8AA" w14:textId="77777777" w:rsidR="005D0FED" w:rsidRPr="00292DEB" w:rsidRDefault="005D0FED" w:rsidP="00DB7CCE">
            <w:pPr>
              <w:spacing w:line="276" w:lineRule="auto"/>
              <w:jc w:val="left"/>
              <w:rPr>
                <w:rFonts w:cs="Arial"/>
                <w:lang w:val="es-ES"/>
              </w:rPr>
            </w:pPr>
            <w:r w:rsidRPr="00292DEB">
              <w:rPr>
                <w:rFonts w:cs="Arial"/>
                <w:lang w:val="es-ES"/>
              </w:rPr>
              <w:t>EL</w:t>
            </w:r>
          </w:p>
          <w:p w14:paraId="02DCD3E4" w14:textId="77777777" w:rsidR="005D0FED" w:rsidRPr="00292DEB" w:rsidRDefault="005D0FED" w:rsidP="00DB7CCE">
            <w:pPr>
              <w:spacing w:line="276" w:lineRule="auto"/>
              <w:jc w:val="left"/>
              <w:rPr>
                <w:rFonts w:cs="Arial"/>
                <w:lang w:val="es-ES"/>
              </w:rPr>
            </w:pPr>
            <w:r w:rsidRPr="00292DEB">
              <w:rPr>
                <w:rFonts w:cs="Arial"/>
                <w:lang w:val="es-ES"/>
              </w:rPr>
              <w:t>EL</w:t>
            </w:r>
          </w:p>
          <w:p w14:paraId="6CB972CB" w14:textId="77777777" w:rsidR="005D0FED" w:rsidRPr="00292DEB" w:rsidRDefault="005D0FED" w:rsidP="00DB7CCE">
            <w:pPr>
              <w:spacing w:line="276" w:lineRule="auto"/>
              <w:jc w:val="left"/>
              <w:rPr>
                <w:rFonts w:cs="Arial"/>
                <w:lang w:val="es-ES"/>
              </w:rPr>
            </w:pPr>
          </w:p>
          <w:p w14:paraId="07B6FF22" w14:textId="3A3259C8" w:rsidR="005D0FED" w:rsidRPr="00292DEB" w:rsidRDefault="005D0FED" w:rsidP="00DB7CCE">
            <w:pPr>
              <w:spacing w:line="276" w:lineRule="auto"/>
              <w:jc w:val="left"/>
              <w:rPr>
                <w:rFonts w:cs="Arial"/>
                <w:b/>
                <w:lang w:val="en-US"/>
              </w:rPr>
            </w:pPr>
          </w:p>
        </w:tc>
        <w:tc>
          <w:tcPr>
            <w:tcW w:w="1371" w:type="pct"/>
          </w:tcPr>
          <w:p w14:paraId="6D15C958" w14:textId="77777777" w:rsidR="005D0FED" w:rsidRPr="00292DEB" w:rsidRDefault="005D0FED" w:rsidP="00DB7CCE">
            <w:pPr>
              <w:spacing w:line="276" w:lineRule="auto"/>
              <w:rPr>
                <w:rFonts w:eastAsia="Book Antiqua" w:cs="Arial"/>
                <w:lang w:bidi="en-GB"/>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eastAsia="Book Antiqua" w:cs="Arial"/>
                <w:lang w:bidi="en-GB"/>
              </w:rPr>
              <w:t xml:space="preserve">Folgendes wird beim gesamten erklärten Einkommen nicht berücksichtigt: </w:t>
            </w:r>
          </w:p>
          <w:p w14:paraId="77DA2FA0" w14:textId="77777777" w:rsidR="005D0FED" w:rsidRPr="00292DEB" w:rsidRDefault="005D0FED" w:rsidP="00DB7CCE">
            <w:pPr>
              <w:numPr>
                <w:ilvl w:val="0"/>
                <w:numId w:val="44"/>
              </w:numPr>
              <w:suppressAutoHyphens/>
              <w:spacing w:line="276" w:lineRule="auto"/>
              <w:rPr>
                <w:rFonts w:eastAsia="Book Antiqua" w:cs="Arial"/>
                <w:lang w:val="en-GB" w:bidi="en-GB"/>
              </w:rPr>
            </w:pPr>
            <w:r w:rsidRPr="00292DEB">
              <w:rPr>
                <w:rFonts w:eastAsia="Book Antiqua" w:cs="Arial"/>
                <w:color w:val="C00000"/>
                <w:lang w:val="en-GB" w:bidi="en-GB"/>
              </w:rPr>
              <w:t>20%</w:t>
            </w:r>
            <w:r w:rsidRPr="00292DEB">
              <w:rPr>
                <w:rFonts w:eastAsia="Book Antiqua" w:cs="Arial"/>
                <w:lang w:val="en-GB" w:bidi="en-GB"/>
              </w:rPr>
              <w:t xml:space="preserve"> des </w:t>
            </w:r>
            <w:proofErr w:type="spellStart"/>
            <w:r w:rsidRPr="00292DEB">
              <w:rPr>
                <w:rFonts w:eastAsia="Book Antiqua" w:cs="Arial"/>
                <w:lang w:val="en-GB" w:bidi="en-GB"/>
              </w:rPr>
              <w:t>tatsächlichen</w:t>
            </w:r>
            <w:proofErr w:type="spellEnd"/>
            <w:r w:rsidRPr="00292DEB">
              <w:rPr>
                <w:rFonts w:eastAsia="Book Antiqua" w:cs="Arial"/>
                <w:lang w:val="en-GB" w:bidi="en-GB"/>
              </w:rPr>
              <w:t xml:space="preserve"> </w:t>
            </w:r>
            <w:proofErr w:type="spellStart"/>
            <w:r w:rsidRPr="00292DEB">
              <w:rPr>
                <w:rFonts w:eastAsia="Book Antiqua" w:cs="Arial"/>
                <w:lang w:val="en-GB" w:bidi="en-GB"/>
              </w:rPr>
              <w:t>Nettoerwerbseinkommen</w:t>
            </w:r>
            <w:proofErr w:type="spellEnd"/>
            <w:r w:rsidRPr="00292DEB">
              <w:rPr>
                <w:rFonts w:eastAsia="Book Antiqua" w:cs="Arial"/>
                <w:lang w:val="en-GB" w:bidi="en-GB"/>
              </w:rPr>
              <w:t>;</w:t>
            </w:r>
          </w:p>
          <w:p w14:paraId="0861F44E" w14:textId="77777777" w:rsidR="005D0FED" w:rsidRPr="00292DEB" w:rsidRDefault="005D0FED" w:rsidP="00DB7CCE">
            <w:pPr>
              <w:numPr>
                <w:ilvl w:val="0"/>
                <w:numId w:val="44"/>
              </w:numPr>
              <w:suppressAutoHyphens/>
              <w:spacing w:line="276" w:lineRule="auto"/>
              <w:rPr>
                <w:rFonts w:eastAsia="Book Antiqua" w:cs="Arial"/>
                <w:lang w:bidi="en-GB"/>
              </w:rPr>
            </w:pPr>
            <w:r w:rsidRPr="00292DEB">
              <w:rPr>
                <w:rFonts w:eastAsia="Book Antiqua" w:cs="Arial"/>
                <w:lang w:bidi="en-GB"/>
              </w:rPr>
              <w:t>Einkommen aus der Rechnung eines Leistungsträgers oder eines Arbeitscoupons;</w:t>
            </w:r>
          </w:p>
          <w:p w14:paraId="30E60C75" w14:textId="77777777" w:rsidR="005D0FED" w:rsidRPr="00292DEB" w:rsidRDefault="005D0FED" w:rsidP="00DB7CCE">
            <w:pPr>
              <w:numPr>
                <w:ilvl w:val="0"/>
                <w:numId w:val="44"/>
              </w:numPr>
              <w:suppressAutoHyphens/>
              <w:spacing w:line="276" w:lineRule="auto"/>
              <w:rPr>
                <w:rFonts w:cs="Arial"/>
              </w:rPr>
            </w:pPr>
            <w:r w:rsidRPr="00292DEB">
              <w:rPr>
                <w:rFonts w:eastAsia="Book Antiqua" w:cs="Arial"/>
                <w:color w:val="C00000"/>
                <w:lang w:bidi="en-GB"/>
              </w:rPr>
              <w:t>20%</w:t>
            </w:r>
            <w:r w:rsidRPr="00292DEB">
              <w:rPr>
                <w:rFonts w:eastAsia="Book Antiqua" w:cs="Arial"/>
                <w:lang w:bidi="en-GB"/>
              </w:rPr>
              <w:t xml:space="preserve"> des Betrags aus Ausbildungsquellen, Gemeinschaftsarbeit oder einem anderen Beschäftigungsprogramm;</w:t>
            </w:r>
          </w:p>
          <w:p w14:paraId="0478C038" w14:textId="77777777" w:rsidR="005D0FED" w:rsidRPr="00292DEB" w:rsidRDefault="005D0FED" w:rsidP="00DB7CCE">
            <w:pPr>
              <w:numPr>
                <w:ilvl w:val="0"/>
                <w:numId w:val="44"/>
              </w:numPr>
              <w:suppressAutoHyphens/>
              <w:spacing w:line="276" w:lineRule="auto"/>
              <w:rPr>
                <w:rFonts w:cs="Arial"/>
              </w:rPr>
            </w:pPr>
            <w:r w:rsidRPr="00292DEB">
              <w:rPr>
                <w:rFonts w:eastAsia="Book Antiqua" w:cs="Arial"/>
                <w:lang w:bidi="en-GB"/>
              </w:rPr>
              <w:t>die Beihilfe für Pflegefamilien, vom Staat bereitgestellte beitragsunabhängige Invaliditätsleistungen sowie die finanzielle Unterstützung für Personen, die aufgrund von Naturkatastrophen in Notlagen geraten;</w:t>
            </w:r>
          </w:p>
          <w:p w14:paraId="2772E469" w14:textId="77777777" w:rsidR="005D0FED" w:rsidRPr="00292DEB" w:rsidRDefault="005D0FED" w:rsidP="00DB7CCE">
            <w:pPr>
              <w:numPr>
                <w:ilvl w:val="0"/>
                <w:numId w:val="44"/>
              </w:numPr>
              <w:suppressAutoHyphens/>
              <w:spacing w:line="276" w:lineRule="auto"/>
              <w:rPr>
                <w:rFonts w:cs="Arial"/>
              </w:rPr>
            </w:pPr>
            <w:r w:rsidRPr="00292DEB">
              <w:rPr>
                <w:rFonts w:eastAsia="Book Antiqua" w:cs="Arial"/>
                <w:lang w:bidi="en-GB"/>
              </w:rPr>
              <w:t xml:space="preserve">die Bezahlung von Arbeitslosn, die an Aus- und </w:t>
            </w:r>
            <w:r w:rsidRPr="00292DEB">
              <w:rPr>
                <w:rFonts w:eastAsia="Book Antiqua" w:cs="Arial"/>
                <w:lang w:bidi="en-GB"/>
              </w:rPr>
              <w:lastRenderedPageBreak/>
              <w:t>Weiterbildungsprogrammen teilnehmen;</w:t>
            </w:r>
          </w:p>
          <w:p w14:paraId="7DB14F3B" w14:textId="77777777" w:rsidR="005D0FED" w:rsidRPr="00292DEB" w:rsidRDefault="005D0FED" w:rsidP="00DB7CCE">
            <w:pPr>
              <w:numPr>
                <w:ilvl w:val="0"/>
                <w:numId w:val="44"/>
              </w:numPr>
              <w:suppressAutoHyphens/>
              <w:spacing w:line="276" w:lineRule="auto"/>
              <w:rPr>
                <w:rFonts w:cs="Arial"/>
              </w:rPr>
            </w:pPr>
            <w:r w:rsidRPr="00292DEB">
              <w:rPr>
                <w:rFonts w:eastAsia="Book Antiqua" w:cs="Arial"/>
                <w:lang w:bidi="en-GB"/>
              </w:rPr>
              <w:t>das Gesamtnettoeinkommen aus Gehältern, Programmen der öffentlichen Hand und anderen Arbeitsmarktprogrammen in bestimmten Situationen.</w:t>
            </w:r>
          </w:p>
          <w:p w14:paraId="16398864" w14:textId="77777777" w:rsidR="005D0FED" w:rsidRPr="00292DEB" w:rsidRDefault="005D0FED" w:rsidP="00DB7CCE">
            <w:pPr>
              <w:spacing w:line="276" w:lineRule="auto"/>
              <w:rPr>
                <w:rFonts w:cs="Arial"/>
                <w:noProof/>
              </w:rPr>
            </w:pPr>
          </w:p>
          <w:p w14:paraId="383224D8" w14:textId="77777777" w:rsidR="005D0FED" w:rsidRPr="00292DEB" w:rsidRDefault="005D0FED" w:rsidP="00DB7CCE">
            <w:pPr>
              <w:spacing w:line="276" w:lineRule="auto"/>
              <w:ind w:left="57"/>
              <w:rPr>
                <w:rFonts w:cs="Arial"/>
                <w:noProof/>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Bei der Einkommensschätzung nicht berücksichtigt werden Leistungen bei Invalidität, Arbeitslosengeld und Ernährungsleistungen für Menschen, die an chronischem Nierenversagen leiden oder einer Transplantations-Operation unterzogen wurden. Auch die für einen Minderjährigen gezahlten Unterhaltszahlungen infolge eines Gerichtsentscheids oder einer notariellen Urkunde finden bei der Bemessung des Einkommens keine Berücksichtigung. </w:t>
            </w:r>
          </w:p>
          <w:p w14:paraId="5BC1171E" w14:textId="78D176D3" w:rsidR="005D0FED" w:rsidRPr="00292DEB" w:rsidRDefault="005D0FED" w:rsidP="00DB7CCE">
            <w:pPr>
              <w:spacing w:line="276" w:lineRule="auto"/>
              <w:rPr>
                <w:rFonts w:cs="Arial"/>
                <w:color w:val="008000"/>
              </w:rPr>
            </w:pPr>
          </w:p>
        </w:tc>
        <w:tc>
          <w:tcPr>
            <w:tcW w:w="1370" w:type="pct"/>
          </w:tcPr>
          <w:p w14:paraId="76BC3501" w14:textId="77777777" w:rsidR="005D0FED" w:rsidRPr="00292DEB" w:rsidRDefault="005D0FED" w:rsidP="00DB7CCE">
            <w:pPr>
              <w:spacing w:line="276" w:lineRule="auto"/>
              <w:rPr>
                <w:rFonts w:cs="Arial"/>
                <w:lang w:val="fr-BE"/>
              </w:rPr>
            </w:pPr>
            <w:r w:rsidRPr="00292DEB">
              <w:rPr>
                <w:rFonts w:eastAsia="Arial" w:cs="Arial"/>
                <w:color w:val="008000"/>
                <w:lang w:val="fr-BE"/>
              </w:rPr>
              <w:lastRenderedPageBreak/>
              <w:t xml:space="preserve">Revenu minimum garanti (RMG) </w:t>
            </w:r>
            <w:r w:rsidRPr="00292DEB">
              <w:rPr>
                <w:rFonts w:cs="Arial"/>
                <w:i/>
                <w:color w:val="008080"/>
                <w:lang w:val="fr-BE"/>
              </w:rPr>
              <w:t>(ΕΛΑΧΙΣΤΟ ΕΓΓΥΗΜΕΝΟ ΕΙΣΟΔΗΜΑ)</w:t>
            </w:r>
            <w:r w:rsidRPr="00292DEB">
              <w:rPr>
                <w:rFonts w:eastAsia="Arial Narrow" w:cs="Arial"/>
                <w:spacing w:val="-4"/>
                <w:lang w:val="fr-BE" w:eastAsia="en-GB" w:bidi="en-GB"/>
              </w:rPr>
              <w:t>: les</w:t>
            </w:r>
            <w:r w:rsidRPr="00292DEB">
              <w:rPr>
                <w:rFonts w:eastAsia="Book Antiqua" w:cs="Arial"/>
                <w:lang w:val="fr-BE" w:bidi="en-GB"/>
              </w:rPr>
              <w:t xml:space="preserve"> éléments suivants ne sont pas pris en compte dans le revenu total déclaré: </w:t>
            </w:r>
          </w:p>
          <w:p w14:paraId="2D4A4C98" w14:textId="77777777" w:rsidR="005D0FED" w:rsidRPr="00292DEB" w:rsidRDefault="005D0FED" w:rsidP="00DB7CCE">
            <w:pPr>
              <w:pStyle w:val="ListParagraph"/>
              <w:numPr>
                <w:ilvl w:val="0"/>
                <w:numId w:val="44"/>
              </w:numPr>
              <w:suppressAutoHyphens/>
              <w:spacing w:after="0"/>
              <w:jc w:val="both"/>
              <w:rPr>
                <w:rFonts w:ascii="Arial" w:eastAsia="Book Antiqua" w:hAnsi="Arial" w:cs="Arial"/>
                <w:sz w:val="15"/>
                <w:szCs w:val="15"/>
                <w:lang w:val="fr-BE" w:bidi="en-GB"/>
              </w:rPr>
            </w:pPr>
            <w:r w:rsidRPr="00292DEB">
              <w:rPr>
                <w:rFonts w:ascii="Arial" w:eastAsia="Book Antiqua" w:hAnsi="Arial" w:cs="Arial"/>
                <w:color w:val="C00000"/>
                <w:sz w:val="15"/>
                <w:szCs w:val="15"/>
                <w:lang w:val="fr-BE" w:bidi="en-GB"/>
              </w:rPr>
              <w:t>20%</w:t>
            </w:r>
            <w:r w:rsidRPr="00292DEB">
              <w:rPr>
                <w:rFonts w:ascii="Arial" w:eastAsia="Book Antiqua" w:hAnsi="Arial" w:cs="Arial"/>
                <w:sz w:val="15"/>
                <w:szCs w:val="15"/>
                <w:lang w:val="fr-BE" w:bidi="en-GB"/>
              </w:rPr>
              <w:t xml:space="preserve"> du revenu net réel tiré de l'emploi;</w:t>
            </w:r>
          </w:p>
          <w:p w14:paraId="166925FC" w14:textId="77777777" w:rsidR="005D0FED" w:rsidRPr="00292DEB" w:rsidRDefault="005D0FED" w:rsidP="00DB7CCE">
            <w:pPr>
              <w:pStyle w:val="ListParagraph"/>
              <w:numPr>
                <w:ilvl w:val="0"/>
                <w:numId w:val="44"/>
              </w:numPr>
              <w:suppressAutoHyphens/>
              <w:spacing w:after="0"/>
              <w:jc w:val="both"/>
              <w:rPr>
                <w:rFonts w:ascii="Arial" w:eastAsia="Book Antiqua" w:hAnsi="Arial" w:cs="Arial"/>
                <w:sz w:val="15"/>
                <w:szCs w:val="15"/>
                <w:lang w:val="fr-BE" w:bidi="en-GB"/>
              </w:rPr>
            </w:pPr>
            <w:r w:rsidRPr="00292DEB">
              <w:rPr>
                <w:rFonts w:ascii="Arial" w:eastAsia="Book Antiqua" w:hAnsi="Arial" w:cs="Arial"/>
                <w:sz w:val="15"/>
                <w:szCs w:val="15"/>
                <w:lang w:val="fr-BE" w:bidi="en-GB"/>
              </w:rPr>
              <w:t>les revenus provenant d'une facture de fournisseur de services ou d'un billet de travail;</w:t>
            </w:r>
          </w:p>
          <w:p w14:paraId="5AE2E1F4" w14:textId="77777777" w:rsidR="005D0FED" w:rsidRPr="00292DEB" w:rsidRDefault="005D0FED" w:rsidP="00DB7CCE">
            <w:pPr>
              <w:pStyle w:val="ListParagraph"/>
              <w:numPr>
                <w:ilvl w:val="0"/>
                <w:numId w:val="44"/>
              </w:numPr>
              <w:suppressAutoHyphens/>
              <w:spacing w:after="0"/>
              <w:jc w:val="both"/>
              <w:rPr>
                <w:rFonts w:ascii="Arial" w:eastAsia="Arial Unicode MS" w:hAnsi="Arial" w:cs="Arial"/>
                <w:sz w:val="15"/>
                <w:szCs w:val="15"/>
                <w:lang w:val="fr-BE"/>
              </w:rPr>
            </w:pPr>
            <w:r w:rsidRPr="00292DEB">
              <w:rPr>
                <w:rFonts w:ascii="Arial" w:eastAsia="Book Antiqua" w:hAnsi="Arial" w:cs="Arial"/>
                <w:color w:val="C00000"/>
                <w:sz w:val="15"/>
                <w:szCs w:val="15"/>
                <w:lang w:val="fr-BE" w:bidi="en-GB"/>
              </w:rPr>
              <w:t>20%</w:t>
            </w:r>
            <w:r w:rsidRPr="00292DEB">
              <w:rPr>
                <w:rFonts w:ascii="Arial" w:eastAsia="Book Antiqua" w:hAnsi="Arial" w:cs="Arial"/>
                <w:sz w:val="15"/>
                <w:szCs w:val="15"/>
                <w:lang w:val="fr-BE" w:bidi="en-GB"/>
              </w:rPr>
              <w:t xml:space="preserve"> du montant provenant de sources de formation, de travaux d'intérêt général ou de tout autre programme d'emploi.</w:t>
            </w:r>
          </w:p>
          <w:p w14:paraId="4D032A54" w14:textId="77777777" w:rsidR="005D0FED" w:rsidRPr="00292DEB" w:rsidRDefault="005D0FED" w:rsidP="00DB7CCE">
            <w:pPr>
              <w:pStyle w:val="ListParagraph"/>
              <w:numPr>
                <w:ilvl w:val="0"/>
                <w:numId w:val="44"/>
              </w:numPr>
              <w:suppressAutoHyphens/>
              <w:rPr>
                <w:rFonts w:ascii="Arial" w:eastAsia="Arial Unicode MS" w:hAnsi="Arial" w:cs="Arial"/>
                <w:sz w:val="15"/>
                <w:szCs w:val="15"/>
                <w:lang w:val="fr-BE"/>
              </w:rPr>
            </w:pPr>
            <w:r w:rsidRPr="00292DEB">
              <w:rPr>
                <w:rFonts w:ascii="Arial" w:eastAsia="Arial Unicode MS" w:hAnsi="Arial" w:cs="Arial"/>
                <w:sz w:val="15"/>
                <w:szCs w:val="15"/>
                <w:lang w:val="fr-BE"/>
              </w:rPr>
              <w:t>l'allocation de placement familial, les prestations de handicap non contributives fournies par l'État et le soutien financier accordé à ceux qui se trouvent dans une situation d'urgence résultant de catastrophes naturelles;</w:t>
            </w:r>
          </w:p>
          <w:p w14:paraId="0D7BA672" w14:textId="77777777" w:rsidR="005D0FED" w:rsidRPr="00292DEB" w:rsidRDefault="005D0FED" w:rsidP="00DB7CCE">
            <w:pPr>
              <w:pStyle w:val="ListParagraph"/>
              <w:numPr>
                <w:ilvl w:val="0"/>
                <w:numId w:val="44"/>
              </w:numPr>
              <w:suppressAutoHyphens/>
              <w:rPr>
                <w:rFonts w:ascii="Arial" w:eastAsia="Arial Unicode MS" w:hAnsi="Arial" w:cs="Arial"/>
                <w:sz w:val="15"/>
                <w:szCs w:val="15"/>
                <w:lang w:val="fr-BE"/>
              </w:rPr>
            </w:pPr>
            <w:r w:rsidRPr="00292DEB">
              <w:rPr>
                <w:rFonts w:ascii="Arial" w:eastAsia="Arial Unicode MS" w:hAnsi="Arial" w:cs="Arial"/>
                <w:sz w:val="15"/>
                <w:szCs w:val="15"/>
                <w:lang w:val="fr-BE"/>
              </w:rPr>
              <w:t>le paiement aux chômeurs participant à des programmes de formation, et</w:t>
            </w:r>
          </w:p>
          <w:p w14:paraId="5BAD134B" w14:textId="77777777" w:rsidR="005D0FED" w:rsidRPr="00292DEB" w:rsidRDefault="005D0FED" w:rsidP="00DB7CCE">
            <w:pPr>
              <w:pStyle w:val="ListParagraph"/>
              <w:numPr>
                <w:ilvl w:val="0"/>
                <w:numId w:val="44"/>
              </w:numPr>
              <w:suppressAutoHyphens/>
              <w:spacing w:after="0"/>
              <w:jc w:val="both"/>
              <w:rPr>
                <w:rFonts w:ascii="Arial" w:eastAsia="Arial Unicode MS" w:hAnsi="Arial" w:cs="Arial"/>
                <w:sz w:val="15"/>
                <w:szCs w:val="15"/>
                <w:lang w:val="fr-BE"/>
              </w:rPr>
            </w:pPr>
            <w:r w:rsidRPr="00292DEB">
              <w:rPr>
                <w:rFonts w:ascii="Arial" w:eastAsia="Arial Unicode MS" w:hAnsi="Arial" w:cs="Arial"/>
                <w:sz w:val="15"/>
                <w:szCs w:val="15"/>
                <w:lang w:val="fr-BE"/>
              </w:rPr>
              <w:lastRenderedPageBreak/>
              <w:t>le revenu net total provenant des salaires, des programmes de service public et d'autres programmes de travail sous certaines conditions.</w:t>
            </w:r>
          </w:p>
          <w:p w14:paraId="19CA00B6" w14:textId="77777777" w:rsidR="005D0FED" w:rsidRPr="00292DEB" w:rsidRDefault="005D0FED" w:rsidP="00DB7CCE">
            <w:pPr>
              <w:tabs>
                <w:tab w:val="left" w:pos="4962"/>
              </w:tabs>
              <w:spacing w:line="276" w:lineRule="auto"/>
              <w:rPr>
                <w:rFonts w:cs="Arial"/>
                <w:color w:val="008000"/>
                <w:lang w:val="fr-BE"/>
              </w:rPr>
            </w:pPr>
          </w:p>
          <w:p w14:paraId="7589FF22" w14:textId="77777777" w:rsidR="005D0FED" w:rsidRPr="00292DEB" w:rsidRDefault="005D0FED" w:rsidP="00DB7CCE">
            <w:pPr>
              <w:tabs>
                <w:tab w:val="left" w:pos="4962"/>
              </w:tabs>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les prestations d'invalidité, les prestations de chômage, les prestations nutritionnelles versées aux personnes souffrant d'insuffisance rénale chronique ou ayant subi une opération de transplantation sont exclues de l'évaluation du revenu. Les </w:t>
            </w:r>
            <w:r w:rsidRPr="00292DEB">
              <w:rPr>
                <w:rFonts w:cs="Arial"/>
                <w:color w:val="008000"/>
                <w:lang w:val="fr-BE"/>
              </w:rPr>
              <w:t>pensions alimentaires pour enfants</w:t>
            </w:r>
            <w:r w:rsidRPr="00292DEB">
              <w:rPr>
                <w:rFonts w:cs="Arial"/>
                <w:lang w:val="fr-BE"/>
              </w:rPr>
              <w:t xml:space="preserve"> versées en vertu d'une ordonnance du tribunal ou d'un acte notarié pour un mineur sont également </w:t>
            </w:r>
            <w:proofErr w:type="gramStart"/>
            <w:r w:rsidRPr="00292DEB">
              <w:rPr>
                <w:rFonts w:cs="Arial"/>
                <w:lang w:val="fr-BE"/>
              </w:rPr>
              <w:t>exclues</w:t>
            </w:r>
            <w:proofErr w:type="gramEnd"/>
            <w:r w:rsidRPr="00292DEB">
              <w:rPr>
                <w:rFonts w:cs="Arial"/>
                <w:lang w:val="fr-BE"/>
              </w:rPr>
              <w:t xml:space="preserve"> de l'évaluation du revenu.</w:t>
            </w:r>
          </w:p>
          <w:p w14:paraId="1034DC1C" w14:textId="2E0D3D3C" w:rsidR="005D0FED" w:rsidRPr="00292DEB" w:rsidRDefault="005D0FED" w:rsidP="00DB7CCE">
            <w:pPr>
              <w:spacing w:line="276" w:lineRule="auto"/>
              <w:rPr>
                <w:rFonts w:eastAsia="Arial Narrow" w:cs="Arial"/>
                <w:color w:val="008000"/>
                <w:spacing w:val="-4"/>
                <w:lang w:val="fr-BE" w:eastAsia="en-GB" w:bidi="en-GB"/>
              </w:rPr>
            </w:pPr>
          </w:p>
        </w:tc>
        <w:tc>
          <w:tcPr>
            <w:tcW w:w="1370" w:type="pct"/>
          </w:tcPr>
          <w:p w14:paraId="55C5C2C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E-XI-09-EL</w:t>
            </w:r>
          </w:p>
          <w:p w14:paraId="1ECEEF2B"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xml:space="preserve">: the following are disregarded from the total reported income: </w:t>
            </w:r>
          </w:p>
          <w:p w14:paraId="03B9FD0C" w14:textId="77777777" w:rsidR="005D0FED" w:rsidRPr="00292DEB" w:rsidRDefault="005D0FED" w:rsidP="00DB7CCE">
            <w:pPr>
              <w:pStyle w:val="Normal0"/>
              <w:numPr>
                <w:ilvl w:val="0"/>
                <w:numId w:val="157"/>
              </w:numPr>
              <w:pBdr>
                <w:top w:val="nil"/>
                <w:left w:val="nil"/>
                <w:bottom w:val="nil"/>
                <w:right w:val="nil"/>
                <w:between w:val="nil"/>
              </w:pBdr>
              <w:spacing w:before="0" w:after="0"/>
              <w:ind w:hanging="55"/>
              <w:rPr>
                <w:color w:val="000000"/>
                <w:sz w:val="15"/>
                <w:szCs w:val="15"/>
                <w:lang w:val="en-GB"/>
              </w:rPr>
            </w:pPr>
            <w:r w:rsidRPr="00292DEB">
              <w:rPr>
                <w:color w:val="C00000"/>
                <w:sz w:val="15"/>
                <w:szCs w:val="15"/>
                <w:lang w:val="en-GB"/>
              </w:rPr>
              <w:t>20%</w:t>
            </w:r>
            <w:r w:rsidRPr="00292DEB">
              <w:rPr>
                <w:color w:val="000000"/>
                <w:sz w:val="15"/>
                <w:szCs w:val="15"/>
                <w:lang w:val="en-GB"/>
              </w:rPr>
              <w:t xml:space="preserve"> of the actual net income from employment;</w:t>
            </w:r>
          </w:p>
          <w:p w14:paraId="112D6039" w14:textId="77777777" w:rsidR="005D0FED" w:rsidRPr="00292DEB" w:rsidRDefault="005D0FED" w:rsidP="00DB7CCE">
            <w:pPr>
              <w:pStyle w:val="Normal0"/>
              <w:numPr>
                <w:ilvl w:val="0"/>
                <w:numId w:val="157"/>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income from a service provider invoice or labour ticket;</w:t>
            </w:r>
          </w:p>
          <w:p w14:paraId="14D11A4A" w14:textId="77777777" w:rsidR="005D0FED" w:rsidRPr="00292DEB" w:rsidRDefault="005D0FED" w:rsidP="00DB7CCE">
            <w:pPr>
              <w:pStyle w:val="Normal0"/>
              <w:numPr>
                <w:ilvl w:val="0"/>
                <w:numId w:val="157"/>
              </w:numPr>
              <w:pBdr>
                <w:top w:val="nil"/>
                <w:left w:val="nil"/>
                <w:bottom w:val="nil"/>
                <w:right w:val="nil"/>
                <w:between w:val="nil"/>
              </w:pBdr>
              <w:spacing w:before="0" w:after="0"/>
              <w:ind w:hanging="55"/>
              <w:rPr>
                <w:color w:val="000000"/>
                <w:sz w:val="15"/>
                <w:szCs w:val="15"/>
                <w:lang w:val="en-GB"/>
              </w:rPr>
            </w:pPr>
            <w:r w:rsidRPr="00292DEB">
              <w:rPr>
                <w:color w:val="C00000"/>
                <w:sz w:val="15"/>
                <w:szCs w:val="15"/>
                <w:lang w:val="en-GB"/>
              </w:rPr>
              <w:t>20%</w:t>
            </w:r>
            <w:r w:rsidRPr="00292DEB">
              <w:rPr>
                <w:color w:val="000000"/>
                <w:sz w:val="15"/>
                <w:szCs w:val="15"/>
                <w:lang w:val="en-GB"/>
              </w:rPr>
              <w:t xml:space="preserve"> of the amount from training sources, community work or any other employment programme;</w:t>
            </w:r>
          </w:p>
          <w:p w14:paraId="34EA4979" w14:textId="77777777" w:rsidR="005D0FED" w:rsidRPr="00292DEB" w:rsidRDefault="005D0FED" w:rsidP="00DB7CCE">
            <w:pPr>
              <w:pStyle w:val="Normal0"/>
              <w:numPr>
                <w:ilvl w:val="0"/>
                <w:numId w:val="157"/>
              </w:numPr>
              <w:pBdr>
                <w:top w:val="nil"/>
                <w:left w:val="nil"/>
                <w:bottom w:val="nil"/>
                <w:right w:val="nil"/>
                <w:between w:val="nil"/>
              </w:pBdr>
              <w:spacing w:before="0" w:after="0"/>
              <w:rPr>
                <w:color w:val="000000"/>
                <w:sz w:val="15"/>
                <w:szCs w:val="15"/>
                <w:lang w:val="en-GB"/>
              </w:rPr>
            </w:pPr>
            <w:r w:rsidRPr="00292DEB">
              <w:rPr>
                <w:color w:val="000000"/>
                <w:sz w:val="15"/>
                <w:szCs w:val="15"/>
                <w:lang w:val="en-GB"/>
              </w:rPr>
              <w:t>the foster care allowance, the non-contributory disability benefits provided by the State, and the financial support granted to those who get into emergency resulting from natural disasters;</w:t>
            </w:r>
          </w:p>
          <w:p w14:paraId="1B117077" w14:textId="77777777" w:rsidR="005D0FED" w:rsidRPr="00292DEB" w:rsidRDefault="005D0FED" w:rsidP="00DB7CCE">
            <w:pPr>
              <w:pStyle w:val="Normal0"/>
              <w:numPr>
                <w:ilvl w:val="0"/>
                <w:numId w:val="157"/>
              </w:numPr>
              <w:pBdr>
                <w:top w:val="nil"/>
                <w:left w:val="nil"/>
                <w:bottom w:val="nil"/>
                <w:right w:val="nil"/>
                <w:between w:val="nil"/>
              </w:pBdr>
              <w:tabs>
                <w:tab w:val="left" w:pos="4962"/>
              </w:tabs>
              <w:spacing w:before="0" w:after="0"/>
              <w:rPr>
                <w:color w:val="000000"/>
                <w:sz w:val="15"/>
                <w:szCs w:val="15"/>
                <w:lang w:val="en-GB"/>
              </w:rPr>
            </w:pPr>
            <w:r w:rsidRPr="00292DEB">
              <w:rPr>
                <w:color w:val="000000"/>
                <w:sz w:val="15"/>
                <w:szCs w:val="15"/>
                <w:lang w:val="en-GB"/>
              </w:rPr>
              <w:t>the payment to the unemployed participating in training programmes and</w:t>
            </w:r>
          </w:p>
          <w:p w14:paraId="07143FFA" w14:textId="77777777" w:rsidR="005D0FED" w:rsidRPr="00292DEB" w:rsidRDefault="005D0FED" w:rsidP="00DB7CCE">
            <w:pPr>
              <w:pStyle w:val="Normal0"/>
              <w:numPr>
                <w:ilvl w:val="0"/>
                <w:numId w:val="157"/>
              </w:numPr>
              <w:pBdr>
                <w:top w:val="nil"/>
                <w:left w:val="nil"/>
                <w:bottom w:val="nil"/>
                <w:right w:val="nil"/>
                <w:between w:val="nil"/>
              </w:pBdr>
              <w:tabs>
                <w:tab w:val="left" w:pos="4962"/>
              </w:tabs>
              <w:spacing w:before="0" w:after="0"/>
              <w:rPr>
                <w:color w:val="000000"/>
                <w:sz w:val="15"/>
                <w:szCs w:val="15"/>
                <w:lang w:val="en-GB"/>
              </w:rPr>
            </w:pPr>
            <w:r w:rsidRPr="00292DEB">
              <w:rPr>
                <w:color w:val="000000"/>
                <w:sz w:val="15"/>
                <w:szCs w:val="15"/>
                <w:lang w:val="en-GB"/>
              </w:rPr>
              <w:t>the total net income from salaries, public service programmes and other work schemes under certain conditions.</w:t>
            </w:r>
          </w:p>
          <w:p w14:paraId="2EE71CE2" w14:textId="77777777" w:rsidR="005D0FED" w:rsidRPr="00292DEB" w:rsidRDefault="005D0FED" w:rsidP="00DB7CCE">
            <w:pPr>
              <w:pStyle w:val="Normal0"/>
              <w:pBdr>
                <w:top w:val="nil"/>
                <w:left w:val="nil"/>
                <w:bottom w:val="nil"/>
                <w:right w:val="nil"/>
                <w:between w:val="nil"/>
              </w:pBdr>
              <w:tabs>
                <w:tab w:val="left" w:pos="4962"/>
              </w:tabs>
              <w:spacing w:before="0" w:after="0"/>
              <w:rPr>
                <w:color w:val="000000"/>
                <w:sz w:val="15"/>
                <w:szCs w:val="15"/>
                <w:lang w:val="en-GB"/>
              </w:rPr>
            </w:pPr>
          </w:p>
          <w:p w14:paraId="734BD361" w14:textId="77777777" w:rsidR="005D0FED" w:rsidRPr="00292DEB" w:rsidRDefault="005D0FED" w:rsidP="00DB7CCE">
            <w:pPr>
              <w:pStyle w:val="Normal0"/>
              <w:pBdr>
                <w:top w:val="nil"/>
                <w:left w:val="nil"/>
                <w:bottom w:val="nil"/>
                <w:right w:val="nil"/>
                <w:between w:val="nil"/>
              </w:pBdr>
              <w:tabs>
                <w:tab w:val="left" w:pos="4962"/>
              </w:tabs>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invalidity benefits, </w:t>
            </w:r>
            <w:r w:rsidRPr="00292DEB">
              <w:rPr>
                <w:color w:val="000000"/>
                <w:sz w:val="15"/>
                <w:szCs w:val="15"/>
                <w:lang w:val="en-GB"/>
              </w:rPr>
              <w:lastRenderedPageBreak/>
              <w:t xml:space="preserve">unemployment benefits, nutritional benefits paid to those who suffer from chronicle kidney failure or have undergone transplant surgery are excluded from the assessment of the income. </w:t>
            </w:r>
            <w:r w:rsidRPr="00292DEB">
              <w:rPr>
                <w:color w:val="008000"/>
                <w:sz w:val="15"/>
                <w:szCs w:val="15"/>
                <w:lang w:val="en-GB"/>
              </w:rPr>
              <w:t xml:space="preserve">Child support </w:t>
            </w:r>
            <w:r w:rsidRPr="00292DEB">
              <w:rPr>
                <w:color w:val="000000"/>
                <w:sz w:val="15"/>
                <w:szCs w:val="15"/>
                <w:lang w:val="en-GB"/>
              </w:rPr>
              <w:t>by a court order or a notary deed paid for a minor is also excluded from the assessment of the income.</w:t>
            </w:r>
          </w:p>
          <w:p w14:paraId="04A9DD6C" w14:textId="3955F8E7"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50C6EF16"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43CC7F74" w14:textId="77777777" w:rsidR="005D0FED" w:rsidRPr="00292DEB" w:rsidRDefault="005D0FED" w:rsidP="00DB7CCE">
            <w:pPr>
              <w:spacing w:line="276" w:lineRule="auto"/>
              <w:rPr>
                <w:rFonts w:cs="Arial"/>
                <w:color w:val="0000FF"/>
                <w:lang w:val="en-US"/>
              </w:rPr>
            </w:pPr>
          </w:p>
        </w:tc>
        <w:tc>
          <w:tcPr>
            <w:tcW w:w="127" w:type="pct"/>
          </w:tcPr>
          <w:p w14:paraId="7ACF117B" w14:textId="77777777" w:rsidR="005D0FED" w:rsidRPr="00292DEB" w:rsidRDefault="005D0FED" w:rsidP="00DB7CCE">
            <w:pPr>
              <w:spacing w:line="276" w:lineRule="auto"/>
              <w:rPr>
                <w:rFonts w:cs="Arial"/>
                <w:color w:val="0000FF"/>
                <w:lang w:val="fr-FR"/>
              </w:rPr>
            </w:pPr>
            <w:r w:rsidRPr="00292DEB">
              <w:rPr>
                <w:rFonts w:cs="Arial"/>
                <w:color w:val="0000FF"/>
                <w:lang w:val="fr-FR"/>
              </w:rPr>
              <w:t>9</w:t>
            </w:r>
          </w:p>
          <w:p w14:paraId="687372A8" w14:textId="77777777" w:rsidR="005D0FED" w:rsidRPr="00292DEB" w:rsidRDefault="005D0FED" w:rsidP="00DB7CCE">
            <w:pPr>
              <w:spacing w:line="276" w:lineRule="auto"/>
              <w:rPr>
                <w:rFonts w:cs="Arial"/>
                <w:color w:val="0000FF"/>
                <w:lang w:val="en-US"/>
              </w:rPr>
            </w:pPr>
          </w:p>
        </w:tc>
        <w:tc>
          <w:tcPr>
            <w:tcW w:w="402" w:type="pct"/>
          </w:tcPr>
          <w:p w14:paraId="74DE8A8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99F81F3" w14:textId="77777777" w:rsidR="005D0FED" w:rsidRPr="00292DEB" w:rsidRDefault="005D0FED" w:rsidP="00DB7CCE">
            <w:pPr>
              <w:spacing w:line="276" w:lineRule="auto"/>
              <w:rPr>
                <w:rFonts w:cs="Arial"/>
                <w:color w:val="0000FF"/>
                <w:lang w:val="en-US"/>
              </w:rPr>
            </w:pPr>
          </w:p>
        </w:tc>
      </w:tr>
      <w:tr w:rsidR="005D0FED" w:rsidRPr="00292DEB" w14:paraId="6A6ED6EA" w14:textId="77777777" w:rsidTr="005D0FED">
        <w:tc>
          <w:tcPr>
            <w:tcW w:w="193" w:type="pct"/>
          </w:tcPr>
          <w:p w14:paraId="7581FF40" w14:textId="77777777" w:rsidR="005D0FED" w:rsidRPr="00292DEB" w:rsidRDefault="005D0FED" w:rsidP="00DB7CCE">
            <w:pPr>
              <w:spacing w:line="276" w:lineRule="auto"/>
              <w:jc w:val="left"/>
              <w:rPr>
                <w:rFonts w:cs="Arial"/>
                <w:lang w:val="es-ES"/>
              </w:rPr>
            </w:pPr>
            <w:r w:rsidRPr="00292DEB">
              <w:rPr>
                <w:rFonts w:cs="Arial"/>
                <w:lang w:val="es-ES"/>
              </w:rPr>
              <w:t>EL</w:t>
            </w:r>
          </w:p>
          <w:p w14:paraId="172A3AE8" w14:textId="77777777" w:rsidR="005D0FED" w:rsidRPr="00292DEB" w:rsidRDefault="005D0FED" w:rsidP="00DB7CCE">
            <w:pPr>
              <w:spacing w:line="276" w:lineRule="auto"/>
              <w:jc w:val="left"/>
              <w:rPr>
                <w:rFonts w:cs="Arial"/>
                <w:lang w:val="es-ES"/>
              </w:rPr>
            </w:pPr>
            <w:r w:rsidRPr="00292DEB">
              <w:rPr>
                <w:rFonts w:cs="Arial"/>
                <w:lang w:val="es-ES"/>
              </w:rPr>
              <w:t>EL</w:t>
            </w:r>
          </w:p>
          <w:p w14:paraId="4A22851C" w14:textId="77777777" w:rsidR="005D0FED" w:rsidRPr="00292DEB" w:rsidRDefault="005D0FED" w:rsidP="00DB7CCE">
            <w:pPr>
              <w:spacing w:line="276" w:lineRule="auto"/>
              <w:jc w:val="left"/>
              <w:rPr>
                <w:rFonts w:cs="Arial"/>
                <w:lang w:val="es-ES"/>
              </w:rPr>
            </w:pPr>
            <w:r w:rsidRPr="00292DEB">
              <w:rPr>
                <w:rFonts w:cs="Arial"/>
                <w:lang w:val="es-ES"/>
              </w:rPr>
              <w:t>EL</w:t>
            </w:r>
          </w:p>
          <w:p w14:paraId="2959712B" w14:textId="77777777" w:rsidR="005D0FED" w:rsidRPr="00292DEB" w:rsidRDefault="005D0FED" w:rsidP="00DB7CCE">
            <w:pPr>
              <w:spacing w:line="276" w:lineRule="auto"/>
              <w:jc w:val="left"/>
              <w:rPr>
                <w:rFonts w:cs="Arial"/>
                <w:lang w:val="es-ES"/>
              </w:rPr>
            </w:pPr>
            <w:r w:rsidRPr="00292DEB">
              <w:rPr>
                <w:rFonts w:cs="Arial"/>
                <w:lang w:val="es-ES"/>
              </w:rPr>
              <w:t>EL</w:t>
            </w:r>
          </w:p>
          <w:p w14:paraId="67574AF9" w14:textId="77777777" w:rsidR="005D0FED" w:rsidRPr="00292DEB" w:rsidRDefault="005D0FED" w:rsidP="00DB7CCE">
            <w:pPr>
              <w:spacing w:line="276" w:lineRule="auto"/>
              <w:jc w:val="left"/>
              <w:rPr>
                <w:rFonts w:cs="Arial"/>
                <w:lang w:val="es-ES"/>
              </w:rPr>
            </w:pPr>
            <w:r w:rsidRPr="00292DEB">
              <w:rPr>
                <w:rFonts w:cs="Arial"/>
                <w:lang w:val="es-ES"/>
              </w:rPr>
              <w:t>EL</w:t>
            </w:r>
          </w:p>
          <w:p w14:paraId="1AE40FD2" w14:textId="77777777" w:rsidR="005D0FED" w:rsidRPr="00292DEB" w:rsidRDefault="005D0FED" w:rsidP="00DB7CCE">
            <w:pPr>
              <w:spacing w:line="276" w:lineRule="auto"/>
              <w:jc w:val="left"/>
              <w:rPr>
                <w:rFonts w:cs="Arial"/>
                <w:lang w:val="es-ES"/>
              </w:rPr>
            </w:pPr>
            <w:r w:rsidRPr="00292DEB">
              <w:rPr>
                <w:rFonts w:cs="Arial"/>
                <w:lang w:val="es-ES"/>
              </w:rPr>
              <w:t>EL</w:t>
            </w:r>
          </w:p>
          <w:p w14:paraId="3A3FAB34" w14:textId="77777777" w:rsidR="005D0FED" w:rsidRPr="00292DEB" w:rsidRDefault="005D0FED" w:rsidP="00DB7CCE">
            <w:pPr>
              <w:spacing w:line="276" w:lineRule="auto"/>
              <w:jc w:val="left"/>
              <w:rPr>
                <w:rFonts w:cs="Arial"/>
                <w:lang w:val="es-ES"/>
              </w:rPr>
            </w:pPr>
            <w:r w:rsidRPr="00292DEB">
              <w:rPr>
                <w:rFonts w:cs="Arial"/>
                <w:lang w:val="es-ES"/>
              </w:rPr>
              <w:t>EL</w:t>
            </w:r>
          </w:p>
          <w:p w14:paraId="3797C168" w14:textId="77777777" w:rsidR="005D0FED" w:rsidRPr="00292DEB" w:rsidRDefault="005D0FED" w:rsidP="00DB7CCE">
            <w:pPr>
              <w:spacing w:line="276" w:lineRule="auto"/>
              <w:jc w:val="left"/>
              <w:rPr>
                <w:rFonts w:cs="Arial"/>
                <w:lang w:val="es-ES"/>
              </w:rPr>
            </w:pPr>
            <w:r w:rsidRPr="00292DEB">
              <w:rPr>
                <w:rFonts w:cs="Arial"/>
                <w:lang w:val="es-ES"/>
              </w:rPr>
              <w:t>EL</w:t>
            </w:r>
          </w:p>
          <w:p w14:paraId="53E3929D" w14:textId="77777777" w:rsidR="005D0FED" w:rsidRPr="00292DEB" w:rsidRDefault="005D0FED" w:rsidP="00DB7CCE">
            <w:pPr>
              <w:spacing w:line="276" w:lineRule="auto"/>
              <w:jc w:val="left"/>
              <w:rPr>
                <w:rFonts w:cs="Arial"/>
                <w:lang w:val="es-ES"/>
              </w:rPr>
            </w:pPr>
            <w:r w:rsidRPr="00292DEB">
              <w:rPr>
                <w:rFonts w:cs="Arial"/>
                <w:lang w:val="es-ES"/>
              </w:rPr>
              <w:t>EL</w:t>
            </w:r>
          </w:p>
          <w:p w14:paraId="5C7C7716" w14:textId="77777777" w:rsidR="005D0FED" w:rsidRPr="00292DEB" w:rsidRDefault="005D0FED" w:rsidP="00DB7CCE">
            <w:pPr>
              <w:spacing w:line="276" w:lineRule="auto"/>
              <w:jc w:val="left"/>
              <w:rPr>
                <w:rFonts w:cs="Arial"/>
                <w:lang w:val="es-ES"/>
              </w:rPr>
            </w:pPr>
            <w:r w:rsidRPr="00292DEB">
              <w:rPr>
                <w:rFonts w:cs="Arial"/>
                <w:lang w:val="es-ES"/>
              </w:rPr>
              <w:t>EL</w:t>
            </w:r>
          </w:p>
          <w:p w14:paraId="2DF16FF8" w14:textId="77777777" w:rsidR="005D0FED" w:rsidRPr="00292DEB" w:rsidRDefault="005D0FED" w:rsidP="00DB7CCE">
            <w:pPr>
              <w:spacing w:line="276" w:lineRule="auto"/>
              <w:jc w:val="left"/>
              <w:rPr>
                <w:rFonts w:cs="Arial"/>
                <w:lang w:val="es-ES"/>
              </w:rPr>
            </w:pPr>
            <w:r w:rsidRPr="00292DEB">
              <w:rPr>
                <w:rFonts w:cs="Arial"/>
                <w:lang w:val="es-ES"/>
              </w:rPr>
              <w:t>EL</w:t>
            </w:r>
          </w:p>
          <w:p w14:paraId="226142EE" w14:textId="77777777" w:rsidR="005D0FED" w:rsidRPr="00292DEB" w:rsidRDefault="005D0FED" w:rsidP="00DB7CCE">
            <w:pPr>
              <w:spacing w:line="276" w:lineRule="auto"/>
              <w:jc w:val="left"/>
              <w:rPr>
                <w:rFonts w:cs="Arial"/>
                <w:lang w:val="es-ES"/>
              </w:rPr>
            </w:pPr>
            <w:r w:rsidRPr="00292DEB">
              <w:rPr>
                <w:rFonts w:cs="Arial"/>
                <w:lang w:val="es-ES"/>
              </w:rPr>
              <w:t>EL</w:t>
            </w:r>
          </w:p>
          <w:p w14:paraId="08516308" w14:textId="77777777" w:rsidR="005D0FED" w:rsidRPr="00292DEB" w:rsidRDefault="005D0FED" w:rsidP="00DB7CCE">
            <w:pPr>
              <w:spacing w:line="276" w:lineRule="auto"/>
              <w:jc w:val="left"/>
              <w:rPr>
                <w:rFonts w:cs="Arial"/>
                <w:lang w:val="es-ES"/>
              </w:rPr>
            </w:pPr>
            <w:r w:rsidRPr="00292DEB">
              <w:rPr>
                <w:rFonts w:cs="Arial"/>
                <w:lang w:val="es-ES"/>
              </w:rPr>
              <w:t>EL</w:t>
            </w:r>
          </w:p>
          <w:p w14:paraId="3550D0B8" w14:textId="77777777" w:rsidR="005D0FED" w:rsidRPr="00292DEB" w:rsidRDefault="005D0FED" w:rsidP="00DB7CCE">
            <w:pPr>
              <w:spacing w:line="276" w:lineRule="auto"/>
              <w:jc w:val="left"/>
              <w:rPr>
                <w:rFonts w:cs="Arial"/>
                <w:lang w:val="es-ES"/>
              </w:rPr>
            </w:pPr>
            <w:r w:rsidRPr="00292DEB">
              <w:rPr>
                <w:rFonts w:cs="Arial"/>
                <w:lang w:val="es-ES"/>
              </w:rPr>
              <w:t>EL</w:t>
            </w:r>
          </w:p>
          <w:p w14:paraId="78640020" w14:textId="77777777" w:rsidR="005D0FED" w:rsidRPr="00292DEB" w:rsidRDefault="005D0FED" w:rsidP="00DB7CCE">
            <w:pPr>
              <w:spacing w:line="276" w:lineRule="auto"/>
              <w:jc w:val="left"/>
              <w:rPr>
                <w:rFonts w:cs="Arial"/>
                <w:lang w:val="es-ES"/>
              </w:rPr>
            </w:pPr>
            <w:r w:rsidRPr="00292DEB">
              <w:rPr>
                <w:rFonts w:cs="Arial"/>
                <w:lang w:val="es-ES"/>
              </w:rPr>
              <w:t>EL</w:t>
            </w:r>
          </w:p>
          <w:p w14:paraId="2F65D14C" w14:textId="77777777" w:rsidR="005D0FED" w:rsidRPr="00292DEB" w:rsidRDefault="005D0FED" w:rsidP="00DB7CCE">
            <w:pPr>
              <w:spacing w:line="276" w:lineRule="auto"/>
              <w:jc w:val="left"/>
              <w:rPr>
                <w:rFonts w:cs="Arial"/>
                <w:lang w:val="es-ES"/>
              </w:rPr>
            </w:pPr>
            <w:r w:rsidRPr="00292DEB">
              <w:rPr>
                <w:rFonts w:cs="Arial"/>
                <w:lang w:val="es-ES"/>
              </w:rPr>
              <w:t>EL</w:t>
            </w:r>
          </w:p>
          <w:p w14:paraId="2EBF2D4F" w14:textId="6DA89170" w:rsidR="005D0FED" w:rsidRPr="00292DEB" w:rsidRDefault="005D0FED" w:rsidP="00DB7CCE">
            <w:pPr>
              <w:spacing w:line="276" w:lineRule="auto"/>
              <w:jc w:val="left"/>
              <w:rPr>
                <w:rFonts w:cs="Arial"/>
                <w:b/>
                <w:lang w:val="en-US"/>
              </w:rPr>
            </w:pPr>
          </w:p>
        </w:tc>
        <w:tc>
          <w:tcPr>
            <w:tcW w:w="1371" w:type="pct"/>
          </w:tcPr>
          <w:p w14:paraId="4A0DC452"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cs="Arial"/>
              </w:rPr>
              <w:t xml:space="preserve">der gesamte besteuerbare Wert der Sachwerte des Haushalts in Griechenland oder im Ausland darf </w:t>
            </w:r>
            <w:r w:rsidRPr="00292DEB">
              <w:rPr>
                <w:rFonts w:cs="Arial"/>
                <w:color w:val="FF00FF"/>
              </w:rPr>
              <w:t xml:space="preserve">€90.000 </w:t>
            </w:r>
            <w:r w:rsidRPr="00292DEB">
              <w:rPr>
                <w:rFonts w:cs="Arial"/>
              </w:rPr>
              <w:t xml:space="preserve">für Einpersonenhaushalte nicht überschreiten, wird für jedes zusätzliches Haushaltsmitglied um </w:t>
            </w:r>
            <w:r w:rsidRPr="00292DEB">
              <w:rPr>
                <w:rFonts w:cs="Arial"/>
                <w:color w:val="FF00FF"/>
              </w:rPr>
              <w:t xml:space="preserve">€15.000 </w:t>
            </w:r>
            <w:r w:rsidRPr="00292DEB">
              <w:rPr>
                <w:rFonts w:cs="Arial"/>
              </w:rPr>
              <w:t xml:space="preserve">bis zu einem Höchstgrenzwert von </w:t>
            </w:r>
            <w:r w:rsidRPr="00292DEB">
              <w:rPr>
                <w:rFonts w:cs="Arial"/>
                <w:color w:val="FF00FF"/>
              </w:rPr>
              <w:t xml:space="preserve">€150.000 </w:t>
            </w:r>
            <w:r w:rsidRPr="00292DEB">
              <w:rPr>
                <w:rFonts w:cs="Arial"/>
              </w:rPr>
              <w:t>erhöht.</w:t>
            </w:r>
          </w:p>
          <w:p w14:paraId="0D315921" w14:textId="77777777" w:rsidR="005D0FED" w:rsidRPr="00292DEB" w:rsidRDefault="005D0FED" w:rsidP="00DB7CCE">
            <w:pPr>
              <w:spacing w:line="276" w:lineRule="auto"/>
              <w:rPr>
                <w:rFonts w:cs="Arial"/>
              </w:rPr>
            </w:pPr>
            <w:r w:rsidRPr="00292DEB">
              <w:rPr>
                <w:rFonts w:cs="Arial"/>
              </w:rPr>
              <w:t>Bei der Berechnung berücksichtigt werden Vermögenswerte, die Minderjährigen gehören. Der steuerpflichte Gesamtwert der Vermögenswerte wird vom Ministerium für Wirtschaft und Finanzen festgelegt.</w:t>
            </w:r>
          </w:p>
          <w:p w14:paraId="39350A93" w14:textId="77777777" w:rsidR="005D0FED" w:rsidRPr="00292DEB" w:rsidRDefault="005D0FED" w:rsidP="00DB7CCE">
            <w:pPr>
              <w:spacing w:line="276" w:lineRule="auto"/>
              <w:rPr>
                <w:rFonts w:cs="Arial"/>
                <w:color w:val="FF0000"/>
              </w:rPr>
            </w:pPr>
          </w:p>
          <w:p w14:paraId="42E37D19" w14:textId="77777777" w:rsidR="005D0FED" w:rsidRPr="00292DEB" w:rsidRDefault="005D0FED" w:rsidP="00DB7CCE">
            <w:pPr>
              <w:spacing w:line="276" w:lineRule="auto"/>
              <w:rPr>
                <w:rFonts w:cs="Arial"/>
              </w:rPr>
            </w:pPr>
            <w:r w:rsidRPr="00292DEB">
              <w:rPr>
                <w:rFonts w:cs="Arial"/>
              </w:rPr>
              <w:t>Anspruchsberechtigte sind nicht verpflichtet, ihr Eigentum zu verkaufen, zu vermieten oder zu verkleinern, ihre Vermögenswerte zu veräußern oder ihren Lebensstil zu verändern, um die Unterstützung zu erhalten.</w:t>
            </w:r>
          </w:p>
          <w:p w14:paraId="2C42FDCD" w14:textId="77777777" w:rsidR="005D0FED" w:rsidRPr="00292DEB" w:rsidRDefault="005D0FED" w:rsidP="00DB7CCE">
            <w:pPr>
              <w:spacing w:line="276" w:lineRule="auto"/>
              <w:rPr>
                <w:rFonts w:cs="Arial"/>
                <w:color w:val="FF0000"/>
              </w:rPr>
            </w:pPr>
          </w:p>
          <w:p w14:paraId="210F7385" w14:textId="77777777" w:rsidR="005D0FED" w:rsidRPr="00292DEB" w:rsidRDefault="005D0FED" w:rsidP="00DB7CCE">
            <w:pPr>
              <w:spacing w:line="276" w:lineRule="auto"/>
              <w:rPr>
                <w:rFonts w:cs="Arial"/>
              </w:rPr>
            </w:pPr>
            <w:r w:rsidRPr="00292DEB">
              <w:rPr>
                <w:rFonts w:cs="Arial"/>
              </w:rPr>
              <w:t xml:space="preserve">Bewegliches Eigentum: </w:t>
            </w:r>
          </w:p>
          <w:p w14:paraId="68CF8B2F" w14:textId="77777777" w:rsidR="005D0FED" w:rsidRPr="00292DEB" w:rsidRDefault="005D0FED" w:rsidP="00DB7CCE">
            <w:pPr>
              <w:numPr>
                <w:ilvl w:val="0"/>
                <w:numId w:val="45"/>
              </w:numPr>
              <w:spacing w:line="276" w:lineRule="auto"/>
              <w:contextualSpacing/>
              <w:rPr>
                <w:rFonts w:cs="Arial"/>
              </w:rPr>
            </w:pPr>
            <w:r w:rsidRPr="00292DEB">
              <w:rPr>
                <w:rFonts w:cs="Arial"/>
              </w:rPr>
              <w:t xml:space="preserve">Die jährlichen objektiven Kosten eines privat oder gemischt verwendeten Personenfahrzeugs oder Motorrads in Griechenland oder im Ausland darf insgesamt </w:t>
            </w:r>
            <w:r w:rsidRPr="00292DEB">
              <w:rPr>
                <w:rFonts w:cs="Arial"/>
                <w:color w:val="FF00FF"/>
              </w:rPr>
              <w:t xml:space="preserve">€6.000 </w:t>
            </w:r>
            <w:r w:rsidRPr="00292DEB">
              <w:rPr>
                <w:rFonts w:cs="Arial"/>
              </w:rPr>
              <w:t>nicht übersteigen.</w:t>
            </w:r>
          </w:p>
          <w:p w14:paraId="7D1B6A0E" w14:textId="77777777" w:rsidR="005D0FED" w:rsidRPr="00292DEB" w:rsidRDefault="005D0FED" w:rsidP="00DB7CCE">
            <w:pPr>
              <w:numPr>
                <w:ilvl w:val="0"/>
                <w:numId w:val="45"/>
              </w:numPr>
              <w:spacing w:line="276" w:lineRule="auto"/>
              <w:contextualSpacing/>
              <w:rPr>
                <w:rFonts w:cs="Arial"/>
              </w:rPr>
            </w:pPr>
            <w:r w:rsidRPr="00292DEB">
              <w:rPr>
                <w:rFonts w:cs="Arial"/>
              </w:rPr>
              <w:t xml:space="preserve">Der Gesamtbetrag der Einlagen des Haushalts bei allen Kreditinstituten in Griechenland und im Ausland und/oder der Marktwert von Aktien, Anleihen usw., wie aus den elektronischen Mehrfachprüfungen folgt, darf die maßgeblichen Schwellenwerte des für jeden Haushaltstyp zugesagten Betrags bis zu einem Betrag von </w:t>
            </w:r>
            <w:r w:rsidRPr="00292DEB">
              <w:rPr>
                <w:rFonts w:cs="Arial"/>
                <w:color w:val="FF00FF"/>
              </w:rPr>
              <w:t xml:space="preserve">€14.400 </w:t>
            </w:r>
            <w:r w:rsidRPr="00292DEB">
              <w:rPr>
                <w:rFonts w:cs="Arial"/>
              </w:rPr>
              <w:t xml:space="preserve">nicht übersteigen (z. B. </w:t>
            </w:r>
            <w:r w:rsidRPr="00292DEB">
              <w:rPr>
                <w:rFonts w:cs="Arial"/>
                <w:color w:val="FF00FF"/>
              </w:rPr>
              <w:t xml:space="preserve">€4.800 </w:t>
            </w:r>
            <w:r w:rsidRPr="00292DEB">
              <w:rPr>
                <w:rFonts w:cs="Arial"/>
              </w:rPr>
              <w:t>für einen Einpersonenhaushalt).</w:t>
            </w:r>
          </w:p>
          <w:p w14:paraId="1FC08F14" w14:textId="77777777" w:rsidR="005D0FED" w:rsidRPr="00292DEB" w:rsidRDefault="005D0FED" w:rsidP="00DB7CCE">
            <w:pPr>
              <w:spacing w:line="276" w:lineRule="auto"/>
              <w:ind w:left="57"/>
              <w:rPr>
                <w:rFonts w:cs="Arial"/>
                <w:noProof/>
              </w:rPr>
            </w:pPr>
          </w:p>
          <w:p w14:paraId="393DACA3" w14:textId="77777777" w:rsidR="005D0FED" w:rsidRPr="00292DEB" w:rsidRDefault="005D0FED" w:rsidP="00DB7CCE">
            <w:pPr>
              <w:spacing w:line="276" w:lineRule="auto"/>
              <w:rPr>
                <w:rFonts w:eastAsia="Arial Narrow" w:cs="Arial"/>
                <w:color w:val="000000"/>
                <w:lang w:eastAsia="en-GB" w:bidi="en-GB"/>
              </w:rPr>
            </w:pPr>
            <w:r w:rsidRPr="00292DEB">
              <w:rPr>
                <w:rFonts w:eastAsia="Arial Narrow" w:cs="Arial"/>
                <w:color w:val="000000"/>
                <w:lang w:eastAsia="en-GB" w:bidi="en-GB"/>
              </w:rPr>
              <w:t xml:space="preserve">Darstellung von Vermögenswerten: </w:t>
            </w:r>
          </w:p>
          <w:p w14:paraId="0E14AFCD" w14:textId="77777777" w:rsidR="005D0FED" w:rsidRPr="00292DEB" w:rsidRDefault="005D0FED" w:rsidP="00DB7CCE">
            <w:pPr>
              <w:spacing w:line="276" w:lineRule="auto"/>
              <w:rPr>
                <w:rFonts w:cs="Arial"/>
                <w:color w:val="000000"/>
              </w:rPr>
            </w:pPr>
            <w:r w:rsidRPr="00292DEB">
              <w:rPr>
                <w:rFonts w:cs="Arial"/>
              </w:rPr>
              <w:t xml:space="preserve">Der Gesamtbetrag der Einlagen des Haushalts bei allen Kreditinstituten in Griechenland und im Ausland wie in der letzten Steuererklärung angegeben </w:t>
            </w:r>
            <w:r w:rsidRPr="00292DEB">
              <w:rPr>
                <w:rFonts w:eastAsia="Arial Narrow" w:cs="Arial"/>
                <w:color w:val="000000"/>
                <w:lang w:eastAsia="en-GB" w:bidi="en-GB"/>
              </w:rPr>
              <w:t>(E1),</w:t>
            </w:r>
            <w:r w:rsidRPr="00292DEB">
              <w:rPr>
                <w:rFonts w:cs="Arial"/>
                <w:color w:val="000000"/>
              </w:rPr>
              <w:t xml:space="preserve"> darf den nach der folgenden Formel erlangten Betrag nicht übersteigen</w:t>
            </w:r>
            <w:r w:rsidRPr="00292DEB">
              <w:rPr>
                <w:rFonts w:eastAsia="Arial Narrow" w:cs="Arial"/>
                <w:color w:val="000000"/>
                <w:lang w:eastAsia="en-GB" w:bidi="en-GB"/>
              </w:rPr>
              <w:t>:</w:t>
            </w:r>
          </w:p>
          <w:p w14:paraId="4AA902FF" w14:textId="77777777" w:rsidR="005D0FED" w:rsidRPr="00292DEB" w:rsidRDefault="005D0FED" w:rsidP="00DB7CCE">
            <w:pPr>
              <w:spacing w:line="276" w:lineRule="auto"/>
              <w:jc w:val="center"/>
              <w:rPr>
                <w:rFonts w:eastAsia="Arial Narrow" w:cs="Arial"/>
                <w:color w:val="000000"/>
                <w:lang w:eastAsia="en-GB" w:bidi="en-GB"/>
              </w:rPr>
            </w:pPr>
            <w:r w:rsidRPr="00292DEB">
              <w:rPr>
                <w:rFonts w:eastAsia="Arial Narrow" w:cs="Arial"/>
                <w:color w:val="000000"/>
                <w:lang w:eastAsia="en-GB" w:bidi="en-GB"/>
              </w:rPr>
              <w:t>Jährliche Verzinsung = Einzahlungslimit für jeden Haushaltstyp * jährlicher Durchschnittseinlagenzinssatz/100</w:t>
            </w:r>
          </w:p>
          <w:p w14:paraId="50E4BAF7" w14:textId="77777777" w:rsidR="005D0FED" w:rsidRPr="00292DEB" w:rsidRDefault="005D0FED" w:rsidP="00DB7CCE">
            <w:pPr>
              <w:spacing w:line="276" w:lineRule="auto"/>
              <w:rPr>
                <w:rFonts w:eastAsia="Arial Narrow" w:cs="Arial"/>
                <w:color w:val="000000"/>
                <w:lang w:eastAsia="en-GB" w:bidi="en-GB"/>
              </w:rPr>
            </w:pPr>
            <w:r w:rsidRPr="00292DEB">
              <w:rPr>
                <w:rFonts w:eastAsia="Arial Narrow" w:cs="Arial"/>
                <w:color w:val="000000"/>
                <w:lang w:eastAsia="en-GB" w:bidi="en-GB"/>
              </w:rPr>
              <w:lastRenderedPageBreak/>
              <w:t xml:space="preserve">Anträge von Haushalten werden nicht akzeptiert, wenn deren Mitglieder aufgrund der letzten Steuererklärung: </w:t>
            </w:r>
          </w:p>
          <w:p w14:paraId="71E576C3" w14:textId="77777777" w:rsidR="005D0FED" w:rsidRPr="00292DEB" w:rsidRDefault="005D0FED" w:rsidP="00DB7CCE">
            <w:pPr>
              <w:numPr>
                <w:ilvl w:val="0"/>
                <w:numId w:val="46"/>
              </w:numPr>
              <w:suppressAutoHyphens/>
              <w:spacing w:line="276" w:lineRule="auto"/>
              <w:rPr>
                <w:rFonts w:eastAsia="Arial Narrow" w:cs="Arial"/>
                <w:color w:val="000000"/>
                <w:lang w:eastAsia="en-GB" w:bidi="en-GB"/>
              </w:rPr>
            </w:pPr>
            <w:r w:rsidRPr="00292DEB">
              <w:rPr>
                <w:rFonts w:eastAsia="Arial Narrow" w:cs="Arial"/>
                <w:color w:val="000000"/>
                <w:lang w:eastAsia="en-GB" w:bidi="en-GB"/>
              </w:rPr>
              <w:t xml:space="preserve">unter die Bestimmungen der Luxussteuer fallen, </w:t>
            </w:r>
          </w:p>
          <w:p w14:paraId="0B09F94D" w14:textId="77777777" w:rsidR="005D0FED" w:rsidRPr="00292DEB" w:rsidRDefault="005D0FED" w:rsidP="00DB7CCE">
            <w:pPr>
              <w:numPr>
                <w:ilvl w:val="0"/>
                <w:numId w:val="46"/>
              </w:numPr>
              <w:suppressAutoHyphens/>
              <w:spacing w:line="276" w:lineRule="auto"/>
              <w:rPr>
                <w:rFonts w:eastAsia="Arial Narrow" w:cs="Arial"/>
                <w:color w:val="000000"/>
                <w:lang w:eastAsia="en-GB" w:bidi="en-GB"/>
              </w:rPr>
            </w:pPr>
            <w:r w:rsidRPr="00292DEB">
              <w:rPr>
                <w:rFonts w:eastAsia="Arial Narrow" w:cs="Arial"/>
                <w:color w:val="000000"/>
                <w:lang w:eastAsia="en-GB" w:bidi="en-GB"/>
              </w:rPr>
              <w:t xml:space="preserve">Ausgaben für Gebühren für Mannschaften von Freizeitbooten geltend machen, </w:t>
            </w:r>
          </w:p>
          <w:p w14:paraId="18ADA62A" w14:textId="77777777" w:rsidR="005D0FED" w:rsidRPr="00292DEB" w:rsidRDefault="005D0FED" w:rsidP="00DB7CCE">
            <w:pPr>
              <w:numPr>
                <w:ilvl w:val="0"/>
                <w:numId w:val="46"/>
              </w:numPr>
              <w:suppressAutoHyphens/>
              <w:spacing w:line="276" w:lineRule="auto"/>
              <w:rPr>
                <w:rFonts w:eastAsia="Arial Narrow" w:cs="Arial"/>
                <w:color w:val="000000"/>
                <w:lang w:eastAsia="en-GB" w:bidi="en-GB"/>
              </w:rPr>
            </w:pPr>
            <w:r w:rsidRPr="00292DEB">
              <w:rPr>
                <w:rFonts w:eastAsia="Arial Narrow" w:cs="Arial"/>
                <w:color w:val="000000"/>
                <w:lang w:eastAsia="en-GB" w:bidi="en-GB"/>
              </w:rPr>
              <w:t xml:space="preserve">Kosten für Unterricht in Privatschulen geltend machen, </w:t>
            </w:r>
          </w:p>
          <w:p w14:paraId="58CC4CA8" w14:textId="77777777" w:rsidR="005D0FED" w:rsidRPr="00292DEB" w:rsidRDefault="005D0FED" w:rsidP="00DB7CCE">
            <w:pPr>
              <w:numPr>
                <w:ilvl w:val="0"/>
                <w:numId w:val="46"/>
              </w:numPr>
              <w:suppressAutoHyphens/>
              <w:spacing w:line="276" w:lineRule="auto"/>
              <w:rPr>
                <w:rFonts w:eastAsia="Arial Narrow" w:cs="Arial"/>
                <w:color w:val="000000"/>
                <w:lang w:eastAsia="en-GB" w:bidi="en-GB"/>
              </w:rPr>
            </w:pPr>
            <w:r w:rsidRPr="00292DEB">
              <w:rPr>
                <w:rFonts w:eastAsia="Arial Narrow" w:cs="Arial"/>
                <w:color w:val="000000"/>
                <w:lang w:eastAsia="en-GB" w:bidi="en-GB"/>
              </w:rPr>
              <w:t xml:space="preserve">Kosten für Hausangestellte, Fahrer, Privatlehrer und anderes Personal geltend machen, </w:t>
            </w:r>
          </w:p>
          <w:p w14:paraId="30A5BA19" w14:textId="77777777" w:rsidR="005D0FED" w:rsidRPr="00292DEB" w:rsidRDefault="005D0FED" w:rsidP="00DB7CCE">
            <w:pPr>
              <w:spacing w:line="276" w:lineRule="auto"/>
              <w:rPr>
                <w:rFonts w:eastAsia="Arial Narrow" w:cs="Arial"/>
                <w:color w:val="000000"/>
                <w:lang w:eastAsia="en-GB" w:bidi="en-GB"/>
              </w:rPr>
            </w:pPr>
            <w:r w:rsidRPr="00292DEB">
              <w:rPr>
                <w:rFonts w:eastAsia="Arial Narrow" w:cs="Arial"/>
                <w:color w:val="000000"/>
                <w:lang w:eastAsia="en-GB" w:bidi="en-GB"/>
              </w:rPr>
              <w:t>wie näher ausgeführt in den entsprechenden Gesetzen des E1 Formulars.</w:t>
            </w:r>
          </w:p>
          <w:p w14:paraId="60E12E97" w14:textId="77777777" w:rsidR="005D0FED" w:rsidRPr="00292DEB" w:rsidRDefault="005D0FED" w:rsidP="00DB7CCE">
            <w:pPr>
              <w:spacing w:line="276" w:lineRule="auto"/>
              <w:rPr>
                <w:rFonts w:cs="Arial"/>
                <w:b/>
                <w:color w:val="FF0000"/>
              </w:rPr>
            </w:pPr>
          </w:p>
          <w:p w14:paraId="39C54B12"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Der objektive Wert des Vermögens des Leistungsempfängers darf sich auf höchstens </w:t>
            </w:r>
            <w:r w:rsidRPr="00292DEB">
              <w:rPr>
                <w:rFonts w:cs="Arial"/>
                <w:color w:val="FF00FF"/>
              </w:rPr>
              <w:t>€90.000</w:t>
            </w:r>
            <w:r w:rsidRPr="00292DEB">
              <w:rPr>
                <w:rFonts w:cs="Arial"/>
              </w:rPr>
              <w:t xml:space="preserve"> für Immobilien und </w:t>
            </w:r>
            <w:r w:rsidRPr="00292DEB">
              <w:rPr>
                <w:rFonts w:cs="Arial"/>
                <w:color w:val="FF00FF"/>
              </w:rPr>
              <w:t>€6.000</w:t>
            </w:r>
            <w:r w:rsidRPr="00292DEB">
              <w:rPr>
                <w:rFonts w:cs="Arial"/>
              </w:rPr>
              <w:t xml:space="preserve"> für jede Art von Fahrzeugen belaufen.</w:t>
            </w:r>
          </w:p>
          <w:p w14:paraId="45052C5E" w14:textId="1823F0EF" w:rsidR="005D0FED" w:rsidRPr="00292DEB" w:rsidRDefault="005D0FED" w:rsidP="00DB7CCE">
            <w:pPr>
              <w:spacing w:line="276" w:lineRule="auto"/>
              <w:rPr>
                <w:rFonts w:cs="Arial"/>
                <w:color w:val="008000"/>
              </w:rPr>
            </w:pPr>
          </w:p>
        </w:tc>
        <w:tc>
          <w:tcPr>
            <w:tcW w:w="1370" w:type="pct"/>
          </w:tcPr>
          <w:p w14:paraId="60DDC0D0" w14:textId="77777777" w:rsidR="005D0FED" w:rsidRPr="00292DEB" w:rsidRDefault="005D0FED" w:rsidP="00DB7CCE">
            <w:pPr>
              <w:spacing w:line="276" w:lineRule="auto"/>
              <w:rPr>
                <w:rFonts w:cs="Arial"/>
                <w:lang w:val="fr-BE"/>
              </w:rPr>
            </w:pPr>
            <w:r w:rsidRPr="00292DEB">
              <w:rPr>
                <w:rFonts w:eastAsia="Arial" w:cs="Arial"/>
                <w:color w:val="008000"/>
                <w:lang w:val="fr-BE"/>
              </w:rPr>
              <w:lastRenderedPageBreak/>
              <w:t xml:space="preserve">Revenu minimum garanti (RMG) </w:t>
            </w:r>
            <w:r w:rsidRPr="00292DEB">
              <w:rPr>
                <w:rFonts w:cs="Arial"/>
                <w:i/>
                <w:color w:val="008080"/>
                <w:lang w:val="fr-BE"/>
              </w:rPr>
              <w:t>(ΕΛΑΧΙΣΤΟ ΕΓΓΥΗΜΕΝΟ ΕΙΣΟΔΗΜΑ)</w:t>
            </w:r>
            <w:r w:rsidRPr="00292DEB">
              <w:rPr>
                <w:rFonts w:eastAsia="Arial Narrow" w:cs="Arial"/>
                <w:spacing w:val="-4"/>
                <w:lang w:val="fr-BE" w:eastAsia="en-GB" w:bidi="en-GB"/>
              </w:rPr>
              <w:t>: l</w:t>
            </w:r>
            <w:r w:rsidRPr="00292DEB">
              <w:rPr>
                <w:rFonts w:cs="Arial"/>
                <w:lang w:val="fr-BE"/>
              </w:rPr>
              <w:t xml:space="preserve">a valeur totale imposable des actifs immobiliers du ménage en Grèce ou à l’étranger ne peut dépasser </w:t>
            </w:r>
            <w:r w:rsidRPr="00292DEB">
              <w:rPr>
                <w:rFonts w:eastAsia="Arial" w:cs="Arial"/>
                <w:color w:val="FF00FF"/>
                <w:lang w:val="fr-BE"/>
              </w:rPr>
              <w:t xml:space="preserve">€90.000 </w:t>
            </w:r>
            <w:r w:rsidRPr="00292DEB">
              <w:rPr>
                <w:rFonts w:eastAsia="Arial" w:cs="Arial"/>
                <w:lang w:val="fr-BE"/>
              </w:rPr>
              <w:t xml:space="preserve">pour les ménages d’une personne, majoré de </w:t>
            </w:r>
            <w:r w:rsidRPr="00292DEB">
              <w:rPr>
                <w:rFonts w:eastAsia="Arial" w:cs="Arial"/>
                <w:color w:val="FF00FF"/>
                <w:lang w:val="fr-BE"/>
              </w:rPr>
              <w:t xml:space="preserve">€15.000 </w:t>
            </w:r>
            <w:r w:rsidRPr="00292DEB">
              <w:rPr>
                <w:rFonts w:eastAsia="Arial" w:cs="Arial"/>
                <w:lang w:val="fr-BE"/>
              </w:rPr>
              <w:t>pour chaque membre supplémentaire du ménage avec un seuil global et maximum de</w:t>
            </w:r>
            <w:r w:rsidRPr="00292DEB">
              <w:rPr>
                <w:rFonts w:eastAsia="Arial" w:cs="Arial"/>
                <w:color w:val="FF00FF"/>
                <w:lang w:val="fr-BE"/>
              </w:rPr>
              <w:t xml:space="preserve"> €150.000</w:t>
            </w:r>
            <w:r w:rsidRPr="00292DEB">
              <w:rPr>
                <w:rFonts w:eastAsia="Arial" w:cs="Arial"/>
                <w:lang w:val="fr-BE"/>
              </w:rPr>
              <w:t>.</w:t>
            </w:r>
          </w:p>
          <w:p w14:paraId="363ACC25" w14:textId="77777777" w:rsidR="005D0FED" w:rsidRPr="00292DEB" w:rsidRDefault="005D0FED" w:rsidP="00DB7CCE">
            <w:pPr>
              <w:spacing w:line="276" w:lineRule="auto"/>
              <w:rPr>
                <w:rFonts w:cs="Arial"/>
                <w:lang w:val="fr-BE"/>
              </w:rPr>
            </w:pPr>
            <w:r w:rsidRPr="00292DEB">
              <w:rPr>
                <w:rFonts w:cs="Arial"/>
                <w:lang w:val="fr-BE"/>
              </w:rPr>
              <w:t xml:space="preserve">Les biens appartenant à des mineurs sont inclus dans le calcul. La valeur imposable totale des actifs est déterminée par le </w:t>
            </w:r>
            <w:proofErr w:type="gramStart"/>
            <w:r w:rsidRPr="00292DEB">
              <w:rPr>
                <w:rFonts w:cs="Arial"/>
                <w:lang w:val="fr-BE"/>
              </w:rPr>
              <w:t>Ministère de l’Économie</w:t>
            </w:r>
            <w:proofErr w:type="gramEnd"/>
            <w:r w:rsidRPr="00292DEB">
              <w:rPr>
                <w:rFonts w:cs="Arial"/>
                <w:lang w:val="fr-BE"/>
              </w:rPr>
              <w:t xml:space="preserve"> et des Finances.</w:t>
            </w:r>
          </w:p>
          <w:p w14:paraId="08B68674" w14:textId="77777777" w:rsidR="005D0FED" w:rsidRPr="00292DEB" w:rsidRDefault="005D0FED" w:rsidP="00DB7CCE">
            <w:pPr>
              <w:spacing w:line="276" w:lineRule="auto"/>
              <w:rPr>
                <w:rFonts w:cs="Arial"/>
                <w:lang w:val="fr-BE"/>
              </w:rPr>
            </w:pPr>
          </w:p>
          <w:p w14:paraId="5D50CFE7" w14:textId="77777777" w:rsidR="005D0FED" w:rsidRPr="00292DEB" w:rsidRDefault="005D0FED" w:rsidP="00DB7CCE">
            <w:pPr>
              <w:spacing w:line="276" w:lineRule="auto"/>
              <w:rPr>
                <w:rFonts w:cs="Arial"/>
                <w:lang w:val="fr-BE"/>
              </w:rPr>
            </w:pPr>
            <w:r w:rsidRPr="00292DEB">
              <w:rPr>
                <w:rFonts w:cs="Arial"/>
                <w:lang w:val="fr-BE"/>
              </w:rPr>
              <w:t>Les demandeurs ne sont pas obligés de vendre, louer ou redimensionner leur propriété, de vendre des actifs ou de changer leur style de vie pour recevoir l’assistance.</w:t>
            </w:r>
          </w:p>
          <w:p w14:paraId="0044C0DD" w14:textId="77777777" w:rsidR="005D0FED" w:rsidRPr="00292DEB" w:rsidRDefault="005D0FED" w:rsidP="00DB7CCE">
            <w:pPr>
              <w:spacing w:line="276" w:lineRule="auto"/>
              <w:textAlignment w:val="baseline"/>
              <w:rPr>
                <w:rFonts w:eastAsia="Arial" w:cs="Arial"/>
                <w:lang w:val="fr-BE"/>
              </w:rPr>
            </w:pPr>
          </w:p>
          <w:p w14:paraId="68A79FFF" w14:textId="77777777" w:rsidR="005D0FED" w:rsidRPr="00292DEB" w:rsidRDefault="005D0FED" w:rsidP="00DB7CCE">
            <w:pPr>
              <w:pStyle w:val="ListParagraph"/>
              <w:spacing w:after="0"/>
              <w:ind w:left="0"/>
              <w:rPr>
                <w:rFonts w:ascii="Arial" w:eastAsia="Arial Unicode MS" w:hAnsi="Arial" w:cs="Arial"/>
                <w:sz w:val="15"/>
                <w:szCs w:val="15"/>
                <w:lang w:val="fr-BE"/>
              </w:rPr>
            </w:pPr>
            <w:r w:rsidRPr="00292DEB">
              <w:rPr>
                <w:rFonts w:ascii="Arial" w:hAnsi="Arial" w:cs="Arial"/>
                <w:sz w:val="15"/>
                <w:szCs w:val="15"/>
                <w:lang w:val="fr-BE"/>
              </w:rPr>
              <w:t xml:space="preserve">Biens mobiliers: </w:t>
            </w:r>
          </w:p>
          <w:p w14:paraId="01B1DEF2" w14:textId="77777777" w:rsidR="005D0FED" w:rsidRPr="00292DEB" w:rsidRDefault="005D0FED" w:rsidP="00DB7CCE">
            <w:pPr>
              <w:pStyle w:val="ListBullet"/>
              <w:tabs>
                <w:tab w:val="num" w:pos="360"/>
              </w:tabs>
              <w:spacing w:line="276" w:lineRule="auto"/>
              <w:rPr>
                <w:rFonts w:eastAsia="Arial Narrow"/>
                <w:lang w:val="fr-BE" w:bidi="en-GB"/>
              </w:rPr>
            </w:pPr>
            <w:r w:rsidRPr="00292DEB">
              <w:rPr>
                <w:lang w:val="fr-BE"/>
              </w:rPr>
              <w:t xml:space="preserve">les coûts annuels et objectifs des véhicules personnels ou à usage mixte et des motocyclettes ne peuvent dépasser </w:t>
            </w:r>
            <w:r w:rsidRPr="00292DEB">
              <w:rPr>
                <w:rFonts w:eastAsia="Arial Narrow"/>
                <w:color w:val="FF00FF"/>
                <w:lang w:val="fr-BE" w:bidi="en-GB"/>
              </w:rPr>
              <w:t xml:space="preserve">€6.000 </w:t>
            </w:r>
            <w:r w:rsidRPr="00292DEB">
              <w:rPr>
                <w:rFonts w:eastAsia="Arial Narrow"/>
                <w:lang w:val="fr-BE" w:bidi="en-GB"/>
              </w:rPr>
              <w:t>au total;</w:t>
            </w:r>
          </w:p>
          <w:p w14:paraId="1FC29B98" w14:textId="77777777" w:rsidR="005D0FED" w:rsidRPr="00292DEB" w:rsidRDefault="005D0FED" w:rsidP="00DB7CCE">
            <w:pPr>
              <w:pStyle w:val="ListBullet"/>
              <w:tabs>
                <w:tab w:val="num" w:pos="360"/>
              </w:tabs>
              <w:spacing w:line="276" w:lineRule="auto"/>
              <w:rPr>
                <w:lang w:val="fr-BE" w:bidi="en-GB"/>
              </w:rPr>
            </w:pPr>
            <w:r w:rsidRPr="00292DEB">
              <w:rPr>
                <w:lang w:val="fr-BE" w:bidi="en-GB"/>
              </w:rPr>
              <w:t xml:space="preserve">le montant total des dépôts du ménage dans tous les établissements de crédit en Grèce ou à l’étranger, et/ou la valeur actuelle des parts, des obligations, etc., tels qu’ils sont déduits par recoupements électroniques, ne peut dépasser les seuils fixés pour chaque type de ménage jusqu’au maximum de </w:t>
            </w:r>
            <w:r w:rsidRPr="00292DEB">
              <w:rPr>
                <w:color w:val="FF00FF"/>
                <w:lang w:val="fr-BE" w:bidi="en-GB"/>
              </w:rPr>
              <w:t xml:space="preserve">€14.400 </w:t>
            </w:r>
            <w:r w:rsidRPr="00292DEB">
              <w:rPr>
                <w:lang w:val="fr-BE" w:bidi="en-GB"/>
              </w:rPr>
              <w:t xml:space="preserve">(par exemple </w:t>
            </w:r>
            <w:r w:rsidRPr="00292DEB">
              <w:rPr>
                <w:rFonts w:eastAsia="Arial"/>
                <w:color w:val="FF00FF"/>
                <w:lang w:val="fr-BE"/>
              </w:rPr>
              <w:t>€</w:t>
            </w:r>
            <w:r w:rsidRPr="00292DEB">
              <w:rPr>
                <w:color w:val="FF00FF"/>
                <w:lang w:val="fr-BE" w:bidi="en-GB"/>
              </w:rPr>
              <w:t xml:space="preserve">4.800 </w:t>
            </w:r>
            <w:r w:rsidRPr="00292DEB">
              <w:rPr>
                <w:lang w:val="fr-BE" w:bidi="en-GB"/>
              </w:rPr>
              <w:t>pour un ménage d’une personne).</w:t>
            </w:r>
          </w:p>
          <w:p w14:paraId="07D7DA1C" w14:textId="77777777" w:rsidR="005D0FED" w:rsidRPr="00292DEB" w:rsidRDefault="005D0FED" w:rsidP="00DB7CCE">
            <w:pPr>
              <w:pStyle w:val="ListParagraph"/>
              <w:keepNext/>
              <w:spacing w:after="0"/>
              <w:ind w:left="0"/>
              <w:outlineLvl w:val="2"/>
              <w:rPr>
                <w:rFonts w:ascii="Arial" w:hAnsi="Arial" w:cs="Arial"/>
                <w:sz w:val="15"/>
                <w:szCs w:val="15"/>
                <w:lang w:val="fr-BE"/>
              </w:rPr>
            </w:pPr>
          </w:p>
          <w:p w14:paraId="7ED71E03" w14:textId="77777777" w:rsidR="005D0FED" w:rsidRPr="00292DEB" w:rsidRDefault="005D0FED" w:rsidP="00DB7CCE">
            <w:pPr>
              <w:tabs>
                <w:tab w:val="left" w:pos="0"/>
              </w:tabs>
              <w:spacing w:line="276" w:lineRule="auto"/>
              <w:rPr>
                <w:rFonts w:cs="Arial"/>
                <w:lang w:val="fr-BE"/>
              </w:rPr>
            </w:pPr>
            <w:r w:rsidRPr="00292DEB">
              <w:rPr>
                <w:rFonts w:cs="Arial"/>
                <w:lang w:val="fr-BE"/>
              </w:rPr>
              <w:t xml:space="preserve">Présomption d’actifs: le montant total de l’intérêt des dépôts de tous les membres du ménage auprès de tous les établissements financiers en Grèce ou à l’étranger, tel que déclaré dans la dernière déclaration d’impôt (E1) établie ne peut dépasser le montant obtenu </w:t>
            </w:r>
            <w:proofErr w:type="gramStart"/>
            <w:r w:rsidRPr="00292DEB">
              <w:rPr>
                <w:rFonts w:cs="Arial"/>
                <w:lang w:val="fr-BE"/>
              </w:rPr>
              <w:t>suite à</w:t>
            </w:r>
            <w:proofErr w:type="gramEnd"/>
            <w:r w:rsidRPr="00292DEB">
              <w:rPr>
                <w:rFonts w:cs="Arial"/>
                <w:lang w:val="fr-BE"/>
              </w:rPr>
              <w:t xml:space="preserve"> l’application de la formule suivante:</w:t>
            </w:r>
          </w:p>
          <w:p w14:paraId="1DA761FC" w14:textId="77777777" w:rsidR="005D0FED" w:rsidRPr="00292DEB" w:rsidRDefault="005D0FED" w:rsidP="00DB7CCE">
            <w:pPr>
              <w:spacing w:line="276" w:lineRule="auto"/>
              <w:rPr>
                <w:rFonts w:eastAsia="Arial Narrow" w:cs="Arial"/>
                <w:color w:val="000000"/>
                <w:lang w:val="fr-BE" w:eastAsia="en-GB" w:bidi="en-GB"/>
              </w:rPr>
            </w:pPr>
            <w:r w:rsidRPr="00292DEB">
              <w:rPr>
                <w:rFonts w:eastAsia="Arial Narrow" w:cs="Arial"/>
                <w:color w:val="000000"/>
                <w:lang w:val="fr-BE" w:eastAsia="en-GB" w:bidi="en-GB"/>
              </w:rPr>
              <w:t>Intérêt annuel = limite de dépôt pour chaque type de ménage * taux d’intérêt annuel moyen provenant des dépôts/100</w:t>
            </w:r>
          </w:p>
          <w:p w14:paraId="3966D4FE" w14:textId="77777777" w:rsidR="005D0FED" w:rsidRPr="00292DEB" w:rsidRDefault="005D0FED" w:rsidP="00DB7CCE">
            <w:pPr>
              <w:spacing w:line="276" w:lineRule="auto"/>
              <w:rPr>
                <w:rFonts w:eastAsia="Arial Narrow" w:cs="Arial"/>
                <w:color w:val="000000"/>
                <w:lang w:val="fr-BE" w:eastAsia="en-GB" w:bidi="en-GB"/>
              </w:rPr>
            </w:pPr>
            <w:r w:rsidRPr="00292DEB">
              <w:rPr>
                <w:rFonts w:eastAsia="Arial Narrow" w:cs="Arial"/>
                <w:color w:val="000000"/>
                <w:lang w:val="fr-BE" w:eastAsia="en-GB" w:bidi="en-GB"/>
              </w:rPr>
              <w:t xml:space="preserve">Les demandes des ménages ne sont pas acceptées lorsque les membres, sur la base de la dernière déclaration d’impôt sur le revenu établie: </w:t>
            </w:r>
          </w:p>
          <w:p w14:paraId="3905E2F3" w14:textId="77777777" w:rsidR="005D0FED" w:rsidRPr="00292DEB" w:rsidRDefault="005D0FED" w:rsidP="00DB7CCE">
            <w:pPr>
              <w:pStyle w:val="ListParagraph"/>
              <w:numPr>
                <w:ilvl w:val="0"/>
                <w:numId w:val="73"/>
              </w:numPr>
              <w:suppressAutoHyphens/>
              <w:spacing w:after="0"/>
              <w:jc w:val="both"/>
              <w:rPr>
                <w:rFonts w:ascii="Arial" w:eastAsia="Arial Narrow" w:hAnsi="Arial" w:cs="Arial"/>
                <w:color w:val="000000"/>
                <w:sz w:val="15"/>
                <w:szCs w:val="15"/>
                <w:lang w:val="fr-BE" w:eastAsia="en-GB" w:bidi="en-GB"/>
              </w:rPr>
            </w:pPr>
            <w:r w:rsidRPr="00292DEB">
              <w:rPr>
                <w:rFonts w:ascii="Arial" w:eastAsia="Arial Narrow" w:hAnsi="Arial" w:cs="Arial"/>
                <w:color w:val="000000"/>
                <w:sz w:val="15"/>
                <w:szCs w:val="15"/>
                <w:lang w:val="fr-BE" w:eastAsia="en-GB" w:bidi="en-GB"/>
              </w:rPr>
              <w:lastRenderedPageBreak/>
              <w:t xml:space="preserve">sont couvertes par les dispositions de l’impôt sur les articles de luxe, </w:t>
            </w:r>
          </w:p>
          <w:p w14:paraId="31E0537A" w14:textId="77777777" w:rsidR="005D0FED" w:rsidRPr="00292DEB" w:rsidRDefault="005D0FED" w:rsidP="00DB7CCE">
            <w:pPr>
              <w:pStyle w:val="ListParagraph"/>
              <w:numPr>
                <w:ilvl w:val="0"/>
                <w:numId w:val="73"/>
              </w:numPr>
              <w:suppressAutoHyphens/>
              <w:spacing w:after="0"/>
              <w:jc w:val="both"/>
              <w:rPr>
                <w:rFonts w:ascii="Arial" w:eastAsia="Arial Narrow" w:hAnsi="Arial" w:cs="Arial"/>
                <w:color w:val="000000"/>
                <w:sz w:val="15"/>
                <w:szCs w:val="15"/>
                <w:lang w:val="fr-BE" w:eastAsia="en-GB" w:bidi="en-GB"/>
              </w:rPr>
            </w:pPr>
            <w:r w:rsidRPr="00292DEB">
              <w:rPr>
                <w:rFonts w:ascii="Arial" w:eastAsia="Arial Narrow" w:hAnsi="Arial" w:cs="Arial"/>
                <w:color w:val="000000"/>
                <w:sz w:val="15"/>
                <w:szCs w:val="15"/>
                <w:lang w:val="fr-BE" w:eastAsia="en-GB" w:bidi="en-GB"/>
              </w:rPr>
              <w:t xml:space="preserve">déclarent des dépenses pour les honoraires d’équipages de bateaux de plaisance, </w:t>
            </w:r>
          </w:p>
          <w:p w14:paraId="05EF48F0" w14:textId="77777777" w:rsidR="005D0FED" w:rsidRPr="00292DEB" w:rsidRDefault="005D0FED" w:rsidP="00DB7CCE">
            <w:pPr>
              <w:pStyle w:val="ListParagraph"/>
              <w:numPr>
                <w:ilvl w:val="0"/>
                <w:numId w:val="73"/>
              </w:numPr>
              <w:suppressAutoHyphens/>
              <w:spacing w:after="0"/>
              <w:jc w:val="both"/>
              <w:rPr>
                <w:rFonts w:ascii="Arial" w:eastAsia="Arial Narrow" w:hAnsi="Arial" w:cs="Arial"/>
                <w:color w:val="000000"/>
                <w:sz w:val="15"/>
                <w:szCs w:val="15"/>
                <w:lang w:val="fr-BE" w:eastAsia="en-GB" w:bidi="en-GB"/>
              </w:rPr>
            </w:pPr>
            <w:r w:rsidRPr="00292DEB">
              <w:rPr>
                <w:rFonts w:ascii="Arial" w:eastAsia="Arial Narrow" w:hAnsi="Arial" w:cs="Arial"/>
                <w:color w:val="000000"/>
                <w:sz w:val="15"/>
                <w:szCs w:val="15"/>
                <w:lang w:val="fr-BE" w:eastAsia="en-GB" w:bidi="en-GB"/>
              </w:rPr>
              <w:t xml:space="preserve">déclarent des frais d’enseignement dans des écoles privées, </w:t>
            </w:r>
          </w:p>
          <w:p w14:paraId="47CDDBF4" w14:textId="77777777" w:rsidR="005D0FED" w:rsidRPr="00292DEB" w:rsidRDefault="005D0FED" w:rsidP="00DB7CCE">
            <w:pPr>
              <w:pStyle w:val="ListParagraph"/>
              <w:numPr>
                <w:ilvl w:val="0"/>
                <w:numId w:val="73"/>
              </w:numPr>
              <w:suppressAutoHyphens/>
              <w:spacing w:after="0"/>
              <w:jc w:val="both"/>
              <w:rPr>
                <w:rFonts w:ascii="Arial" w:eastAsia="Arial Narrow" w:hAnsi="Arial" w:cs="Arial"/>
                <w:color w:val="000000"/>
                <w:sz w:val="15"/>
                <w:szCs w:val="15"/>
                <w:lang w:val="fr-BE" w:eastAsia="en-GB" w:bidi="en-GB"/>
              </w:rPr>
            </w:pPr>
            <w:r w:rsidRPr="00292DEB">
              <w:rPr>
                <w:rFonts w:ascii="Arial" w:eastAsia="Arial Narrow" w:hAnsi="Arial" w:cs="Arial"/>
                <w:color w:val="000000"/>
                <w:sz w:val="15"/>
                <w:szCs w:val="15"/>
                <w:lang w:val="fr-BE" w:eastAsia="en-GB" w:bidi="en-GB"/>
              </w:rPr>
              <w:t xml:space="preserve">déclarent des frais de personnel domestique, chauffeurs privés, percepteurs privés ou autre personnel, </w:t>
            </w:r>
          </w:p>
          <w:p w14:paraId="3F7C0565" w14:textId="77777777" w:rsidR="005D0FED" w:rsidRPr="00292DEB" w:rsidRDefault="005D0FED" w:rsidP="00DB7CCE">
            <w:pPr>
              <w:spacing w:line="276" w:lineRule="auto"/>
              <w:rPr>
                <w:rFonts w:eastAsia="Arial Narrow" w:cs="Arial"/>
                <w:color w:val="000000"/>
                <w:lang w:val="fr-BE" w:eastAsia="en-GB" w:bidi="en-GB"/>
              </w:rPr>
            </w:pPr>
            <w:r w:rsidRPr="00292DEB">
              <w:rPr>
                <w:rFonts w:eastAsia="Arial Narrow" w:cs="Arial"/>
                <w:color w:val="000000"/>
                <w:lang w:val="fr-BE" w:eastAsia="en-GB" w:bidi="en-GB"/>
              </w:rPr>
              <w:t>tel que spécifié par les codes respectifs du formulaire E1.</w:t>
            </w:r>
          </w:p>
          <w:p w14:paraId="13E7C0CC" w14:textId="77777777" w:rsidR="005D0FED" w:rsidRPr="00292DEB" w:rsidRDefault="005D0FED" w:rsidP="00DB7CCE">
            <w:pPr>
              <w:spacing w:line="276" w:lineRule="auto"/>
              <w:rPr>
                <w:rFonts w:eastAsia="Arial Narrow" w:cs="Arial"/>
                <w:color w:val="000000"/>
                <w:lang w:val="fr-BE" w:eastAsia="en-GB" w:bidi="en-GB"/>
              </w:rPr>
            </w:pPr>
          </w:p>
          <w:p w14:paraId="3CDC0210" w14:textId="77777777" w:rsidR="005D0FED" w:rsidRPr="00292DEB" w:rsidRDefault="005D0FED" w:rsidP="00DB7CCE">
            <w:pPr>
              <w:spacing w:line="276" w:lineRule="auto"/>
              <w:rPr>
                <w:rFonts w:eastAsia="Arial Narrow" w:cs="Arial"/>
                <w:color w:val="000000"/>
                <w:lang w:val="fr-BE" w:eastAsia="en-GB" w:bidi="en-GB"/>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la valeur objective du patrimoine du bénéficiaire ne peut excéder</w:t>
            </w:r>
            <w:r w:rsidRPr="00292DEB">
              <w:rPr>
                <w:rFonts w:cs="Arial"/>
                <w:color w:val="FF00FF"/>
                <w:lang w:val="fr-BE"/>
              </w:rPr>
              <w:t xml:space="preserve"> €90.000</w:t>
            </w:r>
            <w:r w:rsidRPr="00292DEB">
              <w:rPr>
                <w:rFonts w:cs="Arial"/>
                <w:lang w:val="fr-BE"/>
              </w:rPr>
              <w:t xml:space="preserve"> pour les biens immobiliers et </w:t>
            </w:r>
            <w:r w:rsidRPr="00292DEB">
              <w:rPr>
                <w:rFonts w:cs="Arial"/>
                <w:color w:val="FF00FF"/>
                <w:lang w:val="fr-BE"/>
              </w:rPr>
              <w:t>€6.000</w:t>
            </w:r>
            <w:r w:rsidRPr="00292DEB">
              <w:rPr>
                <w:rFonts w:cs="Arial"/>
                <w:lang w:val="fr-BE"/>
              </w:rPr>
              <w:t xml:space="preserve"> pour tout type de véhicule.</w:t>
            </w:r>
          </w:p>
          <w:p w14:paraId="457BE6A5" w14:textId="095563FD" w:rsidR="005D0FED" w:rsidRPr="00292DEB" w:rsidRDefault="005D0FED" w:rsidP="00DB7CCE">
            <w:pPr>
              <w:pStyle w:val="ListParagraph"/>
              <w:spacing w:after="0"/>
              <w:ind w:left="0"/>
              <w:rPr>
                <w:rFonts w:ascii="Arial" w:eastAsia="Arial Narrow" w:hAnsi="Arial" w:cs="Arial"/>
                <w:color w:val="008000"/>
                <w:spacing w:val="-4"/>
                <w:sz w:val="15"/>
                <w:szCs w:val="15"/>
                <w:lang w:val="fr-BE" w:eastAsia="en-GB" w:bidi="en-GB"/>
              </w:rPr>
            </w:pPr>
          </w:p>
        </w:tc>
        <w:tc>
          <w:tcPr>
            <w:tcW w:w="1370" w:type="pct"/>
          </w:tcPr>
          <w:p w14:paraId="3EF922C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E-XI-10-EL</w:t>
            </w:r>
          </w:p>
          <w:p w14:paraId="76B9085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xml:space="preserve">: the total taxable value of the household’s real assets, in Greece or abroad, may not exceed </w:t>
            </w:r>
            <w:r w:rsidRPr="00292DEB">
              <w:rPr>
                <w:color w:val="FF00FF"/>
                <w:sz w:val="15"/>
                <w:szCs w:val="15"/>
                <w:lang w:val="en-GB"/>
              </w:rPr>
              <w:t>€90,000</w:t>
            </w:r>
            <w:r w:rsidRPr="00292DEB">
              <w:rPr>
                <w:color w:val="000000"/>
                <w:sz w:val="15"/>
                <w:szCs w:val="15"/>
                <w:lang w:val="en-GB"/>
              </w:rPr>
              <w:t xml:space="preserve"> for one-person households, increased by </w:t>
            </w:r>
            <w:r w:rsidRPr="00292DEB">
              <w:rPr>
                <w:color w:val="FF00FF"/>
                <w:sz w:val="15"/>
                <w:szCs w:val="15"/>
                <w:lang w:val="en-GB"/>
              </w:rPr>
              <w:t>€15,000</w:t>
            </w:r>
            <w:r w:rsidRPr="00292DEB">
              <w:rPr>
                <w:color w:val="000000"/>
                <w:sz w:val="15"/>
                <w:szCs w:val="15"/>
                <w:lang w:val="en-GB"/>
              </w:rPr>
              <w:t xml:space="preserve"> for each additional household member with an overall maximum threshold of </w:t>
            </w:r>
            <w:r w:rsidRPr="00292DEB">
              <w:rPr>
                <w:color w:val="FF00FF"/>
                <w:sz w:val="15"/>
                <w:szCs w:val="15"/>
                <w:lang w:val="en-GB"/>
              </w:rPr>
              <w:t>€150,000</w:t>
            </w:r>
            <w:r w:rsidRPr="00292DEB">
              <w:rPr>
                <w:color w:val="000000"/>
                <w:sz w:val="15"/>
                <w:szCs w:val="15"/>
                <w:lang w:val="en-GB"/>
              </w:rPr>
              <w:t>.</w:t>
            </w:r>
          </w:p>
          <w:p w14:paraId="33819A5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Assets which belong to minors are included in the calculation. The total taxable value of the assets is determined by the </w:t>
            </w:r>
            <w:r w:rsidRPr="00292DEB">
              <w:rPr>
                <w:color w:val="008000"/>
                <w:sz w:val="15"/>
                <w:szCs w:val="15"/>
                <w:lang w:val="en-GB"/>
              </w:rPr>
              <w:t>Ministry of Economy and Finance</w:t>
            </w:r>
            <w:r w:rsidRPr="00292DEB">
              <w:rPr>
                <w:color w:val="000000"/>
                <w:sz w:val="15"/>
                <w:szCs w:val="15"/>
                <w:lang w:val="en-GB"/>
              </w:rPr>
              <w:t>.</w:t>
            </w:r>
          </w:p>
          <w:p w14:paraId="0E0BDACC" w14:textId="77777777" w:rsidR="005D0FED" w:rsidRPr="00292DEB" w:rsidRDefault="005D0FED" w:rsidP="00DB7CCE">
            <w:pPr>
              <w:pStyle w:val="Normal0"/>
              <w:pBdr>
                <w:top w:val="nil"/>
                <w:left w:val="nil"/>
                <w:bottom w:val="nil"/>
                <w:right w:val="nil"/>
                <w:between w:val="nil"/>
              </w:pBdr>
              <w:spacing w:after="0"/>
              <w:rPr>
                <w:b/>
                <w:sz w:val="15"/>
                <w:szCs w:val="15"/>
                <w:lang w:val="en-GB"/>
              </w:rPr>
            </w:pPr>
          </w:p>
          <w:p w14:paraId="77D584FF" w14:textId="77777777" w:rsidR="005D0FED" w:rsidRPr="00292DEB" w:rsidRDefault="005D0FED" w:rsidP="00DB7CCE">
            <w:pPr>
              <w:pStyle w:val="Normal0"/>
              <w:pBdr>
                <w:top w:val="nil"/>
                <w:left w:val="nil"/>
                <w:bottom w:val="nil"/>
                <w:right w:val="nil"/>
                <w:between w:val="nil"/>
              </w:pBdr>
              <w:spacing w:after="0"/>
              <w:rPr>
                <w:bCs/>
                <w:sz w:val="15"/>
                <w:szCs w:val="15"/>
                <w:lang w:val="en-GB"/>
              </w:rPr>
            </w:pPr>
            <w:r w:rsidRPr="00292DEB">
              <w:rPr>
                <w:bCs/>
                <w:sz w:val="15"/>
                <w:szCs w:val="15"/>
                <w:lang w:val="en-GB"/>
              </w:rPr>
              <w:t>Claimants are not obliged to sell, rent or resize their property, to sell assets or to change their lifestyle as a condition for receipt of support.</w:t>
            </w:r>
          </w:p>
          <w:p w14:paraId="555C1004"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p>
          <w:p w14:paraId="47DF3A27" w14:textId="77777777" w:rsidR="005D0FED" w:rsidRPr="00292DEB" w:rsidRDefault="005D0FED" w:rsidP="00DB7CCE">
            <w:pPr>
              <w:pStyle w:val="Normal0"/>
              <w:pBdr>
                <w:top w:val="nil"/>
                <w:left w:val="nil"/>
                <w:bottom w:val="nil"/>
                <w:right w:val="nil"/>
                <w:between w:val="nil"/>
              </w:pBdr>
              <w:spacing w:after="0"/>
              <w:rPr>
                <w:color w:val="000000"/>
                <w:sz w:val="15"/>
                <w:szCs w:val="15"/>
              </w:rPr>
            </w:pPr>
            <w:proofErr w:type="spellStart"/>
            <w:r w:rsidRPr="00292DEB">
              <w:rPr>
                <w:color w:val="000000"/>
                <w:sz w:val="15"/>
                <w:szCs w:val="15"/>
              </w:rPr>
              <w:t>Movable</w:t>
            </w:r>
            <w:proofErr w:type="spellEnd"/>
            <w:r w:rsidRPr="00292DEB">
              <w:rPr>
                <w:color w:val="000000"/>
                <w:sz w:val="15"/>
                <w:szCs w:val="15"/>
              </w:rPr>
              <w:t xml:space="preserve"> </w:t>
            </w:r>
            <w:proofErr w:type="spellStart"/>
            <w:r w:rsidRPr="00292DEB">
              <w:rPr>
                <w:color w:val="000000"/>
                <w:sz w:val="15"/>
                <w:szCs w:val="15"/>
              </w:rPr>
              <w:t>property</w:t>
            </w:r>
            <w:proofErr w:type="spellEnd"/>
            <w:r w:rsidRPr="00292DEB">
              <w:rPr>
                <w:color w:val="000000"/>
                <w:sz w:val="15"/>
                <w:szCs w:val="15"/>
              </w:rPr>
              <w:t>:</w:t>
            </w:r>
          </w:p>
          <w:p w14:paraId="59C6B5B2" w14:textId="77777777" w:rsidR="005D0FED" w:rsidRPr="00292DEB" w:rsidRDefault="005D0FED" w:rsidP="00DB7CCE">
            <w:pPr>
              <w:pStyle w:val="Normal0"/>
              <w:numPr>
                <w:ilvl w:val="0"/>
                <w:numId w:val="158"/>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the annual objective costs of cars for private or mixed-use and motorcycles, in Greece or abroad, may not exceed </w:t>
            </w:r>
            <w:r w:rsidRPr="00292DEB">
              <w:rPr>
                <w:color w:val="FF00FF"/>
                <w:sz w:val="15"/>
                <w:szCs w:val="15"/>
                <w:lang w:val="en-GB"/>
              </w:rPr>
              <w:t>€6,000</w:t>
            </w:r>
            <w:r w:rsidRPr="00292DEB">
              <w:rPr>
                <w:color w:val="000000"/>
                <w:sz w:val="15"/>
                <w:szCs w:val="15"/>
                <w:lang w:val="en-GB"/>
              </w:rPr>
              <w:t xml:space="preserve"> in total.</w:t>
            </w:r>
          </w:p>
          <w:p w14:paraId="37354B1A" w14:textId="77777777" w:rsidR="005D0FED" w:rsidRPr="00292DEB" w:rsidRDefault="005D0FED" w:rsidP="00DB7CCE">
            <w:pPr>
              <w:pStyle w:val="Normal0"/>
              <w:numPr>
                <w:ilvl w:val="0"/>
                <w:numId w:val="158"/>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the total amount of deposits of the household in all credit institutions in Greece or abroad, and/or the current value of shares, bonds, etc., as follows from the electronic cross-checks, may not exceed the relevant thresholds for each type of household, up to the amount of </w:t>
            </w:r>
            <w:r w:rsidRPr="00292DEB">
              <w:rPr>
                <w:color w:val="FF00FF"/>
                <w:sz w:val="15"/>
                <w:szCs w:val="15"/>
                <w:lang w:val="en-GB"/>
              </w:rPr>
              <w:t>€14,400</w:t>
            </w:r>
            <w:r w:rsidRPr="00292DEB">
              <w:rPr>
                <w:color w:val="000000"/>
                <w:sz w:val="15"/>
                <w:szCs w:val="15"/>
                <w:lang w:val="en-GB"/>
              </w:rPr>
              <w:t xml:space="preserve"> (e.g. </w:t>
            </w:r>
            <w:r w:rsidRPr="00292DEB">
              <w:rPr>
                <w:color w:val="FF00FF"/>
                <w:sz w:val="15"/>
                <w:szCs w:val="15"/>
                <w:lang w:val="en-GB"/>
              </w:rPr>
              <w:t>€4,800</w:t>
            </w:r>
            <w:r w:rsidRPr="00292DEB">
              <w:rPr>
                <w:color w:val="000000"/>
                <w:sz w:val="15"/>
                <w:szCs w:val="15"/>
                <w:lang w:val="en-GB"/>
              </w:rPr>
              <w:t xml:space="preserve"> for one-person household).</w:t>
            </w:r>
          </w:p>
          <w:p w14:paraId="128EEB5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0FE6C8E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Assets presumption: </w:t>
            </w:r>
          </w:p>
          <w:p w14:paraId="23B672DB"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total amount of deposit interest of the household members in all credit institutions in Greece or abroad, as reported in the last assessed income tax return (E1), may not exceed the amount obtained from the following formula:</w:t>
            </w:r>
          </w:p>
          <w:p w14:paraId="2960F7B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Annual interest = deposit limit for each household type * average annual deposit interest rate/100</w:t>
            </w:r>
          </w:p>
          <w:p w14:paraId="080C6EF1"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Household applications are not accepted when their members, based on the most recent assessed income tax return: </w:t>
            </w:r>
          </w:p>
          <w:p w14:paraId="6008DB41" w14:textId="77777777" w:rsidR="005D0FED" w:rsidRPr="00292DEB" w:rsidRDefault="005D0FED" w:rsidP="00DB7CCE">
            <w:pPr>
              <w:pStyle w:val="Normal0"/>
              <w:numPr>
                <w:ilvl w:val="0"/>
                <w:numId w:val="159"/>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fall within the provisions of the luxury tax, </w:t>
            </w:r>
          </w:p>
          <w:p w14:paraId="4ED0464C" w14:textId="77777777" w:rsidR="005D0FED" w:rsidRPr="00292DEB" w:rsidRDefault="005D0FED" w:rsidP="00DB7CCE">
            <w:pPr>
              <w:pStyle w:val="Normal0"/>
              <w:numPr>
                <w:ilvl w:val="0"/>
                <w:numId w:val="159"/>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report expenses for fees of recreational boats’ crews, </w:t>
            </w:r>
          </w:p>
          <w:p w14:paraId="2725AADA" w14:textId="77777777" w:rsidR="005D0FED" w:rsidRPr="00292DEB" w:rsidRDefault="005D0FED" w:rsidP="00DB7CCE">
            <w:pPr>
              <w:pStyle w:val="Normal0"/>
              <w:numPr>
                <w:ilvl w:val="0"/>
                <w:numId w:val="159"/>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report expenses for tuition in private schools, </w:t>
            </w:r>
          </w:p>
          <w:p w14:paraId="6B182D7B" w14:textId="77777777" w:rsidR="005D0FED" w:rsidRPr="00292DEB" w:rsidRDefault="005D0FED" w:rsidP="00DB7CCE">
            <w:pPr>
              <w:pStyle w:val="Normal0"/>
              <w:numPr>
                <w:ilvl w:val="0"/>
                <w:numId w:val="159"/>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report expenses for domestic workers, car drivers, private tutors and other staff, </w:t>
            </w:r>
          </w:p>
          <w:p w14:paraId="1995C20B"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lastRenderedPageBreak/>
              <w:t>as specified in the respective codes of the E1 form.</w:t>
            </w:r>
          </w:p>
          <w:p w14:paraId="2141EB4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78ECB18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the objective value of the beneficiary’s assets cannot exceed </w:t>
            </w:r>
            <w:r w:rsidRPr="00292DEB">
              <w:rPr>
                <w:color w:val="FF00FF"/>
                <w:sz w:val="15"/>
                <w:szCs w:val="15"/>
                <w:lang w:val="en-GB"/>
              </w:rPr>
              <w:t>€90,000</w:t>
            </w:r>
            <w:r w:rsidRPr="00292DEB">
              <w:rPr>
                <w:color w:val="000000"/>
                <w:sz w:val="15"/>
                <w:szCs w:val="15"/>
                <w:lang w:val="en-GB"/>
              </w:rPr>
              <w:t xml:space="preserve"> for real estate property and </w:t>
            </w:r>
            <w:r w:rsidRPr="00292DEB">
              <w:rPr>
                <w:color w:val="FF00FF"/>
                <w:sz w:val="15"/>
                <w:szCs w:val="15"/>
                <w:lang w:val="en-GB"/>
              </w:rPr>
              <w:t>€6,000</w:t>
            </w:r>
            <w:r w:rsidRPr="00292DEB">
              <w:rPr>
                <w:color w:val="000000"/>
                <w:sz w:val="15"/>
                <w:szCs w:val="15"/>
                <w:lang w:val="en-GB"/>
              </w:rPr>
              <w:t xml:space="preserve"> for any kind of automobile.</w:t>
            </w:r>
          </w:p>
          <w:p w14:paraId="44D1AD68" w14:textId="55F033B8"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8744338"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5E6AAAA7" w14:textId="77777777" w:rsidR="005D0FED" w:rsidRPr="00292DEB" w:rsidRDefault="005D0FED" w:rsidP="00DB7CCE">
            <w:pPr>
              <w:spacing w:line="276" w:lineRule="auto"/>
              <w:rPr>
                <w:rFonts w:cs="Arial"/>
                <w:color w:val="0000FF"/>
                <w:lang w:val="en-US"/>
              </w:rPr>
            </w:pPr>
          </w:p>
        </w:tc>
        <w:tc>
          <w:tcPr>
            <w:tcW w:w="127" w:type="pct"/>
          </w:tcPr>
          <w:p w14:paraId="3F43726B" w14:textId="77777777" w:rsidR="005D0FED" w:rsidRPr="00292DEB" w:rsidRDefault="005D0FED" w:rsidP="00DB7CCE">
            <w:pPr>
              <w:spacing w:line="276" w:lineRule="auto"/>
              <w:rPr>
                <w:rFonts w:cs="Arial"/>
                <w:color w:val="0000FF"/>
                <w:lang w:val="fr-FR"/>
              </w:rPr>
            </w:pPr>
            <w:r w:rsidRPr="00292DEB">
              <w:rPr>
                <w:rFonts w:cs="Arial"/>
                <w:color w:val="0000FF"/>
                <w:lang w:val="fr-FR"/>
              </w:rPr>
              <w:t>10</w:t>
            </w:r>
          </w:p>
          <w:p w14:paraId="4DFF8B6D" w14:textId="77777777" w:rsidR="005D0FED" w:rsidRPr="00292DEB" w:rsidRDefault="005D0FED" w:rsidP="00DB7CCE">
            <w:pPr>
              <w:spacing w:line="276" w:lineRule="auto"/>
              <w:rPr>
                <w:rFonts w:cs="Arial"/>
                <w:color w:val="0000FF"/>
                <w:lang w:val="en-US"/>
              </w:rPr>
            </w:pPr>
          </w:p>
        </w:tc>
        <w:tc>
          <w:tcPr>
            <w:tcW w:w="402" w:type="pct"/>
          </w:tcPr>
          <w:p w14:paraId="198939C2"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6482010A" w14:textId="77777777" w:rsidR="005D0FED" w:rsidRPr="00292DEB" w:rsidRDefault="005D0FED" w:rsidP="00DB7CCE">
            <w:pPr>
              <w:spacing w:line="276" w:lineRule="auto"/>
              <w:rPr>
                <w:rFonts w:cs="Arial"/>
                <w:color w:val="0000FF"/>
                <w:lang w:val="en-US"/>
              </w:rPr>
            </w:pPr>
          </w:p>
        </w:tc>
      </w:tr>
      <w:tr w:rsidR="005D0FED" w:rsidRPr="00292DEB" w14:paraId="624CCB87" w14:textId="77777777" w:rsidTr="005D0FED">
        <w:tc>
          <w:tcPr>
            <w:tcW w:w="193" w:type="pct"/>
          </w:tcPr>
          <w:p w14:paraId="13BEEF0D" w14:textId="77777777" w:rsidR="005D0FED" w:rsidRPr="00292DEB" w:rsidRDefault="005D0FED" w:rsidP="00DB7CCE">
            <w:pPr>
              <w:spacing w:line="276" w:lineRule="auto"/>
              <w:jc w:val="left"/>
              <w:rPr>
                <w:rFonts w:cs="Arial"/>
                <w:lang w:val="es-ES"/>
              </w:rPr>
            </w:pPr>
            <w:r w:rsidRPr="00292DEB">
              <w:rPr>
                <w:rFonts w:cs="Arial"/>
                <w:lang w:val="es-ES"/>
              </w:rPr>
              <w:t>EL</w:t>
            </w:r>
          </w:p>
          <w:p w14:paraId="1EE58364" w14:textId="77777777" w:rsidR="005D0FED" w:rsidRPr="00292DEB" w:rsidRDefault="005D0FED" w:rsidP="00DB7CCE">
            <w:pPr>
              <w:spacing w:line="276" w:lineRule="auto"/>
              <w:jc w:val="left"/>
              <w:rPr>
                <w:rFonts w:cs="Arial"/>
                <w:lang w:val="es-ES"/>
              </w:rPr>
            </w:pPr>
            <w:r w:rsidRPr="00292DEB">
              <w:rPr>
                <w:rFonts w:cs="Arial"/>
                <w:lang w:val="es-ES"/>
              </w:rPr>
              <w:t>EL</w:t>
            </w:r>
          </w:p>
          <w:p w14:paraId="65EE599C" w14:textId="77777777" w:rsidR="005D0FED" w:rsidRPr="00292DEB" w:rsidRDefault="005D0FED" w:rsidP="00DB7CCE">
            <w:pPr>
              <w:spacing w:line="276" w:lineRule="auto"/>
              <w:jc w:val="left"/>
              <w:rPr>
                <w:rFonts w:cs="Arial"/>
                <w:lang w:val="es-ES"/>
              </w:rPr>
            </w:pPr>
            <w:r w:rsidRPr="00292DEB">
              <w:rPr>
                <w:rFonts w:cs="Arial"/>
                <w:lang w:val="es-ES"/>
              </w:rPr>
              <w:t>EL</w:t>
            </w:r>
          </w:p>
          <w:p w14:paraId="03F09E0D" w14:textId="77777777" w:rsidR="005D0FED" w:rsidRPr="00292DEB" w:rsidRDefault="005D0FED" w:rsidP="00DB7CCE">
            <w:pPr>
              <w:spacing w:line="276" w:lineRule="auto"/>
              <w:jc w:val="left"/>
              <w:rPr>
                <w:rFonts w:cs="Arial"/>
                <w:lang w:val="es-ES"/>
              </w:rPr>
            </w:pPr>
            <w:r w:rsidRPr="00292DEB">
              <w:rPr>
                <w:rFonts w:cs="Arial"/>
                <w:lang w:val="es-ES"/>
              </w:rPr>
              <w:t>EL</w:t>
            </w:r>
          </w:p>
          <w:p w14:paraId="40EC0D2C" w14:textId="77777777" w:rsidR="005D0FED" w:rsidRPr="00292DEB" w:rsidRDefault="005D0FED" w:rsidP="00DB7CCE">
            <w:pPr>
              <w:spacing w:line="276" w:lineRule="auto"/>
              <w:jc w:val="left"/>
              <w:rPr>
                <w:rFonts w:cs="Arial"/>
                <w:lang w:val="es-ES"/>
              </w:rPr>
            </w:pPr>
          </w:p>
          <w:p w14:paraId="4B2ADB69" w14:textId="1D79BCC7" w:rsidR="005D0FED" w:rsidRPr="00292DEB" w:rsidRDefault="005D0FED" w:rsidP="00DB7CCE">
            <w:pPr>
              <w:spacing w:line="276" w:lineRule="auto"/>
              <w:jc w:val="left"/>
              <w:rPr>
                <w:rFonts w:cs="Arial"/>
                <w:b/>
                <w:lang w:val="en-US"/>
              </w:rPr>
            </w:pPr>
          </w:p>
        </w:tc>
        <w:tc>
          <w:tcPr>
            <w:tcW w:w="1371" w:type="pct"/>
          </w:tcPr>
          <w:p w14:paraId="68B13CC9" w14:textId="77777777" w:rsidR="005D0FED" w:rsidRPr="00292DEB" w:rsidRDefault="005D0FED" w:rsidP="00DB7CCE">
            <w:pPr>
              <w:spacing w:line="276" w:lineRule="auto"/>
              <w:rPr>
                <w:rFonts w:eastAsia="Arial"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Unterstützung wird auf Haushaltsbasis bestimmt.</w:t>
            </w:r>
          </w:p>
          <w:p w14:paraId="7275CDFF" w14:textId="77777777" w:rsidR="005D0FED" w:rsidRPr="00292DEB" w:rsidRDefault="005D0FED" w:rsidP="00DB7CCE">
            <w:pPr>
              <w:spacing w:line="276" w:lineRule="auto"/>
              <w:rPr>
                <w:rFonts w:cs="Arial"/>
                <w:noProof/>
              </w:rPr>
            </w:pPr>
            <w:r w:rsidRPr="00292DEB">
              <w:rPr>
                <w:rFonts w:cs="Arial"/>
                <w:noProof/>
              </w:rPr>
              <w:t>Haushalt ist definiert als alle Personen, die unter einem Dach leben. Folgende Kategorien werden jedoch nicht als Haushaltsmitglieder betrachtet:</w:t>
            </w:r>
          </w:p>
          <w:p w14:paraId="2C6CADD1" w14:textId="77777777" w:rsidR="005D0FED" w:rsidRPr="00292DEB" w:rsidRDefault="005D0FED" w:rsidP="00DB7CCE">
            <w:pPr>
              <w:pStyle w:val="Normal0"/>
              <w:numPr>
                <w:ilvl w:val="0"/>
                <w:numId w:val="155"/>
              </w:numPr>
              <w:pBdr>
                <w:top w:val="nil"/>
                <w:left w:val="nil"/>
                <w:bottom w:val="nil"/>
                <w:right w:val="nil"/>
                <w:between w:val="nil"/>
              </w:pBdr>
              <w:spacing w:before="0" w:after="0" w:line="276" w:lineRule="auto"/>
              <w:ind w:hanging="55"/>
              <w:rPr>
                <w:color w:val="000000"/>
                <w:sz w:val="15"/>
                <w:szCs w:val="15"/>
                <w:lang w:val="de-DE"/>
              </w:rPr>
            </w:pPr>
            <w:r w:rsidRPr="00292DEB">
              <w:rPr>
                <w:color w:val="000000"/>
                <w:sz w:val="15"/>
                <w:szCs w:val="15"/>
                <w:lang w:val="de-DE"/>
              </w:rPr>
              <w:t xml:space="preserve">Personen, die in geschlossenen Pflegeeiinheiten oder Heimen für betreutes Wohnen untergebracht sind oder betreut werden. </w:t>
            </w:r>
          </w:p>
          <w:p w14:paraId="60550044" w14:textId="77777777" w:rsidR="005D0FED" w:rsidRPr="00292DEB" w:rsidRDefault="005D0FED" w:rsidP="00DB7CCE">
            <w:pPr>
              <w:pStyle w:val="Normal0"/>
              <w:numPr>
                <w:ilvl w:val="0"/>
                <w:numId w:val="155"/>
              </w:numPr>
              <w:pBdr>
                <w:top w:val="nil"/>
                <w:left w:val="nil"/>
                <w:bottom w:val="nil"/>
                <w:right w:val="nil"/>
                <w:between w:val="nil"/>
              </w:pBdr>
              <w:spacing w:before="0" w:after="0" w:line="276" w:lineRule="auto"/>
              <w:ind w:hanging="55"/>
              <w:rPr>
                <w:color w:val="000000"/>
                <w:sz w:val="15"/>
                <w:szCs w:val="15"/>
                <w:lang w:val="de-DE"/>
              </w:rPr>
            </w:pPr>
            <w:r w:rsidRPr="00292DEB">
              <w:rPr>
                <w:color w:val="000000"/>
                <w:sz w:val="15"/>
                <w:szCs w:val="15"/>
                <w:lang w:val="de-DE"/>
              </w:rPr>
              <w:t xml:space="preserve">Personen, die in Einrichtungen zur psycho-sozialen Rehabilitation untergebracht sind (Internate, Wohnheime), oder die Begünstigte des Programms für geschützten Wohnraum nach Artikel 9 von Gesetz </w:t>
            </w:r>
            <w:r w:rsidRPr="00292DEB">
              <w:rPr>
                <w:color w:val="C00000"/>
                <w:sz w:val="15"/>
                <w:szCs w:val="15"/>
                <w:lang w:val="de-DE"/>
              </w:rPr>
              <w:t>2716/1999 sind</w:t>
            </w:r>
            <w:r w:rsidRPr="00292DEB">
              <w:rPr>
                <w:color w:val="000000"/>
                <w:sz w:val="15"/>
                <w:szCs w:val="15"/>
                <w:lang w:val="de-DE"/>
              </w:rPr>
              <w:t>.</w:t>
            </w:r>
          </w:p>
          <w:p w14:paraId="37F82CA3" w14:textId="77777777" w:rsidR="005D0FED" w:rsidRPr="00292DEB" w:rsidRDefault="005D0FED" w:rsidP="00DB7CCE">
            <w:pPr>
              <w:pStyle w:val="Normal0"/>
              <w:numPr>
                <w:ilvl w:val="0"/>
                <w:numId w:val="155"/>
              </w:numPr>
              <w:pBdr>
                <w:top w:val="nil"/>
                <w:left w:val="nil"/>
                <w:bottom w:val="nil"/>
                <w:right w:val="nil"/>
                <w:between w:val="nil"/>
              </w:pBdr>
              <w:spacing w:before="0" w:after="0" w:line="276" w:lineRule="auto"/>
              <w:ind w:hanging="55"/>
              <w:rPr>
                <w:color w:val="000000"/>
                <w:sz w:val="15"/>
                <w:szCs w:val="15"/>
                <w:lang w:val="de-DE"/>
              </w:rPr>
            </w:pPr>
            <w:r w:rsidRPr="00292DEB">
              <w:rPr>
                <w:color w:val="000000"/>
                <w:sz w:val="15"/>
                <w:szCs w:val="15"/>
                <w:lang w:val="de-DE"/>
              </w:rPr>
              <w:t>Personen, die in Klöstern leben.</w:t>
            </w:r>
          </w:p>
          <w:p w14:paraId="46D52D53" w14:textId="77777777" w:rsidR="005D0FED" w:rsidRPr="00292DEB" w:rsidRDefault="005D0FED" w:rsidP="00DB7CCE">
            <w:pPr>
              <w:pStyle w:val="Normal0"/>
              <w:numPr>
                <w:ilvl w:val="0"/>
                <w:numId w:val="155"/>
              </w:numPr>
              <w:pBdr>
                <w:top w:val="nil"/>
                <w:left w:val="nil"/>
                <w:bottom w:val="nil"/>
                <w:right w:val="nil"/>
                <w:between w:val="nil"/>
              </w:pBdr>
              <w:spacing w:before="0" w:after="0" w:line="276" w:lineRule="auto"/>
              <w:ind w:hanging="55"/>
              <w:rPr>
                <w:color w:val="000000"/>
                <w:sz w:val="15"/>
                <w:szCs w:val="15"/>
                <w:lang w:val="de-DE"/>
              </w:rPr>
            </w:pPr>
            <w:r w:rsidRPr="00292DEB">
              <w:rPr>
                <w:color w:val="000000"/>
                <w:sz w:val="15"/>
                <w:szCs w:val="15"/>
                <w:lang w:val="de-DE"/>
              </w:rPr>
              <w:t>Personen, die sich in Haft befinden.</w:t>
            </w:r>
          </w:p>
          <w:p w14:paraId="7B38A742" w14:textId="77777777" w:rsidR="005D0FED" w:rsidRPr="00292DEB" w:rsidRDefault="005D0FED" w:rsidP="00DB7CCE">
            <w:pPr>
              <w:spacing w:line="276" w:lineRule="auto"/>
              <w:rPr>
                <w:rFonts w:cs="Arial"/>
                <w:noProof/>
              </w:rPr>
            </w:pPr>
          </w:p>
          <w:p w14:paraId="47759493" w14:textId="77777777" w:rsidR="005D0FED" w:rsidRPr="00292DEB" w:rsidRDefault="005D0FED" w:rsidP="00DB7CCE">
            <w:pPr>
              <w:spacing w:line="276" w:lineRule="auto"/>
              <w:rPr>
                <w:rFonts w:cs="Arial"/>
              </w:rPr>
            </w:pPr>
            <w:r w:rsidRPr="00292DEB">
              <w:rPr>
                <w:rFonts w:cs="Arial"/>
              </w:rPr>
              <w:t xml:space="preserve">Die Höhe des Garantiebetrags richtet sich nach der Haushaltssituation (d.h. Anzahl und Alter der Haushaltsmitglieder). Die Berechnungsmethode basiert auf einer Änderung der modifizierten OECD-Äquivalenzskala mit einer Sonderregelung für Haushaltsmitglieder mit Behinderung und Alleinerziehende. </w:t>
            </w:r>
          </w:p>
          <w:p w14:paraId="04D1A026" w14:textId="77777777" w:rsidR="005D0FED" w:rsidRPr="00292DEB" w:rsidRDefault="005D0FED" w:rsidP="00DB7CCE">
            <w:pPr>
              <w:numPr>
                <w:ilvl w:val="0"/>
                <w:numId w:val="47"/>
              </w:numPr>
              <w:spacing w:line="276" w:lineRule="auto"/>
              <w:contextualSpacing/>
              <w:rPr>
                <w:rFonts w:cs="Arial"/>
              </w:rPr>
            </w:pPr>
            <w:r w:rsidRPr="00292DEB">
              <w:rPr>
                <w:rFonts w:cs="Arial"/>
              </w:rPr>
              <w:t xml:space="preserve">für Einzelpersonenhaushalte: </w:t>
            </w:r>
            <w:r w:rsidRPr="00292DEB">
              <w:rPr>
                <w:rFonts w:cs="Arial"/>
                <w:color w:val="FF00FF"/>
              </w:rPr>
              <w:t xml:space="preserve">€216 </w:t>
            </w:r>
            <w:r w:rsidRPr="00292DEB">
              <w:rPr>
                <w:rFonts w:cs="Arial"/>
              </w:rPr>
              <w:t>je Monat</w:t>
            </w:r>
          </w:p>
          <w:p w14:paraId="78F995FC" w14:textId="77777777" w:rsidR="005D0FED" w:rsidRPr="00292DEB" w:rsidRDefault="005D0FED" w:rsidP="00DB7CCE">
            <w:pPr>
              <w:numPr>
                <w:ilvl w:val="0"/>
                <w:numId w:val="47"/>
              </w:numPr>
              <w:spacing w:line="276" w:lineRule="auto"/>
              <w:contextualSpacing/>
              <w:rPr>
                <w:rFonts w:cs="Arial"/>
              </w:rPr>
            </w:pPr>
            <w:r w:rsidRPr="00292DEB">
              <w:rPr>
                <w:rFonts w:cs="Arial"/>
              </w:rPr>
              <w:t xml:space="preserve">für jeden weiteren Erwachsenen des Haushalts: </w:t>
            </w:r>
            <w:r w:rsidRPr="00292DEB">
              <w:rPr>
                <w:rFonts w:cs="Arial"/>
                <w:color w:val="FF00FF"/>
              </w:rPr>
              <w:t xml:space="preserve">€108 </w:t>
            </w:r>
            <w:r w:rsidRPr="00292DEB">
              <w:rPr>
                <w:rFonts w:cs="Arial"/>
              </w:rPr>
              <w:t>pro Monat;</w:t>
            </w:r>
          </w:p>
          <w:p w14:paraId="19FBEFFE" w14:textId="77777777" w:rsidR="005D0FED" w:rsidRPr="00292DEB" w:rsidRDefault="005D0FED" w:rsidP="00DB7CCE">
            <w:pPr>
              <w:numPr>
                <w:ilvl w:val="0"/>
                <w:numId w:val="47"/>
              </w:numPr>
              <w:spacing w:line="276" w:lineRule="auto"/>
              <w:contextualSpacing/>
              <w:rPr>
                <w:rFonts w:cs="Arial"/>
              </w:rPr>
            </w:pPr>
            <w:r w:rsidRPr="00292DEB">
              <w:rPr>
                <w:rFonts w:cs="Arial"/>
              </w:rPr>
              <w:t xml:space="preserve">für jeden weiteren Minderjährigen des Haushalts: </w:t>
            </w:r>
            <w:r w:rsidRPr="00292DEB">
              <w:rPr>
                <w:rFonts w:cs="Arial"/>
                <w:color w:val="FF00FF"/>
              </w:rPr>
              <w:t xml:space="preserve">€54 </w:t>
            </w:r>
            <w:r w:rsidRPr="00292DEB">
              <w:rPr>
                <w:rFonts w:cs="Arial"/>
              </w:rPr>
              <w:t>pro Monat;</w:t>
            </w:r>
          </w:p>
          <w:p w14:paraId="71329818" w14:textId="77777777" w:rsidR="005D0FED" w:rsidRPr="00292DEB" w:rsidRDefault="005D0FED" w:rsidP="00DB7CCE">
            <w:pPr>
              <w:numPr>
                <w:ilvl w:val="0"/>
                <w:numId w:val="47"/>
              </w:numPr>
              <w:spacing w:line="276" w:lineRule="auto"/>
              <w:contextualSpacing/>
              <w:rPr>
                <w:rFonts w:cs="Arial"/>
              </w:rPr>
            </w:pPr>
            <w:r w:rsidRPr="00292DEB">
              <w:rPr>
                <w:rFonts w:cs="Arial"/>
              </w:rPr>
              <w:t>in Einzelelternhaushalten, z. B. in dem ein Elternteil (unverheiratet, verwitwet oder geschieden oder aufgrund der Inhaftierung des anderen Elternteils oder per Gerichtsentscheid) das alleinige Sorgerecht eines Kindes oder mehrerer minderjähriger Kinder hat; das ältere minderjährige Kind wird als ein Erwachsener bei der Berechnung des Garantiebetrags berücksichtigt;</w:t>
            </w:r>
          </w:p>
          <w:p w14:paraId="3D01D318" w14:textId="77777777" w:rsidR="005D0FED" w:rsidRPr="00292DEB" w:rsidRDefault="005D0FED" w:rsidP="00DB7CCE">
            <w:pPr>
              <w:numPr>
                <w:ilvl w:val="0"/>
                <w:numId w:val="47"/>
              </w:numPr>
              <w:suppressAutoHyphens/>
              <w:spacing w:line="276" w:lineRule="auto"/>
              <w:ind w:right="33"/>
              <w:jc w:val="left"/>
              <w:rPr>
                <w:rFonts w:cs="Arial"/>
              </w:rPr>
            </w:pPr>
            <w:r w:rsidRPr="00292DEB">
              <w:rPr>
                <w:rFonts w:cs="Arial"/>
              </w:rPr>
              <w:t>in</w:t>
            </w:r>
            <w:r w:rsidRPr="00292DEB">
              <w:rPr>
                <w:rFonts w:eastAsia="Arial" w:cs="Arial"/>
              </w:rPr>
              <w:t xml:space="preserve"> Haushalten mit ungeschützten Kindern: jedes ungeschützte Kind wird als ein Erwachsener gezählt. </w:t>
            </w:r>
          </w:p>
          <w:p w14:paraId="0A0C1BA9" w14:textId="77777777" w:rsidR="005D0FED" w:rsidRPr="00292DEB" w:rsidRDefault="005D0FED" w:rsidP="00DB7CCE">
            <w:pPr>
              <w:suppressAutoHyphens/>
              <w:spacing w:line="276" w:lineRule="auto"/>
              <w:ind w:right="33"/>
              <w:jc w:val="left"/>
              <w:rPr>
                <w:rFonts w:cs="Arial"/>
              </w:rPr>
            </w:pPr>
            <w:r w:rsidRPr="00292DEB">
              <w:rPr>
                <w:rFonts w:cs="Arial"/>
              </w:rPr>
              <w:lastRenderedPageBreak/>
              <w:t xml:space="preserve">Der garantierte Höchstbetrag beläuft sich auf </w:t>
            </w:r>
            <w:r w:rsidRPr="00292DEB">
              <w:rPr>
                <w:rFonts w:cs="Arial"/>
                <w:color w:val="FF00FF"/>
              </w:rPr>
              <w:t>€972</w:t>
            </w:r>
            <w:r w:rsidRPr="00292DEB">
              <w:rPr>
                <w:rFonts w:cs="Arial"/>
              </w:rPr>
              <w:t xml:space="preserve"> pro Monat, unabhängig von der Zusammensetzung des Haushalts.</w:t>
            </w:r>
          </w:p>
          <w:p w14:paraId="0D8DD101" w14:textId="77777777" w:rsidR="005D0FED" w:rsidRPr="00292DEB" w:rsidRDefault="005D0FED" w:rsidP="00DB7CCE">
            <w:pPr>
              <w:spacing w:line="276" w:lineRule="auto"/>
              <w:rPr>
                <w:rFonts w:cs="Arial"/>
              </w:rPr>
            </w:pPr>
          </w:p>
          <w:p w14:paraId="1497C618" w14:textId="77777777" w:rsidR="005D0FED" w:rsidRPr="00292DEB" w:rsidRDefault="005D0FED" w:rsidP="00DB7CCE">
            <w:pPr>
              <w:suppressAutoHyphens/>
              <w:spacing w:line="276" w:lineRule="auto"/>
              <w:jc w:val="left"/>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nicht anwendbar.</w:t>
            </w:r>
          </w:p>
          <w:p w14:paraId="4920E4AB" w14:textId="5F48033E" w:rsidR="005D0FED" w:rsidRPr="00292DEB" w:rsidRDefault="005D0FED" w:rsidP="00DB7CCE">
            <w:pPr>
              <w:shd w:val="clear" w:color="auto" w:fill="FFFFFF"/>
              <w:spacing w:line="276" w:lineRule="auto"/>
              <w:rPr>
                <w:rFonts w:cs="Arial"/>
                <w:color w:val="008000"/>
              </w:rPr>
            </w:pPr>
          </w:p>
        </w:tc>
        <w:tc>
          <w:tcPr>
            <w:tcW w:w="1370" w:type="pct"/>
          </w:tcPr>
          <w:p w14:paraId="1D973913" w14:textId="77777777" w:rsidR="005D0FED" w:rsidRPr="00292DEB" w:rsidRDefault="005D0FED" w:rsidP="00DB7CCE">
            <w:pPr>
              <w:spacing w:line="276" w:lineRule="auto"/>
              <w:rPr>
                <w:rFonts w:eastAsia="Arial Narrow" w:cs="Arial"/>
                <w:spacing w:val="-4"/>
                <w:lang w:eastAsia="en-GB" w:bidi="en-GB"/>
              </w:rPr>
            </w:pPr>
            <w:r w:rsidRPr="00292DEB">
              <w:rPr>
                <w:rFonts w:eastAsia="Arial" w:cs="Arial"/>
                <w:color w:val="008000"/>
              </w:rPr>
              <w:lastRenderedPageBreak/>
              <w:t xml:space="preserve">Revenu minimum garanti (RMG) </w:t>
            </w:r>
            <w:r w:rsidRPr="00292DEB">
              <w:rPr>
                <w:rFonts w:cs="Arial"/>
                <w:i/>
                <w:color w:val="008080"/>
              </w:rPr>
              <w:t>(</w:t>
            </w:r>
            <w:r w:rsidRPr="00292DEB">
              <w:rPr>
                <w:rFonts w:cs="Arial"/>
                <w:i/>
                <w:color w:val="008080"/>
                <w:lang w:val="fr-BE"/>
              </w:rPr>
              <w:t>ΕΛΑΧΙΣΤΟ</w:t>
            </w:r>
            <w:r w:rsidRPr="00292DEB">
              <w:rPr>
                <w:rFonts w:cs="Arial"/>
                <w:i/>
                <w:color w:val="008080"/>
              </w:rPr>
              <w:t xml:space="preserve"> </w:t>
            </w:r>
            <w:r w:rsidRPr="00292DEB">
              <w:rPr>
                <w:rFonts w:cs="Arial"/>
                <w:i/>
                <w:color w:val="008080"/>
                <w:lang w:val="fr-BE"/>
              </w:rPr>
              <w:t>ΕΓΓΥΗΜΕΝΟ</w:t>
            </w:r>
            <w:r w:rsidRPr="00292DEB">
              <w:rPr>
                <w:rFonts w:cs="Arial"/>
                <w:i/>
                <w:color w:val="008080"/>
              </w:rPr>
              <w:t xml:space="preserve"> </w:t>
            </w:r>
            <w:r w:rsidRPr="00292DEB">
              <w:rPr>
                <w:rFonts w:cs="Arial"/>
                <w:i/>
                <w:color w:val="008080"/>
                <w:lang w:val="fr-BE"/>
              </w:rPr>
              <w:t>ΕΙΣΟΔΗΜΑ</w:t>
            </w:r>
            <w:r w:rsidRPr="00292DEB">
              <w:rPr>
                <w:rFonts w:cs="Arial"/>
                <w:i/>
                <w:color w:val="008080"/>
              </w:rPr>
              <w:t>)</w:t>
            </w:r>
            <w:r w:rsidRPr="00292DEB">
              <w:rPr>
                <w:rFonts w:eastAsia="Arial Narrow" w:cs="Arial"/>
                <w:spacing w:val="-4"/>
                <w:lang w:eastAsia="en-GB" w:bidi="en-GB"/>
              </w:rPr>
              <w:t xml:space="preserve">: </w:t>
            </w:r>
          </w:p>
          <w:p w14:paraId="4D7543C6"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L’assistance est déterminée par ménage.</w:t>
            </w:r>
          </w:p>
          <w:p w14:paraId="26B5F3C6"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Le ménage est défini comme étant toutes les personnes vivant sous le même toit. Cependant, les catégories suivantes ne sont pas considérées comme membres du foyer:</w:t>
            </w:r>
          </w:p>
          <w:p w14:paraId="2D55BB89"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 xml:space="preserve">● Les individus qui sont hébergés ou pris en charge dans des unités de soins fermées ou des foyers pour personnes âgées. </w:t>
            </w:r>
          </w:p>
          <w:p w14:paraId="4D0850FC"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 Les personnes qui sont accueillies dans des unités de réhabilitation psychosociale (internats, foyers), ou qui sont bénéficiaires du programme d'appartements protégés en vertu de l'article 9 de la loi 2716/1999.</w:t>
            </w:r>
          </w:p>
          <w:p w14:paraId="5317A1B2"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 Les individus qui résident dans des monastères.</w:t>
            </w:r>
          </w:p>
          <w:p w14:paraId="4CA314D0" w14:textId="77777777" w:rsidR="005D0FED" w:rsidRPr="00292DEB" w:rsidRDefault="005D0FED" w:rsidP="00DB7CCE">
            <w:pPr>
              <w:spacing w:line="276" w:lineRule="auto"/>
              <w:rPr>
                <w:rFonts w:eastAsia="Arial Narrow" w:cs="Arial"/>
                <w:spacing w:val="-4"/>
                <w:lang w:val="fr-BE" w:eastAsia="en-GB" w:bidi="en-GB"/>
              </w:rPr>
            </w:pPr>
            <w:r w:rsidRPr="00292DEB">
              <w:rPr>
                <w:rFonts w:eastAsia="Arial Narrow" w:cs="Arial"/>
                <w:spacing w:val="-4"/>
                <w:lang w:val="fr-BE" w:eastAsia="en-GB" w:bidi="en-GB"/>
              </w:rPr>
              <w:t xml:space="preserve">● Les personnes détenues en prison. </w:t>
            </w:r>
          </w:p>
          <w:p w14:paraId="27623FAA" w14:textId="77777777" w:rsidR="005D0FED" w:rsidRPr="00292DEB" w:rsidRDefault="005D0FED" w:rsidP="00DB7CCE">
            <w:pPr>
              <w:spacing w:line="276" w:lineRule="auto"/>
              <w:rPr>
                <w:rFonts w:eastAsia="Arial Narrow" w:cs="Arial"/>
                <w:spacing w:val="-4"/>
                <w:lang w:val="fr-BE" w:eastAsia="en-GB" w:bidi="en-GB"/>
              </w:rPr>
            </w:pPr>
          </w:p>
          <w:p w14:paraId="7F3116E6" w14:textId="77777777" w:rsidR="005D0FED" w:rsidRPr="00292DEB" w:rsidRDefault="005D0FED" w:rsidP="00DB7CCE">
            <w:pPr>
              <w:spacing w:line="276" w:lineRule="auto"/>
              <w:rPr>
                <w:rFonts w:cs="Arial"/>
                <w:lang w:val="fr-BE"/>
              </w:rPr>
            </w:pPr>
            <w:r w:rsidRPr="00292DEB">
              <w:rPr>
                <w:rFonts w:eastAsia="Arial Narrow" w:cs="Arial"/>
                <w:spacing w:val="-4"/>
                <w:lang w:val="fr-BE" w:eastAsia="en-GB" w:bidi="en-GB"/>
              </w:rPr>
              <w:t>L</w:t>
            </w:r>
            <w:r w:rsidRPr="00292DEB">
              <w:rPr>
                <w:rFonts w:eastAsia="Arial" w:cs="Arial"/>
                <w:lang w:val="fr-BE"/>
              </w:rPr>
              <w:t xml:space="preserve">e montant garanti varie en fonction de la situation du ménage (c'est-à-dire le nombre et l'âge des membres du ménage). La méthode de calcul repose sur une </w:t>
            </w:r>
            <w:r w:rsidRPr="00292DEB">
              <w:rPr>
                <w:rFonts w:cs="Arial"/>
                <w:lang w:val="fr-BE"/>
              </w:rPr>
              <w:t xml:space="preserve">modification de l'échelle d'équivalence modifiée de l'OCDE qui inclut une disposition spéciale pour les membres de ménages handicapés et les familles monoparentales. </w:t>
            </w:r>
          </w:p>
          <w:p w14:paraId="194873F6" w14:textId="77777777" w:rsidR="005D0FED" w:rsidRPr="00292DEB" w:rsidRDefault="005D0FED" w:rsidP="00DB7CCE">
            <w:pPr>
              <w:numPr>
                <w:ilvl w:val="0"/>
                <w:numId w:val="74"/>
              </w:numPr>
              <w:shd w:val="clear" w:color="auto" w:fill="FFFFFF"/>
              <w:suppressAutoHyphens/>
              <w:spacing w:line="276" w:lineRule="auto"/>
              <w:textAlignment w:val="baseline"/>
              <w:rPr>
                <w:rFonts w:eastAsia="Arial" w:cs="Arial"/>
                <w:lang w:val="fr-BE"/>
              </w:rPr>
            </w:pPr>
            <w:r w:rsidRPr="00292DEB">
              <w:rPr>
                <w:rFonts w:eastAsia="Arial" w:cs="Arial"/>
                <w:lang w:val="fr-BE"/>
              </w:rPr>
              <w:t xml:space="preserve">Ménages d'une seule personne: </w:t>
            </w:r>
            <w:r w:rsidRPr="00292DEB">
              <w:rPr>
                <w:rFonts w:eastAsia="Arial" w:cs="Arial"/>
                <w:color w:val="FF00FF"/>
                <w:lang w:val="fr-BE"/>
              </w:rPr>
              <w:t>€216</w:t>
            </w:r>
            <w:r w:rsidRPr="00292DEB">
              <w:rPr>
                <w:rFonts w:eastAsia="Arial" w:cs="Arial"/>
                <w:lang w:val="fr-BE"/>
              </w:rPr>
              <w:t xml:space="preserve"> par mois.</w:t>
            </w:r>
          </w:p>
          <w:p w14:paraId="0B956855" w14:textId="77777777" w:rsidR="005D0FED" w:rsidRPr="00292DEB" w:rsidRDefault="005D0FED" w:rsidP="00DB7CCE">
            <w:pPr>
              <w:numPr>
                <w:ilvl w:val="0"/>
                <w:numId w:val="74"/>
              </w:numPr>
              <w:shd w:val="clear" w:color="auto" w:fill="FFFFFF"/>
              <w:suppressAutoHyphens/>
              <w:spacing w:line="276" w:lineRule="auto"/>
              <w:textAlignment w:val="baseline"/>
              <w:rPr>
                <w:rFonts w:eastAsia="Arial" w:cs="Arial"/>
                <w:lang w:val="fr-BE"/>
              </w:rPr>
            </w:pPr>
            <w:r w:rsidRPr="00292DEB">
              <w:rPr>
                <w:rFonts w:eastAsia="Arial" w:cs="Arial"/>
                <w:lang w:val="fr-BE"/>
              </w:rPr>
              <w:t xml:space="preserve">Par adulte supplémentaire du ménage: </w:t>
            </w:r>
            <w:r w:rsidRPr="00292DEB">
              <w:rPr>
                <w:rFonts w:eastAsia="Arial" w:cs="Arial"/>
                <w:color w:val="FF00FF"/>
                <w:lang w:val="fr-BE"/>
              </w:rPr>
              <w:t>€108</w:t>
            </w:r>
            <w:r w:rsidRPr="00292DEB">
              <w:rPr>
                <w:rFonts w:eastAsia="Arial" w:cs="Arial"/>
                <w:lang w:val="fr-BE"/>
              </w:rPr>
              <w:t xml:space="preserve"> par mois.</w:t>
            </w:r>
          </w:p>
          <w:p w14:paraId="7DD02EAF" w14:textId="77777777" w:rsidR="005D0FED" w:rsidRPr="00292DEB" w:rsidRDefault="005D0FED" w:rsidP="00DB7CCE">
            <w:pPr>
              <w:numPr>
                <w:ilvl w:val="0"/>
                <w:numId w:val="74"/>
              </w:numPr>
              <w:shd w:val="clear" w:color="auto" w:fill="FFFFFF"/>
              <w:suppressAutoHyphens/>
              <w:spacing w:line="276" w:lineRule="auto"/>
              <w:textAlignment w:val="baseline"/>
              <w:rPr>
                <w:rFonts w:eastAsia="Arial" w:cs="Arial"/>
                <w:lang w:val="fr-BE"/>
              </w:rPr>
            </w:pPr>
            <w:r w:rsidRPr="00292DEB">
              <w:rPr>
                <w:rFonts w:eastAsia="Arial" w:cs="Arial"/>
                <w:lang w:val="fr-BE"/>
              </w:rPr>
              <w:t xml:space="preserve">Par mineur supplémentaire du ménage: </w:t>
            </w:r>
            <w:r w:rsidRPr="00292DEB">
              <w:rPr>
                <w:rFonts w:eastAsia="Arial" w:cs="Arial"/>
                <w:color w:val="FF00FF"/>
                <w:lang w:val="fr-BE"/>
              </w:rPr>
              <w:t>€54</w:t>
            </w:r>
            <w:r w:rsidRPr="00292DEB">
              <w:rPr>
                <w:rFonts w:eastAsia="Arial" w:cs="Arial"/>
                <w:lang w:val="fr-BE"/>
              </w:rPr>
              <w:t xml:space="preserve"> par mois.</w:t>
            </w:r>
          </w:p>
          <w:p w14:paraId="369BFD6A" w14:textId="77777777" w:rsidR="005D0FED" w:rsidRPr="00292DEB" w:rsidRDefault="005D0FED" w:rsidP="00DB7CCE">
            <w:pPr>
              <w:pStyle w:val="ListParagraph"/>
              <w:numPr>
                <w:ilvl w:val="0"/>
                <w:numId w:val="74"/>
              </w:numPr>
              <w:suppressAutoHyphens/>
              <w:spacing w:after="0"/>
              <w:ind w:right="33"/>
              <w:rPr>
                <w:rFonts w:ascii="Arial" w:eastAsia="Arial" w:hAnsi="Arial" w:cs="Arial"/>
                <w:sz w:val="15"/>
                <w:szCs w:val="15"/>
                <w:lang w:val="fr-BE"/>
              </w:rPr>
            </w:pPr>
            <w:r w:rsidRPr="00292DEB">
              <w:rPr>
                <w:rFonts w:ascii="Arial" w:eastAsia="Arial" w:hAnsi="Arial" w:cs="Arial"/>
                <w:sz w:val="15"/>
                <w:szCs w:val="15"/>
                <w:lang w:val="fr-BE"/>
              </w:rPr>
              <w:t xml:space="preserve">Ménage monoparental, c'est-à-dire lorsqu'un parent (célibataire, veuf ou divorcé, ou en raison de la détention de l'autre parent en prison) exerce la garde parentale d'un ou plusieurs enfants mineurs de manière exclusive ou par décision de justice: le membre mineur le plus âgé est considéré comme un adulte. </w:t>
            </w:r>
          </w:p>
          <w:p w14:paraId="19559F81" w14:textId="77777777" w:rsidR="005D0FED" w:rsidRPr="00292DEB" w:rsidRDefault="005D0FED" w:rsidP="00DB7CCE">
            <w:pPr>
              <w:pStyle w:val="ListParagraph"/>
              <w:numPr>
                <w:ilvl w:val="0"/>
                <w:numId w:val="74"/>
              </w:numPr>
              <w:suppressAutoHyphens/>
              <w:spacing w:after="0"/>
              <w:ind w:right="33"/>
              <w:rPr>
                <w:rFonts w:ascii="Arial" w:eastAsia="Arial" w:hAnsi="Arial" w:cs="Arial"/>
                <w:sz w:val="15"/>
                <w:szCs w:val="15"/>
                <w:lang w:val="fr-BE"/>
              </w:rPr>
            </w:pPr>
            <w:r w:rsidRPr="00292DEB">
              <w:rPr>
                <w:rFonts w:ascii="Arial" w:eastAsia="Arial" w:hAnsi="Arial" w:cs="Arial"/>
                <w:sz w:val="15"/>
                <w:szCs w:val="15"/>
                <w:lang w:val="fr-BE"/>
              </w:rPr>
              <w:t>Ménages avec enfant(s) non protégé(s): chaque enfant non protégé est compté comme un adulte.</w:t>
            </w:r>
          </w:p>
          <w:p w14:paraId="04D4E318" w14:textId="77777777" w:rsidR="005D0FED" w:rsidRPr="00292DEB" w:rsidRDefault="005D0FED" w:rsidP="00DB7CCE">
            <w:pPr>
              <w:pStyle w:val="ListParagraph"/>
              <w:shd w:val="clear" w:color="auto" w:fill="FFFFFF"/>
              <w:ind w:left="0"/>
              <w:rPr>
                <w:rFonts w:ascii="Arial" w:eastAsia="Arial" w:hAnsi="Arial" w:cs="Arial"/>
                <w:sz w:val="15"/>
                <w:szCs w:val="15"/>
                <w:lang w:val="fr-BE"/>
              </w:rPr>
            </w:pPr>
            <w:r w:rsidRPr="00292DEB">
              <w:rPr>
                <w:rFonts w:ascii="Arial" w:eastAsia="Arial" w:hAnsi="Arial" w:cs="Arial"/>
                <w:sz w:val="15"/>
                <w:szCs w:val="15"/>
                <w:lang w:val="fr-BE"/>
              </w:rPr>
              <w:t xml:space="preserve">Le montant maximum garanti est de </w:t>
            </w:r>
            <w:r w:rsidRPr="00292DEB">
              <w:rPr>
                <w:rFonts w:ascii="Arial" w:eastAsia="Arial" w:hAnsi="Arial" w:cs="Arial"/>
                <w:color w:val="FF00FF"/>
                <w:sz w:val="15"/>
                <w:szCs w:val="15"/>
                <w:lang w:val="fr-BE"/>
              </w:rPr>
              <w:t xml:space="preserve">€972 </w:t>
            </w:r>
            <w:r w:rsidRPr="00292DEB">
              <w:rPr>
                <w:rFonts w:ascii="Arial" w:eastAsia="Arial" w:hAnsi="Arial" w:cs="Arial"/>
                <w:sz w:val="15"/>
                <w:szCs w:val="15"/>
                <w:lang w:val="fr-BE"/>
              </w:rPr>
              <w:t>par mois, quelle que soit la composition du ménage.</w:t>
            </w:r>
          </w:p>
          <w:p w14:paraId="7618D147"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w:t>
            </w:r>
            <w:r w:rsidRPr="00292DEB">
              <w:rPr>
                <w:rFonts w:cs="Arial"/>
                <w:i/>
                <w:color w:val="008080"/>
                <w:lang w:val="fr-BE"/>
              </w:rPr>
              <w:lastRenderedPageBreak/>
              <w:t>ΚΟΙΝΩΝΙΚΗΣ ΑΛΛΗΛΕΓΓΥΗΣ ΑΝΑΣΦΑΛΙΣΤΩΝ ΥΠΕΡΗΛΙΚΩΝ</w:t>
            </w:r>
            <w:r w:rsidRPr="00292DEB">
              <w:rPr>
                <w:rFonts w:cs="Arial"/>
                <w:lang w:val="fr-BE"/>
              </w:rPr>
              <w:t>): non applicable.</w:t>
            </w:r>
          </w:p>
          <w:p w14:paraId="403E5519" w14:textId="6AD53D25" w:rsidR="005D0FED" w:rsidRPr="00292DEB" w:rsidRDefault="005D0FED" w:rsidP="00DB7CCE">
            <w:pPr>
              <w:spacing w:line="276" w:lineRule="auto"/>
              <w:rPr>
                <w:rFonts w:eastAsia="Arial Narrow" w:cs="Arial"/>
                <w:color w:val="008000"/>
                <w:spacing w:val="-4"/>
                <w:lang w:val="fr-BE" w:eastAsia="en-GB" w:bidi="en-GB"/>
              </w:rPr>
            </w:pPr>
          </w:p>
        </w:tc>
        <w:tc>
          <w:tcPr>
            <w:tcW w:w="1370" w:type="pct"/>
          </w:tcPr>
          <w:p w14:paraId="2B62751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E-XI-11-EL</w:t>
            </w:r>
          </w:p>
          <w:p w14:paraId="7B338584"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Support is determined on a household basis.</w:t>
            </w:r>
          </w:p>
          <w:p w14:paraId="02960AB3"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Household is defined as all people living under the same roof. But the following categories are not considered as members of the household:</w:t>
            </w:r>
          </w:p>
          <w:p w14:paraId="51251E50" w14:textId="77777777" w:rsidR="005D0FED" w:rsidRPr="00292DEB" w:rsidRDefault="005D0FED" w:rsidP="00DB7CCE">
            <w:pPr>
              <w:pStyle w:val="Normal0"/>
              <w:numPr>
                <w:ilvl w:val="0"/>
                <w:numId w:val="155"/>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Individuals, who are hosted or being taken care in </w:t>
            </w:r>
            <w:r w:rsidRPr="00292DEB">
              <w:rPr>
                <w:color w:val="008000"/>
                <w:sz w:val="15"/>
                <w:szCs w:val="15"/>
                <w:lang w:val="en-GB"/>
              </w:rPr>
              <w:t>Closed Care Units</w:t>
            </w:r>
            <w:r w:rsidRPr="00292DEB">
              <w:rPr>
                <w:color w:val="000000"/>
                <w:sz w:val="15"/>
                <w:szCs w:val="15"/>
                <w:lang w:val="en-GB"/>
              </w:rPr>
              <w:t xml:space="preserve"> or </w:t>
            </w:r>
            <w:r w:rsidRPr="00292DEB">
              <w:rPr>
                <w:color w:val="008000"/>
                <w:sz w:val="15"/>
                <w:szCs w:val="15"/>
                <w:lang w:val="en-GB"/>
              </w:rPr>
              <w:t>Homes of Assisted Living</w:t>
            </w:r>
            <w:r w:rsidRPr="00292DEB">
              <w:rPr>
                <w:color w:val="000000"/>
                <w:sz w:val="15"/>
                <w:szCs w:val="15"/>
                <w:lang w:val="en-GB"/>
              </w:rPr>
              <w:t xml:space="preserve">. </w:t>
            </w:r>
          </w:p>
          <w:p w14:paraId="1808C021" w14:textId="77777777" w:rsidR="005D0FED" w:rsidRPr="00292DEB" w:rsidRDefault="005D0FED" w:rsidP="00DB7CCE">
            <w:pPr>
              <w:pStyle w:val="Normal0"/>
              <w:numPr>
                <w:ilvl w:val="0"/>
                <w:numId w:val="155"/>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 xml:space="preserve">Individuals who are hosted in </w:t>
            </w:r>
            <w:r w:rsidRPr="00292DEB">
              <w:rPr>
                <w:color w:val="008000"/>
                <w:sz w:val="15"/>
                <w:szCs w:val="15"/>
                <w:lang w:val="en-GB"/>
              </w:rPr>
              <w:t>Psychosocial Rehabilitation Units</w:t>
            </w:r>
            <w:r w:rsidRPr="00292DEB">
              <w:rPr>
                <w:color w:val="000000"/>
                <w:sz w:val="15"/>
                <w:szCs w:val="15"/>
                <w:lang w:val="en-GB"/>
              </w:rPr>
              <w:t xml:space="preserve"> (boarding schools, hostels</w:t>
            </w:r>
            <w:proofErr w:type="gramStart"/>
            <w:r w:rsidRPr="00292DEB">
              <w:rPr>
                <w:color w:val="000000"/>
                <w:sz w:val="15"/>
                <w:szCs w:val="15"/>
                <w:lang w:val="en-GB"/>
              </w:rPr>
              <w:t>), or</w:t>
            </w:r>
            <w:proofErr w:type="gramEnd"/>
            <w:r w:rsidRPr="00292DEB">
              <w:rPr>
                <w:color w:val="000000"/>
                <w:sz w:val="15"/>
                <w:szCs w:val="15"/>
                <w:lang w:val="en-GB"/>
              </w:rPr>
              <w:t xml:space="preserve"> are beneficiaries of the Programme of Protected Apartments under Article 9 of Law </w:t>
            </w:r>
            <w:r w:rsidRPr="00292DEB">
              <w:rPr>
                <w:color w:val="C00000"/>
                <w:sz w:val="15"/>
                <w:szCs w:val="15"/>
                <w:lang w:val="en-GB"/>
              </w:rPr>
              <w:t>2716/1999</w:t>
            </w:r>
            <w:r w:rsidRPr="00292DEB">
              <w:rPr>
                <w:color w:val="000000"/>
                <w:sz w:val="15"/>
                <w:szCs w:val="15"/>
                <w:lang w:val="en-GB"/>
              </w:rPr>
              <w:t>.</w:t>
            </w:r>
          </w:p>
          <w:p w14:paraId="22BF6D09" w14:textId="77777777" w:rsidR="005D0FED" w:rsidRPr="00292DEB" w:rsidRDefault="005D0FED" w:rsidP="00DB7CCE">
            <w:pPr>
              <w:pStyle w:val="Normal0"/>
              <w:numPr>
                <w:ilvl w:val="0"/>
                <w:numId w:val="155"/>
              </w:numPr>
              <w:pBdr>
                <w:top w:val="nil"/>
                <w:left w:val="nil"/>
                <w:bottom w:val="nil"/>
                <w:right w:val="nil"/>
                <w:between w:val="nil"/>
              </w:pBdr>
              <w:spacing w:before="0" w:after="0"/>
              <w:ind w:hanging="55"/>
              <w:rPr>
                <w:color w:val="000000"/>
                <w:sz w:val="15"/>
                <w:szCs w:val="15"/>
                <w:lang w:val="en-GB"/>
              </w:rPr>
            </w:pPr>
            <w:r w:rsidRPr="00292DEB">
              <w:rPr>
                <w:color w:val="000000"/>
                <w:sz w:val="15"/>
                <w:szCs w:val="15"/>
                <w:lang w:val="en-GB"/>
              </w:rPr>
              <w:t>Individuals who reside in monasteries.</w:t>
            </w:r>
          </w:p>
          <w:p w14:paraId="24C6AAD8" w14:textId="77777777" w:rsidR="005D0FED" w:rsidRPr="00292DEB" w:rsidRDefault="005D0FED" w:rsidP="00DB7CCE">
            <w:pPr>
              <w:pStyle w:val="Normal0"/>
              <w:numPr>
                <w:ilvl w:val="0"/>
                <w:numId w:val="155"/>
              </w:numPr>
              <w:pBdr>
                <w:top w:val="nil"/>
                <w:left w:val="nil"/>
                <w:bottom w:val="nil"/>
                <w:right w:val="nil"/>
                <w:between w:val="nil"/>
              </w:pBdr>
              <w:spacing w:before="0" w:after="0"/>
              <w:ind w:hanging="55"/>
              <w:rPr>
                <w:color w:val="000000"/>
                <w:sz w:val="15"/>
                <w:szCs w:val="15"/>
              </w:rPr>
            </w:pPr>
            <w:proofErr w:type="spellStart"/>
            <w:r w:rsidRPr="00292DEB">
              <w:rPr>
                <w:color w:val="000000"/>
                <w:sz w:val="15"/>
                <w:szCs w:val="15"/>
              </w:rPr>
              <w:t>Individuals</w:t>
            </w:r>
            <w:proofErr w:type="spellEnd"/>
            <w:r w:rsidRPr="00292DEB">
              <w:rPr>
                <w:color w:val="000000"/>
                <w:sz w:val="15"/>
                <w:szCs w:val="15"/>
              </w:rPr>
              <w:t xml:space="preserve"> </w:t>
            </w:r>
            <w:proofErr w:type="spellStart"/>
            <w:r w:rsidRPr="00292DEB">
              <w:rPr>
                <w:color w:val="000000"/>
                <w:sz w:val="15"/>
                <w:szCs w:val="15"/>
              </w:rPr>
              <w:t>detained</w:t>
            </w:r>
            <w:proofErr w:type="spellEnd"/>
            <w:r w:rsidRPr="00292DEB">
              <w:rPr>
                <w:color w:val="000000"/>
                <w:sz w:val="15"/>
                <w:szCs w:val="15"/>
              </w:rPr>
              <w:t xml:space="preserve"> in prison.</w:t>
            </w:r>
          </w:p>
          <w:p w14:paraId="7494D943"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8000"/>
                <w:sz w:val="15"/>
                <w:szCs w:val="15"/>
              </w:rPr>
            </w:pPr>
          </w:p>
          <w:p w14:paraId="0D5FD368"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guaranteed amount varies according to the household situation (i.e. number and age of household members). The calculation method is based on an amendment of the modified OECD equivalence scale with a special provision for disabled household members and single parent families. </w:t>
            </w:r>
          </w:p>
          <w:p w14:paraId="303DFE32" w14:textId="77777777" w:rsidR="005D0FED" w:rsidRPr="00292DEB" w:rsidRDefault="005D0FED" w:rsidP="00DB7CCE">
            <w:pPr>
              <w:pStyle w:val="Normal0"/>
              <w:numPr>
                <w:ilvl w:val="0"/>
                <w:numId w:val="160"/>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 xml:space="preserve">for single-person households: </w:t>
            </w:r>
            <w:r w:rsidRPr="00292DEB">
              <w:rPr>
                <w:color w:val="FF00FF"/>
                <w:sz w:val="15"/>
                <w:szCs w:val="15"/>
                <w:lang w:val="en-GB"/>
              </w:rPr>
              <w:t>€216</w:t>
            </w:r>
            <w:r w:rsidRPr="00292DEB">
              <w:rPr>
                <w:color w:val="000000"/>
                <w:sz w:val="15"/>
                <w:szCs w:val="15"/>
                <w:lang w:val="en-GB"/>
              </w:rPr>
              <w:t xml:space="preserve"> per month;</w:t>
            </w:r>
          </w:p>
          <w:p w14:paraId="554D8D98" w14:textId="77777777" w:rsidR="005D0FED" w:rsidRPr="00292DEB" w:rsidRDefault="005D0FED" w:rsidP="00DB7CCE">
            <w:pPr>
              <w:pStyle w:val="Normal0"/>
              <w:numPr>
                <w:ilvl w:val="0"/>
                <w:numId w:val="160"/>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 xml:space="preserve">for each additional adult of the household: </w:t>
            </w:r>
            <w:r w:rsidRPr="00292DEB">
              <w:rPr>
                <w:color w:val="FF00FF"/>
                <w:sz w:val="15"/>
                <w:szCs w:val="15"/>
                <w:lang w:val="en-GB"/>
              </w:rPr>
              <w:t>€108</w:t>
            </w:r>
            <w:r w:rsidRPr="00292DEB">
              <w:rPr>
                <w:color w:val="000000"/>
                <w:sz w:val="15"/>
                <w:szCs w:val="15"/>
                <w:lang w:val="en-GB"/>
              </w:rPr>
              <w:t xml:space="preserve"> per month;</w:t>
            </w:r>
          </w:p>
          <w:p w14:paraId="1B3DDA5C" w14:textId="77777777" w:rsidR="005D0FED" w:rsidRPr="00292DEB" w:rsidRDefault="005D0FED" w:rsidP="00DB7CCE">
            <w:pPr>
              <w:pStyle w:val="Normal0"/>
              <w:numPr>
                <w:ilvl w:val="0"/>
                <w:numId w:val="160"/>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 xml:space="preserve">for each additional minor of the household: </w:t>
            </w:r>
            <w:r w:rsidRPr="00292DEB">
              <w:rPr>
                <w:color w:val="FF00FF"/>
                <w:sz w:val="15"/>
                <w:szCs w:val="15"/>
                <w:lang w:val="en-GB"/>
              </w:rPr>
              <w:t>€54</w:t>
            </w:r>
            <w:r w:rsidRPr="00292DEB">
              <w:rPr>
                <w:color w:val="000000"/>
                <w:sz w:val="15"/>
                <w:szCs w:val="15"/>
                <w:lang w:val="en-GB"/>
              </w:rPr>
              <w:t xml:space="preserve"> per month;</w:t>
            </w:r>
          </w:p>
          <w:p w14:paraId="2EEEC29B" w14:textId="77777777" w:rsidR="005D0FED" w:rsidRPr="00292DEB" w:rsidRDefault="005D0FED" w:rsidP="00DB7CCE">
            <w:pPr>
              <w:pStyle w:val="Normal0"/>
              <w:numPr>
                <w:ilvl w:val="0"/>
                <w:numId w:val="160"/>
              </w:numPr>
              <w:pBdr>
                <w:top w:val="nil"/>
                <w:left w:val="nil"/>
                <w:bottom w:val="nil"/>
                <w:right w:val="nil"/>
                <w:between w:val="nil"/>
              </w:pBdr>
              <w:spacing w:before="0" w:after="0"/>
              <w:ind w:right="33" w:hanging="55"/>
              <w:rPr>
                <w:color w:val="000000"/>
                <w:sz w:val="15"/>
                <w:szCs w:val="15"/>
                <w:lang w:val="en-GB"/>
              </w:rPr>
            </w:pPr>
            <w:r w:rsidRPr="00292DEB">
              <w:rPr>
                <w:color w:val="000000"/>
                <w:sz w:val="15"/>
                <w:szCs w:val="15"/>
                <w:lang w:val="en-GB"/>
              </w:rPr>
              <w:t xml:space="preserve">in single parent household, i.e. where one parent (unmarried, widowed or divorced, or due to detention of the other parent in prison) exercises exclusively or by court decision the parental care of one or more minor children: the older minor member is counted as an adult; </w:t>
            </w:r>
          </w:p>
          <w:p w14:paraId="18AC7D37" w14:textId="77777777" w:rsidR="005D0FED" w:rsidRPr="00292DEB" w:rsidRDefault="005D0FED" w:rsidP="00DB7CCE">
            <w:pPr>
              <w:pStyle w:val="Normal0"/>
              <w:numPr>
                <w:ilvl w:val="0"/>
                <w:numId w:val="160"/>
              </w:numPr>
              <w:pBdr>
                <w:top w:val="nil"/>
                <w:left w:val="nil"/>
                <w:bottom w:val="nil"/>
                <w:right w:val="nil"/>
                <w:between w:val="nil"/>
              </w:pBdr>
              <w:spacing w:before="0" w:after="0"/>
              <w:ind w:right="33" w:hanging="55"/>
              <w:rPr>
                <w:color w:val="000000"/>
                <w:sz w:val="15"/>
                <w:szCs w:val="15"/>
                <w:lang w:val="en-GB"/>
              </w:rPr>
            </w:pPr>
            <w:r w:rsidRPr="00292DEB">
              <w:rPr>
                <w:color w:val="000000"/>
                <w:sz w:val="15"/>
                <w:szCs w:val="15"/>
                <w:lang w:val="en-GB"/>
              </w:rPr>
              <w:t>in households with unprotected child(ren): each unprotected child is counted as an adult.</w:t>
            </w:r>
          </w:p>
          <w:p w14:paraId="2C4C76B5"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maximum guaranteed amount is </w:t>
            </w:r>
            <w:r w:rsidRPr="00292DEB">
              <w:rPr>
                <w:color w:val="FF00FF"/>
                <w:sz w:val="15"/>
                <w:szCs w:val="15"/>
                <w:lang w:val="en-GB"/>
              </w:rPr>
              <w:t xml:space="preserve">€972 </w:t>
            </w:r>
            <w:r w:rsidRPr="00292DEB">
              <w:rPr>
                <w:color w:val="000000"/>
                <w:sz w:val="15"/>
                <w:szCs w:val="15"/>
                <w:lang w:val="en-GB"/>
              </w:rPr>
              <w:t>per month, regardless of the composition of the household.</w:t>
            </w:r>
          </w:p>
          <w:p w14:paraId="0C72BB6C" w14:textId="77777777" w:rsidR="005D0FED" w:rsidRPr="00292DEB" w:rsidRDefault="005D0FED" w:rsidP="00DB7CCE">
            <w:pPr>
              <w:pStyle w:val="Normal0"/>
              <w:pBdr>
                <w:top w:val="nil"/>
                <w:left w:val="nil"/>
                <w:bottom w:val="nil"/>
                <w:right w:val="nil"/>
                <w:between w:val="nil"/>
              </w:pBdr>
              <w:shd w:val="clear" w:color="auto" w:fill="FFFFFF"/>
              <w:spacing w:before="0" w:after="40"/>
              <w:ind w:hanging="360"/>
              <w:rPr>
                <w:color w:val="000000"/>
                <w:sz w:val="15"/>
                <w:szCs w:val="15"/>
                <w:lang w:val="en-GB"/>
              </w:rPr>
            </w:pPr>
          </w:p>
          <w:p w14:paraId="288CE48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not applicable.</w:t>
            </w:r>
          </w:p>
          <w:p w14:paraId="430A214F" w14:textId="7A529CA5"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0797482"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7E5BF0CC" w14:textId="77777777" w:rsidR="005D0FED" w:rsidRPr="00292DEB" w:rsidRDefault="005D0FED" w:rsidP="00DB7CCE">
            <w:pPr>
              <w:spacing w:line="276" w:lineRule="auto"/>
              <w:rPr>
                <w:rFonts w:cs="Arial"/>
                <w:color w:val="0000FF"/>
                <w:lang w:val="en-US"/>
              </w:rPr>
            </w:pPr>
          </w:p>
        </w:tc>
        <w:tc>
          <w:tcPr>
            <w:tcW w:w="127" w:type="pct"/>
          </w:tcPr>
          <w:p w14:paraId="0E777F70"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17854DFC" w14:textId="77777777" w:rsidR="005D0FED" w:rsidRPr="00292DEB" w:rsidRDefault="005D0FED" w:rsidP="00DB7CCE">
            <w:pPr>
              <w:spacing w:line="276" w:lineRule="auto"/>
              <w:rPr>
                <w:rFonts w:cs="Arial"/>
                <w:color w:val="0000FF"/>
                <w:lang w:val="en-US"/>
              </w:rPr>
            </w:pPr>
          </w:p>
        </w:tc>
        <w:tc>
          <w:tcPr>
            <w:tcW w:w="402" w:type="pct"/>
          </w:tcPr>
          <w:p w14:paraId="1960A7DC"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13E68F1" w14:textId="77777777" w:rsidR="005D0FED" w:rsidRPr="00292DEB" w:rsidRDefault="005D0FED" w:rsidP="00DB7CCE">
            <w:pPr>
              <w:spacing w:line="276" w:lineRule="auto"/>
              <w:rPr>
                <w:rFonts w:cs="Arial"/>
                <w:color w:val="0000FF"/>
                <w:lang w:val="en-US"/>
              </w:rPr>
            </w:pPr>
          </w:p>
        </w:tc>
      </w:tr>
      <w:tr w:rsidR="005D0FED" w:rsidRPr="00292DEB" w14:paraId="5CF8397D" w14:textId="77777777" w:rsidTr="005D0FED">
        <w:tc>
          <w:tcPr>
            <w:tcW w:w="193" w:type="pct"/>
          </w:tcPr>
          <w:p w14:paraId="7F0D84CE" w14:textId="77777777" w:rsidR="005D0FED" w:rsidRPr="00292DEB" w:rsidRDefault="005D0FED" w:rsidP="00DB7CCE">
            <w:pPr>
              <w:spacing w:line="276" w:lineRule="auto"/>
              <w:jc w:val="left"/>
              <w:rPr>
                <w:rFonts w:cs="Arial"/>
                <w:lang w:val="es-ES"/>
              </w:rPr>
            </w:pPr>
            <w:r w:rsidRPr="00292DEB">
              <w:rPr>
                <w:rFonts w:cs="Arial"/>
                <w:lang w:val="es-ES"/>
              </w:rPr>
              <w:t>EL</w:t>
            </w:r>
          </w:p>
          <w:p w14:paraId="44ACE086" w14:textId="77777777" w:rsidR="005D0FED" w:rsidRPr="00292DEB" w:rsidRDefault="005D0FED" w:rsidP="00DB7CCE">
            <w:pPr>
              <w:spacing w:line="276" w:lineRule="auto"/>
              <w:jc w:val="left"/>
              <w:rPr>
                <w:rFonts w:cs="Arial"/>
                <w:lang w:val="es-ES"/>
              </w:rPr>
            </w:pPr>
            <w:r w:rsidRPr="00292DEB">
              <w:rPr>
                <w:rFonts w:cs="Arial"/>
                <w:lang w:val="es-ES"/>
              </w:rPr>
              <w:t>EL</w:t>
            </w:r>
          </w:p>
          <w:p w14:paraId="372E611A" w14:textId="77777777" w:rsidR="005D0FED" w:rsidRPr="00292DEB" w:rsidRDefault="005D0FED" w:rsidP="00DB7CCE">
            <w:pPr>
              <w:spacing w:line="276" w:lineRule="auto"/>
              <w:jc w:val="left"/>
              <w:rPr>
                <w:rFonts w:cs="Arial"/>
                <w:lang w:val="es-ES"/>
              </w:rPr>
            </w:pPr>
            <w:r w:rsidRPr="00292DEB">
              <w:rPr>
                <w:rFonts w:cs="Arial"/>
                <w:lang w:val="es-ES"/>
              </w:rPr>
              <w:t>EL</w:t>
            </w:r>
          </w:p>
          <w:p w14:paraId="094FF5EB" w14:textId="77777777" w:rsidR="005D0FED" w:rsidRPr="00292DEB" w:rsidRDefault="005D0FED" w:rsidP="00DB7CCE">
            <w:pPr>
              <w:spacing w:line="276" w:lineRule="auto"/>
              <w:jc w:val="left"/>
              <w:rPr>
                <w:rFonts w:cs="Arial"/>
                <w:lang w:val="es-ES"/>
              </w:rPr>
            </w:pPr>
            <w:r w:rsidRPr="00292DEB">
              <w:rPr>
                <w:rFonts w:cs="Arial"/>
                <w:lang w:val="es-ES"/>
              </w:rPr>
              <w:t>EL</w:t>
            </w:r>
          </w:p>
          <w:p w14:paraId="5B99F92F" w14:textId="77777777" w:rsidR="005D0FED" w:rsidRPr="00292DEB" w:rsidRDefault="005D0FED" w:rsidP="00DB7CCE">
            <w:pPr>
              <w:spacing w:line="276" w:lineRule="auto"/>
              <w:jc w:val="left"/>
              <w:rPr>
                <w:rFonts w:cs="Arial"/>
                <w:lang w:val="es-ES"/>
              </w:rPr>
            </w:pPr>
            <w:r w:rsidRPr="00292DEB">
              <w:rPr>
                <w:rFonts w:cs="Arial"/>
                <w:lang w:val="es-ES"/>
              </w:rPr>
              <w:t>EL</w:t>
            </w:r>
          </w:p>
          <w:p w14:paraId="3CF95E7C" w14:textId="77777777" w:rsidR="005D0FED" w:rsidRPr="00292DEB" w:rsidRDefault="005D0FED" w:rsidP="00DB7CCE">
            <w:pPr>
              <w:spacing w:line="276" w:lineRule="auto"/>
              <w:jc w:val="left"/>
              <w:rPr>
                <w:rFonts w:cs="Arial"/>
                <w:lang w:val="es-ES"/>
              </w:rPr>
            </w:pPr>
            <w:r w:rsidRPr="00292DEB">
              <w:rPr>
                <w:rFonts w:cs="Arial"/>
                <w:lang w:val="es-ES"/>
              </w:rPr>
              <w:t>EL</w:t>
            </w:r>
          </w:p>
          <w:p w14:paraId="45AA8FCA" w14:textId="77777777" w:rsidR="005D0FED" w:rsidRPr="00292DEB" w:rsidRDefault="005D0FED" w:rsidP="00DB7CCE">
            <w:pPr>
              <w:spacing w:line="276" w:lineRule="auto"/>
              <w:jc w:val="left"/>
              <w:rPr>
                <w:rFonts w:cs="Arial"/>
                <w:lang w:val="es-ES"/>
              </w:rPr>
            </w:pPr>
            <w:r w:rsidRPr="00292DEB">
              <w:rPr>
                <w:rFonts w:cs="Arial"/>
                <w:lang w:val="es-ES"/>
              </w:rPr>
              <w:t>EL</w:t>
            </w:r>
          </w:p>
          <w:p w14:paraId="3B5B22EE" w14:textId="77777777" w:rsidR="005D0FED" w:rsidRPr="00292DEB" w:rsidRDefault="005D0FED" w:rsidP="00DB7CCE">
            <w:pPr>
              <w:spacing w:line="276" w:lineRule="auto"/>
              <w:jc w:val="left"/>
              <w:rPr>
                <w:rFonts w:cs="Arial"/>
                <w:lang w:val="es-ES"/>
              </w:rPr>
            </w:pPr>
            <w:r w:rsidRPr="00292DEB">
              <w:rPr>
                <w:rFonts w:cs="Arial"/>
                <w:lang w:val="es-ES"/>
              </w:rPr>
              <w:t>EL</w:t>
            </w:r>
          </w:p>
          <w:p w14:paraId="3257E98A" w14:textId="77777777" w:rsidR="005D0FED" w:rsidRPr="00292DEB" w:rsidRDefault="005D0FED" w:rsidP="00DB7CCE">
            <w:pPr>
              <w:spacing w:line="276" w:lineRule="auto"/>
              <w:jc w:val="left"/>
              <w:rPr>
                <w:rFonts w:cs="Arial"/>
                <w:lang w:val="es-ES"/>
              </w:rPr>
            </w:pPr>
            <w:r w:rsidRPr="00292DEB">
              <w:rPr>
                <w:rFonts w:cs="Arial"/>
                <w:lang w:val="es-ES"/>
              </w:rPr>
              <w:t>EL</w:t>
            </w:r>
          </w:p>
          <w:p w14:paraId="71A72E3E" w14:textId="77777777" w:rsidR="005D0FED" w:rsidRPr="00292DEB" w:rsidRDefault="005D0FED" w:rsidP="00DB7CCE">
            <w:pPr>
              <w:spacing w:line="276" w:lineRule="auto"/>
              <w:jc w:val="left"/>
              <w:rPr>
                <w:rFonts w:cs="Arial"/>
                <w:lang w:val="es-ES"/>
              </w:rPr>
            </w:pPr>
            <w:r w:rsidRPr="00292DEB">
              <w:rPr>
                <w:rFonts w:cs="Arial"/>
                <w:lang w:val="es-ES"/>
              </w:rPr>
              <w:t>EL</w:t>
            </w:r>
          </w:p>
          <w:p w14:paraId="35A5FBEE" w14:textId="77777777" w:rsidR="005D0FED" w:rsidRPr="00292DEB" w:rsidRDefault="005D0FED" w:rsidP="00DB7CCE">
            <w:pPr>
              <w:spacing w:line="276" w:lineRule="auto"/>
              <w:jc w:val="left"/>
              <w:rPr>
                <w:rFonts w:cs="Arial"/>
                <w:lang w:val="es-ES"/>
              </w:rPr>
            </w:pPr>
            <w:r w:rsidRPr="00292DEB">
              <w:rPr>
                <w:rFonts w:cs="Arial"/>
                <w:lang w:val="es-ES"/>
              </w:rPr>
              <w:t>EL</w:t>
            </w:r>
          </w:p>
          <w:p w14:paraId="3BBEB998" w14:textId="77777777" w:rsidR="005D0FED" w:rsidRPr="00292DEB" w:rsidRDefault="005D0FED" w:rsidP="00DB7CCE">
            <w:pPr>
              <w:spacing w:line="276" w:lineRule="auto"/>
              <w:jc w:val="left"/>
              <w:rPr>
                <w:rFonts w:cs="Arial"/>
                <w:lang w:val="es-ES"/>
              </w:rPr>
            </w:pPr>
            <w:r w:rsidRPr="00292DEB">
              <w:rPr>
                <w:rFonts w:cs="Arial"/>
                <w:lang w:val="es-ES"/>
              </w:rPr>
              <w:t>EL</w:t>
            </w:r>
          </w:p>
          <w:p w14:paraId="1EE2D7C9" w14:textId="77777777" w:rsidR="005D0FED" w:rsidRPr="00292DEB" w:rsidRDefault="005D0FED" w:rsidP="00DB7CCE">
            <w:pPr>
              <w:spacing w:line="276" w:lineRule="auto"/>
              <w:jc w:val="left"/>
              <w:rPr>
                <w:rFonts w:cs="Arial"/>
                <w:lang w:val="es-ES"/>
              </w:rPr>
            </w:pPr>
            <w:r w:rsidRPr="00292DEB">
              <w:rPr>
                <w:rFonts w:cs="Arial"/>
                <w:lang w:val="es-ES"/>
              </w:rPr>
              <w:t>EL</w:t>
            </w:r>
          </w:p>
          <w:p w14:paraId="7F7CEC25" w14:textId="77777777" w:rsidR="005D0FED" w:rsidRPr="00292DEB" w:rsidRDefault="005D0FED" w:rsidP="00DB7CCE">
            <w:pPr>
              <w:spacing w:line="276" w:lineRule="auto"/>
              <w:jc w:val="left"/>
              <w:rPr>
                <w:rFonts w:cs="Arial"/>
                <w:lang w:val="es-ES"/>
              </w:rPr>
            </w:pPr>
            <w:r w:rsidRPr="00292DEB">
              <w:rPr>
                <w:rFonts w:cs="Arial"/>
                <w:lang w:val="es-ES"/>
              </w:rPr>
              <w:t>EL</w:t>
            </w:r>
          </w:p>
          <w:p w14:paraId="767C3522" w14:textId="77777777" w:rsidR="005D0FED" w:rsidRPr="00292DEB" w:rsidRDefault="005D0FED" w:rsidP="00DB7CCE">
            <w:pPr>
              <w:spacing w:line="276" w:lineRule="auto"/>
              <w:jc w:val="left"/>
              <w:rPr>
                <w:rFonts w:cs="Arial"/>
                <w:lang w:val="es-ES"/>
              </w:rPr>
            </w:pPr>
            <w:r w:rsidRPr="00292DEB">
              <w:rPr>
                <w:rFonts w:cs="Arial"/>
                <w:lang w:val="es-ES"/>
              </w:rPr>
              <w:t>EL</w:t>
            </w:r>
          </w:p>
          <w:p w14:paraId="45DA48F7" w14:textId="1DAE6F9F" w:rsidR="005D0FED" w:rsidRPr="00292DEB" w:rsidRDefault="005D0FED" w:rsidP="00DB7CCE">
            <w:pPr>
              <w:spacing w:line="276" w:lineRule="auto"/>
              <w:jc w:val="left"/>
              <w:rPr>
                <w:rFonts w:cs="Arial"/>
                <w:b/>
                <w:lang w:val="en-US"/>
              </w:rPr>
            </w:pPr>
          </w:p>
        </w:tc>
        <w:tc>
          <w:tcPr>
            <w:tcW w:w="1371" w:type="pct"/>
          </w:tcPr>
          <w:p w14:paraId="31218E86" w14:textId="77777777" w:rsidR="005D0FED" w:rsidRPr="00292DEB" w:rsidRDefault="005D0FED" w:rsidP="00DB7CCE">
            <w:pPr>
              <w:spacing w:line="276" w:lineRule="auto"/>
              <w:rPr>
                <w:rFonts w:eastAsia="Arial" w:cs="Arial"/>
                <w:lang w:val="en-US"/>
              </w:rPr>
            </w:pPr>
            <w:proofErr w:type="spellStart"/>
            <w:r w:rsidRPr="00292DEB">
              <w:rPr>
                <w:rFonts w:cs="Arial"/>
                <w:lang w:val="en-US"/>
              </w:rPr>
              <w:t>Beträge</w:t>
            </w:r>
            <w:proofErr w:type="spellEnd"/>
            <w:r w:rsidRPr="00292DEB">
              <w:rPr>
                <w:rFonts w:cs="Arial"/>
                <w:lang w:val="en-US"/>
              </w:rPr>
              <w:t xml:space="preserve"> der </w:t>
            </w:r>
            <w:proofErr w:type="spellStart"/>
            <w:r w:rsidRPr="00292DEB">
              <w:rPr>
                <w:rFonts w:cs="Arial"/>
                <w:color w:val="008000"/>
                <w:lang w:val="en-US"/>
              </w:rPr>
              <w:t>Mindestsicherung</w:t>
            </w:r>
            <w:proofErr w:type="spellEnd"/>
            <w:r w:rsidRPr="00292DEB">
              <w:rPr>
                <w:rFonts w:cs="Arial"/>
                <w:color w:val="008000"/>
                <w:lang w:val="en-US"/>
              </w:rPr>
              <w:t xml:space="preserve"> (“GMI”) </w:t>
            </w:r>
            <w:r w:rsidRPr="00292DEB">
              <w:rPr>
                <w:rFonts w:cs="Arial"/>
                <w:i/>
                <w:color w:val="008080"/>
                <w:lang w:val="en-US"/>
              </w:rPr>
              <w:t>(</w:t>
            </w:r>
            <w:r w:rsidRPr="00292DEB">
              <w:rPr>
                <w:rFonts w:cs="Arial"/>
                <w:i/>
                <w:color w:val="008080"/>
                <w:lang w:val="en-GB"/>
              </w:rPr>
              <w:t>ΕΛΑΧΙΣΤΟ</w:t>
            </w:r>
            <w:r w:rsidRPr="00292DEB">
              <w:rPr>
                <w:rFonts w:cs="Arial"/>
                <w:i/>
                <w:color w:val="008080"/>
                <w:lang w:val="en-US"/>
              </w:rPr>
              <w:t xml:space="preserve"> </w:t>
            </w:r>
            <w:r w:rsidRPr="00292DEB">
              <w:rPr>
                <w:rFonts w:cs="Arial"/>
                <w:i/>
                <w:color w:val="008080"/>
                <w:lang w:val="en-GB"/>
              </w:rPr>
              <w:t>ΕΓΓΥΗΜΕΝΟ</w:t>
            </w:r>
            <w:r w:rsidRPr="00292DEB">
              <w:rPr>
                <w:rFonts w:cs="Arial"/>
                <w:i/>
                <w:color w:val="008080"/>
                <w:lang w:val="en-US"/>
              </w:rPr>
              <w:t xml:space="preserve"> </w:t>
            </w:r>
            <w:r w:rsidRPr="00292DEB">
              <w:rPr>
                <w:rFonts w:cs="Arial"/>
                <w:i/>
                <w:color w:val="008080"/>
                <w:lang w:val="en-GB"/>
              </w:rPr>
              <w:t>ΕΙΣΟΔΗΜΑ</w:t>
            </w:r>
            <w:r w:rsidRPr="00292DEB">
              <w:rPr>
                <w:rFonts w:cs="Arial"/>
                <w:i/>
                <w:color w:val="008080"/>
                <w:lang w:val="en-US"/>
              </w:rPr>
              <w:t>)</w:t>
            </w:r>
            <w:r w:rsidRPr="00292DEB">
              <w:rPr>
                <w:rFonts w:eastAsia="Arial" w:cs="Arial"/>
                <w:lang w:val="en-US"/>
              </w:rPr>
              <w:t xml:space="preserve">: </w:t>
            </w:r>
          </w:p>
          <w:p w14:paraId="6F657CB9" w14:textId="77777777" w:rsidR="005D0FED" w:rsidRPr="00292DEB" w:rsidRDefault="005D0FED" w:rsidP="00DB7CCE">
            <w:pPr>
              <w:numPr>
                <w:ilvl w:val="0"/>
                <w:numId w:val="48"/>
              </w:numPr>
              <w:shd w:val="clear" w:color="auto" w:fill="FFFFFF"/>
              <w:suppressAutoHyphens/>
              <w:spacing w:line="276" w:lineRule="auto"/>
              <w:textAlignment w:val="baseline"/>
              <w:rPr>
                <w:rFonts w:eastAsia="Arial" w:cs="Arial"/>
              </w:rPr>
            </w:pPr>
            <w:r w:rsidRPr="00292DEB">
              <w:rPr>
                <w:rFonts w:eastAsia="Arial" w:cs="Arial"/>
              </w:rPr>
              <w:t>für ein nicht erwerbstätiges Paar mit zwei Kindern im Alter von</w:t>
            </w:r>
            <w:r w:rsidRPr="00292DEB">
              <w:rPr>
                <w:rFonts w:cs="Arial"/>
              </w:rPr>
              <w:t xml:space="preserve"> 8 und 4: </w:t>
            </w:r>
            <w:r w:rsidRPr="00292DEB">
              <w:rPr>
                <w:rFonts w:eastAsia="Arial" w:cs="Arial"/>
                <w:color w:val="FF00FF"/>
              </w:rPr>
              <w:t>€216</w:t>
            </w:r>
            <w:r w:rsidRPr="00292DEB">
              <w:rPr>
                <w:rFonts w:eastAsia="Arial" w:cs="Arial"/>
              </w:rPr>
              <w:t xml:space="preserve"> für den ersten Erwachsenen + </w:t>
            </w:r>
            <w:r w:rsidRPr="00292DEB">
              <w:rPr>
                <w:rFonts w:eastAsia="Arial" w:cs="Arial"/>
                <w:color w:val="FF00FF"/>
              </w:rPr>
              <w:t>€108</w:t>
            </w:r>
            <w:r w:rsidRPr="00292DEB">
              <w:rPr>
                <w:rFonts w:eastAsia="Arial" w:cs="Arial"/>
              </w:rPr>
              <w:t xml:space="preserve"> für den zweiten Erwachsenen + 2*(</w:t>
            </w:r>
            <w:r w:rsidRPr="00292DEB">
              <w:rPr>
                <w:rFonts w:eastAsia="Arial" w:cs="Arial"/>
                <w:color w:val="FF00FF"/>
              </w:rPr>
              <w:t>€54</w:t>
            </w:r>
            <w:r w:rsidRPr="00292DEB">
              <w:rPr>
                <w:rFonts w:eastAsia="Arial" w:cs="Arial"/>
              </w:rPr>
              <w:t xml:space="preserve">) für die Kinder = </w:t>
            </w:r>
            <w:r w:rsidRPr="00292DEB">
              <w:rPr>
                <w:rFonts w:eastAsia="Arial" w:cs="Arial"/>
                <w:color w:val="FF00FF"/>
              </w:rPr>
              <w:t xml:space="preserve">€432 </w:t>
            </w:r>
            <w:r w:rsidRPr="00292DEB">
              <w:rPr>
                <w:rFonts w:eastAsia="Arial" w:cs="Arial"/>
              </w:rPr>
              <w:t>pro Monat</w:t>
            </w:r>
          </w:p>
          <w:p w14:paraId="236EC171" w14:textId="77777777" w:rsidR="005D0FED" w:rsidRPr="00292DEB" w:rsidRDefault="005D0FED" w:rsidP="00DB7CCE">
            <w:pPr>
              <w:numPr>
                <w:ilvl w:val="0"/>
                <w:numId w:val="48"/>
              </w:numPr>
              <w:shd w:val="clear" w:color="auto" w:fill="FFFFFF"/>
              <w:suppressAutoHyphens/>
              <w:spacing w:line="276" w:lineRule="auto"/>
              <w:textAlignment w:val="baseline"/>
              <w:rPr>
                <w:rFonts w:eastAsia="Arial" w:cs="Arial"/>
              </w:rPr>
            </w:pPr>
            <w:r w:rsidRPr="00292DEB">
              <w:rPr>
                <w:rFonts w:eastAsia="Arial" w:cs="Arial"/>
              </w:rPr>
              <w:t xml:space="preserve">für eine Einzelperson im Alter von 35 Jahren, die arbeitslos ist und keine Unterhaltsberechtigten hat: </w:t>
            </w:r>
            <w:r w:rsidRPr="00292DEB">
              <w:rPr>
                <w:rFonts w:eastAsia="Arial" w:cs="Arial"/>
                <w:color w:val="FF00FF"/>
              </w:rPr>
              <w:t xml:space="preserve">€216 </w:t>
            </w:r>
            <w:r w:rsidRPr="00292DEB">
              <w:rPr>
                <w:rFonts w:eastAsia="Arial" w:cs="Arial"/>
              </w:rPr>
              <w:t>pro Monat</w:t>
            </w:r>
          </w:p>
          <w:p w14:paraId="6AFFC5D1" w14:textId="77777777" w:rsidR="005D0FED" w:rsidRPr="00292DEB" w:rsidRDefault="005D0FED" w:rsidP="00DB7CCE">
            <w:pPr>
              <w:shd w:val="clear" w:color="auto" w:fill="FFFFFF"/>
              <w:spacing w:line="276" w:lineRule="auto"/>
              <w:textAlignment w:val="baseline"/>
              <w:rPr>
                <w:rFonts w:eastAsia="Arial" w:cs="Arial"/>
              </w:rPr>
            </w:pPr>
            <w:r w:rsidRPr="00292DEB">
              <w:rPr>
                <w:rFonts w:eastAsia="Arial" w:cs="Arial"/>
              </w:rPr>
              <w:t>Monatliche Zahlung. Keine regelmäßigen zusätzlichen Zahlungen, es wurden jedoch Extrazahlungen getätigt, z.B. für Weihnachten 2023, in Höhe eines halben monatlichen Leistungsbetrags.</w:t>
            </w:r>
          </w:p>
          <w:p w14:paraId="7154E4D9" w14:textId="77777777" w:rsidR="005D0FED" w:rsidRPr="00292DEB" w:rsidRDefault="005D0FED" w:rsidP="00DB7CCE">
            <w:pPr>
              <w:shd w:val="clear" w:color="auto" w:fill="FFFFFF"/>
              <w:spacing w:line="276" w:lineRule="auto"/>
              <w:textAlignment w:val="baseline"/>
              <w:rPr>
                <w:rFonts w:eastAsia="Arial" w:cs="Arial"/>
              </w:rPr>
            </w:pPr>
          </w:p>
          <w:p w14:paraId="60DC57D5"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bis zu </w:t>
            </w:r>
            <w:r w:rsidRPr="00292DEB">
              <w:rPr>
                <w:rFonts w:cs="Arial"/>
                <w:color w:val="FF00FF"/>
              </w:rPr>
              <w:t xml:space="preserve">€409,13 </w:t>
            </w:r>
            <w:r w:rsidRPr="00292DEB">
              <w:rPr>
                <w:rFonts w:cs="Arial"/>
              </w:rPr>
              <w:t>pro Monat.</w:t>
            </w:r>
          </w:p>
          <w:p w14:paraId="00228217" w14:textId="77777777" w:rsidR="005D0FED" w:rsidRPr="00292DEB" w:rsidRDefault="005D0FED" w:rsidP="00DB7CCE">
            <w:pPr>
              <w:spacing w:line="276" w:lineRule="auto"/>
              <w:rPr>
                <w:rFonts w:cs="Arial"/>
              </w:rPr>
            </w:pPr>
            <w:r w:rsidRPr="00292DEB">
              <w:rPr>
                <w:rFonts w:cs="Arial"/>
              </w:rPr>
              <w:t>a) Die Höhe des Betrags richtet sich nicht nach der Anzahl der Kinder.</w:t>
            </w:r>
          </w:p>
          <w:p w14:paraId="46E55B8F" w14:textId="77777777" w:rsidR="005D0FED" w:rsidRPr="00292DEB" w:rsidRDefault="005D0FED" w:rsidP="00DB7CCE">
            <w:pPr>
              <w:spacing w:line="276" w:lineRule="auto"/>
              <w:rPr>
                <w:rFonts w:cs="Arial"/>
              </w:rPr>
            </w:pPr>
            <w:r w:rsidRPr="00292DEB">
              <w:rPr>
                <w:rFonts w:cs="Arial"/>
              </w:rPr>
              <w:t xml:space="preserve">b) Der Leistungsempfänger sollte über </w:t>
            </w:r>
            <w:r w:rsidRPr="00292DEB">
              <w:rPr>
                <w:rFonts w:cs="Arial"/>
                <w:color w:val="C00000"/>
              </w:rPr>
              <w:t xml:space="preserve">67 </w:t>
            </w:r>
            <w:r w:rsidRPr="00292DEB">
              <w:rPr>
                <w:rFonts w:cs="Arial"/>
              </w:rPr>
              <w:t>Jahre alt sein.</w:t>
            </w:r>
          </w:p>
          <w:p w14:paraId="67F6676C" w14:textId="77777777" w:rsidR="005D0FED" w:rsidRPr="00292DEB" w:rsidRDefault="005D0FED" w:rsidP="00DB7CCE">
            <w:pPr>
              <w:spacing w:line="276" w:lineRule="auto"/>
              <w:rPr>
                <w:rFonts w:cs="Arial"/>
              </w:rPr>
            </w:pPr>
            <w:r w:rsidRPr="00292DEB">
              <w:rPr>
                <w:rFonts w:cs="Arial"/>
              </w:rPr>
              <w:t>Die Höhe des Betrags richtet sich nach der Aufenthaltsdauer in Griechenland.</w:t>
            </w:r>
          </w:p>
          <w:p w14:paraId="7F650FB9" w14:textId="72EA86BA" w:rsidR="005D0FED" w:rsidRPr="00292DEB" w:rsidRDefault="005D0FED" w:rsidP="00DB7CCE">
            <w:pPr>
              <w:spacing w:line="276" w:lineRule="auto"/>
              <w:rPr>
                <w:rFonts w:cs="Arial"/>
              </w:rPr>
            </w:pPr>
            <w:r w:rsidRPr="00292DEB">
              <w:rPr>
                <w:rFonts w:eastAsia="Arial" w:cs="Arial"/>
              </w:rPr>
              <w:t>Monatliche Zahlung</w:t>
            </w:r>
            <w:r w:rsidRPr="00292DEB">
              <w:rPr>
                <w:rFonts w:cs="Arial"/>
              </w:rPr>
              <w:t>.</w:t>
            </w:r>
          </w:p>
        </w:tc>
        <w:tc>
          <w:tcPr>
            <w:tcW w:w="1370" w:type="pct"/>
          </w:tcPr>
          <w:p w14:paraId="2A3F8E60" w14:textId="77777777" w:rsidR="005D0FED" w:rsidRPr="00292DEB" w:rsidRDefault="005D0FED" w:rsidP="00DB7CCE">
            <w:pPr>
              <w:shd w:val="clear" w:color="auto" w:fill="FFFFFF"/>
              <w:spacing w:line="276" w:lineRule="auto"/>
              <w:textAlignment w:val="baseline"/>
              <w:rPr>
                <w:rFonts w:eastAsia="Arial Narrow" w:cs="Arial"/>
                <w:spacing w:val="-4"/>
                <w:lang w:eastAsia="en-GB" w:bidi="en-GB"/>
              </w:rPr>
            </w:pPr>
            <w:r w:rsidRPr="00292DEB">
              <w:rPr>
                <w:rFonts w:eastAsia="Arial Narrow" w:cs="Arial"/>
                <w:spacing w:val="-4"/>
                <w:lang w:eastAsia="en-GB" w:bidi="en-GB"/>
              </w:rPr>
              <w:t xml:space="preserve">Montants du </w:t>
            </w:r>
            <w:r w:rsidRPr="00292DEB">
              <w:rPr>
                <w:rFonts w:eastAsia="Arial Narrow" w:cs="Arial"/>
                <w:color w:val="008000"/>
                <w:spacing w:val="-4"/>
                <w:lang w:eastAsia="en-GB" w:bidi="en-GB"/>
              </w:rPr>
              <w:t>r</w:t>
            </w:r>
            <w:r w:rsidRPr="00292DEB">
              <w:rPr>
                <w:rFonts w:eastAsia="Arial" w:cs="Arial"/>
                <w:color w:val="008000"/>
              </w:rPr>
              <w:t xml:space="preserve">evenu minimum garanti (RMG) </w:t>
            </w:r>
            <w:r w:rsidRPr="00292DEB">
              <w:rPr>
                <w:rFonts w:cs="Arial"/>
                <w:i/>
                <w:color w:val="008080"/>
              </w:rPr>
              <w:t>(</w:t>
            </w:r>
            <w:r w:rsidRPr="00292DEB">
              <w:rPr>
                <w:rFonts w:cs="Arial"/>
                <w:i/>
                <w:color w:val="008080"/>
                <w:lang w:val="fr-BE"/>
              </w:rPr>
              <w:t>ΕΛΑΧΙΣΤΟ</w:t>
            </w:r>
            <w:r w:rsidRPr="00292DEB">
              <w:rPr>
                <w:rFonts w:cs="Arial"/>
                <w:i/>
                <w:color w:val="008080"/>
              </w:rPr>
              <w:t xml:space="preserve"> </w:t>
            </w:r>
            <w:r w:rsidRPr="00292DEB">
              <w:rPr>
                <w:rFonts w:cs="Arial"/>
                <w:i/>
                <w:color w:val="008080"/>
                <w:lang w:val="fr-BE"/>
              </w:rPr>
              <w:t>ΕΓΓΥΗΜΕΝΟ</w:t>
            </w:r>
            <w:r w:rsidRPr="00292DEB">
              <w:rPr>
                <w:rFonts w:cs="Arial"/>
                <w:i/>
                <w:color w:val="008080"/>
              </w:rPr>
              <w:t xml:space="preserve"> </w:t>
            </w:r>
            <w:r w:rsidRPr="00292DEB">
              <w:rPr>
                <w:rFonts w:cs="Arial"/>
                <w:i/>
                <w:color w:val="008080"/>
                <w:lang w:val="fr-BE"/>
              </w:rPr>
              <w:t>ΕΙΣΟΔΗΜΑ</w:t>
            </w:r>
            <w:r w:rsidRPr="00292DEB">
              <w:rPr>
                <w:rFonts w:cs="Arial"/>
                <w:i/>
                <w:color w:val="008080"/>
              </w:rPr>
              <w:t>)</w:t>
            </w:r>
            <w:r w:rsidRPr="00292DEB">
              <w:rPr>
                <w:rFonts w:eastAsia="Arial Narrow" w:cs="Arial"/>
                <w:i/>
                <w:color w:val="008080"/>
                <w:spacing w:val="-4"/>
                <w:lang w:eastAsia="en-GB" w:bidi="en-GB"/>
              </w:rPr>
              <w:t>:</w:t>
            </w:r>
          </w:p>
          <w:p w14:paraId="6345B5A4" w14:textId="77777777" w:rsidR="005D0FED" w:rsidRPr="00292DEB" w:rsidRDefault="005D0FED" w:rsidP="00DB7CCE">
            <w:pPr>
              <w:pStyle w:val="ListParagraph"/>
              <w:numPr>
                <w:ilvl w:val="0"/>
                <w:numId w:val="75"/>
              </w:numPr>
              <w:shd w:val="clear" w:color="auto" w:fill="FFFFFF"/>
              <w:suppressAutoHyphens/>
              <w:spacing w:after="0"/>
              <w:jc w:val="both"/>
              <w:textAlignment w:val="baseline"/>
              <w:rPr>
                <w:rFonts w:ascii="Arial" w:eastAsia="Arial" w:hAnsi="Arial" w:cs="Arial"/>
                <w:sz w:val="15"/>
                <w:szCs w:val="15"/>
                <w:lang w:val="fr-BE" w:eastAsia="zh-CN"/>
              </w:rPr>
            </w:pPr>
            <w:r w:rsidRPr="00292DEB">
              <w:rPr>
                <w:rFonts w:ascii="Arial" w:eastAsia="Arial" w:hAnsi="Arial" w:cs="Arial"/>
                <w:sz w:val="15"/>
                <w:szCs w:val="15"/>
                <w:lang w:val="fr-BE"/>
              </w:rPr>
              <w:t>pour un couple</w:t>
            </w:r>
            <w:r w:rsidRPr="00292DEB">
              <w:rPr>
                <w:rFonts w:ascii="Arial" w:hAnsi="Arial" w:cs="Arial"/>
                <w:sz w:val="15"/>
                <w:szCs w:val="15"/>
                <w:lang w:val="fr-BE"/>
              </w:rPr>
              <w:t xml:space="preserve"> sans activité professionnelle avec deux enfants de 8 et 4 ans: </w:t>
            </w:r>
            <w:r w:rsidRPr="00292DEB">
              <w:rPr>
                <w:rFonts w:ascii="Arial" w:hAnsi="Arial" w:cs="Arial"/>
                <w:color w:val="FF00FF"/>
                <w:sz w:val="15"/>
                <w:szCs w:val="15"/>
                <w:lang w:val="fr-BE"/>
              </w:rPr>
              <w:t>€</w:t>
            </w:r>
            <w:r w:rsidRPr="00292DEB">
              <w:rPr>
                <w:rFonts w:ascii="Arial" w:eastAsia="Arial" w:hAnsi="Arial" w:cs="Arial"/>
                <w:color w:val="FF00FF"/>
                <w:sz w:val="15"/>
                <w:szCs w:val="15"/>
                <w:lang w:val="fr-BE"/>
              </w:rPr>
              <w:t>216</w:t>
            </w:r>
            <w:r w:rsidRPr="00292DEB">
              <w:rPr>
                <w:rFonts w:ascii="Arial" w:eastAsia="Arial" w:hAnsi="Arial" w:cs="Arial"/>
                <w:sz w:val="15"/>
                <w:szCs w:val="15"/>
                <w:lang w:val="fr-BE"/>
              </w:rPr>
              <w:t xml:space="preserve"> pour le premier adulte + </w:t>
            </w:r>
            <w:r w:rsidRPr="00292DEB">
              <w:rPr>
                <w:rFonts w:ascii="Arial" w:eastAsia="Arial" w:hAnsi="Arial" w:cs="Arial"/>
                <w:color w:val="FF00FF"/>
                <w:sz w:val="15"/>
                <w:szCs w:val="15"/>
                <w:lang w:val="fr-BE"/>
              </w:rPr>
              <w:t>€108</w:t>
            </w:r>
            <w:r w:rsidRPr="00292DEB">
              <w:rPr>
                <w:rFonts w:ascii="Arial" w:eastAsia="Arial" w:hAnsi="Arial" w:cs="Arial"/>
                <w:sz w:val="15"/>
                <w:szCs w:val="15"/>
                <w:lang w:val="fr-BE"/>
              </w:rPr>
              <w:t xml:space="preserve"> pour le deuxième adulte + 2*(</w:t>
            </w:r>
            <w:r w:rsidRPr="00292DEB">
              <w:rPr>
                <w:rFonts w:ascii="Arial" w:eastAsia="Arial" w:hAnsi="Arial" w:cs="Arial"/>
                <w:color w:val="FF00FF"/>
                <w:sz w:val="15"/>
                <w:szCs w:val="15"/>
                <w:lang w:val="fr-BE"/>
              </w:rPr>
              <w:t>€54</w:t>
            </w:r>
            <w:r w:rsidRPr="00292DEB">
              <w:rPr>
                <w:rFonts w:ascii="Arial" w:eastAsia="Arial" w:hAnsi="Arial" w:cs="Arial"/>
                <w:sz w:val="15"/>
                <w:szCs w:val="15"/>
                <w:lang w:val="fr-BE"/>
              </w:rPr>
              <w:t xml:space="preserve">) pour les enfants = </w:t>
            </w:r>
            <w:r w:rsidRPr="00292DEB">
              <w:rPr>
                <w:rFonts w:ascii="Arial" w:eastAsia="Arial" w:hAnsi="Arial" w:cs="Arial"/>
                <w:color w:val="FF00FF"/>
                <w:sz w:val="15"/>
                <w:szCs w:val="15"/>
                <w:lang w:val="fr-BE"/>
              </w:rPr>
              <w:t xml:space="preserve">€432 </w:t>
            </w:r>
            <w:r w:rsidRPr="00292DEB">
              <w:rPr>
                <w:rFonts w:ascii="Arial" w:eastAsia="Arial" w:hAnsi="Arial" w:cs="Arial"/>
                <w:sz w:val="15"/>
                <w:szCs w:val="15"/>
                <w:lang w:val="fr-BE"/>
              </w:rPr>
              <w:t>par mois;</w:t>
            </w:r>
          </w:p>
          <w:p w14:paraId="04563A56" w14:textId="77777777" w:rsidR="005D0FED" w:rsidRPr="00292DEB" w:rsidRDefault="005D0FED" w:rsidP="00DB7CCE">
            <w:pPr>
              <w:pStyle w:val="ListParagraph"/>
              <w:numPr>
                <w:ilvl w:val="0"/>
                <w:numId w:val="75"/>
              </w:numPr>
              <w:shd w:val="clear" w:color="auto" w:fill="FFFFFF"/>
              <w:suppressAutoHyphens/>
              <w:spacing w:after="0"/>
              <w:jc w:val="both"/>
              <w:textAlignment w:val="baseline"/>
              <w:rPr>
                <w:rFonts w:ascii="Arial" w:eastAsia="Arial" w:hAnsi="Arial" w:cs="Arial"/>
                <w:sz w:val="15"/>
                <w:szCs w:val="15"/>
                <w:lang w:val="fr-BE"/>
              </w:rPr>
            </w:pPr>
            <w:r w:rsidRPr="00292DEB">
              <w:rPr>
                <w:rFonts w:ascii="Arial" w:eastAsia="Arial" w:hAnsi="Arial" w:cs="Arial"/>
                <w:sz w:val="15"/>
                <w:szCs w:val="15"/>
                <w:lang w:val="fr-BE"/>
              </w:rPr>
              <w:t>pour une personne seule de 35 ans sans emploi et sans personne à charge:</w:t>
            </w:r>
            <w:r w:rsidRPr="00292DEB">
              <w:rPr>
                <w:rFonts w:ascii="Arial" w:eastAsia="Arial" w:hAnsi="Arial" w:cs="Arial"/>
                <w:color w:val="FF00FF"/>
                <w:sz w:val="15"/>
                <w:szCs w:val="15"/>
                <w:lang w:val="fr-BE"/>
              </w:rPr>
              <w:t xml:space="preserve"> €216 </w:t>
            </w:r>
            <w:r w:rsidRPr="00292DEB">
              <w:rPr>
                <w:rFonts w:ascii="Arial" w:eastAsia="Arial" w:hAnsi="Arial" w:cs="Arial"/>
                <w:sz w:val="15"/>
                <w:szCs w:val="15"/>
                <w:lang w:val="fr-BE"/>
              </w:rPr>
              <w:t>par mois.</w:t>
            </w:r>
          </w:p>
          <w:p w14:paraId="7B089BFA" w14:textId="77777777" w:rsidR="005D0FED" w:rsidRPr="00292DEB" w:rsidRDefault="005D0FED" w:rsidP="00DB7CCE">
            <w:pPr>
              <w:shd w:val="clear" w:color="auto" w:fill="FFFFFF"/>
              <w:spacing w:line="276" w:lineRule="auto"/>
              <w:textAlignment w:val="baseline"/>
              <w:rPr>
                <w:rFonts w:eastAsia="Arial" w:cs="Arial"/>
                <w:lang w:val="fr-BE"/>
              </w:rPr>
            </w:pPr>
            <w:r w:rsidRPr="00292DEB">
              <w:rPr>
                <w:rFonts w:eastAsia="Arial" w:cs="Arial"/>
                <w:lang w:val="fr-BE"/>
              </w:rPr>
              <w:t>Payé mensuellement. Aucun paiement régulier supplémentaire, bien que des paiements supplémentaires, par exemple pour Noël 2023, aient été versés, égaux à la moitié d’une prestation mensuelle.</w:t>
            </w:r>
          </w:p>
          <w:p w14:paraId="1454C281" w14:textId="77777777" w:rsidR="005D0FED" w:rsidRPr="00292DEB" w:rsidRDefault="005D0FED" w:rsidP="00DB7CCE">
            <w:pPr>
              <w:shd w:val="clear" w:color="auto" w:fill="FFFFFF"/>
              <w:spacing w:line="276" w:lineRule="auto"/>
              <w:textAlignment w:val="baseline"/>
              <w:rPr>
                <w:rFonts w:eastAsia="Arial" w:cs="Arial"/>
                <w:lang w:val="fr-BE"/>
              </w:rPr>
            </w:pPr>
          </w:p>
          <w:p w14:paraId="12B68BEF"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jusqu’à </w:t>
            </w:r>
            <w:r w:rsidRPr="00292DEB">
              <w:rPr>
                <w:rFonts w:cs="Arial"/>
                <w:color w:val="FF00FF"/>
                <w:lang w:val="fr-BE"/>
              </w:rPr>
              <w:t>€409,13</w:t>
            </w:r>
            <w:r w:rsidRPr="00292DEB">
              <w:rPr>
                <w:rFonts w:cs="Arial"/>
                <w:lang w:val="fr-BE"/>
              </w:rPr>
              <w:t xml:space="preserve"> par mois.</w:t>
            </w:r>
          </w:p>
          <w:p w14:paraId="002304BA" w14:textId="77777777" w:rsidR="005D0FED" w:rsidRPr="00292DEB" w:rsidRDefault="005D0FED" w:rsidP="00DB7CCE">
            <w:pPr>
              <w:spacing w:line="276" w:lineRule="auto"/>
              <w:rPr>
                <w:rFonts w:cs="Arial"/>
                <w:lang w:val="fr-BE"/>
              </w:rPr>
            </w:pPr>
            <w:r w:rsidRPr="00292DEB">
              <w:rPr>
                <w:rFonts w:cs="Arial"/>
                <w:lang w:val="fr-BE"/>
              </w:rPr>
              <w:t xml:space="preserve">a) Le niveau du montant ne dépend pas du nombre d’enfants. </w:t>
            </w:r>
          </w:p>
          <w:p w14:paraId="5A791030"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 xml:space="preserve">b) Le bénéficiaire doit être âgé de plus de </w:t>
            </w:r>
            <w:r w:rsidRPr="00292DEB">
              <w:rPr>
                <w:rFonts w:ascii="Arial" w:hAnsi="Arial" w:cs="Arial"/>
                <w:color w:val="C00000"/>
                <w:sz w:val="15"/>
                <w:szCs w:val="15"/>
                <w:lang w:val="fr-BE"/>
              </w:rPr>
              <w:t>67</w:t>
            </w:r>
            <w:r w:rsidRPr="00292DEB">
              <w:rPr>
                <w:rFonts w:ascii="Arial" w:hAnsi="Arial" w:cs="Arial"/>
                <w:sz w:val="15"/>
                <w:szCs w:val="15"/>
                <w:lang w:val="fr-BE"/>
              </w:rPr>
              <w:t xml:space="preserve"> ans.</w:t>
            </w:r>
          </w:p>
          <w:p w14:paraId="716ED941"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Le montant varie en fonction de la période de résidence en Grèce.</w:t>
            </w:r>
          </w:p>
          <w:p w14:paraId="44917658" w14:textId="77777777" w:rsidR="005D0FED" w:rsidRPr="00292DEB" w:rsidRDefault="005D0FED" w:rsidP="00DB7CCE">
            <w:pPr>
              <w:spacing w:line="276" w:lineRule="auto"/>
              <w:rPr>
                <w:rFonts w:cs="Arial"/>
                <w:lang w:val="fr-BE"/>
              </w:rPr>
            </w:pPr>
            <w:r w:rsidRPr="00292DEB">
              <w:rPr>
                <w:rFonts w:cs="Arial"/>
                <w:lang w:val="fr-BE"/>
              </w:rPr>
              <w:t>Payée mensuellement.</w:t>
            </w:r>
          </w:p>
          <w:p w14:paraId="02F454A9" w14:textId="28445BD2" w:rsidR="005D0FED" w:rsidRPr="00292DEB" w:rsidRDefault="005D0FED" w:rsidP="00DB7CCE">
            <w:pPr>
              <w:spacing w:line="276" w:lineRule="auto"/>
              <w:rPr>
                <w:rFonts w:eastAsia="Book Antiqua" w:cs="Arial"/>
                <w:lang w:val="fr-BE" w:bidi="en-GB"/>
              </w:rPr>
            </w:pPr>
          </w:p>
        </w:tc>
        <w:tc>
          <w:tcPr>
            <w:tcW w:w="1370" w:type="pct"/>
          </w:tcPr>
          <w:p w14:paraId="470C6554"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E-XI-12-EL</w:t>
            </w:r>
          </w:p>
          <w:p w14:paraId="4198270D"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rPr>
            </w:pPr>
            <w:proofErr w:type="spellStart"/>
            <w:r w:rsidRPr="00292DEB">
              <w:rPr>
                <w:color w:val="000000"/>
                <w:sz w:val="15"/>
                <w:szCs w:val="15"/>
              </w:rPr>
              <w:t>Amounts</w:t>
            </w:r>
            <w:proofErr w:type="spellEnd"/>
            <w:r w:rsidRPr="00292DEB">
              <w:rPr>
                <w:color w:val="000000"/>
                <w:sz w:val="15"/>
                <w:szCs w:val="15"/>
              </w:rPr>
              <w:t xml:space="preserve"> of</w:t>
            </w:r>
            <w:r w:rsidRPr="00292DEB">
              <w:rPr>
                <w:color w:val="008000"/>
                <w:sz w:val="15"/>
                <w:szCs w:val="15"/>
              </w:rPr>
              <w:t xml:space="preserve"> </w:t>
            </w: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i/>
                <w:color w:val="008080"/>
                <w:sz w:val="15"/>
                <w:szCs w:val="15"/>
              </w:rPr>
              <w:t>(ΕΛΑΧΙΣΤΟ ΕΓΓΥΗΜΕΝΟ ΕΙΣΟΔΗΜΑ)</w:t>
            </w:r>
            <w:r w:rsidRPr="00292DEB">
              <w:rPr>
                <w:color w:val="000000"/>
                <w:sz w:val="15"/>
                <w:szCs w:val="15"/>
              </w:rPr>
              <w:t>:</w:t>
            </w:r>
          </w:p>
          <w:p w14:paraId="051EE7E8" w14:textId="77777777" w:rsidR="005D0FED" w:rsidRPr="00292DEB" w:rsidRDefault="005D0FED" w:rsidP="00DB7CCE">
            <w:pPr>
              <w:pStyle w:val="Normal0"/>
              <w:numPr>
                <w:ilvl w:val="0"/>
                <w:numId w:val="161"/>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for a couple not in work with two children aged 8 and 4: </w:t>
            </w:r>
            <w:r w:rsidRPr="00292DEB">
              <w:rPr>
                <w:color w:val="FF00FF"/>
                <w:sz w:val="15"/>
                <w:szCs w:val="15"/>
                <w:lang w:val="en-GB"/>
              </w:rPr>
              <w:t>€216</w:t>
            </w:r>
            <w:r w:rsidRPr="00292DEB">
              <w:rPr>
                <w:color w:val="000000"/>
                <w:sz w:val="15"/>
                <w:szCs w:val="15"/>
                <w:lang w:val="en-GB"/>
              </w:rPr>
              <w:t xml:space="preserve"> for the first adult + </w:t>
            </w:r>
            <w:r w:rsidRPr="00292DEB">
              <w:rPr>
                <w:color w:val="FF00FF"/>
                <w:sz w:val="15"/>
                <w:szCs w:val="15"/>
                <w:lang w:val="en-GB"/>
              </w:rPr>
              <w:t>€108</w:t>
            </w:r>
            <w:r w:rsidRPr="00292DEB">
              <w:rPr>
                <w:color w:val="000000"/>
                <w:sz w:val="15"/>
                <w:szCs w:val="15"/>
                <w:lang w:val="en-GB"/>
              </w:rPr>
              <w:t xml:space="preserve"> for the second adult + 2*(</w:t>
            </w:r>
            <w:r w:rsidRPr="00292DEB">
              <w:rPr>
                <w:color w:val="FF00FF"/>
                <w:sz w:val="15"/>
                <w:szCs w:val="15"/>
                <w:lang w:val="en-GB"/>
              </w:rPr>
              <w:t>€54</w:t>
            </w:r>
            <w:r w:rsidRPr="00292DEB">
              <w:rPr>
                <w:color w:val="000000"/>
                <w:sz w:val="15"/>
                <w:szCs w:val="15"/>
                <w:lang w:val="en-GB"/>
              </w:rPr>
              <w:t xml:space="preserve">) for the children = </w:t>
            </w:r>
            <w:r w:rsidRPr="00292DEB">
              <w:rPr>
                <w:color w:val="FF00FF"/>
                <w:sz w:val="15"/>
                <w:szCs w:val="15"/>
                <w:lang w:val="en-GB"/>
              </w:rPr>
              <w:t xml:space="preserve">€432 </w:t>
            </w:r>
            <w:r w:rsidRPr="00292DEB">
              <w:rPr>
                <w:color w:val="000000"/>
                <w:sz w:val="15"/>
                <w:szCs w:val="15"/>
                <w:lang w:val="en-GB"/>
              </w:rPr>
              <w:t>per month.</w:t>
            </w:r>
          </w:p>
          <w:p w14:paraId="0DB35C04" w14:textId="77777777" w:rsidR="005D0FED" w:rsidRPr="00292DEB" w:rsidRDefault="005D0FED" w:rsidP="00DB7CCE">
            <w:pPr>
              <w:pStyle w:val="Normal0"/>
              <w:numPr>
                <w:ilvl w:val="0"/>
                <w:numId w:val="161"/>
              </w:numPr>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for a single person aged </w:t>
            </w:r>
            <w:r w:rsidRPr="00292DEB">
              <w:rPr>
                <w:color w:val="C00000"/>
                <w:sz w:val="15"/>
                <w:szCs w:val="15"/>
                <w:lang w:val="en-GB"/>
              </w:rPr>
              <w:t>35</w:t>
            </w:r>
            <w:r w:rsidRPr="00292DEB">
              <w:rPr>
                <w:color w:val="000000"/>
                <w:sz w:val="15"/>
                <w:szCs w:val="15"/>
                <w:lang w:val="en-GB"/>
              </w:rPr>
              <w:t xml:space="preserve"> who is unemployed and has no dependants: </w:t>
            </w:r>
            <w:r w:rsidRPr="00292DEB">
              <w:rPr>
                <w:color w:val="FF00FF"/>
                <w:sz w:val="15"/>
                <w:szCs w:val="15"/>
                <w:lang w:val="en-GB"/>
              </w:rPr>
              <w:t xml:space="preserve">€216 </w:t>
            </w:r>
            <w:r w:rsidRPr="00292DEB">
              <w:rPr>
                <w:color w:val="000000"/>
                <w:sz w:val="15"/>
                <w:szCs w:val="15"/>
                <w:lang w:val="en-GB"/>
              </w:rPr>
              <w:t>per month.</w:t>
            </w:r>
          </w:p>
          <w:p w14:paraId="34DDC9CA"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Monthly paid. No regular additional payments, though extra payments e.g. for Christmas 2023 have been paid, equal to half a monthly benefit.</w:t>
            </w:r>
          </w:p>
          <w:p w14:paraId="3B931709"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p>
          <w:p w14:paraId="14E7872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up to </w:t>
            </w:r>
            <w:r w:rsidRPr="00292DEB">
              <w:rPr>
                <w:color w:val="FF00FF"/>
                <w:sz w:val="15"/>
                <w:szCs w:val="15"/>
                <w:lang w:val="en-GB"/>
              </w:rPr>
              <w:t xml:space="preserve">€409.13 </w:t>
            </w:r>
            <w:r w:rsidRPr="00292DEB">
              <w:rPr>
                <w:color w:val="000000"/>
                <w:sz w:val="15"/>
                <w:szCs w:val="15"/>
                <w:lang w:val="en-GB"/>
              </w:rPr>
              <w:t>per month.</w:t>
            </w:r>
          </w:p>
          <w:p w14:paraId="113845E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a) The level of the amount does not depend on the number of children. </w:t>
            </w:r>
          </w:p>
          <w:p w14:paraId="36DD5507"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b) The beneficiary should be over </w:t>
            </w:r>
            <w:r w:rsidRPr="00292DEB">
              <w:rPr>
                <w:color w:val="C00000"/>
                <w:sz w:val="15"/>
                <w:szCs w:val="15"/>
                <w:lang w:val="en-GB"/>
              </w:rPr>
              <w:t>67</w:t>
            </w:r>
            <w:r w:rsidRPr="00292DEB">
              <w:rPr>
                <w:color w:val="000000"/>
                <w:sz w:val="15"/>
                <w:szCs w:val="15"/>
                <w:lang w:val="en-GB"/>
              </w:rPr>
              <w:t xml:space="preserve"> years of age.</w:t>
            </w:r>
          </w:p>
          <w:p w14:paraId="6413BF4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 amount varies according to the period of residence in Greece.</w:t>
            </w:r>
          </w:p>
          <w:p w14:paraId="3B647995" w14:textId="649E5A3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color w:val="000000"/>
                <w:sz w:val="15"/>
                <w:szCs w:val="15"/>
              </w:rPr>
              <w:t>Monthly</w:t>
            </w:r>
            <w:proofErr w:type="spellEnd"/>
            <w:r w:rsidRPr="00292DEB">
              <w:rPr>
                <w:color w:val="000000"/>
                <w:sz w:val="15"/>
                <w:szCs w:val="15"/>
              </w:rPr>
              <w:t xml:space="preserve"> </w:t>
            </w:r>
            <w:proofErr w:type="spellStart"/>
            <w:r w:rsidRPr="00292DEB">
              <w:rPr>
                <w:color w:val="000000"/>
                <w:sz w:val="15"/>
                <w:szCs w:val="15"/>
              </w:rPr>
              <w:t>paid</w:t>
            </w:r>
            <w:proofErr w:type="spellEnd"/>
            <w:r w:rsidRPr="00292DEB">
              <w:rPr>
                <w:color w:val="000000"/>
                <w:sz w:val="15"/>
                <w:szCs w:val="15"/>
              </w:rPr>
              <w:t xml:space="preserve">. </w:t>
            </w:r>
          </w:p>
        </w:tc>
        <w:tc>
          <w:tcPr>
            <w:tcW w:w="167" w:type="pct"/>
          </w:tcPr>
          <w:p w14:paraId="2C1450EE"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3C90FABC" w14:textId="77777777" w:rsidR="005D0FED" w:rsidRPr="00292DEB" w:rsidRDefault="005D0FED" w:rsidP="00DB7CCE">
            <w:pPr>
              <w:spacing w:line="276" w:lineRule="auto"/>
              <w:rPr>
                <w:rFonts w:cs="Arial"/>
                <w:color w:val="0000FF"/>
                <w:lang w:val="en-US"/>
              </w:rPr>
            </w:pPr>
          </w:p>
        </w:tc>
        <w:tc>
          <w:tcPr>
            <w:tcW w:w="127" w:type="pct"/>
          </w:tcPr>
          <w:p w14:paraId="2271822B" w14:textId="77777777" w:rsidR="005D0FED" w:rsidRPr="00292DEB" w:rsidRDefault="005D0FED" w:rsidP="00DB7CCE">
            <w:pPr>
              <w:spacing w:line="276" w:lineRule="auto"/>
              <w:rPr>
                <w:rFonts w:cs="Arial"/>
                <w:color w:val="0000FF"/>
                <w:lang w:val="fr-FR"/>
              </w:rPr>
            </w:pPr>
            <w:r w:rsidRPr="00292DEB">
              <w:rPr>
                <w:rFonts w:cs="Arial"/>
                <w:color w:val="0000FF"/>
                <w:lang w:val="fr-FR"/>
              </w:rPr>
              <w:t>12</w:t>
            </w:r>
          </w:p>
          <w:p w14:paraId="2B63527A" w14:textId="77777777" w:rsidR="005D0FED" w:rsidRPr="00292DEB" w:rsidRDefault="005D0FED" w:rsidP="00DB7CCE">
            <w:pPr>
              <w:spacing w:line="276" w:lineRule="auto"/>
              <w:rPr>
                <w:rFonts w:cs="Arial"/>
                <w:color w:val="0000FF"/>
                <w:lang w:val="en-US"/>
              </w:rPr>
            </w:pPr>
          </w:p>
        </w:tc>
        <w:tc>
          <w:tcPr>
            <w:tcW w:w="402" w:type="pct"/>
          </w:tcPr>
          <w:p w14:paraId="779B7EF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3505C78" w14:textId="77777777" w:rsidR="005D0FED" w:rsidRPr="00292DEB" w:rsidRDefault="005D0FED" w:rsidP="00DB7CCE">
            <w:pPr>
              <w:spacing w:line="276" w:lineRule="auto"/>
              <w:rPr>
                <w:rFonts w:cs="Arial"/>
                <w:color w:val="0000FF"/>
                <w:lang w:val="en-US"/>
              </w:rPr>
            </w:pPr>
          </w:p>
        </w:tc>
      </w:tr>
      <w:tr w:rsidR="005D0FED" w:rsidRPr="00292DEB" w14:paraId="5533A989" w14:textId="77777777" w:rsidTr="005D0FED">
        <w:tc>
          <w:tcPr>
            <w:tcW w:w="193" w:type="pct"/>
          </w:tcPr>
          <w:p w14:paraId="5F91BEE2" w14:textId="77777777" w:rsidR="005D0FED" w:rsidRPr="00292DEB" w:rsidRDefault="005D0FED" w:rsidP="00DB7CCE">
            <w:pPr>
              <w:spacing w:line="276" w:lineRule="auto"/>
              <w:jc w:val="left"/>
              <w:rPr>
                <w:rFonts w:cs="Arial"/>
                <w:lang w:val="es-ES"/>
              </w:rPr>
            </w:pPr>
            <w:r w:rsidRPr="00292DEB">
              <w:rPr>
                <w:rFonts w:cs="Arial"/>
                <w:lang w:val="es-ES"/>
              </w:rPr>
              <w:t>EL</w:t>
            </w:r>
          </w:p>
          <w:p w14:paraId="7554CFFF" w14:textId="77777777" w:rsidR="005D0FED" w:rsidRPr="00292DEB" w:rsidRDefault="005D0FED" w:rsidP="00DB7CCE">
            <w:pPr>
              <w:spacing w:line="276" w:lineRule="auto"/>
              <w:jc w:val="left"/>
              <w:rPr>
                <w:rFonts w:cs="Arial"/>
                <w:lang w:val="es-ES"/>
              </w:rPr>
            </w:pPr>
            <w:r w:rsidRPr="00292DEB">
              <w:rPr>
                <w:rFonts w:cs="Arial"/>
                <w:lang w:val="es-ES"/>
              </w:rPr>
              <w:t>EL</w:t>
            </w:r>
          </w:p>
          <w:p w14:paraId="51BC590E" w14:textId="77777777" w:rsidR="005D0FED" w:rsidRPr="00292DEB" w:rsidRDefault="005D0FED" w:rsidP="00DB7CCE">
            <w:pPr>
              <w:spacing w:line="276" w:lineRule="auto"/>
              <w:jc w:val="left"/>
              <w:rPr>
                <w:rFonts w:cs="Arial"/>
                <w:lang w:val="es-ES"/>
              </w:rPr>
            </w:pPr>
            <w:r w:rsidRPr="00292DEB">
              <w:rPr>
                <w:rFonts w:cs="Arial"/>
                <w:lang w:val="es-ES"/>
              </w:rPr>
              <w:t>EL</w:t>
            </w:r>
          </w:p>
          <w:p w14:paraId="41B14BD2" w14:textId="77777777" w:rsidR="005D0FED" w:rsidRPr="00292DEB" w:rsidRDefault="005D0FED" w:rsidP="00DB7CCE">
            <w:pPr>
              <w:spacing w:line="276" w:lineRule="auto"/>
              <w:jc w:val="left"/>
              <w:rPr>
                <w:rFonts w:cs="Arial"/>
                <w:lang w:val="es-ES"/>
              </w:rPr>
            </w:pPr>
            <w:r w:rsidRPr="00292DEB">
              <w:rPr>
                <w:rFonts w:cs="Arial"/>
                <w:lang w:val="es-ES"/>
              </w:rPr>
              <w:t>EL</w:t>
            </w:r>
          </w:p>
          <w:p w14:paraId="49B69A0B" w14:textId="77777777" w:rsidR="005D0FED" w:rsidRPr="00292DEB" w:rsidRDefault="005D0FED" w:rsidP="00DB7CCE">
            <w:pPr>
              <w:spacing w:line="276" w:lineRule="auto"/>
              <w:jc w:val="left"/>
              <w:rPr>
                <w:rFonts w:cs="Arial"/>
                <w:lang w:val="es-ES"/>
              </w:rPr>
            </w:pPr>
            <w:r w:rsidRPr="00292DEB">
              <w:rPr>
                <w:rFonts w:cs="Arial"/>
                <w:lang w:val="es-ES"/>
              </w:rPr>
              <w:t>EL</w:t>
            </w:r>
          </w:p>
          <w:p w14:paraId="7D408144" w14:textId="77777777" w:rsidR="005D0FED" w:rsidRPr="00292DEB" w:rsidRDefault="005D0FED" w:rsidP="00DB7CCE">
            <w:pPr>
              <w:spacing w:line="276" w:lineRule="auto"/>
              <w:jc w:val="left"/>
              <w:rPr>
                <w:rFonts w:cs="Arial"/>
                <w:lang w:val="es-ES"/>
              </w:rPr>
            </w:pPr>
            <w:r w:rsidRPr="00292DEB">
              <w:rPr>
                <w:rFonts w:cs="Arial"/>
                <w:lang w:val="es-ES"/>
              </w:rPr>
              <w:t>EL</w:t>
            </w:r>
          </w:p>
          <w:p w14:paraId="2EAC15C6" w14:textId="77777777" w:rsidR="005D0FED" w:rsidRPr="00292DEB" w:rsidRDefault="005D0FED" w:rsidP="00DB7CCE">
            <w:pPr>
              <w:spacing w:line="276" w:lineRule="auto"/>
              <w:jc w:val="left"/>
              <w:rPr>
                <w:rFonts w:cs="Arial"/>
                <w:lang w:val="es-ES"/>
              </w:rPr>
            </w:pPr>
            <w:r w:rsidRPr="00292DEB">
              <w:rPr>
                <w:rFonts w:cs="Arial"/>
                <w:lang w:val="es-ES"/>
              </w:rPr>
              <w:t>EL</w:t>
            </w:r>
          </w:p>
          <w:p w14:paraId="1ACC2160" w14:textId="77777777" w:rsidR="005D0FED" w:rsidRPr="00292DEB" w:rsidRDefault="005D0FED" w:rsidP="00DB7CCE">
            <w:pPr>
              <w:spacing w:line="276" w:lineRule="auto"/>
              <w:jc w:val="left"/>
              <w:rPr>
                <w:rFonts w:cs="Arial"/>
                <w:lang w:val="es-ES"/>
              </w:rPr>
            </w:pPr>
            <w:r w:rsidRPr="00292DEB">
              <w:rPr>
                <w:rFonts w:cs="Arial"/>
                <w:lang w:val="es-ES"/>
              </w:rPr>
              <w:t>EL</w:t>
            </w:r>
          </w:p>
          <w:p w14:paraId="24292E8D" w14:textId="77777777" w:rsidR="005D0FED" w:rsidRPr="00292DEB" w:rsidRDefault="005D0FED" w:rsidP="00DB7CCE">
            <w:pPr>
              <w:spacing w:line="276" w:lineRule="auto"/>
              <w:jc w:val="left"/>
              <w:rPr>
                <w:rFonts w:cs="Arial"/>
                <w:lang w:val="es-ES"/>
              </w:rPr>
            </w:pPr>
            <w:r w:rsidRPr="00292DEB">
              <w:rPr>
                <w:rFonts w:cs="Arial"/>
                <w:lang w:val="es-ES"/>
              </w:rPr>
              <w:t>EL</w:t>
            </w:r>
          </w:p>
          <w:p w14:paraId="5AEBA66C" w14:textId="77777777" w:rsidR="005D0FED" w:rsidRPr="00292DEB" w:rsidRDefault="005D0FED" w:rsidP="00DB7CCE">
            <w:pPr>
              <w:spacing w:line="276" w:lineRule="auto"/>
              <w:jc w:val="left"/>
              <w:rPr>
                <w:rFonts w:cs="Arial"/>
                <w:lang w:val="es-ES"/>
              </w:rPr>
            </w:pPr>
            <w:r w:rsidRPr="00292DEB">
              <w:rPr>
                <w:rFonts w:cs="Arial"/>
                <w:lang w:val="es-ES"/>
              </w:rPr>
              <w:t>EL</w:t>
            </w:r>
          </w:p>
          <w:p w14:paraId="1D5C56DA" w14:textId="77777777" w:rsidR="005D0FED" w:rsidRPr="00292DEB" w:rsidRDefault="005D0FED" w:rsidP="00DB7CCE">
            <w:pPr>
              <w:spacing w:line="276" w:lineRule="auto"/>
              <w:jc w:val="left"/>
              <w:rPr>
                <w:rFonts w:cs="Arial"/>
                <w:lang w:val="es-ES"/>
              </w:rPr>
            </w:pPr>
            <w:r w:rsidRPr="00292DEB">
              <w:rPr>
                <w:rFonts w:cs="Arial"/>
                <w:lang w:val="es-ES"/>
              </w:rPr>
              <w:t>EL</w:t>
            </w:r>
          </w:p>
          <w:p w14:paraId="7A7CA5F5" w14:textId="77777777" w:rsidR="005D0FED" w:rsidRPr="00292DEB" w:rsidRDefault="005D0FED" w:rsidP="00DB7CCE">
            <w:pPr>
              <w:spacing w:line="276" w:lineRule="auto"/>
              <w:jc w:val="left"/>
              <w:rPr>
                <w:rFonts w:cs="Arial"/>
                <w:lang w:val="es-ES"/>
              </w:rPr>
            </w:pPr>
            <w:r w:rsidRPr="00292DEB">
              <w:rPr>
                <w:rFonts w:cs="Arial"/>
                <w:lang w:val="es-ES"/>
              </w:rPr>
              <w:t>EL</w:t>
            </w:r>
          </w:p>
          <w:p w14:paraId="1AF7B41F" w14:textId="77777777" w:rsidR="005D0FED" w:rsidRPr="00292DEB" w:rsidRDefault="005D0FED" w:rsidP="00DB7CCE">
            <w:pPr>
              <w:spacing w:line="276" w:lineRule="auto"/>
              <w:jc w:val="left"/>
              <w:rPr>
                <w:rFonts w:cs="Arial"/>
                <w:lang w:val="es-ES"/>
              </w:rPr>
            </w:pPr>
            <w:r w:rsidRPr="00292DEB">
              <w:rPr>
                <w:rFonts w:cs="Arial"/>
                <w:lang w:val="es-ES"/>
              </w:rPr>
              <w:t>EL</w:t>
            </w:r>
          </w:p>
          <w:p w14:paraId="2BC5D684" w14:textId="77777777" w:rsidR="005D0FED" w:rsidRPr="00292DEB" w:rsidRDefault="005D0FED" w:rsidP="00DB7CCE">
            <w:pPr>
              <w:spacing w:line="276" w:lineRule="auto"/>
              <w:jc w:val="left"/>
              <w:rPr>
                <w:rFonts w:cs="Arial"/>
                <w:lang w:val="es-ES"/>
              </w:rPr>
            </w:pPr>
            <w:r w:rsidRPr="00292DEB">
              <w:rPr>
                <w:rFonts w:cs="Arial"/>
                <w:lang w:val="es-ES"/>
              </w:rPr>
              <w:t>EL</w:t>
            </w:r>
          </w:p>
          <w:p w14:paraId="5FC343D8" w14:textId="77777777" w:rsidR="005D0FED" w:rsidRPr="00292DEB" w:rsidRDefault="005D0FED" w:rsidP="00DB7CCE">
            <w:pPr>
              <w:spacing w:line="276" w:lineRule="auto"/>
              <w:jc w:val="left"/>
              <w:rPr>
                <w:rFonts w:cs="Arial"/>
                <w:lang w:val="es-ES"/>
              </w:rPr>
            </w:pPr>
            <w:r w:rsidRPr="00292DEB">
              <w:rPr>
                <w:rFonts w:cs="Arial"/>
                <w:lang w:val="es-ES"/>
              </w:rPr>
              <w:t>EL</w:t>
            </w:r>
          </w:p>
          <w:p w14:paraId="610E90A8" w14:textId="77777777" w:rsidR="005D0FED" w:rsidRPr="00292DEB" w:rsidRDefault="005D0FED" w:rsidP="00DB7CCE">
            <w:pPr>
              <w:spacing w:line="276" w:lineRule="auto"/>
              <w:jc w:val="left"/>
              <w:rPr>
                <w:rFonts w:cs="Arial"/>
                <w:lang w:val="es-ES"/>
              </w:rPr>
            </w:pPr>
            <w:r w:rsidRPr="00292DEB">
              <w:rPr>
                <w:rFonts w:cs="Arial"/>
                <w:lang w:val="es-ES"/>
              </w:rPr>
              <w:t>EL</w:t>
            </w:r>
          </w:p>
          <w:p w14:paraId="06D0590C" w14:textId="77777777" w:rsidR="005D0FED" w:rsidRPr="00292DEB" w:rsidRDefault="005D0FED" w:rsidP="00DB7CCE">
            <w:pPr>
              <w:spacing w:line="276" w:lineRule="auto"/>
              <w:jc w:val="left"/>
              <w:rPr>
                <w:rFonts w:cs="Arial"/>
                <w:lang w:val="es-ES"/>
              </w:rPr>
            </w:pPr>
            <w:r w:rsidRPr="00292DEB">
              <w:rPr>
                <w:rFonts w:cs="Arial"/>
                <w:lang w:val="es-ES"/>
              </w:rPr>
              <w:t>EL</w:t>
            </w:r>
          </w:p>
          <w:p w14:paraId="01F4D6F0" w14:textId="77777777" w:rsidR="005D0FED" w:rsidRPr="00292DEB" w:rsidRDefault="005D0FED" w:rsidP="00DB7CCE">
            <w:pPr>
              <w:spacing w:line="276" w:lineRule="auto"/>
              <w:jc w:val="left"/>
              <w:rPr>
                <w:rFonts w:cs="Arial"/>
                <w:lang w:val="es-ES"/>
              </w:rPr>
            </w:pPr>
            <w:r w:rsidRPr="00292DEB">
              <w:rPr>
                <w:rFonts w:cs="Arial"/>
                <w:lang w:val="es-ES"/>
              </w:rPr>
              <w:t>EL</w:t>
            </w:r>
          </w:p>
          <w:p w14:paraId="28E663CB" w14:textId="77777777" w:rsidR="005D0FED" w:rsidRPr="00292DEB" w:rsidRDefault="005D0FED" w:rsidP="00DB7CCE">
            <w:pPr>
              <w:spacing w:line="276" w:lineRule="auto"/>
              <w:jc w:val="left"/>
              <w:rPr>
                <w:rFonts w:cs="Arial"/>
                <w:lang w:val="es-ES"/>
              </w:rPr>
            </w:pPr>
            <w:r w:rsidRPr="00292DEB">
              <w:rPr>
                <w:rFonts w:cs="Arial"/>
                <w:lang w:val="es-ES"/>
              </w:rPr>
              <w:t>EL</w:t>
            </w:r>
          </w:p>
          <w:p w14:paraId="298F3BD7" w14:textId="77777777" w:rsidR="005D0FED" w:rsidRPr="00292DEB" w:rsidRDefault="005D0FED" w:rsidP="00DB7CCE">
            <w:pPr>
              <w:spacing w:line="276" w:lineRule="auto"/>
              <w:jc w:val="left"/>
              <w:rPr>
                <w:rFonts w:cs="Arial"/>
                <w:lang w:val="es-ES"/>
              </w:rPr>
            </w:pPr>
            <w:r w:rsidRPr="00292DEB">
              <w:rPr>
                <w:rFonts w:cs="Arial"/>
                <w:lang w:val="es-ES"/>
              </w:rPr>
              <w:t>EL</w:t>
            </w:r>
          </w:p>
          <w:p w14:paraId="76F77075" w14:textId="77777777" w:rsidR="005D0FED" w:rsidRPr="00292DEB" w:rsidRDefault="005D0FED" w:rsidP="00DB7CCE">
            <w:pPr>
              <w:spacing w:line="276" w:lineRule="auto"/>
              <w:jc w:val="left"/>
              <w:rPr>
                <w:rFonts w:cs="Arial"/>
                <w:lang w:val="es-ES"/>
              </w:rPr>
            </w:pPr>
            <w:r w:rsidRPr="00292DEB">
              <w:rPr>
                <w:rFonts w:cs="Arial"/>
                <w:lang w:val="es-ES"/>
              </w:rPr>
              <w:t>EL</w:t>
            </w:r>
          </w:p>
          <w:p w14:paraId="0DA2320A" w14:textId="77777777" w:rsidR="005D0FED" w:rsidRPr="00292DEB" w:rsidRDefault="005D0FED" w:rsidP="00DB7CCE">
            <w:pPr>
              <w:spacing w:line="276" w:lineRule="auto"/>
              <w:jc w:val="left"/>
              <w:rPr>
                <w:rFonts w:cs="Arial"/>
                <w:lang w:val="es-ES"/>
              </w:rPr>
            </w:pPr>
          </w:p>
          <w:p w14:paraId="377FD507" w14:textId="723F56CB" w:rsidR="005D0FED" w:rsidRPr="00292DEB" w:rsidRDefault="005D0FED" w:rsidP="00DB7CCE">
            <w:pPr>
              <w:spacing w:line="276" w:lineRule="auto"/>
              <w:jc w:val="left"/>
              <w:rPr>
                <w:rFonts w:cs="Arial"/>
                <w:b/>
                <w:lang w:val="en-US"/>
              </w:rPr>
            </w:pPr>
          </w:p>
        </w:tc>
        <w:tc>
          <w:tcPr>
            <w:tcW w:w="1371" w:type="pct"/>
          </w:tcPr>
          <w:p w14:paraId="1B75DED2" w14:textId="77777777" w:rsidR="005D0FED" w:rsidRPr="00292DEB" w:rsidRDefault="005D0FED" w:rsidP="00DB7CCE">
            <w:pPr>
              <w:widowControl w:val="0"/>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cs="Arial"/>
              </w:rPr>
              <w:t xml:space="preserve">Geldleistung wird für </w:t>
            </w:r>
            <w:r w:rsidRPr="00292DEB">
              <w:rPr>
                <w:rFonts w:cs="Arial"/>
                <w:color w:val="C00000"/>
              </w:rPr>
              <w:t xml:space="preserve">6 </w:t>
            </w:r>
            <w:r w:rsidRPr="00292DEB">
              <w:rPr>
                <w:rFonts w:cs="Arial"/>
              </w:rPr>
              <w:t>Monate nach dem Datum der ersten Zahlung gezahlt. Nach dem oben genannten Zeitraum ist der Empfänger verplichtet, erneut einen Antrag auf Inklusion in das Programm zu stellen.</w:t>
            </w:r>
          </w:p>
          <w:p w14:paraId="13F1D165" w14:textId="77777777" w:rsidR="005D0FED" w:rsidRPr="00292DEB" w:rsidRDefault="005D0FED" w:rsidP="00DB7CCE">
            <w:pPr>
              <w:widowControl w:val="0"/>
              <w:spacing w:line="276" w:lineRule="auto"/>
              <w:rPr>
                <w:rFonts w:cs="Arial"/>
              </w:rPr>
            </w:pPr>
            <w:r w:rsidRPr="00292DEB">
              <w:rPr>
                <w:rFonts w:cs="Arial"/>
              </w:rPr>
              <w:t>Keine Höchstdauer und keine regelmäßige Bewertung unter der Annahme, dass sich die Umstände der Empfänger nicht ändern.</w:t>
            </w:r>
          </w:p>
          <w:p w14:paraId="3EFABE86" w14:textId="77777777" w:rsidR="005D0FED" w:rsidRPr="00292DEB" w:rsidRDefault="005D0FED" w:rsidP="00DB7CCE">
            <w:pPr>
              <w:widowControl w:val="0"/>
              <w:spacing w:line="276" w:lineRule="auto"/>
              <w:rPr>
                <w:rFonts w:cs="Arial"/>
              </w:rPr>
            </w:pPr>
            <w:r w:rsidRPr="00292DEB">
              <w:rPr>
                <w:rFonts w:cs="Arial"/>
              </w:rPr>
              <w:t>Die Dauer der Zahlung, der Zeitraum zwischen den Überprüfungen oder die Notwendigkeit der Rückforderung variieren nicht je nach Anzahl der früheren Perioden, in denen die Beihilfe bezogen wurde.</w:t>
            </w:r>
          </w:p>
          <w:p w14:paraId="346BE250" w14:textId="77777777" w:rsidR="005D0FED" w:rsidRPr="00292DEB" w:rsidRDefault="005D0FED" w:rsidP="00DB7CCE">
            <w:pPr>
              <w:widowControl w:val="0"/>
              <w:spacing w:line="276" w:lineRule="auto"/>
              <w:rPr>
                <w:rFonts w:cs="Arial"/>
              </w:rPr>
            </w:pPr>
          </w:p>
          <w:p w14:paraId="29D5E36B" w14:textId="77777777" w:rsidR="005D0FED" w:rsidRPr="00292DEB" w:rsidRDefault="005D0FED" w:rsidP="00DB7CCE">
            <w:pPr>
              <w:widowControl w:val="0"/>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keine Höchstdauer und keine regelmäßige Bewertung unter der Annahme, dass sich die Umstände der Empfänger nicht ändern.</w:t>
            </w:r>
          </w:p>
          <w:p w14:paraId="5698D799" w14:textId="52512401" w:rsidR="005D0FED" w:rsidRPr="00292DEB" w:rsidRDefault="005D0FED" w:rsidP="00DB7CCE">
            <w:pPr>
              <w:spacing w:line="276" w:lineRule="auto"/>
              <w:rPr>
                <w:rFonts w:cs="Arial"/>
                <w:color w:val="008000"/>
              </w:rPr>
            </w:pPr>
          </w:p>
        </w:tc>
        <w:tc>
          <w:tcPr>
            <w:tcW w:w="1370" w:type="pct"/>
          </w:tcPr>
          <w:p w14:paraId="577FC8ED" w14:textId="77777777" w:rsidR="005D0FED" w:rsidRPr="00292DEB" w:rsidRDefault="005D0FED" w:rsidP="00DB7CCE">
            <w:pPr>
              <w:spacing w:line="276" w:lineRule="auto"/>
              <w:rPr>
                <w:rFonts w:cs="Arial"/>
                <w:lang w:val="fr-BE"/>
              </w:rPr>
            </w:pPr>
            <w:r w:rsidRPr="00292DEB">
              <w:rPr>
                <w:rFonts w:eastAsia="Arial" w:cs="Arial"/>
                <w:color w:val="008000"/>
                <w:lang w:val="fr-BE"/>
              </w:rPr>
              <w:t xml:space="preserve">Revenu minimum garanti (RMG) </w:t>
            </w:r>
            <w:r w:rsidRPr="00292DEB">
              <w:rPr>
                <w:rFonts w:cs="Arial"/>
                <w:i/>
                <w:color w:val="008080"/>
                <w:lang w:val="fr-BE"/>
              </w:rPr>
              <w:t>(ΕΛΑΧΙΣΤΟ ΕΓΓΥΗΜΕΝΟ ΕΙΣΟΔΗΜΑ)</w:t>
            </w:r>
            <w:r w:rsidRPr="00292DEB">
              <w:rPr>
                <w:rFonts w:eastAsia="Arial Narrow" w:cs="Arial"/>
                <w:spacing w:val="-4"/>
                <w:lang w:val="fr-BE" w:eastAsia="en-GB" w:bidi="en-GB"/>
              </w:rPr>
              <w:t>:</w:t>
            </w:r>
            <w:r w:rsidRPr="00292DEB">
              <w:rPr>
                <w:rFonts w:cs="Arial"/>
                <w:lang w:val="fr-BE"/>
              </w:rPr>
              <w:t xml:space="preserve"> prestation en espèces versée pendant </w:t>
            </w:r>
            <w:r w:rsidRPr="00292DEB">
              <w:rPr>
                <w:rFonts w:cs="Arial"/>
                <w:color w:val="C00000"/>
                <w:lang w:val="fr-BE"/>
              </w:rPr>
              <w:t>6</w:t>
            </w:r>
            <w:r w:rsidRPr="00292DEB">
              <w:rPr>
                <w:rFonts w:cs="Arial"/>
                <w:lang w:val="fr-BE"/>
              </w:rPr>
              <w:t xml:space="preserve"> mois après la date du premier paiement. Passé ce délai, le bénéficiaire est tenu de présenter à nouveau une demande d'inscription au programme. </w:t>
            </w:r>
          </w:p>
          <w:p w14:paraId="5C4C039D" w14:textId="77777777" w:rsidR="005D0FED" w:rsidRPr="00292DEB" w:rsidRDefault="005D0FED" w:rsidP="00DB7CCE">
            <w:pPr>
              <w:widowControl w:val="0"/>
              <w:spacing w:line="276" w:lineRule="auto"/>
              <w:rPr>
                <w:rFonts w:cs="Arial"/>
                <w:lang w:val="fr-BE"/>
              </w:rPr>
            </w:pPr>
            <w:r w:rsidRPr="00292DEB">
              <w:rPr>
                <w:rFonts w:cs="Arial"/>
                <w:lang w:val="fr-BE"/>
              </w:rPr>
              <w:t>Pas de durée maximale et pas d'évaluation périodique en supposant qu'il n'y a pas de changement dans la situation des bénéficiaires.</w:t>
            </w:r>
          </w:p>
          <w:p w14:paraId="6B337DDE" w14:textId="77777777" w:rsidR="005D0FED" w:rsidRPr="00292DEB" w:rsidRDefault="005D0FED" w:rsidP="00DB7CCE">
            <w:pPr>
              <w:widowControl w:val="0"/>
              <w:spacing w:line="276" w:lineRule="auto"/>
              <w:rPr>
                <w:rFonts w:cs="Arial"/>
                <w:lang w:val="fr-BE"/>
              </w:rPr>
            </w:pPr>
            <w:r w:rsidRPr="00292DEB">
              <w:rPr>
                <w:rFonts w:cs="Arial"/>
                <w:lang w:val="fr-BE"/>
              </w:rPr>
              <w:t>La durée du paiement, l'intervalle entre les réexamens ou la nécessité de récupérer l'aide ne varie pas en fonction du nombre de périodes précédentes de réception de l'aide.</w:t>
            </w:r>
          </w:p>
          <w:p w14:paraId="317093B4" w14:textId="77777777" w:rsidR="005D0FED" w:rsidRPr="00292DEB" w:rsidRDefault="005D0FED" w:rsidP="00DB7CCE">
            <w:pPr>
              <w:widowControl w:val="0"/>
              <w:spacing w:line="276" w:lineRule="auto"/>
              <w:rPr>
                <w:rFonts w:eastAsia="Book Antiqua" w:cs="Arial"/>
                <w:lang w:val="fr-BE" w:bidi="en-GB"/>
              </w:rPr>
            </w:pPr>
          </w:p>
          <w:p w14:paraId="46DF2327" w14:textId="77777777" w:rsidR="005D0FED" w:rsidRPr="00292DEB" w:rsidRDefault="005D0FED" w:rsidP="00DB7CCE">
            <w:pPr>
              <w:widowControl w:val="0"/>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pas de durée maximale et pas d'évaluation périodique sans changement de situation des bénéficiaires.</w:t>
            </w:r>
          </w:p>
          <w:p w14:paraId="5E9F4163" w14:textId="0D8236DF" w:rsidR="005D0FED" w:rsidRPr="00292DEB" w:rsidRDefault="005D0FED" w:rsidP="00DB7CCE">
            <w:pPr>
              <w:spacing w:line="276" w:lineRule="auto"/>
              <w:rPr>
                <w:rFonts w:eastAsia="Arial Narrow" w:cs="Arial"/>
                <w:color w:val="008000"/>
                <w:spacing w:val="-4"/>
                <w:lang w:val="fr-BE" w:eastAsia="en-GB" w:bidi="en-GB"/>
              </w:rPr>
            </w:pPr>
          </w:p>
        </w:tc>
        <w:tc>
          <w:tcPr>
            <w:tcW w:w="1370" w:type="pct"/>
          </w:tcPr>
          <w:p w14:paraId="47E8DA9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E-XI-13-EL</w:t>
            </w:r>
          </w:p>
          <w:p w14:paraId="4B17A7DB" w14:textId="77777777" w:rsidR="005D0FED" w:rsidRPr="00292DEB" w:rsidRDefault="005D0FED" w:rsidP="00DB7CCE">
            <w:pPr>
              <w:pStyle w:val="Normal0"/>
              <w:widowControl w:v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xml:space="preserve">: cash benefit paid for </w:t>
            </w:r>
            <w:r w:rsidRPr="00292DEB">
              <w:rPr>
                <w:color w:val="C00000"/>
                <w:sz w:val="15"/>
                <w:szCs w:val="15"/>
                <w:lang w:val="en-GB"/>
              </w:rPr>
              <w:t xml:space="preserve">6 </w:t>
            </w:r>
            <w:r w:rsidRPr="00292DEB">
              <w:rPr>
                <w:color w:val="000000"/>
                <w:sz w:val="15"/>
                <w:szCs w:val="15"/>
                <w:lang w:val="en-GB"/>
              </w:rPr>
              <w:t>months after the date of the first payment. After the above period, the beneficiary is required to resubmit an application for inclusion in the programme. No maximum duration and no periodic assessment assuming no change in the circumstances of recipients.</w:t>
            </w:r>
          </w:p>
          <w:p w14:paraId="658F48D5" w14:textId="77777777" w:rsidR="005D0FED" w:rsidRPr="00292DEB" w:rsidRDefault="005D0FED" w:rsidP="00DB7CCE">
            <w:pPr>
              <w:pStyle w:val="Normal0"/>
              <w:widowControl w:val="0"/>
              <w:pBdr>
                <w:top w:val="nil"/>
                <w:left w:val="nil"/>
                <w:bottom w:val="nil"/>
                <w:right w:val="nil"/>
                <w:between w:val="nil"/>
              </w:pBdr>
              <w:spacing w:after="0"/>
              <w:rPr>
                <w:color w:val="000000"/>
                <w:sz w:val="15"/>
                <w:szCs w:val="15"/>
                <w:lang w:val="en-GB"/>
              </w:rPr>
            </w:pPr>
            <w:r w:rsidRPr="00292DEB">
              <w:rPr>
                <w:color w:val="000000"/>
                <w:sz w:val="15"/>
                <w:szCs w:val="15"/>
                <w:lang w:val="en-GB"/>
              </w:rPr>
              <w:t>The duration of payment, the interval between reviews or the need to reclaim does not vary according to the number of previous periods of receipt of assistance.</w:t>
            </w:r>
          </w:p>
          <w:p w14:paraId="44EA1022" w14:textId="77777777" w:rsidR="005D0FED" w:rsidRPr="00292DEB" w:rsidRDefault="005D0FED" w:rsidP="00DB7CCE">
            <w:pPr>
              <w:pStyle w:val="Normal0"/>
              <w:widowControl w:val="0"/>
              <w:pBdr>
                <w:top w:val="nil"/>
                <w:left w:val="nil"/>
                <w:bottom w:val="nil"/>
                <w:right w:val="nil"/>
                <w:between w:val="nil"/>
              </w:pBdr>
              <w:spacing w:after="0"/>
              <w:rPr>
                <w:color w:val="000000"/>
                <w:sz w:val="15"/>
                <w:szCs w:val="15"/>
                <w:lang w:val="en-GB"/>
              </w:rPr>
            </w:pPr>
          </w:p>
          <w:p w14:paraId="0EA3A58B" w14:textId="6279D2BF" w:rsidR="005D0FED" w:rsidRPr="00292DEB" w:rsidRDefault="005D0FED" w:rsidP="00DB7CCE">
            <w:pPr>
              <w:pStyle w:val="Normal0"/>
              <w:pBdr>
                <w:top w:val="nil"/>
                <w:left w:val="nil"/>
                <w:bottom w:val="nil"/>
                <w:right w:val="nil"/>
                <w:between w:val="nil"/>
              </w:pBdr>
              <w:spacing w:before="0" w:after="0" w:line="276" w:lineRule="auto"/>
              <w:rPr>
                <w:b/>
                <w:color w:val="FF0000"/>
                <w:sz w:val="15"/>
                <w:szCs w:val="15"/>
                <w:lang w:val="en-US"/>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no maximum duration and no periodic assessment assuming no change in the circumstances of recipients.</w:t>
            </w:r>
          </w:p>
        </w:tc>
        <w:tc>
          <w:tcPr>
            <w:tcW w:w="167" w:type="pct"/>
          </w:tcPr>
          <w:p w14:paraId="2361BCCB"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1F666BD9" w14:textId="77777777" w:rsidR="005D0FED" w:rsidRPr="00292DEB" w:rsidRDefault="005D0FED" w:rsidP="00DB7CCE">
            <w:pPr>
              <w:spacing w:line="276" w:lineRule="auto"/>
              <w:rPr>
                <w:rFonts w:cs="Arial"/>
                <w:color w:val="0000FF"/>
                <w:lang w:val="en-US"/>
              </w:rPr>
            </w:pPr>
          </w:p>
        </w:tc>
        <w:tc>
          <w:tcPr>
            <w:tcW w:w="127" w:type="pct"/>
          </w:tcPr>
          <w:p w14:paraId="7794781B" w14:textId="77777777" w:rsidR="005D0FED" w:rsidRPr="00292DEB" w:rsidRDefault="005D0FED" w:rsidP="00DB7CCE">
            <w:pPr>
              <w:spacing w:line="276" w:lineRule="auto"/>
              <w:rPr>
                <w:rFonts w:cs="Arial"/>
                <w:color w:val="0000FF"/>
                <w:lang w:val="fr-FR"/>
              </w:rPr>
            </w:pPr>
            <w:r w:rsidRPr="00292DEB">
              <w:rPr>
                <w:rFonts w:cs="Arial"/>
                <w:color w:val="0000FF"/>
                <w:lang w:val="fr-FR"/>
              </w:rPr>
              <w:t>13</w:t>
            </w:r>
          </w:p>
          <w:p w14:paraId="4AC61D4B" w14:textId="77777777" w:rsidR="005D0FED" w:rsidRPr="00292DEB" w:rsidRDefault="005D0FED" w:rsidP="00DB7CCE">
            <w:pPr>
              <w:spacing w:line="276" w:lineRule="auto"/>
              <w:rPr>
                <w:rFonts w:cs="Arial"/>
                <w:color w:val="0000FF"/>
                <w:lang w:val="en-US"/>
              </w:rPr>
            </w:pPr>
          </w:p>
        </w:tc>
        <w:tc>
          <w:tcPr>
            <w:tcW w:w="402" w:type="pct"/>
          </w:tcPr>
          <w:p w14:paraId="15D0A523"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1D721AD" w14:textId="77777777" w:rsidR="005D0FED" w:rsidRPr="00292DEB" w:rsidRDefault="005D0FED" w:rsidP="00DB7CCE">
            <w:pPr>
              <w:spacing w:line="276" w:lineRule="auto"/>
              <w:rPr>
                <w:rFonts w:cs="Arial"/>
                <w:color w:val="0000FF"/>
                <w:lang w:val="en-US"/>
              </w:rPr>
            </w:pPr>
          </w:p>
        </w:tc>
      </w:tr>
      <w:tr w:rsidR="005D0FED" w:rsidRPr="00292DEB" w14:paraId="28C19E79" w14:textId="77777777" w:rsidTr="005D0FED">
        <w:tc>
          <w:tcPr>
            <w:tcW w:w="193" w:type="pct"/>
          </w:tcPr>
          <w:p w14:paraId="5C7F5345" w14:textId="77777777" w:rsidR="005D0FED" w:rsidRPr="00292DEB" w:rsidRDefault="005D0FED" w:rsidP="00DB7CCE">
            <w:pPr>
              <w:spacing w:line="276" w:lineRule="auto"/>
              <w:jc w:val="left"/>
              <w:rPr>
                <w:rFonts w:cs="Arial"/>
                <w:lang w:val="es-ES"/>
              </w:rPr>
            </w:pPr>
            <w:r w:rsidRPr="00292DEB">
              <w:rPr>
                <w:rFonts w:cs="Arial"/>
                <w:lang w:val="es-ES"/>
              </w:rPr>
              <w:t>EL</w:t>
            </w:r>
          </w:p>
          <w:p w14:paraId="1BAA64A5" w14:textId="77777777" w:rsidR="005D0FED" w:rsidRPr="00292DEB" w:rsidRDefault="005D0FED" w:rsidP="00DB7CCE">
            <w:pPr>
              <w:spacing w:line="276" w:lineRule="auto"/>
              <w:jc w:val="left"/>
              <w:rPr>
                <w:rFonts w:cs="Arial"/>
                <w:lang w:val="es-ES"/>
              </w:rPr>
            </w:pPr>
            <w:r w:rsidRPr="00292DEB">
              <w:rPr>
                <w:rFonts w:cs="Arial"/>
                <w:lang w:val="es-ES"/>
              </w:rPr>
              <w:t>EL</w:t>
            </w:r>
          </w:p>
          <w:p w14:paraId="72E3DAF7" w14:textId="77777777" w:rsidR="005D0FED" w:rsidRPr="00292DEB" w:rsidRDefault="005D0FED" w:rsidP="00DB7CCE">
            <w:pPr>
              <w:spacing w:line="276" w:lineRule="auto"/>
              <w:jc w:val="left"/>
              <w:rPr>
                <w:rFonts w:cs="Arial"/>
                <w:lang w:val="es-ES"/>
              </w:rPr>
            </w:pPr>
            <w:r w:rsidRPr="00292DEB">
              <w:rPr>
                <w:rFonts w:cs="Arial"/>
                <w:lang w:val="es-ES"/>
              </w:rPr>
              <w:t>EL</w:t>
            </w:r>
          </w:p>
          <w:p w14:paraId="2A542B72" w14:textId="77777777" w:rsidR="005D0FED" w:rsidRPr="00292DEB" w:rsidRDefault="005D0FED" w:rsidP="00DB7CCE">
            <w:pPr>
              <w:spacing w:line="276" w:lineRule="auto"/>
              <w:jc w:val="left"/>
              <w:rPr>
                <w:rFonts w:cs="Arial"/>
                <w:lang w:val="es-ES"/>
              </w:rPr>
            </w:pPr>
            <w:r w:rsidRPr="00292DEB">
              <w:rPr>
                <w:rFonts w:cs="Arial"/>
                <w:lang w:val="es-ES"/>
              </w:rPr>
              <w:t>El</w:t>
            </w:r>
          </w:p>
          <w:p w14:paraId="7A1375AC" w14:textId="77777777" w:rsidR="005D0FED" w:rsidRPr="00292DEB" w:rsidRDefault="005D0FED" w:rsidP="00DB7CCE">
            <w:pPr>
              <w:spacing w:line="276" w:lineRule="auto"/>
              <w:jc w:val="left"/>
              <w:rPr>
                <w:rFonts w:cs="Arial"/>
                <w:lang w:val="es-ES"/>
              </w:rPr>
            </w:pPr>
            <w:r w:rsidRPr="00292DEB">
              <w:rPr>
                <w:rFonts w:cs="Arial"/>
                <w:lang w:val="es-ES"/>
              </w:rPr>
              <w:t>EL</w:t>
            </w:r>
          </w:p>
          <w:p w14:paraId="57964FB4" w14:textId="77777777" w:rsidR="005D0FED" w:rsidRPr="00292DEB" w:rsidRDefault="005D0FED" w:rsidP="00DB7CCE">
            <w:pPr>
              <w:spacing w:line="276" w:lineRule="auto"/>
              <w:jc w:val="left"/>
              <w:rPr>
                <w:rFonts w:cs="Arial"/>
                <w:lang w:val="es-ES"/>
              </w:rPr>
            </w:pPr>
            <w:r w:rsidRPr="00292DEB">
              <w:rPr>
                <w:rFonts w:cs="Arial"/>
                <w:lang w:val="es-ES"/>
              </w:rPr>
              <w:t>EL</w:t>
            </w:r>
          </w:p>
          <w:p w14:paraId="3C7C8EEC" w14:textId="77777777" w:rsidR="005D0FED" w:rsidRPr="00292DEB" w:rsidRDefault="005D0FED" w:rsidP="00DB7CCE">
            <w:pPr>
              <w:spacing w:line="276" w:lineRule="auto"/>
              <w:jc w:val="left"/>
              <w:rPr>
                <w:rFonts w:cs="Arial"/>
                <w:lang w:val="es-ES"/>
              </w:rPr>
            </w:pPr>
            <w:r w:rsidRPr="00292DEB">
              <w:rPr>
                <w:rFonts w:cs="Arial"/>
                <w:lang w:val="es-ES"/>
              </w:rPr>
              <w:t>EL</w:t>
            </w:r>
          </w:p>
          <w:p w14:paraId="1183C81B" w14:textId="77777777" w:rsidR="005D0FED" w:rsidRPr="00292DEB" w:rsidRDefault="005D0FED" w:rsidP="00DB7CCE">
            <w:pPr>
              <w:spacing w:line="276" w:lineRule="auto"/>
              <w:jc w:val="left"/>
              <w:rPr>
                <w:rFonts w:cs="Arial"/>
                <w:lang w:val="es-ES"/>
              </w:rPr>
            </w:pPr>
            <w:r w:rsidRPr="00292DEB">
              <w:rPr>
                <w:rFonts w:cs="Arial"/>
                <w:lang w:val="es-ES"/>
              </w:rPr>
              <w:t>EL</w:t>
            </w:r>
          </w:p>
          <w:p w14:paraId="07A07B85" w14:textId="77777777" w:rsidR="005D0FED" w:rsidRPr="00292DEB" w:rsidRDefault="005D0FED" w:rsidP="00DB7CCE">
            <w:pPr>
              <w:spacing w:line="276" w:lineRule="auto"/>
              <w:jc w:val="left"/>
              <w:rPr>
                <w:rFonts w:cs="Arial"/>
                <w:lang w:val="es-ES"/>
              </w:rPr>
            </w:pPr>
            <w:r w:rsidRPr="00292DEB">
              <w:rPr>
                <w:rFonts w:cs="Arial"/>
                <w:lang w:val="es-ES"/>
              </w:rPr>
              <w:t>EL</w:t>
            </w:r>
          </w:p>
          <w:p w14:paraId="32AF4A46" w14:textId="77777777" w:rsidR="005D0FED" w:rsidRPr="00292DEB" w:rsidRDefault="005D0FED" w:rsidP="00DB7CCE">
            <w:pPr>
              <w:spacing w:line="276" w:lineRule="auto"/>
              <w:jc w:val="left"/>
              <w:rPr>
                <w:rFonts w:cs="Arial"/>
                <w:lang w:val="es-ES"/>
              </w:rPr>
            </w:pPr>
            <w:r w:rsidRPr="00292DEB">
              <w:rPr>
                <w:rFonts w:cs="Arial"/>
                <w:lang w:val="es-ES"/>
              </w:rPr>
              <w:t>EL</w:t>
            </w:r>
          </w:p>
          <w:p w14:paraId="09C138AC" w14:textId="77777777" w:rsidR="005D0FED" w:rsidRPr="00292DEB" w:rsidRDefault="005D0FED" w:rsidP="00DB7CCE">
            <w:pPr>
              <w:spacing w:line="276" w:lineRule="auto"/>
              <w:jc w:val="left"/>
              <w:rPr>
                <w:rFonts w:cs="Arial"/>
                <w:lang w:val="es-ES"/>
              </w:rPr>
            </w:pPr>
            <w:r w:rsidRPr="00292DEB">
              <w:rPr>
                <w:rFonts w:cs="Arial"/>
                <w:lang w:val="es-ES"/>
              </w:rPr>
              <w:t>EL</w:t>
            </w:r>
          </w:p>
          <w:p w14:paraId="54A7DEC6" w14:textId="77777777" w:rsidR="005D0FED" w:rsidRPr="00292DEB" w:rsidRDefault="005D0FED" w:rsidP="00DB7CCE">
            <w:pPr>
              <w:spacing w:line="276" w:lineRule="auto"/>
              <w:jc w:val="left"/>
              <w:rPr>
                <w:rFonts w:cs="Arial"/>
                <w:lang w:val="es-ES"/>
              </w:rPr>
            </w:pPr>
          </w:p>
          <w:p w14:paraId="437D2997" w14:textId="5B4E4F08" w:rsidR="005D0FED" w:rsidRPr="00292DEB" w:rsidRDefault="005D0FED" w:rsidP="00DB7CCE">
            <w:pPr>
              <w:spacing w:line="276" w:lineRule="auto"/>
              <w:jc w:val="left"/>
              <w:rPr>
                <w:rFonts w:cs="Arial"/>
                <w:b/>
                <w:lang w:val="en-US"/>
              </w:rPr>
            </w:pPr>
          </w:p>
        </w:tc>
        <w:tc>
          <w:tcPr>
            <w:tcW w:w="1371" w:type="pct"/>
          </w:tcPr>
          <w:p w14:paraId="35646DE0" w14:textId="77777777" w:rsidR="005D0FED" w:rsidRPr="00292DEB" w:rsidRDefault="005D0FED" w:rsidP="00DB7CCE">
            <w:pPr>
              <w:numPr>
                <w:ilvl w:val="0"/>
                <w:numId w:val="49"/>
              </w:numPr>
              <w:shd w:val="clear" w:color="auto" w:fill="FFFFFF"/>
              <w:spacing w:line="276" w:lineRule="auto"/>
              <w:ind w:left="357" w:hanging="357"/>
              <w:rPr>
                <w:rFonts w:eastAsia="Times New Roman" w:cs="Arial"/>
                <w:lang w:val="el-GR"/>
              </w:rPr>
            </w:pPr>
            <w:proofErr w:type="spellStart"/>
            <w:r w:rsidRPr="00292DEB">
              <w:rPr>
                <w:rFonts w:cs="Arial"/>
                <w:color w:val="008000"/>
                <w:lang w:val="es-ES"/>
              </w:rPr>
              <w:lastRenderedPageBreak/>
              <w:t>Wohngeld</w:t>
            </w:r>
            <w:proofErr w:type="spellEnd"/>
            <w:r w:rsidRPr="00292DEB">
              <w:rPr>
                <w:rFonts w:cs="Arial"/>
                <w:i/>
                <w:color w:val="008080"/>
                <w:lang w:val="el-GR"/>
              </w:rPr>
              <w:t xml:space="preserve"> (ΣΤΕΓΑΣΤΙΚΗ ΣΥΝΔΡΟΜΗ)</w:t>
            </w:r>
            <w:r w:rsidRPr="00292DEB">
              <w:rPr>
                <w:rFonts w:cs="Arial"/>
                <w:lang w:val="el-GR"/>
              </w:rPr>
              <w:t xml:space="preserve">: </w:t>
            </w:r>
          </w:p>
          <w:p w14:paraId="68D7F860" w14:textId="77777777" w:rsidR="005D0FED" w:rsidRPr="00292DEB" w:rsidRDefault="005D0FED" w:rsidP="00DB7CCE">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Beitragsunabhängige Leistung in Form einer Mietzulage, die an nicht versicherte und einkommensschwache ältere Personen über </w:t>
            </w:r>
            <w:r w:rsidRPr="00292DEB">
              <w:rPr>
                <w:rStyle w:val="longtext"/>
                <w:rFonts w:ascii="Arial" w:hAnsi="Arial" w:cs="Arial"/>
                <w:color w:val="800000"/>
                <w:shd w:val="clear" w:color="auto" w:fill="FFFFFF"/>
                <w:lang w:val="de-DE"/>
              </w:rPr>
              <w:t>67</w:t>
            </w:r>
            <w:r w:rsidRPr="00292DEB">
              <w:rPr>
                <w:rStyle w:val="longtext"/>
                <w:rFonts w:ascii="Arial" w:hAnsi="Arial" w:cs="Arial"/>
                <w:shd w:val="clear" w:color="auto" w:fill="FFFFFF"/>
                <w:lang w:val="de-DE"/>
              </w:rPr>
              <w:t xml:space="preserve">, die allein oder als Paar zusammenleben und kein eigenes Haus besitzen, gezahlt wird. Es ist kein Bestandteil des Mindestsicherungssystems. Es deckt keine Energiekosten ab. </w:t>
            </w:r>
          </w:p>
          <w:p w14:paraId="40605816" w14:textId="77777777" w:rsidR="005D0FED" w:rsidRPr="00292DEB" w:rsidRDefault="005D0FED" w:rsidP="00DB7CCE">
            <w:pPr>
              <w:spacing w:line="276" w:lineRule="auto"/>
              <w:rPr>
                <w:rFonts w:eastAsia="Times New Roman" w:cs="Arial"/>
              </w:rPr>
            </w:pPr>
            <w:r w:rsidRPr="00292DEB">
              <w:rPr>
                <w:rStyle w:val="longtext"/>
                <w:rFonts w:ascii="Arial" w:hAnsi="Arial" w:cs="Arial"/>
                <w:shd w:val="clear" w:color="auto" w:fill="FFFFFF"/>
                <w:lang w:val="de-DE"/>
              </w:rPr>
              <w:lastRenderedPageBreak/>
              <w:t xml:space="preserve">Das persönliche steuerpflichtige Jahreseinkommen des Empfängers darf </w:t>
            </w:r>
            <w:r w:rsidRPr="00292DEB">
              <w:rPr>
                <w:rStyle w:val="longtext"/>
                <w:rFonts w:ascii="Arial" w:hAnsi="Arial" w:cs="Arial"/>
                <w:color w:val="FF00FF"/>
                <w:shd w:val="clear" w:color="auto" w:fill="FFFFFF"/>
                <w:lang w:val="de-DE"/>
              </w:rPr>
              <w:t>€4.320</w:t>
            </w:r>
            <w:r w:rsidRPr="00292DEB">
              <w:rPr>
                <w:rStyle w:val="longtext"/>
                <w:rFonts w:ascii="Arial" w:hAnsi="Arial" w:cs="Arial"/>
                <w:shd w:val="clear" w:color="auto" w:fill="FFFFFF"/>
                <w:lang w:val="de-DE"/>
              </w:rPr>
              <w:t xml:space="preserve"> (oder </w:t>
            </w:r>
            <w:r w:rsidRPr="00292DEB">
              <w:rPr>
                <w:rStyle w:val="longtext"/>
                <w:rFonts w:ascii="Arial" w:hAnsi="Arial" w:cs="Arial"/>
                <w:color w:val="FF00FF"/>
                <w:shd w:val="clear" w:color="auto" w:fill="FFFFFF"/>
                <w:lang w:val="de-DE"/>
              </w:rPr>
              <w:t>€8.640</w:t>
            </w:r>
            <w:r w:rsidRPr="00292DEB">
              <w:rPr>
                <w:rStyle w:val="longtext"/>
                <w:rFonts w:ascii="Arial" w:hAnsi="Arial" w:cs="Arial"/>
                <w:shd w:val="clear" w:color="auto" w:fill="FFFFFF"/>
                <w:lang w:val="de-DE"/>
              </w:rPr>
              <w:t xml:space="preserve"> bei Paaren) nicht überschreiten. Zudem müssen Empfänger weitere Einkommens- und Vermögenskriterien erfüllen, die in der maßgeblichen Gesetzgebung erläutert werden. Das Programm wird von den zuständigen Behörden der OPEKA (</w:t>
            </w:r>
            <w:r w:rsidRPr="00292DEB">
              <w:rPr>
                <w:rFonts w:cs="Arial"/>
                <w:i/>
                <w:color w:val="008080"/>
                <w:lang w:val="en-GB"/>
              </w:rPr>
              <w:t>ΟΠΕΚΑ</w:t>
            </w:r>
            <w:r w:rsidRPr="00292DEB">
              <w:rPr>
                <w:rFonts w:cs="Arial"/>
                <w:i/>
                <w:color w:val="008080"/>
              </w:rPr>
              <w:t>)</w:t>
            </w:r>
            <w:r w:rsidRPr="00292DEB">
              <w:rPr>
                <w:rStyle w:val="longtext"/>
                <w:rFonts w:ascii="Arial" w:hAnsi="Arial" w:cs="Arial"/>
                <w:shd w:val="clear" w:color="auto" w:fill="FFFFFF"/>
                <w:lang w:val="de-DE"/>
              </w:rPr>
              <w:t xml:space="preserve"> umgesetzt. Das </w:t>
            </w:r>
            <w:r w:rsidRPr="00292DEB">
              <w:rPr>
                <w:rStyle w:val="longtext"/>
                <w:rFonts w:ascii="Arial" w:hAnsi="Arial" w:cs="Arial"/>
                <w:color w:val="008000"/>
                <w:shd w:val="clear" w:color="auto" w:fill="FFFFFF"/>
                <w:lang w:val="de-DE"/>
              </w:rPr>
              <w:t>Wohngeld</w:t>
            </w:r>
            <w:r w:rsidRPr="00292DEB">
              <w:rPr>
                <w:rStyle w:val="longtext"/>
                <w:rFonts w:ascii="Arial" w:hAnsi="Arial" w:cs="Arial"/>
                <w:shd w:val="clear" w:color="auto" w:fill="FFFFFF"/>
                <w:lang w:val="de-DE"/>
              </w:rPr>
              <w:t xml:space="preserve"> beläuft sich auf </w:t>
            </w:r>
            <w:r w:rsidRPr="00292DEB">
              <w:rPr>
                <w:rFonts w:cs="Arial"/>
                <w:color w:val="FF00FF"/>
              </w:rPr>
              <w:t>€362</w:t>
            </w:r>
            <w:r w:rsidRPr="00292DEB">
              <w:rPr>
                <w:rFonts w:cs="Arial"/>
              </w:rPr>
              <w:t xml:space="preserve"> pro Monat.</w:t>
            </w:r>
          </w:p>
          <w:p w14:paraId="4B201C55" w14:textId="77777777" w:rsidR="005D0FED" w:rsidRPr="00292DEB" w:rsidRDefault="005D0FED" w:rsidP="00DB7CCE">
            <w:pPr>
              <w:spacing w:line="276" w:lineRule="auto"/>
              <w:rPr>
                <w:rFonts w:cs="Arial"/>
              </w:rPr>
            </w:pPr>
            <w:r w:rsidRPr="00292DEB">
              <w:rPr>
                <w:rFonts w:cs="Arial"/>
              </w:rPr>
              <w:t>Das Wohngeld kann den Empfängern der</w:t>
            </w:r>
            <w:r w:rsidRPr="00292DEB">
              <w:rPr>
                <w:rFonts w:cs="Arial"/>
                <w:color w:val="FF0000"/>
              </w:rPr>
              <w:t xml:space="preserve"> </w:t>
            </w:r>
            <w:r w:rsidRPr="00292DEB">
              <w:rPr>
                <w:rFonts w:cs="Arial"/>
                <w:color w:val="008000"/>
              </w:rPr>
              <w:t xml:space="preserve">Sozialsolidaritätsbeihilfe für unversicherte Ältere </w:t>
            </w:r>
            <w:r w:rsidRPr="00292DEB">
              <w:rPr>
                <w:rFonts w:cs="Arial"/>
              </w:rPr>
              <w:t>gewährt werden, sofern diese die in Tabelle XI beschriebenen Einkommenskriterien erfüllen.</w:t>
            </w:r>
          </w:p>
          <w:p w14:paraId="29EBC8A4" w14:textId="77777777" w:rsidR="005D0FED" w:rsidRPr="00292DEB" w:rsidRDefault="005D0FED" w:rsidP="00DB7CCE">
            <w:pPr>
              <w:spacing w:line="276" w:lineRule="auto"/>
              <w:rPr>
                <w:rFonts w:cs="Arial"/>
              </w:rPr>
            </w:pPr>
          </w:p>
          <w:p w14:paraId="557CF44C" w14:textId="77777777" w:rsidR="005D0FED" w:rsidRPr="00292DEB" w:rsidRDefault="005D0FED" w:rsidP="00DB7CCE">
            <w:pPr>
              <w:pStyle w:val="ListParagraph"/>
              <w:shd w:val="clear" w:color="auto" w:fill="FFFFFF"/>
              <w:spacing w:after="0"/>
              <w:ind w:left="0"/>
              <w:rPr>
                <w:rFonts w:ascii="Arial" w:hAnsi="Arial" w:cs="Arial"/>
                <w:sz w:val="15"/>
                <w:szCs w:val="15"/>
                <w:lang w:val="de-DE"/>
              </w:rPr>
            </w:pPr>
            <w:r w:rsidRPr="00292DEB">
              <w:rPr>
                <w:rFonts w:ascii="Arial" w:hAnsi="Arial" w:cs="Arial"/>
                <w:color w:val="008000"/>
                <w:sz w:val="15"/>
                <w:szCs w:val="15"/>
                <w:lang w:val="de-DE"/>
              </w:rPr>
              <w:t>2. Wohnbeihilfe</w:t>
            </w:r>
            <w:r w:rsidRPr="00292DEB">
              <w:rPr>
                <w:rFonts w:ascii="Arial" w:hAnsi="Arial" w:cs="Arial"/>
                <w:sz w:val="15"/>
                <w:szCs w:val="15"/>
                <w:lang w:val="de-DE"/>
              </w:rPr>
              <w:t xml:space="preserve"> (</w:t>
            </w:r>
            <w:r w:rsidRPr="00292DEB">
              <w:rPr>
                <w:rFonts w:ascii="Arial" w:hAnsi="Arial" w:cs="Arial"/>
                <w:i/>
                <w:color w:val="008080"/>
                <w:sz w:val="15"/>
                <w:szCs w:val="15"/>
                <w:lang w:val="en-GB"/>
              </w:rPr>
              <w:t>ΕΠΙΔΟΜΑ</w:t>
            </w:r>
            <w:r w:rsidRPr="00292DEB">
              <w:rPr>
                <w:rFonts w:ascii="Arial" w:hAnsi="Arial" w:cs="Arial"/>
                <w:i/>
                <w:color w:val="008080"/>
                <w:sz w:val="15"/>
                <w:szCs w:val="15"/>
                <w:lang w:val="de-DE"/>
              </w:rPr>
              <w:t xml:space="preserve"> </w:t>
            </w:r>
            <w:r w:rsidRPr="00292DEB">
              <w:rPr>
                <w:rFonts w:ascii="Arial" w:hAnsi="Arial" w:cs="Arial"/>
                <w:i/>
                <w:color w:val="008080"/>
                <w:sz w:val="15"/>
                <w:szCs w:val="15"/>
                <w:lang w:val="en-GB"/>
              </w:rPr>
              <w:t>ΣΤΕΓΑΣΗΣ</w:t>
            </w:r>
            <w:r w:rsidRPr="00292DEB">
              <w:rPr>
                <w:rFonts w:ascii="Arial" w:hAnsi="Arial" w:cs="Arial"/>
                <w:sz w:val="15"/>
                <w:szCs w:val="15"/>
                <w:lang w:val="de-DE"/>
              </w:rPr>
              <w:t xml:space="preserve">): </w:t>
            </w:r>
          </w:p>
          <w:p w14:paraId="35B4F4B5" w14:textId="77777777" w:rsidR="005D0FED" w:rsidRPr="00292DEB" w:rsidRDefault="005D0FED" w:rsidP="00DB7CCE">
            <w:pPr>
              <w:pStyle w:val="ListParagraph"/>
              <w:shd w:val="clear" w:color="auto" w:fill="FFFFFF"/>
              <w:spacing w:after="0"/>
              <w:ind w:left="0"/>
              <w:rPr>
                <w:rFonts w:ascii="Arial" w:hAnsi="Arial" w:cs="Arial"/>
                <w:sz w:val="15"/>
                <w:szCs w:val="15"/>
                <w:lang w:val="de-DE"/>
              </w:rPr>
            </w:pPr>
            <w:r w:rsidRPr="00292DEB">
              <w:rPr>
                <w:rFonts w:ascii="Arial" w:hAnsi="Arial" w:cs="Arial"/>
                <w:sz w:val="15"/>
                <w:szCs w:val="15"/>
                <w:lang w:val="de-DE"/>
              </w:rPr>
              <w:t xml:space="preserve">Gesondertes Sozialhilfesystem, das einkommensschwache Haushalte, die in gemieteten Hauptwohnsitzen leben, bei der Deckung ihrer Wohnkosten unterstützen soll. </w:t>
            </w:r>
            <w:r w:rsidRPr="00292DEB">
              <w:rPr>
                <w:rStyle w:val="longtext"/>
                <w:rFonts w:ascii="Arial" w:hAnsi="Arial" w:cs="Arial"/>
                <w:sz w:val="15"/>
                <w:szCs w:val="15"/>
                <w:shd w:val="clear" w:color="auto" w:fill="FFFFFF"/>
                <w:lang w:val="de-DE"/>
              </w:rPr>
              <w:t xml:space="preserve">Sie ist kein Bestandteil des Mindestsicherungssystems. </w:t>
            </w:r>
            <w:r w:rsidRPr="00292DEB">
              <w:rPr>
                <w:rFonts w:ascii="Arial" w:hAnsi="Arial" w:cs="Arial"/>
                <w:sz w:val="15"/>
                <w:szCs w:val="15"/>
                <w:lang w:val="de-DE"/>
              </w:rPr>
              <w:t xml:space="preserve">Das Programm wird zentral finanziert und vom </w:t>
            </w:r>
            <w:r w:rsidRPr="00292DEB">
              <w:rPr>
                <w:rFonts w:ascii="Arial" w:hAnsi="Arial" w:cs="Arial"/>
                <w:color w:val="008000"/>
                <w:sz w:val="15"/>
                <w:szCs w:val="15"/>
                <w:lang w:val="de-DE"/>
              </w:rPr>
              <w:t>Ministerium für sozialen Zusammenhalt und Familie</w:t>
            </w:r>
            <w:r w:rsidRPr="00292DEB">
              <w:rPr>
                <w:rFonts w:ascii="Arial" w:hAnsi="Arial" w:cs="Arial"/>
                <w:sz w:val="15"/>
                <w:szCs w:val="15"/>
                <w:lang w:val="de-DE"/>
              </w:rPr>
              <w:t xml:space="preserve"> organisiert und die Anspruchsberechtigung beruht auf subjektivem Recht (um anspruchsberechtigt zu sein, müssen Haushalte gleichzeitig sämtliche Bedingungen an Einkommen, Vermögen und Wohnsitz erfüllen, die gesetzlich festgelegt sind). Die Zahlung wird von der OPEKA durchgeführt.</w:t>
            </w:r>
          </w:p>
          <w:p w14:paraId="7A1C8936" w14:textId="77777777" w:rsidR="005D0FED" w:rsidRPr="00292DEB" w:rsidRDefault="005D0FED" w:rsidP="00DB7CCE">
            <w:pPr>
              <w:pStyle w:val="ListParagraph"/>
              <w:ind w:left="0"/>
              <w:rPr>
                <w:rStyle w:val="tlid-translation"/>
                <w:rFonts w:ascii="Arial" w:hAnsi="Arial" w:cs="Arial"/>
                <w:sz w:val="15"/>
                <w:szCs w:val="15"/>
                <w:lang w:val="de-DE"/>
              </w:rPr>
            </w:pPr>
            <w:r w:rsidRPr="00292DEB">
              <w:rPr>
                <w:rStyle w:val="tlid-translation"/>
                <w:rFonts w:ascii="Arial" w:hAnsi="Arial" w:cs="Arial"/>
                <w:sz w:val="15"/>
                <w:szCs w:val="15"/>
                <w:lang w:val="de-DE"/>
              </w:rPr>
              <w:t xml:space="preserve">Der Leistungsbetrag ist festgelegt auf </w:t>
            </w:r>
            <w:r w:rsidRPr="00292DEB">
              <w:rPr>
                <w:rStyle w:val="tlid-translation"/>
                <w:rFonts w:ascii="Arial" w:hAnsi="Arial" w:cs="Arial"/>
                <w:color w:val="FF00FF"/>
                <w:sz w:val="15"/>
                <w:szCs w:val="15"/>
                <w:lang w:val="de-DE"/>
              </w:rPr>
              <w:t xml:space="preserve">€70 </w:t>
            </w:r>
            <w:r w:rsidRPr="00292DEB">
              <w:rPr>
                <w:rStyle w:val="tlid-translation"/>
                <w:rFonts w:ascii="Arial" w:hAnsi="Arial" w:cs="Arial"/>
                <w:sz w:val="15"/>
                <w:szCs w:val="15"/>
                <w:lang w:val="de-DE"/>
              </w:rPr>
              <w:t xml:space="preserve">monatlich für eine alleinstehende Person, für jedes weitere Haushaltsmitglied wird der Betrag um </w:t>
            </w:r>
            <w:r w:rsidRPr="00292DEB">
              <w:rPr>
                <w:rStyle w:val="tlid-translation"/>
                <w:rFonts w:ascii="Arial" w:hAnsi="Arial" w:cs="Arial"/>
                <w:color w:val="FF00FF"/>
                <w:sz w:val="15"/>
                <w:szCs w:val="15"/>
                <w:lang w:val="de-DE"/>
              </w:rPr>
              <w:t>€35</w:t>
            </w:r>
            <w:r w:rsidRPr="00292DEB">
              <w:rPr>
                <w:rStyle w:val="tlid-translation"/>
                <w:rFonts w:ascii="Arial" w:hAnsi="Arial" w:cs="Arial"/>
                <w:sz w:val="15"/>
                <w:szCs w:val="15"/>
                <w:lang w:val="de-DE"/>
              </w:rPr>
              <w:t xml:space="preserve"> monatlich erhöht. Der Gesamtbetrag der Leistung darf </w:t>
            </w:r>
            <w:r w:rsidRPr="00292DEB">
              <w:rPr>
                <w:rStyle w:val="tlid-translation"/>
                <w:rFonts w:ascii="Arial" w:hAnsi="Arial" w:cs="Arial"/>
                <w:color w:val="FF00FF"/>
                <w:sz w:val="15"/>
                <w:szCs w:val="15"/>
                <w:lang w:val="de-DE"/>
              </w:rPr>
              <w:t xml:space="preserve">€210 </w:t>
            </w:r>
            <w:r w:rsidRPr="00292DEB">
              <w:rPr>
                <w:rStyle w:val="tlid-translation"/>
                <w:rFonts w:ascii="Arial" w:hAnsi="Arial" w:cs="Arial"/>
                <w:sz w:val="15"/>
                <w:szCs w:val="15"/>
                <w:lang w:val="de-DE"/>
              </w:rPr>
              <w:t>monatlich nicht übersteigen ungeachtet der Zusammensetzung des Haushalts.</w:t>
            </w:r>
          </w:p>
          <w:p w14:paraId="0795560D" w14:textId="57CF0AEB" w:rsidR="005D0FED" w:rsidRPr="00E522CE" w:rsidRDefault="005D0FED" w:rsidP="00E522CE">
            <w:pPr>
              <w:pStyle w:val="ListParagraph"/>
              <w:ind w:left="0"/>
              <w:rPr>
                <w:rFonts w:ascii="Arial" w:hAnsi="Arial" w:cs="Arial"/>
                <w:sz w:val="15"/>
                <w:szCs w:val="15"/>
                <w:lang w:val="de-DE"/>
              </w:rPr>
            </w:pPr>
            <w:r w:rsidRPr="00292DEB">
              <w:rPr>
                <w:rStyle w:val="tlid-translation"/>
                <w:rFonts w:ascii="Arial" w:hAnsi="Arial" w:cs="Arial"/>
                <w:sz w:val="15"/>
                <w:szCs w:val="15"/>
                <w:lang w:val="de-DE"/>
              </w:rPr>
              <w:t>Wenn der tatsächliche Mietbetrag, den der Haushalt zahlt, unter dem Betrag der Leistung liegt, entspricht der Gesamtbetrag der gezahlten Unterstützung der tatsächlichen Miete. Der bezogene Betrag ist unabhängig von der Lage des Wohnsitzes.</w:t>
            </w:r>
          </w:p>
        </w:tc>
        <w:tc>
          <w:tcPr>
            <w:tcW w:w="1370" w:type="pct"/>
          </w:tcPr>
          <w:p w14:paraId="383CFF1C" w14:textId="77777777" w:rsidR="005D0FED" w:rsidRPr="00292DEB" w:rsidRDefault="005D0FED" w:rsidP="00DB7CCE">
            <w:pPr>
              <w:numPr>
                <w:ilvl w:val="0"/>
                <w:numId w:val="76"/>
              </w:numPr>
              <w:shd w:val="clear" w:color="auto" w:fill="FFFFFF"/>
              <w:spacing w:line="276" w:lineRule="auto"/>
              <w:ind w:left="357" w:hanging="357"/>
              <w:rPr>
                <w:rFonts w:eastAsia="Times New Roman" w:cs="Arial"/>
                <w:lang w:val="fr-BE"/>
              </w:rPr>
            </w:pPr>
            <w:r w:rsidRPr="00292DEB">
              <w:rPr>
                <w:rFonts w:cs="Arial"/>
                <w:color w:val="008000"/>
                <w:lang w:val="fr-BE"/>
              </w:rPr>
              <w:lastRenderedPageBreak/>
              <w:t xml:space="preserve">Allocation de logement </w:t>
            </w:r>
            <w:r w:rsidRPr="00292DEB">
              <w:rPr>
                <w:rFonts w:cs="Arial"/>
                <w:i/>
                <w:color w:val="008080"/>
                <w:lang w:val="fr-BE"/>
              </w:rPr>
              <w:t>(ΣΤΕΓΑΣΤΙΚΗ ΣΥΝΔΡΟΜΗ)</w:t>
            </w:r>
            <w:r w:rsidRPr="00292DEB">
              <w:rPr>
                <w:rFonts w:cs="Arial"/>
                <w:lang w:val="fr-BE"/>
              </w:rPr>
              <w:t xml:space="preserve">: </w:t>
            </w:r>
          </w:p>
          <w:p w14:paraId="17139829" w14:textId="77777777" w:rsidR="005D0FED" w:rsidRPr="00292DEB" w:rsidRDefault="005D0FED" w:rsidP="00DB7CCE">
            <w:pPr>
              <w:spacing w:line="276" w:lineRule="auto"/>
              <w:rPr>
                <w:rFonts w:cs="Arial"/>
                <w:lang w:val="fr-BE"/>
              </w:rPr>
            </w:pPr>
            <w:r w:rsidRPr="00292DEB">
              <w:rPr>
                <w:rStyle w:val="longtext"/>
                <w:rFonts w:ascii="Arial" w:hAnsi="Arial" w:cs="Arial"/>
                <w:shd w:val="clear" w:color="auto" w:fill="FFFFFF"/>
                <w:lang w:val="fr-BE"/>
              </w:rPr>
              <w:t xml:space="preserve">Prestation non contributive sous forme d’une participation au montant du loyer, versée aux personnes âgées non assurées et à faibles revenus de plus de </w:t>
            </w:r>
            <w:r w:rsidRPr="00292DEB">
              <w:rPr>
                <w:rStyle w:val="longtext"/>
                <w:rFonts w:ascii="Arial" w:hAnsi="Arial" w:cs="Arial"/>
                <w:color w:val="800000"/>
                <w:shd w:val="clear" w:color="auto" w:fill="FFFFFF"/>
                <w:lang w:val="fr-BE"/>
              </w:rPr>
              <w:t>67</w:t>
            </w:r>
            <w:r w:rsidRPr="00292DEB">
              <w:rPr>
                <w:rStyle w:val="longtext"/>
                <w:rFonts w:ascii="Arial" w:hAnsi="Arial" w:cs="Arial"/>
                <w:shd w:val="clear" w:color="auto" w:fill="FFFFFF"/>
                <w:lang w:val="fr-BE"/>
              </w:rPr>
              <w:t xml:space="preserve"> ans qui vivent seules ou en couple et qui ne sont pas propriétaires d'une maison.</w:t>
            </w:r>
            <w:r w:rsidRPr="00292DEB">
              <w:rPr>
                <w:rFonts w:cs="Arial"/>
                <w:lang w:val="fr-BE"/>
              </w:rPr>
              <w:t xml:space="preserve"> Elle ne fait pas partie du régime du RMG. Elle ne couvre pas les frais liés à l’énergie. </w:t>
            </w:r>
          </w:p>
          <w:p w14:paraId="65C11F34" w14:textId="77777777" w:rsidR="005D0FED" w:rsidRPr="00292DEB" w:rsidRDefault="005D0FED" w:rsidP="00DB7CCE">
            <w:pPr>
              <w:spacing w:line="276" w:lineRule="auto"/>
              <w:rPr>
                <w:rFonts w:cs="Arial"/>
                <w:lang w:val="fr-BE"/>
              </w:rPr>
            </w:pPr>
            <w:r w:rsidRPr="00292DEB">
              <w:rPr>
                <w:rFonts w:cs="Arial"/>
                <w:lang w:val="fr-BE"/>
              </w:rPr>
              <w:t xml:space="preserve">Le revenu personnel annuel imposable du bénéficiaire ne peut être supérieur à </w:t>
            </w:r>
            <w:r w:rsidRPr="00292DEB">
              <w:rPr>
                <w:rFonts w:cs="Arial"/>
                <w:color w:val="FF00FF"/>
                <w:lang w:val="fr-BE"/>
              </w:rPr>
              <w:t>€4.320</w:t>
            </w:r>
            <w:r w:rsidRPr="00292DEB">
              <w:rPr>
                <w:rFonts w:cs="Arial"/>
                <w:lang w:val="fr-BE"/>
              </w:rPr>
              <w:t xml:space="preserve"> </w:t>
            </w:r>
            <w:r w:rsidRPr="00292DEB">
              <w:rPr>
                <w:rFonts w:cs="Arial"/>
                <w:lang w:val="fr-BE"/>
              </w:rPr>
              <w:lastRenderedPageBreak/>
              <w:t xml:space="preserve">(ou </w:t>
            </w:r>
            <w:r w:rsidRPr="00292DEB">
              <w:rPr>
                <w:rFonts w:cs="Arial"/>
                <w:color w:val="FF00FF"/>
                <w:lang w:val="fr-BE"/>
              </w:rPr>
              <w:t>€8.640</w:t>
            </w:r>
            <w:r w:rsidRPr="00292DEB">
              <w:rPr>
                <w:rFonts w:cs="Arial"/>
                <w:lang w:val="fr-BE"/>
              </w:rPr>
              <w:t xml:space="preserve"> pour un couple). Les bénéficiaires doivent également remplir d’autres critères en matière de revenus et de biens, lesquels sont stipulés dans la législation pertinente. </w:t>
            </w:r>
            <w:r w:rsidRPr="00292DEB">
              <w:rPr>
                <w:rStyle w:val="longtext"/>
                <w:rFonts w:ascii="Arial" w:hAnsi="Arial" w:cs="Arial"/>
                <w:shd w:val="clear" w:color="auto" w:fill="FFFFFF"/>
                <w:lang w:val="fr-BE"/>
              </w:rPr>
              <w:t>Le programme est mis en œuvre par les</w:t>
            </w:r>
            <w:r w:rsidRPr="00292DEB">
              <w:rPr>
                <w:rFonts w:cs="Arial"/>
                <w:lang w:val="fr-BE"/>
              </w:rPr>
              <w:t xml:space="preserve"> instances compétentes de l’</w:t>
            </w:r>
            <w:r w:rsidRPr="00292DEB">
              <w:rPr>
                <w:rFonts w:cs="Arial"/>
                <w:color w:val="008000"/>
                <w:lang w:val="fr-BE"/>
              </w:rPr>
              <w:t>OPEKA</w:t>
            </w:r>
            <w:r w:rsidRPr="00292DEB">
              <w:rPr>
                <w:rFonts w:cs="Arial"/>
                <w:lang w:val="fr-BE"/>
              </w:rPr>
              <w:t xml:space="preserve"> (</w:t>
            </w:r>
            <w:r w:rsidRPr="00292DEB">
              <w:rPr>
                <w:rFonts w:cs="Arial"/>
                <w:i/>
                <w:color w:val="008080"/>
                <w:lang w:val="fr-BE"/>
              </w:rPr>
              <w:t>ΟΠΕΚΑ</w:t>
            </w:r>
            <w:r w:rsidRPr="00292DEB">
              <w:rPr>
                <w:rFonts w:cs="Arial"/>
                <w:lang w:val="fr-BE"/>
              </w:rPr>
              <w:t>)</w:t>
            </w:r>
            <w:r w:rsidRPr="00292DEB">
              <w:rPr>
                <w:rStyle w:val="longtext"/>
                <w:rFonts w:ascii="Arial" w:hAnsi="Arial" w:cs="Arial"/>
                <w:shd w:val="clear" w:color="auto" w:fill="FFFFFF"/>
                <w:lang w:val="fr-BE"/>
              </w:rPr>
              <w:t>. L’</w:t>
            </w:r>
            <w:r w:rsidRPr="00292DEB">
              <w:rPr>
                <w:rStyle w:val="longtext"/>
                <w:rFonts w:ascii="Arial" w:hAnsi="Arial" w:cs="Arial"/>
                <w:color w:val="008000"/>
                <w:shd w:val="clear" w:color="auto" w:fill="FFFFFF"/>
                <w:lang w:val="fr-BE"/>
              </w:rPr>
              <w:t>Allocation de logement</w:t>
            </w:r>
            <w:r w:rsidRPr="00292DEB">
              <w:rPr>
                <w:rStyle w:val="longtext"/>
                <w:rFonts w:ascii="Arial" w:hAnsi="Arial" w:cs="Arial"/>
                <w:shd w:val="clear" w:color="auto" w:fill="FFFFFF"/>
                <w:lang w:val="fr-BE"/>
              </w:rPr>
              <w:t xml:space="preserve"> s’élève à </w:t>
            </w:r>
            <w:r w:rsidRPr="00292DEB">
              <w:rPr>
                <w:rFonts w:cs="Arial"/>
                <w:color w:val="FF00FF"/>
                <w:lang w:val="fr-BE"/>
              </w:rPr>
              <w:t>€362</w:t>
            </w:r>
            <w:r w:rsidRPr="00292DEB">
              <w:rPr>
                <w:rFonts w:cs="Arial"/>
                <w:lang w:val="fr-BE"/>
              </w:rPr>
              <w:t xml:space="preserve"> par mois.</w:t>
            </w:r>
          </w:p>
          <w:p w14:paraId="3CD70494" w14:textId="77777777" w:rsidR="005D0FED" w:rsidRPr="00292DEB" w:rsidRDefault="005D0FED" w:rsidP="00DB7CCE">
            <w:pPr>
              <w:spacing w:line="276" w:lineRule="auto"/>
              <w:rPr>
                <w:rFonts w:cs="Arial"/>
                <w:lang w:val="fr-BE"/>
              </w:rPr>
            </w:pPr>
            <w:r w:rsidRPr="00292DEB">
              <w:rPr>
                <w:rFonts w:cs="Arial"/>
                <w:lang w:val="fr-BE"/>
              </w:rPr>
              <w:t>L'allocation peut être accordée aux bénéficiaires de l'</w:t>
            </w:r>
            <w:r w:rsidRPr="00292DEB">
              <w:rPr>
                <w:rFonts w:cs="Arial"/>
                <w:color w:val="008000"/>
                <w:lang w:val="fr-BE"/>
              </w:rPr>
              <w:t>allocation de solidarité sociale pour personnes âgées non assurées</w:t>
            </w:r>
            <w:r w:rsidRPr="00292DEB">
              <w:rPr>
                <w:rFonts w:cs="Arial"/>
                <w:lang w:val="fr-BE"/>
              </w:rPr>
              <w:t>, à condition qu'ils remplissent les critères de revenu décrits au tableau XI.</w:t>
            </w:r>
          </w:p>
          <w:p w14:paraId="1FD770D1" w14:textId="77777777" w:rsidR="005D0FED" w:rsidRPr="00292DEB" w:rsidRDefault="005D0FED" w:rsidP="00DB7CCE">
            <w:pPr>
              <w:spacing w:line="276" w:lineRule="auto"/>
              <w:rPr>
                <w:rFonts w:cs="Arial"/>
                <w:lang w:val="fr-BE"/>
              </w:rPr>
            </w:pPr>
          </w:p>
          <w:p w14:paraId="270FCD9B" w14:textId="77777777" w:rsidR="005D0FED" w:rsidRPr="00292DEB" w:rsidRDefault="005D0FED" w:rsidP="00DB7CCE">
            <w:pPr>
              <w:pStyle w:val="ListParagraph"/>
              <w:numPr>
                <w:ilvl w:val="0"/>
                <w:numId w:val="76"/>
              </w:numPr>
              <w:shd w:val="clear" w:color="auto" w:fill="FFFFFF"/>
              <w:spacing w:after="0"/>
              <w:ind w:left="357" w:hanging="357"/>
              <w:rPr>
                <w:rFonts w:ascii="Arial" w:hAnsi="Arial" w:cs="Arial"/>
                <w:sz w:val="15"/>
                <w:szCs w:val="15"/>
                <w:lang w:val="fr-BE"/>
              </w:rPr>
            </w:pPr>
            <w:r w:rsidRPr="00292DEB">
              <w:rPr>
                <w:rFonts w:ascii="Arial" w:hAnsi="Arial" w:cs="Arial"/>
                <w:color w:val="008000"/>
                <w:sz w:val="15"/>
                <w:szCs w:val="15"/>
                <w:lang w:val="fr-BE"/>
              </w:rPr>
              <w:t>Prestation de logement</w:t>
            </w:r>
            <w:r w:rsidRPr="00292DEB">
              <w:rPr>
                <w:rFonts w:ascii="Arial" w:hAnsi="Arial" w:cs="Arial"/>
                <w:sz w:val="15"/>
                <w:szCs w:val="15"/>
                <w:lang w:val="fr-BE"/>
              </w:rPr>
              <w:t xml:space="preserve"> (</w:t>
            </w:r>
            <w:r w:rsidRPr="00292DEB">
              <w:rPr>
                <w:rFonts w:ascii="Arial" w:hAnsi="Arial" w:cs="Arial"/>
                <w:i/>
                <w:color w:val="008080"/>
                <w:sz w:val="15"/>
                <w:szCs w:val="15"/>
                <w:lang w:val="fr-BE"/>
              </w:rPr>
              <w:t>ΕΠΙΔΟΜΑ ΣΤΕΓΑΣΗΣ</w:t>
            </w:r>
            <w:r w:rsidRPr="00292DEB">
              <w:rPr>
                <w:rFonts w:ascii="Arial" w:hAnsi="Arial" w:cs="Arial"/>
                <w:sz w:val="15"/>
                <w:szCs w:val="15"/>
                <w:lang w:val="fr-BE"/>
              </w:rPr>
              <w:t xml:space="preserve">): </w:t>
            </w:r>
          </w:p>
          <w:p w14:paraId="244F7852" w14:textId="77777777" w:rsidR="005D0FED" w:rsidRPr="00292DEB" w:rsidRDefault="005D0FED" w:rsidP="00DB7CCE">
            <w:pPr>
              <w:pStyle w:val="ListParagraph"/>
              <w:shd w:val="clear" w:color="auto" w:fill="FFFFFF"/>
              <w:spacing w:after="0"/>
              <w:ind w:left="0"/>
              <w:rPr>
                <w:rFonts w:ascii="Arial" w:hAnsi="Arial" w:cs="Arial"/>
                <w:sz w:val="15"/>
                <w:szCs w:val="15"/>
                <w:lang w:val="fr-BE"/>
              </w:rPr>
            </w:pPr>
            <w:r w:rsidRPr="00292DEB">
              <w:rPr>
                <w:rFonts w:ascii="Arial" w:hAnsi="Arial" w:cs="Arial"/>
                <w:sz w:val="15"/>
                <w:szCs w:val="15"/>
                <w:lang w:val="fr-BE"/>
              </w:rPr>
              <w:t>Régime distinct d’assistance sociale destiné à aider les ménages à bas revenus vivant dans des résidences principales en location à payer leurs frais de logement.</w:t>
            </w:r>
          </w:p>
          <w:p w14:paraId="17C7A06F" w14:textId="77777777" w:rsidR="005D0FED" w:rsidRPr="00292DEB" w:rsidRDefault="005D0FED" w:rsidP="00DB7CCE">
            <w:pPr>
              <w:pStyle w:val="ListParagraph"/>
              <w:shd w:val="clear" w:color="auto" w:fill="FFFFFF"/>
              <w:spacing w:after="0"/>
              <w:ind w:left="0"/>
              <w:rPr>
                <w:rFonts w:ascii="Arial" w:hAnsi="Arial" w:cs="Arial"/>
                <w:sz w:val="15"/>
                <w:szCs w:val="15"/>
                <w:lang w:val="fr-BE"/>
              </w:rPr>
            </w:pPr>
            <w:r w:rsidRPr="00292DEB">
              <w:rPr>
                <w:rFonts w:ascii="Arial" w:hAnsi="Arial" w:cs="Arial"/>
                <w:sz w:val="15"/>
                <w:szCs w:val="15"/>
                <w:lang w:val="fr-BE"/>
              </w:rPr>
              <w:t xml:space="preserve">Il ne fait pas partir du régime du RMG. </w:t>
            </w:r>
          </w:p>
          <w:p w14:paraId="6062701B" w14:textId="77777777" w:rsidR="005D0FED" w:rsidRPr="00292DEB" w:rsidRDefault="005D0FED" w:rsidP="00DB7CCE">
            <w:pPr>
              <w:pStyle w:val="ListParagraph"/>
              <w:shd w:val="clear" w:color="auto" w:fill="FFFFFF"/>
              <w:spacing w:after="0"/>
              <w:ind w:left="0"/>
              <w:rPr>
                <w:rFonts w:ascii="Arial" w:hAnsi="Arial" w:cs="Arial"/>
                <w:sz w:val="15"/>
                <w:szCs w:val="15"/>
                <w:lang w:val="fr-BE"/>
              </w:rPr>
            </w:pPr>
            <w:r w:rsidRPr="00292DEB">
              <w:rPr>
                <w:rFonts w:ascii="Arial" w:hAnsi="Arial" w:cs="Arial"/>
                <w:sz w:val="15"/>
                <w:szCs w:val="15"/>
                <w:lang w:val="fr-BE"/>
              </w:rPr>
              <w:t xml:space="preserve">Le programme est financé à l’échelon central et organisé par le </w:t>
            </w:r>
            <w:r w:rsidRPr="00292DEB">
              <w:rPr>
                <w:rFonts w:ascii="Arial" w:hAnsi="Arial" w:cs="Arial"/>
                <w:color w:val="008000"/>
                <w:sz w:val="15"/>
                <w:szCs w:val="15"/>
                <w:lang w:val="fr-BE"/>
              </w:rPr>
              <w:t>ministère de la Cohésion sociale et de la Famille</w:t>
            </w:r>
            <w:r w:rsidRPr="00292DEB">
              <w:rPr>
                <w:rFonts w:ascii="Arial" w:hAnsi="Arial" w:cs="Arial"/>
                <w:sz w:val="15"/>
                <w:szCs w:val="15"/>
                <w:lang w:val="fr-BE"/>
              </w:rPr>
              <w:t xml:space="preserve"> et l’éligibilité se fonde sur un droit subjectif (pour bénéficier du programme, les ménages doivent remplir simultanément toutes les conditions de revenus, de patrimoine et de résidence énoncées dans la loi). Les paiements sont effectués par l’OPEKA.</w:t>
            </w:r>
          </w:p>
          <w:p w14:paraId="3B7394F9" w14:textId="77777777" w:rsidR="005D0FED" w:rsidRPr="00292DEB" w:rsidRDefault="005D0FED" w:rsidP="00DB7CCE">
            <w:pPr>
              <w:pStyle w:val="ListParagraph"/>
              <w:shd w:val="clear" w:color="auto" w:fill="FFFFFF"/>
              <w:spacing w:after="0"/>
              <w:ind w:left="0"/>
              <w:rPr>
                <w:rStyle w:val="tlid-translation"/>
                <w:rFonts w:ascii="Arial" w:hAnsi="Arial" w:cs="Arial"/>
                <w:sz w:val="15"/>
                <w:szCs w:val="15"/>
                <w:lang w:val="fr-BE"/>
              </w:rPr>
            </w:pPr>
            <w:r w:rsidRPr="00292DEB">
              <w:rPr>
                <w:rFonts w:ascii="Arial" w:hAnsi="Arial" w:cs="Arial"/>
                <w:sz w:val="15"/>
                <w:szCs w:val="15"/>
                <w:lang w:val="fr-BE"/>
              </w:rPr>
              <w:t>Le montant de la prestation est fixé à</w:t>
            </w:r>
            <w:r w:rsidRPr="00292DEB">
              <w:rPr>
                <w:rStyle w:val="tlid-translation"/>
                <w:rFonts w:ascii="Arial" w:hAnsi="Arial" w:cs="Arial"/>
                <w:sz w:val="15"/>
                <w:szCs w:val="15"/>
                <w:lang w:val="fr-BE"/>
              </w:rPr>
              <w:t xml:space="preserve"> </w:t>
            </w:r>
            <w:r w:rsidRPr="00292DEB">
              <w:rPr>
                <w:rStyle w:val="tlid-translation"/>
                <w:rFonts w:ascii="Arial" w:hAnsi="Arial" w:cs="Arial"/>
                <w:color w:val="FF00FF"/>
                <w:sz w:val="15"/>
                <w:szCs w:val="15"/>
                <w:lang w:val="fr-BE"/>
              </w:rPr>
              <w:t xml:space="preserve">€70 </w:t>
            </w:r>
            <w:r w:rsidRPr="00292DEB">
              <w:rPr>
                <w:rStyle w:val="tlid-translation"/>
                <w:rFonts w:ascii="Arial" w:hAnsi="Arial" w:cs="Arial"/>
                <w:sz w:val="15"/>
                <w:szCs w:val="15"/>
                <w:lang w:val="fr-BE"/>
              </w:rPr>
              <w:t xml:space="preserve">par mois pour un ménage d’une seule personne et majoré de </w:t>
            </w:r>
            <w:r w:rsidRPr="00292DEB">
              <w:rPr>
                <w:rStyle w:val="tlid-translation"/>
                <w:rFonts w:ascii="Arial" w:hAnsi="Arial" w:cs="Arial"/>
                <w:color w:val="FF00FF"/>
                <w:sz w:val="15"/>
                <w:szCs w:val="15"/>
                <w:lang w:val="fr-BE"/>
              </w:rPr>
              <w:t>€35</w:t>
            </w:r>
            <w:r w:rsidRPr="00292DEB">
              <w:rPr>
                <w:rStyle w:val="tlid-translation"/>
                <w:rFonts w:ascii="Arial" w:hAnsi="Arial" w:cs="Arial"/>
                <w:sz w:val="15"/>
                <w:szCs w:val="15"/>
                <w:lang w:val="fr-BE"/>
              </w:rPr>
              <w:t xml:space="preserve"> par mois pour chaque personne supplémentaire. Le montant total de la prestation est plafonné à </w:t>
            </w:r>
            <w:r w:rsidRPr="00292DEB">
              <w:rPr>
                <w:rStyle w:val="tlid-translation"/>
                <w:rFonts w:ascii="Arial" w:hAnsi="Arial" w:cs="Arial"/>
                <w:color w:val="FF00FF"/>
                <w:sz w:val="15"/>
                <w:szCs w:val="15"/>
                <w:lang w:val="fr-BE"/>
              </w:rPr>
              <w:t xml:space="preserve">€210 </w:t>
            </w:r>
            <w:r w:rsidRPr="00292DEB">
              <w:rPr>
                <w:rStyle w:val="tlid-translation"/>
                <w:rFonts w:ascii="Arial" w:hAnsi="Arial" w:cs="Arial"/>
                <w:sz w:val="15"/>
                <w:szCs w:val="15"/>
                <w:lang w:val="fr-BE"/>
              </w:rPr>
              <w:t xml:space="preserve">par mois, quelle que soit la composition du ménage. </w:t>
            </w:r>
          </w:p>
          <w:p w14:paraId="22A105B6" w14:textId="5C26F424" w:rsidR="005D0FED" w:rsidRPr="00292DEB" w:rsidRDefault="005D0FED" w:rsidP="00DB7CCE">
            <w:pPr>
              <w:spacing w:line="276" w:lineRule="auto"/>
              <w:rPr>
                <w:rFonts w:cs="Arial"/>
                <w:lang w:val="fr-BE"/>
              </w:rPr>
            </w:pPr>
            <w:r w:rsidRPr="00292DEB">
              <w:rPr>
                <w:rFonts w:cs="Arial"/>
                <w:bCs/>
                <w:lang w:val="fr-BE"/>
              </w:rPr>
              <w:t>Si le montant réel du loyer payé par le ménage est inférieur au montant de la prestation, le montant total de la subvention versée correspond au loyer réel. Le montant perçu n’est pas lié à la localisation de la résidence.</w:t>
            </w:r>
          </w:p>
        </w:tc>
        <w:tc>
          <w:tcPr>
            <w:tcW w:w="1370" w:type="pct"/>
          </w:tcPr>
          <w:p w14:paraId="7696E6E3" w14:textId="77777777" w:rsidR="005D0FED" w:rsidRPr="00292DEB" w:rsidRDefault="005D0FED" w:rsidP="00DB7CCE">
            <w:pPr>
              <w:pStyle w:val="Normal0"/>
              <w:pBdr>
                <w:top w:val="nil"/>
                <w:left w:val="nil"/>
                <w:bottom w:val="nil"/>
                <w:right w:val="nil"/>
                <w:between w:val="nil"/>
              </w:pBdr>
              <w:spacing w:after="0"/>
              <w:rPr>
                <w:color w:val="000000"/>
                <w:sz w:val="15"/>
                <w:szCs w:val="15"/>
                <w:lang w:val="el-GR"/>
              </w:rPr>
            </w:pPr>
            <w:r w:rsidRPr="00292DEB">
              <w:rPr>
                <w:b/>
                <w:color w:val="FF0000"/>
                <w:sz w:val="15"/>
                <w:szCs w:val="15"/>
              </w:rPr>
              <w:lastRenderedPageBreak/>
              <w:t>E</w:t>
            </w:r>
            <w:r w:rsidRPr="00292DEB">
              <w:rPr>
                <w:b/>
                <w:color w:val="FF0000"/>
                <w:sz w:val="15"/>
                <w:szCs w:val="15"/>
                <w:lang w:val="el-GR"/>
              </w:rPr>
              <w:t>-</w:t>
            </w:r>
            <w:r w:rsidRPr="00292DEB">
              <w:rPr>
                <w:b/>
                <w:color w:val="FF0000"/>
                <w:sz w:val="15"/>
                <w:szCs w:val="15"/>
              </w:rPr>
              <w:t>XI</w:t>
            </w:r>
            <w:r w:rsidRPr="00292DEB">
              <w:rPr>
                <w:b/>
                <w:color w:val="FF0000"/>
                <w:sz w:val="15"/>
                <w:szCs w:val="15"/>
                <w:lang w:val="el-GR"/>
              </w:rPr>
              <w:t>-14-</w:t>
            </w:r>
            <w:r w:rsidRPr="00292DEB">
              <w:rPr>
                <w:b/>
                <w:color w:val="FF0000"/>
                <w:sz w:val="15"/>
                <w:szCs w:val="15"/>
              </w:rPr>
              <w:t>EL</w:t>
            </w:r>
          </w:p>
          <w:p w14:paraId="16249C30"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l-GR"/>
              </w:rPr>
            </w:pPr>
            <w:r w:rsidRPr="00292DEB">
              <w:rPr>
                <w:color w:val="008000"/>
                <w:sz w:val="15"/>
                <w:szCs w:val="15"/>
                <w:lang w:val="el-GR"/>
              </w:rPr>
              <w:t xml:space="preserve">1. </w:t>
            </w:r>
            <w:r w:rsidRPr="00292DEB">
              <w:rPr>
                <w:color w:val="008000"/>
                <w:sz w:val="15"/>
                <w:szCs w:val="15"/>
              </w:rPr>
              <w:t>Housing</w:t>
            </w:r>
            <w:r w:rsidRPr="00292DEB">
              <w:rPr>
                <w:color w:val="008000"/>
                <w:sz w:val="15"/>
                <w:szCs w:val="15"/>
                <w:lang w:val="el-GR"/>
              </w:rPr>
              <w:t xml:space="preserve"> </w:t>
            </w:r>
            <w:proofErr w:type="spellStart"/>
            <w:r w:rsidRPr="00292DEB">
              <w:rPr>
                <w:color w:val="008000"/>
                <w:sz w:val="15"/>
                <w:szCs w:val="15"/>
              </w:rPr>
              <w:t>allowance</w:t>
            </w:r>
            <w:proofErr w:type="spellEnd"/>
            <w:r w:rsidRPr="00292DEB">
              <w:rPr>
                <w:color w:val="008000"/>
                <w:sz w:val="15"/>
                <w:szCs w:val="15"/>
                <w:lang w:val="el-GR"/>
              </w:rPr>
              <w:t xml:space="preserve"> </w:t>
            </w:r>
            <w:r w:rsidRPr="00292DEB">
              <w:rPr>
                <w:i/>
                <w:color w:val="008080"/>
                <w:sz w:val="15"/>
                <w:szCs w:val="15"/>
                <w:lang w:val="el-GR"/>
              </w:rPr>
              <w:t>(ΣΤΕΓΑΣΤΙΚΗ ΣΥΝΔΡΟΜΗ)</w:t>
            </w:r>
            <w:r w:rsidRPr="00292DEB">
              <w:rPr>
                <w:color w:val="000000"/>
                <w:sz w:val="15"/>
                <w:szCs w:val="15"/>
                <w:lang w:val="el-GR"/>
              </w:rPr>
              <w:t xml:space="preserve">: </w:t>
            </w:r>
          </w:p>
          <w:p w14:paraId="15888B8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Non-contributory benefit in the form of a rental fee, paid to uninsured and low-income elderly over </w:t>
            </w:r>
            <w:r w:rsidRPr="00292DEB">
              <w:rPr>
                <w:color w:val="800000"/>
                <w:sz w:val="15"/>
                <w:szCs w:val="15"/>
                <w:highlight w:val="white"/>
                <w:lang w:val="en-GB"/>
              </w:rPr>
              <w:t>67</w:t>
            </w:r>
            <w:r w:rsidRPr="00292DEB">
              <w:rPr>
                <w:color w:val="000000"/>
                <w:sz w:val="15"/>
                <w:szCs w:val="15"/>
                <w:highlight w:val="white"/>
                <w:lang w:val="en-GB"/>
              </w:rPr>
              <w:t xml:space="preserve"> who live alone or </w:t>
            </w:r>
            <w:r w:rsidRPr="00292DEB">
              <w:rPr>
                <w:color w:val="000000"/>
                <w:sz w:val="15"/>
                <w:szCs w:val="15"/>
                <w:lang w:val="en-GB"/>
              </w:rPr>
              <w:t>in a couple and do not own a house. It is not part of the GMI scheme. It does not cover energy costs.</w:t>
            </w:r>
          </w:p>
          <w:p w14:paraId="325D3BFE"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The recipients’ annual personal taxable income cannot exceed </w:t>
            </w:r>
            <w:r w:rsidRPr="00292DEB">
              <w:rPr>
                <w:color w:val="FF00FF"/>
                <w:sz w:val="15"/>
                <w:szCs w:val="15"/>
                <w:lang w:val="en-GB"/>
              </w:rPr>
              <w:t>€4,320</w:t>
            </w:r>
            <w:r w:rsidRPr="00292DEB">
              <w:rPr>
                <w:color w:val="000000"/>
                <w:sz w:val="15"/>
                <w:szCs w:val="15"/>
                <w:lang w:val="en-GB"/>
              </w:rPr>
              <w:t xml:space="preserve"> (or </w:t>
            </w:r>
            <w:r w:rsidRPr="00292DEB">
              <w:rPr>
                <w:color w:val="FF00FF"/>
                <w:sz w:val="15"/>
                <w:szCs w:val="15"/>
                <w:lang w:val="en-GB"/>
              </w:rPr>
              <w:t>€8,640</w:t>
            </w:r>
            <w:r w:rsidRPr="00292DEB">
              <w:rPr>
                <w:color w:val="000000"/>
                <w:sz w:val="15"/>
                <w:szCs w:val="15"/>
                <w:lang w:val="en-GB"/>
              </w:rPr>
              <w:t xml:space="preserve"> in case of a couple). Recipients must also meet further income and property criteria, </w:t>
            </w:r>
            <w:r w:rsidRPr="00292DEB">
              <w:rPr>
                <w:color w:val="000000"/>
                <w:sz w:val="15"/>
                <w:szCs w:val="15"/>
                <w:lang w:val="en-GB"/>
              </w:rPr>
              <w:lastRenderedPageBreak/>
              <w:t xml:space="preserve">that are described in the relevant legislation. The programme is implemented by the competent authorities of </w:t>
            </w:r>
            <w:r w:rsidRPr="00292DEB">
              <w:rPr>
                <w:color w:val="008000"/>
                <w:sz w:val="15"/>
                <w:szCs w:val="15"/>
                <w:lang w:val="en-GB"/>
              </w:rPr>
              <w:t>OPEKA</w:t>
            </w:r>
            <w:r w:rsidRPr="00292DEB">
              <w:rPr>
                <w:color w:val="000000"/>
                <w:sz w:val="15"/>
                <w:szCs w:val="15"/>
                <w:lang w:val="en-GB"/>
              </w:rPr>
              <w:t xml:space="preserve"> (</w:t>
            </w:r>
            <w:r w:rsidRPr="00292DEB">
              <w:rPr>
                <w:i/>
                <w:color w:val="008080"/>
                <w:sz w:val="15"/>
                <w:szCs w:val="15"/>
              </w:rPr>
              <w:t>ΟΠΕΚΑ</w:t>
            </w:r>
            <w:r w:rsidRPr="00292DEB">
              <w:rPr>
                <w:color w:val="000000"/>
                <w:sz w:val="15"/>
                <w:szCs w:val="15"/>
                <w:lang w:val="en-GB"/>
              </w:rPr>
              <w:t xml:space="preserve">). The </w:t>
            </w:r>
            <w:r w:rsidRPr="00292DEB">
              <w:rPr>
                <w:color w:val="008000"/>
                <w:sz w:val="15"/>
                <w:szCs w:val="15"/>
                <w:lang w:val="en-GB"/>
              </w:rPr>
              <w:t>Housing Allowance</w:t>
            </w:r>
            <w:r w:rsidRPr="00292DEB">
              <w:rPr>
                <w:color w:val="000000"/>
                <w:sz w:val="15"/>
                <w:szCs w:val="15"/>
                <w:lang w:val="en-GB"/>
              </w:rPr>
              <w:t xml:space="preserve"> amounts to </w:t>
            </w:r>
            <w:r w:rsidRPr="00292DEB">
              <w:rPr>
                <w:color w:val="FF00FF"/>
                <w:sz w:val="15"/>
                <w:szCs w:val="15"/>
                <w:lang w:val="en-GB"/>
              </w:rPr>
              <w:t>€362</w:t>
            </w:r>
            <w:r w:rsidRPr="00292DEB">
              <w:rPr>
                <w:color w:val="000000"/>
                <w:sz w:val="15"/>
                <w:szCs w:val="15"/>
                <w:lang w:val="en-GB"/>
              </w:rPr>
              <w:t xml:space="preserve"> per month. </w:t>
            </w:r>
          </w:p>
          <w:p w14:paraId="3DD34E79"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allowance may be granted to the recipients of the </w:t>
            </w:r>
            <w:proofErr w:type="gramStart"/>
            <w:r w:rsidRPr="00292DEB">
              <w:rPr>
                <w:color w:val="008000"/>
                <w:sz w:val="15"/>
                <w:szCs w:val="15"/>
                <w:lang w:val="en-GB"/>
              </w:rPr>
              <w:t>Social</w:t>
            </w:r>
            <w:proofErr w:type="gramEnd"/>
            <w:r w:rsidRPr="00292DEB">
              <w:rPr>
                <w:color w:val="008000"/>
                <w:sz w:val="15"/>
                <w:szCs w:val="15"/>
                <w:lang w:val="en-GB"/>
              </w:rPr>
              <w:t xml:space="preserve"> solidarity allowance for uninsured elders</w:t>
            </w:r>
            <w:r w:rsidRPr="00292DEB">
              <w:rPr>
                <w:color w:val="000000"/>
                <w:sz w:val="15"/>
                <w:szCs w:val="15"/>
                <w:lang w:val="en-GB"/>
              </w:rPr>
              <w:t xml:space="preserve">, </w:t>
            </w:r>
            <w:proofErr w:type="gramStart"/>
            <w:r w:rsidRPr="00292DEB">
              <w:rPr>
                <w:color w:val="000000"/>
                <w:sz w:val="15"/>
                <w:szCs w:val="15"/>
                <w:lang w:val="en-GB"/>
              </w:rPr>
              <w:t>provided that</w:t>
            </w:r>
            <w:proofErr w:type="gramEnd"/>
            <w:r w:rsidRPr="00292DEB">
              <w:rPr>
                <w:color w:val="000000"/>
                <w:sz w:val="15"/>
                <w:szCs w:val="15"/>
                <w:lang w:val="en-GB"/>
              </w:rPr>
              <w:t xml:space="preserve"> they meet the income criteria described in Table XI.</w:t>
            </w:r>
          </w:p>
          <w:p w14:paraId="6E765192" w14:textId="77777777" w:rsidR="005D0FED" w:rsidRPr="00292DEB" w:rsidRDefault="005D0FED" w:rsidP="00DB7CCE">
            <w:pPr>
              <w:pStyle w:val="Normal0"/>
              <w:pBdr>
                <w:top w:val="nil"/>
                <w:left w:val="nil"/>
                <w:bottom w:val="nil"/>
                <w:right w:val="nil"/>
                <w:between w:val="nil"/>
              </w:pBdr>
              <w:shd w:val="clear" w:color="auto" w:fill="FFFFFF"/>
              <w:spacing w:before="0" w:after="0"/>
              <w:ind w:hanging="360"/>
              <w:rPr>
                <w:color w:val="000000"/>
                <w:sz w:val="15"/>
                <w:szCs w:val="15"/>
                <w:lang w:val="en-GB"/>
              </w:rPr>
            </w:pPr>
          </w:p>
          <w:p w14:paraId="4C24312B"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8000"/>
                <w:sz w:val="15"/>
                <w:szCs w:val="15"/>
                <w:lang w:val="en-GB"/>
              </w:rPr>
              <w:t>2. Housing Benefit</w:t>
            </w:r>
            <w:r w:rsidRPr="00292DEB">
              <w:rPr>
                <w:color w:val="000000"/>
                <w:sz w:val="15"/>
                <w:szCs w:val="15"/>
                <w:lang w:val="en-GB"/>
              </w:rPr>
              <w:t xml:space="preserve">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ΣΤΕΓΑΣΗΣ</w:t>
            </w:r>
            <w:r w:rsidRPr="00292DEB">
              <w:rPr>
                <w:color w:val="000000"/>
                <w:sz w:val="15"/>
                <w:szCs w:val="15"/>
                <w:lang w:val="en-GB"/>
              </w:rPr>
              <w:t xml:space="preserve">): </w:t>
            </w:r>
          </w:p>
          <w:p w14:paraId="237F2473"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Separate social assistance scheme aiming to help low-income households who live in rented primary residences to meet their housing costs.</w:t>
            </w:r>
          </w:p>
          <w:p w14:paraId="5FA623D8"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It is not part of the GMI scheme.</w:t>
            </w:r>
          </w:p>
          <w:p w14:paraId="03BA0E08"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programme is centrally financed and organised by </w:t>
            </w:r>
            <w:r w:rsidRPr="00292DEB">
              <w:rPr>
                <w:color w:val="008000"/>
                <w:sz w:val="15"/>
                <w:szCs w:val="15"/>
                <w:lang w:val="en-GB"/>
              </w:rPr>
              <w:t xml:space="preserve">Ministry of Social Cohesion and </w:t>
            </w:r>
            <w:proofErr w:type="gramStart"/>
            <w:r w:rsidRPr="00292DEB">
              <w:rPr>
                <w:color w:val="008000"/>
                <w:sz w:val="15"/>
                <w:szCs w:val="15"/>
                <w:lang w:val="en-GB"/>
              </w:rPr>
              <w:t>Family</w:t>
            </w:r>
            <w:proofErr w:type="gramEnd"/>
            <w:r w:rsidRPr="00292DEB" w:rsidDel="00E528A2">
              <w:rPr>
                <w:color w:val="000000"/>
                <w:sz w:val="15"/>
                <w:szCs w:val="15"/>
                <w:lang w:val="en-GB"/>
              </w:rPr>
              <w:t xml:space="preserve"> </w:t>
            </w:r>
            <w:r w:rsidRPr="00292DEB">
              <w:rPr>
                <w:color w:val="000000"/>
                <w:sz w:val="15"/>
                <w:szCs w:val="15"/>
                <w:lang w:val="en-GB"/>
              </w:rPr>
              <w:t xml:space="preserve">and entitlement is based on subjective right (to be eligible to the programme, households must simultaneously meet all income, assets and residency conditions laid down by the law). Payment is implemented by </w:t>
            </w:r>
            <w:r w:rsidRPr="00292DEB">
              <w:rPr>
                <w:color w:val="008000"/>
                <w:sz w:val="15"/>
                <w:szCs w:val="15"/>
                <w:lang w:val="en-GB"/>
              </w:rPr>
              <w:t>OPEKA</w:t>
            </w:r>
            <w:r w:rsidRPr="00292DEB">
              <w:rPr>
                <w:color w:val="000000"/>
                <w:sz w:val="15"/>
                <w:szCs w:val="15"/>
                <w:lang w:val="en-GB"/>
              </w:rPr>
              <w:t>.</w:t>
            </w:r>
          </w:p>
          <w:p w14:paraId="13B9065A"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The amount of the benefit is fixed at </w:t>
            </w:r>
            <w:r w:rsidRPr="00292DEB">
              <w:rPr>
                <w:color w:val="FF00FF"/>
                <w:sz w:val="15"/>
                <w:szCs w:val="15"/>
                <w:lang w:val="en-GB"/>
              </w:rPr>
              <w:t xml:space="preserve">€70 </w:t>
            </w:r>
            <w:r w:rsidRPr="00292DEB">
              <w:rPr>
                <w:color w:val="000000"/>
                <w:sz w:val="15"/>
                <w:szCs w:val="15"/>
                <w:lang w:val="en-GB"/>
              </w:rPr>
              <w:t xml:space="preserve">per month for a single-person household, while for each additional household member is increased by </w:t>
            </w:r>
            <w:r w:rsidRPr="00292DEB">
              <w:rPr>
                <w:color w:val="FF00FF"/>
                <w:sz w:val="15"/>
                <w:szCs w:val="15"/>
                <w:lang w:val="en-GB"/>
              </w:rPr>
              <w:t xml:space="preserve">€35 </w:t>
            </w:r>
            <w:r w:rsidRPr="00292DEB">
              <w:rPr>
                <w:color w:val="000000"/>
                <w:sz w:val="15"/>
                <w:szCs w:val="15"/>
                <w:lang w:val="en-GB"/>
              </w:rPr>
              <w:t xml:space="preserve">per month. The total amount of the benefit cannot exceed </w:t>
            </w:r>
            <w:r w:rsidRPr="00292DEB">
              <w:rPr>
                <w:color w:val="FF00FF"/>
                <w:sz w:val="15"/>
                <w:szCs w:val="15"/>
                <w:lang w:val="en-GB"/>
              </w:rPr>
              <w:t xml:space="preserve">€210 </w:t>
            </w:r>
            <w:r w:rsidRPr="00292DEB">
              <w:rPr>
                <w:color w:val="000000"/>
                <w:sz w:val="15"/>
                <w:szCs w:val="15"/>
                <w:lang w:val="en-GB"/>
              </w:rPr>
              <w:t xml:space="preserve">per month, irrespective of the composition of the household. </w:t>
            </w:r>
          </w:p>
          <w:p w14:paraId="3C355C13"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If the actual amount of the rent paid by the household is lower than the amount of the benefit, the total amount of the subsidy paid is equal to the actual rent.</w:t>
            </w:r>
          </w:p>
          <w:p w14:paraId="661A1346"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The amount received is not related to the location of the residence.</w:t>
            </w:r>
          </w:p>
          <w:p w14:paraId="7725A3BE" w14:textId="7949D34D" w:rsidR="005D0FED" w:rsidRPr="00292DEB" w:rsidRDefault="005D0FED" w:rsidP="00DB7CCE">
            <w:pPr>
              <w:pStyle w:val="Normal0"/>
              <w:pBdr>
                <w:top w:val="nil"/>
                <w:left w:val="nil"/>
                <w:bottom w:val="nil"/>
                <w:right w:val="nil"/>
                <w:between w:val="nil"/>
              </w:pBdr>
              <w:spacing w:before="0" w:after="0" w:line="276" w:lineRule="auto"/>
              <w:rPr>
                <w:b/>
                <w:color w:val="FF0000"/>
                <w:sz w:val="15"/>
                <w:szCs w:val="15"/>
                <w:lang w:val="en-US"/>
              </w:rPr>
            </w:pPr>
          </w:p>
        </w:tc>
        <w:tc>
          <w:tcPr>
            <w:tcW w:w="167" w:type="pct"/>
          </w:tcPr>
          <w:p w14:paraId="005BF6FA"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5A6E74A4" w14:textId="77777777" w:rsidR="005D0FED" w:rsidRPr="00292DEB" w:rsidRDefault="005D0FED" w:rsidP="00DB7CCE">
            <w:pPr>
              <w:spacing w:line="276" w:lineRule="auto"/>
              <w:rPr>
                <w:rFonts w:cs="Arial"/>
                <w:color w:val="0000FF"/>
                <w:lang w:val="en-US"/>
              </w:rPr>
            </w:pPr>
          </w:p>
        </w:tc>
        <w:tc>
          <w:tcPr>
            <w:tcW w:w="127" w:type="pct"/>
          </w:tcPr>
          <w:p w14:paraId="631E7E54" w14:textId="77777777" w:rsidR="005D0FED" w:rsidRPr="00292DEB" w:rsidRDefault="005D0FED" w:rsidP="00DB7CCE">
            <w:pPr>
              <w:spacing w:line="276" w:lineRule="auto"/>
              <w:rPr>
                <w:rFonts w:cs="Arial"/>
                <w:color w:val="0000FF"/>
                <w:lang w:val="fr-FR"/>
              </w:rPr>
            </w:pPr>
            <w:r w:rsidRPr="00292DEB">
              <w:rPr>
                <w:rFonts w:cs="Arial"/>
                <w:color w:val="0000FF"/>
                <w:lang w:val="fr-FR"/>
              </w:rPr>
              <w:t>14</w:t>
            </w:r>
          </w:p>
          <w:p w14:paraId="1EC7A178" w14:textId="77777777" w:rsidR="005D0FED" w:rsidRPr="00292DEB" w:rsidRDefault="005D0FED" w:rsidP="00DB7CCE">
            <w:pPr>
              <w:spacing w:line="276" w:lineRule="auto"/>
              <w:rPr>
                <w:rFonts w:cs="Arial"/>
                <w:color w:val="0000FF"/>
                <w:lang w:val="en-US"/>
              </w:rPr>
            </w:pPr>
          </w:p>
        </w:tc>
        <w:tc>
          <w:tcPr>
            <w:tcW w:w="402" w:type="pct"/>
          </w:tcPr>
          <w:p w14:paraId="23E14E7C"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2E706439" w14:textId="77777777" w:rsidR="005D0FED" w:rsidRPr="00292DEB" w:rsidRDefault="005D0FED" w:rsidP="00DB7CCE">
            <w:pPr>
              <w:spacing w:line="276" w:lineRule="auto"/>
              <w:rPr>
                <w:rFonts w:cs="Arial"/>
                <w:color w:val="0000FF"/>
                <w:lang w:val="en-US"/>
              </w:rPr>
            </w:pPr>
          </w:p>
        </w:tc>
      </w:tr>
      <w:tr w:rsidR="005D0FED" w:rsidRPr="00292DEB" w14:paraId="610CB47B" w14:textId="77777777" w:rsidTr="005D0FED">
        <w:tc>
          <w:tcPr>
            <w:tcW w:w="193" w:type="pct"/>
          </w:tcPr>
          <w:p w14:paraId="0E87CA60" w14:textId="77777777" w:rsidR="005D0FED" w:rsidRPr="00292DEB" w:rsidRDefault="005D0FED" w:rsidP="00DB7CCE">
            <w:pPr>
              <w:spacing w:line="276" w:lineRule="auto"/>
              <w:jc w:val="left"/>
              <w:rPr>
                <w:rFonts w:cs="Arial"/>
                <w:lang w:val="es-ES"/>
              </w:rPr>
            </w:pPr>
            <w:r w:rsidRPr="00292DEB">
              <w:rPr>
                <w:rFonts w:cs="Arial"/>
                <w:lang w:val="es-ES"/>
              </w:rPr>
              <w:t>EL</w:t>
            </w:r>
          </w:p>
          <w:p w14:paraId="0A6B7402" w14:textId="77777777" w:rsidR="005D0FED" w:rsidRPr="00292DEB" w:rsidRDefault="005D0FED" w:rsidP="00DB7CCE">
            <w:pPr>
              <w:spacing w:line="276" w:lineRule="auto"/>
              <w:jc w:val="left"/>
              <w:rPr>
                <w:rFonts w:cs="Arial"/>
                <w:lang w:val="es-ES"/>
              </w:rPr>
            </w:pPr>
            <w:r w:rsidRPr="00292DEB">
              <w:rPr>
                <w:rFonts w:cs="Arial"/>
                <w:lang w:val="es-ES"/>
              </w:rPr>
              <w:t>EL</w:t>
            </w:r>
          </w:p>
          <w:p w14:paraId="574E2DDE" w14:textId="77777777" w:rsidR="005D0FED" w:rsidRPr="00292DEB" w:rsidRDefault="005D0FED" w:rsidP="00DB7CCE">
            <w:pPr>
              <w:spacing w:line="276" w:lineRule="auto"/>
              <w:jc w:val="left"/>
              <w:rPr>
                <w:rFonts w:cs="Arial"/>
                <w:lang w:val="es-ES"/>
              </w:rPr>
            </w:pPr>
            <w:r w:rsidRPr="00292DEB">
              <w:rPr>
                <w:rFonts w:cs="Arial"/>
                <w:lang w:val="es-ES"/>
              </w:rPr>
              <w:t>EL</w:t>
            </w:r>
          </w:p>
          <w:p w14:paraId="6D427FE1" w14:textId="77777777" w:rsidR="005D0FED" w:rsidRPr="00292DEB" w:rsidRDefault="005D0FED" w:rsidP="00DB7CCE">
            <w:pPr>
              <w:spacing w:line="276" w:lineRule="auto"/>
              <w:jc w:val="left"/>
              <w:rPr>
                <w:rFonts w:cs="Arial"/>
                <w:lang w:val="es-ES"/>
              </w:rPr>
            </w:pPr>
            <w:r w:rsidRPr="00292DEB">
              <w:rPr>
                <w:rFonts w:cs="Arial"/>
                <w:lang w:val="es-ES"/>
              </w:rPr>
              <w:t>EL</w:t>
            </w:r>
          </w:p>
          <w:p w14:paraId="2B30B999" w14:textId="77777777" w:rsidR="005D0FED" w:rsidRPr="00292DEB" w:rsidRDefault="005D0FED" w:rsidP="00DB7CCE">
            <w:pPr>
              <w:spacing w:line="276" w:lineRule="auto"/>
              <w:jc w:val="left"/>
              <w:rPr>
                <w:rFonts w:cs="Arial"/>
                <w:lang w:val="es-ES"/>
              </w:rPr>
            </w:pPr>
            <w:r w:rsidRPr="00292DEB">
              <w:rPr>
                <w:rFonts w:cs="Arial"/>
                <w:lang w:val="es-ES"/>
              </w:rPr>
              <w:t>EL</w:t>
            </w:r>
          </w:p>
          <w:p w14:paraId="074CFAED" w14:textId="77777777" w:rsidR="005D0FED" w:rsidRPr="00292DEB" w:rsidRDefault="005D0FED" w:rsidP="00DB7CCE">
            <w:pPr>
              <w:spacing w:line="276" w:lineRule="auto"/>
              <w:jc w:val="left"/>
              <w:rPr>
                <w:rFonts w:cs="Arial"/>
                <w:lang w:val="es-ES"/>
              </w:rPr>
            </w:pPr>
            <w:r w:rsidRPr="00292DEB">
              <w:rPr>
                <w:rFonts w:cs="Arial"/>
                <w:lang w:val="es-ES"/>
              </w:rPr>
              <w:t>EL</w:t>
            </w:r>
          </w:p>
          <w:p w14:paraId="2F430F7E" w14:textId="77777777" w:rsidR="005D0FED" w:rsidRPr="00292DEB" w:rsidRDefault="005D0FED" w:rsidP="00DB7CCE">
            <w:pPr>
              <w:spacing w:line="276" w:lineRule="auto"/>
              <w:jc w:val="left"/>
              <w:rPr>
                <w:rFonts w:cs="Arial"/>
                <w:lang w:val="es-ES"/>
              </w:rPr>
            </w:pPr>
            <w:r w:rsidRPr="00292DEB">
              <w:rPr>
                <w:rFonts w:cs="Arial"/>
                <w:lang w:val="es-ES"/>
              </w:rPr>
              <w:t>EL</w:t>
            </w:r>
          </w:p>
          <w:p w14:paraId="3AB633DC" w14:textId="77777777" w:rsidR="005D0FED" w:rsidRPr="00292DEB" w:rsidRDefault="005D0FED" w:rsidP="00DB7CCE">
            <w:pPr>
              <w:spacing w:line="276" w:lineRule="auto"/>
              <w:jc w:val="left"/>
              <w:rPr>
                <w:rFonts w:cs="Arial"/>
                <w:lang w:val="es-ES"/>
              </w:rPr>
            </w:pPr>
            <w:r w:rsidRPr="00292DEB">
              <w:rPr>
                <w:rFonts w:cs="Arial"/>
                <w:lang w:val="es-ES"/>
              </w:rPr>
              <w:t>EL</w:t>
            </w:r>
          </w:p>
          <w:p w14:paraId="7AF045A7" w14:textId="77777777" w:rsidR="005D0FED" w:rsidRPr="00292DEB" w:rsidRDefault="005D0FED" w:rsidP="00DB7CCE">
            <w:pPr>
              <w:spacing w:line="276" w:lineRule="auto"/>
              <w:jc w:val="left"/>
              <w:rPr>
                <w:rFonts w:cs="Arial"/>
                <w:lang w:val="es-ES"/>
              </w:rPr>
            </w:pPr>
            <w:r w:rsidRPr="00292DEB">
              <w:rPr>
                <w:rFonts w:cs="Arial"/>
                <w:lang w:val="es-ES"/>
              </w:rPr>
              <w:t>EL</w:t>
            </w:r>
          </w:p>
          <w:p w14:paraId="4C978895" w14:textId="273099C4" w:rsidR="005D0FED" w:rsidRPr="00292DEB" w:rsidRDefault="005D0FED" w:rsidP="00DB7CCE">
            <w:pPr>
              <w:spacing w:line="276" w:lineRule="auto"/>
              <w:jc w:val="left"/>
              <w:rPr>
                <w:rFonts w:cs="Arial"/>
                <w:b/>
                <w:lang w:val="en-US"/>
              </w:rPr>
            </w:pPr>
          </w:p>
        </w:tc>
        <w:tc>
          <w:tcPr>
            <w:tcW w:w="1371" w:type="pct"/>
          </w:tcPr>
          <w:p w14:paraId="4E7C0604" w14:textId="77777777" w:rsidR="005D0FED" w:rsidRPr="00292DEB" w:rsidRDefault="005D0FED" w:rsidP="00DB7CCE">
            <w:pPr>
              <w:spacing w:line="276" w:lineRule="auto"/>
              <w:rPr>
                <w:rFonts w:cs="Arial"/>
                <w:b/>
                <w:color w:val="7030A0"/>
              </w:rPr>
            </w:pPr>
            <w:r w:rsidRPr="00292DEB">
              <w:rPr>
                <w:rFonts w:cs="Arial"/>
              </w:rPr>
              <w:t>Allen unversicherten Staatsbürgern wird der Zugang zum nationalen Gesundheitssystem sowie der Medikamentenversorgung zu den gleichen Bedingungen zur Verfügung gestellt wie für Versicherte (es gibt also keine Beschränkung auf Empfänger der Mindesteinkommensunterstützung). Es gibt die Möglichkeit der Befreiung von der Medikamentenzuzahlung für einkommensschwache Familien sowie weitere bedürftige Gruppen.</w:t>
            </w:r>
          </w:p>
          <w:p w14:paraId="7CEE517F" w14:textId="06FFB2E7" w:rsidR="005D0FED" w:rsidRPr="00292DEB" w:rsidRDefault="005D0FED" w:rsidP="00DB7CCE">
            <w:pPr>
              <w:pStyle w:val="StandardLinks"/>
              <w:spacing w:line="276" w:lineRule="auto"/>
              <w:rPr>
                <w:rFonts w:cs="Arial"/>
              </w:rPr>
            </w:pPr>
            <w:r w:rsidRPr="00292DEB">
              <w:rPr>
                <w:rFonts w:cs="Arial"/>
              </w:rPr>
              <w:t>Dies muss separat beantragt werden.</w:t>
            </w:r>
          </w:p>
        </w:tc>
        <w:tc>
          <w:tcPr>
            <w:tcW w:w="1370" w:type="pct"/>
          </w:tcPr>
          <w:p w14:paraId="1736C412" w14:textId="77777777" w:rsidR="005D0FED" w:rsidRPr="00292DEB" w:rsidRDefault="005D0FED" w:rsidP="00DB7CCE">
            <w:pPr>
              <w:pStyle w:val="ListParagraph"/>
              <w:ind w:left="0"/>
              <w:rPr>
                <w:rFonts w:ascii="Arial" w:eastAsia="Arial" w:hAnsi="Arial" w:cs="Arial"/>
                <w:sz w:val="15"/>
                <w:szCs w:val="15"/>
                <w:lang w:val="fr-BE"/>
              </w:rPr>
            </w:pPr>
            <w:r w:rsidRPr="00292DEB">
              <w:rPr>
                <w:rFonts w:ascii="Arial" w:eastAsia="Arial" w:hAnsi="Arial" w:cs="Arial"/>
                <w:sz w:val="15"/>
                <w:szCs w:val="15"/>
                <w:lang w:val="fr-BE"/>
              </w:rPr>
              <w:t>Tous les citoyens non assurés (ceci n’est donc pas restreint aux bénéficiaires de l’assistance de revenu minimal) bénéficient d’un accès libre et équitable au régime de santé publique, ainsi qu’aux soins médicaux sous les mêmes conditions que celles applicables aux assurés. Les familles à faibles revenus et d’autres groupes vulnérables ont la possibilité d’être exonérés de la participation aux dépenses pharmaceutiques.</w:t>
            </w:r>
            <w:r w:rsidRPr="00292DEB">
              <w:rPr>
                <w:rFonts w:ascii="Arial" w:eastAsia="Arial" w:hAnsi="Arial" w:cs="Arial"/>
                <w:sz w:val="15"/>
                <w:szCs w:val="15"/>
                <w:lang w:val="fr-BE"/>
              </w:rPr>
              <w:br/>
              <w:t>Cela doit être demandé séparément.</w:t>
            </w:r>
          </w:p>
          <w:p w14:paraId="68B7D446" w14:textId="1A7F0D87" w:rsidR="005D0FED" w:rsidRPr="00292DEB" w:rsidRDefault="005D0FED" w:rsidP="00DB7CCE">
            <w:pPr>
              <w:spacing w:line="276" w:lineRule="auto"/>
              <w:rPr>
                <w:rFonts w:cs="Arial"/>
                <w:lang w:val="fr-BE"/>
              </w:rPr>
            </w:pPr>
          </w:p>
        </w:tc>
        <w:tc>
          <w:tcPr>
            <w:tcW w:w="1370" w:type="pct"/>
          </w:tcPr>
          <w:p w14:paraId="1162647C"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E-XI-15-EL</w:t>
            </w:r>
          </w:p>
          <w:p w14:paraId="06B5ACC9"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All uninsured citizens (so this is not restricted to recipients of minimum income support) are provided with free access to the </w:t>
            </w:r>
            <w:r w:rsidRPr="00292DEB">
              <w:rPr>
                <w:color w:val="008000"/>
                <w:sz w:val="15"/>
                <w:szCs w:val="15"/>
                <w:lang w:val="en-GB"/>
              </w:rPr>
              <w:t>National Health System</w:t>
            </w:r>
            <w:r w:rsidRPr="00292DEB">
              <w:rPr>
                <w:color w:val="000000"/>
                <w:sz w:val="15"/>
                <w:szCs w:val="15"/>
                <w:lang w:val="en-GB"/>
              </w:rPr>
              <w:t xml:space="preserve">, as well as to medical care under the same conditions as those insured. </w:t>
            </w:r>
          </w:p>
          <w:p w14:paraId="02B2564B"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rPr>
            </w:pPr>
            <w:r w:rsidRPr="00292DEB">
              <w:rPr>
                <w:color w:val="000000"/>
                <w:sz w:val="15"/>
                <w:szCs w:val="15"/>
                <w:lang w:val="en-GB"/>
              </w:rPr>
              <w:t xml:space="preserve">There is a possibility of exemption from co-payments for pharmaceuticals for low-income families and other vulnerable groups. </w:t>
            </w:r>
            <w:r w:rsidRPr="00292DEB">
              <w:rPr>
                <w:color w:val="000000"/>
                <w:sz w:val="15"/>
                <w:szCs w:val="15"/>
              </w:rPr>
              <w:t xml:space="preserve">This </w:t>
            </w:r>
            <w:proofErr w:type="spellStart"/>
            <w:r w:rsidRPr="00292DEB">
              <w:rPr>
                <w:color w:val="000000"/>
                <w:sz w:val="15"/>
                <w:szCs w:val="15"/>
              </w:rPr>
              <w:t>needs</w:t>
            </w:r>
            <w:proofErr w:type="spellEnd"/>
            <w:r w:rsidRPr="00292DEB">
              <w:rPr>
                <w:color w:val="000000"/>
                <w:sz w:val="15"/>
                <w:szCs w:val="15"/>
              </w:rPr>
              <w:t xml:space="preserve"> to </w:t>
            </w:r>
            <w:proofErr w:type="spellStart"/>
            <w:r w:rsidRPr="00292DEB">
              <w:rPr>
                <w:color w:val="000000"/>
                <w:sz w:val="15"/>
                <w:szCs w:val="15"/>
              </w:rPr>
              <w:t>be</w:t>
            </w:r>
            <w:proofErr w:type="spellEnd"/>
            <w:r w:rsidRPr="00292DEB">
              <w:rPr>
                <w:color w:val="000000"/>
                <w:sz w:val="15"/>
                <w:szCs w:val="15"/>
              </w:rPr>
              <w:t xml:space="preserve"> </w:t>
            </w:r>
            <w:proofErr w:type="spellStart"/>
            <w:r w:rsidRPr="00292DEB">
              <w:rPr>
                <w:color w:val="000000"/>
                <w:sz w:val="15"/>
                <w:szCs w:val="15"/>
              </w:rPr>
              <w:t>claimed</w:t>
            </w:r>
            <w:proofErr w:type="spellEnd"/>
            <w:r w:rsidRPr="00292DEB">
              <w:rPr>
                <w:color w:val="000000"/>
                <w:sz w:val="15"/>
                <w:szCs w:val="15"/>
              </w:rPr>
              <w:t xml:space="preserve"> </w:t>
            </w:r>
            <w:proofErr w:type="spellStart"/>
            <w:r w:rsidRPr="00292DEB">
              <w:rPr>
                <w:color w:val="000000"/>
                <w:sz w:val="15"/>
                <w:szCs w:val="15"/>
              </w:rPr>
              <w:t>separately</w:t>
            </w:r>
            <w:proofErr w:type="spellEnd"/>
            <w:r w:rsidRPr="00292DEB">
              <w:rPr>
                <w:color w:val="000000"/>
                <w:sz w:val="15"/>
                <w:szCs w:val="15"/>
              </w:rPr>
              <w:t>.</w:t>
            </w:r>
          </w:p>
          <w:p w14:paraId="6239C336" w14:textId="55414D5D"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58CB77A"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4CC9057C" w14:textId="77777777" w:rsidR="005D0FED" w:rsidRPr="00292DEB" w:rsidRDefault="005D0FED" w:rsidP="00DB7CCE">
            <w:pPr>
              <w:spacing w:line="276" w:lineRule="auto"/>
              <w:rPr>
                <w:rFonts w:cs="Arial"/>
                <w:color w:val="0000FF"/>
              </w:rPr>
            </w:pPr>
          </w:p>
        </w:tc>
        <w:tc>
          <w:tcPr>
            <w:tcW w:w="127" w:type="pct"/>
          </w:tcPr>
          <w:p w14:paraId="52678149" w14:textId="77777777" w:rsidR="005D0FED" w:rsidRPr="00292DEB" w:rsidRDefault="005D0FED" w:rsidP="00DB7CCE">
            <w:pPr>
              <w:spacing w:line="276" w:lineRule="auto"/>
              <w:rPr>
                <w:rFonts w:cs="Arial"/>
                <w:color w:val="0000FF"/>
                <w:lang w:val="fr-FR"/>
              </w:rPr>
            </w:pPr>
            <w:r w:rsidRPr="00292DEB">
              <w:rPr>
                <w:rFonts w:cs="Arial"/>
                <w:color w:val="0000FF"/>
                <w:lang w:val="fr-FR"/>
              </w:rPr>
              <w:t>15</w:t>
            </w:r>
          </w:p>
          <w:p w14:paraId="0B6B878D" w14:textId="77777777" w:rsidR="005D0FED" w:rsidRPr="00292DEB" w:rsidRDefault="005D0FED" w:rsidP="00DB7CCE">
            <w:pPr>
              <w:spacing w:line="276" w:lineRule="auto"/>
              <w:rPr>
                <w:rFonts w:cs="Arial"/>
                <w:color w:val="0000FF"/>
              </w:rPr>
            </w:pPr>
          </w:p>
        </w:tc>
        <w:tc>
          <w:tcPr>
            <w:tcW w:w="402" w:type="pct"/>
          </w:tcPr>
          <w:p w14:paraId="67D7AFAC"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0211AC5" w14:textId="77777777" w:rsidR="005D0FED" w:rsidRPr="00292DEB" w:rsidRDefault="005D0FED" w:rsidP="00DB7CCE">
            <w:pPr>
              <w:spacing w:line="276" w:lineRule="auto"/>
              <w:rPr>
                <w:rFonts w:cs="Arial"/>
                <w:color w:val="0000FF"/>
              </w:rPr>
            </w:pPr>
          </w:p>
        </w:tc>
      </w:tr>
      <w:tr w:rsidR="005D0FED" w:rsidRPr="00292DEB" w14:paraId="6C331A6E" w14:textId="77777777" w:rsidTr="005D0FED">
        <w:tc>
          <w:tcPr>
            <w:tcW w:w="193" w:type="pct"/>
          </w:tcPr>
          <w:p w14:paraId="0E6876A6" w14:textId="77777777" w:rsidR="005D0FED" w:rsidRPr="00292DEB" w:rsidRDefault="005D0FED" w:rsidP="00DB7CCE">
            <w:pPr>
              <w:spacing w:line="276" w:lineRule="auto"/>
              <w:jc w:val="left"/>
              <w:rPr>
                <w:rFonts w:cs="Arial"/>
                <w:lang w:val="en-GB"/>
              </w:rPr>
            </w:pPr>
            <w:r w:rsidRPr="00292DEB">
              <w:rPr>
                <w:rFonts w:cs="Arial"/>
                <w:lang w:val="en-GB"/>
              </w:rPr>
              <w:t>EL</w:t>
            </w:r>
          </w:p>
          <w:p w14:paraId="589C7620" w14:textId="77777777" w:rsidR="005D0FED" w:rsidRPr="00292DEB" w:rsidRDefault="005D0FED" w:rsidP="00DB7CCE">
            <w:pPr>
              <w:spacing w:line="276" w:lineRule="auto"/>
              <w:jc w:val="left"/>
              <w:rPr>
                <w:rFonts w:cs="Arial"/>
                <w:lang w:val="en-GB"/>
              </w:rPr>
            </w:pPr>
            <w:r w:rsidRPr="00292DEB">
              <w:rPr>
                <w:rFonts w:cs="Arial"/>
                <w:lang w:val="en-GB"/>
              </w:rPr>
              <w:t>EL</w:t>
            </w:r>
          </w:p>
          <w:p w14:paraId="69AE0EFF" w14:textId="056C8FD5"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2B0C99B7" w14:textId="77777777" w:rsidR="005D0FED" w:rsidRPr="00292DEB" w:rsidRDefault="005D0FED" w:rsidP="00DB7CCE">
            <w:pPr>
              <w:shd w:val="clear" w:color="auto" w:fill="FFFFFF"/>
              <w:spacing w:line="276" w:lineRule="auto"/>
              <w:textAlignment w:val="baseline"/>
              <w:rPr>
                <w:rFonts w:eastAsia="Arial" w:cs="Arial"/>
              </w:rPr>
            </w:pPr>
            <w:r w:rsidRPr="00292DEB">
              <w:rPr>
                <w:rFonts w:cs="Arial"/>
              </w:rPr>
              <w:t xml:space="preserve">Leistungsempfänger der </w:t>
            </w: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 xml:space="preserve">) </w:t>
            </w:r>
            <w:r w:rsidRPr="00292DEB">
              <w:rPr>
                <w:rFonts w:eastAsia="Arial" w:cs="Arial"/>
              </w:rPr>
              <w:t xml:space="preserve">können </w:t>
            </w:r>
            <w:r w:rsidRPr="00292DEB">
              <w:rPr>
                <w:rFonts w:eastAsia="Arial Narrow" w:cs="Arial"/>
                <w:spacing w:val="-4"/>
                <w:lang w:eastAsia="en-GB" w:bidi="en-GB"/>
              </w:rPr>
              <w:t>auch Anspruch auf ergänzende Sozialdienste, Leistungen und Güter haben, wenn sie die Kriterien für die Aufnahme in jedes Programm erfüllen</w:t>
            </w:r>
            <w:r w:rsidRPr="00292DEB">
              <w:rPr>
                <w:rFonts w:eastAsia="Arial" w:cs="Arial"/>
              </w:rPr>
              <w:t>:</w:t>
            </w:r>
          </w:p>
          <w:p w14:paraId="1D71DDA5"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rPr>
            </w:pPr>
            <w:r w:rsidRPr="00292DEB">
              <w:rPr>
                <w:rFonts w:eastAsia="Arial" w:cs="Arial"/>
              </w:rPr>
              <w:t>kostenlose medizinische Versorgung von Personen, die keinen Anspruch auf Krankengeld durch einen Sozialversicherungsträger haben;</w:t>
            </w:r>
          </w:p>
          <w:p w14:paraId="3450C674"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rPr>
            </w:pPr>
            <w:r w:rsidRPr="00292DEB">
              <w:rPr>
                <w:rFonts w:eastAsia="Arial" w:cs="Arial"/>
              </w:rPr>
              <w:t xml:space="preserve">Überweisung und Aufnahme in die Sozialfürsorge und </w:t>
            </w:r>
            <w:r w:rsidRPr="00292DEB">
              <w:rPr>
                <w:rFonts w:eastAsia="Arial" w:cs="Arial"/>
              </w:rPr>
              <w:lastRenderedPageBreak/>
              <w:t>Unterstützungsstrukturen und -dienste;</w:t>
            </w:r>
          </w:p>
          <w:p w14:paraId="19DA1CDF"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rPr>
            </w:pPr>
            <w:r w:rsidRPr="00292DEB">
              <w:rPr>
                <w:rFonts w:eastAsia="Arial" w:cs="Arial"/>
              </w:rPr>
              <w:t>Aufnahme in Programme und soziale Strukturen zur Armutsbekämpfung;</w:t>
            </w:r>
          </w:p>
          <w:p w14:paraId="5F924A7C"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rPr>
            </w:pPr>
            <w:r w:rsidRPr="00292DEB">
              <w:rPr>
                <w:rFonts w:eastAsia="Arial" w:cs="Arial"/>
              </w:rPr>
              <w:t>Aufnahme in Programme, die im Rahmen des ESF+/Europäischen Hilfsfonds für die am stärksten benachteiligten Personen durchgeführt werden;</w:t>
            </w:r>
          </w:p>
          <w:p w14:paraId="0A406F16"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lang w:val="en-GB"/>
              </w:rPr>
            </w:pPr>
            <w:proofErr w:type="spellStart"/>
            <w:r w:rsidRPr="00292DEB">
              <w:rPr>
                <w:rFonts w:eastAsia="Arial" w:cs="Arial"/>
                <w:lang w:val="en-GB"/>
              </w:rPr>
              <w:t>soziale</w:t>
            </w:r>
            <w:proofErr w:type="spellEnd"/>
            <w:r w:rsidRPr="00292DEB">
              <w:rPr>
                <w:rFonts w:eastAsia="Arial" w:cs="Arial"/>
                <w:lang w:val="en-GB"/>
              </w:rPr>
              <w:t xml:space="preserve"> </w:t>
            </w:r>
            <w:proofErr w:type="spellStart"/>
            <w:r w:rsidRPr="00292DEB">
              <w:rPr>
                <w:rFonts w:eastAsia="Arial" w:cs="Arial"/>
                <w:lang w:val="en-GB"/>
              </w:rPr>
              <w:t>Tarife</w:t>
            </w:r>
            <w:proofErr w:type="spellEnd"/>
            <w:r w:rsidRPr="00292DEB">
              <w:rPr>
                <w:rFonts w:eastAsia="Arial" w:cs="Arial"/>
                <w:lang w:val="en-GB"/>
              </w:rPr>
              <w:t xml:space="preserve"> von </w:t>
            </w:r>
            <w:proofErr w:type="spellStart"/>
            <w:r w:rsidRPr="00292DEB">
              <w:rPr>
                <w:rFonts w:eastAsia="Arial" w:cs="Arial"/>
                <w:lang w:val="en-GB"/>
              </w:rPr>
              <w:t>Energieversorgern</w:t>
            </w:r>
            <w:proofErr w:type="spellEnd"/>
            <w:r w:rsidRPr="00292DEB">
              <w:rPr>
                <w:rFonts w:eastAsia="Arial" w:cs="Arial"/>
                <w:lang w:val="en-GB"/>
              </w:rPr>
              <w:t>;</w:t>
            </w:r>
          </w:p>
          <w:p w14:paraId="64F25204"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lang w:val="en-GB"/>
              </w:rPr>
            </w:pPr>
            <w:proofErr w:type="spellStart"/>
            <w:r w:rsidRPr="00292DEB">
              <w:rPr>
                <w:rFonts w:eastAsia="Arial" w:cs="Arial"/>
                <w:lang w:val="en-GB"/>
              </w:rPr>
              <w:t>soziale</w:t>
            </w:r>
            <w:proofErr w:type="spellEnd"/>
            <w:r w:rsidRPr="00292DEB">
              <w:rPr>
                <w:rFonts w:eastAsia="Arial" w:cs="Arial"/>
                <w:lang w:val="en-GB"/>
              </w:rPr>
              <w:t xml:space="preserve"> </w:t>
            </w:r>
            <w:proofErr w:type="spellStart"/>
            <w:r w:rsidRPr="00292DEB">
              <w:rPr>
                <w:rFonts w:eastAsia="Arial" w:cs="Arial"/>
                <w:lang w:val="en-GB"/>
              </w:rPr>
              <w:t>Tarife</w:t>
            </w:r>
            <w:proofErr w:type="spellEnd"/>
            <w:r w:rsidRPr="00292DEB">
              <w:rPr>
                <w:rFonts w:eastAsia="Arial" w:cs="Arial"/>
                <w:lang w:val="en-GB"/>
              </w:rPr>
              <w:t xml:space="preserve"> von </w:t>
            </w:r>
            <w:proofErr w:type="spellStart"/>
            <w:r w:rsidRPr="00292DEB">
              <w:rPr>
                <w:rFonts w:eastAsia="Arial" w:cs="Arial"/>
                <w:lang w:val="en-GB"/>
              </w:rPr>
              <w:t>Wasserversorgern</w:t>
            </w:r>
            <w:proofErr w:type="spellEnd"/>
          </w:p>
          <w:p w14:paraId="3F41580B" w14:textId="77777777" w:rsidR="005D0FED" w:rsidRPr="00292DEB" w:rsidRDefault="005D0FED" w:rsidP="00DB7CCE">
            <w:pPr>
              <w:numPr>
                <w:ilvl w:val="0"/>
                <w:numId w:val="50"/>
              </w:numPr>
              <w:shd w:val="clear" w:color="auto" w:fill="FFFFFF"/>
              <w:suppressAutoHyphens/>
              <w:spacing w:line="276" w:lineRule="auto"/>
              <w:jc w:val="left"/>
              <w:textAlignment w:val="baseline"/>
              <w:rPr>
                <w:rFonts w:eastAsia="Arial" w:cs="Arial"/>
              </w:rPr>
            </w:pPr>
            <w:r w:rsidRPr="00292DEB">
              <w:rPr>
                <w:rFonts w:eastAsia="Arial" w:cs="Arial"/>
              </w:rPr>
              <w:t>soziale Tarife für Gemeindeabgaben und Gebühren für kommunale Unternehmen.</w:t>
            </w:r>
          </w:p>
          <w:p w14:paraId="2BCC5F54" w14:textId="48DB69C0" w:rsidR="005D0FED" w:rsidRPr="00292DEB" w:rsidRDefault="005D0FED" w:rsidP="00DB7CCE">
            <w:pPr>
              <w:spacing w:line="276" w:lineRule="auto"/>
              <w:rPr>
                <w:rFonts w:cs="Arial"/>
              </w:rPr>
            </w:pPr>
            <w:r w:rsidRPr="00292DEB">
              <w:rPr>
                <w:rFonts w:cs="Arial"/>
              </w:rPr>
              <w:t xml:space="preserve">Der Anspruch auf die im Rahmen des </w:t>
            </w:r>
            <w:r w:rsidRPr="00292DEB">
              <w:rPr>
                <w:rFonts w:eastAsia="Arial" w:cs="Arial"/>
              </w:rPr>
              <w:t>ESF+/Europäischen Hilfsfonds für die am stärksten benachteiligten Personen durchgeführten Programme ist auf Begünstigte der Mindestsicherung beschränkt. Der Anspruch auf andere Programme ist abhängig von den Anspruchskriterien.</w:t>
            </w:r>
          </w:p>
        </w:tc>
        <w:tc>
          <w:tcPr>
            <w:tcW w:w="1370" w:type="pct"/>
          </w:tcPr>
          <w:p w14:paraId="2474B6BB" w14:textId="77777777" w:rsidR="005D0FED" w:rsidRPr="00292DEB" w:rsidRDefault="005D0FED" w:rsidP="00DB7CCE">
            <w:pPr>
              <w:shd w:val="clear" w:color="auto" w:fill="FFFFFF"/>
              <w:spacing w:line="276" w:lineRule="auto"/>
              <w:textAlignment w:val="baseline"/>
              <w:rPr>
                <w:rFonts w:eastAsia="Arial" w:cs="Arial"/>
                <w:lang w:val="fr-BE"/>
              </w:rPr>
            </w:pPr>
            <w:r w:rsidRPr="00292DEB">
              <w:rPr>
                <w:rFonts w:eastAsia="Arial Narrow" w:cs="Arial"/>
                <w:spacing w:val="-4"/>
                <w:lang w:val="fr-BE" w:eastAsia="en-GB" w:bidi="en-GB"/>
              </w:rPr>
              <w:lastRenderedPageBreak/>
              <w:t>Les bénéficiaires du</w:t>
            </w:r>
            <w:r w:rsidRPr="00292DEB">
              <w:rPr>
                <w:rFonts w:eastAsia="Arial Narrow" w:cs="Arial"/>
                <w:color w:val="008000"/>
                <w:spacing w:val="-4"/>
                <w:lang w:val="fr-BE" w:eastAsia="en-GB" w:bidi="en-GB"/>
              </w:rPr>
              <w:t xml:space="preserve"> </w:t>
            </w:r>
            <w:r w:rsidRPr="00292DEB">
              <w:rPr>
                <w:rFonts w:eastAsia="Arial Narrow" w:cs="Arial"/>
                <w:spacing w:val="-4"/>
                <w:lang w:val="fr-BE" w:eastAsia="en-GB" w:bidi="en-GB"/>
              </w:rPr>
              <w:t>r</w:t>
            </w:r>
            <w:r w:rsidRPr="00292DEB">
              <w:rPr>
                <w:rFonts w:eastAsia="Arial" w:cs="Arial"/>
                <w:color w:val="008000"/>
                <w:lang w:val="fr-BE"/>
              </w:rPr>
              <w:t xml:space="preserve">evenu minimum garanti (RMG) </w:t>
            </w:r>
            <w:r w:rsidRPr="00292DEB">
              <w:rPr>
                <w:rFonts w:cs="Arial"/>
                <w:i/>
                <w:color w:val="008080"/>
                <w:lang w:val="fr-BE"/>
              </w:rPr>
              <w:t xml:space="preserve">(ΕΛΑΧΙΣΤΟ ΕΓΓΥΗΜΕΝΟ ΕΙΣΟΔΗΜΑ) </w:t>
            </w:r>
            <w:r w:rsidRPr="00292DEB">
              <w:rPr>
                <w:rFonts w:eastAsia="Arial Narrow" w:cs="Arial"/>
                <w:spacing w:val="-4"/>
                <w:lang w:val="fr-BE" w:eastAsia="en-GB" w:bidi="en-GB"/>
              </w:rPr>
              <w:t xml:space="preserve">peuvent également avoir droit à des </w:t>
            </w:r>
            <w:r w:rsidRPr="00292DEB">
              <w:rPr>
                <w:rFonts w:eastAsia="Arial" w:cs="Arial"/>
                <w:lang w:val="fr-BE"/>
              </w:rPr>
              <w:t>services, prestations et biens sociaux complémentaires s'ils répondent aux critères d'inclusion dans chaque programme:</w:t>
            </w:r>
          </w:p>
          <w:p w14:paraId="2C92DE74" w14:textId="77777777" w:rsidR="005D0FED" w:rsidRPr="00292DEB" w:rsidRDefault="005D0FED" w:rsidP="00DB7CCE">
            <w:pPr>
              <w:numPr>
                <w:ilvl w:val="0"/>
                <w:numId w:val="77"/>
              </w:numPr>
              <w:shd w:val="clear" w:color="auto" w:fill="FFFFFF"/>
              <w:suppressAutoHyphens/>
              <w:spacing w:line="276" w:lineRule="auto"/>
              <w:jc w:val="left"/>
              <w:textAlignment w:val="baseline"/>
              <w:rPr>
                <w:rFonts w:eastAsia="Arial" w:cs="Arial"/>
                <w:lang w:val="fr-BE"/>
              </w:rPr>
            </w:pPr>
            <w:r w:rsidRPr="00292DEB">
              <w:rPr>
                <w:rFonts w:eastAsia="Arial" w:cs="Arial"/>
                <w:lang w:val="fr-BE"/>
              </w:rPr>
              <w:t>soins médicaux gratuits dispensés par une institution de sécurité sociale aux personnes qui n'ont pas droit à des prestations de santé;</w:t>
            </w:r>
          </w:p>
          <w:p w14:paraId="196CDCAA" w14:textId="77777777" w:rsidR="005D0FED" w:rsidRPr="00292DEB" w:rsidRDefault="005D0FED" w:rsidP="00DB7CCE">
            <w:pPr>
              <w:numPr>
                <w:ilvl w:val="0"/>
                <w:numId w:val="77"/>
              </w:numPr>
              <w:shd w:val="clear" w:color="auto" w:fill="FFFFFF"/>
              <w:suppressAutoHyphens/>
              <w:spacing w:line="276" w:lineRule="auto"/>
              <w:jc w:val="left"/>
              <w:textAlignment w:val="baseline"/>
              <w:rPr>
                <w:rFonts w:eastAsia="Arial" w:cs="Arial"/>
                <w:lang w:val="fr-BE"/>
              </w:rPr>
            </w:pPr>
            <w:r w:rsidRPr="00292DEB">
              <w:rPr>
                <w:rFonts w:eastAsia="Arial" w:cs="Arial"/>
                <w:lang w:val="fr-BE"/>
              </w:rPr>
              <w:lastRenderedPageBreak/>
              <w:t>orientation et inclusion dans les structures et services d'aide et de soutien sociaux;</w:t>
            </w:r>
          </w:p>
          <w:p w14:paraId="005A150B" w14:textId="77777777" w:rsidR="005D0FED" w:rsidRPr="00292DEB" w:rsidRDefault="005D0FED" w:rsidP="00DB7CCE">
            <w:pPr>
              <w:numPr>
                <w:ilvl w:val="0"/>
                <w:numId w:val="77"/>
              </w:numPr>
              <w:shd w:val="clear" w:color="auto" w:fill="FFFFFF"/>
              <w:suppressAutoHyphens/>
              <w:spacing w:line="276" w:lineRule="auto"/>
              <w:jc w:val="left"/>
              <w:textAlignment w:val="baseline"/>
              <w:rPr>
                <w:rFonts w:eastAsia="Arial" w:cs="Arial"/>
                <w:lang w:val="fr-BE"/>
              </w:rPr>
            </w:pPr>
            <w:r w:rsidRPr="00292DEB">
              <w:rPr>
                <w:rFonts w:eastAsia="Arial" w:cs="Arial"/>
                <w:lang w:val="fr-BE"/>
              </w:rPr>
              <w:t>inclusion dans les programmes et les structures sociales de lutte contre la pauvreté;</w:t>
            </w:r>
          </w:p>
          <w:p w14:paraId="1AE5EBB7" w14:textId="77777777" w:rsidR="005D0FED" w:rsidRPr="00292DEB" w:rsidRDefault="005D0FED" w:rsidP="00DB7CCE">
            <w:pPr>
              <w:numPr>
                <w:ilvl w:val="0"/>
                <w:numId w:val="77"/>
              </w:numPr>
              <w:shd w:val="clear" w:color="auto" w:fill="FFFFFF"/>
              <w:suppressAutoHyphens/>
              <w:spacing w:line="276" w:lineRule="auto"/>
              <w:jc w:val="left"/>
              <w:textAlignment w:val="baseline"/>
              <w:rPr>
                <w:rFonts w:eastAsia="Arial" w:cs="Arial"/>
                <w:lang w:val="fr-BE"/>
              </w:rPr>
            </w:pPr>
            <w:r w:rsidRPr="00292DEB">
              <w:rPr>
                <w:rFonts w:eastAsia="Arial" w:cs="Arial"/>
                <w:lang w:val="fr-BE"/>
              </w:rPr>
              <w:t>inclusion dans les programmes mis en œuvre dans le cadre du FSE+/Fonds européen d'aide aux plus démunis;</w:t>
            </w:r>
          </w:p>
          <w:p w14:paraId="01907F1D" w14:textId="77777777" w:rsidR="005D0FED" w:rsidRPr="00292DEB" w:rsidRDefault="005D0FED" w:rsidP="00DB7CCE">
            <w:pPr>
              <w:numPr>
                <w:ilvl w:val="0"/>
                <w:numId w:val="77"/>
              </w:numPr>
              <w:shd w:val="clear" w:color="auto" w:fill="FFFFFF"/>
              <w:suppressAutoHyphens/>
              <w:spacing w:line="276" w:lineRule="auto"/>
              <w:jc w:val="left"/>
              <w:textAlignment w:val="baseline"/>
              <w:rPr>
                <w:rFonts w:eastAsia="Arial" w:cs="Arial"/>
                <w:lang w:val="fr-BE"/>
              </w:rPr>
            </w:pPr>
            <w:r w:rsidRPr="00292DEB">
              <w:rPr>
                <w:rFonts w:eastAsia="Arial" w:cs="Arial"/>
                <w:lang w:val="fr-BE"/>
              </w:rPr>
              <w:t>tarif social des fournisseurs d'énergie;</w:t>
            </w:r>
          </w:p>
          <w:p w14:paraId="1F691CCE" w14:textId="77777777" w:rsidR="005D0FED" w:rsidRPr="00292DEB" w:rsidRDefault="005D0FED" w:rsidP="00DB7CCE">
            <w:pPr>
              <w:numPr>
                <w:ilvl w:val="0"/>
                <w:numId w:val="77"/>
              </w:numPr>
              <w:shd w:val="clear" w:color="auto" w:fill="FFFFFF"/>
              <w:suppressAutoHyphens/>
              <w:spacing w:line="276" w:lineRule="auto"/>
              <w:jc w:val="left"/>
              <w:textAlignment w:val="baseline"/>
              <w:rPr>
                <w:rFonts w:cs="Arial"/>
                <w:b/>
                <w:color w:val="FF0000"/>
                <w:lang w:val="fr-BE"/>
              </w:rPr>
            </w:pPr>
            <w:r w:rsidRPr="00292DEB">
              <w:rPr>
                <w:rFonts w:eastAsia="Arial" w:cs="Arial"/>
                <w:lang w:val="fr-BE"/>
              </w:rPr>
              <w:t>tarif social des fournisseurs d'eau;</w:t>
            </w:r>
          </w:p>
          <w:p w14:paraId="1E82D731" w14:textId="77777777" w:rsidR="005D0FED" w:rsidRPr="00292DEB" w:rsidRDefault="005D0FED" w:rsidP="00DB7CCE">
            <w:pPr>
              <w:numPr>
                <w:ilvl w:val="0"/>
                <w:numId w:val="77"/>
              </w:numPr>
              <w:shd w:val="clear" w:color="auto" w:fill="FFFFFF"/>
              <w:suppressAutoHyphens/>
              <w:spacing w:after="120" w:line="276" w:lineRule="auto"/>
              <w:jc w:val="left"/>
              <w:textAlignment w:val="baseline"/>
              <w:rPr>
                <w:rFonts w:cs="Arial"/>
                <w:b/>
                <w:color w:val="FF0000"/>
                <w:lang w:val="fr-BE"/>
              </w:rPr>
            </w:pPr>
            <w:r w:rsidRPr="00292DEB">
              <w:rPr>
                <w:rFonts w:eastAsia="Arial" w:cs="Arial"/>
                <w:lang w:val="fr-BE"/>
              </w:rPr>
              <w:t>tarif social pour les taxes municipales et les taxes des entreprises municipales.</w:t>
            </w:r>
          </w:p>
          <w:p w14:paraId="3359D323" w14:textId="1C86354D" w:rsidR="005D0FED" w:rsidRPr="00292DEB" w:rsidRDefault="005D0FED" w:rsidP="00DB7CCE">
            <w:pPr>
              <w:spacing w:line="276" w:lineRule="auto"/>
              <w:rPr>
                <w:rFonts w:cs="Arial"/>
                <w:lang w:val="fr-BE"/>
              </w:rPr>
            </w:pPr>
            <w:r w:rsidRPr="00292DEB">
              <w:rPr>
                <w:rFonts w:cs="Arial"/>
                <w:bCs/>
                <w:lang w:val="fr-BE"/>
              </w:rPr>
              <w:t>Le droit aux programmes mis en œuvre dans le cadre du FSE+/Fonds européen d'aide aux plus démunis est limité aux bénéficiaires du RMG. Pour les autres programmes, il dépend des critères d'éligibilité.</w:t>
            </w:r>
          </w:p>
        </w:tc>
        <w:tc>
          <w:tcPr>
            <w:tcW w:w="1370" w:type="pct"/>
          </w:tcPr>
          <w:p w14:paraId="7023F638"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E-XI-16-EL</w:t>
            </w:r>
          </w:p>
          <w:p w14:paraId="2EA9A82C" w14:textId="77777777" w:rsidR="005D0FED" w:rsidRPr="00292DEB" w:rsidRDefault="005D0FED" w:rsidP="00DB7CCE">
            <w:pPr>
              <w:pStyle w:val="Normal0"/>
              <w:pBdr>
                <w:top w:val="nil"/>
                <w:left w:val="nil"/>
                <w:bottom w:val="nil"/>
                <w:right w:val="nil"/>
                <w:between w:val="nil"/>
              </w:pBdr>
              <w:shd w:val="clear" w:color="auto" w:fill="FFFFFF"/>
              <w:spacing w:after="0"/>
              <w:rPr>
                <w:color w:val="000000"/>
                <w:sz w:val="15"/>
                <w:szCs w:val="15"/>
                <w:lang w:val="en-GB"/>
              </w:rPr>
            </w:pPr>
            <w:r w:rsidRPr="00292DEB">
              <w:rPr>
                <w:color w:val="000000"/>
                <w:sz w:val="15"/>
                <w:szCs w:val="15"/>
                <w:lang w:val="en-GB"/>
              </w:rPr>
              <w:t>Beneficiaries of</w:t>
            </w:r>
            <w:r w:rsidRPr="00292DEB">
              <w:rPr>
                <w:sz w:val="15"/>
                <w:szCs w:val="15"/>
                <w:lang w:val="en-GB"/>
              </w:rPr>
              <w:t xml:space="preserve"> the</w:t>
            </w:r>
            <w:r w:rsidRPr="00292DEB">
              <w:rPr>
                <w:color w:val="008000"/>
                <w:sz w:val="15"/>
                <w:szCs w:val="15"/>
                <w:lang w:val="en-GB"/>
              </w:rPr>
              <w:t xml:space="preserve"> 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 xml:space="preserve">) </w:t>
            </w:r>
            <w:r w:rsidRPr="00292DEB">
              <w:rPr>
                <w:color w:val="000000"/>
                <w:sz w:val="15"/>
                <w:szCs w:val="15"/>
                <w:lang w:val="en-GB"/>
              </w:rPr>
              <w:t>can also be entitled to complementary social services, benefits and goods if they meet the criteria for inclusion in each programme:</w:t>
            </w:r>
          </w:p>
          <w:p w14:paraId="3DA57421"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free medical treatment of persons not entitled to health benefits by a social security institution;</w:t>
            </w:r>
          </w:p>
          <w:p w14:paraId="0F64EF28"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referral and inclusion in social care and support structures and services;</w:t>
            </w:r>
          </w:p>
          <w:p w14:paraId="2E378ADA"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lastRenderedPageBreak/>
              <w:t>inclusion in programmes and social structures for tackling poverty;</w:t>
            </w:r>
          </w:p>
          <w:p w14:paraId="23D6A550"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inclusion in programmes implemented under ESF+/Fund for European Help to the Most Deprived;</w:t>
            </w:r>
          </w:p>
          <w:p w14:paraId="7C90B8EA"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social tariff of power providers;</w:t>
            </w:r>
          </w:p>
          <w:p w14:paraId="5712D474"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social tariff of water providers;</w:t>
            </w:r>
          </w:p>
          <w:p w14:paraId="086D5244" w14:textId="77777777" w:rsidR="005D0FED" w:rsidRPr="00292DEB" w:rsidRDefault="005D0FED" w:rsidP="00DB7CCE">
            <w:pPr>
              <w:pStyle w:val="Normal0"/>
              <w:numPr>
                <w:ilvl w:val="0"/>
                <w:numId w:val="162"/>
              </w:numPr>
              <w:pBdr>
                <w:top w:val="nil"/>
                <w:left w:val="nil"/>
                <w:bottom w:val="nil"/>
                <w:right w:val="nil"/>
                <w:between w:val="nil"/>
              </w:pBdr>
              <w:shd w:val="clear" w:color="auto" w:fill="FFFFFF"/>
              <w:spacing w:before="0" w:after="0"/>
              <w:ind w:hanging="55"/>
              <w:rPr>
                <w:color w:val="000000"/>
                <w:sz w:val="15"/>
                <w:szCs w:val="15"/>
                <w:lang w:val="en-GB"/>
              </w:rPr>
            </w:pPr>
            <w:r w:rsidRPr="00292DEB">
              <w:rPr>
                <w:color w:val="000000"/>
                <w:sz w:val="15"/>
                <w:szCs w:val="15"/>
                <w:lang w:val="en-GB"/>
              </w:rPr>
              <w:t>social tariff for Municipality fees and Municipal Enterprises fees.</w:t>
            </w:r>
          </w:p>
          <w:p w14:paraId="61C7029A" w14:textId="64F9B24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GB"/>
              </w:rPr>
            </w:pPr>
            <w:r w:rsidRPr="00292DEB">
              <w:rPr>
                <w:bCs/>
                <w:sz w:val="15"/>
                <w:szCs w:val="15"/>
                <w:lang w:val="en-GB"/>
              </w:rPr>
              <w:t>Entitlement to the programmes implemented under ESF+/Fund for European Help to the Most Deprived is restricted to GMI beneficiaries. For the other programmes, it depends on the eligibility criteria.</w:t>
            </w:r>
          </w:p>
        </w:tc>
        <w:tc>
          <w:tcPr>
            <w:tcW w:w="167" w:type="pct"/>
          </w:tcPr>
          <w:p w14:paraId="587B57BD" w14:textId="77777777" w:rsidR="005D0FED" w:rsidRPr="00292DEB" w:rsidRDefault="005D0FED" w:rsidP="00DB7CCE">
            <w:pPr>
              <w:spacing w:line="276" w:lineRule="auto"/>
              <w:rPr>
                <w:rFonts w:cs="Arial"/>
                <w:color w:val="0000FF"/>
                <w:lang w:val="fr-FR"/>
              </w:rPr>
            </w:pPr>
            <w:r w:rsidRPr="00292DEB">
              <w:rPr>
                <w:rFonts w:cs="Arial"/>
                <w:color w:val="0000FF"/>
                <w:lang w:val="fr-FR"/>
              </w:rPr>
              <w:lastRenderedPageBreak/>
              <w:t>11</w:t>
            </w:r>
          </w:p>
          <w:p w14:paraId="4914D565" w14:textId="60EEA4DA" w:rsidR="005D0FED" w:rsidRPr="00292DEB" w:rsidRDefault="005D0FED" w:rsidP="00DB7CCE">
            <w:pPr>
              <w:spacing w:line="276" w:lineRule="auto"/>
              <w:rPr>
                <w:rFonts w:cs="Arial"/>
                <w:color w:val="0000FF"/>
                <w:lang w:val="en-US"/>
              </w:rPr>
            </w:pPr>
          </w:p>
        </w:tc>
        <w:tc>
          <w:tcPr>
            <w:tcW w:w="127" w:type="pct"/>
          </w:tcPr>
          <w:p w14:paraId="0EE1C9FA" w14:textId="77777777" w:rsidR="005D0FED" w:rsidRPr="00292DEB" w:rsidRDefault="005D0FED" w:rsidP="00DB7CCE">
            <w:pPr>
              <w:spacing w:line="276" w:lineRule="auto"/>
              <w:rPr>
                <w:rFonts w:cs="Arial"/>
                <w:color w:val="0000FF"/>
                <w:lang w:val="fr-FR"/>
              </w:rPr>
            </w:pPr>
            <w:r w:rsidRPr="00292DEB">
              <w:rPr>
                <w:rFonts w:cs="Arial"/>
                <w:color w:val="0000FF"/>
                <w:lang w:val="fr-FR"/>
              </w:rPr>
              <w:t>16</w:t>
            </w:r>
          </w:p>
          <w:p w14:paraId="4BBCE025" w14:textId="77777777" w:rsidR="005D0FED" w:rsidRPr="00292DEB" w:rsidRDefault="005D0FED" w:rsidP="00DB7CCE">
            <w:pPr>
              <w:spacing w:line="276" w:lineRule="auto"/>
              <w:rPr>
                <w:rFonts w:cs="Arial"/>
                <w:color w:val="0000FF"/>
                <w:lang w:val="en-US"/>
              </w:rPr>
            </w:pPr>
          </w:p>
        </w:tc>
        <w:tc>
          <w:tcPr>
            <w:tcW w:w="402" w:type="pct"/>
          </w:tcPr>
          <w:p w14:paraId="070E26E8"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333FB0E" w14:textId="715B91A0" w:rsidR="005D0FED" w:rsidRPr="00292DEB" w:rsidRDefault="005D0FED" w:rsidP="00DB7CCE">
            <w:pPr>
              <w:spacing w:line="276" w:lineRule="auto"/>
              <w:rPr>
                <w:rFonts w:cs="Arial"/>
                <w:color w:val="0000FF"/>
                <w:lang w:val="en-US"/>
              </w:rPr>
            </w:pPr>
          </w:p>
        </w:tc>
      </w:tr>
      <w:tr w:rsidR="005D0FED" w:rsidRPr="00292DEB" w14:paraId="0E8F5CA0" w14:textId="77777777" w:rsidTr="005D0FED">
        <w:tc>
          <w:tcPr>
            <w:tcW w:w="193" w:type="pct"/>
          </w:tcPr>
          <w:p w14:paraId="64C69C52" w14:textId="77777777" w:rsidR="005D0FED" w:rsidRPr="00292DEB" w:rsidRDefault="005D0FED" w:rsidP="00DB7CCE">
            <w:pPr>
              <w:spacing w:line="276" w:lineRule="auto"/>
              <w:jc w:val="left"/>
              <w:rPr>
                <w:rFonts w:cs="Arial"/>
                <w:lang w:val="en-GB"/>
              </w:rPr>
            </w:pPr>
            <w:r w:rsidRPr="00292DEB">
              <w:rPr>
                <w:rFonts w:cs="Arial"/>
                <w:lang w:val="en-GB"/>
              </w:rPr>
              <w:t>EL</w:t>
            </w:r>
          </w:p>
          <w:p w14:paraId="3267E728" w14:textId="77777777" w:rsidR="005D0FED" w:rsidRPr="00292DEB" w:rsidRDefault="005D0FED" w:rsidP="00DB7CCE">
            <w:pPr>
              <w:spacing w:line="276" w:lineRule="auto"/>
              <w:jc w:val="left"/>
              <w:rPr>
                <w:rFonts w:cs="Arial"/>
                <w:lang w:val="en-GB"/>
              </w:rPr>
            </w:pPr>
            <w:r w:rsidRPr="00292DEB">
              <w:rPr>
                <w:rFonts w:cs="Arial"/>
                <w:lang w:val="en-GB"/>
              </w:rPr>
              <w:t>EL</w:t>
            </w:r>
          </w:p>
          <w:p w14:paraId="5088ADED" w14:textId="55136997" w:rsidR="005D0FED" w:rsidRPr="00292DEB" w:rsidRDefault="005D0FED" w:rsidP="00DB7CCE">
            <w:pPr>
              <w:spacing w:line="276" w:lineRule="auto"/>
              <w:jc w:val="left"/>
              <w:rPr>
                <w:rFonts w:cs="Arial"/>
                <w:lang w:val="en-GB"/>
              </w:rPr>
            </w:pPr>
          </w:p>
        </w:tc>
        <w:tc>
          <w:tcPr>
            <w:tcW w:w="1371" w:type="pct"/>
          </w:tcPr>
          <w:p w14:paraId="1589F4B3"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w:t>
            </w:r>
            <w:r w:rsidRPr="00292DEB">
              <w:rPr>
                <w:rFonts w:cs="Arial"/>
              </w:rPr>
              <w:t>Die Antragsteller können ihren Antrag elektronisch, entweder direkt oder über die Gemeindezentren und die zuständigen Abteilungen der Gemeinden einreichen. Die zuständigen Abteilungen der sozialen Dienste und der Gemeindezentren können, wenn erforderlich, eine Beurteilung vornehmen, um die Haushaltszusammensetzung und den Lebensstandard zu überprüfen.</w:t>
            </w:r>
          </w:p>
          <w:p w14:paraId="687D439A" w14:textId="77777777" w:rsidR="005D0FED" w:rsidRPr="00292DEB" w:rsidRDefault="005D0FED" w:rsidP="00DB7CCE">
            <w:pPr>
              <w:spacing w:line="276" w:lineRule="auto"/>
              <w:rPr>
                <w:rFonts w:cs="Arial"/>
              </w:rPr>
            </w:pPr>
            <w:r w:rsidRPr="00292DEB">
              <w:rPr>
                <w:rFonts w:cs="Arial"/>
              </w:rPr>
              <w:t>Antragsteller sind nicht verpflichtet, Änderungen in ihrem Einkommen zu melden.</w:t>
            </w:r>
          </w:p>
          <w:p w14:paraId="28975D36" w14:textId="77777777" w:rsidR="005D0FED" w:rsidRPr="00292DEB" w:rsidRDefault="005D0FED" w:rsidP="00DB7CCE">
            <w:pPr>
              <w:spacing w:line="276" w:lineRule="auto"/>
              <w:rPr>
                <w:rFonts w:cs="Arial"/>
              </w:rPr>
            </w:pPr>
            <w:r w:rsidRPr="00292DEB">
              <w:rPr>
                <w:rFonts w:cs="Arial"/>
              </w:rPr>
              <w:t>Die Antragsteller haben Recht auf Berufung.</w:t>
            </w:r>
          </w:p>
          <w:p w14:paraId="51DFBA88" w14:textId="77777777" w:rsidR="005D0FED" w:rsidRPr="00292DEB" w:rsidRDefault="005D0FED" w:rsidP="00DB7CCE">
            <w:pPr>
              <w:spacing w:line="276" w:lineRule="auto"/>
              <w:rPr>
                <w:rFonts w:cs="Arial"/>
              </w:rPr>
            </w:pPr>
          </w:p>
          <w:p w14:paraId="0F03CC0D"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Die Antragssteller können ihren Antrag bei </w:t>
            </w:r>
            <w:r w:rsidRPr="00292DEB">
              <w:rPr>
                <w:rFonts w:cs="Arial"/>
                <w:color w:val="008000"/>
              </w:rPr>
              <w:t>OPEKA</w:t>
            </w:r>
            <w:r w:rsidRPr="00292DEB">
              <w:rPr>
                <w:rFonts w:cs="Arial"/>
              </w:rPr>
              <w:t xml:space="preserve"> einreichen. Die zuständigen Stellen von OPEKA können vor Gewährung der Beihilfe Nachforschungen anstellen.</w:t>
            </w:r>
          </w:p>
          <w:p w14:paraId="1FB7BDA1" w14:textId="77777777" w:rsidR="005D0FED" w:rsidRPr="00292DEB" w:rsidRDefault="005D0FED" w:rsidP="00DB7CCE">
            <w:pPr>
              <w:spacing w:line="276" w:lineRule="auto"/>
              <w:rPr>
                <w:rFonts w:cs="Arial"/>
              </w:rPr>
            </w:pPr>
            <w:r w:rsidRPr="00292DEB">
              <w:rPr>
                <w:rFonts w:cs="Arial"/>
              </w:rPr>
              <w:t xml:space="preserve">Gegen den Entscheid über die Gewährung der Beihilfe können die Antragsteller innerhalb von </w:t>
            </w:r>
            <w:r w:rsidRPr="00292DEB">
              <w:rPr>
                <w:rFonts w:cs="Arial"/>
                <w:color w:val="C00000"/>
              </w:rPr>
              <w:t>3</w:t>
            </w:r>
            <w:r w:rsidRPr="00292DEB">
              <w:rPr>
                <w:rFonts w:cs="Arial"/>
              </w:rPr>
              <w:t xml:space="preserve"> Monaten ab dem Tag der Mitteilung Beschwerde einlegen. Danach sollte die zuständige Stelle innerhalb eines Monats eine Entscheidung fällen. </w:t>
            </w:r>
          </w:p>
          <w:p w14:paraId="66F29816" w14:textId="77777777" w:rsidR="005D0FED" w:rsidRPr="00292DEB" w:rsidRDefault="005D0FED" w:rsidP="00DB7CCE">
            <w:pPr>
              <w:pStyle w:val="ListParagraph"/>
              <w:spacing w:after="0"/>
              <w:ind w:left="0"/>
              <w:rPr>
                <w:rFonts w:ascii="Arial" w:hAnsi="Arial" w:cs="Arial"/>
                <w:sz w:val="15"/>
                <w:szCs w:val="15"/>
                <w:lang w:val="de-DE"/>
              </w:rPr>
            </w:pPr>
            <w:r w:rsidRPr="00292DEB">
              <w:rPr>
                <w:rFonts w:ascii="Arial" w:hAnsi="Arial" w:cs="Arial"/>
                <w:sz w:val="15"/>
                <w:szCs w:val="15"/>
                <w:lang w:val="de-DE"/>
              </w:rPr>
              <w:t xml:space="preserve">Empfänger der </w:t>
            </w:r>
            <w:r w:rsidRPr="00292DEB">
              <w:rPr>
                <w:rFonts w:ascii="Arial" w:hAnsi="Arial" w:cs="Arial"/>
                <w:color w:val="008000"/>
                <w:sz w:val="15"/>
                <w:szCs w:val="15"/>
                <w:lang w:val="de-DE"/>
              </w:rPr>
              <w:t>Sozialsolidaritätsbeihilfe für unversicherte Ältere</w:t>
            </w:r>
            <w:r w:rsidRPr="00292DEB">
              <w:rPr>
                <w:rFonts w:ascii="Arial" w:hAnsi="Arial" w:cs="Arial"/>
                <w:sz w:val="15"/>
                <w:szCs w:val="15"/>
                <w:lang w:val="de-DE"/>
              </w:rPr>
              <w:t xml:space="preserve"> sind verpflichtet, Änderungen ihrer Umstände zu melden.</w:t>
            </w:r>
          </w:p>
          <w:p w14:paraId="268532AB" w14:textId="63B79988" w:rsidR="005D0FED" w:rsidRPr="00292DEB" w:rsidRDefault="005D0FED" w:rsidP="00DB7CCE">
            <w:pPr>
              <w:spacing w:line="276" w:lineRule="auto"/>
              <w:rPr>
                <w:rFonts w:cs="Arial"/>
              </w:rPr>
            </w:pPr>
          </w:p>
        </w:tc>
        <w:tc>
          <w:tcPr>
            <w:tcW w:w="1370" w:type="pct"/>
          </w:tcPr>
          <w:p w14:paraId="03C17297" w14:textId="77777777" w:rsidR="005D0FED" w:rsidRPr="00292DEB" w:rsidRDefault="005D0FED" w:rsidP="00DB7CCE">
            <w:pPr>
              <w:spacing w:line="276" w:lineRule="auto"/>
              <w:rPr>
                <w:rFonts w:cs="Arial"/>
                <w:lang w:val="fr-BE"/>
              </w:rPr>
            </w:pPr>
            <w:r w:rsidRPr="00292DEB">
              <w:rPr>
                <w:rFonts w:eastAsia="Arial Narrow" w:cs="Arial"/>
                <w:color w:val="008000"/>
                <w:spacing w:val="-4"/>
                <w:lang w:val="fr-BE" w:eastAsia="en-GB" w:bidi="en-GB"/>
              </w:rPr>
              <w:t>R</w:t>
            </w:r>
            <w:r w:rsidRPr="00292DEB">
              <w:rPr>
                <w:rFonts w:eastAsia="Arial" w:cs="Arial"/>
                <w:color w:val="008000"/>
                <w:lang w:val="fr-BE"/>
              </w:rPr>
              <w:t xml:space="preserve">evenu minimum garanti (RMG) </w:t>
            </w:r>
            <w:r w:rsidRPr="00292DEB">
              <w:rPr>
                <w:rFonts w:cs="Arial"/>
                <w:i/>
                <w:color w:val="008080"/>
                <w:lang w:val="fr-BE"/>
              </w:rPr>
              <w:t>(ΕΛΑΧΙΣΤΟ ΕΓΓΥΗΜΕΝΟ ΕΙΣΟΔΗΜΑ)</w:t>
            </w:r>
            <w:r w:rsidRPr="00292DEB">
              <w:rPr>
                <w:rFonts w:eastAsia="Arial Narrow" w:cs="Arial"/>
                <w:spacing w:val="-4"/>
                <w:lang w:val="fr-BE" w:eastAsia="en-GB" w:bidi="en-GB"/>
              </w:rPr>
              <w:t xml:space="preserve">: </w:t>
            </w:r>
            <w:r w:rsidRPr="00292DEB">
              <w:rPr>
                <w:rFonts w:cs="Arial"/>
                <w:lang w:val="fr-BE"/>
              </w:rPr>
              <w:t>les demandeurs peuvent présenter leur demande par voie électronique, soit directement, soit par l’intermédiaire des centres communautaires et des services compétents des municipalités. Les départements compétents des services sociaux et les centres communautaires des municipalités peuvent, s’il y a lieu, procéder à une évaluation afin de vérifier la composition du ménage ainsi que son niveau de vie.</w:t>
            </w:r>
          </w:p>
          <w:p w14:paraId="2F55C23B" w14:textId="77777777" w:rsidR="005D0FED" w:rsidRPr="00292DEB" w:rsidRDefault="005D0FED" w:rsidP="00DB7CCE">
            <w:pPr>
              <w:spacing w:line="276" w:lineRule="auto"/>
              <w:rPr>
                <w:rFonts w:cs="Arial"/>
                <w:lang w:val="fr-BE"/>
              </w:rPr>
            </w:pPr>
            <w:r w:rsidRPr="00292DEB">
              <w:rPr>
                <w:rFonts w:cs="Arial"/>
                <w:lang w:val="fr-BE"/>
              </w:rPr>
              <w:t>Les demandeurs n’ont pas l’obligation de signaler des changements de leurs revenus.</w:t>
            </w:r>
          </w:p>
          <w:p w14:paraId="08090DD4" w14:textId="77777777" w:rsidR="005D0FED" w:rsidRPr="00292DEB" w:rsidRDefault="005D0FED" w:rsidP="00DB7CCE">
            <w:pPr>
              <w:pStyle w:val="ListParagraph"/>
              <w:spacing w:after="0"/>
              <w:ind w:left="0" w:right="33"/>
              <w:rPr>
                <w:rFonts w:ascii="Arial" w:eastAsia="Arial" w:hAnsi="Arial" w:cs="Arial"/>
                <w:sz w:val="15"/>
                <w:szCs w:val="15"/>
                <w:lang w:val="fr-BE"/>
              </w:rPr>
            </w:pPr>
            <w:r w:rsidRPr="00292DEB">
              <w:rPr>
                <w:rFonts w:ascii="Arial" w:eastAsia="Arial" w:hAnsi="Arial" w:cs="Arial"/>
                <w:sz w:val="15"/>
                <w:szCs w:val="15"/>
                <w:lang w:val="fr-BE"/>
              </w:rPr>
              <w:t>Les demandeurs ont le droit d’interjeter appel.</w:t>
            </w:r>
          </w:p>
          <w:p w14:paraId="5E6440ED" w14:textId="77777777" w:rsidR="005D0FED" w:rsidRPr="00292DEB" w:rsidRDefault="005D0FED" w:rsidP="00DB7CCE">
            <w:pPr>
              <w:pStyle w:val="ListParagraph"/>
              <w:spacing w:after="0"/>
              <w:ind w:left="0" w:right="33"/>
              <w:rPr>
                <w:rFonts w:ascii="Arial" w:eastAsia="Arial" w:hAnsi="Arial" w:cs="Arial"/>
                <w:sz w:val="15"/>
                <w:szCs w:val="15"/>
                <w:lang w:val="fr-BE"/>
              </w:rPr>
            </w:pPr>
          </w:p>
          <w:p w14:paraId="471BA5CE" w14:textId="77777777" w:rsidR="005D0FED" w:rsidRPr="00292DEB" w:rsidRDefault="005D0FED" w:rsidP="00DB7CCE">
            <w:pPr>
              <w:pStyle w:val="ListParagraph"/>
              <w:spacing w:after="0"/>
              <w:ind w:left="0" w:right="33"/>
              <w:rPr>
                <w:rFonts w:ascii="Arial" w:eastAsia="Arial Unicode MS" w:hAnsi="Arial" w:cs="Arial"/>
                <w:sz w:val="15"/>
                <w:szCs w:val="15"/>
                <w:lang w:val="fr-BE"/>
              </w:rPr>
            </w:pPr>
            <w:r w:rsidRPr="00292DEB">
              <w:rPr>
                <w:rFonts w:ascii="Arial" w:hAnsi="Arial" w:cs="Arial"/>
                <w:color w:val="008000"/>
                <w:sz w:val="15"/>
                <w:szCs w:val="15"/>
                <w:lang w:val="fr-BE"/>
              </w:rPr>
              <w:t>Allocation de solidarité sociale pour personnes âgées non assurées</w:t>
            </w:r>
            <w:r w:rsidRPr="00292DEB">
              <w:rPr>
                <w:rFonts w:ascii="Arial" w:hAnsi="Arial" w:cs="Arial"/>
                <w:i/>
                <w:color w:val="008080"/>
                <w:sz w:val="15"/>
                <w:szCs w:val="15"/>
                <w:lang w:val="fr-BE"/>
              </w:rPr>
              <w:t xml:space="preserve"> (ΕΠΙΔΟΜΑ ΚΟΙΝΩΝΙΚΗΣ ΑΛΛΗΛΕΓΓΥΗΣ ΑΝΑΣΦΑΛΙΣΤΩΝ ΥΠΕΡΗΛΙΚΩΝ</w:t>
            </w:r>
            <w:r w:rsidRPr="00292DEB">
              <w:rPr>
                <w:rFonts w:ascii="Arial" w:hAnsi="Arial" w:cs="Arial"/>
                <w:sz w:val="15"/>
                <w:szCs w:val="15"/>
                <w:lang w:val="fr-BE"/>
              </w:rPr>
              <w:t>):</w:t>
            </w:r>
            <w:r w:rsidRPr="00292DEB">
              <w:rPr>
                <w:rFonts w:ascii="Arial" w:eastAsia="Arial Narrow" w:hAnsi="Arial" w:cs="Arial"/>
                <w:color w:val="000000"/>
                <w:sz w:val="15"/>
                <w:szCs w:val="15"/>
                <w:lang w:val="fr-BE" w:eastAsia="en-GB" w:bidi="en-GB"/>
              </w:rPr>
              <w:t xml:space="preserve"> les demandeurs peuvent déposer leur demande </w:t>
            </w:r>
            <w:r w:rsidRPr="00292DEB">
              <w:rPr>
                <w:rFonts w:ascii="Arial" w:eastAsia="Arial Narrow" w:hAnsi="Arial" w:cs="Arial"/>
                <w:color w:val="000000"/>
                <w:spacing w:val="-2"/>
                <w:sz w:val="15"/>
                <w:szCs w:val="15"/>
                <w:lang w:val="fr-BE" w:eastAsia="en-GB" w:bidi="en-GB"/>
              </w:rPr>
              <w:t xml:space="preserve">chez </w:t>
            </w:r>
            <w:r w:rsidRPr="00292DEB">
              <w:rPr>
                <w:rFonts w:ascii="Arial" w:eastAsia="Arial Narrow" w:hAnsi="Arial" w:cs="Arial"/>
                <w:color w:val="008000"/>
                <w:spacing w:val="-2"/>
                <w:sz w:val="15"/>
                <w:szCs w:val="15"/>
                <w:lang w:val="fr-BE" w:eastAsia="en-GB" w:bidi="en-GB"/>
              </w:rPr>
              <w:t>OPEKA</w:t>
            </w:r>
            <w:r w:rsidRPr="00292DEB">
              <w:rPr>
                <w:rFonts w:ascii="Arial" w:eastAsia="Arial Narrow" w:hAnsi="Arial" w:cs="Arial"/>
                <w:color w:val="000000"/>
                <w:spacing w:val="-2"/>
                <w:sz w:val="15"/>
                <w:szCs w:val="15"/>
                <w:lang w:val="fr-BE" w:eastAsia="en-GB" w:bidi="en-GB"/>
              </w:rPr>
              <w:t xml:space="preserve">. Les </w:t>
            </w:r>
            <w:r w:rsidRPr="00292DEB">
              <w:rPr>
                <w:rFonts w:ascii="Arial" w:eastAsia="Arial Narrow" w:hAnsi="Arial" w:cs="Arial"/>
                <w:color w:val="000000"/>
                <w:sz w:val="15"/>
                <w:szCs w:val="15"/>
                <w:lang w:val="fr-BE" w:eastAsia="en-GB" w:bidi="en-GB"/>
              </w:rPr>
              <w:t xml:space="preserve">services compétents d'OPEKA </w:t>
            </w:r>
            <w:r w:rsidRPr="00292DEB">
              <w:rPr>
                <w:rFonts w:ascii="Arial" w:eastAsia="Arial" w:hAnsi="Arial" w:cs="Arial"/>
                <w:sz w:val="15"/>
                <w:szCs w:val="15"/>
                <w:lang w:val="fr-BE"/>
              </w:rPr>
              <w:t>peuvent,</w:t>
            </w:r>
            <w:r w:rsidRPr="00292DEB">
              <w:rPr>
                <w:rFonts w:ascii="Arial" w:eastAsia="Arial Narrow" w:hAnsi="Arial" w:cs="Arial"/>
                <w:color w:val="000000"/>
                <w:sz w:val="15"/>
                <w:szCs w:val="15"/>
                <w:lang w:val="fr-BE" w:eastAsia="en-GB" w:bidi="en-GB"/>
              </w:rPr>
              <w:t xml:space="preserve"> au besoin, effectuer des recherches avant l'octroi de l'indemnité.</w:t>
            </w:r>
          </w:p>
          <w:p w14:paraId="0AB4A449" w14:textId="77777777" w:rsidR="005D0FED" w:rsidRPr="00292DEB" w:rsidRDefault="005D0FED" w:rsidP="00DB7CCE">
            <w:pPr>
              <w:pStyle w:val="ListParagraph"/>
              <w:spacing w:after="0"/>
              <w:ind w:left="0" w:right="33"/>
              <w:rPr>
                <w:rFonts w:ascii="Arial" w:hAnsi="Arial" w:cs="Arial"/>
                <w:sz w:val="15"/>
                <w:szCs w:val="15"/>
                <w:lang w:val="fr-BE"/>
              </w:rPr>
            </w:pPr>
            <w:r w:rsidRPr="00292DEB">
              <w:rPr>
                <w:rFonts w:ascii="Arial" w:hAnsi="Arial" w:cs="Arial"/>
                <w:sz w:val="15"/>
                <w:szCs w:val="15"/>
                <w:lang w:val="fr-BE"/>
              </w:rPr>
              <w:t xml:space="preserve">Contre la décision d'octroi de l'allocation, le demandeur peut former un recours dans un délai de </w:t>
            </w:r>
            <w:r w:rsidRPr="00292DEB">
              <w:rPr>
                <w:rFonts w:ascii="Arial" w:hAnsi="Arial" w:cs="Arial"/>
                <w:color w:val="C00000"/>
                <w:sz w:val="15"/>
                <w:szCs w:val="15"/>
                <w:lang w:val="fr-BE"/>
              </w:rPr>
              <w:t>3</w:t>
            </w:r>
            <w:r w:rsidRPr="00292DEB">
              <w:rPr>
                <w:rFonts w:ascii="Arial" w:hAnsi="Arial" w:cs="Arial"/>
                <w:sz w:val="15"/>
                <w:szCs w:val="15"/>
                <w:lang w:val="fr-BE"/>
              </w:rPr>
              <w:t xml:space="preserve"> mois à compter de la date de la notification. Ensuite, le service compétent devrait prendre une décision dans un délai d'un mois. </w:t>
            </w:r>
          </w:p>
          <w:p w14:paraId="4F0F2CD5" w14:textId="77777777" w:rsidR="005D0FED" w:rsidRPr="00292DEB" w:rsidRDefault="005D0FED" w:rsidP="00DB7CCE">
            <w:pPr>
              <w:shd w:val="clear" w:color="auto" w:fill="FFFFFF"/>
              <w:spacing w:line="276" w:lineRule="auto"/>
              <w:textAlignment w:val="baseline"/>
              <w:rPr>
                <w:rFonts w:cs="Arial"/>
                <w:lang w:val="fr-BE"/>
              </w:rPr>
            </w:pPr>
            <w:r w:rsidRPr="00292DEB">
              <w:rPr>
                <w:rFonts w:cs="Arial"/>
                <w:lang w:val="fr-BE"/>
              </w:rPr>
              <w:t>Les bénéficiaires de l'</w:t>
            </w:r>
            <w:r w:rsidRPr="00292DEB">
              <w:rPr>
                <w:rFonts w:cs="Arial"/>
                <w:color w:val="008000"/>
                <w:lang w:val="fr-BE"/>
              </w:rPr>
              <w:t>allocation de solidarité sociale pour personnes âgées non assurées ont l</w:t>
            </w:r>
            <w:r w:rsidRPr="00292DEB">
              <w:rPr>
                <w:rFonts w:cs="Arial"/>
                <w:lang w:val="fr-BE"/>
              </w:rPr>
              <w:t>'obligation de signaler tout changement dans leur situation.</w:t>
            </w:r>
          </w:p>
          <w:p w14:paraId="5EF58E3B" w14:textId="35AD5980" w:rsidR="005D0FED" w:rsidRPr="00292DEB" w:rsidRDefault="005D0FED" w:rsidP="00DB7CCE">
            <w:pPr>
              <w:spacing w:line="276" w:lineRule="auto"/>
              <w:rPr>
                <w:rFonts w:cs="Arial"/>
                <w:lang w:val="fr-BE"/>
              </w:rPr>
            </w:pPr>
          </w:p>
        </w:tc>
        <w:tc>
          <w:tcPr>
            <w:tcW w:w="1370" w:type="pct"/>
          </w:tcPr>
          <w:p w14:paraId="5A3A0545"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E-XI-17-EL</w:t>
            </w:r>
          </w:p>
          <w:p w14:paraId="7EE904F9"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0000"/>
                <w:sz w:val="15"/>
                <w:szCs w:val="15"/>
                <w:lang w:val="en-GB"/>
              </w:rPr>
              <w:t>: the claimants can submit their application electronically, either directly, or through the Community Centres and the competent departments of the Municipalities. The competent departments of social services and Community Centres of the Municipalities may carry out an assessment, as needed, to verify the household composition and living standards.</w:t>
            </w:r>
          </w:p>
          <w:p w14:paraId="4C70CDA6"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Claimants do not have the obligation to report any change in their income.</w:t>
            </w:r>
          </w:p>
          <w:p w14:paraId="1E8E49A0"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Claimants have the right to appeal.</w:t>
            </w:r>
          </w:p>
          <w:p w14:paraId="53AB3D51" w14:textId="77777777" w:rsidR="005D0FED" w:rsidRPr="00292DEB" w:rsidRDefault="005D0FED" w:rsidP="00DB7CCE">
            <w:pPr>
              <w:pStyle w:val="Normal0"/>
              <w:pBdr>
                <w:top w:val="nil"/>
                <w:left w:val="nil"/>
                <w:bottom w:val="nil"/>
                <w:right w:val="nil"/>
                <w:between w:val="nil"/>
              </w:pBdr>
              <w:spacing w:before="0" w:after="0"/>
              <w:ind w:right="33" w:hanging="360"/>
              <w:rPr>
                <w:color w:val="000000"/>
                <w:sz w:val="15"/>
                <w:szCs w:val="15"/>
                <w:lang w:val="en-GB"/>
              </w:rPr>
            </w:pPr>
          </w:p>
          <w:p w14:paraId="6B5C1D1F" w14:textId="77777777" w:rsidR="005D0FED" w:rsidRPr="00292DEB" w:rsidRDefault="005D0FED" w:rsidP="00DB7CCE">
            <w:pPr>
              <w:pStyle w:val="Normal0"/>
              <w:pBdr>
                <w:top w:val="nil"/>
                <w:left w:val="nil"/>
                <w:bottom w:val="nil"/>
                <w:right w:val="nil"/>
                <w:between w:val="nil"/>
              </w:pBdr>
              <w:spacing w:before="0" w:after="0"/>
              <w:ind w:right="34"/>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the claimants can submit their application at </w:t>
            </w:r>
            <w:r w:rsidRPr="00292DEB">
              <w:rPr>
                <w:color w:val="008000"/>
                <w:sz w:val="15"/>
                <w:szCs w:val="15"/>
                <w:lang w:val="en-GB"/>
              </w:rPr>
              <w:t>OPEKA</w:t>
            </w:r>
            <w:r w:rsidRPr="00292DEB">
              <w:rPr>
                <w:color w:val="000000"/>
                <w:sz w:val="15"/>
                <w:szCs w:val="15"/>
                <w:lang w:val="en-GB"/>
              </w:rPr>
              <w:t>. The competent departments of OPEKA may carry out research, as needed, before granting the allowance.</w:t>
            </w:r>
          </w:p>
          <w:p w14:paraId="47D62027" w14:textId="77777777" w:rsidR="005D0FED" w:rsidRPr="00292DEB" w:rsidRDefault="005D0FED" w:rsidP="00DB7CCE">
            <w:pPr>
              <w:pStyle w:val="Normal0"/>
              <w:pBdr>
                <w:top w:val="nil"/>
                <w:left w:val="nil"/>
                <w:bottom w:val="nil"/>
                <w:right w:val="nil"/>
                <w:between w:val="nil"/>
              </w:pBdr>
              <w:spacing w:before="0" w:after="0"/>
              <w:ind w:right="34"/>
              <w:rPr>
                <w:color w:val="000000"/>
                <w:sz w:val="15"/>
                <w:szCs w:val="15"/>
                <w:lang w:val="en-GB"/>
              </w:rPr>
            </w:pPr>
            <w:r w:rsidRPr="00292DEB">
              <w:rPr>
                <w:color w:val="000000"/>
                <w:sz w:val="15"/>
                <w:szCs w:val="15"/>
                <w:lang w:val="en-GB"/>
              </w:rPr>
              <w:t xml:space="preserve">Against the decision for granting the allowance claimants can appeal within </w:t>
            </w:r>
            <w:r w:rsidRPr="00292DEB">
              <w:rPr>
                <w:color w:val="C00000"/>
                <w:sz w:val="15"/>
                <w:szCs w:val="15"/>
                <w:lang w:val="en-GB"/>
              </w:rPr>
              <w:t>3</w:t>
            </w:r>
            <w:r w:rsidRPr="00292DEB">
              <w:rPr>
                <w:color w:val="000000"/>
                <w:sz w:val="15"/>
                <w:szCs w:val="15"/>
                <w:lang w:val="en-GB"/>
              </w:rPr>
              <w:t xml:space="preserve"> months from the date of notification. After that, the competent department should rule a decision within a month.</w:t>
            </w:r>
          </w:p>
          <w:p w14:paraId="7C9C559A" w14:textId="77777777" w:rsidR="005D0FED" w:rsidRPr="00292DEB" w:rsidRDefault="005D0FED" w:rsidP="00DB7CCE">
            <w:pPr>
              <w:pStyle w:val="Normal0"/>
              <w:pBdr>
                <w:top w:val="nil"/>
                <w:left w:val="nil"/>
                <w:bottom w:val="nil"/>
                <w:right w:val="nil"/>
                <w:between w:val="nil"/>
              </w:pBdr>
              <w:spacing w:before="0" w:after="0"/>
              <w:ind w:right="34"/>
              <w:rPr>
                <w:color w:val="000000"/>
                <w:sz w:val="15"/>
                <w:szCs w:val="15"/>
                <w:lang w:val="en-GB"/>
              </w:rPr>
            </w:pPr>
            <w:r w:rsidRPr="00292DEB">
              <w:rPr>
                <w:color w:val="000000"/>
                <w:sz w:val="15"/>
                <w:szCs w:val="15"/>
                <w:lang w:val="en-GB"/>
              </w:rPr>
              <w:t xml:space="preserve">Those in receipt of the </w:t>
            </w:r>
            <w:proofErr w:type="gramStart"/>
            <w:r w:rsidRPr="00292DEB">
              <w:rPr>
                <w:color w:val="008000"/>
                <w:sz w:val="15"/>
                <w:szCs w:val="15"/>
                <w:lang w:val="en-GB"/>
              </w:rPr>
              <w:t>Social</w:t>
            </w:r>
            <w:proofErr w:type="gramEnd"/>
            <w:r w:rsidRPr="00292DEB">
              <w:rPr>
                <w:color w:val="008000"/>
                <w:sz w:val="15"/>
                <w:szCs w:val="15"/>
                <w:lang w:val="en-GB"/>
              </w:rPr>
              <w:t xml:space="preserve"> solidarity allowance for uninsured elders</w:t>
            </w:r>
            <w:r w:rsidRPr="00292DEB">
              <w:rPr>
                <w:color w:val="000000"/>
                <w:sz w:val="15"/>
                <w:szCs w:val="15"/>
                <w:lang w:val="en-GB"/>
              </w:rPr>
              <w:t xml:space="preserve"> </w:t>
            </w:r>
            <w:proofErr w:type="gramStart"/>
            <w:r w:rsidRPr="00292DEB">
              <w:rPr>
                <w:color w:val="000000"/>
                <w:sz w:val="15"/>
                <w:szCs w:val="15"/>
                <w:lang w:val="en-GB"/>
              </w:rPr>
              <w:t>have</w:t>
            </w:r>
            <w:proofErr w:type="gramEnd"/>
            <w:r w:rsidRPr="00292DEB">
              <w:rPr>
                <w:color w:val="000000"/>
                <w:sz w:val="15"/>
                <w:szCs w:val="15"/>
                <w:lang w:val="en-GB"/>
              </w:rPr>
              <w:t xml:space="preserve"> an obligation to report any change in their circumstances.</w:t>
            </w:r>
          </w:p>
          <w:p w14:paraId="0D5E4B8C" w14:textId="24016FDA"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44F756C4"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7584F2BA" w14:textId="32466825" w:rsidR="005D0FED" w:rsidRPr="00292DEB" w:rsidRDefault="005D0FED" w:rsidP="00DB7CCE">
            <w:pPr>
              <w:spacing w:line="276" w:lineRule="auto"/>
              <w:rPr>
                <w:rFonts w:cs="Arial"/>
                <w:color w:val="0000FF"/>
                <w:lang w:val="fr-FR"/>
              </w:rPr>
            </w:pPr>
          </w:p>
        </w:tc>
        <w:tc>
          <w:tcPr>
            <w:tcW w:w="127" w:type="pct"/>
          </w:tcPr>
          <w:p w14:paraId="5FC877CA" w14:textId="77777777" w:rsidR="005D0FED" w:rsidRPr="00292DEB" w:rsidRDefault="005D0FED" w:rsidP="00DB7CCE">
            <w:pPr>
              <w:spacing w:line="276" w:lineRule="auto"/>
              <w:rPr>
                <w:rFonts w:cs="Arial"/>
                <w:color w:val="0000FF"/>
                <w:lang w:val="fr-FR"/>
              </w:rPr>
            </w:pPr>
            <w:r w:rsidRPr="00292DEB">
              <w:rPr>
                <w:rFonts w:cs="Arial"/>
                <w:color w:val="0000FF"/>
                <w:lang w:val="fr-FR"/>
              </w:rPr>
              <w:t>17</w:t>
            </w:r>
          </w:p>
          <w:p w14:paraId="0860C49B" w14:textId="33EBA1D6" w:rsidR="005D0FED" w:rsidRPr="00292DEB" w:rsidRDefault="005D0FED" w:rsidP="00DB7CCE">
            <w:pPr>
              <w:spacing w:line="276" w:lineRule="auto"/>
              <w:rPr>
                <w:rFonts w:cs="Arial"/>
                <w:color w:val="0000FF"/>
                <w:lang w:val="fr-FR"/>
              </w:rPr>
            </w:pPr>
          </w:p>
        </w:tc>
        <w:tc>
          <w:tcPr>
            <w:tcW w:w="402" w:type="pct"/>
          </w:tcPr>
          <w:p w14:paraId="28A87160"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3632BAE" w14:textId="7A975771" w:rsidR="005D0FED" w:rsidRPr="00292DEB" w:rsidRDefault="005D0FED" w:rsidP="00DB7CCE">
            <w:pPr>
              <w:spacing w:line="276" w:lineRule="auto"/>
              <w:rPr>
                <w:rFonts w:cs="Arial"/>
                <w:color w:val="0000FF"/>
                <w:lang w:val="en-GB"/>
              </w:rPr>
            </w:pPr>
          </w:p>
        </w:tc>
      </w:tr>
      <w:tr w:rsidR="005D0FED" w:rsidRPr="00292DEB" w14:paraId="3A4D9A94" w14:textId="77777777" w:rsidTr="005D0FED">
        <w:tc>
          <w:tcPr>
            <w:tcW w:w="193" w:type="pct"/>
          </w:tcPr>
          <w:p w14:paraId="2BB4C1D0" w14:textId="77777777" w:rsidR="005D0FED" w:rsidRPr="00292DEB" w:rsidRDefault="005D0FED" w:rsidP="00DB7CCE">
            <w:pPr>
              <w:spacing w:line="276" w:lineRule="auto"/>
              <w:jc w:val="left"/>
              <w:rPr>
                <w:rFonts w:cs="Arial"/>
                <w:lang w:val="es-ES"/>
              </w:rPr>
            </w:pPr>
            <w:r w:rsidRPr="00292DEB">
              <w:rPr>
                <w:rFonts w:cs="Arial"/>
                <w:lang w:val="es-ES"/>
              </w:rPr>
              <w:t>EL</w:t>
            </w:r>
          </w:p>
          <w:p w14:paraId="507C0AB9" w14:textId="77777777" w:rsidR="005D0FED" w:rsidRPr="00292DEB" w:rsidRDefault="005D0FED" w:rsidP="00DB7CCE">
            <w:pPr>
              <w:spacing w:line="276" w:lineRule="auto"/>
              <w:jc w:val="left"/>
              <w:rPr>
                <w:rFonts w:cs="Arial"/>
                <w:lang w:val="es-ES"/>
              </w:rPr>
            </w:pPr>
            <w:r w:rsidRPr="00292DEB">
              <w:rPr>
                <w:rFonts w:cs="Arial"/>
                <w:lang w:val="es-ES"/>
              </w:rPr>
              <w:t>EL</w:t>
            </w:r>
          </w:p>
          <w:p w14:paraId="41B443F5" w14:textId="77777777" w:rsidR="005D0FED" w:rsidRPr="00292DEB" w:rsidRDefault="005D0FED" w:rsidP="00DB7CCE">
            <w:pPr>
              <w:spacing w:line="276" w:lineRule="auto"/>
              <w:jc w:val="left"/>
              <w:rPr>
                <w:rFonts w:cs="Arial"/>
                <w:lang w:val="es-ES"/>
              </w:rPr>
            </w:pPr>
            <w:r w:rsidRPr="00292DEB">
              <w:rPr>
                <w:rFonts w:cs="Arial"/>
                <w:lang w:val="es-ES"/>
              </w:rPr>
              <w:t>EL</w:t>
            </w:r>
          </w:p>
          <w:p w14:paraId="2CE11242" w14:textId="3B9FE54C" w:rsidR="005D0FED" w:rsidRPr="00292DEB" w:rsidRDefault="005D0FED" w:rsidP="00DB7CCE">
            <w:pPr>
              <w:spacing w:line="276" w:lineRule="auto"/>
              <w:jc w:val="left"/>
              <w:rPr>
                <w:rFonts w:cs="Arial"/>
                <w:lang w:val="en-GB"/>
              </w:rPr>
            </w:pPr>
            <w:r w:rsidRPr="00292DEB">
              <w:rPr>
                <w:rFonts w:cs="Arial"/>
                <w:lang w:val="es-ES"/>
              </w:rPr>
              <w:t>EL</w:t>
            </w:r>
          </w:p>
        </w:tc>
        <w:tc>
          <w:tcPr>
            <w:tcW w:w="1371" w:type="pct"/>
          </w:tcPr>
          <w:p w14:paraId="1437B695" w14:textId="77777777" w:rsidR="005D0FED" w:rsidRPr="00292DEB" w:rsidRDefault="005D0FED" w:rsidP="00DB7CCE">
            <w:pPr>
              <w:spacing w:line="276" w:lineRule="auto"/>
              <w:rPr>
                <w:rFonts w:cs="Arial"/>
              </w:rPr>
            </w:pPr>
            <w:r w:rsidRPr="00292DEB">
              <w:rPr>
                <w:rFonts w:cs="Arial"/>
                <w:color w:val="008000"/>
              </w:rPr>
              <w:t xml:space="preserve">Mindestsicherung (“GMI”) </w:t>
            </w:r>
            <w:r w:rsidRPr="00292DEB">
              <w:rPr>
                <w:rFonts w:cs="Arial"/>
                <w:i/>
                <w:color w:val="00808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w:t>
            </w:r>
            <w:r w:rsidRPr="00292DEB">
              <w:rPr>
                <w:rFonts w:eastAsia="Arial" w:cs="Arial"/>
              </w:rPr>
              <w:t xml:space="preserve"> und </w:t>
            </w: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w:t>
            </w:r>
            <w:r w:rsidRPr="00292DEB">
              <w:rPr>
                <w:rFonts w:eastAsia="Arial" w:cs="Arial"/>
              </w:rPr>
              <w:t xml:space="preserve">: </w:t>
            </w:r>
            <w:r w:rsidRPr="00292DEB">
              <w:rPr>
                <w:rFonts w:cs="Arial"/>
              </w:rPr>
              <w:t xml:space="preserve">Etwaige unberechtigt bezahlte Beträge werden denen angerechnet, die die Beihilfen ohne Berechtigung darauf erhalten haben und nach den Vorschriften der Beitreibunsordnung für öffentliche Einnahmen (KEDE) eingezogen. </w:t>
            </w:r>
          </w:p>
          <w:p w14:paraId="38642561" w14:textId="77777777" w:rsidR="005D0FED" w:rsidRPr="00292DEB" w:rsidRDefault="005D0FED" w:rsidP="00DB7CCE">
            <w:pPr>
              <w:widowControl w:val="0"/>
              <w:spacing w:line="276" w:lineRule="auto"/>
              <w:rPr>
                <w:rFonts w:cs="Arial"/>
              </w:rPr>
            </w:pPr>
            <w:r w:rsidRPr="00292DEB">
              <w:rPr>
                <w:rFonts w:cs="Arial"/>
              </w:rPr>
              <w:t>Ein Rückzahlungsantrag kann im Falle eines Verwaltungsfehlers gestellt werden.</w:t>
            </w:r>
          </w:p>
          <w:p w14:paraId="5186474A" w14:textId="74FADD5E" w:rsidR="005D0FED" w:rsidRPr="00292DEB" w:rsidRDefault="005D0FED" w:rsidP="00DB7CCE">
            <w:pPr>
              <w:spacing w:line="276" w:lineRule="auto"/>
              <w:rPr>
                <w:rFonts w:cs="Arial"/>
              </w:rPr>
            </w:pPr>
            <w:r w:rsidRPr="00292DEB">
              <w:rPr>
                <w:rFonts w:cs="Arial"/>
              </w:rPr>
              <w:lastRenderedPageBreak/>
              <w:t xml:space="preserve">Es gibt keine besonderen Umstände, unter denen Empfänger von </w:t>
            </w:r>
            <w:r w:rsidRPr="00292DEB">
              <w:rPr>
                <w:rFonts w:cs="Arial"/>
                <w:color w:val="008000"/>
              </w:rPr>
              <w:t>GMI</w:t>
            </w:r>
            <w:r w:rsidRPr="00292DEB">
              <w:rPr>
                <w:rFonts w:cs="Arial"/>
              </w:rPr>
              <w:t xml:space="preserve"> von der Rückzahlung befreit sind.</w:t>
            </w:r>
          </w:p>
        </w:tc>
        <w:tc>
          <w:tcPr>
            <w:tcW w:w="1370" w:type="pct"/>
          </w:tcPr>
          <w:p w14:paraId="570B44E6"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eastAsia="Arial Narrow" w:hAnsi="Arial" w:cs="Arial"/>
                <w:color w:val="008000"/>
                <w:spacing w:val="-4"/>
                <w:sz w:val="15"/>
                <w:szCs w:val="15"/>
                <w:lang w:val="fr-BE" w:eastAsia="en-GB" w:bidi="en-GB"/>
              </w:rPr>
              <w:lastRenderedPageBreak/>
              <w:t>R</w:t>
            </w:r>
            <w:r w:rsidRPr="00292DEB">
              <w:rPr>
                <w:rFonts w:ascii="Arial" w:eastAsia="Arial" w:hAnsi="Arial" w:cs="Arial"/>
                <w:color w:val="008000"/>
                <w:sz w:val="15"/>
                <w:szCs w:val="15"/>
                <w:lang w:val="fr-BE"/>
              </w:rPr>
              <w:t xml:space="preserve">evenu minimum garanti (RMG) </w:t>
            </w:r>
            <w:r w:rsidRPr="00292DEB">
              <w:rPr>
                <w:rFonts w:ascii="Arial" w:hAnsi="Arial" w:cs="Arial"/>
                <w:i/>
                <w:color w:val="008080"/>
                <w:sz w:val="15"/>
                <w:szCs w:val="15"/>
                <w:lang w:val="fr-BE"/>
              </w:rPr>
              <w:t xml:space="preserve">(ΕΛΑΧΙΣΤΟ ΕΓΓΥΗΜΕΝΟ ΕΙΣΟΔΗΜΑ) </w:t>
            </w:r>
            <w:r w:rsidRPr="00292DEB">
              <w:rPr>
                <w:rFonts w:ascii="Arial" w:hAnsi="Arial" w:cs="Arial"/>
                <w:sz w:val="15"/>
                <w:szCs w:val="15"/>
                <w:lang w:val="fr-BE"/>
              </w:rPr>
              <w:t xml:space="preserve">et </w:t>
            </w:r>
            <w:r w:rsidRPr="00292DEB">
              <w:rPr>
                <w:rFonts w:ascii="Arial" w:hAnsi="Arial" w:cs="Arial"/>
                <w:color w:val="008000"/>
                <w:sz w:val="15"/>
                <w:szCs w:val="15"/>
                <w:lang w:val="fr-BE"/>
              </w:rPr>
              <w:t>allocation de solidarité sociale pour personnes âgées non assurées</w:t>
            </w:r>
            <w:r w:rsidRPr="00292DEB">
              <w:rPr>
                <w:rFonts w:ascii="Arial" w:hAnsi="Arial" w:cs="Arial"/>
                <w:i/>
                <w:color w:val="008080"/>
                <w:sz w:val="15"/>
                <w:szCs w:val="15"/>
                <w:lang w:val="fr-BE"/>
              </w:rPr>
              <w:t xml:space="preserve"> (ΕΠΙΔΟΜΑ ΚΟΙΝΩΝΙΚΗΣ ΑΛΛΗΛΕΓΓΥΗΣ ΑΝΑΣΦΑΛΙΣΤΩΝ ΥΠΕΡΗΛΙΚΩΝ</w:t>
            </w:r>
            <w:r w:rsidRPr="00292DEB">
              <w:rPr>
                <w:rFonts w:ascii="Arial" w:hAnsi="Arial" w:cs="Arial"/>
                <w:color w:val="008000"/>
                <w:sz w:val="15"/>
                <w:szCs w:val="15"/>
                <w:lang w:val="fr-BE"/>
              </w:rPr>
              <w:t xml:space="preserve">): </w:t>
            </w:r>
            <w:r w:rsidRPr="00292DEB">
              <w:rPr>
                <w:rFonts w:ascii="Arial" w:hAnsi="Arial" w:cs="Arial"/>
                <w:sz w:val="15"/>
                <w:szCs w:val="15"/>
                <w:lang w:val="fr-BE"/>
              </w:rPr>
              <w:t>tout montant indûment payé est imputé aux personnes qui reçoivent le SSI sans y avoir droit et est collecté conformément aux dispositions du code de collecte des recettes publiques (KEDE).</w:t>
            </w:r>
          </w:p>
          <w:p w14:paraId="665F1F2B" w14:textId="77777777" w:rsidR="005D0FED" w:rsidRPr="00292DEB" w:rsidRDefault="005D0FED" w:rsidP="00DB7CCE">
            <w:pPr>
              <w:snapToGrid w:val="0"/>
              <w:spacing w:line="276" w:lineRule="auto"/>
              <w:rPr>
                <w:rFonts w:cs="Arial"/>
                <w:lang w:val="fr-BE"/>
              </w:rPr>
            </w:pPr>
            <w:r w:rsidRPr="00292DEB">
              <w:rPr>
                <w:rFonts w:cs="Arial"/>
                <w:lang w:val="fr-BE"/>
              </w:rPr>
              <w:t>Une demande de remboursement peut être présentée en cas d'erreur administrative.</w:t>
            </w:r>
          </w:p>
          <w:p w14:paraId="6A3B98DF" w14:textId="77777777" w:rsidR="005D0FED" w:rsidRPr="00292DEB" w:rsidRDefault="005D0FED" w:rsidP="00DB7CCE">
            <w:pPr>
              <w:pStyle w:val="ListParagraph"/>
              <w:spacing w:after="0"/>
              <w:ind w:left="0"/>
              <w:rPr>
                <w:rFonts w:ascii="Arial" w:hAnsi="Arial" w:cs="Arial"/>
                <w:sz w:val="15"/>
                <w:szCs w:val="15"/>
                <w:lang w:val="fr-BE"/>
              </w:rPr>
            </w:pPr>
            <w:r w:rsidRPr="00292DEB">
              <w:rPr>
                <w:rFonts w:ascii="Arial" w:hAnsi="Arial" w:cs="Arial"/>
                <w:sz w:val="15"/>
                <w:szCs w:val="15"/>
                <w:lang w:val="fr-BE"/>
              </w:rPr>
              <w:t xml:space="preserve">Il n'y a pas de circonstances particulières dans lesquelles les bénéficiaires du </w:t>
            </w:r>
            <w:r w:rsidRPr="00292DEB">
              <w:rPr>
                <w:rFonts w:ascii="Arial" w:hAnsi="Arial" w:cs="Arial"/>
                <w:color w:val="008000"/>
                <w:sz w:val="15"/>
                <w:szCs w:val="15"/>
                <w:lang w:val="fr-BE"/>
              </w:rPr>
              <w:t>RMG</w:t>
            </w:r>
            <w:r w:rsidRPr="00292DEB">
              <w:rPr>
                <w:rFonts w:ascii="Arial" w:hAnsi="Arial" w:cs="Arial"/>
                <w:sz w:val="15"/>
                <w:szCs w:val="15"/>
                <w:lang w:val="fr-BE"/>
              </w:rPr>
              <w:t xml:space="preserve"> sont exemptés du remboursement.</w:t>
            </w:r>
          </w:p>
          <w:p w14:paraId="2769CF81" w14:textId="7B68CBFD" w:rsidR="005D0FED" w:rsidRPr="00292DEB" w:rsidRDefault="005D0FED" w:rsidP="00DB7CCE">
            <w:pPr>
              <w:spacing w:line="276" w:lineRule="auto"/>
              <w:rPr>
                <w:rFonts w:cs="Arial"/>
                <w:lang w:val="fr-BE"/>
              </w:rPr>
            </w:pPr>
          </w:p>
        </w:tc>
        <w:tc>
          <w:tcPr>
            <w:tcW w:w="1370" w:type="pct"/>
          </w:tcPr>
          <w:p w14:paraId="7BCE4558" w14:textId="77777777" w:rsidR="005D0FED" w:rsidRPr="00292DEB" w:rsidRDefault="005D0FED" w:rsidP="00DB7CCE">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lastRenderedPageBreak/>
              <w:t>E-XI-18-EL</w:t>
            </w:r>
          </w:p>
          <w:p w14:paraId="33472F1D"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8000"/>
                <w:sz w:val="15"/>
                <w:szCs w:val="15"/>
                <w:lang w:val="en-GB"/>
              </w:rPr>
              <w:t xml:space="preserve"> </w:t>
            </w:r>
            <w:r w:rsidRPr="00292DEB">
              <w:rPr>
                <w:color w:val="000000"/>
                <w:sz w:val="15"/>
                <w:szCs w:val="15"/>
                <w:lang w:val="en-GB"/>
              </w:rPr>
              <w:t xml:space="preserve">and </w:t>
            </w:r>
            <w:proofErr w:type="gramStart"/>
            <w:r w:rsidRPr="00292DEB">
              <w:rPr>
                <w:color w:val="008000"/>
                <w:sz w:val="15"/>
                <w:szCs w:val="15"/>
                <w:lang w:val="en-GB"/>
              </w:rPr>
              <w:t>Social</w:t>
            </w:r>
            <w:proofErr w:type="gramEnd"/>
            <w:r w:rsidRPr="00292DEB">
              <w:rPr>
                <w:color w:val="008000"/>
                <w:sz w:val="15"/>
                <w:szCs w:val="15"/>
                <w:lang w:val="en-GB"/>
              </w:rPr>
              <w:t xml:space="preserve"> solidarity allowance for uninsured elders (</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8000"/>
                <w:sz w:val="15"/>
                <w:szCs w:val="15"/>
                <w:lang w:val="en-GB"/>
              </w:rPr>
              <w:t xml:space="preserve">): </w:t>
            </w:r>
            <w:r w:rsidRPr="00292DEB">
              <w:rPr>
                <w:color w:val="000000"/>
                <w:sz w:val="15"/>
                <w:szCs w:val="15"/>
                <w:lang w:val="en-GB"/>
              </w:rPr>
              <w:t xml:space="preserve">any unduly paid amounts are charged against those who received the support without being entitled to it and collected in accordance with the provisions of the </w:t>
            </w:r>
            <w:r w:rsidRPr="00292DEB">
              <w:rPr>
                <w:color w:val="008000"/>
                <w:sz w:val="15"/>
                <w:szCs w:val="15"/>
                <w:lang w:val="en-GB"/>
              </w:rPr>
              <w:t>Public Revenue Collection Code (KEDE)</w:t>
            </w:r>
            <w:r w:rsidRPr="00292DEB">
              <w:rPr>
                <w:color w:val="000000"/>
                <w:sz w:val="15"/>
                <w:szCs w:val="15"/>
                <w:lang w:val="en-GB"/>
              </w:rPr>
              <w:t>.</w:t>
            </w:r>
          </w:p>
          <w:p w14:paraId="4CE745F9"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A request for repayment can be submitted, in case of administrative error.</w:t>
            </w:r>
          </w:p>
          <w:p w14:paraId="214A57BD" w14:textId="5F744483"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r w:rsidRPr="00292DEB">
              <w:rPr>
                <w:color w:val="000000"/>
                <w:sz w:val="15"/>
                <w:szCs w:val="15"/>
                <w:lang w:val="en-GB"/>
              </w:rPr>
              <w:t xml:space="preserve">There are not any special circumstances in which recipients of </w:t>
            </w:r>
            <w:r w:rsidRPr="00292DEB">
              <w:rPr>
                <w:color w:val="008000"/>
                <w:sz w:val="15"/>
                <w:szCs w:val="15"/>
                <w:lang w:val="en-GB"/>
              </w:rPr>
              <w:t>GMI</w:t>
            </w:r>
            <w:r w:rsidRPr="00292DEB">
              <w:rPr>
                <w:color w:val="000000"/>
                <w:sz w:val="15"/>
                <w:szCs w:val="15"/>
                <w:lang w:val="en-GB"/>
              </w:rPr>
              <w:t xml:space="preserve"> are exempt from repayment.</w:t>
            </w:r>
          </w:p>
        </w:tc>
        <w:tc>
          <w:tcPr>
            <w:tcW w:w="167" w:type="pct"/>
          </w:tcPr>
          <w:p w14:paraId="6112466A"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3C14B943" w14:textId="4911CD4B" w:rsidR="005D0FED" w:rsidRPr="00292DEB" w:rsidRDefault="005D0FED" w:rsidP="00DB7CCE">
            <w:pPr>
              <w:spacing w:line="276" w:lineRule="auto"/>
              <w:rPr>
                <w:rFonts w:cs="Arial"/>
                <w:color w:val="0000FF"/>
                <w:lang w:val="fr-FR"/>
              </w:rPr>
            </w:pPr>
          </w:p>
        </w:tc>
        <w:tc>
          <w:tcPr>
            <w:tcW w:w="127" w:type="pct"/>
          </w:tcPr>
          <w:p w14:paraId="152448D8" w14:textId="77777777" w:rsidR="005D0FED" w:rsidRPr="00292DEB" w:rsidRDefault="005D0FED" w:rsidP="00DB7CCE">
            <w:pPr>
              <w:spacing w:line="276" w:lineRule="auto"/>
              <w:rPr>
                <w:rFonts w:cs="Arial"/>
                <w:color w:val="0000FF"/>
                <w:lang w:val="fr-FR"/>
              </w:rPr>
            </w:pPr>
            <w:r w:rsidRPr="00292DEB">
              <w:rPr>
                <w:rFonts w:cs="Arial"/>
                <w:color w:val="0000FF"/>
                <w:lang w:val="fr-FR"/>
              </w:rPr>
              <w:t>18</w:t>
            </w:r>
          </w:p>
          <w:p w14:paraId="021423BF" w14:textId="7EB274F6" w:rsidR="005D0FED" w:rsidRPr="00292DEB" w:rsidRDefault="005D0FED" w:rsidP="00DB7CCE">
            <w:pPr>
              <w:spacing w:line="276" w:lineRule="auto"/>
              <w:rPr>
                <w:rFonts w:cs="Arial"/>
                <w:color w:val="0000FF"/>
                <w:lang w:val="fr-FR"/>
              </w:rPr>
            </w:pPr>
          </w:p>
        </w:tc>
        <w:tc>
          <w:tcPr>
            <w:tcW w:w="402" w:type="pct"/>
          </w:tcPr>
          <w:p w14:paraId="2C0B555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59AC1926" w14:textId="25C412C3" w:rsidR="005D0FED" w:rsidRPr="00292DEB" w:rsidRDefault="005D0FED" w:rsidP="00DB7CCE">
            <w:pPr>
              <w:spacing w:line="276" w:lineRule="auto"/>
              <w:rPr>
                <w:rFonts w:cs="Arial"/>
                <w:color w:val="0000FF"/>
                <w:lang w:val="en-GB"/>
              </w:rPr>
            </w:pPr>
          </w:p>
        </w:tc>
      </w:tr>
      <w:tr w:rsidR="005D0FED" w:rsidRPr="00292DEB" w14:paraId="3E78FE2A" w14:textId="77777777" w:rsidTr="005D0FED">
        <w:tc>
          <w:tcPr>
            <w:tcW w:w="193" w:type="pct"/>
          </w:tcPr>
          <w:p w14:paraId="37D34205" w14:textId="77777777" w:rsidR="005D0FED" w:rsidRPr="00292DEB" w:rsidRDefault="005D0FED" w:rsidP="00DB7CCE">
            <w:pPr>
              <w:spacing w:line="276" w:lineRule="auto"/>
              <w:jc w:val="left"/>
              <w:rPr>
                <w:rFonts w:cs="Arial"/>
                <w:lang w:val="es-ES"/>
              </w:rPr>
            </w:pPr>
            <w:r w:rsidRPr="00292DEB">
              <w:rPr>
                <w:rFonts w:cs="Arial"/>
                <w:lang w:val="es-ES"/>
              </w:rPr>
              <w:t>EL</w:t>
            </w:r>
          </w:p>
          <w:p w14:paraId="3E988605" w14:textId="77777777" w:rsidR="005D0FED" w:rsidRPr="00292DEB" w:rsidRDefault="005D0FED" w:rsidP="00DB7CCE">
            <w:pPr>
              <w:spacing w:line="276" w:lineRule="auto"/>
              <w:jc w:val="left"/>
              <w:rPr>
                <w:rFonts w:cs="Arial"/>
                <w:lang w:val="es-ES"/>
              </w:rPr>
            </w:pPr>
            <w:r w:rsidRPr="00292DEB">
              <w:rPr>
                <w:rFonts w:cs="Arial"/>
                <w:lang w:val="es-ES"/>
              </w:rPr>
              <w:t>EL</w:t>
            </w:r>
          </w:p>
          <w:p w14:paraId="4E2FED17" w14:textId="7C5A3D3D" w:rsidR="005D0FED" w:rsidRPr="00292DEB" w:rsidRDefault="005D0FED" w:rsidP="00DB7CCE">
            <w:pPr>
              <w:spacing w:line="276" w:lineRule="auto"/>
              <w:jc w:val="left"/>
              <w:rPr>
                <w:rFonts w:cs="Arial"/>
                <w:lang w:val="en-GB"/>
              </w:rPr>
            </w:pPr>
            <w:r w:rsidRPr="00292DEB">
              <w:rPr>
                <w:rFonts w:cs="Arial"/>
                <w:lang w:val="es-ES"/>
              </w:rPr>
              <w:t>EL</w:t>
            </w:r>
          </w:p>
        </w:tc>
        <w:tc>
          <w:tcPr>
            <w:tcW w:w="1371" w:type="pct"/>
          </w:tcPr>
          <w:p w14:paraId="0B64A491" w14:textId="77777777" w:rsidR="005D0FED" w:rsidRPr="00292DEB" w:rsidRDefault="005D0FED" w:rsidP="00DB7CCE">
            <w:pPr>
              <w:shd w:val="clear" w:color="auto" w:fill="FFFFFF"/>
              <w:spacing w:line="276" w:lineRule="auto"/>
              <w:rPr>
                <w:rFonts w:cs="Arial"/>
              </w:rPr>
            </w:pPr>
            <w:proofErr w:type="spellStart"/>
            <w:r w:rsidRPr="00292DEB">
              <w:rPr>
                <w:rFonts w:cs="Arial"/>
                <w:color w:val="008000"/>
                <w:lang w:val="en-US"/>
              </w:rPr>
              <w:t>Mindestsicherung</w:t>
            </w:r>
            <w:proofErr w:type="spellEnd"/>
            <w:r w:rsidRPr="00292DEB">
              <w:rPr>
                <w:rFonts w:cs="Arial"/>
                <w:color w:val="008000"/>
                <w:lang w:val="en-US"/>
              </w:rPr>
              <w:t xml:space="preserve"> (“GMI”) </w:t>
            </w:r>
            <w:r w:rsidRPr="00292DEB">
              <w:rPr>
                <w:rFonts w:cs="Arial"/>
                <w:i/>
                <w:color w:val="008080"/>
                <w:lang w:val="en-US"/>
              </w:rPr>
              <w:t>(</w:t>
            </w:r>
            <w:r w:rsidRPr="00292DEB">
              <w:rPr>
                <w:rFonts w:cs="Arial"/>
                <w:i/>
                <w:color w:val="008080"/>
                <w:lang w:val="en-GB"/>
              </w:rPr>
              <w:t>ΕΛΑΧΙΣΤΟ</w:t>
            </w:r>
            <w:r w:rsidRPr="00292DEB">
              <w:rPr>
                <w:rFonts w:cs="Arial"/>
                <w:i/>
                <w:color w:val="008080"/>
                <w:lang w:val="en-US"/>
              </w:rPr>
              <w:t xml:space="preserve"> </w:t>
            </w:r>
            <w:r w:rsidRPr="00292DEB">
              <w:rPr>
                <w:rFonts w:cs="Arial"/>
                <w:i/>
                <w:color w:val="008080"/>
                <w:lang w:val="en-GB"/>
              </w:rPr>
              <w:t>ΕΓΓΥΗΜΕΝΟ</w:t>
            </w:r>
            <w:r w:rsidRPr="00292DEB">
              <w:rPr>
                <w:rFonts w:cs="Arial"/>
                <w:i/>
                <w:color w:val="008080"/>
                <w:lang w:val="en-US"/>
              </w:rPr>
              <w:t xml:space="preserve"> </w:t>
            </w:r>
            <w:r w:rsidRPr="00292DEB">
              <w:rPr>
                <w:rFonts w:cs="Arial"/>
                <w:i/>
                <w:color w:val="008080"/>
                <w:lang w:val="en-GB"/>
              </w:rPr>
              <w:t>ΕΙΣΟΔΗΜΑ</w:t>
            </w:r>
            <w:r w:rsidRPr="00292DEB">
              <w:rPr>
                <w:rFonts w:cs="Arial"/>
                <w:i/>
                <w:color w:val="008080"/>
                <w:lang w:val="en-US"/>
              </w:rPr>
              <w:t>)</w:t>
            </w:r>
            <w:r w:rsidRPr="00292DEB">
              <w:rPr>
                <w:rFonts w:eastAsia="Arial" w:cs="Arial"/>
                <w:lang w:val="en-US"/>
              </w:rPr>
              <w:t xml:space="preserve">: </w:t>
            </w:r>
            <w:r w:rsidRPr="00292DEB">
              <w:rPr>
                <w:rFonts w:cs="Arial"/>
                <w:lang w:val="en-US"/>
              </w:rPr>
              <w:t xml:space="preserve">Keine Inflationsanpassung. </w:t>
            </w:r>
            <w:r w:rsidRPr="00292DEB">
              <w:rPr>
                <w:rFonts w:cs="Arial"/>
              </w:rPr>
              <w:t>Anpassung durch Regierungsentscheidung auf ad-Hocc-Basis.</w:t>
            </w:r>
          </w:p>
          <w:p w14:paraId="2F0A0453" w14:textId="77777777" w:rsidR="005D0FED" w:rsidRPr="00292DEB" w:rsidRDefault="005D0FED" w:rsidP="00DB7CCE">
            <w:pPr>
              <w:spacing w:line="276" w:lineRule="auto"/>
              <w:rPr>
                <w:rFonts w:cs="Arial"/>
                <w:b/>
                <w:color w:val="FF0000"/>
              </w:rPr>
            </w:pPr>
          </w:p>
          <w:p w14:paraId="2E54C017" w14:textId="77777777" w:rsidR="005D0FED" w:rsidRPr="00292DEB" w:rsidRDefault="005D0FED" w:rsidP="00DB7CCE">
            <w:pPr>
              <w:shd w:val="clear" w:color="auto" w:fill="FFFFFF"/>
              <w:spacing w:line="276" w:lineRule="auto"/>
              <w:rPr>
                <w:rFonts w:eastAsia="Arial,Times New Roman"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J</w:t>
            </w:r>
            <w:r w:rsidRPr="00292DEB">
              <w:rPr>
                <w:rFonts w:eastAsia="Arial" w:cs="Arial"/>
              </w:rPr>
              <w:t xml:space="preserve">ährliche </w:t>
            </w:r>
            <w:r w:rsidRPr="00292DEB">
              <w:rPr>
                <w:rFonts w:cs="Arial"/>
              </w:rPr>
              <w:t xml:space="preserve">Anpassung </w:t>
            </w:r>
            <w:r w:rsidRPr="00292DEB">
              <w:rPr>
                <w:rFonts w:eastAsia="Arial" w:cs="Arial"/>
              </w:rPr>
              <w:t xml:space="preserve">durch gemeinsame Entscheidung des </w:t>
            </w:r>
            <w:r w:rsidRPr="00292DEB">
              <w:rPr>
                <w:rFonts w:eastAsia="Arial" w:cs="Arial"/>
                <w:color w:val="008000"/>
              </w:rPr>
              <w:t>M</w:t>
            </w:r>
            <w:r w:rsidRPr="00292DEB">
              <w:rPr>
                <w:rFonts w:cs="Arial"/>
                <w:color w:val="008000"/>
              </w:rPr>
              <w:t>inisters für Wirtschaft und Finanzen, Arbeit und soziale Sicherheit</w:t>
            </w:r>
            <w:r w:rsidRPr="00292DEB">
              <w:rPr>
                <w:rFonts w:cs="Arial"/>
              </w:rPr>
              <w:t xml:space="preserve">, basierend auf einem Koeffizienten, der festgelegt wird durch die Summe der Änderungen des BIP und der Änderungen des Verbraucherpreisindex des vorangegangenen Jahres geteilt durch 2. </w:t>
            </w:r>
            <w:r w:rsidRPr="00292DEB">
              <w:rPr>
                <w:rFonts w:eastAsia="Times New Roman" w:cs="Arial"/>
                <w:lang w:eastAsia="el-GR"/>
              </w:rPr>
              <w:t xml:space="preserve">Die jährliche durchschnittliche Veränderung des Verbraucherpreisindexes darf dabei nicht überschritten werden </w:t>
            </w:r>
            <w:r w:rsidRPr="00292DEB">
              <w:rPr>
                <w:rFonts w:eastAsia="Arial" w:cs="Arial"/>
              </w:rPr>
              <w:t xml:space="preserve">(Art. 25 Par. 4a von Gesetz </w:t>
            </w:r>
            <w:r w:rsidRPr="00292DEB">
              <w:rPr>
                <w:rFonts w:eastAsia="Arial" w:cs="Arial"/>
                <w:color w:val="C00000"/>
              </w:rPr>
              <w:t>4670/2020</w:t>
            </w:r>
            <w:r w:rsidRPr="00292DEB">
              <w:rPr>
                <w:rFonts w:eastAsia="Arial" w:cs="Arial"/>
              </w:rPr>
              <w:t>)</w:t>
            </w:r>
            <w:r w:rsidRPr="00292DEB">
              <w:rPr>
                <w:rFonts w:eastAsia="Arial,Times New Roman" w:cs="Arial"/>
              </w:rPr>
              <w:t>.</w:t>
            </w:r>
          </w:p>
          <w:p w14:paraId="045A0754" w14:textId="77777777" w:rsidR="005D0FED" w:rsidRPr="00292DEB" w:rsidRDefault="005D0FED" w:rsidP="00DB7CCE">
            <w:pPr>
              <w:spacing w:line="276" w:lineRule="auto"/>
              <w:jc w:val="left"/>
              <w:rPr>
                <w:rFonts w:cs="Arial"/>
              </w:rPr>
            </w:pPr>
          </w:p>
          <w:p w14:paraId="0CD7D43F" w14:textId="77777777" w:rsidR="005D0FED" w:rsidRPr="00292DEB" w:rsidRDefault="005D0FED" w:rsidP="00DB7CCE">
            <w:pPr>
              <w:spacing w:line="276" w:lineRule="auto"/>
              <w:jc w:val="left"/>
              <w:rPr>
                <w:rFonts w:cs="Arial"/>
              </w:rPr>
            </w:pPr>
            <w:r w:rsidRPr="00292DEB">
              <w:rPr>
                <w:rFonts w:cs="Arial"/>
              </w:rPr>
              <w:t xml:space="preserve">Zusätzlich werden Renten alle drei jahre angepasst gemäß einem Sondergesetz zur Sicherung der langfristigen Nachhaltigkeit des Systems der sozialen Sicherung (Art. 25 Par. 5 von Gesetz </w:t>
            </w:r>
            <w:r w:rsidRPr="00292DEB">
              <w:rPr>
                <w:rFonts w:cs="Arial"/>
                <w:color w:val="C00000"/>
              </w:rPr>
              <w:t>4670/2020</w:t>
            </w:r>
            <w:r w:rsidRPr="00292DEB">
              <w:rPr>
                <w:rFonts w:cs="Arial"/>
              </w:rPr>
              <w:t>).</w:t>
            </w:r>
          </w:p>
          <w:p w14:paraId="1FA77695" w14:textId="56C74EED" w:rsidR="005D0FED" w:rsidRPr="00292DEB" w:rsidRDefault="005D0FED" w:rsidP="00DB7CCE">
            <w:pPr>
              <w:spacing w:line="276" w:lineRule="auto"/>
              <w:rPr>
                <w:rFonts w:cs="Arial"/>
              </w:rPr>
            </w:pPr>
          </w:p>
        </w:tc>
        <w:tc>
          <w:tcPr>
            <w:tcW w:w="1370" w:type="pct"/>
          </w:tcPr>
          <w:p w14:paraId="4EF6273D" w14:textId="77777777" w:rsidR="005D0FED" w:rsidRPr="00292DEB" w:rsidRDefault="005D0FED" w:rsidP="00DB7CCE">
            <w:pPr>
              <w:spacing w:line="276" w:lineRule="auto"/>
              <w:rPr>
                <w:rFonts w:cs="Arial"/>
                <w:lang w:val="fr-BE"/>
              </w:rPr>
            </w:pPr>
            <w:r w:rsidRPr="00292DEB">
              <w:rPr>
                <w:rFonts w:eastAsia="Arial Narrow" w:cs="Arial"/>
                <w:color w:val="008000"/>
                <w:spacing w:val="-4"/>
                <w:lang w:val="fr-BE" w:eastAsia="en-GB" w:bidi="en-GB"/>
              </w:rPr>
              <w:t>R</w:t>
            </w:r>
            <w:r w:rsidRPr="00292DEB">
              <w:rPr>
                <w:rFonts w:eastAsia="Arial" w:cs="Arial"/>
                <w:color w:val="008000"/>
                <w:lang w:val="fr-BE"/>
              </w:rPr>
              <w:t xml:space="preserve">evenu minimum garanti (RMG) </w:t>
            </w:r>
            <w:r w:rsidRPr="00292DEB">
              <w:rPr>
                <w:rFonts w:cs="Arial"/>
                <w:i/>
                <w:color w:val="008080"/>
                <w:lang w:val="fr-BE"/>
              </w:rPr>
              <w:t>(ΕΛΑΧΙΣΤΟ ΕΓΓΥΗΜΕΝΟ ΕΙΣΟΔΗΜΑ)</w:t>
            </w:r>
            <w:r w:rsidRPr="00292DEB">
              <w:rPr>
                <w:rFonts w:eastAsia="Arial" w:cs="Arial"/>
                <w:lang w:val="fr-BE"/>
              </w:rPr>
              <w:t>: Pas de revalorisation en raison de l’inflation. Revalorisation par décisions gouvernementales ponctuelles.</w:t>
            </w:r>
          </w:p>
          <w:p w14:paraId="544C2B65" w14:textId="77777777" w:rsidR="005D0FED" w:rsidRPr="00292DEB" w:rsidRDefault="005D0FED" w:rsidP="00DB7CCE">
            <w:pPr>
              <w:spacing w:line="276" w:lineRule="auto"/>
              <w:rPr>
                <w:rFonts w:cs="Arial"/>
                <w:b/>
                <w:color w:val="FF0000"/>
                <w:lang w:val="fr-BE"/>
              </w:rPr>
            </w:pPr>
          </w:p>
          <w:p w14:paraId="0929B289" w14:textId="77777777" w:rsidR="005D0FED" w:rsidRPr="00292DEB" w:rsidRDefault="005D0FED" w:rsidP="00DB7CCE">
            <w:pPr>
              <w:shd w:val="clear" w:color="auto" w:fill="FFFFFF"/>
              <w:spacing w:line="276" w:lineRule="auto"/>
              <w:rPr>
                <w:rFonts w:eastAsia="Times New Roman" w:cs="Arial"/>
                <w:lang w:val="fr-BE" w:eastAsia="el-GR"/>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w:t>
            </w:r>
            <w:r w:rsidRPr="00292DEB">
              <w:rPr>
                <w:rFonts w:eastAsia="Arial" w:cs="Arial"/>
                <w:lang w:val="fr-BE"/>
              </w:rPr>
              <w:t xml:space="preserve"> </w:t>
            </w:r>
            <w:r w:rsidRPr="00292DEB">
              <w:rPr>
                <w:rFonts w:cs="Arial"/>
                <w:lang w:val="fr-BE"/>
              </w:rPr>
              <w:t xml:space="preserve">revalorisation annuelle par décision conjointe du </w:t>
            </w:r>
            <w:r w:rsidRPr="00292DEB">
              <w:rPr>
                <w:rFonts w:cs="Arial"/>
                <w:color w:val="008000"/>
                <w:lang w:val="fr-BE"/>
              </w:rPr>
              <w:t>ministre de l’Économie et des finances, et du ministre du Travail et de la Sécurité sociale</w:t>
            </w:r>
            <w:r w:rsidRPr="00292DEB">
              <w:rPr>
                <w:rFonts w:cs="Arial"/>
                <w:lang w:val="fr-BE"/>
              </w:rPr>
              <w:t xml:space="preserve">, sur la base d’un coefficient déterminé en divisant par deux la somme de l’évolution du PIB et de l’évolution de l’indice des prix à la consommation de l’année précédente. Il ne peut être supérieur à l’évolution annuelle moyenne de ce dernier (article 25, paragraphe 4a, de la loi </w:t>
            </w:r>
            <w:r w:rsidRPr="00292DEB">
              <w:rPr>
                <w:rFonts w:cs="Arial"/>
                <w:color w:val="C00000"/>
                <w:lang w:val="fr-BE"/>
              </w:rPr>
              <w:t>4670/2020</w:t>
            </w:r>
            <w:r w:rsidRPr="00292DEB">
              <w:rPr>
                <w:rFonts w:cs="Arial"/>
                <w:lang w:val="fr-BE"/>
              </w:rPr>
              <w:t>)</w:t>
            </w:r>
            <w:r w:rsidRPr="00292DEB">
              <w:rPr>
                <w:rFonts w:eastAsia="Times New Roman" w:cs="Arial"/>
                <w:lang w:val="fr-BE" w:eastAsia="el-GR"/>
              </w:rPr>
              <w:t>.</w:t>
            </w:r>
          </w:p>
          <w:p w14:paraId="1FB2FA61" w14:textId="77777777" w:rsidR="005D0FED" w:rsidRPr="00292DEB" w:rsidRDefault="005D0FED" w:rsidP="00DB7CCE">
            <w:pPr>
              <w:keepNext/>
              <w:shd w:val="clear" w:color="auto" w:fill="FFFFFF"/>
              <w:spacing w:line="276" w:lineRule="auto"/>
              <w:outlineLvl w:val="3"/>
              <w:rPr>
                <w:rFonts w:eastAsia="Times New Roman" w:cs="Arial"/>
                <w:lang w:val="fr-BE" w:eastAsia="el-GR"/>
              </w:rPr>
            </w:pPr>
          </w:p>
          <w:p w14:paraId="303C0F17" w14:textId="77777777" w:rsidR="005D0FED" w:rsidRPr="00292DEB" w:rsidRDefault="005D0FED" w:rsidP="00DB7CCE">
            <w:pPr>
              <w:keepNext/>
              <w:shd w:val="clear" w:color="auto" w:fill="FFFFFF"/>
              <w:spacing w:line="276" w:lineRule="auto"/>
              <w:outlineLvl w:val="3"/>
              <w:rPr>
                <w:rFonts w:eastAsia="Times New Roman" w:cs="Arial"/>
                <w:lang w:val="fr-BE" w:eastAsia="el-GR"/>
              </w:rPr>
            </w:pPr>
            <w:r w:rsidRPr="00292DEB">
              <w:rPr>
                <w:rFonts w:eastAsia="Times New Roman" w:cs="Arial"/>
                <w:lang w:val="fr-BE" w:eastAsia="el-GR"/>
              </w:rPr>
              <w:t xml:space="preserve">Par ailleurs, tous les trois ans, les pensions sont revalorisées en application d’une loi spéciale, afin de garantir la durabilité sur le long terme du système de sécurité sociale (article 25, paragraphe 5, de la loi </w:t>
            </w:r>
            <w:r w:rsidRPr="00292DEB">
              <w:rPr>
                <w:rFonts w:eastAsia="Times New Roman" w:cs="Arial"/>
                <w:color w:val="C00000"/>
                <w:lang w:val="fr-BE" w:eastAsia="el-GR"/>
              </w:rPr>
              <w:t>4670/2020</w:t>
            </w:r>
            <w:r w:rsidRPr="00292DEB">
              <w:rPr>
                <w:rFonts w:eastAsia="Times New Roman" w:cs="Arial"/>
                <w:lang w:val="fr-BE" w:eastAsia="el-GR"/>
              </w:rPr>
              <w:t>).</w:t>
            </w:r>
          </w:p>
          <w:p w14:paraId="767CE2D4" w14:textId="43938658" w:rsidR="005D0FED" w:rsidRPr="00292DEB" w:rsidRDefault="005D0FED" w:rsidP="00DB7CCE">
            <w:pPr>
              <w:spacing w:line="276" w:lineRule="auto"/>
              <w:rPr>
                <w:rFonts w:cs="Arial"/>
                <w:lang w:val="fr-BE"/>
              </w:rPr>
            </w:pPr>
          </w:p>
        </w:tc>
        <w:tc>
          <w:tcPr>
            <w:tcW w:w="1370" w:type="pct"/>
          </w:tcPr>
          <w:p w14:paraId="0A753461" w14:textId="77777777" w:rsidR="005D0FED" w:rsidRPr="00292DEB" w:rsidRDefault="005D0FED" w:rsidP="00DB7CCE">
            <w:pPr>
              <w:pStyle w:val="Normal0"/>
              <w:pBdr>
                <w:top w:val="nil"/>
                <w:left w:val="nil"/>
                <w:bottom w:val="nil"/>
                <w:right w:val="nil"/>
                <w:between w:val="nil"/>
              </w:pBdr>
              <w:spacing w:after="0"/>
              <w:rPr>
                <w:color w:val="000000"/>
                <w:sz w:val="15"/>
                <w:szCs w:val="15"/>
              </w:rPr>
            </w:pPr>
            <w:r w:rsidRPr="00292DEB">
              <w:rPr>
                <w:b/>
                <w:color w:val="FF0000"/>
                <w:sz w:val="15"/>
                <w:szCs w:val="15"/>
              </w:rPr>
              <w:t>E-XI-19-EL</w:t>
            </w:r>
          </w:p>
          <w:p w14:paraId="4D671819"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i/>
                <w:color w:val="008080"/>
                <w:sz w:val="15"/>
                <w:szCs w:val="15"/>
              </w:rPr>
              <w:t>(ΕΛΑΧΙΣΤΟ ΕΓΓΥΗΜΕΝΟ ΕΙΣΟΔΗΜΑ)</w:t>
            </w:r>
            <w:r w:rsidRPr="00292DEB">
              <w:rPr>
                <w:color w:val="000000"/>
                <w:sz w:val="15"/>
                <w:szCs w:val="15"/>
              </w:rPr>
              <w:t xml:space="preserve">: No </w:t>
            </w:r>
            <w:proofErr w:type="spellStart"/>
            <w:r w:rsidRPr="00292DEB">
              <w:rPr>
                <w:color w:val="000000"/>
                <w:sz w:val="15"/>
                <w:szCs w:val="15"/>
              </w:rPr>
              <w:t>adjustment</w:t>
            </w:r>
            <w:proofErr w:type="spellEnd"/>
            <w:r w:rsidRPr="00292DEB">
              <w:rPr>
                <w:color w:val="000000"/>
                <w:sz w:val="15"/>
                <w:szCs w:val="15"/>
              </w:rPr>
              <w:t xml:space="preserve"> for inflation. </w:t>
            </w:r>
            <w:r w:rsidRPr="00292DEB">
              <w:rPr>
                <w:color w:val="000000"/>
                <w:sz w:val="15"/>
                <w:szCs w:val="15"/>
                <w:lang w:val="en-GB"/>
              </w:rPr>
              <w:t>Adjustment by Government decision on an ad hoc basis.</w:t>
            </w:r>
          </w:p>
          <w:p w14:paraId="07144D07"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p>
          <w:p w14:paraId="30DBC622"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color w:val="000000"/>
                <w:sz w:val="15"/>
                <w:szCs w:val="15"/>
                <w:lang w:val="en-GB"/>
              </w:rPr>
              <w:t xml:space="preserve">): Adjustment every year by joint decision of the </w:t>
            </w:r>
            <w:r w:rsidRPr="00292DEB">
              <w:rPr>
                <w:color w:val="008000"/>
                <w:sz w:val="15"/>
                <w:szCs w:val="15"/>
                <w:lang w:val="en-GB"/>
              </w:rPr>
              <w:t>Ministers of Economy and Finance, Labour and Social Security</w:t>
            </w:r>
            <w:r w:rsidRPr="00292DEB">
              <w:rPr>
                <w:color w:val="000000"/>
                <w:sz w:val="15"/>
                <w:szCs w:val="15"/>
                <w:lang w:val="en-GB"/>
              </w:rPr>
              <w:t xml:space="preserve">, based on a coefficient which is determined by the sum of the change of GDP and of the change in the Consumers' Price Index of the preceding year divided by </w:t>
            </w:r>
            <w:r w:rsidRPr="00292DEB">
              <w:rPr>
                <w:color w:val="C00000"/>
                <w:sz w:val="15"/>
                <w:szCs w:val="15"/>
                <w:lang w:val="en-GB"/>
              </w:rPr>
              <w:t>2</w:t>
            </w:r>
            <w:r w:rsidRPr="00292DEB">
              <w:rPr>
                <w:color w:val="000000"/>
                <w:sz w:val="15"/>
                <w:szCs w:val="15"/>
                <w:lang w:val="en-GB"/>
              </w:rPr>
              <w:t xml:space="preserve">. It cannot exceed the average annual change in the Consumer Price Index (Art. 25 par. 4a of Law </w:t>
            </w:r>
            <w:r w:rsidRPr="00292DEB">
              <w:rPr>
                <w:color w:val="C00000"/>
                <w:sz w:val="15"/>
                <w:szCs w:val="15"/>
                <w:lang w:val="en-GB"/>
              </w:rPr>
              <w:t>4670/2020</w:t>
            </w:r>
            <w:r w:rsidRPr="00292DEB">
              <w:rPr>
                <w:color w:val="000000"/>
                <w:sz w:val="15"/>
                <w:szCs w:val="15"/>
                <w:lang w:val="en-GB"/>
              </w:rPr>
              <w:t>).</w:t>
            </w:r>
          </w:p>
          <w:p w14:paraId="7A4CCFDA"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p>
          <w:p w14:paraId="6FCEE5AA" w14:textId="77777777" w:rsidR="005D0FED" w:rsidRPr="00292DEB" w:rsidRDefault="005D0FED" w:rsidP="00DB7CCE">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In addition, every three years, pensions are adjusted under a special law to ensure long-term sustainability of the social security system (Art. 25 par. 5 Law </w:t>
            </w:r>
            <w:r w:rsidRPr="00292DEB">
              <w:rPr>
                <w:color w:val="C00000"/>
                <w:sz w:val="15"/>
                <w:szCs w:val="15"/>
                <w:lang w:val="en-GB"/>
              </w:rPr>
              <w:t>4670/2020</w:t>
            </w:r>
            <w:r w:rsidRPr="00292DEB">
              <w:rPr>
                <w:color w:val="000000"/>
                <w:sz w:val="15"/>
                <w:szCs w:val="15"/>
                <w:lang w:val="en-GB"/>
              </w:rPr>
              <w:t>).</w:t>
            </w:r>
          </w:p>
          <w:p w14:paraId="3016E1C4" w14:textId="12F02603"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49D6DB41"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78DFF4B1" w14:textId="60DBEE47" w:rsidR="005D0FED" w:rsidRPr="00292DEB" w:rsidRDefault="005D0FED" w:rsidP="00DB7CCE">
            <w:pPr>
              <w:spacing w:line="276" w:lineRule="auto"/>
              <w:rPr>
                <w:rFonts w:cs="Arial"/>
                <w:color w:val="0000FF"/>
                <w:lang w:val="fr-FR"/>
              </w:rPr>
            </w:pPr>
          </w:p>
        </w:tc>
        <w:tc>
          <w:tcPr>
            <w:tcW w:w="127" w:type="pct"/>
          </w:tcPr>
          <w:p w14:paraId="52A619DD" w14:textId="77777777" w:rsidR="005D0FED" w:rsidRPr="00292DEB" w:rsidRDefault="005D0FED" w:rsidP="00DB7CCE">
            <w:pPr>
              <w:spacing w:line="276" w:lineRule="auto"/>
              <w:rPr>
                <w:rFonts w:cs="Arial"/>
                <w:color w:val="0000FF"/>
                <w:lang w:val="fr-FR"/>
              </w:rPr>
            </w:pPr>
            <w:r w:rsidRPr="00292DEB">
              <w:rPr>
                <w:rFonts w:cs="Arial"/>
                <w:color w:val="0000FF"/>
                <w:lang w:val="fr-FR"/>
              </w:rPr>
              <w:t>19</w:t>
            </w:r>
          </w:p>
          <w:p w14:paraId="42BB17FF" w14:textId="6C51C303" w:rsidR="005D0FED" w:rsidRPr="00292DEB" w:rsidRDefault="005D0FED" w:rsidP="00DB7CCE">
            <w:pPr>
              <w:spacing w:line="276" w:lineRule="auto"/>
              <w:rPr>
                <w:rFonts w:cs="Arial"/>
                <w:color w:val="0000FF"/>
                <w:lang w:val="fr-FR"/>
              </w:rPr>
            </w:pPr>
          </w:p>
        </w:tc>
        <w:tc>
          <w:tcPr>
            <w:tcW w:w="402" w:type="pct"/>
          </w:tcPr>
          <w:p w14:paraId="493B178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1E94687B" w14:textId="5394F83C" w:rsidR="005D0FED" w:rsidRPr="00292DEB" w:rsidRDefault="005D0FED" w:rsidP="00DB7CCE">
            <w:pPr>
              <w:spacing w:line="276" w:lineRule="auto"/>
              <w:rPr>
                <w:rFonts w:cs="Arial"/>
                <w:color w:val="0000FF"/>
                <w:lang w:val="en-GB"/>
              </w:rPr>
            </w:pPr>
          </w:p>
        </w:tc>
      </w:tr>
      <w:tr w:rsidR="005D0FED" w:rsidRPr="00292DEB" w14:paraId="05CD4C3C" w14:textId="77777777" w:rsidTr="005D0FED">
        <w:tc>
          <w:tcPr>
            <w:tcW w:w="193" w:type="pct"/>
          </w:tcPr>
          <w:p w14:paraId="10BEEFA6" w14:textId="77777777" w:rsidR="005D0FED" w:rsidRPr="00292DEB" w:rsidRDefault="005D0FED" w:rsidP="00DB7CCE">
            <w:pPr>
              <w:spacing w:line="276" w:lineRule="auto"/>
              <w:jc w:val="left"/>
              <w:rPr>
                <w:rFonts w:cs="Arial"/>
                <w:lang w:val="es-ES"/>
              </w:rPr>
            </w:pPr>
            <w:r w:rsidRPr="00292DEB">
              <w:rPr>
                <w:rFonts w:cs="Arial"/>
                <w:lang w:val="es-ES"/>
              </w:rPr>
              <w:t>EL</w:t>
            </w:r>
          </w:p>
          <w:p w14:paraId="07FC7818" w14:textId="77777777" w:rsidR="005D0FED" w:rsidRPr="00292DEB" w:rsidRDefault="005D0FED" w:rsidP="00DB7CCE">
            <w:pPr>
              <w:spacing w:line="276" w:lineRule="auto"/>
              <w:jc w:val="left"/>
              <w:rPr>
                <w:rFonts w:cs="Arial"/>
                <w:lang w:val="es-ES"/>
              </w:rPr>
            </w:pPr>
            <w:r w:rsidRPr="00292DEB">
              <w:rPr>
                <w:rFonts w:cs="Arial"/>
                <w:lang w:val="es-ES"/>
              </w:rPr>
              <w:t>EL</w:t>
            </w:r>
          </w:p>
          <w:p w14:paraId="7B97DA73" w14:textId="77777777" w:rsidR="005D0FED" w:rsidRPr="00292DEB" w:rsidRDefault="005D0FED" w:rsidP="00DB7CCE">
            <w:pPr>
              <w:spacing w:line="276" w:lineRule="auto"/>
              <w:jc w:val="left"/>
              <w:rPr>
                <w:rFonts w:cs="Arial"/>
                <w:lang w:val="es-ES"/>
              </w:rPr>
            </w:pPr>
            <w:r w:rsidRPr="00292DEB">
              <w:rPr>
                <w:rFonts w:cs="Arial"/>
                <w:lang w:val="es-ES"/>
              </w:rPr>
              <w:t>EL</w:t>
            </w:r>
          </w:p>
          <w:p w14:paraId="0BA474A7" w14:textId="77777777" w:rsidR="005D0FED" w:rsidRPr="00292DEB" w:rsidRDefault="005D0FED" w:rsidP="00DB7CCE">
            <w:pPr>
              <w:spacing w:line="276" w:lineRule="auto"/>
              <w:jc w:val="left"/>
              <w:rPr>
                <w:rFonts w:cs="Arial"/>
                <w:lang w:val="es-ES"/>
              </w:rPr>
            </w:pPr>
            <w:r w:rsidRPr="00292DEB">
              <w:rPr>
                <w:rFonts w:cs="Arial"/>
                <w:lang w:val="es-ES"/>
              </w:rPr>
              <w:t>EL</w:t>
            </w:r>
          </w:p>
          <w:p w14:paraId="3F1BDC59" w14:textId="77777777" w:rsidR="005D0FED" w:rsidRPr="00292DEB" w:rsidRDefault="005D0FED" w:rsidP="00DB7CCE">
            <w:pPr>
              <w:spacing w:line="276" w:lineRule="auto"/>
              <w:jc w:val="left"/>
              <w:rPr>
                <w:rFonts w:cs="Arial"/>
                <w:lang w:val="es-ES"/>
              </w:rPr>
            </w:pPr>
            <w:r w:rsidRPr="00292DEB">
              <w:rPr>
                <w:rFonts w:cs="Arial"/>
                <w:lang w:val="es-ES"/>
              </w:rPr>
              <w:t>EL</w:t>
            </w:r>
          </w:p>
          <w:p w14:paraId="2AE10638" w14:textId="77777777" w:rsidR="005D0FED" w:rsidRPr="00292DEB" w:rsidRDefault="005D0FED" w:rsidP="00DB7CCE">
            <w:pPr>
              <w:spacing w:line="276" w:lineRule="auto"/>
              <w:jc w:val="left"/>
              <w:rPr>
                <w:rFonts w:cs="Arial"/>
                <w:lang w:val="es-ES"/>
              </w:rPr>
            </w:pPr>
            <w:r w:rsidRPr="00292DEB">
              <w:rPr>
                <w:rFonts w:cs="Arial"/>
                <w:lang w:val="es-ES"/>
              </w:rPr>
              <w:t>EL</w:t>
            </w:r>
          </w:p>
          <w:p w14:paraId="42BB7609" w14:textId="15B85B8D" w:rsidR="005D0FED" w:rsidRPr="00292DEB" w:rsidRDefault="005D0FED" w:rsidP="00DB7CCE">
            <w:pPr>
              <w:spacing w:line="276" w:lineRule="auto"/>
              <w:jc w:val="left"/>
              <w:rPr>
                <w:rFonts w:cs="Arial"/>
                <w:lang w:val="en-GB"/>
              </w:rPr>
            </w:pPr>
            <w:r w:rsidRPr="00292DEB">
              <w:rPr>
                <w:rFonts w:cs="Arial"/>
                <w:lang w:val="en-GB"/>
              </w:rPr>
              <w:t>EL</w:t>
            </w:r>
          </w:p>
        </w:tc>
        <w:tc>
          <w:tcPr>
            <w:tcW w:w="1371" w:type="pct"/>
          </w:tcPr>
          <w:p w14:paraId="40C24703" w14:textId="77777777" w:rsidR="005D0FED" w:rsidRPr="00292DEB" w:rsidRDefault="005D0FED" w:rsidP="00DB7CCE">
            <w:pPr>
              <w:spacing w:line="276" w:lineRule="auto"/>
              <w:rPr>
                <w:rFonts w:eastAsia="Arial" w:cs="Arial"/>
              </w:rPr>
            </w:pPr>
            <w:r w:rsidRPr="00292DEB">
              <w:rPr>
                <w:rFonts w:cs="Arial"/>
              </w:rPr>
              <w:t>Kumulierung der</w:t>
            </w:r>
            <w:r w:rsidRPr="00292DEB">
              <w:rPr>
                <w:rFonts w:cs="Arial"/>
                <w:color w:val="FF0000"/>
              </w:rPr>
              <w:t xml:space="preserve"> </w:t>
            </w:r>
            <w:r w:rsidRPr="00292DEB">
              <w:rPr>
                <w:rFonts w:cs="Arial"/>
                <w:color w:val="008000"/>
              </w:rPr>
              <w:t xml:space="preserve">Mindestsicherung (“GMI”) </w:t>
            </w:r>
            <w:r w:rsidRPr="00292DEB">
              <w:rPr>
                <w:rFonts w:cs="Arial"/>
                <w:i/>
                <w:color w:val="008000"/>
              </w:rPr>
              <w:t>(</w:t>
            </w:r>
            <w:r w:rsidRPr="00292DEB">
              <w:rPr>
                <w:rFonts w:cs="Arial"/>
                <w:i/>
                <w:color w:val="008080"/>
                <w:lang w:val="en-GB"/>
              </w:rPr>
              <w:t>ΕΛΑΧΙΣΤΟ</w:t>
            </w:r>
            <w:r w:rsidRPr="00292DEB">
              <w:rPr>
                <w:rFonts w:cs="Arial"/>
                <w:i/>
                <w:color w:val="008080"/>
              </w:rPr>
              <w:t xml:space="preserve"> </w:t>
            </w:r>
            <w:r w:rsidRPr="00292DEB">
              <w:rPr>
                <w:rFonts w:cs="Arial"/>
                <w:i/>
                <w:color w:val="008080"/>
                <w:lang w:val="en-GB"/>
              </w:rPr>
              <w:t>ΕΓΓΥΗΜΕΝΟ</w:t>
            </w:r>
            <w:r w:rsidRPr="00292DEB">
              <w:rPr>
                <w:rFonts w:cs="Arial"/>
                <w:i/>
                <w:color w:val="008080"/>
              </w:rPr>
              <w:t xml:space="preserve"> </w:t>
            </w:r>
            <w:r w:rsidRPr="00292DEB">
              <w:rPr>
                <w:rFonts w:cs="Arial"/>
                <w:i/>
                <w:color w:val="008080"/>
                <w:lang w:val="en-GB"/>
              </w:rPr>
              <w:t>ΕΙΣΟΔΗΜΑ</w:t>
            </w:r>
            <w:r w:rsidRPr="00292DEB">
              <w:rPr>
                <w:rFonts w:cs="Arial"/>
                <w:i/>
                <w:color w:val="008080"/>
              </w:rPr>
              <w:t xml:space="preserve">) </w:t>
            </w:r>
            <w:r w:rsidRPr="00292DEB">
              <w:rPr>
                <w:rFonts w:eastAsia="Arial" w:cs="Arial"/>
              </w:rPr>
              <w:t>mit Arbeitseinkommen möglich, ohne Auswirkung auf den Betrag der Beihilfe.</w:t>
            </w:r>
          </w:p>
          <w:p w14:paraId="782B0E2F" w14:textId="77777777" w:rsidR="005D0FED" w:rsidRPr="00292DEB" w:rsidRDefault="005D0FED" w:rsidP="00DB7CCE">
            <w:pPr>
              <w:spacing w:line="276" w:lineRule="auto"/>
              <w:rPr>
                <w:rFonts w:cs="Arial"/>
                <w:color w:val="FF0000"/>
              </w:rPr>
            </w:pPr>
          </w:p>
          <w:p w14:paraId="26CC27F2" w14:textId="77777777"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xml:space="preserve">): nicht möglich. </w:t>
            </w:r>
          </w:p>
          <w:p w14:paraId="2CAC1CE0" w14:textId="0B1BB382" w:rsidR="005D0FED" w:rsidRPr="00292DEB" w:rsidRDefault="005D0FED" w:rsidP="00DB7CCE">
            <w:pPr>
              <w:spacing w:line="276" w:lineRule="auto"/>
              <w:rPr>
                <w:rFonts w:cs="Arial"/>
              </w:rPr>
            </w:pPr>
          </w:p>
        </w:tc>
        <w:tc>
          <w:tcPr>
            <w:tcW w:w="1370" w:type="pct"/>
          </w:tcPr>
          <w:p w14:paraId="012546F5" w14:textId="77777777" w:rsidR="005D0FED" w:rsidRPr="00292DEB" w:rsidRDefault="005D0FED" w:rsidP="00DB7CCE">
            <w:pPr>
              <w:spacing w:line="276" w:lineRule="auto"/>
              <w:rPr>
                <w:rFonts w:eastAsia="Book Antiqua" w:cs="Arial"/>
                <w:lang w:val="fr-BE" w:bidi="en-GB"/>
              </w:rPr>
            </w:pPr>
            <w:r w:rsidRPr="00292DEB">
              <w:rPr>
                <w:rFonts w:eastAsia="Book Antiqua" w:cs="Arial"/>
                <w:lang w:val="fr-BE" w:bidi="en-GB"/>
              </w:rPr>
              <w:t xml:space="preserve">Le cumul du </w:t>
            </w:r>
            <w:r w:rsidRPr="00292DEB">
              <w:rPr>
                <w:rFonts w:eastAsia="Arial Narrow" w:cs="Arial"/>
                <w:color w:val="008000"/>
                <w:spacing w:val="-4"/>
                <w:lang w:val="fr-BE" w:eastAsia="en-GB" w:bidi="en-GB"/>
              </w:rPr>
              <w:t>r</w:t>
            </w:r>
            <w:r w:rsidRPr="00292DEB">
              <w:rPr>
                <w:rFonts w:eastAsia="Arial" w:cs="Arial"/>
                <w:color w:val="008000"/>
                <w:lang w:val="fr-BE"/>
              </w:rPr>
              <w:t xml:space="preserve">evenu minimum garanti (RMG) </w:t>
            </w:r>
            <w:r w:rsidRPr="00292DEB">
              <w:rPr>
                <w:rFonts w:cs="Arial"/>
                <w:i/>
                <w:color w:val="008080"/>
                <w:lang w:val="fr-BE"/>
              </w:rPr>
              <w:t>(ΕΛΑΧΙΣΤΟ ΕΓΓΥΗΜΕΝΟ ΕΙΣΟΔΗΜΑ)</w:t>
            </w:r>
            <w:r w:rsidRPr="00292DEB">
              <w:rPr>
                <w:rFonts w:eastAsia="Book Antiqua" w:cs="Arial"/>
                <w:lang w:val="fr-BE" w:bidi="en-GB"/>
              </w:rPr>
              <w:t xml:space="preserve"> avec un revenu du travail est possible sans incidence sur le montant de la prestation.</w:t>
            </w:r>
          </w:p>
          <w:p w14:paraId="0E1FE8E4" w14:textId="77777777" w:rsidR="005D0FED" w:rsidRPr="00292DEB" w:rsidRDefault="005D0FED" w:rsidP="00DB7CCE">
            <w:pPr>
              <w:spacing w:line="276" w:lineRule="auto"/>
              <w:rPr>
                <w:rFonts w:eastAsia="Book Antiqua" w:cs="Arial"/>
                <w:lang w:val="fr-BE" w:bidi="en-GB"/>
              </w:rPr>
            </w:pPr>
          </w:p>
          <w:p w14:paraId="79363C08"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pas possible.</w:t>
            </w:r>
          </w:p>
          <w:p w14:paraId="61DC7C8A" w14:textId="79630543" w:rsidR="005D0FED" w:rsidRPr="00292DEB" w:rsidRDefault="005D0FED" w:rsidP="00DB7CCE">
            <w:pPr>
              <w:spacing w:line="276" w:lineRule="auto"/>
              <w:rPr>
                <w:rFonts w:cs="Arial"/>
                <w:lang w:val="fr-BE"/>
              </w:rPr>
            </w:pPr>
          </w:p>
        </w:tc>
        <w:tc>
          <w:tcPr>
            <w:tcW w:w="1370" w:type="pct"/>
          </w:tcPr>
          <w:p w14:paraId="0E3A986F" w14:textId="77777777" w:rsidR="005D0FED" w:rsidRPr="00292DEB" w:rsidRDefault="005D0FED" w:rsidP="00DB7CCE">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E-XI-20-EL</w:t>
            </w:r>
          </w:p>
          <w:p w14:paraId="78F68734"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Cumulation of </w:t>
            </w:r>
            <w:r w:rsidRPr="00292DEB">
              <w:rPr>
                <w:color w:val="008000"/>
                <w:sz w:val="15"/>
                <w:szCs w:val="15"/>
                <w:lang w:val="en-GB"/>
              </w:rPr>
              <w:t xml:space="preserve">Guaranteed Minimum Income (GMI) </w:t>
            </w:r>
            <w:r w:rsidRPr="00292DEB">
              <w:rPr>
                <w:i/>
                <w:color w:val="008080"/>
                <w:sz w:val="15"/>
                <w:szCs w:val="15"/>
                <w:lang w:val="en-GB"/>
              </w:rPr>
              <w:t>(</w:t>
            </w:r>
            <w:r w:rsidRPr="00292DEB">
              <w:rPr>
                <w:i/>
                <w:color w:val="008080"/>
                <w:sz w:val="15"/>
                <w:szCs w:val="15"/>
              </w:rPr>
              <w:t>ΕΛΑΧΙΣΤΟ</w:t>
            </w:r>
            <w:r w:rsidRPr="00292DEB">
              <w:rPr>
                <w:i/>
                <w:color w:val="008080"/>
                <w:sz w:val="15"/>
                <w:szCs w:val="15"/>
                <w:lang w:val="en-GB"/>
              </w:rPr>
              <w:t xml:space="preserve"> </w:t>
            </w:r>
            <w:r w:rsidRPr="00292DEB">
              <w:rPr>
                <w:i/>
                <w:color w:val="008080"/>
                <w:sz w:val="15"/>
                <w:szCs w:val="15"/>
              </w:rPr>
              <w:t>ΕΓΓΥΗΜΕΝΟ</w:t>
            </w:r>
            <w:r w:rsidRPr="00292DEB">
              <w:rPr>
                <w:i/>
                <w:color w:val="008080"/>
                <w:sz w:val="15"/>
                <w:szCs w:val="15"/>
                <w:lang w:val="en-GB"/>
              </w:rPr>
              <w:t xml:space="preserve"> </w:t>
            </w:r>
            <w:r w:rsidRPr="00292DEB">
              <w:rPr>
                <w:i/>
                <w:color w:val="008080"/>
                <w:sz w:val="15"/>
                <w:szCs w:val="15"/>
              </w:rPr>
              <w:t>ΕΙΣΟΔΗΜΑ</w:t>
            </w:r>
            <w:r w:rsidRPr="00292DEB">
              <w:rPr>
                <w:i/>
                <w:color w:val="008080"/>
                <w:sz w:val="15"/>
                <w:szCs w:val="15"/>
                <w:lang w:val="en-GB"/>
              </w:rPr>
              <w:t>)</w:t>
            </w:r>
            <w:r w:rsidRPr="00292DEB">
              <w:rPr>
                <w:color w:val="008000"/>
                <w:sz w:val="15"/>
                <w:szCs w:val="15"/>
                <w:lang w:val="en-GB"/>
              </w:rPr>
              <w:t xml:space="preserve"> </w:t>
            </w:r>
            <w:r w:rsidRPr="00292DEB">
              <w:rPr>
                <w:color w:val="000000"/>
                <w:sz w:val="15"/>
                <w:szCs w:val="15"/>
                <w:lang w:val="en-GB"/>
              </w:rPr>
              <w:t>possible with earnings from work without any impact on the benefit amount.</w:t>
            </w:r>
          </w:p>
          <w:p w14:paraId="24ADCE87"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p>
          <w:p w14:paraId="62A298B1" w14:textId="3AD8D59A"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US"/>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i/>
                <w:color w:val="008080"/>
                <w:sz w:val="15"/>
                <w:szCs w:val="15"/>
                <w:lang w:val="en-GB"/>
              </w:rPr>
              <w:t>)</w:t>
            </w:r>
            <w:r w:rsidRPr="00292DEB">
              <w:rPr>
                <w:color w:val="000000"/>
                <w:sz w:val="15"/>
                <w:szCs w:val="15"/>
                <w:lang w:val="en-GB"/>
              </w:rPr>
              <w:t>: not possible.</w:t>
            </w:r>
          </w:p>
        </w:tc>
        <w:tc>
          <w:tcPr>
            <w:tcW w:w="167" w:type="pct"/>
          </w:tcPr>
          <w:p w14:paraId="7B02E451"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12C8A0FC" w14:textId="232F4920" w:rsidR="005D0FED" w:rsidRPr="00292DEB" w:rsidRDefault="005D0FED" w:rsidP="00DB7CCE">
            <w:pPr>
              <w:spacing w:line="276" w:lineRule="auto"/>
              <w:rPr>
                <w:rFonts w:cs="Arial"/>
                <w:color w:val="0000FF"/>
                <w:lang w:val="fr-FR"/>
              </w:rPr>
            </w:pPr>
          </w:p>
        </w:tc>
        <w:tc>
          <w:tcPr>
            <w:tcW w:w="127" w:type="pct"/>
          </w:tcPr>
          <w:p w14:paraId="38FDF9CD" w14:textId="77777777" w:rsidR="005D0FED" w:rsidRPr="00292DEB" w:rsidRDefault="005D0FED" w:rsidP="00DB7CCE">
            <w:pPr>
              <w:spacing w:line="276" w:lineRule="auto"/>
              <w:rPr>
                <w:rFonts w:cs="Arial"/>
                <w:color w:val="0000FF"/>
                <w:lang w:val="fr-FR"/>
              </w:rPr>
            </w:pPr>
            <w:r w:rsidRPr="00292DEB">
              <w:rPr>
                <w:rFonts w:cs="Arial"/>
                <w:color w:val="0000FF"/>
                <w:lang w:val="fr-FR"/>
              </w:rPr>
              <w:t>20</w:t>
            </w:r>
          </w:p>
          <w:p w14:paraId="35D49F7E" w14:textId="0A5C3ED6" w:rsidR="005D0FED" w:rsidRPr="00292DEB" w:rsidRDefault="005D0FED" w:rsidP="00DB7CCE">
            <w:pPr>
              <w:spacing w:line="276" w:lineRule="auto"/>
              <w:rPr>
                <w:rFonts w:cs="Arial"/>
                <w:color w:val="0000FF"/>
                <w:lang w:val="fr-FR"/>
              </w:rPr>
            </w:pPr>
          </w:p>
        </w:tc>
        <w:tc>
          <w:tcPr>
            <w:tcW w:w="402" w:type="pct"/>
          </w:tcPr>
          <w:p w14:paraId="0265096A"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38F7643D" w14:textId="1C8A6360" w:rsidR="005D0FED" w:rsidRPr="00292DEB" w:rsidRDefault="005D0FED" w:rsidP="00DB7CCE">
            <w:pPr>
              <w:spacing w:line="276" w:lineRule="auto"/>
              <w:rPr>
                <w:rFonts w:cs="Arial"/>
                <w:color w:val="0000FF"/>
                <w:lang w:val="en-GB"/>
              </w:rPr>
            </w:pPr>
          </w:p>
        </w:tc>
      </w:tr>
      <w:tr w:rsidR="005D0FED" w:rsidRPr="00292DEB" w14:paraId="2CF01F7B" w14:textId="77777777" w:rsidTr="005D0FED">
        <w:tc>
          <w:tcPr>
            <w:tcW w:w="193" w:type="pct"/>
          </w:tcPr>
          <w:p w14:paraId="36F0FEC9" w14:textId="77777777" w:rsidR="005D0FED" w:rsidRPr="00292DEB" w:rsidRDefault="005D0FED" w:rsidP="00DB7CCE">
            <w:pPr>
              <w:spacing w:line="276" w:lineRule="auto"/>
              <w:jc w:val="left"/>
              <w:rPr>
                <w:rFonts w:cs="Arial"/>
                <w:lang w:val="en-GB"/>
              </w:rPr>
            </w:pPr>
            <w:r w:rsidRPr="00292DEB">
              <w:rPr>
                <w:rFonts w:cs="Arial"/>
                <w:lang w:val="en-GB"/>
              </w:rPr>
              <w:t>EL</w:t>
            </w:r>
          </w:p>
          <w:p w14:paraId="566B3D49" w14:textId="77777777" w:rsidR="005D0FED" w:rsidRPr="00292DEB" w:rsidRDefault="005D0FED" w:rsidP="00DB7CCE">
            <w:pPr>
              <w:spacing w:line="276" w:lineRule="auto"/>
              <w:jc w:val="left"/>
              <w:rPr>
                <w:rFonts w:cs="Arial"/>
                <w:lang w:val="en-GB"/>
              </w:rPr>
            </w:pPr>
            <w:r w:rsidRPr="00292DEB">
              <w:rPr>
                <w:rFonts w:cs="Arial"/>
                <w:lang w:val="en-GB"/>
              </w:rPr>
              <w:t>EL</w:t>
            </w:r>
          </w:p>
          <w:p w14:paraId="6B1AF24F" w14:textId="77777777" w:rsidR="005D0FED" w:rsidRPr="00292DEB" w:rsidRDefault="005D0FED" w:rsidP="00DB7CCE">
            <w:pPr>
              <w:spacing w:line="276" w:lineRule="auto"/>
              <w:jc w:val="left"/>
              <w:rPr>
                <w:rFonts w:cs="Arial"/>
                <w:lang w:val="en-GB"/>
              </w:rPr>
            </w:pPr>
            <w:r w:rsidRPr="00292DEB">
              <w:rPr>
                <w:rFonts w:cs="Arial"/>
                <w:lang w:val="en-GB"/>
              </w:rPr>
              <w:t>EL</w:t>
            </w:r>
          </w:p>
          <w:p w14:paraId="095D1F4F" w14:textId="7371F37D" w:rsidR="005D0FED" w:rsidRPr="00292DEB" w:rsidRDefault="005D0FED" w:rsidP="00DB7CCE">
            <w:pPr>
              <w:spacing w:line="276" w:lineRule="auto"/>
              <w:jc w:val="left"/>
              <w:rPr>
                <w:rFonts w:cs="Arial"/>
                <w:lang w:val="en-GB"/>
              </w:rPr>
            </w:pPr>
          </w:p>
        </w:tc>
        <w:tc>
          <w:tcPr>
            <w:tcW w:w="1371" w:type="pct"/>
          </w:tcPr>
          <w:p w14:paraId="034F6699" w14:textId="77777777" w:rsidR="005D0FED" w:rsidRPr="00292DEB" w:rsidRDefault="005D0FED" w:rsidP="00DB7CCE">
            <w:pPr>
              <w:spacing w:line="276" w:lineRule="auto"/>
              <w:rPr>
                <w:rFonts w:cs="Arial"/>
                <w:lang w:val="en-US"/>
              </w:rPr>
            </w:pPr>
            <w:proofErr w:type="spellStart"/>
            <w:r w:rsidRPr="00292DEB">
              <w:rPr>
                <w:rFonts w:cs="Arial"/>
                <w:color w:val="008000"/>
                <w:lang w:val="en-US"/>
              </w:rPr>
              <w:t>Mindestsicherung</w:t>
            </w:r>
            <w:proofErr w:type="spellEnd"/>
            <w:r w:rsidRPr="00292DEB">
              <w:rPr>
                <w:rFonts w:cs="Arial"/>
                <w:color w:val="008000"/>
                <w:lang w:val="en-US"/>
              </w:rPr>
              <w:t xml:space="preserve"> (“GMI”) </w:t>
            </w:r>
            <w:r w:rsidRPr="00292DEB">
              <w:rPr>
                <w:rFonts w:cs="Arial"/>
                <w:i/>
                <w:color w:val="008080"/>
                <w:lang w:val="en-US"/>
              </w:rPr>
              <w:t>(</w:t>
            </w:r>
            <w:r w:rsidRPr="00292DEB">
              <w:rPr>
                <w:rFonts w:cs="Arial"/>
                <w:i/>
                <w:color w:val="008080"/>
                <w:lang w:val="en-GB"/>
              </w:rPr>
              <w:t>ΕΛΑΧΙΣΤΟ</w:t>
            </w:r>
            <w:r w:rsidRPr="00292DEB">
              <w:rPr>
                <w:rFonts w:cs="Arial"/>
                <w:i/>
                <w:color w:val="008080"/>
                <w:lang w:val="en-US"/>
              </w:rPr>
              <w:t xml:space="preserve"> </w:t>
            </w:r>
            <w:r w:rsidRPr="00292DEB">
              <w:rPr>
                <w:rFonts w:cs="Arial"/>
                <w:i/>
                <w:color w:val="008080"/>
                <w:lang w:val="en-GB"/>
              </w:rPr>
              <w:t>ΕΓΓΥΗΜΕΝΟ</w:t>
            </w:r>
            <w:r w:rsidRPr="00292DEB">
              <w:rPr>
                <w:rFonts w:cs="Arial"/>
                <w:i/>
                <w:color w:val="008080"/>
                <w:lang w:val="en-US"/>
              </w:rPr>
              <w:t xml:space="preserve"> </w:t>
            </w:r>
            <w:r w:rsidRPr="00292DEB">
              <w:rPr>
                <w:rFonts w:cs="Arial"/>
                <w:i/>
                <w:color w:val="008080"/>
                <w:lang w:val="en-GB"/>
              </w:rPr>
              <w:t>ΕΙΣΟΔΗΜΑ</w:t>
            </w:r>
            <w:r w:rsidRPr="00292DEB">
              <w:rPr>
                <w:rFonts w:cs="Arial"/>
                <w:i/>
                <w:color w:val="008080"/>
                <w:lang w:val="en-US"/>
              </w:rPr>
              <w:t>)</w:t>
            </w:r>
            <w:r w:rsidRPr="00292DEB">
              <w:rPr>
                <w:rFonts w:eastAsia="Arial" w:cs="Arial"/>
                <w:lang w:val="en-US"/>
              </w:rPr>
              <w:t xml:space="preserve">: </w:t>
            </w:r>
            <w:r w:rsidRPr="00292DEB">
              <w:rPr>
                <w:rFonts w:cs="Arial"/>
                <w:lang w:val="en-US"/>
              </w:rPr>
              <w:t xml:space="preserve">nicht </w:t>
            </w:r>
            <w:proofErr w:type="spellStart"/>
            <w:r w:rsidRPr="00292DEB">
              <w:rPr>
                <w:rFonts w:cs="Arial"/>
                <w:lang w:val="en-US"/>
              </w:rPr>
              <w:t>anwendbar</w:t>
            </w:r>
            <w:proofErr w:type="spellEnd"/>
            <w:r w:rsidRPr="00292DEB">
              <w:rPr>
                <w:rFonts w:cs="Arial"/>
                <w:lang w:val="en-US"/>
              </w:rPr>
              <w:t>.</w:t>
            </w:r>
          </w:p>
          <w:p w14:paraId="181FB415" w14:textId="77777777" w:rsidR="005D0FED" w:rsidRPr="00292DEB" w:rsidRDefault="005D0FED" w:rsidP="00DB7CCE">
            <w:pPr>
              <w:spacing w:line="276" w:lineRule="auto"/>
              <w:rPr>
                <w:rFonts w:cs="Arial"/>
                <w:b/>
                <w:color w:val="FF0000"/>
                <w:lang w:val="en-US"/>
              </w:rPr>
            </w:pPr>
          </w:p>
          <w:p w14:paraId="5486CC20" w14:textId="134C3B76" w:rsidR="005D0FED" w:rsidRPr="00292DEB" w:rsidRDefault="005D0FED" w:rsidP="00DB7CCE">
            <w:pPr>
              <w:spacing w:line="276" w:lineRule="auto"/>
              <w:rPr>
                <w:rFonts w:cs="Arial"/>
              </w:rPr>
            </w:pPr>
            <w:r w:rsidRPr="00292DEB">
              <w:rPr>
                <w:rFonts w:cs="Arial"/>
                <w:color w:val="008000"/>
              </w:rPr>
              <w:t xml:space="preserve">Sozialsolidaritätsbeihilfe für unversicherte Ältere </w:t>
            </w:r>
            <w:r w:rsidRPr="00292DEB">
              <w:rPr>
                <w:rFonts w:cs="Arial"/>
              </w:rPr>
              <w:t>(</w:t>
            </w:r>
            <w:r w:rsidRPr="00292DEB">
              <w:rPr>
                <w:rFonts w:cs="Arial"/>
                <w:i/>
                <w:color w:val="008080"/>
                <w:lang w:val="en-GB"/>
              </w:rPr>
              <w:t>ΕΠΙΔΟΜΑ</w:t>
            </w:r>
            <w:r w:rsidRPr="00292DEB">
              <w:rPr>
                <w:rFonts w:cs="Arial"/>
                <w:i/>
                <w:color w:val="008080"/>
              </w:rPr>
              <w:t xml:space="preserve"> </w:t>
            </w:r>
            <w:r w:rsidRPr="00292DEB">
              <w:rPr>
                <w:rFonts w:cs="Arial"/>
                <w:i/>
                <w:color w:val="008080"/>
                <w:lang w:val="en-GB"/>
              </w:rPr>
              <w:t>ΚΟΙΝΩΝΙΚΗΣ</w:t>
            </w:r>
            <w:r w:rsidRPr="00292DEB">
              <w:rPr>
                <w:rFonts w:cs="Arial"/>
                <w:i/>
                <w:color w:val="008080"/>
              </w:rPr>
              <w:t xml:space="preserve"> </w:t>
            </w:r>
            <w:r w:rsidRPr="00292DEB">
              <w:rPr>
                <w:rFonts w:cs="Arial"/>
                <w:i/>
                <w:color w:val="008080"/>
                <w:lang w:val="en-GB"/>
              </w:rPr>
              <w:t>ΑΛΛΗΛΕΓΓΥΗΣ</w:t>
            </w:r>
            <w:r w:rsidRPr="00292DEB">
              <w:rPr>
                <w:rFonts w:cs="Arial"/>
                <w:i/>
                <w:color w:val="008080"/>
              </w:rPr>
              <w:t xml:space="preserve"> </w:t>
            </w:r>
            <w:r w:rsidRPr="00292DEB">
              <w:rPr>
                <w:rFonts w:cs="Arial"/>
                <w:i/>
                <w:color w:val="008080"/>
                <w:lang w:val="en-GB"/>
              </w:rPr>
              <w:t>ΑΝΑΣΦΑΛΙΣΤΩΝ</w:t>
            </w:r>
            <w:r w:rsidRPr="00292DEB">
              <w:rPr>
                <w:rFonts w:cs="Arial"/>
                <w:i/>
                <w:color w:val="008080"/>
              </w:rPr>
              <w:t xml:space="preserve"> </w:t>
            </w:r>
            <w:r w:rsidRPr="00292DEB">
              <w:rPr>
                <w:rFonts w:cs="Arial"/>
                <w:i/>
                <w:color w:val="008080"/>
                <w:lang w:val="en-GB"/>
              </w:rPr>
              <w:t>ΥΠΕΡΗΛΙΚΩΝ</w:t>
            </w:r>
            <w:r w:rsidRPr="00292DEB">
              <w:rPr>
                <w:rFonts w:cs="Arial"/>
              </w:rPr>
              <w:t>): Kumulierung unter Umständen möglich (d.h. andere Sozialversicherungsleistungen, die der Empfänger erhält, überschreiten nicht den Beihilfebetrag).</w:t>
            </w:r>
          </w:p>
        </w:tc>
        <w:tc>
          <w:tcPr>
            <w:tcW w:w="1370" w:type="pct"/>
          </w:tcPr>
          <w:p w14:paraId="6E91E053" w14:textId="77777777" w:rsidR="005D0FED" w:rsidRPr="00292DEB" w:rsidRDefault="005D0FED" w:rsidP="00DB7CCE">
            <w:pPr>
              <w:spacing w:line="276" w:lineRule="auto"/>
              <w:rPr>
                <w:rFonts w:cs="Arial"/>
              </w:rPr>
            </w:pPr>
            <w:r w:rsidRPr="00292DEB">
              <w:rPr>
                <w:rFonts w:eastAsia="Arial Narrow" w:cs="Arial"/>
                <w:color w:val="008000"/>
                <w:spacing w:val="-4"/>
                <w:lang w:eastAsia="en-GB" w:bidi="en-GB"/>
              </w:rPr>
              <w:t>R</w:t>
            </w:r>
            <w:r w:rsidRPr="00292DEB">
              <w:rPr>
                <w:rFonts w:eastAsia="Arial" w:cs="Arial"/>
                <w:color w:val="008000"/>
              </w:rPr>
              <w:t xml:space="preserve">evenu minimum garanti (RMG) </w:t>
            </w:r>
            <w:r w:rsidRPr="00292DEB">
              <w:rPr>
                <w:rFonts w:cs="Arial"/>
                <w:i/>
                <w:color w:val="008080"/>
              </w:rPr>
              <w:t>(</w:t>
            </w:r>
            <w:r w:rsidRPr="00292DEB">
              <w:rPr>
                <w:rFonts w:cs="Arial"/>
                <w:i/>
                <w:color w:val="008080"/>
                <w:lang w:val="fr-BE"/>
              </w:rPr>
              <w:t>ΕΛΑΧΙΣΤΟ</w:t>
            </w:r>
            <w:r w:rsidRPr="00292DEB">
              <w:rPr>
                <w:rFonts w:cs="Arial"/>
                <w:i/>
                <w:color w:val="008080"/>
              </w:rPr>
              <w:t xml:space="preserve"> </w:t>
            </w:r>
            <w:r w:rsidRPr="00292DEB">
              <w:rPr>
                <w:rFonts w:cs="Arial"/>
                <w:i/>
                <w:color w:val="008080"/>
                <w:lang w:val="fr-BE"/>
              </w:rPr>
              <w:t>ΕΓΓΥΗΜΕΝΟ</w:t>
            </w:r>
            <w:r w:rsidRPr="00292DEB">
              <w:rPr>
                <w:rFonts w:cs="Arial"/>
                <w:i/>
                <w:color w:val="008080"/>
              </w:rPr>
              <w:t xml:space="preserve"> </w:t>
            </w:r>
            <w:r w:rsidRPr="00292DEB">
              <w:rPr>
                <w:rFonts w:cs="Arial"/>
                <w:i/>
                <w:color w:val="008080"/>
                <w:lang w:val="fr-BE"/>
              </w:rPr>
              <w:t>ΕΙΣΟΔΗΜΑ</w:t>
            </w:r>
            <w:r w:rsidRPr="00292DEB">
              <w:rPr>
                <w:rFonts w:cs="Arial"/>
                <w:i/>
                <w:color w:val="008080"/>
              </w:rPr>
              <w:t>)</w:t>
            </w:r>
            <w:r w:rsidRPr="00292DEB">
              <w:rPr>
                <w:rFonts w:eastAsia="Arial" w:cs="Arial"/>
              </w:rPr>
              <w:t xml:space="preserve">: </w:t>
            </w:r>
            <w:r w:rsidRPr="00292DEB">
              <w:rPr>
                <w:rFonts w:cs="Arial"/>
              </w:rPr>
              <w:t>non applicable.</w:t>
            </w:r>
          </w:p>
          <w:p w14:paraId="6D57D4C6" w14:textId="77777777" w:rsidR="005D0FED" w:rsidRPr="00292DEB" w:rsidRDefault="005D0FED" w:rsidP="00DB7CCE">
            <w:pPr>
              <w:spacing w:line="276" w:lineRule="auto"/>
              <w:rPr>
                <w:rFonts w:cs="Arial"/>
              </w:rPr>
            </w:pPr>
          </w:p>
          <w:p w14:paraId="5D8A9D40" w14:textId="77777777" w:rsidR="005D0FED" w:rsidRPr="00292DEB" w:rsidRDefault="005D0FED" w:rsidP="00DB7CCE">
            <w:pPr>
              <w:spacing w:line="276" w:lineRule="auto"/>
              <w:rPr>
                <w:rFonts w:cs="Arial"/>
                <w:lang w:val="fr-BE"/>
              </w:rPr>
            </w:pPr>
            <w:r w:rsidRPr="00292DEB">
              <w:rPr>
                <w:rFonts w:cs="Arial"/>
                <w:color w:val="008000"/>
                <w:lang w:val="fr-BE"/>
              </w:rPr>
              <w:t>Allocation de solidarité sociale pour personnes âgées non assurées</w:t>
            </w:r>
            <w:r w:rsidRPr="00292DEB">
              <w:rPr>
                <w:rFonts w:cs="Arial"/>
                <w:i/>
                <w:color w:val="008080"/>
                <w:lang w:val="fr-BE"/>
              </w:rPr>
              <w:t xml:space="preserve"> (ΕΠΙΔΟΜΑ ΚΟΙΝΩΝΙΚΗΣ ΑΛΛΗΛΕΓΓΥΗΣ ΑΝΑΣΦΑΛΙΣΤΩΝ ΥΠΕΡΗΛΙΚΩΝ):</w:t>
            </w:r>
            <w:r w:rsidRPr="00292DEB">
              <w:rPr>
                <w:rFonts w:cs="Arial"/>
                <w:lang w:val="fr-BE"/>
              </w:rPr>
              <w:t xml:space="preserve"> cumul possible sous certaines conditions (à savoir que les autres prestations de sécurité sociale que le bénéficiaire reçoit ne dépassent pas le montant de l'allocation).</w:t>
            </w:r>
          </w:p>
          <w:p w14:paraId="5251CAD4" w14:textId="3B472B01" w:rsidR="005D0FED" w:rsidRPr="00292DEB" w:rsidRDefault="005D0FED" w:rsidP="00DB7CCE">
            <w:pPr>
              <w:spacing w:line="276" w:lineRule="auto"/>
              <w:rPr>
                <w:rFonts w:cs="Arial"/>
                <w:lang w:val="fr-BE"/>
              </w:rPr>
            </w:pPr>
          </w:p>
        </w:tc>
        <w:tc>
          <w:tcPr>
            <w:tcW w:w="1370" w:type="pct"/>
          </w:tcPr>
          <w:p w14:paraId="2B875681"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r w:rsidRPr="00292DEB">
              <w:rPr>
                <w:b/>
                <w:color w:val="FF0000"/>
                <w:sz w:val="15"/>
                <w:szCs w:val="15"/>
              </w:rPr>
              <w:t>E-XI-21-EL</w:t>
            </w:r>
          </w:p>
          <w:p w14:paraId="020E5960" w14:textId="77777777" w:rsidR="005D0FED" w:rsidRPr="00292DEB" w:rsidRDefault="005D0FED" w:rsidP="00DB7CCE">
            <w:pPr>
              <w:pStyle w:val="Normal0"/>
              <w:pBdr>
                <w:top w:val="nil"/>
                <w:left w:val="nil"/>
                <w:bottom w:val="nil"/>
                <w:right w:val="nil"/>
                <w:between w:val="nil"/>
              </w:pBdr>
              <w:spacing w:before="0" w:after="0"/>
              <w:rPr>
                <w:color w:val="000000"/>
                <w:sz w:val="15"/>
                <w:szCs w:val="15"/>
              </w:rPr>
            </w:pPr>
            <w:proofErr w:type="spellStart"/>
            <w:r w:rsidRPr="00292DEB">
              <w:rPr>
                <w:color w:val="008000"/>
                <w:sz w:val="15"/>
                <w:szCs w:val="15"/>
              </w:rPr>
              <w:t>Guaranteed</w:t>
            </w:r>
            <w:proofErr w:type="spellEnd"/>
            <w:r w:rsidRPr="00292DEB">
              <w:rPr>
                <w:color w:val="008000"/>
                <w:sz w:val="15"/>
                <w:szCs w:val="15"/>
              </w:rPr>
              <w:t xml:space="preserve"> Minimum </w:t>
            </w:r>
            <w:proofErr w:type="spellStart"/>
            <w:r w:rsidRPr="00292DEB">
              <w:rPr>
                <w:color w:val="008000"/>
                <w:sz w:val="15"/>
                <w:szCs w:val="15"/>
              </w:rPr>
              <w:t>Income</w:t>
            </w:r>
            <w:proofErr w:type="spellEnd"/>
            <w:r w:rsidRPr="00292DEB">
              <w:rPr>
                <w:color w:val="008000"/>
                <w:sz w:val="15"/>
                <w:szCs w:val="15"/>
              </w:rPr>
              <w:t xml:space="preserve"> (GMI) </w:t>
            </w:r>
            <w:r w:rsidRPr="00292DEB">
              <w:rPr>
                <w:i/>
                <w:color w:val="008080"/>
                <w:sz w:val="15"/>
                <w:szCs w:val="15"/>
              </w:rPr>
              <w:t>(ΕΛΑΧΙΣΤΟ ΕΓΓΥΗΜΕΝΟ ΕΙΣΟΔΗΜΑ)</w:t>
            </w:r>
            <w:r w:rsidRPr="00292DEB">
              <w:rPr>
                <w:color w:val="000000"/>
                <w:sz w:val="15"/>
                <w:szCs w:val="15"/>
              </w:rPr>
              <w:t>: not applicable.</w:t>
            </w:r>
          </w:p>
          <w:p w14:paraId="7B87686D" w14:textId="77777777" w:rsidR="005D0FED" w:rsidRPr="00292DEB" w:rsidRDefault="005D0FED" w:rsidP="00DB7CCE">
            <w:pPr>
              <w:pStyle w:val="Normal0"/>
              <w:pBdr>
                <w:top w:val="nil"/>
                <w:left w:val="nil"/>
                <w:bottom w:val="nil"/>
                <w:right w:val="nil"/>
                <w:between w:val="nil"/>
              </w:pBdr>
              <w:spacing w:before="0" w:after="40"/>
              <w:ind w:hanging="360"/>
              <w:rPr>
                <w:color w:val="000000"/>
                <w:sz w:val="15"/>
                <w:szCs w:val="15"/>
              </w:rPr>
            </w:pPr>
          </w:p>
          <w:p w14:paraId="14BE126B"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color w:val="008000"/>
                <w:sz w:val="15"/>
                <w:szCs w:val="15"/>
                <w:lang w:val="en-GB"/>
              </w:rPr>
              <w:t xml:space="preserve">Social solidarity allowance for uninsured elders </w:t>
            </w:r>
            <w:r w:rsidRPr="00292DEB">
              <w:rPr>
                <w:color w:val="000000"/>
                <w:sz w:val="15"/>
                <w:szCs w:val="15"/>
                <w:lang w:val="en-GB"/>
              </w:rPr>
              <w:t>(</w:t>
            </w:r>
            <w:r w:rsidRPr="00292DEB">
              <w:rPr>
                <w:i/>
                <w:color w:val="008080"/>
                <w:sz w:val="15"/>
                <w:szCs w:val="15"/>
              </w:rPr>
              <w:t>ΕΠΙΔΟΜΑ</w:t>
            </w:r>
            <w:r w:rsidRPr="00292DEB">
              <w:rPr>
                <w:i/>
                <w:color w:val="008080"/>
                <w:sz w:val="15"/>
                <w:szCs w:val="15"/>
                <w:lang w:val="en-GB"/>
              </w:rPr>
              <w:t xml:space="preserve"> </w:t>
            </w:r>
            <w:r w:rsidRPr="00292DEB">
              <w:rPr>
                <w:i/>
                <w:color w:val="008080"/>
                <w:sz w:val="15"/>
                <w:szCs w:val="15"/>
              </w:rPr>
              <w:t>ΚΟΙΝΩΝΙΚΗΣ</w:t>
            </w:r>
            <w:r w:rsidRPr="00292DEB">
              <w:rPr>
                <w:i/>
                <w:color w:val="008080"/>
                <w:sz w:val="15"/>
                <w:szCs w:val="15"/>
                <w:lang w:val="en-GB"/>
              </w:rPr>
              <w:t xml:space="preserve"> </w:t>
            </w:r>
            <w:r w:rsidRPr="00292DEB">
              <w:rPr>
                <w:i/>
                <w:color w:val="008080"/>
                <w:sz w:val="15"/>
                <w:szCs w:val="15"/>
              </w:rPr>
              <w:t>ΑΛΛΗΛΕΓΓΥΗΣ</w:t>
            </w:r>
            <w:r w:rsidRPr="00292DEB">
              <w:rPr>
                <w:i/>
                <w:color w:val="008080"/>
                <w:sz w:val="15"/>
                <w:szCs w:val="15"/>
                <w:lang w:val="en-GB"/>
              </w:rPr>
              <w:t xml:space="preserve"> </w:t>
            </w:r>
            <w:r w:rsidRPr="00292DEB">
              <w:rPr>
                <w:i/>
                <w:color w:val="008080"/>
                <w:sz w:val="15"/>
                <w:szCs w:val="15"/>
              </w:rPr>
              <w:t>ΑΝΑΣΦΑΛΙΣΤΩΝ</w:t>
            </w:r>
            <w:r w:rsidRPr="00292DEB">
              <w:rPr>
                <w:i/>
                <w:color w:val="008080"/>
                <w:sz w:val="15"/>
                <w:szCs w:val="15"/>
                <w:lang w:val="en-GB"/>
              </w:rPr>
              <w:t xml:space="preserve"> </w:t>
            </w:r>
            <w:r w:rsidRPr="00292DEB">
              <w:rPr>
                <w:i/>
                <w:color w:val="008080"/>
                <w:sz w:val="15"/>
                <w:szCs w:val="15"/>
              </w:rPr>
              <w:t>ΥΠΕΡΗΛΙΚΩΝ</w:t>
            </w:r>
            <w:r w:rsidRPr="00292DEB">
              <w:rPr>
                <w:i/>
                <w:color w:val="008080"/>
                <w:sz w:val="15"/>
                <w:szCs w:val="15"/>
                <w:lang w:val="en-GB"/>
              </w:rPr>
              <w:t xml:space="preserve">): </w:t>
            </w:r>
            <w:r w:rsidRPr="00292DEB">
              <w:rPr>
                <w:color w:val="000000"/>
                <w:sz w:val="15"/>
                <w:szCs w:val="15"/>
                <w:lang w:val="en-GB"/>
              </w:rPr>
              <w:t>cumulation possible under conditions (i.e. other social security benefits the beneficiary receives do not exceed the amount of the allowance).</w:t>
            </w:r>
          </w:p>
          <w:p w14:paraId="26DF13BD" w14:textId="713AE01D"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p>
        </w:tc>
        <w:tc>
          <w:tcPr>
            <w:tcW w:w="167" w:type="pct"/>
          </w:tcPr>
          <w:p w14:paraId="7926D61C"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570502A4" w14:textId="0B886FAC" w:rsidR="005D0FED" w:rsidRPr="00292DEB" w:rsidRDefault="005D0FED" w:rsidP="00DB7CCE">
            <w:pPr>
              <w:spacing w:line="276" w:lineRule="auto"/>
              <w:rPr>
                <w:rFonts w:cs="Arial"/>
                <w:color w:val="0000FF"/>
                <w:lang w:val="fr-FR"/>
              </w:rPr>
            </w:pPr>
          </w:p>
        </w:tc>
        <w:tc>
          <w:tcPr>
            <w:tcW w:w="127" w:type="pct"/>
          </w:tcPr>
          <w:p w14:paraId="61F0EFA0" w14:textId="77777777" w:rsidR="005D0FED" w:rsidRPr="00292DEB" w:rsidRDefault="005D0FED" w:rsidP="00DB7CCE">
            <w:pPr>
              <w:spacing w:line="276" w:lineRule="auto"/>
              <w:rPr>
                <w:rFonts w:cs="Arial"/>
                <w:color w:val="0000FF"/>
                <w:lang w:val="fr-FR"/>
              </w:rPr>
            </w:pPr>
            <w:r w:rsidRPr="00292DEB">
              <w:rPr>
                <w:rFonts w:cs="Arial"/>
                <w:color w:val="0000FF"/>
                <w:lang w:val="fr-FR"/>
              </w:rPr>
              <w:t>21</w:t>
            </w:r>
          </w:p>
          <w:p w14:paraId="76432444" w14:textId="47F7423F" w:rsidR="005D0FED" w:rsidRPr="00292DEB" w:rsidRDefault="005D0FED" w:rsidP="00DB7CCE">
            <w:pPr>
              <w:spacing w:line="276" w:lineRule="auto"/>
              <w:rPr>
                <w:rFonts w:cs="Arial"/>
                <w:color w:val="0000FF"/>
                <w:lang w:val="fr-FR"/>
              </w:rPr>
            </w:pPr>
          </w:p>
        </w:tc>
        <w:tc>
          <w:tcPr>
            <w:tcW w:w="402" w:type="pct"/>
          </w:tcPr>
          <w:p w14:paraId="7325BCD7"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8D34AFA" w14:textId="0A48BA32" w:rsidR="005D0FED" w:rsidRPr="00292DEB" w:rsidRDefault="005D0FED" w:rsidP="00DB7CCE">
            <w:pPr>
              <w:spacing w:line="276" w:lineRule="auto"/>
              <w:rPr>
                <w:rFonts w:cs="Arial"/>
                <w:color w:val="0000FF"/>
                <w:lang w:val="en-GB"/>
              </w:rPr>
            </w:pPr>
          </w:p>
        </w:tc>
      </w:tr>
      <w:tr w:rsidR="005D0FED" w:rsidRPr="00292DEB" w14:paraId="12B46C78" w14:textId="77777777" w:rsidTr="005D0FED">
        <w:tc>
          <w:tcPr>
            <w:tcW w:w="193" w:type="pct"/>
          </w:tcPr>
          <w:p w14:paraId="7C62B119" w14:textId="77777777" w:rsidR="005D0FED" w:rsidRPr="00292DEB" w:rsidRDefault="005D0FED" w:rsidP="00DB7CCE">
            <w:pPr>
              <w:spacing w:line="276" w:lineRule="auto"/>
              <w:jc w:val="left"/>
              <w:rPr>
                <w:rFonts w:cs="Arial"/>
                <w:lang w:val="en-GB"/>
              </w:rPr>
            </w:pPr>
            <w:r w:rsidRPr="00292DEB">
              <w:rPr>
                <w:rFonts w:cs="Arial"/>
                <w:lang w:val="en-GB"/>
              </w:rPr>
              <w:t>EL</w:t>
            </w:r>
          </w:p>
          <w:p w14:paraId="71311785" w14:textId="77777777" w:rsidR="005D0FED" w:rsidRPr="00292DEB" w:rsidRDefault="005D0FED" w:rsidP="00DB7CCE">
            <w:pPr>
              <w:spacing w:line="276" w:lineRule="auto"/>
              <w:jc w:val="left"/>
              <w:rPr>
                <w:rFonts w:cs="Arial"/>
                <w:lang w:val="en-GB"/>
              </w:rPr>
            </w:pPr>
            <w:r w:rsidRPr="00292DEB">
              <w:rPr>
                <w:rFonts w:cs="Arial"/>
                <w:lang w:val="en-GB"/>
              </w:rPr>
              <w:t>EL</w:t>
            </w:r>
          </w:p>
          <w:p w14:paraId="03604ADF" w14:textId="77777777" w:rsidR="005D0FED" w:rsidRPr="00292DEB" w:rsidRDefault="005D0FED" w:rsidP="00DB7CCE">
            <w:pPr>
              <w:spacing w:line="276" w:lineRule="auto"/>
              <w:jc w:val="left"/>
              <w:rPr>
                <w:rFonts w:cs="Arial"/>
                <w:lang w:val="en-GB"/>
              </w:rPr>
            </w:pPr>
            <w:r w:rsidRPr="00292DEB">
              <w:rPr>
                <w:rFonts w:cs="Arial"/>
                <w:lang w:val="en-GB"/>
              </w:rPr>
              <w:t>EL</w:t>
            </w:r>
          </w:p>
          <w:p w14:paraId="12F4702D" w14:textId="404D9BE7" w:rsidR="005D0FED" w:rsidRPr="00292DEB" w:rsidRDefault="005D0FED" w:rsidP="00DB7CCE">
            <w:pPr>
              <w:spacing w:line="276" w:lineRule="auto"/>
              <w:jc w:val="left"/>
              <w:rPr>
                <w:rFonts w:cs="Arial"/>
                <w:lang w:val="en-GB"/>
              </w:rPr>
            </w:pPr>
          </w:p>
        </w:tc>
        <w:tc>
          <w:tcPr>
            <w:tcW w:w="1371" w:type="pct"/>
          </w:tcPr>
          <w:p w14:paraId="4680348E" w14:textId="31D294FE" w:rsidR="005D0FED" w:rsidRPr="00292DEB" w:rsidRDefault="005D0FED" w:rsidP="00DB7CCE">
            <w:pPr>
              <w:spacing w:line="276" w:lineRule="auto"/>
              <w:rPr>
                <w:rFonts w:cs="Arial"/>
              </w:rPr>
            </w:pPr>
            <w:r w:rsidRPr="00292DEB">
              <w:rPr>
                <w:rFonts w:cs="Arial"/>
              </w:rPr>
              <w:t>Die beiden Leistungen unterliegen nicht der Besteuerung.</w:t>
            </w:r>
          </w:p>
        </w:tc>
        <w:tc>
          <w:tcPr>
            <w:tcW w:w="1370" w:type="pct"/>
          </w:tcPr>
          <w:p w14:paraId="0DA417AD" w14:textId="77777777" w:rsidR="005D0FED" w:rsidRPr="00292DEB" w:rsidRDefault="005D0FED" w:rsidP="00DB7CCE">
            <w:pPr>
              <w:spacing w:line="276" w:lineRule="auto"/>
              <w:rPr>
                <w:rFonts w:cs="Arial"/>
                <w:lang w:val="fr-BE"/>
              </w:rPr>
            </w:pPr>
            <w:r w:rsidRPr="00292DEB">
              <w:rPr>
                <w:rFonts w:cs="Arial"/>
                <w:lang w:val="fr-BE"/>
              </w:rPr>
              <w:t>Les deux prestations ne sont pas imposables.</w:t>
            </w:r>
          </w:p>
          <w:p w14:paraId="3F6D0CFE" w14:textId="76AAB30E" w:rsidR="005D0FED" w:rsidRPr="00292DEB" w:rsidRDefault="005D0FED" w:rsidP="00DB7CCE">
            <w:pPr>
              <w:spacing w:line="276" w:lineRule="auto"/>
              <w:rPr>
                <w:rFonts w:cs="Arial"/>
                <w:lang w:val="fr-BE"/>
              </w:rPr>
            </w:pPr>
          </w:p>
        </w:tc>
        <w:tc>
          <w:tcPr>
            <w:tcW w:w="1370" w:type="pct"/>
          </w:tcPr>
          <w:p w14:paraId="41B0E4BF" w14:textId="77777777" w:rsidR="005D0FED" w:rsidRPr="00292DEB" w:rsidRDefault="005D0FED" w:rsidP="00DB7CCE">
            <w:pPr>
              <w:pStyle w:val="Normal0"/>
              <w:pBdr>
                <w:top w:val="nil"/>
                <w:left w:val="nil"/>
                <w:bottom w:val="nil"/>
                <w:right w:val="nil"/>
                <w:between w:val="nil"/>
              </w:pBdr>
              <w:spacing w:before="0" w:after="0"/>
              <w:rPr>
                <w:color w:val="000000"/>
                <w:sz w:val="15"/>
                <w:szCs w:val="15"/>
                <w:lang w:val="en-GB"/>
              </w:rPr>
            </w:pPr>
            <w:r w:rsidRPr="00292DEB">
              <w:rPr>
                <w:b/>
                <w:color w:val="FF0000"/>
                <w:sz w:val="15"/>
                <w:szCs w:val="15"/>
                <w:lang w:val="en-GB"/>
              </w:rPr>
              <w:t>E-XI-22-EL</w:t>
            </w:r>
          </w:p>
          <w:p w14:paraId="55984B35" w14:textId="3A445638"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r w:rsidRPr="00292DEB">
              <w:rPr>
                <w:color w:val="000000"/>
                <w:sz w:val="15"/>
                <w:szCs w:val="15"/>
                <w:lang w:val="en-GB"/>
              </w:rPr>
              <w:t>Both benefits are not subject to taxation.</w:t>
            </w:r>
          </w:p>
        </w:tc>
        <w:tc>
          <w:tcPr>
            <w:tcW w:w="167" w:type="pct"/>
          </w:tcPr>
          <w:p w14:paraId="09CA7DA5"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4E8A0F6A" w14:textId="08B04574" w:rsidR="005D0FED" w:rsidRPr="00292DEB" w:rsidRDefault="005D0FED" w:rsidP="00DB7CCE">
            <w:pPr>
              <w:spacing w:line="276" w:lineRule="auto"/>
              <w:rPr>
                <w:rFonts w:cs="Arial"/>
                <w:color w:val="0000FF"/>
                <w:lang w:val="fr-FR"/>
              </w:rPr>
            </w:pPr>
          </w:p>
        </w:tc>
        <w:tc>
          <w:tcPr>
            <w:tcW w:w="127" w:type="pct"/>
          </w:tcPr>
          <w:p w14:paraId="3842C808" w14:textId="77777777" w:rsidR="005D0FED" w:rsidRPr="00292DEB" w:rsidRDefault="005D0FED" w:rsidP="00DB7CCE">
            <w:pPr>
              <w:spacing w:line="276" w:lineRule="auto"/>
              <w:rPr>
                <w:rFonts w:cs="Arial"/>
                <w:color w:val="0000FF"/>
                <w:lang w:val="fr-FR"/>
              </w:rPr>
            </w:pPr>
            <w:r w:rsidRPr="00292DEB">
              <w:rPr>
                <w:rFonts w:cs="Arial"/>
                <w:color w:val="0000FF"/>
                <w:lang w:val="fr-FR"/>
              </w:rPr>
              <w:t>22</w:t>
            </w:r>
          </w:p>
          <w:p w14:paraId="217E2336" w14:textId="5E927588" w:rsidR="005D0FED" w:rsidRPr="00292DEB" w:rsidRDefault="005D0FED" w:rsidP="00DB7CCE">
            <w:pPr>
              <w:spacing w:line="276" w:lineRule="auto"/>
              <w:rPr>
                <w:rFonts w:cs="Arial"/>
                <w:color w:val="0000FF"/>
                <w:lang w:val="fr-FR"/>
              </w:rPr>
            </w:pPr>
          </w:p>
        </w:tc>
        <w:tc>
          <w:tcPr>
            <w:tcW w:w="402" w:type="pct"/>
          </w:tcPr>
          <w:p w14:paraId="7500B15F"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7F198FF3" w14:textId="13CD7198" w:rsidR="005D0FED" w:rsidRPr="00292DEB" w:rsidRDefault="005D0FED" w:rsidP="00DB7CCE">
            <w:pPr>
              <w:spacing w:line="276" w:lineRule="auto"/>
              <w:rPr>
                <w:rFonts w:cs="Arial"/>
                <w:color w:val="0000FF"/>
                <w:lang w:val="en-GB"/>
              </w:rPr>
            </w:pPr>
          </w:p>
        </w:tc>
      </w:tr>
      <w:tr w:rsidR="005D0FED" w:rsidRPr="00292DEB" w14:paraId="22ACB2EB" w14:textId="77777777" w:rsidTr="005D0FED">
        <w:tc>
          <w:tcPr>
            <w:tcW w:w="193" w:type="pct"/>
          </w:tcPr>
          <w:p w14:paraId="77760E5A" w14:textId="77777777" w:rsidR="005D0FED" w:rsidRPr="00292DEB" w:rsidRDefault="005D0FED" w:rsidP="00DB7CCE">
            <w:pPr>
              <w:spacing w:line="276" w:lineRule="auto"/>
              <w:jc w:val="left"/>
              <w:rPr>
                <w:rFonts w:cs="Arial"/>
                <w:bCs/>
                <w:lang w:val="en-US"/>
              </w:rPr>
            </w:pPr>
            <w:r w:rsidRPr="00292DEB">
              <w:rPr>
                <w:rFonts w:cs="Arial"/>
                <w:bCs/>
                <w:lang w:val="en-US"/>
              </w:rPr>
              <w:t>EL</w:t>
            </w:r>
          </w:p>
          <w:p w14:paraId="2EB1EF91" w14:textId="071178FA" w:rsidR="005D0FED" w:rsidRPr="00292DEB" w:rsidRDefault="005D0FED" w:rsidP="00DB7CCE">
            <w:pPr>
              <w:spacing w:line="276" w:lineRule="auto"/>
              <w:jc w:val="left"/>
              <w:rPr>
                <w:rFonts w:cs="Arial"/>
                <w:lang w:val="en-GB"/>
              </w:rPr>
            </w:pPr>
            <w:r w:rsidRPr="00292DEB">
              <w:rPr>
                <w:rFonts w:cs="Arial"/>
                <w:bCs/>
                <w:lang w:val="en-US"/>
              </w:rPr>
              <w:t>EL</w:t>
            </w:r>
          </w:p>
        </w:tc>
        <w:tc>
          <w:tcPr>
            <w:tcW w:w="1371" w:type="pct"/>
          </w:tcPr>
          <w:p w14:paraId="7B405B73" w14:textId="371CF78D" w:rsidR="005D0FED" w:rsidRPr="00292DEB" w:rsidRDefault="005D0FED" w:rsidP="00DB7CCE">
            <w:pPr>
              <w:spacing w:line="276" w:lineRule="auto"/>
              <w:rPr>
                <w:rFonts w:cs="Arial"/>
              </w:rPr>
            </w:pPr>
            <w:r w:rsidRPr="00292DEB">
              <w:rPr>
                <w:rFonts w:cs="Arial"/>
              </w:rPr>
              <w:t>Nicht anwendbar: Unterstützung unterliegt nicht der Steuer.</w:t>
            </w:r>
          </w:p>
        </w:tc>
        <w:tc>
          <w:tcPr>
            <w:tcW w:w="1370" w:type="pct"/>
          </w:tcPr>
          <w:p w14:paraId="6F013972" w14:textId="7055716B" w:rsidR="005D0FED" w:rsidRPr="00292DEB" w:rsidRDefault="005D0FED" w:rsidP="00DB7CCE">
            <w:pPr>
              <w:spacing w:line="276" w:lineRule="auto"/>
              <w:rPr>
                <w:rFonts w:cs="Arial"/>
                <w:lang w:val="fr-BE"/>
              </w:rPr>
            </w:pPr>
            <w:r w:rsidRPr="00292DEB">
              <w:rPr>
                <w:rFonts w:cs="Arial"/>
                <w:lang w:val="fr-BE"/>
              </w:rPr>
              <w:t>Non applicable: l’aide n’est pas imposable.</w:t>
            </w:r>
          </w:p>
        </w:tc>
        <w:tc>
          <w:tcPr>
            <w:tcW w:w="1370" w:type="pct"/>
          </w:tcPr>
          <w:p w14:paraId="73C0A44A" w14:textId="77777777" w:rsidR="005D0FED" w:rsidRPr="00292DEB" w:rsidRDefault="005D0FED" w:rsidP="00DB7CCE">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E-XI-23-EL</w:t>
            </w:r>
          </w:p>
          <w:p w14:paraId="1D05AF32" w14:textId="406BA611"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n-GB"/>
              </w:rPr>
            </w:pPr>
            <w:r w:rsidRPr="00292DEB">
              <w:rPr>
                <w:bCs/>
                <w:sz w:val="15"/>
                <w:szCs w:val="15"/>
                <w:lang w:val="en-GB"/>
              </w:rPr>
              <w:t>Not applicable: support is not subject to tax.</w:t>
            </w:r>
          </w:p>
        </w:tc>
        <w:tc>
          <w:tcPr>
            <w:tcW w:w="167" w:type="pct"/>
          </w:tcPr>
          <w:p w14:paraId="6BF3DCD5"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7E1ED07A" w14:textId="36A17AE1" w:rsidR="005D0FED" w:rsidRPr="00292DEB" w:rsidRDefault="005D0FED" w:rsidP="00DB7CCE">
            <w:pPr>
              <w:spacing w:line="276" w:lineRule="auto"/>
              <w:rPr>
                <w:rFonts w:cs="Arial"/>
                <w:color w:val="0000FF"/>
                <w:lang w:val="fr-FR"/>
              </w:rPr>
            </w:pPr>
          </w:p>
        </w:tc>
        <w:tc>
          <w:tcPr>
            <w:tcW w:w="127" w:type="pct"/>
          </w:tcPr>
          <w:p w14:paraId="120145EC" w14:textId="77777777" w:rsidR="005D0FED" w:rsidRPr="00292DEB" w:rsidRDefault="005D0FED" w:rsidP="00DB7CCE">
            <w:pPr>
              <w:spacing w:line="276" w:lineRule="auto"/>
              <w:rPr>
                <w:rFonts w:cs="Arial"/>
                <w:color w:val="0000FF"/>
                <w:lang w:val="fr-FR"/>
              </w:rPr>
            </w:pPr>
            <w:r w:rsidRPr="00292DEB">
              <w:rPr>
                <w:rFonts w:cs="Arial"/>
                <w:color w:val="0000FF"/>
                <w:lang w:val="fr-FR"/>
              </w:rPr>
              <w:t>23</w:t>
            </w:r>
          </w:p>
          <w:p w14:paraId="7F30C4D0" w14:textId="056BC215" w:rsidR="005D0FED" w:rsidRPr="00292DEB" w:rsidRDefault="005D0FED" w:rsidP="00DB7CCE">
            <w:pPr>
              <w:spacing w:line="276" w:lineRule="auto"/>
              <w:rPr>
                <w:rFonts w:cs="Arial"/>
                <w:color w:val="0000FF"/>
                <w:lang w:val="fr-FR"/>
              </w:rPr>
            </w:pPr>
          </w:p>
        </w:tc>
        <w:tc>
          <w:tcPr>
            <w:tcW w:w="402" w:type="pct"/>
          </w:tcPr>
          <w:p w14:paraId="2AF5EF51"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0CFB605E" w14:textId="55E41B3E" w:rsidR="005D0FED" w:rsidRPr="00292DEB" w:rsidRDefault="005D0FED" w:rsidP="00DB7CCE">
            <w:pPr>
              <w:spacing w:line="276" w:lineRule="auto"/>
              <w:rPr>
                <w:rFonts w:cs="Arial"/>
                <w:color w:val="0000FF"/>
                <w:lang w:val="en-GB"/>
              </w:rPr>
            </w:pPr>
          </w:p>
        </w:tc>
      </w:tr>
      <w:tr w:rsidR="005D0FED" w:rsidRPr="00292DEB" w14:paraId="115FC0FC" w14:textId="77777777" w:rsidTr="005D0FED">
        <w:tc>
          <w:tcPr>
            <w:tcW w:w="193" w:type="pct"/>
          </w:tcPr>
          <w:p w14:paraId="7D814DF2" w14:textId="77777777" w:rsidR="005D0FED" w:rsidRPr="00292DEB" w:rsidRDefault="005D0FED" w:rsidP="00DB7CCE">
            <w:pPr>
              <w:spacing w:line="276" w:lineRule="auto"/>
              <w:jc w:val="left"/>
              <w:rPr>
                <w:rFonts w:cs="Arial"/>
                <w:lang w:val="en-GB"/>
              </w:rPr>
            </w:pPr>
            <w:r w:rsidRPr="00292DEB">
              <w:rPr>
                <w:rFonts w:cs="Arial"/>
                <w:lang w:val="en-GB"/>
              </w:rPr>
              <w:t>EL</w:t>
            </w:r>
          </w:p>
          <w:p w14:paraId="64982849" w14:textId="77777777" w:rsidR="005D0FED" w:rsidRPr="00292DEB" w:rsidRDefault="005D0FED" w:rsidP="00DB7CCE">
            <w:pPr>
              <w:spacing w:line="276" w:lineRule="auto"/>
              <w:jc w:val="left"/>
              <w:rPr>
                <w:rFonts w:cs="Arial"/>
                <w:lang w:val="en-GB"/>
              </w:rPr>
            </w:pPr>
            <w:r w:rsidRPr="00292DEB">
              <w:rPr>
                <w:rFonts w:cs="Arial"/>
                <w:lang w:val="en-GB"/>
              </w:rPr>
              <w:t>EL</w:t>
            </w:r>
          </w:p>
          <w:p w14:paraId="5658A0C2" w14:textId="3C4E5D99" w:rsidR="005D0FED" w:rsidRPr="00292DEB" w:rsidRDefault="005D0FED" w:rsidP="00DB7CCE">
            <w:pPr>
              <w:spacing w:line="276" w:lineRule="auto"/>
              <w:jc w:val="left"/>
              <w:rPr>
                <w:rFonts w:cs="Arial"/>
                <w:lang w:val="en-GB"/>
              </w:rPr>
            </w:pPr>
            <w:r w:rsidRPr="00292DEB">
              <w:rPr>
                <w:rFonts w:cs="Arial"/>
                <w:lang w:val="en-GB"/>
              </w:rPr>
              <w:t>EL</w:t>
            </w:r>
          </w:p>
        </w:tc>
        <w:tc>
          <w:tcPr>
            <w:tcW w:w="1371" w:type="pct"/>
          </w:tcPr>
          <w:p w14:paraId="211C25F1" w14:textId="55D45DEE" w:rsidR="005D0FED" w:rsidRPr="00292DEB" w:rsidRDefault="005D0FED" w:rsidP="00DB7CCE">
            <w:pPr>
              <w:spacing w:line="276" w:lineRule="auto"/>
              <w:rPr>
                <w:rFonts w:cs="Arial"/>
              </w:rPr>
            </w:pPr>
            <w:r w:rsidRPr="00292DEB">
              <w:rPr>
                <w:rFonts w:cs="Arial"/>
              </w:rPr>
              <w:t>Keine Sozialabgaben zahlbar.</w:t>
            </w:r>
          </w:p>
        </w:tc>
        <w:tc>
          <w:tcPr>
            <w:tcW w:w="1370" w:type="pct"/>
          </w:tcPr>
          <w:p w14:paraId="4FE864DE" w14:textId="412BD853" w:rsidR="005D0FED" w:rsidRPr="00292DEB" w:rsidRDefault="005D0FED" w:rsidP="00DB7CCE">
            <w:pPr>
              <w:spacing w:line="276" w:lineRule="auto"/>
              <w:rPr>
                <w:rFonts w:cs="Arial"/>
                <w:lang w:val="fr-BE"/>
              </w:rPr>
            </w:pPr>
            <w:r w:rsidRPr="00292DEB">
              <w:rPr>
                <w:rFonts w:cs="Arial"/>
                <w:lang w:val="fr-BE"/>
              </w:rPr>
              <w:t>Pas de cotisations dues.</w:t>
            </w:r>
          </w:p>
        </w:tc>
        <w:tc>
          <w:tcPr>
            <w:tcW w:w="1370" w:type="pct"/>
          </w:tcPr>
          <w:p w14:paraId="1EA9687A" w14:textId="77777777" w:rsidR="005D0FED" w:rsidRPr="00292DEB" w:rsidRDefault="005D0FED" w:rsidP="00DB7CCE">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E-XI-24-EL</w:t>
            </w:r>
          </w:p>
          <w:p w14:paraId="21727C15" w14:textId="6419C598" w:rsidR="005D0FED" w:rsidRPr="00292DEB" w:rsidRDefault="005D0FED" w:rsidP="00DB7CCE">
            <w:pPr>
              <w:pStyle w:val="Normal0"/>
              <w:pBdr>
                <w:top w:val="nil"/>
                <w:left w:val="nil"/>
                <w:bottom w:val="nil"/>
                <w:right w:val="nil"/>
                <w:between w:val="nil"/>
              </w:pBdr>
              <w:spacing w:after="0" w:line="276" w:lineRule="auto"/>
              <w:rPr>
                <w:color w:val="000000"/>
                <w:sz w:val="15"/>
                <w:szCs w:val="15"/>
                <w:lang w:val="es-ES"/>
              </w:rPr>
            </w:pPr>
            <w:r w:rsidRPr="00292DEB">
              <w:rPr>
                <w:color w:val="000000"/>
                <w:sz w:val="15"/>
                <w:szCs w:val="15"/>
                <w:lang w:val="es-ES"/>
              </w:rPr>
              <w:t xml:space="preserve">No </w:t>
            </w:r>
            <w:proofErr w:type="spellStart"/>
            <w:r w:rsidRPr="00292DEB">
              <w:rPr>
                <w:color w:val="000000"/>
                <w:sz w:val="15"/>
                <w:szCs w:val="15"/>
                <w:lang w:val="es-ES"/>
              </w:rPr>
              <w:t>contributions</w:t>
            </w:r>
            <w:proofErr w:type="spellEnd"/>
            <w:r w:rsidRPr="00292DEB">
              <w:rPr>
                <w:color w:val="000000"/>
                <w:sz w:val="15"/>
                <w:szCs w:val="15"/>
                <w:lang w:val="es-ES"/>
              </w:rPr>
              <w:t xml:space="preserve"> </w:t>
            </w:r>
            <w:proofErr w:type="spellStart"/>
            <w:r w:rsidRPr="00292DEB">
              <w:rPr>
                <w:color w:val="000000"/>
                <w:sz w:val="15"/>
                <w:szCs w:val="15"/>
                <w:lang w:val="es-ES"/>
              </w:rPr>
              <w:t>payable</w:t>
            </w:r>
            <w:proofErr w:type="spellEnd"/>
            <w:r w:rsidRPr="00292DEB">
              <w:rPr>
                <w:color w:val="000000"/>
                <w:sz w:val="15"/>
                <w:szCs w:val="15"/>
                <w:lang w:val="es-ES"/>
              </w:rPr>
              <w:t>.</w:t>
            </w:r>
          </w:p>
        </w:tc>
        <w:tc>
          <w:tcPr>
            <w:tcW w:w="167" w:type="pct"/>
          </w:tcPr>
          <w:p w14:paraId="4624F3CC" w14:textId="77777777" w:rsidR="005D0FED" w:rsidRPr="00292DEB" w:rsidRDefault="005D0FED" w:rsidP="00DB7CCE">
            <w:pPr>
              <w:spacing w:line="276" w:lineRule="auto"/>
              <w:rPr>
                <w:rFonts w:cs="Arial"/>
                <w:color w:val="0000FF"/>
                <w:lang w:val="fr-FR"/>
              </w:rPr>
            </w:pPr>
            <w:r w:rsidRPr="00292DEB">
              <w:rPr>
                <w:rFonts w:cs="Arial"/>
                <w:color w:val="0000FF"/>
                <w:lang w:val="fr-FR"/>
              </w:rPr>
              <w:t>11</w:t>
            </w:r>
          </w:p>
          <w:p w14:paraId="400EE687" w14:textId="37EACF71" w:rsidR="005D0FED" w:rsidRPr="00292DEB" w:rsidRDefault="005D0FED" w:rsidP="00DB7CCE">
            <w:pPr>
              <w:spacing w:line="276" w:lineRule="auto"/>
              <w:rPr>
                <w:rFonts w:cs="Arial"/>
                <w:color w:val="0000FF"/>
                <w:lang w:val="fr-FR"/>
              </w:rPr>
            </w:pPr>
          </w:p>
        </w:tc>
        <w:tc>
          <w:tcPr>
            <w:tcW w:w="127" w:type="pct"/>
          </w:tcPr>
          <w:p w14:paraId="143CFAB3" w14:textId="77777777" w:rsidR="005D0FED" w:rsidRPr="00292DEB" w:rsidRDefault="005D0FED" w:rsidP="00DB7CCE">
            <w:pPr>
              <w:spacing w:line="276" w:lineRule="auto"/>
              <w:rPr>
                <w:rFonts w:cs="Arial"/>
                <w:color w:val="0000FF"/>
                <w:lang w:val="fr-FR"/>
              </w:rPr>
            </w:pPr>
            <w:r w:rsidRPr="00292DEB">
              <w:rPr>
                <w:rFonts w:cs="Arial"/>
                <w:color w:val="0000FF"/>
                <w:lang w:val="fr-FR"/>
              </w:rPr>
              <w:t>24</w:t>
            </w:r>
          </w:p>
          <w:p w14:paraId="16AEAC07" w14:textId="12A9B978" w:rsidR="005D0FED" w:rsidRPr="00292DEB" w:rsidRDefault="005D0FED" w:rsidP="00DB7CCE">
            <w:pPr>
              <w:spacing w:line="276" w:lineRule="auto"/>
              <w:rPr>
                <w:rFonts w:cs="Arial"/>
                <w:color w:val="0000FF"/>
                <w:lang w:val="fr-FR"/>
              </w:rPr>
            </w:pPr>
          </w:p>
        </w:tc>
        <w:tc>
          <w:tcPr>
            <w:tcW w:w="402" w:type="pct"/>
          </w:tcPr>
          <w:p w14:paraId="4883D3FD" w14:textId="77777777" w:rsidR="005D0FED" w:rsidRPr="00292DEB" w:rsidRDefault="005D0FED" w:rsidP="00DB7CCE">
            <w:pPr>
              <w:spacing w:line="276" w:lineRule="auto"/>
              <w:rPr>
                <w:rFonts w:cs="Arial"/>
                <w:color w:val="0000FF"/>
                <w:lang w:val="en-GB"/>
              </w:rPr>
            </w:pPr>
            <w:r w:rsidRPr="00292DEB">
              <w:rPr>
                <w:rFonts w:cs="Arial"/>
                <w:color w:val="0000FF"/>
                <w:lang w:val="en-GB"/>
              </w:rPr>
              <w:t>GREECE</w:t>
            </w:r>
          </w:p>
          <w:p w14:paraId="460A39FF" w14:textId="026A7129" w:rsidR="005D0FED" w:rsidRPr="00292DEB" w:rsidRDefault="005D0FED" w:rsidP="00DB7CCE">
            <w:pPr>
              <w:spacing w:line="276" w:lineRule="auto"/>
              <w:rPr>
                <w:rFonts w:cs="Arial"/>
                <w:color w:val="0000FF"/>
                <w:lang w:val="en-GB"/>
              </w:rPr>
            </w:pPr>
          </w:p>
        </w:tc>
      </w:tr>
      <w:tr w:rsidR="005D0FED" w:rsidRPr="00292DEB" w14:paraId="5E11D1B9" w14:textId="77777777" w:rsidTr="005D0FED">
        <w:tc>
          <w:tcPr>
            <w:tcW w:w="193" w:type="pct"/>
          </w:tcPr>
          <w:p w14:paraId="6CDCA4F6" w14:textId="7D37B5D3"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5B649759" w14:textId="4A16AD63" w:rsidR="005D0FED" w:rsidRPr="00292DEB" w:rsidRDefault="005D0FED" w:rsidP="00DB7CCE">
            <w:pPr>
              <w:spacing w:line="276" w:lineRule="auto"/>
              <w:rPr>
                <w:rFonts w:cs="Arial"/>
              </w:rPr>
            </w:pPr>
            <w:r w:rsidRPr="00292DEB">
              <w:rPr>
                <w:rFonts w:cs="Arial"/>
              </w:rPr>
              <w:t>Selbstständige sind über das allgemeine System versichert.</w:t>
            </w:r>
          </w:p>
        </w:tc>
        <w:tc>
          <w:tcPr>
            <w:tcW w:w="1370" w:type="pct"/>
          </w:tcPr>
          <w:p w14:paraId="2135E622" w14:textId="0BC9A360" w:rsidR="005D0FED" w:rsidRPr="00292DEB" w:rsidRDefault="005D0FED" w:rsidP="00DB7CCE">
            <w:pPr>
              <w:spacing w:line="276" w:lineRule="auto"/>
              <w:rPr>
                <w:rFonts w:cs="Arial"/>
                <w:lang w:val="fr-BE"/>
              </w:rPr>
            </w:pPr>
            <w:r w:rsidRPr="00292DEB">
              <w:rPr>
                <w:rFonts w:cs="Arial"/>
                <w:lang w:val="fr-BE"/>
              </w:rPr>
              <w:t>Les travailleurs indépendants sont couverts par le régime général.</w:t>
            </w:r>
          </w:p>
        </w:tc>
        <w:tc>
          <w:tcPr>
            <w:tcW w:w="1370" w:type="pct"/>
          </w:tcPr>
          <w:p w14:paraId="0A725A04" w14:textId="5B6AD16C"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lang w:val="en-GB"/>
              </w:rPr>
              <w:t>Self-employed are covered by the general scheme.</w:t>
            </w:r>
          </w:p>
        </w:tc>
        <w:tc>
          <w:tcPr>
            <w:tcW w:w="167" w:type="pct"/>
          </w:tcPr>
          <w:p w14:paraId="7B9C23F3" w14:textId="32CBE7D5"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4217DF30" w14:textId="65599915" w:rsidR="005D0FED" w:rsidRPr="00292DEB" w:rsidRDefault="005D0FED" w:rsidP="00DB7CCE">
            <w:pPr>
              <w:spacing w:line="276" w:lineRule="auto"/>
              <w:rPr>
                <w:rFonts w:cs="Arial"/>
                <w:color w:val="0000FF"/>
                <w:lang w:val="en-US"/>
              </w:rPr>
            </w:pPr>
            <w:r w:rsidRPr="00292DEB">
              <w:rPr>
                <w:rFonts w:cs="Arial"/>
                <w:color w:val="0000FF"/>
              </w:rPr>
              <w:t>25</w:t>
            </w:r>
          </w:p>
        </w:tc>
        <w:tc>
          <w:tcPr>
            <w:tcW w:w="402" w:type="pct"/>
          </w:tcPr>
          <w:p w14:paraId="4EEFBC26" w14:textId="3180C0F9"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5F9AF8BF" w14:textId="77777777" w:rsidTr="005D0FED">
        <w:tc>
          <w:tcPr>
            <w:tcW w:w="193" w:type="pct"/>
          </w:tcPr>
          <w:p w14:paraId="58F7E574" w14:textId="087D6B7F"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34EE8698" w14:textId="77777777" w:rsidR="005D0FED" w:rsidRPr="00292DEB" w:rsidRDefault="005D0FED" w:rsidP="00DB7CCE">
            <w:pPr>
              <w:spacing w:line="276" w:lineRule="auto"/>
              <w:rPr>
                <w:rFonts w:cs="Arial"/>
              </w:rPr>
            </w:pPr>
            <w:r w:rsidRPr="00292DEB">
              <w:rPr>
                <w:rFonts w:cs="Arial"/>
              </w:rPr>
              <w:t>Universelles System. Wohnsitz- und steuerabhängiges System (unterliegt der Bedürftigkeitsprüfung).</w:t>
            </w:r>
          </w:p>
          <w:p w14:paraId="081AA6E8" w14:textId="518D4DCD" w:rsidR="005D0FED" w:rsidRPr="00292DEB" w:rsidRDefault="005D0FED" w:rsidP="00DB7CCE">
            <w:pPr>
              <w:spacing w:line="276" w:lineRule="auto"/>
              <w:rPr>
                <w:rFonts w:cs="Arial"/>
              </w:rPr>
            </w:pPr>
          </w:p>
        </w:tc>
        <w:tc>
          <w:tcPr>
            <w:tcW w:w="1370" w:type="pct"/>
          </w:tcPr>
          <w:p w14:paraId="6C8AE748" w14:textId="5F55EF93" w:rsidR="005D0FED" w:rsidRPr="00292DEB" w:rsidRDefault="005D0FED" w:rsidP="00DB7CCE">
            <w:pPr>
              <w:spacing w:line="276" w:lineRule="auto"/>
              <w:rPr>
                <w:rFonts w:cs="Arial"/>
                <w:lang w:val="fr-BE"/>
              </w:rPr>
            </w:pPr>
            <w:r w:rsidRPr="00292DEB">
              <w:rPr>
                <w:rFonts w:cs="Arial"/>
                <w:lang w:val="fr-BE"/>
              </w:rPr>
              <w:t>Régime universel. Basé sur le lieu de résidence et sur l’impôt (sous condition de ressources).</w:t>
            </w:r>
          </w:p>
        </w:tc>
        <w:tc>
          <w:tcPr>
            <w:tcW w:w="1370" w:type="pct"/>
          </w:tcPr>
          <w:p w14:paraId="4238B0C6" w14:textId="55B86D19"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lang w:val="en-GB"/>
              </w:rPr>
              <w:t>Universal system. Residence-based and tax-based (means-tested).</w:t>
            </w:r>
          </w:p>
        </w:tc>
        <w:tc>
          <w:tcPr>
            <w:tcW w:w="167" w:type="pct"/>
          </w:tcPr>
          <w:p w14:paraId="1EAF7B80" w14:textId="173F5B7F"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1EE5946A" w14:textId="17BC7650" w:rsidR="005D0FED" w:rsidRPr="00292DEB" w:rsidRDefault="005D0FED" w:rsidP="00DB7CCE">
            <w:pPr>
              <w:spacing w:line="276" w:lineRule="auto"/>
              <w:rPr>
                <w:rFonts w:cs="Arial"/>
                <w:color w:val="0000FF"/>
                <w:lang w:val="en-US"/>
              </w:rPr>
            </w:pPr>
            <w:r w:rsidRPr="00292DEB">
              <w:rPr>
                <w:rFonts w:cs="Arial"/>
                <w:color w:val="0000FF"/>
                <w:lang w:val="fr-FR"/>
              </w:rPr>
              <w:t>26</w:t>
            </w:r>
          </w:p>
        </w:tc>
        <w:tc>
          <w:tcPr>
            <w:tcW w:w="402" w:type="pct"/>
          </w:tcPr>
          <w:p w14:paraId="5F51C90E" w14:textId="6F3E7F8F"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39EB2741" w14:textId="77777777" w:rsidTr="005D0FED">
        <w:tc>
          <w:tcPr>
            <w:tcW w:w="193" w:type="pct"/>
          </w:tcPr>
          <w:p w14:paraId="1AF9B357" w14:textId="2C61FCD5"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6A449861" w14:textId="418C3AC4" w:rsidR="005D0FED" w:rsidRPr="00292DEB" w:rsidRDefault="005D0FED" w:rsidP="00DB7CCE">
            <w:pPr>
              <w:spacing w:line="276" w:lineRule="auto"/>
              <w:rPr>
                <w:rFonts w:cs="Arial"/>
              </w:rPr>
            </w:pPr>
            <w:r w:rsidRPr="00292DEB">
              <w:rPr>
                <w:rFonts w:cs="Arial"/>
              </w:rPr>
              <w:t>Nicht anwendbar.</w:t>
            </w:r>
          </w:p>
        </w:tc>
        <w:tc>
          <w:tcPr>
            <w:tcW w:w="1370" w:type="pct"/>
          </w:tcPr>
          <w:p w14:paraId="6EB781B0" w14:textId="7EC45953" w:rsidR="005D0FED" w:rsidRPr="00292DEB" w:rsidRDefault="005D0FED" w:rsidP="00DB7CCE">
            <w:pPr>
              <w:tabs>
                <w:tab w:val="left" w:pos="227"/>
              </w:tabs>
              <w:spacing w:line="276" w:lineRule="auto"/>
              <w:rPr>
                <w:rFonts w:cs="Arial"/>
                <w:lang w:val="fr-BE"/>
              </w:rPr>
            </w:pPr>
            <w:r w:rsidRPr="00292DEB">
              <w:rPr>
                <w:rFonts w:cs="Arial"/>
                <w:lang w:val="fr-BE"/>
              </w:rPr>
              <w:t>Non applicable.</w:t>
            </w:r>
          </w:p>
        </w:tc>
        <w:tc>
          <w:tcPr>
            <w:tcW w:w="1370" w:type="pct"/>
          </w:tcPr>
          <w:p w14:paraId="2EF84C28" w14:textId="345AEAE0"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rPr>
              <w:t>Not applicable.</w:t>
            </w:r>
          </w:p>
        </w:tc>
        <w:tc>
          <w:tcPr>
            <w:tcW w:w="167" w:type="pct"/>
          </w:tcPr>
          <w:p w14:paraId="0A04D763" w14:textId="4CEEB73F"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64E24A60" w14:textId="6EEBA08F" w:rsidR="005D0FED" w:rsidRPr="00292DEB" w:rsidRDefault="005D0FED" w:rsidP="00DB7CCE">
            <w:pPr>
              <w:spacing w:line="276" w:lineRule="auto"/>
              <w:rPr>
                <w:rFonts w:cs="Arial"/>
                <w:color w:val="0000FF"/>
                <w:lang w:val="en-US"/>
              </w:rPr>
            </w:pPr>
            <w:r w:rsidRPr="00292DEB">
              <w:rPr>
                <w:rFonts w:cs="Arial"/>
                <w:color w:val="0000FF"/>
                <w:lang w:val="fr-FR"/>
              </w:rPr>
              <w:t>27</w:t>
            </w:r>
          </w:p>
        </w:tc>
        <w:tc>
          <w:tcPr>
            <w:tcW w:w="402" w:type="pct"/>
          </w:tcPr>
          <w:p w14:paraId="7D8D89C4" w14:textId="7CB35AD0"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3A73DE09" w14:textId="77777777" w:rsidTr="005D0FED">
        <w:tc>
          <w:tcPr>
            <w:tcW w:w="193" w:type="pct"/>
          </w:tcPr>
          <w:p w14:paraId="17716744" w14:textId="7944B525" w:rsidR="005D0FED" w:rsidRPr="00292DEB" w:rsidRDefault="005D0FED" w:rsidP="00DB7CCE">
            <w:pPr>
              <w:spacing w:line="276" w:lineRule="auto"/>
              <w:jc w:val="left"/>
              <w:rPr>
                <w:rFonts w:cs="Arial"/>
                <w:b/>
                <w:lang w:val="en-US"/>
              </w:rPr>
            </w:pPr>
            <w:r w:rsidRPr="00292DEB">
              <w:rPr>
                <w:rFonts w:cs="Arial"/>
                <w:lang w:val="en-GB"/>
              </w:rPr>
              <w:lastRenderedPageBreak/>
              <w:t>EL</w:t>
            </w:r>
          </w:p>
        </w:tc>
        <w:tc>
          <w:tcPr>
            <w:tcW w:w="1371" w:type="pct"/>
          </w:tcPr>
          <w:p w14:paraId="04A7DECA" w14:textId="1D8F548D" w:rsidR="005D0FED" w:rsidRPr="00292DEB" w:rsidRDefault="005D0FED" w:rsidP="00DB7CCE">
            <w:pPr>
              <w:spacing w:line="276" w:lineRule="auto"/>
              <w:rPr>
                <w:rFonts w:cs="Arial"/>
              </w:rPr>
            </w:pPr>
            <w:r w:rsidRPr="00292DEB">
              <w:rPr>
                <w:rFonts w:cs="Arial"/>
              </w:rPr>
              <w:t>Kein spezifischen Vorschriften.</w:t>
            </w:r>
          </w:p>
        </w:tc>
        <w:tc>
          <w:tcPr>
            <w:tcW w:w="1370" w:type="pct"/>
          </w:tcPr>
          <w:p w14:paraId="69D849BC" w14:textId="30DAE127" w:rsidR="005D0FED" w:rsidRPr="00292DEB" w:rsidRDefault="005D0FED" w:rsidP="00DB7CCE">
            <w:pPr>
              <w:spacing w:line="276" w:lineRule="auto"/>
              <w:rPr>
                <w:rFonts w:cs="Arial"/>
                <w:lang w:val="fr-BE"/>
              </w:rPr>
            </w:pPr>
            <w:r w:rsidRPr="00292DEB">
              <w:rPr>
                <w:rFonts w:cs="Arial"/>
                <w:lang w:val="fr-BE"/>
              </w:rPr>
              <w:t>Pas de règles spécifiques.</w:t>
            </w:r>
          </w:p>
        </w:tc>
        <w:tc>
          <w:tcPr>
            <w:tcW w:w="1370" w:type="pct"/>
          </w:tcPr>
          <w:p w14:paraId="111AD0ED" w14:textId="2E1492DF"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r w:rsidRPr="00292DEB">
              <w:rPr>
                <w:iCs/>
                <w:sz w:val="15"/>
                <w:szCs w:val="15"/>
              </w:rPr>
              <w:t xml:space="preserve">No </w:t>
            </w:r>
            <w:proofErr w:type="spellStart"/>
            <w:r w:rsidRPr="00292DEB">
              <w:rPr>
                <w:iCs/>
                <w:sz w:val="15"/>
                <w:szCs w:val="15"/>
              </w:rPr>
              <w:t>specific</w:t>
            </w:r>
            <w:proofErr w:type="spellEnd"/>
            <w:r w:rsidRPr="00292DEB">
              <w:rPr>
                <w:iCs/>
                <w:sz w:val="15"/>
                <w:szCs w:val="15"/>
              </w:rPr>
              <w:t xml:space="preserve"> </w:t>
            </w:r>
            <w:proofErr w:type="spellStart"/>
            <w:r w:rsidRPr="00292DEB">
              <w:rPr>
                <w:iCs/>
                <w:sz w:val="15"/>
                <w:szCs w:val="15"/>
              </w:rPr>
              <w:t>regulations</w:t>
            </w:r>
            <w:proofErr w:type="spellEnd"/>
            <w:r w:rsidRPr="00292DEB">
              <w:rPr>
                <w:iCs/>
                <w:sz w:val="15"/>
                <w:szCs w:val="15"/>
              </w:rPr>
              <w:t>.</w:t>
            </w:r>
          </w:p>
        </w:tc>
        <w:tc>
          <w:tcPr>
            <w:tcW w:w="167" w:type="pct"/>
          </w:tcPr>
          <w:p w14:paraId="6CA13051" w14:textId="7E0FBA39"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45C5A3DC" w14:textId="01BC81E0" w:rsidR="005D0FED" w:rsidRPr="00292DEB" w:rsidRDefault="005D0FED" w:rsidP="00DB7CCE">
            <w:pPr>
              <w:spacing w:line="276" w:lineRule="auto"/>
              <w:rPr>
                <w:rFonts w:cs="Arial"/>
                <w:color w:val="0000FF"/>
                <w:lang w:val="en-US"/>
              </w:rPr>
            </w:pPr>
            <w:r w:rsidRPr="00292DEB">
              <w:rPr>
                <w:rFonts w:cs="Arial"/>
                <w:color w:val="0000FF"/>
              </w:rPr>
              <w:t>28</w:t>
            </w:r>
          </w:p>
        </w:tc>
        <w:tc>
          <w:tcPr>
            <w:tcW w:w="402" w:type="pct"/>
          </w:tcPr>
          <w:p w14:paraId="149886B1" w14:textId="1F97A247"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6D362E98" w14:textId="77777777" w:rsidTr="005D0FED">
        <w:tc>
          <w:tcPr>
            <w:tcW w:w="193" w:type="pct"/>
          </w:tcPr>
          <w:p w14:paraId="0E82C9BB" w14:textId="1A083A94"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11AF4238" w14:textId="0AD98A4A" w:rsidR="005D0FED" w:rsidRPr="00292DEB" w:rsidRDefault="005D0FED" w:rsidP="00DB7CCE">
            <w:pPr>
              <w:spacing w:line="276" w:lineRule="auto"/>
              <w:rPr>
                <w:rFonts w:cs="Arial"/>
              </w:rPr>
            </w:pPr>
            <w:r w:rsidRPr="00292DEB">
              <w:rPr>
                <w:rFonts w:cs="Arial"/>
              </w:rPr>
              <w:t>Dieselben wie für Arbeitnehmer.</w:t>
            </w:r>
          </w:p>
        </w:tc>
        <w:tc>
          <w:tcPr>
            <w:tcW w:w="1370" w:type="pct"/>
          </w:tcPr>
          <w:p w14:paraId="5D135517" w14:textId="10E031CB" w:rsidR="005D0FED" w:rsidRPr="00292DEB" w:rsidRDefault="005D0FED" w:rsidP="00DB7CCE">
            <w:pPr>
              <w:spacing w:line="276" w:lineRule="auto"/>
              <w:rPr>
                <w:rFonts w:cs="Arial"/>
                <w:lang w:val="fr-BE"/>
              </w:rPr>
            </w:pPr>
            <w:r w:rsidRPr="00292DEB">
              <w:rPr>
                <w:rFonts w:cs="Arial"/>
                <w:lang w:val="fr-BE"/>
              </w:rPr>
              <w:t>Mêmes que pour les salariés.</w:t>
            </w:r>
          </w:p>
        </w:tc>
        <w:tc>
          <w:tcPr>
            <w:tcW w:w="1370" w:type="pct"/>
          </w:tcPr>
          <w:p w14:paraId="45A04E81" w14:textId="21FF95A8"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5CA0202E" w14:textId="0B6B4FFB"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30C9D9AC" w14:textId="13B39529" w:rsidR="005D0FED" w:rsidRPr="00292DEB" w:rsidRDefault="005D0FED" w:rsidP="00DB7CCE">
            <w:pPr>
              <w:spacing w:line="276" w:lineRule="auto"/>
              <w:rPr>
                <w:rFonts w:cs="Arial"/>
                <w:color w:val="0000FF"/>
                <w:lang w:val="en-US"/>
              </w:rPr>
            </w:pPr>
            <w:r w:rsidRPr="00292DEB">
              <w:rPr>
                <w:rFonts w:cs="Arial"/>
                <w:color w:val="0000FF"/>
              </w:rPr>
              <w:t>29</w:t>
            </w:r>
          </w:p>
        </w:tc>
        <w:tc>
          <w:tcPr>
            <w:tcW w:w="402" w:type="pct"/>
          </w:tcPr>
          <w:p w14:paraId="6C755B23" w14:textId="74078E90"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7C24C67E" w14:textId="77777777" w:rsidTr="005D0FED">
        <w:tc>
          <w:tcPr>
            <w:tcW w:w="193" w:type="pct"/>
          </w:tcPr>
          <w:p w14:paraId="575D3308" w14:textId="4210A4AD" w:rsidR="005D0FED" w:rsidRPr="00292DEB" w:rsidRDefault="005D0FED" w:rsidP="00DB7CCE">
            <w:pPr>
              <w:spacing w:line="276" w:lineRule="auto"/>
              <w:jc w:val="left"/>
              <w:rPr>
                <w:rFonts w:cs="Arial"/>
                <w:b/>
                <w:lang w:val="en-US"/>
              </w:rPr>
            </w:pPr>
            <w:r w:rsidRPr="00292DEB">
              <w:rPr>
                <w:rFonts w:cs="Arial"/>
                <w:lang w:val="en-GB"/>
              </w:rPr>
              <w:t>EL</w:t>
            </w:r>
          </w:p>
        </w:tc>
        <w:tc>
          <w:tcPr>
            <w:tcW w:w="1371" w:type="pct"/>
          </w:tcPr>
          <w:p w14:paraId="1A3518B4" w14:textId="36E891B6" w:rsidR="005D0FED" w:rsidRPr="00292DEB" w:rsidRDefault="005D0FED" w:rsidP="00DB7CCE">
            <w:pPr>
              <w:spacing w:line="276" w:lineRule="auto"/>
              <w:rPr>
                <w:rFonts w:cs="Arial"/>
              </w:rPr>
            </w:pPr>
            <w:r w:rsidRPr="00292DEB">
              <w:rPr>
                <w:rFonts w:cs="Arial"/>
              </w:rPr>
              <w:t>Dieselben wie für Arbeitnehmer.</w:t>
            </w:r>
          </w:p>
        </w:tc>
        <w:tc>
          <w:tcPr>
            <w:tcW w:w="1370" w:type="pct"/>
          </w:tcPr>
          <w:p w14:paraId="139A444A" w14:textId="6B450D57" w:rsidR="005D0FED" w:rsidRPr="00292DEB" w:rsidRDefault="005D0FED" w:rsidP="00DB7CCE">
            <w:pPr>
              <w:spacing w:line="276" w:lineRule="auto"/>
              <w:rPr>
                <w:rFonts w:cs="Arial"/>
                <w:lang w:val="fr-BE"/>
              </w:rPr>
            </w:pPr>
            <w:r w:rsidRPr="00292DEB">
              <w:rPr>
                <w:rFonts w:cs="Arial"/>
                <w:lang w:val="fr-BE"/>
              </w:rPr>
              <w:t>Mêmes que pour les salariés.</w:t>
            </w:r>
          </w:p>
        </w:tc>
        <w:tc>
          <w:tcPr>
            <w:tcW w:w="1370" w:type="pct"/>
          </w:tcPr>
          <w:p w14:paraId="7CC312B0" w14:textId="29E5CF51"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2153D534" w14:textId="353C806E" w:rsidR="005D0FED" w:rsidRPr="00292DEB" w:rsidRDefault="005D0FED" w:rsidP="00DB7CCE">
            <w:pPr>
              <w:spacing w:line="276" w:lineRule="auto"/>
              <w:rPr>
                <w:rFonts w:cs="Arial"/>
                <w:color w:val="0000FF"/>
              </w:rPr>
            </w:pPr>
            <w:r w:rsidRPr="00292DEB">
              <w:rPr>
                <w:rFonts w:cs="Arial"/>
                <w:color w:val="0000FF"/>
              </w:rPr>
              <w:t>11</w:t>
            </w:r>
          </w:p>
        </w:tc>
        <w:tc>
          <w:tcPr>
            <w:tcW w:w="127" w:type="pct"/>
          </w:tcPr>
          <w:p w14:paraId="77DAD93B" w14:textId="4497A07C" w:rsidR="005D0FED" w:rsidRPr="00292DEB" w:rsidRDefault="005D0FED" w:rsidP="00DB7CCE">
            <w:pPr>
              <w:spacing w:line="276" w:lineRule="auto"/>
              <w:rPr>
                <w:rFonts w:cs="Arial"/>
                <w:color w:val="0000FF"/>
              </w:rPr>
            </w:pPr>
            <w:r w:rsidRPr="00292DEB">
              <w:rPr>
                <w:rFonts w:cs="Arial"/>
                <w:color w:val="0000FF"/>
              </w:rPr>
              <w:t>30</w:t>
            </w:r>
          </w:p>
        </w:tc>
        <w:tc>
          <w:tcPr>
            <w:tcW w:w="402" w:type="pct"/>
          </w:tcPr>
          <w:p w14:paraId="4075A416" w14:textId="4A76BF05" w:rsidR="005D0FED" w:rsidRPr="00292DEB" w:rsidRDefault="005D0FED" w:rsidP="00DB7CCE">
            <w:pPr>
              <w:spacing w:line="276" w:lineRule="auto"/>
              <w:rPr>
                <w:rFonts w:cs="Arial"/>
                <w:color w:val="0000FF"/>
              </w:rPr>
            </w:pPr>
            <w:r w:rsidRPr="00292DEB">
              <w:rPr>
                <w:rFonts w:cs="Arial"/>
                <w:color w:val="0000FF"/>
                <w:lang w:val="en-GB"/>
              </w:rPr>
              <w:t>GREECE</w:t>
            </w:r>
          </w:p>
        </w:tc>
      </w:tr>
      <w:tr w:rsidR="005D0FED" w:rsidRPr="00292DEB" w14:paraId="1A9F56F7" w14:textId="77777777" w:rsidTr="005D0FED">
        <w:tc>
          <w:tcPr>
            <w:tcW w:w="193" w:type="pct"/>
          </w:tcPr>
          <w:p w14:paraId="7467AF3D" w14:textId="0A06D53A" w:rsidR="005D0FED" w:rsidRPr="00292DEB" w:rsidRDefault="005D0FED" w:rsidP="00DB7CCE">
            <w:pPr>
              <w:spacing w:line="276" w:lineRule="auto"/>
              <w:jc w:val="left"/>
              <w:rPr>
                <w:rFonts w:cs="Arial"/>
                <w:b/>
              </w:rPr>
            </w:pPr>
            <w:r w:rsidRPr="00292DEB">
              <w:rPr>
                <w:rFonts w:cs="Arial"/>
                <w:lang w:val="en-GB"/>
              </w:rPr>
              <w:t>EL</w:t>
            </w:r>
          </w:p>
        </w:tc>
        <w:tc>
          <w:tcPr>
            <w:tcW w:w="1371" w:type="pct"/>
          </w:tcPr>
          <w:p w14:paraId="09ACF427" w14:textId="3318A6F3" w:rsidR="005D0FED" w:rsidRPr="00292DEB" w:rsidRDefault="005D0FED" w:rsidP="00DB7CCE">
            <w:pPr>
              <w:spacing w:line="276" w:lineRule="auto"/>
              <w:rPr>
                <w:rFonts w:cs="Arial"/>
              </w:rPr>
            </w:pPr>
            <w:r w:rsidRPr="00292DEB">
              <w:rPr>
                <w:rFonts w:cs="Arial"/>
              </w:rPr>
              <w:t>Dieselben wie für Arbeitnehmer.</w:t>
            </w:r>
          </w:p>
        </w:tc>
        <w:tc>
          <w:tcPr>
            <w:tcW w:w="1370" w:type="pct"/>
          </w:tcPr>
          <w:p w14:paraId="7185F7E5" w14:textId="77CEF0DE" w:rsidR="005D0FED" w:rsidRPr="00292DEB" w:rsidRDefault="005D0FED" w:rsidP="00DB7CCE">
            <w:pPr>
              <w:spacing w:line="276" w:lineRule="auto"/>
              <w:rPr>
                <w:rFonts w:cs="Arial"/>
                <w:lang w:val="fr-BE"/>
              </w:rPr>
            </w:pPr>
            <w:r w:rsidRPr="00292DEB">
              <w:rPr>
                <w:rFonts w:cs="Arial"/>
                <w:lang w:val="fr-BE"/>
              </w:rPr>
              <w:t>Mêmes que pour les salariés.</w:t>
            </w:r>
          </w:p>
        </w:tc>
        <w:tc>
          <w:tcPr>
            <w:tcW w:w="1370" w:type="pct"/>
          </w:tcPr>
          <w:p w14:paraId="7635B92E" w14:textId="251BBEFF"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76D0D50C" w14:textId="1528A06F"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04A0D806" w14:textId="529F7726" w:rsidR="005D0FED" w:rsidRPr="00292DEB" w:rsidRDefault="005D0FED" w:rsidP="00DB7CCE">
            <w:pPr>
              <w:spacing w:line="276" w:lineRule="auto"/>
              <w:rPr>
                <w:rFonts w:cs="Arial"/>
                <w:color w:val="0000FF"/>
                <w:lang w:val="en-US"/>
              </w:rPr>
            </w:pPr>
            <w:r w:rsidRPr="00292DEB">
              <w:rPr>
                <w:rFonts w:cs="Arial"/>
                <w:color w:val="0000FF"/>
              </w:rPr>
              <w:t>31</w:t>
            </w:r>
          </w:p>
        </w:tc>
        <w:tc>
          <w:tcPr>
            <w:tcW w:w="402" w:type="pct"/>
          </w:tcPr>
          <w:p w14:paraId="001AAE5A" w14:textId="14E6D5DE"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6F13A17D" w14:textId="77777777" w:rsidTr="005D0FED">
        <w:tc>
          <w:tcPr>
            <w:tcW w:w="193" w:type="pct"/>
          </w:tcPr>
          <w:p w14:paraId="18FEAE26" w14:textId="045D6D43" w:rsidR="005D0FED" w:rsidRPr="00292DEB" w:rsidRDefault="005D0FED" w:rsidP="00DB7CCE">
            <w:pPr>
              <w:spacing w:line="276" w:lineRule="auto"/>
              <w:jc w:val="left"/>
              <w:rPr>
                <w:rFonts w:cs="Arial"/>
                <w:b/>
                <w:lang w:val="fr-BE"/>
              </w:rPr>
            </w:pPr>
            <w:r w:rsidRPr="00292DEB">
              <w:rPr>
                <w:rFonts w:cs="Arial"/>
                <w:lang w:val="en-GB"/>
              </w:rPr>
              <w:t>EL</w:t>
            </w:r>
          </w:p>
        </w:tc>
        <w:tc>
          <w:tcPr>
            <w:tcW w:w="1371" w:type="pct"/>
          </w:tcPr>
          <w:p w14:paraId="0753EB86" w14:textId="58FB723A" w:rsidR="005D0FED" w:rsidRPr="00292DEB" w:rsidRDefault="005D0FED" w:rsidP="00DB7CCE">
            <w:pPr>
              <w:spacing w:line="276" w:lineRule="auto"/>
              <w:rPr>
                <w:rFonts w:cs="Arial"/>
                <w:color w:val="008000"/>
              </w:rPr>
            </w:pPr>
            <w:r w:rsidRPr="00292DEB">
              <w:rPr>
                <w:rFonts w:cs="Arial"/>
              </w:rPr>
              <w:t>Dieselben wie für Arbeitnehmer.</w:t>
            </w:r>
          </w:p>
        </w:tc>
        <w:tc>
          <w:tcPr>
            <w:tcW w:w="1370" w:type="pct"/>
          </w:tcPr>
          <w:p w14:paraId="26EF2E3B" w14:textId="415A0565" w:rsidR="005D0FED" w:rsidRPr="00292DEB" w:rsidRDefault="005D0FED" w:rsidP="00DB7CCE">
            <w:pPr>
              <w:spacing w:line="276" w:lineRule="auto"/>
              <w:rPr>
                <w:rFonts w:cs="Arial"/>
                <w:color w:val="008000"/>
                <w:lang w:val="fr-BE"/>
              </w:rPr>
            </w:pPr>
            <w:r w:rsidRPr="00292DEB">
              <w:rPr>
                <w:rFonts w:cs="Arial"/>
                <w:lang w:val="fr-BE"/>
              </w:rPr>
              <w:t>Mêmes que pour les salariés.</w:t>
            </w:r>
          </w:p>
        </w:tc>
        <w:tc>
          <w:tcPr>
            <w:tcW w:w="1370" w:type="pct"/>
          </w:tcPr>
          <w:p w14:paraId="1A02A2FB" w14:textId="6BA516D8" w:rsidR="005D0FED" w:rsidRPr="00292DEB" w:rsidRDefault="005D0FED" w:rsidP="00DB7CCE">
            <w:pPr>
              <w:pStyle w:val="Normal0"/>
              <w:pBdr>
                <w:top w:val="nil"/>
                <w:left w:val="nil"/>
                <w:bottom w:val="nil"/>
                <w:right w:val="nil"/>
                <w:between w:val="nil"/>
              </w:pBdr>
              <w:spacing w:after="0" w:line="276" w:lineRule="auto"/>
              <w:rPr>
                <w:b/>
                <w:color w:val="FF0000"/>
                <w:sz w:val="15"/>
                <w:szCs w:val="15"/>
                <w:lang w:val="en-US"/>
              </w:rPr>
            </w:pPr>
            <w:proofErr w:type="spellStart"/>
            <w:r w:rsidRPr="00292DEB">
              <w:rPr>
                <w:iCs/>
                <w:sz w:val="15"/>
                <w:szCs w:val="15"/>
              </w:rPr>
              <w:t>Same</w:t>
            </w:r>
            <w:proofErr w:type="spellEnd"/>
            <w:r w:rsidRPr="00292DEB">
              <w:rPr>
                <w:iCs/>
                <w:sz w:val="15"/>
                <w:szCs w:val="15"/>
              </w:rPr>
              <w:t xml:space="preserve"> as for </w:t>
            </w:r>
            <w:proofErr w:type="spellStart"/>
            <w:r w:rsidRPr="00292DEB">
              <w:rPr>
                <w:iCs/>
                <w:sz w:val="15"/>
                <w:szCs w:val="15"/>
              </w:rPr>
              <w:t>employees</w:t>
            </w:r>
            <w:proofErr w:type="spellEnd"/>
            <w:r w:rsidRPr="00292DEB">
              <w:rPr>
                <w:iCs/>
                <w:sz w:val="15"/>
                <w:szCs w:val="15"/>
              </w:rPr>
              <w:t>.</w:t>
            </w:r>
          </w:p>
        </w:tc>
        <w:tc>
          <w:tcPr>
            <w:tcW w:w="167" w:type="pct"/>
          </w:tcPr>
          <w:p w14:paraId="217E5EAB" w14:textId="76A75440" w:rsidR="005D0FED" w:rsidRPr="00292DEB" w:rsidRDefault="005D0FED" w:rsidP="00DB7CCE">
            <w:pPr>
              <w:spacing w:line="276" w:lineRule="auto"/>
              <w:rPr>
                <w:rFonts w:cs="Arial"/>
                <w:color w:val="0000FF"/>
                <w:lang w:val="en-US"/>
              </w:rPr>
            </w:pPr>
            <w:r w:rsidRPr="00292DEB">
              <w:rPr>
                <w:rFonts w:cs="Arial"/>
                <w:color w:val="0000FF"/>
              </w:rPr>
              <w:t>11</w:t>
            </w:r>
          </w:p>
        </w:tc>
        <w:tc>
          <w:tcPr>
            <w:tcW w:w="127" w:type="pct"/>
          </w:tcPr>
          <w:p w14:paraId="61C07719" w14:textId="0C581AB5" w:rsidR="005D0FED" w:rsidRPr="00292DEB" w:rsidRDefault="005D0FED" w:rsidP="00DB7CCE">
            <w:pPr>
              <w:spacing w:line="276" w:lineRule="auto"/>
              <w:rPr>
                <w:rFonts w:cs="Arial"/>
                <w:color w:val="0000FF"/>
                <w:lang w:val="en-US"/>
              </w:rPr>
            </w:pPr>
            <w:r w:rsidRPr="00292DEB">
              <w:rPr>
                <w:rFonts w:cs="Arial"/>
                <w:color w:val="0000FF"/>
              </w:rPr>
              <w:t>32</w:t>
            </w:r>
          </w:p>
        </w:tc>
        <w:tc>
          <w:tcPr>
            <w:tcW w:w="402" w:type="pct"/>
          </w:tcPr>
          <w:p w14:paraId="09C53F22" w14:textId="04157BEC" w:rsidR="005D0FED" w:rsidRPr="00292DEB" w:rsidRDefault="005D0FED" w:rsidP="00DB7CCE">
            <w:pPr>
              <w:spacing w:line="276" w:lineRule="auto"/>
              <w:rPr>
                <w:rFonts w:cs="Arial"/>
                <w:color w:val="0000FF"/>
                <w:lang w:val="en-US"/>
              </w:rPr>
            </w:pPr>
            <w:r w:rsidRPr="00292DEB">
              <w:rPr>
                <w:rFonts w:cs="Arial"/>
                <w:color w:val="0000FF"/>
                <w:lang w:val="en-GB"/>
              </w:rPr>
              <w:t>GREECE</w:t>
            </w:r>
          </w:p>
        </w:tc>
      </w:tr>
      <w:tr w:rsidR="005D0FED" w:rsidRPr="00292DEB" w14:paraId="161E516A" w14:textId="77777777" w:rsidTr="005D0FED">
        <w:tc>
          <w:tcPr>
            <w:tcW w:w="193" w:type="pct"/>
          </w:tcPr>
          <w:p w14:paraId="29406178" w14:textId="77777777" w:rsidR="005D0FED" w:rsidRPr="00292DEB" w:rsidRDefault="005D0FED" w:rsidP="003E6063">
            <w:pPr>
              <w:spacing w:line="276" w:lineRule="auto"/>
              <w:jc w:val="left"/>
              <w:rPr>
                <w:rFonts w:cs="Arial"/>
                <w:lang w:val="es-ES"/>
              </w:rPr>
            </w:pPr>
            <w:r w:rsidRPr="00292DEB">
              <w:rPr>
                <w:rFonts w:cs="Arial"/>
                <w:lang w:val="es-ES"/>
              </w:rPr>
              <w:t>EL</w:t>
            </w:r>
          </w:p>
          <w:p w14:paraId="25E7FA45" w14:textId="77777777" w:rsidR="005D0FED" w:rsidRPr="00292DEB" w:rsidRDefault="005D0FED" w:rsidP="003E6063">
            <w:pPr>
              <w:spacing w:line="276" w:lineRule="auto"/>
              <w:jc w:val="left"/>
              <w:rPr>
                <w:rFonts w:cs="Arial"/>
                <w:lang w:val="es-ES"/>
              </w:rPr>
            </w:pPr>
            <w:r w:rsidRPr="00292DEB">
              <w:rPr>
                <w:rFonts w:cs="Arial"/>
                <w:lang w:val="es-ES"/>
              </w:rPr>
              <w:t>EL</w:t>
            </w:r>
          </w:p>
          <w:p w14:paraId="3D3354F7" w14:textId="4F78F7B4" w:rsidR="005D0FED" w:rsidRPr="00292DEB" w:rsidRDefault="005D0FED" w:rsidP="003E6063">
            <w:pPr>
              <w:spacing w:line="276" w:lineRule="auto"/>
              <w:jc w:val="left"/>
              <w:rPr>
                <w:rFonts w:cs="Arial"/>
                <w:b/>
                <w:lang w:val="es-ES"/>
              </w:rPr>
            </w:pPr>
            <w:r w:rsidRPr="00292DEB">
              <w:rPr>
                <w:rFonts w:cs="Arial"/>
                <w:lang w:val="es-ES"/>
              </w:rPr>
              <w:t>EL</w:t>
            </w:r>
          </w:p>
        </w:tc>
        <w:tc>
          <w:tcPr>
            <w:tcW w:w="1371" w:type="pct"/>
          </w:tcPr>
          <w:p w14:paraId="358DC3DE" w14:textId="77777777" w:rsidR="005D0FED" w:rsidRPr="00292DEB" w:rsidRDefault="005D0FED" w:rsidP="003E6063">
            <w:pPr>
              <w:spacing w:line="276" w:lineRule="auto"/>
              <w:rPr>
                <w:rFonts w:cs="Arial"/>
              </w:rPr>
            </w:pPr>
            <w:r w:rsidRPr="00292DEB">
              <w:rPr>
                <w:rFonts w:cs="Arial"/>
              </w:rPr>
              <w:t xml:space="preserve">Gesetz Nr. </w:t>
            </w:r>
            <w:r w:rsidRPr="00292DEB">
              <w:rPr>
                <w:rFonts w:cs="Arial"/>
                <w:color w:val="800000"/>
              </w:rPr>
              <w:t>1140/1981</w:t>
            </w:r>
            <w:r w:rsidRPr="00292DEB">
              <w:rPr>
                <w:rFonts w:cs="Arial"/>
              </w:rPr>
              <w:t>, in der geänderten Fassung.</w:t>
            </w:r>
          </w:p>
          <w:p w14:paraId="1A9FDCC4"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Gesetzgebendes Dekret Nr. </w:t>
            </w:r>
            <w:r w:rsidRPr="00292DEB">
              <w:rPr>
                <w:rStyle w:val="longtext"/>
                <w:rFonts w:ascii="Arial" w:hAnsi="Arial" w:cs="Arial"/>
                <w:color w:val="800000"/>
                <w:shd w:val="clear" w:color="auto" w:fill="FFFFFF"/>
                <w:lang w:val="de-DE"/>
              </w:rPr>
              <w:t>162/73</w:t>
            </w:r>
            <w:r w:rsidRPr="00292DEB">
              <w:rPr>
                <w:rStyle w:val="longtext"/>
                <w:rFonts w:ascii="Arial" w:hAnsi="Arial" w:cs="Arial"/>
                <w:shd w:val="clear" w:color="auto" w:fill="FFFFFF"/>
                <w:lang w:val="de-DE"/>
              </w:rPr>
              <w:t xml:space="preserve"> und Gemeinsame Ministerialentscheidung Nr. </w:t>
            </w:r>
            <w:r w:rsidRPr="00292DEB">
              <w:rPr>
                <w:rStyle w:val="longtext"/>
                <w:rFonts w:ascii="Arial" w:hAnsi="Arial" w:cs="Arial"/>
                <w:color w:val="800000"/>
                <w:shd w:val="clear" w:color="auto" w:fill="FFFFFF"/>
              </w:rPr>
              <w:t>Π</w:t>
            </w:r>
            <w:r w:rsidRPr="00292DEB">
              <w:rPr>
                <w:rStyle w:val="longtext"/>
                <w:rFonts w:ascii="Arial" w:hAnsi="Arial" w:cs="Arial"/>
                <w:color w:val="800000"/>
                <w:shd w:val="clear" w:color="auto" w:fill="FFFFFF"/>
                <w:lang w:val="de-DE"/>
              </w:rPr>
              <w:t>4</w:t>
            </w:r>
            <w:r w:rsidRPr="00292DEB">
              <w:rPr>
                <w:rStyle w:val="longtext"/>
                <w:rFonts w:ascii="Arial" w:hAnsi="Arial" w:cs="Arial"/>
                <w:color w:val="800000"/>
                <w:shd w:val="clear" w:color="auto" w:fill="FFFFFF"/>
              </w:rPr>
              <w:t>β</w:t>
            </w:r>
            <w:r w:rsidRPr="00292DEB">
              <w:rPr>
                <w:rStyle w:val="longtext"/>
                <w:rFonts w:ascii="Arial" w:hAnsi="Arial" w:cs="Arial"/>
                <w:color w:val="800000"/>
                <w:shd w:val="clear" w:color="auto" w:fill="FFFFFF"/>
                <w:lang w:val="de-DE"/>
              </w:rPr>
              <w:t>/5814/1997</w:t>
            </w:r>
            <w:r w:rsidRPr="00292DEB">
              <w:rPr>
                <w:rStyle w:val="longtext"/>
                <w:rFonts w:ascii="Arial" w:hAnsi="Arial" w:cs="Arial"/>
                <w:shd w:val="clear" w:color="auto" w:fill="FFFFFF"/>
                <w:lang w:val="de-DE"/>
              </w:rPr>
              <w:t>.</w:t>
            </w:r>
          </w:p>
          <w:p w14:paraId="01E4F8C3" w14:textId="77777777" w:rsidR="005D0FED" w:rsidRPr="00292DEB" w:rsidRDefault="005D0FED" w:rsidP="003E6063">
            <w:pPr>
              <w:spacing w:line="276" w:lineRule="auto"/>
              <w:rPr>
                <w:rFonts w:cs="Arial"/>
              </w:rPr>
            </w:pPr>
            <w:r w:rsidRPr="00292DEB">
              <w:rPr>
                <w:rFonts w:cs="Arial"/>
              </w:rPr>
              <w:t>Ministerialentscheidung Nr. Π1γ/ΑΓΠ/οικ.</w:t>
            </w:r>
            <w:r w:rsidRPr="00292DEB">
              <w:rPr>
                <w:rFonts w:cs="Arial"/>
                <w:color w:val="800000"/>
              </w:rPr>
              <w:t>14963</w:t>
            </w:r>
            <w:r w:rsidRPr="00292DEB">
              <w:rPr>
                <w:rFonts w:cs="Arial"/>
              </w:rPr>
              <w:t xml:space="preserve"> vom 9. Oktober 2001.</w:t>
            </w:r>
          </w:p>
          <w:p w14:paraId="48281519" w14:textId="77777777" w:rsidR="005D0FED" w:rsidRPr="00292DEB" w:rsidRDefault="005D0FED" w:rsidP="003E6063">
            <w:pPr>
              <w:spacing w:line="276" w:lineRule="auto"/>
              <w:rPr>
                <w:rFonts w:cs="Arial"/>
              </w:rPr>
            </w:pPr>
            <w:r w:rsidRPr="00292DEB">
              <w:rPr>
                <w:rFonts w:cs="Arial"/>
              </w:rPr>
              <w:t xml:space="preserve">Gesetz Nr. </w:t>
            </w:r>
            <w:r w:rsidRPr="00292DEB">
              <w:rPr>
                <w:rFonts w:eastAsia="Arial" w:cs="Arial"/>
                <w:color w:val="C00000"/>
              </w:rPr>
              <w:t>4025/2011</w:t>
            </w:r>
            <w:r w:rsidRPr="00292DEB">
              <w:rPr>
                <w:rFonts w:cs="Arial"/>
              </w:rPr>
              <w:t>.</w:t>
            </w:r>
          </w:p>
          <w:p w14:paraId="44BE4C22" w14:textId="77777777" w:rsidR="005D0FED" w:rsidRPr="00292DEB" w:rsidRDefault="005D0FED" w:rsidP="003E6063">
            <w:pPr>
              <w:spacing w:line="276" w:lineRule="auto"/>
              <w:rPr>
                <w:rFonts w:eastAsia="Arial" w:cs="Arial"/>
              </w:rPr>
            </w:pPr>
            <w:r w:rsidRPr="00292DEB">
              <w:rPr>
                <w:rFonts w:eastAsia="Arial" w:cs="Arial"/>
              </w:rPr>
              <w:t xml:space="preserve">Gesetz Nr. </w:t>
            </w:r>
            <w:r w:rsidRPr="00292DEB">
              <w:rPr>
                <w:rFonts w:eastAsia="Arial" w:cs="Arial"/>
                <w:color w:val="C00000"/>
              </w:rPr>
              <w:t>4109/2013</w:t>
            </w:r>
            <w:r w:rsidRPr="00292DEB">
              <w:rPr>
                <w:rFonts w:eastAsia="Arial" w:cs="Arial"/>
              </w:rPr>
              <w:t>.</w:t>
            </w:r>
          </w:p>
          <w:p w14:paraId="537B7BFB" w14:textId="77777777" w:rsidR="005D0FED" w:rsidRPr="00292DEB" w:rsidRDefault="005D0FED" w:rsidP="003E6063">
            <w:pPr>
              <w:spacing w:line="276" w:lineRule="auto"/>
              <w:rPr>
                <w:rFonts w:eastAsia="Arial" w:cs="Arial"/>
              </w:rPr>
            </w:pPr>
            <w:r w:rsidRPr="00292DEB">
              <w:rPr>
                <w:rFonts w:eastAsia="Arial" w:cs="Arial"/>
              </w:rPr>
              <w:t xml:space="preserve">Gesetz Nr. </w:t>
            </w:r>
            <w:r w:rsidRPr="00292DEB">
              <w:rPr>
                <w:rFonts w:eastAsia="Arial" w:cs="Arial"/>
                <w:color w:val="800000"/>
              </w:rPr>
              <w:t>4199/2013 Art. 127</w:t>
            </w:r>
            <w:r w:rsidRPr="00292DEB">
              <w:rPr>
                <w:rFonts w:eastAsia="Arial" w:cs="Arial"/>
              </w:rPr>
              <w:t>.</w:t>
            </w:r>
          </w:p>
          <w:p w14:paraId="43503EE6" w14:textId="77777777" w:rsidR="005D0FED" w:rsidRPr="00292DEB" w:rsidRDefault="005D0FED" w:rsidP="003E6063">
            <w:pPr>
              <w:spacing w:line="276" w:lineRule="auto"/>
              <w:rPr>
                <w:rFonts w:eastAsia="Arial" w:cs="Arial"/>
              </w:rPr>
            </w:pPr>
            <w:r w:rsidRPr="00292DEB">
              <w:rPr>
                <w:rFonts w:eastAsia="Arial" w:cs="Arial"/>
              </w:rPr>
              <w:t xml:space="preserve">Gesetz Nr. </w:t>
            </w:r>
            <w:r w:rsidRPr="00292DEB">
              <w:rPr>
                <w:rFonts w:eastAsia="Arial" w:cs="Arial"/>
                <w:color w:val="C00000"/>
              </w:rPr>
              <w:t xml:space="preserve">4368/2016 </w:t>
            </w:r>
            <w:r w:rsidRPr="00292DEB">
              <w:rPr>
                <w:rFonts w:eastAsia="Arial" w:cs="Arial"/>
              </w:rPr>
              <w:t xml:space="preserve">Art. </w:t>
            </w:r>
            <w:r w:rsidRPr="00292DEB">
              <w:rPr>
                <w:rFonts w:eastAsia="Arial" w:cs="Arial"/>
                <w:color w:val="C00000"/>
              </w:rPr>
              <w:t>334.</w:t>
            </w:r>
          </w:p>
          <w:p w14:paraId="7889DAEA" w14:textId="77777777" w:rsidR="005D0FED" w:rsidRPr="00292DEB" w:rsidRDefault="005D0FED" w:rsidP="003E6063">
            <w:pPr>
              <w:spacing w:line="276" w:lineRule="auto"/>
              <w:rPr>
                <w:rFonts w:eastAsia="Arial" w:cs="Arial"/>
              </w:rPr>
            </w:pPr>
            <w:r w:rsidRPr="00292DEB">
              <w:rPr>
                <w:rFonts w:eastAsia="Arial" w:cs="Arial"/>
              </w:rPr>
              <w:t xml:space="preserve">Gesetz Nr. </w:t>
            </w:r>
            <w:r w:rsidRPr="00292DEB">
              <w:rPr>
                <w:rFonts w:eastAsia="Arial" w:cs="Arial"/>
                <w:color w:val="800000"/>
              </w:rPr>
              <w:t>4483/2017 Art. 153</w:t>
            </w:r>
            <w:r w:rsidRPr="00292DEB">
              <w:rPr>
                <w:rFonts w:eastAsia="Arial" w:cs="Arial"/>
              </w:rPr>
              <w:t>.</w:t>
            </w:r>
          </w:p>
          <w:p w14:paraId="5BA02949" w14:textId="77777777" w:rsidR="005D0FED" w:rsidRPr="00292DEB" w:rsidRDefault="005D0FED" w:rsidP="003E6063">
            <w:pPr>
              <w:spacing w:line="276" w:lineRule="auto"/>
              <w:rPr>
                <w:rFonts w:cs="Arial"/>
                <w:color w:val="008000"/>
              </w:rPr>
            </w:pPr>
            <w:r w:rsidRPr="00292DEB">
              <w:rPr>
                <w:rStyle w:val="longtext"/>
                <w:rFonts w:ascii="Arial" w:hAnsi="Arial" w:cs="Arial"/>
                <w:shd w:val="clear" w:color="auto" w:fill="FFFFFF"/>
                <w:lang w:val="de-DE"/>
              </w:rPr>
              <w:t xml:space="preserve">Gemeinsame Ministerialentscheidung Nr. </w:t>
            </w:r>
            <w:r w:rsidRPr="00292DEB">
              <w:rPr>
                <w:rFonts w:eastAsia="Arial" w:cs="Arial"/>
                <w:color w:val="C00000"/>
              </w:rPr>
              <w:t>80157/</w:t>
            </w:r>
            <w:r w:rsidRPr="00292DEB">
              <w:rPr>
                <w:rFonts w:eastAsia="Arial" w:cs="Arial"/>
              </w:rPr>
              <w:t xml:space="preserve"> 2018, Art. 28, 30 und 31</w:t>
            </w:r>
            <w:r w:rsidRPr="00292DEB">
              <w:rPr>
                <w:rFonts w:eastAsia="Arial" w:cs="Arial"/>
                <w:color w:val="C00000"/>
              </w:rPr>
              <w:t xml:space="preserve"> </w:t>
            </w:r>
            <w:r w:rsidRPr="00292DEB">
              <w:rPr>
                <w:rFonts w:eastAsia="Arial" w:cs="Arial"/>
              </w:rPr>
              <w:t xml:space="preserve">zur “Einheitlichen Verordnung über Gesundheitsleistungen” der </w:t>
            </w:r>
            <w:r w:rsidRPr="00292DEB">
              <w:rPr>
                <w:rFonts w:cs="Arial"/>
                <w:color w:val="008000"/>
              </w:rPr>
              <w:t>Nationalen Organisation zur Bereitstellung von Gesundheitsdienstleistungen</w:t>
            </w:r>
            <w:r w:rsidRPr="00292DEB">
              <w:rPr>
                <w:rFonts w:cs="Arial"/>
              </w:rPr>
              <w:t xml:space="preserve"> </w:t>
            </w:r>
            <w:r w:rsidRPr="00292DEB">
              <w:rPr>
                <w:rFonts w:cs="Arial"/>
                <w:color w:val="008000"/>
              </w:rPr>
              <w:t>(EOPYY).</w:t>
            </w:r>
          </w:p>
          <w:p w14:paraId="2A5CAD1D" w14:textId="77777777" w:rsidR="005D0FED" w:rsidRPr="00292DEB" w:rsidRDefault="005D0FED" w:rsidP="003E6063">
            <w:pPr>
              <w:spacing w:line="276" w:lineRule="auto"/>
              <w:rPr>
                <w:rFonts w:cs="Arial"/>
              </w:rPr>
            </w:pPr>
            <w:r w:rsidRPr="00292DEB">
              <w:rPr>
                <w:rFonts w:cs="Arial"/>
              </w:rPr>
              <w:t xml:space="preserve">Gesetz Nr. </w:t>
            </w:r>
            <w:r w:rsidRPr="00292DEB">
              <w:rPr>
                <w:rFonts w:cs="Arial"/>
                <w:color w:val="C00000"/>
              </w:rPr>
              <w:t>4549/2018,</w:t>
            </w:r>
            <w:r w:rsidRPr="00292DEB">
              <w:rPr>
                <w:rFonts w:cs="Arial"/>
              </w:rPr>
              <w:t xml:space="preserve"> Art 21 in der geänderten Fassung durch Gesetz Nr. 4931/2022, Art. 65.</w:t>
            </w:r>
          </w:p>
          <w:p w14:paraId="4069F1F9" w14:textId="77777777" w:rsidR="005D0FED" w:rsidRPr="00292DEB" w:rsidRDefault="005D0FED" w:rsidP="003E6063">
            <w:pPr>
              <w:spacing w:line="276" w:lineRule="auto"/>
              <w:rPr>
                <w:rFonts w:cs="Arial"/>
              </w:rPr>
            </w:pPr>
            <w:r w:rsidRPr="00292DEB">
              <w:rPr>
                <w:rFonts w:cs="Arial"/>
              </w:rPr>
              <w:t xml:space="preserve">Gemeinsame Ministerialentscheidung Nr. </w:t>
            </w:r>
            <w:r w:rsidRPr="00292DEB">
              <w:rPr>
                <w:rFonts w:cs="Arial"/>
                <w:color w:val="C00000"/>
              </w:rPr>
              <w:t>91778</w:t>
            </w:r>
            <w:r w:rsidRPr="00292DEB">
              <w:rPr>
                <w:rFonts w:cs="Arial"/>
              </w:rPr>
              <w:t xml:space="preserve"> vom 4. Oktober 2022.</w:t>
            </w:r>
          </w:p>
          <w:p w14:paraId="3B74BF64" w14:textId="77777777" w:rsidR="005D0FED" w:rsidRPr="00292DEB" w:rsidRDefault="005D0FED" w:rsidP="003E6063">
            <w:pPr>
              <w:spacing w:line="276" w:lineRule="auto"/>
              <w:rPr>
                <w:rFonts w:cs="Arial"/>
                <w:color w:val="008000"/>
              </w:rPr>
            </w:pPr>
          </w:p>
          <w:p w14:paraId="08DF2251" w14:textId="77777777" w:rsidR="005D0FED" w:rsidRPr="00292DEB" w:rsidRDefault="005D0FED" w:rsidP="003E6063">
            <w:pPr>
              <w:spacing w:line="276" w:lineRule="auto"/>
              <w:rPr>
                <w:rFonts w:cs="Arial"/>
                <w:color w:val="008000"/>
              </w:rPr>
            </w:pPr>
            <w:r w:rsidRPr="00292DEB">
              <w:rPr>
                <w:rFonts w:eastAsia="Times New Roman" w:cs="Arial"/>
                <w:lang w:eastAsia="de-DE"/>
              </w:rPr>
              <w:t>Verzeichnis der Rechtsakte:</w:t>
            </w:r>
            <w:r w:rsidRPr="00292DEB">
              <w:rPr>
                <w:rFonts w:cs="Arial"/>
              </w:rPr>
              <w:t xml:space="preserve"> </w:t>
            </w:r>
            <w:hyperlink r:id="rId34" w:history="1">
              <w:r w:rsidRPr="00292DEB">
                <w:rPr>
                  <w:rStyle w:val="Hyperlink"/>
                  <w:rFonts w:cs="Arial"/>
                </w:rPr>
                <w:t>https://search.et.gr/el/</w:t>
              </w:r>
            </w:hyperlink>
          </w:p>
          <w:p w14:paraId="5DE89CE2" w14:textId="6B62575E" w:rsidR="005D0FED" w:rsidRPr="00292DEB" w:rsidRDefault="005D0FED" w:rsidP="003E6063">
            <w:pPr>
              <w:spacing w:line="276" w:lineRule="auto"/>
              <w:rPr>
                <w:rFonts w:cs="Arial"/>
              </w:rPr>
            </w:pPr>
          </w:p>
        </w:tc>
        <w:tc>
          <w:tcPr>
            <w:tcW w:w="1370" w:type="pct"/>
          </w:tcPr>
          <w:p w14:paraId="367E05FC" w14:textId="77777777" w:rsidR="005D0FED" w:rsidRPr="00292DEB" w:rsidRDefault="005D0FED" w:rsidP="003E6063">
            <w:pPr>
              <w:spacing w:line="276" w:lineRule="auto"/>
              <w:rPr>
                <w:rFonts w:cs="Arial"/>
                <w:lang w:val="fr-BE"/>
              </w:rPr>
            </w:pPr>
            <w:r w:rsidRPr="00292DEB">
              <w:rPr>
                <w:rFonts w:cs="Arial"/>
                <w:lang w:val="fr-BE"/>
              </w:rPr>
              <w:t>Loi nº </w:t>
            </w:r>
            <w:r w:rsidRPr="00292DEB">
              <w:rPr>
                <w:rFonts w:cs="Arial"/>
                <w:color w:val="800000"/>
                <w:lang w:val="fr-BE"/>
              </w:rPr>
              <w:t>1140/1981</w:t>
            </w:r>
            <w:r w:rsidRPr="00292DEB">
              <w:rPr>
                <w:rFonts w:cs="Arial"/>
                <w:lang w:val="fr-BE"/>
              </w:rPr>
              <w:t>, dans sa version modifiée.</w:t>
            </w:r>
          </w:p>
          <w:p w14:paraId="1BB86399"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Décret législatif nº </w:t>
            </w:r>
            <w:r w:rsidRPr="00292DEB">
              <w:rPr>
                <w:rStyle w:val="longtext"/>
                <w:rFonts w:ascii="Arial" w:hAnsi="Arial" w:cs="Arial"/>
                <w:color w:val="800000"/>
                <w:shd w:val="clear" w:color="auto" w:fill="FFFFFF"/>
                <w:lang w:val="fr-BE"/>
              </w:rPr>
              <w:t>162/73</w:t>
            </w:r>
            <w:r w:rsidRPr="00292DEB">
              <w:rPr>
                <w:rStyle w:val="longtext"/>
                <w:rFonts w:ascii="Arial" w:hAnsi="Arial" w:cs="Arial"/>
                <w:shd w:val="clear" w:color="auto" w:fill="FFFFFF"/>
                <w:lang w:val="fr-BE"/>
              </w:rPr>
              <w:t xml:space="preserve"> et Arrêté interministériel nº </w:t>
            </w:r>
            <w:r w:rsidRPr="00292DEB">
              <w:rPr>
                <w:rStyle w:val="longtext"/>
                <w:rFonts w:ascii="Arial" w:hAnsi="Arial" w:cs="Arial"/>
                <w:color w:val="800000"/>
                <w:shd w:val="clear" w:color="auto" w:fill="FFFFFF"/>
                <w:lang w:val="fr-BE"/>
              </w:rPr>
              <w:t>Π4β/5814/1997</w:t>
            </w:r>
            <w:r w:rsidRPr="00292DEB">
              <w:rPr>
                <w:rStyle w:val="longtext"/>
                <w:rFonts w:ascii="Arial" w:hAnsi="Arial" w:cs="Arial"/>
                <w:shd w:val="clear" w:color="auto" w:fill="FFFFFF"/>
                <w:lang w:val="fr-BE"/>
              </w:rPr>
              <w:t>.</w:t>
            </w:r>
          </w:p>
          <w:p w14:paraId="0BD1B043" w14:textId="77777777" w:rsidR="005D0FED" w:rsidRPr="00292DEB" w:rsidRDefault="005D0FED" w:rsidP="003E6063">
            <w:pPr>
              <w:spacing w:line="276" w:lineRule="auto"/>
              <w:rPr>
                <w:rFonts w:cs="Arial"/>
                <w:lang w:val="fr-BE"/>
              </w:rPr>
            </w:pPr>
            <w:r w:rsidRPr="00292DEB">
              <w:rPr>
                <w:rFonts w:cs="Arial"/>
                <w:lang w:val="fr-BE"/>
              </w:rPr>
              <w:t>Arrêté ministériel nº Π1γ/ΑΓΠ/οικ.</w:t>
            </w:r>
            <w:r w:rsidRPr="00292DEB">
              <w:rPr>
                <w:rFonts w:cs="Arial"/>
                <w:color w:val="800000"/>
                <w:lang w:val="fr-BE"/>
              </w:rPr>
              <w:t>14963</w:t>
            </w:r>
            <w:r w:rsidRPr="00292DEB">
              <w:rPr>
                <w:rFonts w:cs="Arial"/>
                <w:lang w:val="fr-BE"/>
              </w:rPr>
              <w:t xml:space="preserve"> du 9 octobre 2001.</w:t>
            </w:r>
          </w:p>
          <w:p w14:paraId="0663BF5A"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C00000"/>
                <w:lang w:val="fr-BE"/>
              </w:rPr>
              <w:t>4025/2011</w:t>
            </w:r>
            <w:r w:rsidRPr="00292DEB">
              <w:rPr>
                <w:rFonts w:eastAsia="Arial" w:cs="Arial"/>
                <w:lang w:val="fr-BE"/>
              </w:rPr>
              <w:t>.</w:t>
            </w:r>
          </w:p>
          <w:p w14:paraId="3BB09E56"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C00000"/>
                <w:lang w:val="fr-BE"/>
              </w:rPr>
              <w:t>4109/2013</w:t>
            </w:r>
            <w:r w:rsidRPr="00292DEB">
              <w:rPr>
                <w:rFonts w:eastAsia="Arial" w:cs="Arial"/>
                <w:lang w:val="fr-BE"/>
              </w:rPr>
              <w:t>.</w:t>
            </w:r>
          </w:p>
          <w:p w14:paraId="01B71D64"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800000"/>
                <w:lang w:val="fr-BE"/>
              </w:rPr>
              <w:t>4199/2013 art. 127</w:t>
            </w:r>
            <w:r w:rsidRPr="00292DEB">
              <w:rPr>
                <w:rFonts w:eastAsia="Arial" w:cs="Arial"/>
                <w:lang w:val="fr-BE"/>
              </w:rPr>
              <w:t>.</w:t>
            </w:r>
          </w:p>
          <w:p w14:paraId="68EF3821"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C00000"/>
                <w:lang w:val="fr-BE"/>
              </w:rPr>
              <w:t xml:space="preserve">4368/2016 </w:t>
            </w:r>
            <w:r w:rsidRPr="00292DEB">
              <w:rPr>
                <w:rFonts w:eastAsia="Arial" w:cs="Arial"/>
                <w:lang w:val="fr-BE"/>
              </w:rPr>
              <w:t xml:space="preserve">art. </w:t>
            </w:r>
            <w:r w:rsidRPr="00292DEB">
              <w:rPr>
                <w:rFonts w:eastAsia="Arial" w:cs="Arial"/>
                <w:color w:val="C00000"/>
                <w:lang w:val="fr-BE"/>
              </w:rPr>
              <w:t>334.</w:t>
            </w:r>
          </w:p>
          <w:p w14:paraId="3C4929AD"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800000"/>
                <w:lang w:val="fr-BE"/>
              </w:rPr>
              <w:t>4483/2017 art. 153</w:t>
            </w:r>
            <w:r w:rsidRPr="00292DEB">
              <w:rPr>
                <w:rFonts w:eastAsia="Arial" w:cs="Arial"/>
                <w:lang w:val="fr-BE"/>
              </w:rPr>
              <w:t>.</w:t>
            </w:r>
            <w:r w:rsidRPr="00292DEB">
              <w:rPr>
                <w:rFonts w:eastAsia="Arial" w:cs="Arial"/>
                <w:color w:val="C00000"/>
                <w:lang w:val="fr-BE"/>
              </w:rPr>
              <w:t>Décision ministérielle conjointe n° 80157/2018,</w:t>
            </w:r>
            <w:r w:rsidRPr="00292DEB">
              <w:rPr>
                <w:rFonts w:eastAsia="Arial" w:cs="Arial"/>
                <w:lang w:val="fr-BE"/>
              </w:rPr>
              <w:t xml:space="preserve"> articles 28, 30 et 31, relative au règlement unifié des</w:t>
            </w:r>
            <w:r w:rsidRPr="00292DEB">
              <w:rPr>
                <w:rFonts w:eastAsia="Arial" w:cs="Arial"/>
                <w:color w:val="C00000"/>
                <w:lang w:val="fr-BE"/>
              </w:rPr>
              <w:t xml:space="preserve"> </w:t>
            </w:r>
            <w:r w:rsidRPr="00292DEB">
              <w:rPr>
                <w:rFonts w:eastAsia="Arial" w:cs="Arial"/>
                <w:color w:val="008000"/>
                <w:lang w:val="fr-BE"/>
              </w:rPr>
              <w:t>prestations de santé de l’Organisation nationale pour le service de soins de santé (EOPYY).</w:t>
            </w:r>
            <w:r w:rsidRPr="00292DEB">
              <w:rPr>
                <w:rFonts w:eastAsia="Arial" w:cs="Arial"/>
                <w:lang w:val="fr-BE"/>
              </w:rPr>
              <w:t xml:space="preserve"> </w:t>
            </w:r>
          </w:p>
          <w:p w14:paraId="5DD09A9A"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Loi n° </w:t>
            </w:r>
            <w:r w:rsidRPr="00292DEB">
              <w:rPr>
                <w:rFonts w:eastAsia="Arial" w:cs="Arial"/>
                <w:color w:val="C00000"/>
                <w:lang w:val="fr-BE"/>
              </w:rPr>
              <w:t>4549/2018</w:t>
            </w:r>
            <w:r w:rsidRPr="00292DEB">
              <w:rPr>
                <w:rFonts w:eastAsia="Arial" w:cs="Arial"/>
                <w:lang w:val="fr-BE"/>
              </w:rPr>
              <w:t>, article 21 tel que modifié par la loi n° 4931/2022, article 65.</w:t>
            </w:r>
          </w:p>
          <w:p w14:paraId="26C7EE19" w14:textId="77777777" w:rsidR="005D0FED" w:rsidRPr="00292DEB" w:rsidRDefault="005D0FED" w:rsidP="003E6063">
            <w:pPr>
              <w:spacing w:line="276" w:lineRule="auto"/>
              <w:rPr>
                <w:rFonts w:eastAsia="Arial" w:cs="Arial"/>
                <w:color w:val="C00000"/>
                <w:lang w:val="fr-BE"/>
              </w:rPr>
            </w:pPr>
            <w:r w:rsidRPr="00292DEB">
              <w:rPr>
                <w:rFonts w:eastAsia="Arial" w:cs="Arial"/>
                <w:lang w:val="fr-BE"/>
              </w:rPr>
              <w:t xml:space="preserve">Décision ministérielle conjointe n° </w:t>
            </w:r>
            <w:r w:rsidRPr="00292DEB">
              <w:rPr>
                <w:rFonts w:eastAsia="Arial" w:cs="Arial"/>
                <w:color w:val="C00000"/>
                <w:lang w:val="fr-BE"/>
              </w:rPr>
              <w:t>91778</w:t>
            </w:r>
            <w:r w:rsidRPr="00292DEB">
              <w:rPr>
                <w:rFonts w:eastAsia="Arial" w:cs="Arial"/>
                <w:lang w:val="fr-BE"/>
              </w:rPr>
              <w:t xml:space="preserve"> du 4 octobre 2022.</w:t>
            </w:r>
          </w:p>
          <w:p w14:paraId="5F05FAFD" w14:textId="77777777" w:rsidR="005D0FED" w:rsidRPr="00292DEB" w:rsidRDefault="005D0FED" w:rsidP="003E6063">
            <w:pPr>
              <w:spacing w:line="276" w:lineRule="auto"/>
              <w:rPr>
                <w:rFonts w:eastAsia="Arial" w:cs="Arial"/>
                <w:lang w:val="fr-BE"/>
              </w:rPr>
            </w:pPr>
          </w:p>
          <w:p w14:paraId="037AA7D0"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Fonts w:eastAsia="Arial" w:cs="Arial"/>
                <w:lang w:val="fr-BE"/>
              </w:rPr>
              <w:t xml:space="preserve">Répertoire des actes juridiques: </w:t>
            </w:r>
            <w:hyperlink r:id="rId35" w:history="1">
              <w:r w:rsidRPr="00292DEB">
                <w:rPr>
                  <w:rStyle w:val="Hyperlink"/>
                  <w:rFonts w:cs="Arial"/>
                  <w:lang w:val="fr-BE"/>
                </w:rPr>
                <w:t>https://search.et.gr/el/</w:t>
              </w:r>
            </w:hyperlink>
            <w:r w:rsidRPr="00292DEB">
              <w:rPr>
                <w:rFonts w:cs="Arial"/>
                <w:color w:val="FF0000"/>
                <w:lang w:val="fr-BE"/>
              </w:rPr>
              <w:t xml:space="preserve"> </w:t>
            </w:r>
          </w:p>
          <w:p w14:paraId="49AF1E11" w14:textId="73343FBC" w:rsidR="005D0FED" w:rsidRPr="00292DEB" w:rsidRDefault="005D0FED" w:rsidP="003E6063">
            <w:pPr>
              <w:spacing w:line="276" w:lineRule="auto"/>
              <w:rPr>
                <w:rFonts w:cs="Arial"/>
                <w:lang w:val="fr-BE"/>
              </w:rPr>
            </w:pPr>
          </w:p>
        </w:tc>
        <w:tc>
          <w:tcPr>
            <w:tcW w:w="1370" w:type="pct"/>
          </w:tcPr>
          <w:p w14:paraId="5C040D81"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E-XII-01-EL</w:t>
            </w:r>
          </w:p>
          <w:p w14:paraId="2286F19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1140/1981</w:t>
            </w:r>
            <w:r w:rsidRPr="00292DEB">
              <w:rPr>
                <w:color w:val="000000"/>
                <w:sz w:val="15"/>
                <w:szCs w:val="15"/>
                <w:lang w:val="en-GB"/>
              </w:rPr>
              <w:t>, as amended.</w:t>
            </w:r>
          </w:p>
          <w:p w14:paraId="2DEF24F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Legislative Decree No. </w:t>
            </w:r>
            <w:r w:rsidRPr="00292DEB">
              <w:rPr>
                <w:color w:val="800000"/>
                <w:sz w:val="15"/>
                <w:szCs w:val="15"/>
                <w:highlight w:val="white"/>
                <w:lang w:val="en-GB"/>
              </w:rPr>
              <w:t>162/73</w:t>
            </w:r>
            <w:r w:rsidRPr="00292DEB">
              <w:rPr>
                <w:color w:val="000000"/>
                <w:sz w:val="15"/>
                <w:szCs w:val="15"/>
                <w:highlight w:val="white"/>
                <w:lang w:val="en-GB"/>
              </w:rPr>
              <w:t xml:space="preserve"> and Joint Ministerial Decision No. </w:t>
            </w:r>
            <w:r w:rsidRPr="00292DEB">
              <w:rPr>
                <w:color w:val="800000"/>
                <w:sz w:val="15"/>
                <w:szCs w:val="15"/>
                <w:highlight w:val="white"/>
              </w:rPr>
              <w:t>Π</w:t>
            </w:r>
            <w:r w:rsidRPr="00292DEB">
              <w:rPr>
                <w:color w:val="800000"/>
                <w:sz w:val="15"/>
                <w:szCs w:val="15"/>
                <w:highlight w:val="white"/>
                <w:lang w:val="en-GB"/>
              </w:rPr>
              <w:t>4</w:t>
            </w:r>
            <w:r w:rsidRPr="00292DEB">
              <w:rPr>
                <w:color w:val="800000"/>
                <w:sz w:val="15"/>
                <w:szCs w:val="15"/>
                <w:highlight w:val="white"/>
              </w:rPr>
              <w:t>β</w:t>
            </w:r>
            <w:r w:rsidRPr="00292DEB">
              <w:rPr>
                <w:color w:val="800000"/>
                <w:sz w:val="15"/>
                <w:szCs w:val="15"/>
                <w:highlight w:val="white"/>
                <w:lang w:val="en-GB"/>
              </w:rPr>
              <w:t>/5814/1997</w:t>
            </w:r>
            <w:r w:rsidRPr="00292DEB">
              <w:rPr>
                <w:color w:val="000000"/>
                <w:sz w:val="15"/>
                <w:szCs w:val="15"/>
                <w:highlight w:val="white"/>
                <w:lang w:val="en-GB"/>
              </w:rPr>
              <w:t>.</w:t>
            </w:r>
          </w:p>
          <w:p w14:paraId="4A6AF6C5"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Ministerial Decision No. </w:t>
            </w:r>
            <w:r w:rsidRPr="00292DEB">
              <w:rPr>
                <w:color w:val="000000"/>
                <w:sz w:val="15"/>
                <w:szCs w:val="15"/>
              </w:rPr>
              <w:t>Π</w:t>
            </w:r>
            <w:r w:rsidRPr="00292DEB">
              <w:rPr>
                <w:color w:val="000000"/>
                <w:sz w:val="15"/>
                <w:szCs w:val="15"/>
                <w:lang w:val="en-GB"/>
              </w:rPr>
              <w:t>1</w:t>
            </w:r>
            <w:r w:rsidRPr="00292DEB">
              <w:rPr>
                <w:color w:val="000000"/>
                <w:sz w:val="15"/>
                <w:szCs w:val="15"/>
              </w:rPr>
              <w:t>γ</w:t>
            </w:r>
            <w:r w:rsidRPr="00292DEB">
              <w:rPr>
                <w:color w:val="000000"/>
                <w:sz w:val="15"/>
                <w:szCs w:val="15"/>
                <w:lang w:val="en-GB"/>
              </w:rPr>
              <w:t>/</w:t>
            </w:r>
            <w:r w:rsidRPr="00292DEB">
              <w:rPr>
                <w:color w:val="000000"/>
                <w:sz w:val="15"/>
                <w:szCs w:val="15"/>
              </w:rPr>
              <w:t>ΑΓΠ</w:t>
            </w:r>
            <w:r w:rsidRPr="00292DEB">
              <w:rPr>
                <w:color w:val="000000"/>
                <w:sz w:val="15"/>
                <w:szCs w:val="15"/>
                <w:lang w:val="en-GB"/>
              </w:rPr>
              <w:t>/</w:t>
            </w:r>
            <w:proofErr w:type="spellStart"/>
            <w:r w:rsidRPr="00292DEB">
              <w:rPr>
                <w:color w:val="000000"/>
                <w:sz w:val="15"/>
                <w:szCs w:val="15"/>
              </w:rPr>
              <w:t>οικ</w:t>
            </w:r>
            <w:proofErr w:type="spellEnd"/>
            <w:r w:rsidRPr="00292DEB">
              <w:rPr>
                <w:color w:val="000000"/>
                <w:sz w:val="15"/>
                <w:szCs w:val="15"/>
                <w:lang w:val="en-GB"/>
              </w:rPr>
              <w:t>.</w:t>
            </w:r>
            <w:r w:rsidRPr="00292DEB">
              <w:rPr>
                <w:color w:val="800000"/>
                <w:sz w:val="15"/>
                <w:szCs w:val="15"/>
                <w:lang w:val="en-GB"/>
              </w:rPr>
              <w:t>14963</w:t>
            </w:r>
            <w:r w:rsidRPr="00292DEB">
              <w:rPr>
                <w:color w:val="000000"/>
                <w:sz w:val="15"/>
                <w:szCs w:val="15"/>
                <w:lang w:val="en-GB"/>
              </w:rPr>
              <w:t xml:space="preserve"> of 9 October 2001. </w:t>
            </w:r>
          </w:p>
          <w:p w14:paraId="0489BCE3"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4025/2011</w:t>
            </w:r>
            <w:r w:rsidRPr="00292DEB">
              <w:rPr>
                <w:color w:val="000000"/>
                <w:sz w:val="15"/>
                <w:szCs w:val="15"/>
                <w:lang w:val="en-GB"/>
              </w:rPr>
              <w:t>.</w:t>
            </w:r>
          </w:p>
          <w:p w14:paraId="331FF15C"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4109/2013</w:t>
            </w:r>
            <w:r w:rsidRPr="00292DEB">
              <w:rPr>
                <w:color w:val="000000"/>
                <w:sz w:val="15"/>
                <w:szCs w:val="15"/>
                <w:lang w:val="en-GB"/>
              </w:rPr>
              <w:t>.</w:t>
            </w:r>
          </w:p>
          <w:p w14:paraId="6B7B264B"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4199/2013 art. 127</w:t>
            </w:r>
            <w:r w:rsidRPr="00292DEB">
              <w:rPr>
                <w:color w:val="000000"/>
                <w:sz w:val="15"/>
                <w:szCs w:val="15"/>
                <w:lang w:val="en-GB"/>
              </w:rPr>
              <w:t>.</w:t>
            </w:r>
          </w:p>
          <w:p w14:paraId="6E78FD36"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C00000"/>
                <w:sz w:val="15"/>
                <w:szCs w:val="15"/>
                <w:lang w:val="en-GB"/>
              </w:rPr>
              <w:t xml:space="preserve">4368/2016 </w:t>
            </w:r>
            <w:r w:rsidRPr="00292DEB">
              <w:rPr>
                <w:color w:val="000000"/>
                <w:sz w:val="15"/>
                <w:szCs w:val="15"/>
                <w:lang w:val="en-GB"/>
              </w:rPr>
              <w:t xml:space="preserve">art. </w:t>
            </w:r>
            <w:r w:rsidRPr="00292DEB">
              <w:rPr>
                <w:color w:val="C00000"/>
                <w:sz w:val="15"/>
                <w:szCs w:val="15"/>
                <w:lang w:val="en-GB"/>
              </w:rPr>
              <w:t>334.</w:t>
            </w:r>
          </w:p>
          <w:p w14:paraId="3296E519"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Law No. </w:t>
            </w:r>
            <w:r w:rsidRPr="00292DEB">
              <w:rPr>
                <w:color w:val="800000"/>
                <w:sz w:val="15"/>
                <w:szCs w:val="15"/>
                <w:lang w:val="en-GB"/>
              </w:rPr>
              <w:t>4483/2017 art. 153</w:t>
            </w:r>
            <w:r w:rsidRPr="00292DEB">
              <w:rPr>
                <w:color w:val="000000"/>
                <w:sz w:val="15"/>
                <w:szCs w:val="15"/>
                <w:lang w:val="en-GB"/>
              </w:rPr>
              <w:t>.</w:t>
            </w:r>
          </w:p>
          <w:p w14:paraId="61DFB9E2" w14:textId="77777777" w:rsidR="005D0FED" w:rsidRPr="00292DEB" w:rsidRDefault="005D0FED" w:rsidP="003E6063">
            <w:pPr>
              <w:pStyle w:val="Normal0"/>
              <w:shd w:val="clear" w:color="auto" w:fill="FFFFFF"/>
              <w:spacing w:after="0"/>
              <w:rPr>
                <w:color w:val="000000" w:themeColor="text1"/>
                <w:sz w:val="15"/>
                <w:szCs w:val="15"/>
                <w:lang w:val="en-GB"/>
              </w:rPr>
            </w:pPr>
            <w:r w:rsidRPr="00292DEB">
              <w:rPr>
                <w:color w:val="000000" w:themeColor="text1"/>
                <w:sz w:val="15"/>
                <w:szCs w:val="15"/>
                <w:lang w:val="en-GB"/>
              </w:rPr>
              <w:t>Joint Ministerial Decision</w:t>
            </w:r>
            <w:r w:rsidRPr="00292DEB">
              <w:rPr>
                <w:color w:val="C00000"/>
                <w:sz w:val="15"/>
                <w:szCs w:val="15"/>
                <w:lang w:val="en-GB"/>
              </w:rPr>
              <w:t xml:space="preserve"> </w:t>
            </w:r>
            <w:r w:rsidRPr="00292DEB">
              <w:rPr>
                <w:color w:val="000000" w:themeColor="text1"/>
                <w:sz w:val="15"/>
                <w:szCs w:val="15"/>
                <w:lang w:val="en-GB"/>
              </w:rPr>
              <w:t xml:space="preserve">No. </w:t>
            </w:r>
            <w:r w:rsidRPr="00292DEB">
              <w:rPr>
                <w:color w:val="C00000"/>
                <w:sz w:val="15"/>
                <w:szCs w:val="15"/>
                <w:lang w:val="en-GB"/>
              </w:rPr>
              <w:t xml:space="preserve">80157/2018, art. 28, 30 </w:t>
            </w:r>
            <w:r w:rsidRPr="00292DEB">
              <w:rPr>
                <w:color w:val="000000" w:themeColor="text1"/>
                <w:sz w:val="15"/>
                <w:szCs w:val="15"/>
                <w:lang w:val="en-GB"/>
              </w:rPr>
              <w:t>and</w:t>
            </w:r>
            <w:r w:rsidRPr="00292DEB">
              <w:rPr>
                <w:color w:val="C00000"/>
                <w:sz w:val="15"/>
                <w:szCs w:val="15"/>
                <w:lang w:val="en-GB"/>
              </w:rPr>
              <w:t xml:space="preserve"> 31, </w:t>
            </w:r>
            <w:r w:rsidRPr="00292DEB">
              <w:rPr>
                <w:color w:val="000000" w:themeColor="text1"/>
                <w:sz w:val="15"/>
                <w:szCs w:val="15"/>
                <w:lang w:val="en-GB"/>
              </w:rPr>
              <w:t xml:space="preserve">for the </w:t>
            </w:r>
            <w:r w:rsidRPr="00292DEB">
              <w:rPr>
                <w:color w:val="008000"/>
                <w:sz w:val="15"/>
                <w:szCs w:val="15"/>
                <w:lang w:val="en-GB"/>
              </w:rPr>
              <w:t xml:space="preserve">"Unified Health Benefits Regulation" </w:t>
            </w:r>
            <w:r w:rsidRPr="00292DEB">
              <w:rPr>
                <w:color w:val="000000" w:themeColor="text1"/>
                <w:sz w:val="15"/>
                <w:szCs w:val="15"/>
                <w:lang w:val="en-GB"/>
              </w:rPr>
              <w:t xml:space="preserve">of the </w:t>
            </w:r>
            <w:r w:rsidRPr="00292DEB">
              <w:rPr>
                <w:color w:val="008000"/>
                <w:sz w:val="15"/>
                <w:szCs w:val="15"/>
                <w:lang w:val="en-GB"/>
              </w:rPr>
              <w:t>National Service Provider Organization Health (EOPYY</w:t>
            </w:r>
            <w:r w:rsidRPr="00292DEB">
              <w:rPr>
                <w:color w:val="000000" w:themeColor="text1"/>
                <w:sz w:val="15"/>
                <w:szCs w:val="15"/>
                <w:lang w:val="en-GB"/>
              </w:rPr>
              <w:t>).</w:t>
            </w:r>
          </w:p>
          <w:p w14:paraId="5EEB1015" w14:textId="77777777" w:rsidR="005D0FED" w:rsidRPr="00292DEB" w:rsidRDefault="005D0FED" w:rsidP="003E6063">
            <w:pPr>
              <w:pStyle w:val="Normal0"/>
              <w:shd w:val="clear" w:color="auto" w:fill="FFFFFF"/>
              <w:spacing w:after="0"/>
              <w:rPr>
                <w:color w:val="000000" w:themeColor="text1"/>
                <w:sz w:val="15"/>
                <w:szCs w:val="15"/>
                <w:lang w:val="en-GB"/>
              </w:rPr>
            </w:pPr>
            <w:r w:rsidRPr="00292DEB">
              <w:rPr>
                <w:color w:val="000000" w:themeColor="text1"/>
                <w:sz w:val="15"/>
                <w:szCs w:val="15"/>
                <w:lang w:val="en-GB"/>
              </w:rPr>
              <w:t xml:space="preserve">Law No. </w:t>
            </w:r>
            <w:r w:rsidRPr="00292DEB">
              <w:rPr>
                <w:color w:val="C00000"/>
                <w:sz w:val="15"/>
                <w:szCs w:val="15"/>
                <w:lang w:val="en-GB"/>
              </w:rPr>
              <w:t>4549/2018</w:t>
            </w:r>
            <w:r w:rsidRPr="00292DEB">
              <w:rPr>
                <w:color w:val="000000" w:themeColor="text1"/>
                <w:sz w:val="15"/>
                <w:szCs w:val="15"/>
                <w:lang w:val="en-GB"/>
              </w:rPr>
              <w:t xml:space="preserve"> art. 21 as amended by Law No. 4931/2022 </w:t>
            </w:r>
            <w:proofErr w:type="spellStart"/>
            <w:r w:rsidRPr="00292DEB">
              <w:rPr>
                <w:color w:val="000000" w:themeColor="text1"/>
                <w:sz w:val="15"/>
                <w:szCs w:val="15"/>
                <w:lang w:val="en-GB"/>
              </w:rPr>
              <w:t>art</w:t>
            </w:r>
            <w:proofErr w:type="spellEnd"/>
            <w:r w:rsidRPr="00292DEB">
              <w:rPr>
                <w:color w:val="000000" w:themeColor="text1"/>
                <w:sz w:val="15"/>
                <w:szCs w:val="15"/>
                <w:lang w:val="en-GB"/>
              </w:rPr>
              <w:t xml:space="preserve"> 65.</w:t>
            </w:r>
          </w:p>
          <w:p w14:paraId="7AD4CE91" w14:textId="77777777" w:rsidR="005D0FED" w:rsidRPr="00292DEB" w:rsidRDefault="005D0FED" w:rsidP="003E6063">
            <w:pPr>
              <w:pStyle w:val="Normal0"/>
              <w:shd w:val="clear" w:color="auto" w:fill="FFFFFF"/>
              <w:spacing w:after="0"/>
              <w:rPr>
                <w:color w:val="000000" w:themeColor="text1"/>
                <w:sz w:val="15"/>
                <w:szCs w:val="15"/>
                <w:lang w:val="en-GB"/>
              </w:rPr>
            </w:pPr>
            <w:r w:rsidRPr="00292DEB">
              <w:rPr>
                <w:color w:val="000000" w:themeColor="text1"/>
                <w:sz w:val="15"/>
                <w:szCs w:val="15"/>
                <w:lang w:val="en-GB"/>
              </w:rPr>
              <w:t xml:space="preserve">Joint Ministerial Decision No. </w:t>
            </w:r>
            <w:r w:rsidRPr="00292DEB">
              <w:rPr>
                <w:color w:val="C00000"/>
                <w:sz w:val="15"/>
                <w:szCs w:val="15"/>
                <w:lang w:val="en-GB"/>
              </w:rPr>
              <w:t>91778</w:t>
            </w:r>
            <w:r w:rsidRPr="00292DEB">
              <w:rPr>
                <w:color w:val="000000" w:themeColor="text1"/>
                <w:sz w:val="15"/>
                <w:szCs w:val="15"/>
                <w:lang w:val="en-GB"/>
              </w:rPr>
              <w:t xml:space="preserve"> of 4 October 2022. </w:t>
            </w:r>
          </w:p>
          <w:p w14:paraId="510581D1" w14:textId="77777777" w:rsidR="005D0FED" w:rsidRPr="00292DEB" w:rsidRDefault="005D0FED" w:rsidP="003E6063">
            <w:pPr>
              <w:pStyle w:val="Normal0"/>
              <w:pBdr>
                <w:top w:val="nil"/>
                <w:left w:val="nil"/>
                <w:bottom w:val="nil"/>
                <w:right w:val="nil"/>
                <w:between w:val="nil"/>
              </w:pBdr>
              <w:shd w:val="clear" w:color="auto" w:fill="FFFFFF"/>
              <w:spacing w:after="0"/>
              <w:rPr>
                <w:color w:val="000000"/>
                <w:sz w:val="15"/>
                <w:szCs w:val="15"/>
                <w:lang w:val="en-GB"/>
              </w:rPr>
            </w:pPr>
          </w:p>
          <w:p w14:paraId="5B52138E" w14:textId="77777777" w:rsidR="005D0FED" w:rsidRPr="00292DEB" w:rsidRDefault="005D0FED" w:rsidP="003E6063">
            <w:pPr>
              <w:pStyle w:val="Normal0"/>
              <w:pBdr>
                <w:top w:val="nil"/>
                <w:left w:val="nil"/>
                <w:bottom w:val="nil"/>
                <w:right w:val="nil"/>
                <w:between w:val="nil"/>
              </w:pBdr>
              <w:spacing w:after="0"/>
              <w:rPr>
                <w:ins w:id="384" w:author="Author"/>
                <w:color w:val="000000" w:themeColor="text1"/>
                <w:sz w:val="15"/>
                <w:szCs w:val="15"/>
                <w:lang w:val="en-GB"/>
              </w:rPr>
            </w:pPr>
            <w:r w:rsidRPr="00292DEB">
              <w:rPr>
                <w:color w:val="000000" w:themeColor="text1"/>
                <w:sz w:val="15"/>
                <w:szCs w:val="15"/>
                <w:lang w:val="en-GB"/>
              </w:rPr>
              <w:t xml:space="preserve">Directory of legal acts: </w:t>
            </w:r>
            <w:hyperlink r:id="rId36" w:history="1">
              <w:r w:rsidRPr="00292DEB">
                <w:rPr>
                  <w:rStyle w:val="Hyperlink"/>
                  <w:sz w:val="15"/>
                  <w:szCs w:val="15"/>
                  <w:lang w:val="en-GB"/>
                </w:rPr>
                <w:t>https://search.et.gr/el/</w:t>
              </w:r>
            </w:hyperlink>
            <w:r w:rsidRPr="00292DEB">
              <w:rPr>
                <w:color w:val="000000" w:themeColor="text1"/>
                <w:sz w:val="15"/>
                <w:szCs w:val="15"/>
                <w:lang w:val="en-GB"/>
              </w:rPr>
              <w:t xml:space="preserve"> </w:t>
            </w:r>
          </w:p>
          <w:p w14:paraId="7B87868A" w14:textId="6EC022CD"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EF693B9" w14:textId="473FACBB" w:rsidR="005D0FED" w:rsidRPr="00292DEB" w:rsidRDefault="005D0FED" w:rsidP="003E6063">
            <w:pPr>
              <w:spacing w:line="276" w:lineRule="auto"/>
              <w:rPr>
                <w:rFonts w:cs="Arial"/>
                <w:color w:val="0000FF"/>
                <w:lang w:val="en-US"/>
              </w:rPr>
            </w:pPr>
            <w:r w:rsidRPr="00292DEB">
              <w:rPr>
                <w:rFonts w:cs="Arial"/>
                <w:color w:val="0000FF"/>
                <w:lang w:val="fr-FR"/>
              </w:rPr>
              <w:t>12</w:t>
            </w:r>
          </w:p>
        </w:tc>
        <w:tc>
          <w:tcPr>
            <w:tcW w:w="127" w:type="pct"/>
          </w:tcPr>
          <w:p w14:paraId="70D24AE9" w14:textId="77777777" w:rsidR="005D0FED" w:rsidRPr="00292DEB" w:rsidRDefault="005D0FED" w:rsidP="003E6063">
            <w:pPr>
              <w:spacing w:line="276" w:lineRule="auto"/>
              <w:rPr>
                <w:rFonts w:cs="Arial"/>
                <w:color w:val="0000FF"/>
                <w:lang w:val="fr-FR"/>
              </w:rPr>
            </w:pPr>
            <w:r w:rsidRPr="00292DEB">
              <w:rPr>
                <w:rFonts w:cs="Arial"/>
                <w:color w:val="0000FF"/>
                <w:lang w:val="fr-FR"/>
              </w:rPr>
              <w:t>1</w:t>
            </w:r>
          </w:p>
          <w:p w14:paraId="7FA2B662" w14:textId="77777777" w:rsidR="005D0FED" w:rsidRPr="00292DEB" w:rsidRDefault="005D0FED" w:rsidP="003E6063">
            <w:pPr>
              <w:spacing w:line="276" w:lineRule="auto"/>
              <w:rPr>
                <w:rFonts w:cs="Arial"/>
                <w:color w:val="0000FF"/>
                <w:lang w:val="en-US"/>
              </w:rPr>
            </w:pPr>
          </w:p>
        </w:tc>
        <w:tc>
          <w:tcPr>
            <w:tcW w:w="402" w:type="pct"/>
          </w:tcPr>
          <w:p w14:paraId="2E0BCF59" w14:textId="2396B803"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2A206F64" w14:textId="77777777" w:rsidTr="005D0FED">
        <w:tc>
          <w:tcPr>
            <w:tcW w:w="193" w:type="pct"/>
          </w:tcPr>
          <w:p w14:paraId="2D9A8246" w14:textId="77777777" w:rsidR="005D0FED" w:rsidRPr="00292DEB" w:rsidRDefault="005D0FED" w:rsidP="003E6063">
            <w:pPr>
              <w:spacing w:line="276" w:lineRule="auto"/>
              <w:jc w:val="left"/>
              <w:rPr>
                <w:rFonts w:cs="Arial"/>
                <w:lang w:val="es-ES"/>
              </w:rPr>
            </w:pPr>
            <w:r w:rsidRPr="00292DEB">
              <w:rPr>
                <w:rFonts w:cs="Arial"/>
                <w:lang w:val="es-ES"/>
              </w:rPr>
              <w:t>EL</w:t>
            </w:r>
          </w:p>
          <w:p w14:paraId="1B8480A3" w14:textId="77777777" w:rsidR="005D0FED" w:rsidRPr="00292DEB" w:rsidRDefault="005D0FED" w:rsidP="003E6063">
            <w:pPr>
              <w:spacing w:line="276" w:lineRule="auto"/>
              <w:jc w:val="left"/>
              <w:rPr>
                <w:rFonts w:cs="Arial"/>
                <w:lang w:val="es-ES"/>
              </w:rPr>
            </w:pPr>
            <w:r w:rsidRPr="00292DEB">
              <w:rPr>
                <w:rFonts w:cs="Arial"/>
                <w:lang w:val="es-ES"/>
              </w:rPr>
              <w:t>EL</w:t>
            </w:r>
          </w:p>
          <w:p w14:paraId="7D452CAD" w14:textId="4547B273" w:rsidR="005D0FED" w:rsidRPr="00292DEB" w:rsidRDefault="005D0FED" w:rsidP="003E6063">
            <w:pPr>
              <w:spacing w:line="276" w:lineRule="auto"/>
              <w:jc w:val="left"/>
              <w:rPr>
                <w:rFonts w:cs="Arial"/>
                <w:b/>
                <w:lang w:val="es-ES"/>
              </w:rPr>
            </w:pPr>
            <w:r w:rsidRPr="00292DEB">
              <w:rPr>
                <w:rFonts w:cs="Arial"/>
                <w:lang w:val="es-ES"/>
              </w:rPr>
              <w:t>EL</w:t>
            </w:r>
          </w:p>
        </w:tc>
        <w:tc>
          <w:tcPr>
            <w:tcW w:w="1371" w:type="pct"/>
          </w:tcPr>
          <w:p w14:paraId="13847942" w14:textId="77777777" w:rsidR="005D0FED" w:rsidRPr="00292DEB" w:rsidRDefault="005D0FED" w:rsidP="003E6063">
            <w:pPr>
              <w:spacing w:line="276" w:lineRule="auto"/>
              <w:rPr>
                <w:rFonts w:cs="Arial"/>
              </w:rPr>
            </w:pPr>
            <w:r w:rsidRPr="00292DEB">
              <w:rPr>
                <w:rFonts w:cs="Arial"/>
              </w:rPr>
              <w:t>Kein gesondertes System. Bestimmte Leistungen und Maßnahmen werden im Rahmen der Invaliditäts- und Alterssysteme erbracht, welche beitragsfinanzierte gesetzliche Sozialversicherungssysteme sind.</w:t>
            </w:r>
          </w:p>
          <w:p w14:paraId="5C2C9046" w14:textId="77777777" w:rsidR="005D0FED" w:rsidRPr="00292DEB" w:rsidRDefault="005D0FED" w:rsidP="003E6063">
            <w:pPr>
              <w:spacing w:line="276" w:lineRule="auto"/>
              <w:rPr>
                <w:rFonts w:cs="Arial"/>
              </w:rPr>
            </w:pPr>
            <w:r w:rsidRPr="00292DEB">
              <w:rPr>
                <w:rFonts w:cs="Arial"/>
              </w:rPr>
              <w:t>Siehe Tabelle V „Invalidität“ und VI „Alter“.</w:t>
            </w:r>
          </w:p>
          <w:p w14:paraId="34A7A938" w14:textId="77777777" w:rsidR="005D0FED" w:rsidRPr="00292DEB" w:rsidRDefault="005D0FED" w:rsidP="003E6063">
            <w:pPr>
              <w:spacing w:line="276" w:lineRule="auto"/>
              <w:rPr>
                <w:rFonts w:cs="Arial"/>
              </w:rPr>
            </w:pPr>
          </w:p>
          <w:p w14:paraId="1F139061" w14:textId="77777777" w:rsidR="005D0FED" w:rsidRPr="00292DEB" w:rsidRDefault="005D0FED" w:rsidP="003E6063">
            <w:pPr>
              <w:spacing w:line="276" w:lineRule="auto"/>
              <w:rPr>
                <w:rFonts w:cs="Arial"/>
              </w:rPr>
            </w:pPr>
            <w:r w:rsidRPr="00292DEB">
              <w:rPr>
                <w:rFonts w:cs="Arial"/>
              </w:rPr>
              <w:t xml:space="preserve">Andere Leistungen werden vom sozialen Wohlfahrtssystem für pflegebedürftige Personen erbracht (wohnsitzgebundener Anspruch). </w:t>
            </w:r>
          </w:p>
          <w:p w14:paraId="4C969435" w14:textId="77777777" w:rsidR="005D0FED" w:rsidRPr="00292DEB" w:rsidRDefault="005D0FED" w:rsidP="003E6063">
            <w:pPr>
              <w:spacing w:line="276" w:lineRule="auto"/>
              <w:rPr>
                <w:rFonts w:cs="Arial"/>
              </w:rPr>
            </w:pPr>
          </w:p>
          <w:p w14:paraId="47C08D38" w14:textId="77777777" w:rsidR="005D0FED" w:rsidRPr="00292DEB" w:rsidRDefault="005D0FED" w:rsidP="003E6063">
            <w:pPr>
              <w:pStyle w:val="Normal0"/>
              <w:pBdr>
                <w:top w:val="nil"/>
                <w:left w:val="nil"/>
                <w:bottom w:val="nil"/>
                <w:right w:val="nil"/>
                <w:between w:val="nil"/>
              </w:pBdr>
              <w:spacing w:after="0" w:line="276" w:lineRule="auto"/>
              <w:rPr>
                <w:color w:val="000000"/>
                <w:sz w:val="15"/>
                <w:szCs w:val="15"/>
                <w:lang w:val="de-DE"/>
              </w:rPr>
            </w:pPr>
            <w:r w:rsidRPr="00292DEB">
              <w:rPr>
                <w:color w:val="000000"/>
                <w:sz w:val="15"/>
                <w:szCs w:val="15"/>
                <w:lang w:val="de-DE"/>
              </w:rPr>
              <w:t>Es gibt keine Gesetzgebung, die das Ziel einer personenzentrierten und integrierten Langzeitpflege durch persönliche Pflegepläne und die Zusammenarbeit verschiedener Dienste bei ihrer Gestaltung und Umsetzung festlegt.</w:t>
            </w:r>
          </w:p>
          <w:p w14:paraId="40F680A0" w14:textId="77777777" w:rsidR="005D0FED" w:rsidRPr="00292DEB" w:rsidRDefault="005D0FED" w:rsidP="003E6063">
            <w:pPr>
              <w:spacing w:line="276" w:lineRule="auto"/>
              <w:rPr>
                <w:rFonts w:cs="Arial"/>
              </w:rPr>
            </w:pPr>
          </w:p>
          <w:p w14:paraId="4BB14773" w14:textId="77777777" w:rsidR="005D0FED" w:rsidRPr="00292DEB" w:rsidRDefault="005D0FED" w:rsidP="003E6063">
            <w:pPr>
              <w:spacing w:line="276" w:lineRule="auto"/>
              <w:rPr>
                <w:rFonts w:cs="Arial"/>
              </w:rPr>
            </w:pPr>
            <w:r w:rsidRPr="00292DEB">
              <w:rPr>
                <w:rFonts w:cs="Arial"/>
              </w:rPr>
              <w:t>Alle Leistungen werden zentral organisiert. Es gibt keine Geldleistungen; Leistungen werden nur als Sachleistungen erbracht.</w:t>
            </w:r>
          </w:p>
          <w:p w14:paraId="6B0EF1FF" w14:textId="77777777" w:rsidR="005D0FED" w:rsidRPr="00292DEB" w:rsidRDefault="005D0FED" w:rsidP="003E6063">
            <w:pPr>
              <w:spacing w:line="276" w:lineRule="auto"/>
              <w:rPr>
                <w:rFonts w:cs="Arial"/>
              </w:rPr>
            </w:pPr>
          </w:p>
          <w:p w14:paraId="3766C111" w14:textId="77777777" w:rsidR="005D0FED" w:rsidRPr="00292DEB" w:rsidRDefault="005D0FED" w:rsidP="003E6063">
            <w:pPr>
              <w:spacing w:line="276" w:lineRule="auto"/>
              <w:rPr>
                <w:rFonts w:cs="Arial"/>
              </w:rPr>
            </w:pPr>
            <w:r w:rsidRPr="00292DEB">
              <w:rPr>
                <w:rFonts w:cs="Arial"/>
              </w:rPr>
              <w:t>Manche Leistungen unterliegen der Einkommens- und Bedürftigkeitsprüfung.</w:t>
            </w:r>
          </w:p>
          <w:p w14:paraId="7C0985B5" w14:textId="77777777" w:rsidR="005D0FED" w:rsidRPr="00292DEB" w:rsidRDefault="005D0FED" w:rsidP="003E6063">
            <w:pPr>
              <w:spacing w:line="276" w:lineRule="auto"/>
              <w:rPr>
                <w:rFonts w:cs="Arial"/>
              </w:rPr>
            </w:pPr>
          </w:p>
          <w:p w14:paraId="145B7D79" w14:textId="77777777" w:rsidR="005D0FED" w:rsidRPr="00292DEB" w:rsidRDefault="005D0FED" w:rsidP="003E6063">
            <w:pPr>
              <w:spacing w:line="276" w:lineRule="auto"/>
              <w:rPr>
                <w:rFonts w:cs="Arial"/>
              </w:rPr>
            </w:pPr>
            <w:r w:rsidRPr="00292DEB">
              <w:rPr>
                <w:rFonts w:cs="Arial"/>
              </w:rPr>
              <w:t>Keine freiwillige Sozialversicherung gegen das Risiko des Langzeitpflegebedarfs möglich.</w:t>
            </w:r>
          </w:p>
          <w:p w14:paraId="14E9433B" w14:textId="77777777" w:rsidR="005D0FED" w:rsidRPr="00292DEB" w:rsidRDefault="005D0FED" w:rsidP="003E6063">
            <w:pPr>
              <w:spacing w:line="276" w:lineRule="auto"/>
              <w:rPr>
                <w:rFonts w:cs="Arial"/>
              </w:rPr>
            </w:pPr>
          </w:p>
          <w:p w14:paraId="53C4F1B8" w14:textId="77777777" w:rsidR="005D0FED" w:rsidRPr="00292DEB" w:rsidRDefault="005D0FED" w:rsidP="003E6063">
            <w:pPr>
              <w:spacing w:line="276" w:lineRule="auto"/>
              <w:rPr>
                <w:rFonts w:cs="Arial"/>
              </w:rPr>
            </w:pPr>
            <w:r w:rsidRPr="00292DEB">
              <w:rPr>
                <w:rFonts w:cs="Arial"/>
              </w:rPr>
              <w:t>Keine Sonderleistungen für nicht-professionelle Pflegekräfte.</w:t>
            </w:r>
          </w:p>
          <w:p w14:paraId="47582CBF" w14:textId="0ED5A9F7" w:rsidR="005D0FED" w:rsidRPr="00292DEB" w:rsidRDefault="005D0FED" w:rsidP="003E6063">
            <w:pPr>
              <w:tabs>
                <w:tab w:val="left" w:pos="227"/>
              </w:tabs>
              <w:spacing w:line="276" w:lineRule="auto"/>
              <w:rPr>
                <w:rFonts w:cs="Arial"/>
              </w:rPr>
            </w:pPr>
          </w:p>
        </w:tc>
        <w:tc>
          <w:tcPr>
            <w:tcW w:w="1370" w:type="pct"/>
          </w:tcPr>
          <w:p w14:paraId="4579FE07" w14:textId="77777777" w:rsidR="005D0FED" w:rsidRPr="00292DEB" w:rsidRDefault="005D0FED" w:rsidP="003E6063">
            <w:pPr>
              <w:spacing w:line="276" w:lineRule="auto"/>
              <w:rPr>
                <w:rFonts w:cs="Arial"/>
                <w:lang w:val="fr-BE"/>
              </w:rPr>
            </w:pPr>
            <w:r w:rsidRPr="00292DEB">
              <w:rPr>
                <w:rFonts w:cs="Arial"/>
                <w:lang w:val="fr-BE"/>
              </w:rPr>
              <w:t>Pas de régime distinct. Certaines prestations et mesures sont prévues dans le cadre des régimes d’invalidité et de vieillesse, qui constituent des systèmes d’assurance sociale obligatoires, financés par les cotisations.</w:t>
            </w:r>
          </w:p>
          <w:p w14:paraId="741338BE" w14:textId="77777777" w:rsidR="005D0FED" w:rsidRPr="00292DEB" w:rsidRDefault="005D0FED" w:rsidP="003E6063">
            <w:pPr>
              <w:spacing w:line="276" w:lineRule="auto"/>
              <w:rPr>
                <w:rFonts w:cs="Arial"/>
                <w:lang w:val="fr-BE"/>
              </w:rPr>
            </w:pPr>
            <w:r w:rsidRPr="00292DEB">
              <w:rPr>
                <w:rFonts w:cs="Arial"/>
                <w:lang w:val="fr-BE"/>
              </w:rPr>
              <w:t>Voir tableaux V « Invalidité » et VI « Vieillesse ».</w:t>
            </w:r>
          </w:p>
          <w:p w14:paraId="2074C7F0" w14:textId="77777777" w:rsidR="005D0FED" w:rsidRPr="00292DEB" w:rsidRDefault="005D0FED" w:rsidP="003E6063">
            <w:pPr>
              <w:keepNext/>
              <w:spacing w:line="276" w:lineRule="auto"/>
              <w:outlineLvl w:val="2"/>
              <w:rPr>
                <w:rFonts w:cs="Arial"/>
                <w:lang w:val="fr-BE"/>
              </w:rPr>
            </w:pPr>
          </w:p>
          <w:p w14:paraId="3B26FFDB" w14:textId="77777777" w:rsidR="005D0FED" w:rsidRPr="00292DEB" w:rsidRDefault="005D0FED" w:rsidP="003E6063">
            <w:pPr>
              <w:spacing w:line="276" w:lineRule="auto"/>
              <w:rPr>
                <w:rFonts w:cs="Arial"/>
                <w:lang w:val="fr-BE"/>
              </w:rPr>
            </w:pPr>
            <w:r w:rsidRPr="00292DEB">
              <w:rPr>
                <w:rFonts w:cs="Arial"/>
                <w:lang w:val="fr-BE"/>
              </w:rPr>
              <w:t>D’autres prestations sont fournies par les régimes d’aide sociale aux individus nécessitant des soins (droit basé sur le lieu de résidence).</w:t>
            </w:r>
          </w:p>
          <w:p w14:paraId="62323AD7" w14:textId="77777777" w:rsidR="005D0FED" w:rsidRPr="00292DEB" w:rsidRDefault="005D0FED" w:rsidP="003E6063">
            <w:pPr>
              <w:spacing w:line="276" w:lineRule="auto"/>
              <w:rPr>
                <w:rFonts w:cs="Arial"/>
                <w:lang w:val="fr-BE"/>
              </w:rPr>
            </w:pPr>
          </w:p>
          <w:p w14:paraId="3C08327B" w14:textId="77777777" w:rsidR="005D0FED" w:rsidRPr="00292DEB" w:rsidRDefault="005D0FED" w:rsidP="003E6063">
            <w:pPr>
              <w:spacing w:line="276" w:lineRule="auto"/>
              <w:rPr>
                <w:rFonts w:cs="Arial"/>
                <w:lang w:val="fr-BE"/>
              </w:rPr>
            </w:pPr>
            <w:r w:rsidRPr="00292DEB">
              <w:rPr>
                <w:rFonts w:cs="Arial"/>
                <w:lang w:val="fr-BE"/>
              </w:rPr>
              <w:t xml:space="preserve">Il n'existe aucune législation qui ait pour objectif de fournir des soins de longue durée de manière personnalisée et intégrée grâce à des plans de soins individuels et à la coopération de différents services dans leur conception et leur mise en œuvre. </w:t>
            </w:r>
          </w:p>
          <w:p w14:paraId="21857380" w14:textId="77777777" w:rsidR="005D0FED" w:rsidRPr="00292DEB" w:rsidRDefault="005D0FED" w:rsidP="003E6063">
            <w:pPr>
              <w:spacing w:line="276" w:lineRule="auto"/>
              <w:rPr>
                <w:rFonts w:cs="Arial"/>
                <w:lang w:val="fr-BE"/>
              </w:rPr>
            </w:pPr>
          </w:p>
          <w:p w14:paraId="17ACAEAC" w14:textId="77777777" w:rsidR="005D0FED" w:rsidRPr="00292DEB" w:rsidRDefault="005D0FED" w:rsidP="003E6063">
            <w:pPr>
              <w:spacing w:line="276" w:lineRule="auto"/>
              <w:rPr>
                <w:rFonts w:cs="Arial"/>
                <w:lang w:val="fr-BE"/>
              </w:rPr>
            </w:pPr>
            <w:r w:rsidRPr="00292DEB">
              <w:rPr>
                <w:rFonts w:cs="Arial"/>
                <w:lang w:val="fr-BE"/>
              </w:rPr>
              <w:t>Toutes les prestations sont organisées de manière centrale. Aucune prestation en espèces; les prestations sont uniquement servies en nature.</w:t>
            </w:r>
          </w:p>
          <w:p w14:paraId="56B5C6AA" w14:textId="77777777" w:rsidR="005D0FED" w:rsidRPr="00292DEB" w:rsidRDefault="005D0FED" w:rsidP="003E6063">
            <w:pPr>
              <w:keepNext/>
              <w:spacing w:line="276" w:lineRule="auto"/>
              <w:outlineLvl w:val="2"/>
              <w:rPr>
                <w:rFonts w:cs="Arial"/>
                <w:lang w:val="fr-BE"/>
              </w:rPr>
            </w:pPr>
          </w:p>
          <w:p w14:paraId="16933ADB" w14:textId="77777777" w:rsidR="005D0FED" w:rsidRPr="00292DEB" w:rsidRDefault="005D0FED" w:rsidP="003E6063">
            <w:pPr>
              <w:spacing w:line="276" w:lineRule="auto"/>
              <w:rPr>
                <w:rFonts w:cs="Arial"/>
                <w:lang w:val="fr-BE"/>
              </w:rPr>
            </w:pPr>
            <w:r w:rsidRPr="00292DEB">
              <w:rPr>
                <w:rFonts w:cs="Arial"/>
                <w:lang w:val="fr-BE"/>
              </w:rPr>
              <w:t>Certaines prestations sont soumises à une condition de revenus et de ressources.</w:t>
            </w:r>
          </w:p>
          <w:p w14:paraId="2945A7E5" w14:textId="77777777" w:rsidR="005D0FED" w:rsidRPr="00292DEB" w:rsidRDefault="005D0FED" w:rsidP="003E6063">
            <w:pPr>
              <w:spacing w:line="276" w:lineRule="auto"/>
              <w:rPr>
                <w:rFonts w:cs="Arial"/>
                <w:lang w:val="fr-BE"/>
              </w:rPr>
            </w:pPr>
          </w:p>
          <w:p w14:paraId="7046C8D7" w14:textId="77777777" w:rsidR="005D0FED" w:rsidRPr="00292DEB" w:rsidRDefault="005D0FED" w:rsidP="003E6063">
            <w:pPr>
              <w:spacing w:line="276" w:lineRule="auto"/>
              <w:rPr>
                <w:rFonts w:cs="Arial"/>
                <w:lang w:val="fr-BE"/>
              </w:rPr>
            </w:pPr>
            <w:r w:rsidRPr="00292DEB">
              <w:rPr>
                <w:rFonts w:cs="Arial"/>
                <w:lang w:val="fr-BE"/>
              </w:rPr>
              <w:t>Pas de possibilité d’assurance sociale volontaire contre le risque lié aux soins de longue durée.</w:t>
            </w:r>
          </w:p>
          <w:p w14:paraId="6693D956" w14:textId="77777777" w:rsidR="005D0FED" w:rsidRPr="00292DEB" w:rsidRDefault="005D0FED" w:rsidP="003E6063">
            <w:pPr>
              <w:spacing w:line="276" w:lineRule="auto"/>
              <w:rPr>
                <w:rFonts w:cs="Arial"/>
                <w:lang w:val="fr-BE"/>
              </w:rPr>
            </w:pPr>
          </w:p>
          <w:p w14:paraId="1BC1B824" w14:textId="5105B48C" w:rsidR="005D0FED" w:rsidRPr="00292DEB" w:rsidRDefault="005D0FED" w:rsidP="003E6063">
            <w:pPr>
              <w:tabs>
                <w:tab w:val="left" w:pos="227"/>
              </w:tabs>
              <w:spacing w:line="276" w:lineRule="auto"/>
              <w:rPr>
                <w:rFonts w:cs="Arial"/>
                <w:lang w:val="fr-BE"/>
              </w:rPr>
            </w:pPr>
            <w:r w:rsidRPr="00292DEB">
              <w:rPr>
                <w:rFonts w:cs="Arial"/>
                <w:lang w:val="fr-BE"/>
              </w:rPr>
              <w:t>Pas de prestation spécifique pour les prestataires de soins informels.</w:t>
            </w:r>
          </w:p>
        </w:tc>
        <w:tc>
          <w:tcPr>
            <w:tcW w:w="1370" w:type="pct"/>
          </w:tcPr>
          <w:p w14:paraId="76C50640"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E-XII-02-EL</w:t>
            </w:r>
          </w:p>
          <w:p w14:paraId="7F8DB304"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separate scheme. Certain benefits and measures are provided under the invalidity and old-age schemes, which are compulsory social insurance schemes financed by contributions.</w:t>
            </w:r>
          </w:p>
          <w:p w14:paraId="7A19A4B3"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See Tables V "Invalidity" and VI "Old-age".</w:t>
            </w:r>
          </w:p>
          <w:p w14:paraId="44D057CB"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07C4EED3"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Other benefits are provided by social welfare schemes to individuals who </w:t>
            </w:r>
            <w:proofErr w:type="gramStart"/>
            <w:r w:rsidRPr="00292DEB">
              <w:rPr>
                <w:color w:val="000000"/>
                <w:sz w:val="15"/>
                <w:szCs w:val="15"/>
                <w:lang w:val="en-GB"/>
              </w:rPr>
              <w:t>are in need of</w:t>
            </w:r>
            <w:proofErr w:type="gramEnd"/>
            <w:r w:rsidRPr="00292DEB">
              <w:rPr>
                <w:color w:val="000000"/>
                <w:sz w:val="15"/>
                <w:szCs w:val="15"/>
                <w:lang w:val="en-GB"/>
              </w:rPr>
              <w:t xml:space="preserve"> care (residence-based entitlement). </w:t>
            </w:r>
          </w:p>
          <w:p w14:paraId="290AD39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1F6437E0"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There is no legislation in place that sets the objective to provide long-term care in a person-centred and integrated way via personal care plans and cooperation of different services in their design and implementation.</w:t>
            </w:r>
          </w:p>
          <w:p w14:paraId="62C0550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078BDB46" w14:textId="77777777" w:rsidR="005D0FED" w:rsidRPr="00292DEB" w:rsidRDefault="005D0FED" w:rsidP="003E6063">
            <w:pPr>
              <w:pStyle w:val="Normal0"/>
              <w:spacing w:after="0"/>
              <w:rPr>
                <w:color w:val="000000" w:themeColor="text1"/>
                <w:sz w:val="15"/>
                <w:szCs w:val="15"/>
                <w:lang w:val="en-GB"/>
              </w:rPr>
            </w:pPr>
            <w:r w:rsidRPr="00292DEB">
              <w:rPr>
                <w:color w:val="000000"/>
                <w:sz w:val="15"/>
                <w:szCs w:val="15"/>
                <w:lang w:val="en-GB"/>
              </w:rPr>
              <w:t xml:space="preserve">All benefits are organised centrally. </w:t>
            </w:r>
            <w:r w:rsidRPr="00292DEB">
              <w:rPr>
                <w:color w:val="000000" w:themeColor="text1"/>
                <w:sz w:val="15"/>
                <w:szCs w:val="15"/>
                <w:lang w:val="en-GB"/>
              </w:rPr>
              <w:t>there are no cash benefits;</w:t>
            </w:r>
            <w:r w:rsidRPr="00292DEB">
              <w:rPr>
                <w:color w:val="000000"/>
                <w:sz w:val="15"/>
                <w:szCs w:val="15"/>
                <w:lang w:val="en-GB"/>
              </w:rPr>
              <w:t xml:space="preserve"> benefits are </w:t>
            </w:r>
            <w:r w:rsidRPr="00292DEB">
              <w:rPr>
                <w:color w:val="000000" w:themeColor="text1"/>
                <w:sz w:val="15"/>
                <w:szCs w:val="15"/>
                <w:lang w:val="en-GB"/>
              </w:rPr>
              <w:t xml:space="preserve">only provided in kind. </w:t>
            </w:r>
          </w:p>
          <w:p w14:paraId="1B67B019" w14:textId="77777777" w:rsidR="005D0FED" w:rsidRPr="00292DEB" w:rsidRDefault="005D0FED" w:rsidP="003E6063">
            <w:pPr>
              <w:pStyle w:val="Normal0"/>
              <w:pBdr>
                <w:top w:val="nil"/>
                <w:left w:val="nil"/>
                <w:bottom w:val="nil"/>
                <w:right w:val="nil"/>
                <w:between w:val="nil"/>
              </w:pBdr>
              <w:spacing w:before="0" w:after="0"/>
              <w:ind w:right="33" w:hanging="360"/>
              <w:rPr>
                <w:color w:val="000000"/>
                <w:sz w:val="15"/>
                <w:szCs w:val="15"/>
                <w:lang w:val="en-GB"/>
              </w:rPr>
            </w:pPr>
          </w:p>
          <w:p w14:paraId="73DB743D" w14:textId="77777777" w:rsidR="005D0FED" w:rsidRPr="00292DEB" w:rsidRDefault="005D0FED" w:rsidP="003E6063">
            <w:pPr>
              <w:pStyle w:val="Normal0"/>
              <w:pBdr>
                <w:top w:val="nil"/>
                <w:left w:val="nil"/>
                <w:bottom w:val="nil"/>
                <w:right w:val="nil"/>
                <w:between w:val="nil"/>
              </w:pBdr>
              <w:spacing w:before="0" w:after="0"/>
              <w:ind w:right="34"/>
              <w:rPr>
                <w:color w:val="000000"/>
                <w:sz w:val="15"/>
                <w:szCs w:val="15"/>
                <w:lang w:val="en-GB"/>
              </w:rPr>
            </w:pPr>
            <w:r w:rsidRPr="00292DEB">
              <w:rPr>
                <w:color w:val="000000"/>
                <w:sz w:val="15"/>
                <w:szCs w:val="15"/>
                <w:lang w:val="en-GB"/>
              </w:rPr>
              <w:t>Some benefits are income and means tested.</w:t>
            </w:r>
          </w:p>
          <w:p w14:paraId="45073B1A" w14:textId="77777777" w:rsidR="005D0FED" w:rsidRPr="00292DEB" w:rsidRDefault="005D0FED" w:rsidP="003E6063">
            <w:pPr>
              <w:pStyle w:val="Normal0"/>
              <w:pBdr>
                <w:top w:val="nil"/>
                <w:left w:val="nil"/>
                <w:bottom w:val="nil"/>
                <w:right w:val="nil"/>
                <w:between w:val="nil"/>
              </w:pBdr>
              <w:spacing w:before="0" w:after="40"/>
              <w:ind w:right="33" w:hanging="360"/>
              <w:rPr>
                <w:color w:val="000000"/>
                <w:sz w:val="15"/>
                <w:szCs w:val="15"/>
                <w:lang w:val="en-GB"/>
              </w:rPr>
            </w:pPr>
          </w:p>
          <w:p w14:paraId="4173207F"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voluntary social insurance against the risk of the need for long-term care possible.</w:t>
            </w:r>
          </w:p>
          <w:p w14:paraId="78B28FFC"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754AAD4E"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No specific benefit for informal carers.</w:t>
            </w:r>
          </w:p>
          <w:p w14:paraId="64CD12E9" w14:textId="6E254567"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81E18B7"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34CEBC51" w14:textId="77777777" w:rsidR="005D0FED" w:rsidRPr="00292DEB" w:rsidRDefault="005D0FED" w:rsidP="003E6063">
            <w:pPr>
              <w:spacing w:line="276" w:lineRule="auto"/>
              <w:rPr>
                <w:rFonts w:cs="Arial"/>
                <w:color w:val="0000FF"/>
                <w:lang w:val="en-US"/>
              </w:rPr>
            </w:pPr>
          </w:p>
        </w:tc>
        <w:tc>
          <w:tcPr>
            <w:tcW w:w="127" w:type="pct"/>
          </w:tcPr>
          <w:p w14:paraId="65A70536" w14:textId="77777777" w:rsidR="005D0FED" w:rsidRPr="00292DEB" w:rsidRDefault="005D0FED" w:rsidP="003E6063">
            <w:pPr>
              <w:spacing w:line="276" w:lineRule="auto"/>
              <w:rPr>
                <w:rFonts w:cs="Arial"/>
                <w:color w:val="0000FF"/>
                <w:lang w:val="fr-FR"/>
              </w:rPr>
            </w:pPr>
            <w:r w:rsidRPr="00292DEB">
              <w:rPr>
                <w:rFonts w:cs="Arial"/>
                <w:color w:val="0000FF"/>
                <w:lang w:val="fr-FR"/>
              </w:rPr>
              <w:t>2</w:t>
            </w:r>
          </w:p>
          <w:p w14:paraId="000DD2F6" w14:textId="77777777" w:rsidR="005D0FED" w:rsidRPr="00292DEB" w:rsidRDefault="005D0FED" w:rsidP="003E6063">
            <w:pPr>
              <w:spacing w:line="276" w:lineRule="auto"/>
              <w:rPr>
                <w:rFonts w:cs="Arial"/>
                <w:color w:val="0000FF"/>
                <w:lang w:val="en-US"/>
              </w:rPr>
            </w:pPr>
          </w:p>
        </w:tc>
        <w:tc>
          <w:tcPr>
            <w:tcW w:w="402" w:type="pct"/>
          </w:tcPr>
          <w:p w14:paraId="458C1578" w14:textId="6A30D332"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1A47AF63" w14:textId="77777777" w:rsidTr="005D0FED">
        <w:tc>
          <w:tcPr>
            <w:tcW w:w="193" w:type="pct"/>
          </w:tcPr>
          <w:p w14:paraId="04BC25B8" w14:textId="77777777" w:rsidR="005D0FED" w:rsidRPr="00292DEB" w:rsidRDefault="005D0FED" w:rsidP="003E6063">
            <w:pPr>
              <w:spacing w:line="276" w:lineRule="auto"/>
              <w:jc w:val="left"/>
              <w:rPr>
                <w:rFonts w:cs="Arial"/>
                <w:lang w:val="es-ES"/>
              </w:rPr>
            </w:pPr>
            <w:r w:rsidRPr="00292DEB">
              <w:rPr>
                <w:rFonts w:cs="Arial"/>
                <w:lang w:val="es-ES"/>
              </w:rPr>
              <w:t>EL</w:t>
            </w:r>
          </w:p>
          <w:p w14:paraId="40FFC269" w14:textId="77777777" w:rsidR="005D0FED" w:rsidRPr="00292DEB" w:rsidRDefault="005D0FED" w:rsidP="003E6063">
            <w:pPr>
              <w:spacing w:line="276" w:lineRule="auto"/>
              <w:jc w:val="left"/>
              <w:rPr>
                <w:rFonts w:cs="Arial"/>
                <w:lang w:val="es-ES"/>
              </w:rPr>
            </w:pPr>
            <w:r w:rsidRPr="00292DEB">
              <w:rPr>
                <w:rFonts w:cs="Arial"/>
                <w:lang w:val="es-ES"/>
              </w:rPr>
              <w:t>EL</w:t>
            </w:r>
          </w:p>
          <w:p w14:paraId="2ED20352" w14:textId="77777777" w:rsidR="005D0FED" w:rsidRPr="00292DEB" w:rsidRDefault="005D0FED" w:rsidP="003E6063">
            <w:pPr>
              <w:spacing w:line="276" w:lineRule="auto"/>
              <w:jc w:val="left"/>
              <w:rPr>
                <w:rFonts w:cs="Arial"/>
                <w:lang w:val="es-ES"/>
              </w:rPr>
            </w:pPr>
            <w:r w:rsidRPr="00292DEB">
              <w:rPr>
                <w:rFonts w:cs="Arial"/>
                <w:lang w:val="es-ES"/>
              </w:rPr>
              <w:t>EL</w:t>
            </w:r>
          </w:p>
          <w:p w14:paraId="4D488C8F" w14:textId="49D63E13" w:rsidR="005D0FED" w:rsidRPr="00292DEB" w:rsidRDefault="005D0FED" w:rsidP="003E6063">
            <w:pPr>
              <w:spacing w:line="276" w:lineRule="auto"/>
              <w:jc w:val="left"/>
              <w:rPr>
                <w:rFonts w:cs="Arial"/>
                <w:b/>
                <w:lang w:val="en-US"/>
              </w:rPr>
            </w:pPr>
            <w:r w:rsidRPr="00292DEB">
              <w:rPr>
                <w:rFonts w:cs="Arial"/>
                <w:lang w:val="es-ES"/>
              </w:rPr>
              <w:t>EL</w:t>
            </w:r>
          </w:p>
        </w:tc>
        <w:tc>
          <w:tcPr>
            <w:tcW w:w="1371" w:type="pct"/>
          </w:tcPr>
          <w:p w14:paraId="62EC45CF" w14:textId="77777777" w:rsidR="005D0FED" w:rsidRPr="00292DEB" w:rsidRDefault="005D0FED" w:rsidP="003E6063">
            <w:pPr>
              <w:spacing w:line="276" w:lineRule="auto"/>
              <w:rPr>
                <w:rFonts w:cs="Arial"/>
                <w:b/>
                <w:color w:val="000000"/>
              </w:rPr>
            </w:pPr>
            <w:r w:rsidRPr="00292DEB">
              <w:rPr>
                <w:rFonts w:cs="Arial"/>
              </w:rPr>
              <w:t xml:space="preserve">Dauerhafte Pflegebedürftigkeit und Bedarf an Unterstützung einer dritten Person aufgrund einer bestimmten Krankheit (z. B. Para-/Tetraplegie) </w:t>
            </w:r>
            <w:r w:rsidRPr="00292DEB">
              <w:rPr>
                <w:rFonts w:cs="Arial"/>
                <w:color w:val="000000"/>
              </w:rPr>
              <w:t xml:space="preserve">(dies ist eine implizite </w:t>
            </w:r>
            <w:r w:rsidRPr="00292DEB">
              <w:rPr>
                <w:rFonts w:cs="Arial"/>
                <w:color w:val="000000"/>
              </w:rPr>
              <w:lastRenderedPageBreak/>
              <w:t>Definition, die sich aus der spezifischen Gesetzgebung der einzelnen Leistungen ergibt).</w:t>
            </w:r>
          </w:p>
          <w:p w14:paraId="10D32F41" w14:textId="7946E606" w:rsidR="005D0FED" w:rsidRPr="00292DEB" w:rsidRDefault="005D0FED" w:rsidP="003E6063">
            <w:pPr>
              <w:pStyle w:val="Normal0"/>
              <w:pBdr>
                <w:top w:val="nil"/>
                <w:left w:val="nil"/>
                <w:bottom w:val="nil"/>
                <w:right w:val="nil"/>
                <w:between w:val="nil"/>
              </w:pBdr>
              <w:spacing w:before="0" w:after="0" w:line="276" w:lineRule="auto"/>
              <w:rPr>
                <w:bCs/>
                <w:sz w:val="15"/>
                <w:szCs w:val="15"/>
                <w:lang w:val="de-DE"/>
              </w:rPr>
            </w:pPr>
          </w:p>
        </w:tc>
        <w:tc>
          <w:tcPr>
            <w:tcW w:w="1370" w:type="pct"/>
          </w:tcPr>
          <w:p w14:paraId="15D89B49" w14:textId="77777777" w:rsidR="005D0FED" w:rsidRPr="00292DEB" w:rsidRDefault="005D0FED" w:rsidP="003E6063">
            <w:pPr>
              <w:tabs>
                <w:tab w:val="left" w:pos="227"/>
              </w:tabs>
              <w:spacing w:line="276" w:lineRule="auto"/>
              <w:rPr>
                <w:rFonts w:cs="Arial"/>
                <w:lang w:val="fr-BE"/>
              </w:rPr>
            </w:pPr>
            <w:r w:rsidRPr="00292DEB">
              <w:rPr>
                <w:rFonts w:cs="Arial"/>
                <w:lang w:val="fr-BE"/>
              </w:rPr>
              <w:lastRenderedPageBreak/>
              <w:t xml:space="preserve">Besoin permanent de soins et d’aide d’une tierce personne en raison de certaines maladies (par exemple paraplégie/quadriplégie) (il s'agit d'une définition implicite </w:t>
            </w:r>
            <w:r w:rsidRPr="00292DEB">
              <w:rPr>
                <w:rFonts w:cs="Arial"/>
                <w:lang w:val="fr-BE"/>
              </w:rPr>
              <w:lastRenderedPageBreak/>
              <w:t>dérivée de la législation spécifique à chaque prestation</w:t>
            </w:r>
            <w:proofErr w:type="gramStart"/>
            <w:r w:rsidRPr="00292DEB">
              <w:rPr>
                <w:rFonts w:cs="Arial"/>
                <w:lang w:val="fr-BE"/>
              </w:rPr>
              <w:t>)..</w:t>
            </w:r>
            <w:proofErr w:type="gramEnd"/>
          </w:p>
          <w:p w14:paraId="12C5F63B" w14:textId="1D3F0612" w:rsidR="005D0FED" w:rsidRPr="00292DEB" w:rsidRDefault="005D0FED" w:rsidP="003E6063">
            <w:pPr>
              <w:spacing w:line="276" w:lineRule="auto"/>
              <w:rPr>
                <w:rFonts w:cs="Arial"/>
                <w:lang w:val="fr-BE"/>
              </w:rPr>
            </w:pPr>
          </w:p>
        </w:tc>
        <w:tc>
          <w:tcPr>
            <w:tcW w:w="1370" w:type="pct"/>
          </w:tcPr>
          <w:p w14:paraId="4CE785CB" w14:textId="77777777" w:rsidR="005D0FED" w:rsidRPr="00292DEB" w:rsidRDefault="005D0FED" w:rsidP="003E6063">
            <w:pPr>
              <w:pStyle w:val="Normal0"/>
              <w:pBdr>
                <w:top w:val="nil"/>
                <w:left w:val="nil"/>
                <w:bottom w:val="nil"/>
                <w:right w:val="nil"/>
                <w:between w:val="nil"/>
              </w:pBdr>
              <w:spacing w:after="0"/>
              <w:rPr>
                <w:i/>
                <w:color w:val="000000"/>
                <w:sz w:val="15"/>
                <w:szCs w:val="15"/>
                <w:lang w:val="en-GB"/>
              </w:rPr>
            </w:pPr>
            <w:r w:rsidRPr="00292DEB">
              <w:rPr>
                <w:b/>
                <w:color w:val="FF0000"/>
                <w:sz w:val="15"/>
                <w:szCs w:val="15"/>
                <w:lang w:val="en-GB"/>
              </w:rPr>
              <w:lastRenderedPageBreak/>
              <w:t>E-XII-03-EL</w:t>
            </w:r>
          </w:p>
          <w:p w14:paraId="69048B58" w14:textId="77777777" w:rsidR="005D0FED" w:rsidRPr="00292DEB" w:rsidRDefault="005D0FED" w:rsidP="003E6063">
            <w:pPr>
              <w:pStyle w:val="Normal0"/>
              <w:pBdr>
                <w:top w:val="nil"/>
                <w:left w:val="nil"/>
                <w:bottom w:val="nil"/>
                <w:right w:val="nil"/>
                <w:between w:val="nil"/>
              </w:pBdr>
              <w:tabs>
                <w:tab w:val="left" w:pos="227"/>
              </w:tabs>
              <w:spacing w:after="0"/>
              <w:rPr>
                <w:b/>
                <w:color w:val="000000"/>
                <w:sz w:val="15"/>
                <w:szCs w:val="15"/>
                <w:lang w:val="en-GB"/>
              </w:rPr>
            </w:pPr>
            <w:r w:rsidRPr="00292DEB">
              <w:rPr>
                <w:color w:val="000000"/>
                <w:sz w:val="15"/>
                <w:szCs w:val="15"/>
                <w:lang w:val="en-GB"/>
              </w:rPr>
              <w:t xml:space="preserve">Permanent need for care and support by a third party due to certain illnesses (e.g. para-/tetraplegia) (this is an implicit </w:t>
            </w:r>
            <w:r w:rsidRPr="00292DEB">
              <w:rPr>
                <w:color w:val="000000"/>
                <w:sz w:val="15"/>
                <w:szCs w:val="15"/>
                <w:lang w:val="en-GB"/>
              </w:rPr>
              <w:lastRenderedPageBreak/>
              <w:t>definition derived from the specific legislation of each benefit).</w:t>
            </w:r>
          </w:p>
          <w:p w14:paraId="3E99971F" w14:textId="3DBB1891"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E2315DB" w14:textId="77777777" w:rsidR="005D0FED" w:rsidRPr="00292DEB" w:rsidRDefault="005D0FED" w:rsidP="003E6063">
            <w:pPr>
              <w:spacing w:line="276" w:lineRule="auto"/>
              <w:rPr>
                <w:rFonts w:cs="Arial"/>
                <w:color w:val="0000FF"/>
                <w:lang w:val="fr-FR"/>
              </w:rPr>
            </w:pPr>
            <w:r w:rsidRPr="00292DEB">
              <w:rPr>
                <w:rFonts w:cs="Arial"/>
                <w:color w:val="0000FF"/>
                <w:lang w:val="fr-FR"/>
              </w:rPr>
              <w:lastRenderedPageBreak/>
              <w:t>12</w:t>
            </w:r>
          </w:p>
          <w:p w14:paraId="73DEF605" w14:textId="77777777" w:rsidR="005D0FED" w:rsidRPr="00292DEB" w:rsidRDefault="005D0FED" w:rsidP="003E6063">
            <w:pPr>
              <w:spacing w:line="276" w:lineRule="auto"/>
              <w:rPr>
                <w:rFonts w:cs="Arial"/>
                <w:color w:val="0000FF"/>
                <w:lang w:val="en-US"/>
              </w:rPr>
            </w:pPr>
          </w:p>
        </w:tc>
        <w:tc>
          <w:tcPr>
            <w:tcW w:w="127" w:type="pct"/>
          </w:tcPr>
          <w:p w14:paraId="530A5397" w14:textId="77777777" w:rsidR="005D0FED" w:rsidRPr="00292DEB" w:rsidRDefault="005D0FED" w:rsidP="003E6063">
            <w:pPr>
              <w:spacing w:line="276" w:lineRule="auto"/>
              <w:rPr>
                <w:rFonts w:cs="Arial"/>
                <w:color w:val="0000FF"/>
                <w:lang w:val="fr-FR"/>
              </w:rPr>
            </w:pPr>
            <w:r w:rsidRPr="00292DEB">
              <w:rPr>
                <w:rFonts w:cs="Arial"/>
                <w:color w:val="0000FF"/>
                <w:lang w:val="fr-FR"/>
              </w:rPr>
              <w:t>3</w:t>
            </w:r>
          </w:p>
          <w:p w14:paraId="19BAD1AC" w14:textId="77777777" w:rsidR="005D0FED" w:rsidRPr="00292DEB" w:rsidRDefault="005D0FED" w:rsidP="003E6063">
            <w:pPr>
              <w:spacing w:line="276" w:lineRule="auto"/>
              <w:rPr>
                <w:rFonts w:cs="Arial"/>
                <w:color w:val="0000FF"/>
                <w:lang w:val="en-US"/>
              </w:rPr>
            </w:pPr>
          </w:p>
        </w:tc>
        <w:tc>
          <w:tcPr>
            <w:tcW w:w="402" w:type="pct"/>
          </w:tcPr>
          <w:p w14:paraId="3DFFD2D3" w14:textId="7BD66C55"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1E6688AD" w14:textId="77777777" w:rsidTr="005D0FED">
        <w:tc>
          <w:tcPr>
            <w:tcW w:w="193" w:type="pct"/>
          </w:tcPr>
          <w:p w14:paraId="488C7DC0" w14:textId="77777777" w:rsidR="005D0FED" w:rsidRPr="00292DEB" w:rsidRDefault="005D0FED" w:rsidP="003E6063">
            <w:pPr>
              <w:spacing w:line="276" w:lineRule="auto"/>
              <w:jc w:val="left"/>
              <w:rPr>
                <w:rFonts w:cs="Arial"/>
                <w:lang w:val="es-ES"/>
              </w:rPr>
            </w:pPr>
            <w:bookmarkStart w:id="385" w:name="_Hlk137559358"/>
            <w:r w:rsidRPr="00292DEB">
              <w:rPr>
                <w:rFonts w:cs="Arial"/>
                <w:lang w:val="es-ES"/>
              </w:rPr>
              <w:t>EL</w:t>
            </w:r>
          </w:p>
          <w:p w14:paraId="02C352AA" w14:textId="50C11913" w:rsidR="005D0FED" w:rsidRPr="00292DEB" w:rsidRDefault="005D0FED" w:rsidP="003E6063">
            <w:pPr>
              <w:spacing w:line="276" w:lineRule="auto"/>
              <w:jc w:val="left"/>
              <w:rPr>
                <w:rFonts w:cs="Arial"/>
                <w:b/>
                <w:lang w:val="en-US"/>
              </w:rPr>
            </w:pPr>
            <w:r w:rsidRPr="00292DEB">
              <w:rPr>
                <w:rFonts w:cs="Arial"/>
                <w:lang w:val="es-ES"/>
              </w:rPr>
              <w:t>EL</w:t>
            </w:r>
          </w:p>
        </w:tc>
        <w:tc>
          <w:tcPr>
            <w:tcW w:w="1371" w:type="pct"/>
          </w:tcPr>
          <w:p w14:paraId="31CA0295" w14:textId="77777777" w:rsidR="005D0FED" w:rsidRPr="00292DEB" w:rsidRDefault="005D0FED" w:rsidP="003E6063">
            <w:pPr>
              <w:spacing w:line="276" w:lineRule="auto"/>
              <w:rPr>
                <w:rFonts w:cs="Arial"/>
              </w:rPr>
            </w:pPr>
            <w:r w:rsidRPr="00292DEB">
              <w:rPr>
                <w:rFonts w:cs="Arial"/>
              </w:rPr>
              <w:t>Alle Einwohner.</w:t>
            </w:r>
          </w:p>
          <w:p w14:paraId="7AA7F3AF" w14:textId="6F3C9A97" w:rsidR="005D0FED" w:rsidRPr="00292DEB" w:rsidRDefault="005D0FED" w:rsidP="003E6063">
            <w:pPr>
              <w:spacing w:line="276" w:lineRule="auto"/>
              <w:rPr>
                <w:rFonts w:cs="Arial"/>
              </w:rPr>
            </w:pPr>
          </w:p>
        </w:tc>
        <w:tc>
          <w:tcPr>
            <w:tcW w:w="1370" w:type="pct"/>
          </w:tcPr>
          <w:p w14:paraId="0B6ED7F3" w14:textId="2DD1D769" w:rsidR="005D0FED" w:rsidRPr="00292DEB" w:rsidRDefault="005D0FED" w:rsidP="003E6063">
            <w:pPr>
              <w:spacing w:line="276" w:lineRule="auto"/>
              <w:rPr>
                <w:rFonts w:cs="Arial"/>
                <w:lang w:val="fr-BE"/>
              </w:rPr>
            </w:pPr>
            <w:r w:rsidRPr="00292DEB">
              <w:rPr>
                <w:rFonts w:cs="Arial"/>
                <w:lang w:val="fr-BE"/>
              </w:rPr>
              <w:t>Tous les résidents.</w:t>
            </w:r>
          </w:p>
        </w:tc>
        <w:tc>
          <w:tcPr>
            <w:tcW w:w="1370" w:type="pct"/>
          </w:tcPr>
          <w:p w14:paraId="6E629D8F" w14:textId="77777777" w:rsidR="005D0FED" w:rsidRPr="00292DEB" w:rsidRDefault="005D0FED" w:rsidP="003E6063">
            <w:pPr>
              <w:pStyle w:val="Normal0"/>
              <w:pBdr>
                <w:top w:val="nil"/>
                <w:left w:val="nil"/>
                <w:bottom w:val="nil"/>
                <w:right w:val="nil"/>
                <w:between w:val="nil"/>
              </w:pBdr>
              <w:spacing w:after="0"/>
              <w:rPr>
                <w:i/>
                <w:color w:val="000000"/>
                <w:sz w:val="15"/>
                <w:szCs w:val="15"/>
              </w:rPr>
            </w:pPr>
            <w:r w:rsidRPr="00292DEB">
              <w:rPr>
                <w:b/>
                <w:color w:val="FF0000"/>
                <w:sz w:val="15"/>
                <w:szCs w:val="15"/>
              </w:rPr>
              <w:t>E-XII-04-EL</w:t>
            </w:r>
          </w:p>
          <w:p w14:paraId="58437B0C" w14:textId="77777777" w:rsidR="005D0FED" w:rsidRPr="00292DEB" w:rsidRDefault="005D0FED" w:rsidP="003E6063">
            <w:pPr>
              <w:pStyle w:val="Normal0"/>
              <w:pBdr>
                <w:top w:val="nil"/>
                <w:left w:val="nil"/>
                <w:bottom w:val="nil"/>
                <w:right w:val="nil"/>
                <w:between w:val="nil"/>
              </w:pBdr>
              <w:spacing w:after="0"/>
              <w:rPr>
                <w:b/>
                <w:color w:val="FF0000"/>
                <w:sz w:val="15"/>
                <w:szCs w:val="15"/>
              </w:rPr>
            </w:pPr>
            <w:r w:rsidRPr="00292DEB">
              <w:rPr>
                <w:color w:val="000000"/>
                <w:sz w:val="15"/>
                <w:szCs w:val="15"/>
              </w:rPr>
              <w:t xml:space="preserve">All </w:t>
            </w:r>
            <w:proofErr w:type="spellStart"/>
            <w:r w:rsidRPr="00292DEB">
              <w:rPr>
                <w:color w:val="000000"/>
                <w:sz w:val="15"/>
                <w:szCs w:val="15"/>
              </w:rPr>
              <w:t>residents</w:t>
            </w:r>
            <w:proofErr w:type="spellEnd"/>
            <w:r w:rsidRPr="00292DEB">
              <w:rPr>
                <w:color w:val="000000"/>
                <w:sz w:val="15"/>
                <w:szCs w:val="15"/>
              </w:rPr>
              <w:t>.</w:t>
            </w:r>
          </w:p>
          <w:p w14:paraId="7E141A32" w14:textId="34B246D0"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C06E6F2"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1F233394" w14:textId="77777777" w:rsidR="005D0FED" w:rsidRPr="00292DEB" w:rsidRDefault="005D0FED" w:rsidP="003E6063">
            <w:pPr>
              <w:spacing w:line="276" w:lineRule="auto"/>
              <w:rPr>
                <w:rFonts w:cs="Arial"/>
                <w:color w:val="0000FF"/>
                <w:lang w:val="en-US"/>
              </w:rPr>
            </w:pPr>
          </w:p>
        </w:tc>
        <w:tc>
          <w:tcPr>
            <w:tcW w:w="127" w:type="pct"/>
          </w:tcPr>
          <w:p w14:paraId="5FD6CBAC" w14:textId="77777777" w:rsidR="005D0FED" w:rsidRPr="00292DEB" w:rsidRDefault="005D0FED" w:rsidP="003E6063">
            <w:pPr>
              <w:spacing w:line="276" w:lineRule="auto"/>
              <w:rPr>
                <w:rFonts w:cs="Arial"/>
                <w:color w:val="0000FF"/>
                <w:lang w:val="fr-FR"/>
              </w:rPr>
            </w:pPr>
            <w:r w:rsidRPr="00292DEB">
              <w:rPr>
                <w:rFonts w:cs="Arial"/>
                <w:color w:val="0000FF"/>
                <w:lang w:val="fr-FR"/>
              </w:rPr>
              <w:t>4</w:t>
            </w:r>
          </w:p>
          <w:p w14:paraId="2257AE57" w14:textId="77777777" w:rsidR="005D0FED" w:rsidRPr="00292DEB" w:rsidRDefault="005D0FED" w:rsidP="003E6063">
            <w:pPr>
              <w:spacing w:line="276" w:lineRule="auto"/>
              <w:rPr>
                <w:rFonts w:cs="Arial"/>
                <w:color w:val="0000FF"/>
                <w:lang w:val="en-US"/>
              </w:rPr>
            </w:pPr>
          </w:p>
        </w:tc>
        <w:tc>
          <w:tcPr>
            <w:tcW w:w="402" w:type="pct"/>
          </w:tcPr>
          <w:p w14:paraId="4E90A714" w14:textId="7D5CF9B3" w:rsidR="005D0FED" w:rsidRPr="00292DEB" w:rsidRDefault="005D0FED" w:rsidP="003E6063">
            <w:pPr>
              <w:spacing w:line="276" w:lineRule="auto"/>
              <w:rPr>
                <w:rFonts w:cs="Arial"/>
                <w:color w:val="0000FF"/>
                <w:lang w:val="en-US"/>
              </w:rPr>
            </w:pPr>
            <w:r w:rsidRPr="00292DEB">
              <w:rPr>
                <w:rFonts w:cs="Arial"/>
                <w:color w:val="0000FF"/>
                <w:lang w:val="en-GB"/>
              </w:rPr>
              <w:t>GREECE</w:t>
            </w:r>
          </w:p>
        </w:tc>
      </w:tr>
      <w:bookmarkEnd w:id="385"/>
      <w:tr w:rsidR="005D0FED" w:rsidRPr="00292DEB" w14:paraId="37FC9F9B" w14:textId="77777777" w:rsidTr="005D0FED">
        <w:tc>
          <w:tcPr>
            <w:tcW w:w="193" w:type="pct"/>
          </w:tcPr>
          <w:p w14:paraId="146C489B" w14:textId="14EE8928" w:rsidR="005D0FED" w:rsidRPr="00292DEB" w:rsidRDefault="005D0FED" w:rsidP="003E6063">
            <w:pPr>
              <w:spacing w:line="276" w:lineRule="auto"/>
              <w:jc w:val="left"/>
              <w:rPr>
                <w:rFonts w:cs="Arial"/>
                <w:bCs/>
                <w:lang w:val="en-US"/>
              </w:rPr>
            </w:pPr>
            <w:r w:rsidRPr="00292DEB">
              <w:rPr>
                <w:rFonts w:cs="Arial"/>
                <w:bCs/>
                <w:lang w:val="en-US"/>
              </w:rPr>
              <w:t>EL</w:t>
            </w:r>
          </w:p>
        </w:tc>
        <w:tc>
          <w:tcPr>
            <w:tcW w:w="1371" w:type="pct"/>
          </w:tcPr>
          <w:p w14:paraId="6302D12D" w14:textId="076AD59F" w:rsidR="005D0FED" w:rsidRPr="00292DEB" w:rsidRDefault="005D0FED" w:rsidP="003E6063">
            <w:pPr>
              <w:spacing w:line="276" w:lineRule="auto"/>
              <w:rPr>
                <w:rFonts w:cs="Arial"/>
              </w:rPr>
            </w:pPr>
          </w:p>
        </w:tc>
        <w:tc>
          <w:tcPr>
            <w:tcW w:w="1370" w:type="pct"/>
          </w:tcPr>
          <w:p w14:paraId="20EAA83D" w14:textId="7FB84724" w:rsidR="005D0FED" w:rsidRPr="00292DEB" w:rsidRDefault="005D0FED" w:rsidP="003E6063">
            <w:pPr>
              <w:spacing w:line="276" w:lineRule="auto"/>
              <w:rPr>
                <w:rFonts w:cs="Arial"/>
                <w:lang w:val="fr-BE"/>
              </w:rPr>
            </w:pPr>
          </w:p>
        </w:tc>
        <w:tc>
          <w:tcPr>
            <w:tcW w:w="1370" w:type="pct"/>
          </w:tcPr>
          <w:p w14:paraId="2FD45E31" w14:textId="77777777" w:rsidR="005D0FED" w:rsidRPr="00292DEB" w:rsidRDefault="005D0FED" w:rsidP="003E6063">
            <w:pPr>
              <w:pStyle w:val="Normal0"/>
              <w:pBdr>
                <w:top w:val="nil"/>
                <w:left w:val="nil"/>
                <w:bottom w:val="nil"/>
                <w:right w:val="nil"/>
                <w:between w:val="nil"/>
              </w:pBdr>
              <w:spacing w:after="0"/>
              <w:rPr>
                <w:i/>
                <w:color w:val="000000"/>
                <w:sz w:val="15"/>
                <w:szCs w:val="15"/>
                <w:lang w:val="en-GB"/>
              </w:rPr>
            </w:pPr>
            <w:r w:rsidRPr="00292DEB">
              <w:rPr>
                <w:b/>
                <w:color w:val="FF0000"/>
                <w:sz w:val="15"/>
                <w:szCs w:val="15"/>
                <w:lang w:val="en-GB"/>
              </w:rPr>
              <w:t>E-XII-05-EL</w:t>
            </w:r>
          </w:p>
          <w:p w14:paraId="0332151E" w14:textId="25DB8321" w:rsidR="00E522CE" w:rsidRPr="00292DEB" w:rsidRDefault="00E522CE" w:rsidP="003E6063">
            <w:pPr>
              <w:pStyle w:val="Normal0"/>
              <w:pBdr>
                <w:top w:val="nil"/>
                <w:left w:val="nil"/>
                <w:bottom w:val="nil"/>
                <w:right w:val="nil"/>
                <w:between w:val="nil"/>
              </w:pBdr>
              <w:spacing w:after="0" w:line="276" w:lineRule="auto"/>
              <w:rPr>
                <w:b/>
                <w:color w:val="FF0000"/>
                <w:sz w:val="15"/>
                <w:szCs w:val="15"/>
                <w:lang w:val="en-US"/>
              </w:rPr>
            </w:pPr>
            <w:ins w:id="386" w:author="Author">
              <w:r w:rsidRPr="00292DEB">
                <w:rPr>
                  <w:bCs/>
                  <w:sz w:val="15"/>
                  <w:szCs w:val="15"/>
                  <w:lang w:val="en-GB"/>
                </w:rPr>
                <w:t>All types of employees, self-employed or other</w:t>
              </w:r>
              <w:r w:rsidRPr="00292DEB">
                <w:rPr>
                  <w:sz w:val="15"/>
                  <w:szCs w:val="15"/>
                  <w:lang w:val="en-GB"/>
                </w:rPr>
                <w:t xml:space="preserve"> groups legally active on the labour market are covered.</w:t>
              </w:r>
            </w:ins>
          </w:p>
        </w:tc>
        <w:tc>
          <w:tcPr>
            <w:tcW w:w="167" w:type="pct"/>
          </w:tcPr>
          <w:p w14:paraId="72E43EA3"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1AC8233A" w14:textId="77777777" w:rsidR="005D0FED" w:rsidRPr="00292DEB" w:rsidRDefault="005D0FED" w:rsidP="003E6063">
            <w:pPr>
              <w:spacing w:line="276" w:lineRule="auto"/>
              <w:rPr>
                <w:rFonts w:cs="Arial"/>
                <w:color w:val="0000FF"/>
                <w:lang w:val="en-US"/>
              </w:rPr>
            </w:pPr>
          </w:p>
        </w:tc>
        <w:tc>
          <w:tcPr>
            <w:tcW w:w="127" w:type="pct"/>
          </w:tcPr>
          <w:p w14:paraId="3943E1BC" w14:textId="77777777" w:rsidR="005D0FED" w:rsidRPr="00292DEB" w:rsidRDefault="005D0FED" w:rsidP="003E6063">
            <w:pPr>
              <w:spacing w:line="276" w:lineRule="auto"/>
              <w:rPr>
                <w:rFonts w:cs="Arial"/>
                <w:color w:val="0000FF"/>
                <w:lang w:val="fr-FR"/>
              </w:rPr>
            </w:pPr>
            <w:r w:rsidRPr="00292DEB">
              <w:rPr>
                <w:rFonts w:cs="Arial"/>
                <w:color w:val="0000FF"/>
                <w:lang w:val="fr-FR"/>
              </w:rPr>
              <w:t>5</w:t>
            </w:r>
          </w:p>
          <w:p w14:paraId="096E0559" w14:textId="77777777" w:rsidR="005D0FED" w:rsidRPr="00292DEB" w:rsidRDefault="005D0FED" w:rsidP="003E6063">
            <w:pPr>
              <w:spacing w:line="276" w:lineRule="auto"/>
              <w:rPr>
                <w:rFonts w:cs="Arial"/>
                <w:color w:val="0000FF"/>
                <w:lang w:val="en-US"/>
              </w:rPr>
            </w:pPr>
          </w:p>
        </w:tc>
        <w:tc>
          <w:tcPr>
            <w:tcW w:w="402" w:type="pct"/>
          </w:tcPr>
          <w:p w14:paraId="2CEA6A4C" w14:textId="01D2EC90"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5DDB0D71" w14:textId="77777777" w:rsidTr="005D0FED">
        <w:tc>
          <w:tcPr>
            <w:tcW w:w="193" w:type="pct"/>
          </w:tcPr>
          <w:p w14:paraId="69FE0A51" w14:textId="77777777" w:rsidR="005D0FED" w:rsidRPr="00292DEB" w:rsidRDefault="005D0FED" w:rsidP="003E6063">
            <w:pPr>
              <w:spacing w:line="276" w:lineRule="auto"/>
              <w:jc w:val="left"/>
              <w:rPr>
                <w:rFonts w:cs="Arial"/>
                <w:lang w:val="es-ES"/>
              </w:rPr>
            </w:pPr>
            <w:r w:rsidRPr="00292DEB">
              <w:rPr>
                <w:rFonts w:cs="Arial"/>
                <w:lang w:val="es-ES"/>
              </w:rPr>
              <w:t>EL</w:t>
            </w:r>
          </w:p>
          <w:p w14:paraId="51DEA51C" w14:textId="77777777" w:rsidR="005D0FED" w:rsidRPr="00292DEB" w:rsidRDefault="005D0FED" w:rsidP="003E6063">
            <w:pPr>
              <w:spacing w:line="276" w:lineRule="auto"/>
              <w:jc w:val="left"/>
              <w:rPr>
                <w:rFonts w:cs="Arial"/>
                <w:lang w:val="es-ES"/>
              </w:rPr>
            </w:pPr>
            <w:r w:rsidRPr="00292DEB">
              <w:rPr>
                <w:rFonts w:cs="Arial"/>
                <w:lang w:val="es-ES"/>
              </w:rPr>
              <w:t>EL</w:t>
            </w:r>
          </w:p>
          <w:p w14:paraId="6D686F36" w14:textId="1C89B554" w:rsidR="005D0FED" w:rsidRPr="00292DEB" w:rsidRDefault="005D0FED" w:rsidP="003E6063">
            <w:pPr>
              <w:spacing w:line="276" w:lineRule="auto"/>
              <w:jc w:val="left"/>
              <w:rPr>
                <w:rFonts w:cs="Arial"/>
                <w:b/>
                <w:lang w:val="en-US"/>
              </w:rPr>
            </w:pPr>
          </w:p>
        </w:tc>
        <w:tc>
          <w:tcPr>
            <w:tcW w:w="1371" w:type="pct"/>
          </w:tcPr>
          <w:p w14:paraId="7F245CC1" w14:textId="77777777" w:rsidR="005D0FED" w:rsidRPr="00292DEB" w:rsidRDefault="005D0FED" w:rsidP="003E6063">
            <w:pPr>
              <w:spacing w:line="276" w:lineRule="auto"/>
              <w:rPr>
                <w:rFonts w:cs="Arial"/>
              </w:rPr>
            </w:pPr>
            <w:r w:rsidRPr="00292DEB">
              <w:rPr>
                <w:rFonts w:cs="Arial"/>
              </w:rPr>
              <w:t>Keine Mindestversicherungszeit. Keine Mindestaufenthaltsdauer erforderlich.</w:t>
            </w:r>
          </w:p>
          <w:p w14:paraId="1B6D66CB" w14:textId="6641A358" w:rsidR="005D0FED" w:rsidRPr="00292DEB" w:rsidRDefault="005D0FED" w:rsidP="003E6063">
            <w:pPr>
              <w:spacing w:line="276" w:lineRule="auto"/>
              <w:rPr>
                <w:rFonts w:cs="Arial"/>
                <w:color w:val="008000"/>
              </w:rPr>
            </w:pPr>
          </w:p>
        </w:tc>
        <w:tc>
          <w:tcPr>
            <w:tcW w:w="1370" w:type="pct"/>
          </w:tcPr>
          <w:p w14:paraId="7F2D8BB1" w14:textId="77777777" w:rsidR="005D0FED" w:rsidRPr="00292DEB" w:rsidRDefault="005D0FED" w:rsidP="003E6063">
            <w:pPr>
              <w:spacing w:line="276" w:lineRule="auto"/>
              <w:rPr>
                <w:rFonts w:cs="Arial"/>
                <w:lang w:val="fr-BE"/>
              </w:rPr>
            </w:pPr>
            <w:r w:rsidRPr="00292DEB">
              <w:rPr>
                <w:rFonts w:cs="Arial"/>
                <w:lang w:val="fr-BE"/>
              </w:rPr>
              <w:t>Pas de période stage. Pas de période minimale de résidence requise.</w:t>
            </w:r>
          </w:p>
          <w:p w14:paraId="64F20614" w14:textId="310746A2" w:rsidR="005D0FED" w:rsidRPr="00292DEB" w:rsidRDefault="005D0FED" w:rsidP="003E6063">
            <w:pPr>
              <w:spacing w:line="276" w:lineRule="auto"/>
              <w:rPr>
                <w:rFonts w:cs="Arial"/>
                <w:lang w:val="fr-BE"/>
              </w:rPr>
            </w:pPr>
          </w:p>
        </w:tc>
        <w:tc>
          <w:tcPr>
            <w:tcW w:w="1370" w:type="pct"/>
          </w:tcPr>
          <w:p w14:paraId="6780BBCB" w14:textId="77777777" w:rsidR="005D0FED" w:rsidRPr="00292DEB" w:rsidRDefault="005D0FED" w:rsidP="003E6063">
            <w:pPr>
              <w:pStyle w:val="Normal0"/>
              <w:pBdr>
                <w:top w:val="nil"/>
                <w:left w:val="nil"/>
                <w:bottom w:val="nil"/>
                <w:right w:val="nil"/>
                <w:between w:val="nil"/>
              </w:pBdr>
              <w:spacing w:after="0"/>
              <w:rPr>
                <w:i/>
                <w:color w:val="000000"/>
                <w:sz w:val="15"/>
                <w:szCs w:val="15"/>
                <w:lang w:val="en-GB"/>
              </w:rPr>
            </w:pPr>
            <w:r w:rsidRPr="00292DEB">
              <w:rPr>
                <w:b/>
                <w:color w:val="FF0000"/>
                <w:sz w:val="15"/>
                <w:szCs w:val="15"/>
                <w:lang w:val="en-GB"/>
              </w:rPr>
              <w:t>E-XII-06-EL</w:t>
            </w:r>
          </w:p>
          <w:p w14:paraId="50B155EE"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No qualifying period. No minimum period of residence required.</w:t>
            </w:r>
          </w:p>
          <w:p w14:paraId="5BE30E56" w14:textId="38CBB9A9"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3CA0EE1" w14:textId="77777777" w:rsidR="005D0FED" w:rsidRPr="00292DEB" w:rsidRDefault="005D0FED" w:rsidP="003E6063">
            <w:pPr>
              <w:spacing w:line="276" w:lineRule="auto"/>
              <w:rPr>
                <w:rFonts w:cs="Arial"/>
                <w:color w:val="0000FF"/>
                <w:lang w:val="fr-FR"/>
              </w:rPr>
            </w:pPr>
            <w:r w:rsidRPr="00292DEB">
              <w:rPr>
                <w:rFonts w:cs="Arial"/>
                <w:color w:val="0000FF"/>
                <w:lang w:val="fr-FR"/>
              </w:rPr>
              <w:t xml:space="preserve">12 </w:t>
            </w:r>
          </w:p>
          <w:p w14:paraId="29433EDF" w14:textId="77777777" w:rsidR="005D0FED" w:rsidRPr="00292DEB" w:rsidRDefault="005D0FED" w:rsidP="003E6063">
            <w:pPr>
              <w:spacing w:line="276" w:lineRule="auto"/>
              <w:rPr>
                <w:rFonts w:cs="Arial"/>
                <w:color w:val="0000FF"/>
                <w:lang w:val="en-US"/>
              </w:rPr>
            </w:pPr>
          </w:p>
        </w:tc>
        <w:tc>
          <w:tcPr>
            <w:tcW w:w="127" w:type="pct"/>
          </w:tcPr>
          <w:p w14:paraId="49A99AEB" w14:textId="77777777" w:rsidR="005D0FED" w:rsidRPr="00292DEB" w:rsidRDefault="005D0FED" w:rsidP="003E6063">
            <w:pPr>
              <w:spacing w:line="276" w:lineRule="auto"/>
              <w:rPr>
                <w:rFonts w:cs="Arial"/>
                <w:color w:val="0000FF"/>
                <w:lang w:val="fr-FR"/>
              </w:rPr>
            </w:pPr>
            <w:r w:rsidRPr="00292DEB">
              <w:rPr>
                <w:rFonts w:cs="Arial"/>
                <w:color w:val="0000FF"/>
                <w:lang w:val="fr-FR"/>
              </w:rPr>
              <w:t>6</w:t>
            </w:r>
          </w:p>
          <w:p w14:paraId="22B7A0A0" w14:textId="77777777" w:rsidR="005D0FED" w:rsidRPr="00292DEB" w:rsidRDefault="005D0FED" w:rsidP="003E6063">
            <w:pPr>
              <w:spacing w:line="276" w:lineRule="auto"/>
              <w:rPr>
                <w:rFonts w:cs="Arial"/>
                <w:color w:val="0000FF"/>
                <w:lang w:val="en-US"/>
              </w:rPr>
            </w:pPr>
          </w:p>
        </w:tc>
        <w:tc>
          <w:tcPr>
            <w:tcW w:w="402" w:type="pct"/>
          </w:tcPr>
          <w:p w14:paraId="1C96BCF0" w14:textId="0F23F4DB"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7388837A" w14:textId="77777777" w:rsidTr="005D0FED">
        <w:tc>
          <w:tcPr>
            <w:tcW w:w="193" w:type="pct"/>
          </w:tcPr>
          <w:p w14:paraId="48605292" w14:textId="77777777" w:rsidR="005D0FED" w:rsidRPr="00292DEB" w:rsidRDefault="005D0FED" w:rsidP="003E6063">
            <w:pPr>
              <w:spacing w:line="276" w:lineRule="auto"/>
              <w:jc w:val="left"/>
              <w:rPr>
                <w:rFonts w:cs="Arial"/>
                <w:lang w:val="es-ES"/>
              </w:rPr>
            </w:pPr>
            <w:r w:rsidRPr="00292DEB">
              <w:rPr>
                <w:rFonts w:cs="Arial"/>
                <w:lang w:val="es-ES"/>
              </w:rPr>
              <w:t>EL</w:t>
            </w:r>
          </w:p>
          <w:p w14:paraId="324C85B4" w14:textId="77777777" w:rsidR="005D0FED" w:rsidRPr="00292DEB" w:rsidRDefault="005D0FED" w:rsidP="003E6063">
            <w:pPr>
              <w:spacing w:line="276" w:lineRule="auto"/>
              <w:jc w:val="left"/>
              <w:rPr>
                <w:rFonts w:cs="Arial"/>
                <w:lang w:val="es-ES"/>
              </w:rPr>
            </w:pPr>
            <w:r w:rsidRPr="00292DEB">
              <w:rPr>
                <w:rFonts w:cs="Arial"/>
                <w:lang w:val="es-ES"/>
              </w:rPr>
              <w:t>EL</w:t>
            </w:r>
          </w:p>
          <w:p w14:paraId="3EE8A1DE" w14:textId="3CB21BFD" w:rsidR="005D0FED" w:rsidRPr="00292DEB" w:rsidRDefault="005D0FED" w:rsidP="003E6063">
            <w:pPr>
              <w:spacing w:line="276" w:lineRule="auto"/>
              <w:jc w:val="left"/>
              <w:rPr>
                <w:rFonts w:cs="Arial"/>
                <w:b/>
                <w:lang w:val="en-US"/>
              </w:rPr>
            </w:pPr>
            <w:r w:rsidRPr="00292DEB">
              <w:rPr>
                <w:rFonts w:cs="Arial"/>
                <w:lang w:val="es-ES"/>
              </w:rPr>
              <w:t>EL</w:t>
            </w:r>
          </w:p>
        </w:tc>
        <w:tc>
          <w:tcPr>
            <w:tcW w:w="1371" w:type="pct"/>
          </w:tcPr>
          <w:p w14:paraId="1154F326" w14:textId="77777777" w:rsidR="005D0FED" w:rsidRPr="00292DEB" w:rsidRDefault="005D0FED" w:rsidP="003E6063">
            <w:pPr>
              <w:spacing w:line="276" w:lineRule="auto"/>
              <w:rPr>
                <w:rFonts w:cs="Arial"/>
              </w:rPr>
            </w:pPr>
            <w:r w:rsidRPr="00292DEB">
              <w:rPr>
                <w:rFonts w:cs="Arial"/>
              </w:rPr>
              <w:t>Kein Mindestgrad an Bedürftigkeit.</w:t>
            </w:r>
          </w:p>
          <w:p w14:paraId="471F7A4B" w14:textId="0300B760" w:rsidR="005D0FED" w:rsidRPr="00292DEB" w:rsidRDefault="005D0FED" w:rsidP="003E6063">
            <w:pPr>
              <w:spacing w:line="276" w:lineRule="auto"/>
              <w:rPr>
                <w:rStyle w:val="longtext"/>
                <w:rFonts w:ascii="Arial" w:hAnsi="Arial" w:cs="Arial"/>
                <w:shd w:val="clear" w:color="auto" w:fill="FFFFFF"/>
                <w:lang w:val="de-DE"/>
              </w:rPr>
            </w:pPr>
            <w:r w:rsidRPr="00292DEB">
              <w:rPr>
                <w:rFonts w:cs="Arial"/>
              </w:rPr>
              <w:t>Es gibt bestimmte sozio-ökonomische Kriterien für den Zugang zu häuslicher Pflege und stationärer Pflege.</w:t>
            </w:r>
          </w:p>
        </w:tc>
        <w:tc>
          <w:tcPr>
            <w:tcW w:w="1370" w:type="pct"/>
          </w:tcPr>
          <w:p w14:paraId="4D8784B0" w14:textId="77777777" w:rsidR="005D0FED" w:rsidRPr="00292DEB" w:rsidRDefault="005D0FED" w:rsidP="003E6063">
            <w:pPr>
              <w:spacing w:line="276" w:lineRule="auto"/>
              <w:rPr>
                <w:rFonts w:cs="Arial"/>
                <w:lang w:val="fr-BE"/>
              </w:rPr>
            </w:pPr>
            <w:r w:rsidRPr="00292DEB">
              <w:rPr>
                <w:rFonts w:cs="Arial"/>
                <w:lang w:val="fr-BE"/>
              </w:rPr>
              <w:t>Pas de degré minimum de dépendance.</w:t>
            </w:r>
          </w:p>
          <w:p w14:paraId="520FBC03" w14:textId="62FA3139" w:rsidR="005D0FED" w:rsidRPr="00292DEB" w:rsidRDefault="005D0FED" w:rsidP="003E6063">
            <w:pPr>
              <w:spacing w:line="276" w:lineRule="auto"/>
              <w:rPr>
                <w:rStyle w:val="longtext"/>
                <w:rFonts w:ascii="Arial" w:hAnsi="Arial" w:cs="Arial"/>
                <w:shd w:val="clear" w:color="auto" w:fill="FFFFFF"/>
                <w:lang w:val="fr-BE"/>
              </w:rPr>
            </w:pPr>
            <w:r w:rsidRPr="00292DEB">
              <w:rPr>
                <w:rFonts w:cs="Arial"/>
                <w:lang w:val="fr-BE"/>
              </w:rPr>
              <w:t>Des critères socio-économiques spécifiques s'appliquent pour accéder aux soins à domicile et en établissement.</w:t>
            </w:r>
          </w:p>
        </w:tc>
        <w:tc>
          <w:tcPr>
            <w:tcW w:w="1370" w:type="pct"/>
          </w:tcPr>
          <w:p w14:paraId="60D17234"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E-XII-07-EL</w:t>
            </w:r>
          </w:p>
          <w:p w14:paraId="5E172608"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color w:val="000000"/>
                <w:sz w:val="15"/>
                <w:szCs w:val="15"/>
                <w:lang w:val="en-GB"/>
              </w:rPr>
              <w:t>No minimum level of dependency.</w:t>
            </w:r>
          </w:p>
          <w:p w14:paraId="704BD9CB" w14:textId="391AE563"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r w:rsidRPr="00292DEB">
              <w:rPr>
                <w:bCs/>
                <w:sz w:val="15"/>
                <w:szCs w:val="15"/>
                <w:lang w:val="en-GB"/>
              </w:rPr>
              <w:t xml:space="preserve">There are specific </w:t>
            </w:r>
            <w:r w:rsidRPr="00292DEB">
              <w:rPr>
                <w:color w:val="000000"/>
                <w:sz w:val="15"/>
                <w:szCs w:val="15"/>
                <w:lang w:val="en-GB"/>
              </w:rPr>
              <w:t>socioeconomic</w:t>
            </w:r>
            <w:r w:rsidRPr="00292DEB">
              <w:rPr>
                <w:bCs/>
                <w:sz w:val="15"/>
                <w:szCs w:val="15"/>
                <w:lang w:val="en-GB"/>
              </w:rPr>
              <w:t xml:space="preserve"> criteria to access homecare and residential care</w:t>
            </w:r>
            <w:r w:rsidRPr="00292DEB">
              <w:rPr>
                <w:color w:val="000000"/>
                <w:sz w:val="15"/>
                <w:szCs w:val="15"/>
                <w:lang w:val="en-GB"/>
              </w:rPr>
              <w:t>.</w:t>
            </w:r>
          </w:p>
        </w:tc>
        <w:tc>
          <w:tcPr>
            <w:tcW w:w="167" w:type="pct"/>
          </w:tcPr>
          <w:p w14:paraId="71752BA7"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7B19A3D7" w14:textId="77777777" w:rsidR="005D0FED" w:rsidRPr="00292DEB" w:rsidRDefault="005D0FED" w:rsidP="003E6063">
            <w:pPr>
              <w:spacing w:line="276" w:lineRule="auto"/>
              <w:rPr>
                <w:rFonts w:cs="Arial"/>
                <w:color w:val="0000FF"/>
                <w:lang w:val="en-US"/>
              </w:rPr>
            </w:pPr>
          </w:p>
        </w:tc>
        <w:tc>
          <w:tcPr>
            <w:tcW w:w="127" w:type="pct"/>
          </w:tcPr>
          <w:p w14:paraId="3718AB6A" w14:textId="77777777" w:rsidR="005D0FED" w:rsidRPr="00292DEB" w:rsidRDefault="005D0FED" w:rsidP="003E6063">
            <w:pPr>
              <w:spacing w:line="276" w:lineRule="auto"/>
              <w:rPr>
                <w:rFonts w:cs="Arial"/>
                <w:color w:val="0000FF"/>
                <w:lang w:val="fr-FR"/>
              </w:rPr>
            </w:pPr>
            <w:r w:rsidRPr="00292DEB">
              <w:rPr>
                <w:rFonts w:cs="Arial"/>
                <w:color w:val="0000FF"/>
                <w:lang w:val="fr-FR"/>
              </w:rPr>
              <w:t>7</w:t>
            </w:r>
          </w:p>
          <w:p w14:paraId="5FCFD828" w14:textId="77777777" w:rsidR="005D0FED" w:rsidRPr="00292DEB" w:rsidRDefault="005D0FED" w:rsidP="003E6063">
            <w:pPr>
              <w:spacing w:line="276" w:lineRule="auto"/>
              <w:rPr>
                <w:rFonts w:cs="Arial"/>
                <w:color w:val="0000FF"/>
                <w:lang w:val="en-US"/>
              </w:rPr>
            </w:pPr>
          </w:p>
        </w:tc>
        <w:tc>
          <w:tcPr>
            <w:tcW w:w="402" w:type="pct"/>
          </w:tcPr>
          <w:p w14:paraId="11C5FD06" w14:textId="4762E7BE"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0FEE6E8B" w14:textId="77777777" w:rsidTr="005D0FED">
        <w:tc>
          <w:tcPr>
            <w:tcW w:w="193" w:type="pct"/>
          </w:tcPr>
          <w:p w14:paraId="0BF43131" w14:textId="77777777" w:rsidR="005D0FED" w:rsidRPr="00292DEB" w:rsidRDefault="005D0FED" w:rsidP="003E6063">
            <w:pPr>
              <w:spacing w:line="276" w:lineRule="auto"/>
              <w:jc w:val="left"/>
              <w:rPr>
                <w:rFonts w:cs="Arial"/>
                <w:lang w:val="es-ES"/>
              </w:rPr>
            </w:pPr>
            <w:r w:rsidRPr="00292DEB">
              <w:rPr>
                <w:rFonts w:cs="Arial"/>
                <w:lang w:val="es-ES"/>
              </w:rPr>
              <w:t>EL</w:t>
            </w:r>
          </w:p>
          <w:p w14:paraId="320FE95D" w14:textId="77777777" w:rsidR="005D0FED" w:rsidRPr="00292DEB" w:rsidRDefault="005D0FED" w:rsidP="003E6063">
            <w:pPr>
              <w:spacing w:line="276" w:lineRule="auto"/>
              <w:jc w:val="left"/>
              <w:rPr>
                <w:rFonts w:cs="Arial"/>
                <w:lang w:val="es-ES"/>
              </w:rPr>
            </w:pPr>
            <w:r w:rsidRPr="00292DEB">
              <w:rPr>
                <w:rFonts w:cs="Arial"/>
                <w:lang w:val="es-ES"/>
              </w:rPr>
              <w:t>EL</w:t>
            </w:r>
          </w:p>
          <w:p w14:paraId="28917AC9" w14:textId="27784FFB" w:rsidR="005D0FED" w:rsidRPr="00292DEB" w:rsidRDefault="005D0FED" w:rsidP="003E6063">
            <w:pPr>
              <w:spacing w:line="276" w:lineRule="auto"/>
              <w:jc w:val="left"/>
              <w:rPr>
                <w:rFonts w:cs="Arial"/>
                <w:b/>
                <w:lang w:val="en-US"/>
              </w:rPr>
            </w:pPr>
            <w:r w:rsidRPr="00292DEB">
              <w:rPr>
                <w:rFonts w:cs="Arial"/>
                <w:lang w:val="es-ES"/>
              </w:rPr>
              <w:t>EL</w:t>
            </w:r>
          </w:p>
        </w:tc>
        <w:tc>
          <w:tcPr>
            <w:tcW w:w="1371" w:type="pct"/>
          </w:tcPr>
          <w:p w14:paraId="333F4E05" w14:textId="77777777" w:rsidR="005D0FED" w:rsidRPr="00292DEB" w:rsidRDefault="005D0FED" w:rsidP="003E6063">
            <w:pPr>
              <w:spacing w:line="276" w:lineRule="auto"/>
              <w:rPr>
                <w:rFonts w:cs="Arial"/>
              </w:rPr>
            </w:pPr>
            <w:r w:rsidRPr="00292DEB">
              <w:rPr>
                <w:rFonts w:cs="Arial"/>
              </w:rPr>
              <w:t xml:space="preserve">Keine Altersbedingungen. </w:t>
            </w:r>
          </w:p>
          <w:p w14:paraId="216ABE03" w14:textId="30A904D5" w:rsidR="005D0FED" w:rsidRPr="00292DEB" w:rsidRDefault="005D0FED" w:rsidP="003E6063">
            <w:pPr>
              <w:spacing w:line="276" w:lineRule="auto"/>
              <w:rPr>
                <w:rStyle w:val="longtext"/>
                <w:rFonts w:ascii="Arial" w:hAnsi="Arial" w:cs="Arial"/>
                <w:shd w:val="clear" w:color="auto" w:fill="FFFFFF"/>
                <w:lang w:val="de-DE"/>
              </w:rPr>
            </w:pPr>
          </w:p>
        </w:tc>
        <w:tc>
          <w:tcPr>
            <w:tcW w:w="1370" w:type="pct"/>
          </w:tcPr>
          <w:p w14:paraId="1EA0E864" w14:textId="77777777" w:rsidR="005D0FED" w:rsidRPr="00292DEB" w:rsidRDefault="005D0FED" w:rsidP="003E6063">
            <w:pPr>
              <w:spacing w:line="276" w:lineRule="auto"/>
              <w:rPr>
                <w:rFonts w:cs="Arial"/>
                <w:lang w:val="fr-BE"/>
              </w:rPr>
            </w:pPr>
            <w:r w:rsidRPr="00292DEB">
              <w:rPr>
                <w:rFonts w:cs="Arial"/>
                <w:lang w:val="fr-BE"/>
              </w:rPr>
              <w:t xml:space="preserve">Pas de conditions d’âge. </w:t>
            </w:r>
          </w:p>
          <w:p w14:paraId="5150AAB3" w14:textId="4C97EB83" w:rsidR="005D0FED" w:rsidRPr="00292DEB" w:rsidRDefault="005D0FED" w:rsidP="003E6063">
            <w:pPr>
              <w:spacing w:line="276" w:lineRule="auto"/>
              <w:rPr>
                <w:rStyle w:val="longtext"/>
                <w:rFonts w:ascii="Arial" w:hAnsi="Arial" w:cs="Arial"/>
                <w:shd w:val="clear" w:color="auto" w:fill="FFFFFF"/>
                <w:lang w:val="fr-BE"/>
              </w:rPr>
            </w:pPr>
          </w:p>
        </w:tc>
        <w:tc>
          <w:tcPr>
            <w:tcW w:w="1370" w:type="pct"/>
          </w:tcPr>
          <w:p w14:paraId="19F90C51" w14:textId="77777777" w:rsidR="005D0FED" w:rsidRPr="00292DEB" w:rsidRDefault="005D0FED" w:rsidP="003E6063">
            <w:pPr>
              <w:pStyle w:val="Normal0"/>
              <w:pBdr>
                <w:top w:val="nil"/>
                <w:left w:val="nil"/>
                <w:bottom w:val="nil"/>
                <w:right w:val="nil"/>
                <w:between w:val="nil"/>
              </w:pBdr>
              <w:spacing w:after="0"/>
              <w:rPr>
                <w:color w:val="000000"/>
                <w:sz w:val="15"/>
                <w:szCs w:val="15"/>
              </w:rPr>
            </w:pPr>
            <w:r w:rsidRPr="00292DEB">
              <w:rPr>
                <w:b/>
                <w:color w:val="FF0000"/>
                <w:sz w:val="15"/>
                <w:szCs w:val="15"/>
              </w:rPr>
              <w:t>E-XII-08-EL</w:t>
            </w:r>
          </w:p>
          <w:p w14:paraId="76C81665" w14:textId="025A3621"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rPr>
              <w:t xml:space="preserve">No </w:t>
            </w:r>
            <w:proofErr w:type="spellStart"/>
            <w:r w:rsidRPr="00292DEB">
              <w:rPr>
                <w:color w:val="000000"/>
                <w:sz w:val="15"/>
                <w:szCs w:val="15"/>
              </w:rPr>
              <w:t>age</w:t>
            </w:r>
            <w:proofErr w:type="spellEnd"/>
            <w:r w:rsidRPr="00292DEB">
              <w:rPr>
                <w:color w:val="000000"/>
                <w:sz w:val="15"/>
                <w:szCs w:val="15"/>
              </w:rPr>
              <w:t xml:space="preserve"> conditions. </w:t>
            </w:r>
          </w:p>
        </w:tc>
        <w:tc>
          <w:tcPr>
            <w:tcW w:w="167" w:type="pct"/>
          </w:tcPr>
          <w:p w14:paraId="386149DA"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61EC2842" w14:textId="77777777" w:rsidR="005D0FED" w:rsidRPr="00292DEB" w:rsidRDefault="005D0FED" w:rsidP="003E6063">
            <w:pPr>
              <w:spacing w:line="276" w:lineRule="auto"/>
              <w:rPr>
                <w:rFonts w:cs="Arial"/>
                <w:color w:val="0000FF"/>
                <w:lang w:val="en-US"/>
              </w:rPr>
            </w:pPr>
          </w:p>
        </w:tc>
        <w:tc>
          <w:tcPr>
            <w:tcW w:w="127" w:type="pct"/>
          </w:tcPr>
          <w:p w14:paraId="075B0445" w14:textId="77777777" w:rsidR="005D0FED" w:rsidRPr="00292DEB" w:rsidRDefault="005D0FED" w:rsidP="003E6063">
            <w:pPr>
              <w:spacing w:line="276" w:lineRule="auto"/>
              <w:rPr>
                <w:rFonts w:cs="Arial"/>
                <w:color w:val="0000FF"/>
                <w:lang w:val="fr-FR"/>
              </w:rPr>
            </w:pPr>
            <w:r w:rsidRPr="00292DEB">
              <w:rPr>
                <w:rFonts w:cs="Arial"/>
                <w:color w:val="0000FF"/>
                <w:lang w:val="fr-FR"/>
              </w:rPr>
              <w:t>8</w:t>
            </w:r>
          </w:p>
          <w:p w14:paraId="698C70C6" w14:textId="77777777" w:rsidR="005D0FED" w:rsidRPr="00292DEB" w:rsidRDefault="005D0FED" w:rsidP="003E6063">
            <w:pPr>
              <w:spacing w:line="276" w:lineRule="auto"/>
              <w:rPr>
                <w:rFonts w:cs="Arial"/>
                <w:color w:val="0000FF"/>
                <w:lang w:val="en-US"/>
              </w:rPr>
            </w:pPr>
          </w:p>
        </w:tc>
        <w:tc>
          <w:tcPr>
            <w:tcW w:w="402" w:type="pct"/>
          </w:tcPr>
          <w:p w14:paraId="68A4A8D9" w14:textId="5141395C"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4D7F54C2" w14:textId="77777777" w:rsidTr="005D0FED">
        <w:tc>
          <w:tcPr>
            <w:tcW w:w="193" w:type="pct"/>
          </w:tcPr>
          <w:p w14:paraId="3570D6B3" w14:textId="77777777" w:rsidR="005D0FED" w:rsidRPr="00292DEB" w:rsidRDefault="005D0FED" w:rsidP="003E6063">
            <w:pPr>
              <w:spacing w:line="276" w:lineRule="auto"/>
              <w:jc w:val="left"/>
              <w:rPr>
                <w:rFonts w:cs="Arial"/>
                <w:lang w:val="es-ES"/>
              </w:rPr>
            </w:pPr>
            <w:r w:rsidRPr="00292DEB">
              <w:rPr>
                <w:rFonts w:cs="Arial"/>
                <w:lang w:val="es-ES"/>
              </w:rPr>
              <w:t>EL</w:t>
            </w:r>
          </w:p>
          <w:p w14:paraId="44E95AFB" w14:textId="77777777" w:rsidR="005D0FED" w:rsidRPr="00292DEB" w:rsidRDefault="005D0FED" w:rsidP="003E6063">
            <w:pPr>
              <w:spacing w:line="276" w:lineRule="auto"/>
              <w:jc w:val="left"/>
              <w:rPr>
                <w:rFonts w:cs="Arial"/>
                <w:lang w:val="es-ES"/>
              </w:rPr>
            </w:pPr>
            <w:r w:rsidRPr="00292DEB">
              <w:rPr>
                <w:rFonts w:cs="Arial"/>
                <w:lang w:val="es-ES"/>
              </w:rPr>
              <w:t>EL</w:t>
            </w:r>
          </w:p>
          <w:p w14:paraId="475433BD" w14:textId="77777777" w:rsidR="005D0FED" w:rsidRPr="00292DEB" w:rsidRDefault="005D0FED" w:rsidP="003E6063">
            <w:pPr>
              <w:spacing w:line="276" w:lineRule="auto"/>
              <w:jc w:val="left"/>
              <w:rPr>
                <w:rFonts w:cs="Arial"/>
                <w:lang w:val="es-ES"/>
              </w:rPr>
            </w:pPr>
            <w:r w:rsidRPr="00292DEB">
              <w:rPr>
                <w:rFonts w:cs="Arial"/>
                <w:lang w:val="es-ES"/>
              </w:rPr>
              <w:t>EL</w:t>
            </w:r>
          </w:p>
          <w:p w14:paraId="681CE1EC" w14:textId="0451AA5D" w:rsidR="005D0FED" w:rsidRPr="00292DEB" w:rsidRDefault="005D0FED" w:rsidP="003E6063">
            <w:pPr>
              <w:spacing w:line="276" w:lineRule="auto"/>
              <w:jc w:val="left"/>
              <w:rPr>
                <w:rFonts w:cs="Arial"/>
                <w:b/>
                <w:lang w:val="es-ES"/>
              </w:rPr>
            </w:pPr>
            <w:r w:rsidRPr="00292DEB">
              <w:rPr>
                <w:rFonts w:cs="Arial"/>
                <w:lang w:val="es-ES"/>
              </w:rPr>
              <w:t>EL</w:t>
            </w:r>
          </w:p>
        </w:tc>
        <w:tc>
          <w:tcPr>
            <w:tcW w:w="1371" w:type="pct"/>
          </w:tcPr>
          <w:p w14:paraId="00C9A064" w14:textId="77777777" w:rsidR="005D0FED" w:rsidRPr="00292DEB" w:rsidRDefault="005D0FED" w:rsidP="003E6063">
            <w:pPr>
              <w:spacing w:line="276" w:lineRule="auto"/>
              <w:rPr>
                <w:rFonts w:cs="Arial"/>
              </w:rPr>
            </w:pPr>
            <w:r w:rsidRPr="00292DEB">
              <w:rPr>
                <w:rFonts w:cs="Arial"/>
                <w:color w:val="008000"/>
              </w:rPr>
              <w:t>Die Zentren zur Bestätigung der Erwerbsunfähigkeit (KEPA)</w:t>
            </w:r>
            <w:r w:rsidRPr="00292DEB">
              <w:rPr>
                <w:rFonts w:cs="Arial"/>
              </w:rPr>
              <w:t xml:space="preserve"> </w:t>
            </w:r>
            <w:r w:rsidRPr="00292DEB">
              <w:rPr>
                <w:rFonts w:cs="Arial"/>
                <w:i/>
                <w:color w:val="008080"/>
              </w:rPr>
              <w:t>(ΚΕΝΤΡΑ ΠΙΣΤΟΠΟΙΗΣΗΣ ΑΝΑΠΗΡΙΑΣ – ΚΕΠΑ)</w:t>
            </w:r>
            <w:r w:rsidRPr="00292DEB">
              <w:rPr>
                <w:rFonts w:cs="Arial"/>
              </w:rPr>
              <w:t>, welche aus Fachärzten bestehen, beurteilen, ob Personen Bedarf an Langzeitpflege haben und wie hoch dieser Bedarf ist.</w:t>
            </w:r>
          </w:p>
          <w:p w14:paraId="521AC636" w14:textId="77777777" w:rsidR="005D0FED" w:rsidRPr="00292DEB" w:rsidRDefault="005D0FED" w:rsidP="003E6063">
            <w:pPr>
              <w:spacing w:line="276" w:lineRule="auto"/>
              <w:rPr>
                <w:rFonts w:cs="Arial"/>
                <w:color w:val="FF0000"/>
              </w:rPr>
            </w:pPr>
          </w:p>
          <w:p w14:paraId="6832F40F" w14:textId="77777777" w:rsidR="005D0FED" w:rsidRPr="00292DEB" w:rsidRDefault="005D0FED" w:rsidP="003E6063">
            <w:pPr>
              <w:spacing w:line="276" w:lineRule="auto"/>
              <w:rPr>
                <w:rFonts w:cs="Arial"/>
              </w:rPr>
            </w:pPr>
            <w:r w:rsidRPr="00292DEB">
              <w:rPr>
                <w:rFonts w:cs="Arial"/>
              </w:rPr>
              <w:t>Die Beurteilungsverfahren und -kriterien gelten landesweit. Für nähere Informationen siehe Tabelle V „Invalidität“.</w:t>
            </w:r>
          </w:p>
          <w:p w14:paraId="05C9E514" w14:textId="77777777" w:rsidR="005D0FED" w:rsidRPr="00292DEB" w:rsidRDefault="005D0FED" w:rsidP="003E6063">
            <w:pPr>
              <w:spacing w:line="276" w:lineRule="auto"/>
              <w:rPr>
                <w:rFonts w:cs="Arial"/>
              </w:rPr>
            </w:pPr>
          </w:p>
          <w:p w14:paraId="2D65ECE2" w14:textId="77777777" w:rsidR="005D0FED" w:rsidRPr="00292DEB" w:rsidRDefault="005D0FED" w:rsidP="003E6063">
            <w:pPr>
              <w:pStyle w:val="Normal0"/>
              <w:pBdr>
                <w:top w:val="nil"/>
                <w:left w:val="nil"/>
                <w:bottom w:val="nil"/>
                <w:right w:val="nil"/>
                <w:between w:val="nil"/>
              </w:pBdr>
              <w:shd w:val="clear" w:color="auto" w:fill="FFFFFF"/>
              <w:spacing w:before="0" w:after="0" w:line="276" w:lineRule="auto"/>
              <w:rPr>
                <w:sz w:val="15"/>
                <w:szCs w:val="15"/>
                <w:lang w:val="de-DE"/>
              </w:rPr>
            </w:pPr>
            <w:r w:rsidRPr="00292DEB">
              <w:rPr>
                <w:sz w:val="15"/>
                <w:szCs w:val="15"/>
                <w:lang w:val="de-DE"/>
              </w:rPr>
              <w:t>Es gibt keine Gesetzgebung oder vereinbarten Normen, die eine Höchstdauer für die Durchführung der Bedarfsermittlung festlegen.</w:t>
            </w:r>
          </w:p>
          <w:p w14:paraId="3A3D71EB" w14:textId="77777777" w:rsidR="005D0FED" w:rsidRPr="00292DEB" w:rsidRDefault="005D0FED" w:rsidP="003E6063">
            <w:pPr>
              <w:pStyle w:val="Normal0"/>
              <w:pBdr>
                <w:top w:val="nil"/>
                <w:left w:val="nil"/>
                <w:bottom w:val="nil"/>
                <w:right w:val="nil"/>
                <w:between w:val="nil"/>
              </w:pBdr>
              <w:shd w:val="clear" w:color="auto" w:fill="FFFFFF"/>
              <w:spacing w:before="0" w:after="0" w:line="276" w:lineRule="auto"/>
              <w:rPr>
                <w:sz w:val="15"/>
                <w:szCs w:val="15"/>
                <w:lang w:val="de-DE"/>
              </w:rPr>
            </w:pPr>
          </w:p>
          <w:p w14:paraId="624819B6" w14:textId="77777777" w:rsidR="005D0FED" w:rsidRPr="00292DEB" w:rsidRDefault="005D0FED" w:rsidP="003E6063">
            <w:pPr>
              <w:pStyle w:val="Normal0"/>
              <w:pBdr>
                <w:top w:val="nil"/>
                <w:left w:val="nil"/>
                <w:bottom w:val="nil"/>
                <w:right w:val="nil"/>
                <w:between w:val="nil"/>
              </w:pBdr>
              <w:shd w:val="clear" w:color="auto" w:fill="FFFFFF"/>
              <w:spacing w:before="0" w:after="0" w:line="276" w:lineRule="auto"/>
              <w:rPr>
                <w:color w:val="000000"/>
                <w:sz w:val="15"/>
                <w:szCs w:val="15"/>
                <w:lang w:val="de-DE"/>
              </w:rPr>
            </w:pPr>
            <w:r w:rsidRPr="00292DEB">
              <w:rPr>
                <w:color w:val="000000"/>
                <w:sz w:val="15"/>
                <w:szCs w:val="15"/>
                <w:lang w:val="de-DE"/>
              </w:rPr>
              <w:t>Die Langzeitpflege ist nicht auf der Grund-lage von persönlichen Pflegeplänen organisiert.</w:t>
            </w:r>
          </w:p>
          <w:p w14:paraId="030F570D" w14:textId="77777777" w:rsidR="005D0FED" w:rsidRPr="00292DEB" w:rsidRDefault="005D0FED" w:rsidP="003E6063">
            <w:pPr>
              <w:spacing w:line="276" w:lineRule="auto"/>
              <w:rPr>
                <w:rFonts w:cs="Arial"/>
              </w:rPr>
            </w:pPr>
          </w:p>
          <w:p w14:paraId="7E8B51D4" w14:textId="77777777" w:rsidR="005D0FED" w:rsidRPr="00292DEB" w:rsidRDefault="005D0FED" w:rsidP="003E6063">
            <w:pPr>
              <w:spacing w:line="276" w:lineRule="auto"/>
              <w:rPr>
                <w:rFonts w:cs="Arial"/>
              </w:rPr>
            </w:pPr>
            <w:r w:rsidRPr="00292DEB">
              <w:rPr>
                <w:rFonts w:cs="Arial"/>
              </w:rPr>
              <w:t>Es besteht ein Widerspruchsrecht gegen die Entscheidung/Bescheinigung der KEPA (z.B. Ablehnunung oder Entscheid über einen niedrigeren Grad der Behinderung)  bei den Ausschüssen des zweiten Grades der KEPA.</w:t>
            </w:r>
          </w:p>
          <w:p w14:paraId="3054C055" w14:textId="1DFFFE40" w:rsidR="005D0FED" w:rsidRPr="00292DEB" w:rsidRDefault="005D0FED" w:rsidP="003E6063">
            <w:pPr>
              <w:spacing w:line="276" w:lineRule="auto"/>
              <w:rPr>
                <w:rStyle w:val="longtext"/>
                <w:rFonts w:ascii="Arial" w:hAnsi="Arial" w:cs="Arial"/>
                <w:color w:val="008000"/>
                <w:shd w:val="clear" w:color="auto" w:fill="FFFFFF"/>
                <w:lang w:val="de-DE"/>
              </w:rPr>
            </w:pPr>
          </w:p>
        </w:tc>
        <w:tc>
          <w:tcPr>
            <w:tcW w:w="1370" w:type="pct"/>
          </w:tcPr>
          <w:p w14:paraId="41CF367E" w14:textId="77777777" w:rsidR="005D0FED" w:rsidRPr="00292DEB" w:rsidRDefault="005D0FED" w:rsidP="003E6063">
            <w:pPr>
              <w:spacing w:line="276" w:lineRule="auto"/>
              <w:rPr>
                <w:rFonts w:cs="Arial"/>
                <w:lang w:val="fr-BE"/>
              </w:rPr>
            </w:pPr>
            <w:r w:rsidRPr="00292DEB">
              <w:rPr>
                <w:rFonts w:cs="Arial"/>
                <w:color w:val="008000"/>
                <w:lang w:val="fr-BE"/>
              </w:rPr>
              <w:t xml:space="preserve">Les Centres pour la certification de l’incapacité (KEPA) </w:t>
            </w:r>
            <w:r w:rsidRPr="00292DEB">
              <w:rPr>
                <w:rFonts w:cs="Arial"/>
                <w:i/>
                <w:color w:val="008080"/>
                <w:lang w:val="fr-BE"/>
              </w:rPr>
              <w:t xml:space="preserve">(ΚΕΝΤΡΑ ΠΙΣΤΟΠΟΙΗΣΗΣ ΑΝΑΠΗΡΙΑΣ – ΚΕΠΑ), </w:t>
            </w:r>
            <w:r w:rsidRPr="00292DEB">
              <w:rPr>
                <w:rFonts w:cs="Arial"/>
                <w:lang w:val="fr-BE"/>
              </w:rPr>
              <w:t>composés de médecins spécialistes, évaluent si une personne a besoin de soins de longue durée et déterminent l'étendue de ce besoin.</w:t>
            </w:r>
          </w:p>
          <w:p w14:paraId="456A4FB9" w14:textId="77777777" w:rsidR="005D0FED" w:rsidRPr="00292DEB" w:rsidRDefault="005D0FED" w:rsidP="003E6063">
            <w:pPr>
              <w:spacing w:before="4" w:line="276" w:lineRule="auto"/>
              <w:textAlignment w:val="baseline"/>
              <w:rPr>
                <w:rFonts w:cs="Arial"/>
                <w:b/>
                <w:color w:val="FF0000"/>
                <w:lang w:val="fr-BE"/>
              </w:rPr>
            </w:pPr>
          </w:p>
          <w:p w14:paraId="1A813EC8" w14:textId="77777777" w:rsidR="005D0FED" w:rsidRPr="00292DEB" w:rsidRDefault="005D0FED" w:rsidP="003E6063">
            <w:pPr>
              <w:spacing w:before="4" w:line="276" w:lineRule="auto"/>
              <w:textAlignment w:val="baseline"/>
              <w:rPr>
                <w:rFonts w:cs="Arial"/>
                <w:bCs/>
                <w:lang w:val="fr-BE"/>
              </w:rPr>
            </w:pPr>
            <w:r w:rsidRPr="00292DEB">
              <w:rPr>
                <w:rFonts w:cs="Arial"/>
                <w:bCs/>
                <w:lang w:val="fr-BE"/>
              </w:rPr>
              <w:t>Les procédures et critères d’évaluation sont les mêmes dans tout le pays. Pour plus de précisions, voir le tableau V « Invalidité ».</w:t>
            </w:r>
          </w:p>
          <w:p w14:paraId="6B523893" w14:textId="77777777" w:rsidR="005D0FED" w:rsidRPr="00292DEB" w:rsidRDefault="005D0FED" w:rsidP="003E6063">
            <w:pPr>
              <w:spacing w:before="4" w:line="276" w:lineRule="auto"/>
              <w:textAlignment w:val="baseline"/>
              <w:rPr>
                <w:rFonts w:cs="Arial"/>
                <w:bCs/>
                <w:lang w:val="fr-BE"/>
              </w:rPr>
            </w:pPr>
          </w:p>
          <w:p w14:paraId="4C5148E7" w14:textId="77777777" w:rsidR="005D0FED" w:rsidRPr="00292DEB" w:rsidRDefault="005D0FED" w:rsidP="003E6063">
            <w:pPr>
              <w:spacing w:before="4" w:line="276" w:lineRule="auto"/>
              <w:textAlignment w:val="baseline"/>
              <w:rPr>
                <w:rFonts w:cs="Arial"/>
                <w:bCs/>
                <w:lang w:val="fr-BE"/>
              </w:rPr>
            </w:pPr>
            <w:r w:rsidRPr="00292DEB">
              <w:rPr>
                <w:rFonts w:cs="Arial"/>
                <w:bCs/>
                <w:lang w:val="fr-BE"/>
              </w:rPr>
              <w:t>Il n'existe aucune législation ni norme convenue précisant un délai maximal pour la réalisation de l'évaluation des besoins.</w:t>
            </w:r>
          </w:p>
          <w:p w14:paraId="6566962A" w14:textId="77777777" w:rsidR="005D0FED" w:rsidRPr="00292DEB" w:rsidRDefault="005D0FED" w:rsidP="003E6063">
            <w:pPr>
              <w:spacing w:before="4" w:line="276" w:lineRule="auto"/>
              <w:textAlignment w:val="baseline"/>
              <w:rPr>
                <w:rFonts w:cs="Arial"/>
                <w:bCs/>
                <w:lang w:val="fr-BE"/>
              </w:rPr>
            </w:pPr>
          </w:p>
          <w:p w14:paraId="2B9BB7B4" w14:textId="77777777" w:rsidR="005D0FED" w:rsidRPr="00292DEB" w:rsidRDefault="005D0FED" w:rsidP="003E6063">
            <w:pPr>
              <w:spacing w:before="4" w:line="276" w:lineRule="auto"/>
              <w:textAlignment w:val="baseline"/>
              <w:rPr>
                <w:rFonts w:cs="Arial"/>
                <w:bCs/>
                <w:lang w:val="fr-BE"/>
              </w:rPr>
            </w:pPr>
            <w:r w:rsidRPr="00292DEB">
              <w:rPr>
                <w:rFonts w:cs="Arial"/>
                <w:bCs/>
                <w:lang w:val="fr-BE"/>
              </w:rPr>
              <w:t>La fourniture de soins de longue durée n'est pas organisée sur la base de plans de soins personnalisés.</w:t>
            </w:r>
          </w:p>
          <w:p w14:paraId="0FE34431" w14:textId="77777777" w:rsidR="005D0FED" w:rsidRPr="00292DEB" w:rsidRDefault="005D0FED" w:rsidP="003E6063">
            <w:pPr>
              <w:spacing w:before="4" w:line="276" w:lineRule="auto"/>
              <w:textAlignment w:val="baseline"/>
              <w:rPr>
                <w:rFonts w:cs="Arial"/>
                <w:bCs/>
                <w:lang w:val="fr-BE"/>
              </w:rPr>
            </w:pPr>
          </w:p>
          <w:p w14:paraId="1CBBD070" w14:textId="77777777" w:rsidR="005D0FED" w:rsidRPr="00292DEB" w:rsidRDefault="005D0FED" w:rsidP="003E6063">
            <w:pPr>
              <w:spacing w:before="4" w:line="276" w:lineRule="auto"/>
              <w:textAlignment w:val="baseline"/>
              <w:rPr>
                <w:rFonts w:cs="Arial"/>
                <w:bCs/>
                <w:lang w:val="fr-BE"/>
              </w:rPr>
            </w:pPr>
            <w:r w:rsidRPr="00292DEB">
              <w:rPr>
                <w:rFonts w:cs="Arial"/>
                <w:bCs/>
                <w:lang w:val="fr-BE"/>
              </w:rPr>
              <w:t>Possibilité de faire appel de la décision/certification des KEPA (par ex. le rejet ou la décision d’un pourcentage d’invalidité plus faible) auprès de commissions au second degré de ces Centres.</w:t>
            </w:r>
          </w:p>
          <w:p w14:paraId="3228F323" w14:textId="17F77B31" w:rsidR="005D0FED" w:rsidRPr="00292DEB" w:rsidRDefault="005D0FED" w:rsidP="003E6063">
            <w:pPr>
              <w:spacing w:line="276" w:lineRule="auto"/>
              <w:rPr>
                <w:rStyle w:val="longtext"/>
                <w:rFonts w:ascii="Arial" w:hAnsi="Arial" w:cs="Arial"/>
                <w:color w:val="008000"/>
                <w:shd w:val="clear" w:color="auto" w:fill="FFFFFF"/>
                <w:lang w:val="fr-BE"/>
              </w:rPr>
            </w:pPr>
          </w:p>
        </w:tc>
        <w:tc>
          <w:tcPr>
            <w:tcW w:w="1370" w:type="pct"/>
          </w:tcPr>
          <w:p w14:paraId="4967D88C" w14:textId="77777777" w:rsidR="005D0FED" w:rsidRPr="00292DEB" w:rsidRDefault="005D0FED" w:rsidP="003E6063">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t>E-XII-09-EL</w:t>
            </w:r>
          </w:p>
          <w:p w14:paraId="2FEB41D6"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color w:val="008000"/>
                <w:sz w:val="15"/>
                <w:szCs w:val="15"/>
                <w:lang w:val="en-GB"/>
              </w:rPr>
              <w:t>The Centres for Certifying Incapacity (KEPA</w:t>
            </w:r>
            <w:proofErr w:type="gramStart"/>
            <w:r w:rsidRPr="00292DEB">
              <w:rPr>
                <w:color w:val="008000"/>
                <w:sz w:val="15"/>
                <w:szCs w:val="15"/>
                <w:lang w:val="en-GB"/>
              </w:rPr>
              <w:t>)</w:t>
            </w:r>
            <w:r w:rsidRPr="00292DEB">
              <w:rPr>
                <w:i/>
                <w:color w:val="008080"/>
                <w:sz w:val="15"/>
                <w:szCs w:val="15"/>
                <w:lang w:val="en-GB"/>
              </w:rPr>
              <w:t>(</w:t>
            </w:r>
            <w:proofErr w:type="gramEnd"/>
            <w:r w:rsidRPr="00292DEB">
              <w:rPr>
                <w:i/>
                <w:color w:val="008080"/>
                <w:sz w:val="15"/>
                <w:szCs w:val="15"/>
              </w:rPr>
              <w:t>ΚΕΝΤΡΑ</w:t>
            </w:r>
            <w:r w:rsidRPr="00292DEB">
              <w:rPr>
                <w:i/>
                <w:color w:val="008080"/>
                <w:sz w:val="15"/>
                <w:szCs w:val="15"/>
                <w:lang w:val="en-GB"/>
              </w:rPr>
              <w:t xml:space="preserve"> </w:t>
            </w:r>
            <w:r w:rsidRPr="00292DEB">
              <w:rPr>
                <w:i/>
                <w:color w:val="008080"/>
                <w:sz w:val="15"/>
                <w:szCs w:val="15"/>
              </w:rPr>
              <w:t>ΠΙΣΤΟΠΟΙΗΣΗΣ</w:t>
            </w:r>
            <w:r w:rsidRPr="00292DEB">
              <w:rPr>
                <w:i/>
                <w:color w:val="008080"/>
                <w:sz w:val="15"/>
                <w:szCs w:val="15"/>
                <w:lang w:val="en-GB"/>
              </w:rPr>
              <w:t xml:space="preserve"> </w:t>
            </w:r>
            <w:r w:rsidRPr="00292DEB">
              <w:rPr>
                <w:i/>
                <w:color w:val="008080"/>
                <w:sz w:val="15"/>
                <w:szCs w:val="15"/>
              </w:rPr>
              <w:t>ΑΝΑΠΗΡΙΑΣ</w:t>
            </w:r>
            <w:r w:rsidRPr="00292DEB">
              <w:rPr>
                <w:i/>
                <w:color w:val="008080"/>
                <w:sz w:val="15"/>
                <w:szCs w:val="15"/>
                <w:lang w:val="en-GB"/>
              </w:rPr>
              <w:t xml:space="preserve"> – </w:t>
            </w:r>
            <w:r w:rsidRPr="00292DEB">
              <w:rPr>
                <w:i/>
                <w:color w:val="008080"/>
                <w:sz w:val="15"/>
                <w:szCs w:val="15"/>
              </w:rPr>
              <w:t>ΚΕΠΑ</w:t>
            </w:r>
            <w:r w:rsidRPr="00292DEB">
              <w:rPr>
                <w:i/>
                <w:color w:val="008080"/>
                <w:sz w:val="15"/>
                <w:szCs w:val="15"/>
                <w:lang w:val="en-GB"/>
              </w:rPr>
              <w:t xml:space="preserve">), </w:t>
            </w:r>
            <w:r w:rsidRPr="00292DEB">
              <w:rPr>
                <w:color w:val="000000"/>
                <w:sz w:val="15"/>
                <w:szCs w:val="15"/>
                <w:lang w:val="en-GB"/>
              </w:rPr>
              <w:t>composed of specialist doctors,</w:t>
            </w:r>
            <w:r w:rsidRPr="00292DEB">
              <w:rPr>
                <w:sz w:val="15"/>
                <w:szCs w:val="15"/>
                <w:lang w:val="en-GB"/>
              </w:rPr>
              <w:t xml:space="preserve"> </w:t>
            </w:r>
            <w:r w:rsidRPr="00292DEB">
              <w:rPr>
                <w:color w:val="000000"/>
                <w:sz w:val="15"/>
                <w:szCs w:val="15"/>
                <w:lang w:val="en-GB"/>
              </w:rPr>
              <w:t xml:space="preserve">assess whether a person </w:t>
            </w:r>
            <w:proofErr w:type="gramStart"/>
            <w:r w:rsidRPr="00292DEB">
              <w:rPr>
                <w:color w:val="000000"/>
                <w:sz w:val="15"/>
                <w:szCs w:val="15"/>
                <w:lang w:val="en-GB"/>
              </w:rPr>
              <w:t>is in need of</w:t>
            </w:r>
            <w:proofErr w:type="gramEnd"/>
            <w:r w:rsidRPr="00292DEB">
              <w:rPr>
                <w:color w:val="000000"/>
                <w:sz w:val="15"/>
                <w:szCs w:val="15"/>
                <w:lang w:val="en-GB"/>
              </w:rPr>
              <w:t xml:space="preserve"> long-term care and the extent of this need.</w:t>
            </w:r>
          </w:p>
          <w:p w14:paraId="6F497373" w14:textId="77777777" w:rsidR="005D0FED" w:rsidRPr="00292DEB" w:rsidRDefault="005D0FED" w:rsidP="003E6063">
            <w:pPr>
              <w:pStyle w:val="Normal0"/>
              <w:pBdr>
                <w:top w:val="nil"/>
                <w:left w:val="nil"/>
                <w:bottom w:val="nil"/>
                <w:right w:val="nil"/>
                <w:between w:val="nil"/>
              </w:pBdr>
              <w:shd w:val="clear" w:color="auto" w:fill="FFFFFF"/>
              <w:spacing w:before="0" w:after="0"/>
              <w:ind w:hanging="360"/>
              <w:rPr>
                <w:color w:val="000000"/>
                <w:sz w:val="15"/>
                <w:szCs w:val="15"/>
                <w:lang w:val="en-GB"/>
              </w:rPr>
            </w:pPr>
          </w:p>
          <w:p w14:paraId="6FDEF245" w14:textId="77777777" w:rsidR="005D0FED" w:rsidRPr="00292DEB" w:rsidRDefault="005D0FED" w:rsidP="003E6063">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The assessment procedures and criteria are the same across the country. For details, see Table V “Invalidity”.</w:t>
            </w:r>
          </w:p>
          <w:p w14:paraId="570125B2" w14:textId="77777777" w:rsidR="005D0FED" w:rsidRPr="00292DEB" w:rsidRDefault="005D0FED" w:rsidP="003E6063">
            <w:pPr>
              <w:pStyle w:val="Normal0"/>
              <w:pBdr>
                <w:top w:val="nil"/>
                <w:left w:val="nil"/>
                <w:bottom w:val="nil"/>
                <w:right w:val="nil"/>
                <w:between w:val="nil"/>
              </w:pBdr>
              <w:shd w:val="clear" w:color="auto" w:fill="FFFFFF"/>
              <w:spacing w:before="0" w:after="0"/>
              <w:rPr>
                <w:color w:val="000000"/>
                <w:sz w:val="15"/>
                <w:szCs w:val="15"/>
                <w:lang w:val="en-GB"/>
              </w:rPr>
            </w:pPr>
          </w:p>
          <w:p w14:paraId="620FF567" w14:textId="77777777" w:rsidR="005D0FED" w:rsidRPr="00292DEB" w:rsidRDefault="005D0FED" w:rsidP="003E6063">
            <w:pPr>
              <w:pStyle w:val="Normal0"/>
              <w:pBdr>
                <w:top w:val="nil"/>
                <w:left w:val="nil"/>
                <w:bottom w:val="nil"/>
                <w:right w:val="nil"/>
                <w:between w:val="nil"/>
              </w:pBdr>
              <w:shd w:val="clear" w:color="auto" w:fill="FFFFFF"/>
              <w:spacing w:before="0" w:after="0"/>
              <w:rPr>
                <w:sz w:val="15"/>
                <w:szCs w:val="15"/>
                <w:lang w:val="en-GB"/>
              </w:rPr>
            </w:pPr>
            <w:r w:rsidRPr="00292DEB">
              <w:rPr>
                <w:sz w:val="15"/>
                <w:szCs w:val="15"/>
                <w:lang w:val="en-GB"/>
              </w:rPr>
              <w:t>No legislation or agreed norms in place specifying a maximum time limit for carrying out the needs assessment.</w:t>
            </w:r>
          </w:p>
          <w:p w14:paraId="19466529" w14:textId="77777777" w:rsidR="005D0FED" w:rsidRPr="00292DEB" w:rsidRDefault="005D0FED" w:rsidP="003E6063">
            <w:pPr>
              <w:pStyle w:val="Normal0"/>
              <w:pBdr>
                <w:top w:val="nil"/>
                <w:left w:val="nil"/>
                <w:bottom w:val="nil"/>
                <w:right w:val="nil"/>
                <w:between w:val="nil"/>
              </w:pBdr>
              <w:shd w:val="clear" w:color="auto" w:fill="FFFFFF"/>
              <w:spacing w:before="0" w:after="0"/>
              <w:rPr>
                <w:sz w:val="15"/>
                <w:szCs w:val="15"/>
                <w:lang w:val="en-GB"/>
              </w:rPr>
            </w:pPr>
          </w:p>
          <w:p w14:paraId="3CA38939" w14:textId="77777777" w:rsidR="005D0FED" w:rsidRPr="00292DEB" w:rsidRDefault="005D0FED" w:rsidP="003E6063">
            <w:pPr>
              <w:pStyle w:val="Normal0"/>
              <w:pBdr>
                <w:top w:val="nil"/>
                <w:left w:val="nil"/>
                <w:bottom w:val="nil"/>
                <w:right w:val="nil"/>
                <w:between w:val="nil"/>
              </w:pBdr>
              <w:shd w:val="clear" w:color="auto" w:fill="FFFFFF"/>
              <w:spacing w:before="0" w:after="0"/>
              <w:rPr>
                <w:color w:val="000000"/>
                <w:sz w:val="15"/>
                <w:szCs w:val="15"/>
                <w:lang w:val="en-GB"/>
              </w:rPr>
            </w:pPr>
            <w:r w:rsidRPr="00292DEB">
              <w:rPr>
                <w:color w:val="000000"/>
                <w:sz w:val="15"/>
                <w:szCs w:val="15"/>
                <w:lang w:val="en-GB"/>
              </w:rPr>
              <w:t xml:space="preserve">The provision of long-term care is not organised </w:t>
            </w:r>
            <w:proofErr w:type="gramStart"/>
            <w:r w:rsidRPr="00292DEB">
              <w:rPr>
                <w:color w:val="000000"/>
                <w:sz w:val="15"/>
                <w:szCs w:val="15"/>
                <w:lang w:val="en-GB"/>
              </w:rPr>
              <w:t>on the basis of</w:t>
            </w:r>
            <w:proofErr w:type="gramEnd"/>
            <w:r w:rsidRPr="00292DEB">
              <w:rPr>
                <w:color w:val="000000"/>
                <w:sz w:val="15"/>
                <w:szCs w:val="15"/>
                <w:lang w:val="en-GB"/>
              </w:rPr>
              <w:t xml:space="preserve"> personal care plans.</w:t>
            </w:r>
          </w:p>
          <w:p w14:paraId="68D41371" w14:textId="77777777" w:rsidR="005D0FED" w:rsidRPr="00292DEB" w:rsidRDefault="005D0FED" w:rsidP="003E6063">
            <w:pPr>
              <w:pStyle w:val="Normal0"/>
              <w:pBdr>
                <w:top w:val="nil"/>
                <w:left w:val="nil"/>
                <w:bottom w:val="nil"/>
                <w:right w:val="nil"/>
                <w:between w:val="nil"/>
              </w:pBdr>
              <w:shd w:val="clear" w:color="auto" w:fill="FFFFFF"/>
              <w:spacing w:before="0" w:after="40"/>
              <w:ind w:hanging="360"/>
              <w:rPr>
                <w:color w:val="000000"/>
                <w:sz w:val="15"/>
                <w:szCs w:val="15"/>
                <w:lang w:val="en-GB"/>
              </w:rPr>
            </w:pPr>
          </w:p>
          <w:p w14:paraId="4E4FCA45" w14:textId="2AFAB7AF"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Possibility of appeal on the decision/certification of </w:t>
            </w:r>
            <w:r w:rsidRPr="00292DEB">
              <w:rPr>
                <w:color w:val="008000"/>
                <w:sz w:val="15"/>
                <w:szCs w:val="15"/>
                <w:lang w:val="en-GB"/>
              </w:rPr>
              <w:t xml:space="preserve">KEPA </w:t>
            </w:r>
            <w:r w:rsidRPr="00292DEB">
              <w:rPr>
                <w:color w:val="000000"/>
                <w:sz w:val="15"/>
                <w:szCs w:val="15"/>
                <w:lang w:val="en-GB"/>
              </w:rPr>
              <w:t>(e.g. rejection or decision of lower percentage of disability) to Committees of Second Degree of KEPA.</w:t>
            </w:r>
          </w:p>
        </w:tc>
        <w:tc>
          <w:tcPr>
            <w:tcW w:w="167" w:type="pct"/>
          </w:tcPr>
          <w:p w14:paraId="4E42562A"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1ED2252C" w14:textId="77777777" w:rsidR="005D0FED" w:rsidRPr="00292DEB" w:rsidRDefault="005D0FED" w:rsidP="003E6063">
            <w:pPr>
              <w:spacing w:line="276" w:lineRule="auto"/>
              <w:rPr>
                <w:rFonts w:cs="Arial"/>
                <w:color w:val="0000FF"/>
                <w:lang w:val="en-US"/>
              </w:rPr>
            </w:pPr>
          </w:p>
        </w:tc>
        <w:tc>
          <w:tcPr>
            <w:tcW w:w="127" w:type="pct"/>
          </w:tcPr>
          <w:p w14:paraId="61F057A2" w14:textId="77777777" w:rsidR="005D0FED" w:rsidRPr="00292DEB" w:rsidRDefault="005D0FED" w:rsidP="003E6063">
            <w:pPr>
              <w:spacing w:line="276" w:lineRule="auto"/>
              <w:rPr>
                <w:rFonts w:cs="Arial"/>
                <w:color w:val="0000FF"/>
                <w:lang w:val="fr-FR"/>
              </w:rPr>
            </w:pPr>
            <w:r w:rsidRPr="00292DEB">
              <w:rPr>
                <w:rFonts w:cs="Arial"/>
                <w:color w:val="0000FF"/>
                <w:lang w:val="fr-FR"/>
              </w:rPr>
              <w:t>9</w:t>
            </w:r>
          </w:p>
          <w:p w14:paraId="446CEBB1" w14:textId="77777777" w:rsidR="005D0FED" w:rsidRPr="00292DEB" w:rsidRDefault="005D0FED" w:rsidP="003E6063">
            <w:pPr>
              <w:spacing w:line="276" w:lineRule="auto"/>
              <w:rPr>
                <w:rFonts w:cs="Arial"/>
                <w:color w:val="0000FF"/>
                <w:lang w:val="en-US"/>
              </w:rPr>
            </w:pPr>
          </w:p>
        </w:tc>
        <w:tc>
          <w:tcPr>
            <w:tcW w:w="402" w:type="pct"/>
          </w:tcPr>
          <w:p w14:paraId="46EEAD68" w14:textId="394D873B"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2EC70327" w14:textId="77777777" w:rsidTr="005D0FED">
        <w:tc>
          <w:tcPr>
            <w:tcW w:w="193" w:type="pct"/>
          </w:tcPr>
          <w:p w14:paraId="2A3E297E" w14:textId="77777777" w:rsidR="005D0FED" w:rsidRPr="00292DEB" w:rsidRDefault="005D0FED" w:rsidP="003E6063">
            <w:pPr>
              <w:spacing w:line="276" w:lineRule="auto"/>
              <w:jc w:val="left"/>
              <w:rPr>
                <w:rFonts w:cs="Arial"/>
                <w:lang w:val="es-ES"/>
              </w:rPr>
            </w:pPr>
            <w:r w:rsidRPr="00292DEB">
              <w:rPr>
                <w:rFonts w:cs="Arial"/>
                <w:lang w:val="es-ES"/>
              </w:rPr>
              <w:t>EL</w:t>
            </w:r>
          </w:p>
          <w:p w14:paraId="2DCA95E6" w14:textId="77777777" w:rsidR="005D0FED" w:rsidRPr="00292DEB" w:rsidRDefault="005D0FED" w:rsidP="003E6063">
            <w:pPr>
              <w:spacing w:line="276" w:lineRule="auto"/>
              <w:jc w:val="left"/>
              <w:rPr>
                <w:rFonts w:cs="Arial"/>
                <w:lang w:val="es-ES"/>
              </w:rPr>
            </w:pPr>
            <w:r w:rsidRPr="00292DEB">
              <w:rPr>
                <w:rFonts w:cs="Arial"/>
                <w:lang w:val="es-ES"/>
              </w:rPr>
              <w:t>EL</w:t>
            </w:r>
          </w:p>
          <w:p w14:paraId="4FE56B33" w14:textId="77777777" w:rsidR="005D0FED" w:rsidRPr="00292DEB" w:rsidRDefault="005D0FED" w:rsidP="003E6063">
            <w:pPr>
              <w:spacing w:line="276" w:lineRule="auto"/>
              <w:jc w:val="left"/>
              <w:rPr>
                <w:rFonts w:cs="Arial"/>
                <w:lang w:val="es-ES"/>
              </w:rPr>
            </w:pPr>
            <w:r w:rsidRPr="00292DEB">
              <w:rPr>
                <w:rFonts w:cs="Arial"/>
                <w:lang w:val="es-ES"/>
              </w:rPr>
              <w:t>EL</w:t>
            </w:r>
          </w:p>
          <w:p w14:paraId="2F4E6AC8" w14:textId="77777777" w:rsidR="005D0FED" w:rsidRPr="00292DEB" w:rsidRDefault="005D0FED" w:rsidP="003E6063">
            <w:pPr>
              <w:spacing w:line="276" w:lineRule="auto"/>
              <w:jc w:val="left"/>
              <w:rPr>
                <w:rFonts w:cs="Arial"/>
                <w:lang w:val="es-ES"/>
              </w:rPr>
            </w:pPr>
            <w:r w:rsidRPr="00292DEB">
              <w:rPr>
                <w:rFonts w:cs="Arial"/>
                <w:lang w:val="es-ES"/>
              </w:rPr>
              <w:t>EL</w:t>
            </w:r>
          </w:p>
          <w:p w14:paraId="6A3A27FA" w14:textId="6E6339AB" w:rsidR="005D0FED" w:rsidRPr="00292DEB" w:rsidRDefault="005D0FED" w:rsidP="003E6063">
            <w:pPr>
              <w:spacing w:line="276" w:lineRule="auto"/>
              <w:jc w:val="left"/>
              <w:rPr>
                <w:rFonts w:cs="Arial"/>
                <w:b/>
                <w:lang w:val="es-ES"/>
              </w:rPr>
            </w:pPr>
            <w:r w:rsidRPr="00292DEB">
              <w:rPr>
                <w:rFonts w:cs="Arial"/>
                <w:lang w:val="es-ES"/>
              </w:rPr>
              <w:t>EL</w:t>
            </w:r>
          </w:p>
        </w:tc>
        <w:tc>
          <w:tcPr>
            <w:tcW w:w="1371" w:type="pct"/>
          </w:tcPr>
          <w:p w14:paraId="0025CF02" w14:textId="6C381AD9" w:rsidR="005D0FED" w:rsidRPr="00292DEB" w:rsidRDefault="005D0FED" w:rsidP="003E6063">
            <w:pPr>
              <w:spacing w:line="276" w:lineRule="auto"/>
              <w:rPr>
                <w:rStyle w:val="longtext"/>
                <w:rFonts w:ascii="Arial" w:hAnsi="Arial" w:cs="Arial"/>
                <w:shd w:val="clear" w:color="auto" w:fill="FFFFFF"/>
                <w:lang w:val="de-DE"/>
              </w:rPr>
            </w:pPr>
            <w:r w:rsidRPr="00292DEB">
              <w:rPr>
                <w:rFonts w:cs="Arial"/>
              </w:rPr>
              <w:t xml:space="preserve">Gemäß der Gesetzgebung führt ein Invaliditätsgrad von </w:t>
            </w:r>
            <w:r w:rsidRPr="00292DEB">
              <w:rPr>
                <w:rFonts w:cs="Arial"/>
                <w:color w:val="800000"/>
              </w:rPr>
              <w:t>50</w:t>
            </w:r>
            <w:r w:rsidRPr="00292DEB">
              <w:rPr>
                <w:rFonts w:cs="Arial"/>
              </w:rPr>
              <w:t xml:space="preserve">%, </w:t>
            </w:r>
            <w:r w:rsidRPr="00292DEB">
              <w:rPr>
                <w:rFonts w:cs="Arial"/>
                <w:color w:val="800000"/>
              </w:rPr>
              <w:t>67</w:t>
            </w:r>
            <w:r w:rsidRPr="00292DEB">
              <w:rPr>
                <w:rFonts w:cs="Arial"/>
              </w:rPr>
              <w:t xml:space="preserve">% oder </w:t>
            </w:r>
            <w:r w:rsidRPr="00292DEB">
              <w:rPr>
                <w:rFonts w:cs="Arial"/>
                <w:color w:val="800000"/>
              </w:rPr>
              <w:t>80</w:t>
            </w:r>
            <w:r w:rsidRPr="00292DEB">
              <w:rPr>
                <w:rFonts w:cs="Arial"/>
              </w:rPr>
              <w:t>% aufgrund bestimmter Krankheiten zu verschiedenen Pflegestufen. Für nähere Informationen siehe Tabelle V „Invalidität“.</w:t>
            </w:r>
          </w:p>
        </w:tc>
        <w:tc>
          <w:tcPr>
            <w:tcW w:w="1370" w:type="pct"/>
          </w:tcPr>
          <w:p w14:paraId="3F6ADF95" w14:textId="77777777" w:rsidR="005D0FED" w:rsidRPr="00292DEB" w:rsidRDefault="005D0FED" w:rsidP="003E6063">
            <w:pPr>
              <w:spacing w:line="276" w:lineRule="auto"/>
              <w:rPr>
                <w:rFonts w:cs="Arial"/>
                <w:lang w:val="fr-BE"/>
              </w:rPr>
            </w:pPr>
            <w:r w:rsidRPr="00292DEB">
              <w:rPr>
                <w:rFonts w:cs="Arial"/>
                <w:lang w:val="fr-BE"/>
              </w:rPr>
              <w:t xml:space="preserve">Selon la législation, des taux d’invalidité de </w:t>
            </w:r>
            <w:r w:rsidRPr="00292DEB">
              <w:rPr>
                <w:rFonts w:cs="Arial"/>
                <w:color w:val="800000"/>
                <w:lang w:val="fr-BE"/>
              </w:rPr>
              <w:t>50</w:t>
            </w:r>
            <w:r w:rsidRPr="00292DEB">
              <w:rPr>
                <w:rFonts w:cs="Arial"/>
                <w:lang w:val="fr-BE"/>
              </w:rPr>
              <w:t xml:space="preserve">%, </w:t>
            </w:r>
            <w:r w:rsidRPr="00292DEB">
              <w:rPr>
                <w:rFonts w:cs="Arial"/>
                <w:color w:val="800000"/>
                <w:lang w:val="fr-BE"/>
              </w:rPr>
              <w:t>67</w:t>
            </w:r>
            <w:r w:rsidRPr="00292DEB">
              <w:rPr>
                <w:rFonts w:cs="Arial"/>
                <w:lang w:val="fr-BE"/>
              </w:rPr>
              <w:t xml:space="preserve">% ou </w:t>
            </w:r>
            <w:r w:rsidRPr="00292DEB">
              <w:rPr>
                <w:rFonts w:cs="Arial"/>
                <w:color w:val="800000"/>
                <w:lang w:val="fr-BE"/>
              </w:rPr>
              <w:t>80</w:t>
            </w:r>
            <w:r w:rsidRPr="00292DEB">
              <w:rPr>
                <w:rFonts w:cs="Arial"/>
                <w:lang w:val="fr-BE"/>
              </w:rPr>
              <w:t>% découlant de certaines maladies résultent en différents niveaux de soins.</w:t>
            </w:r>
            <w:r w:rsidRPr="00292DEB">
              <w:rPr>
                <w:rFonts w:cs="Arial"/>
                <w:bCs/>
                <w:color w:val="FF0000"/>
                <w:lang w:val="fr-BE"/>
              </w:rPr>
              <w:t xml:space="preserve"> </w:t>
            </w:r>
            <w:r w:rsidRPr="00292DEB">
              <w:rPr>
                <w:rFonts w:cs="Arial"/>
                <w:bCs/>
                <w:lang w:val="fr-BE"/>
              </w:rPr>
              <w:t>Pour plus de précisions, voir le tableau V « Invalidité ».</w:t>
            </w:r>
          </w:p>
          <w:p w14:paraId="13F708FB" w14:textId="2342BC65" w:rsidR="005D0FED" w:rsidRPr="00292DEB" w:rsidRDefault="005D0FED" w:rsidP="003E6063">
            <w:pPr>
              <w:spacing w:line="276" w:lineRule="auto"/>
              <w:rPr>
                <w:rStyle w:val="longtext"/>
                <w:rFonts w:ascii="Arial" w:hAnsi="Arial" w:cs="Arial"/>
                <w:shd w:val="clear" w:color="auto" w:fill="FFFFFF"/>
                <w:lang w:val="fr-BE"/>
              </w:rPr>
            </w:pPr>
          </w:p>
        </w:tc>
        <w:tc>
          <w:tcPr>
            <w:tcW w:w="1370" w:type="pct"/>
          </w:tcPr>
          <w:p w14:paraId="6F65820C"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E-XII-10-EL</w:t>
            </w:r>
          </w:p>
          <w:p w14:paraId="243AFF85" w14:textId="77777777" w:rsidR="005D0FED" w:rsidRPr="00292DEB" w:rsidRDefault="005D0FED" w:rsidP="003E6063">
            <w:pPr>
              <w:pStyle w:val="Normal0"/>
              <w:pBdr>
                <w:top w:val="nil"/>
                <w:left w:val="nil"/>
                <w:bottom w:val="nil"/>
                <w:right w:val="nil"/>
                <w:between w:val="nil"/>
              </w:pBdr>
              <w:spacing w:after="0"/>
              <w:rPr>
                <w:color w:val="000000"/>
                <w:sz w:val="15"/>
                <w:szCs w:val="15"/>
              </w:rPr>
            </w:pPr>
            <w:r w:rsidRPr="00292DEB">
              <w:rPr>
                <w:color w:val="000000"/>
                <w:sz w:val="15"/>
                <w:szCs w:val="15"/>
                <w:lang w:val="en-GB"/>
              </w:rPr>
              <w:t xml:space="preserve">According to the legislation, invalidity levels of </w:t>
            </w:r>
            <w:r w:rsidRPr="00292DEB">
              <w:rPr>
                <w:color w:val="800000"/>
                <w:sz w:val="15"/>
                <w:szCs w:val="15"/>
                <w:lang w:val="en-GB"/>
              </w:rPr>
              <w:t>50</w:t>
            </w:r>
            <w:r w:rsidRPr="00292DEB">
              <w:rPr>
                <w:color w:val="000000"/>
                <w:sz w:val="15"/>
                <w:szCs w:val="15"/>
                <w:lang w:val="en-GB"/>
              </w:rPr>
              <w:t xml:space="preserve">%, </w:t>
            </w:r>
            <w:r w:rsidRPr="00292DEB">
              <w:rPr>
                <w:color w:val="800000"/>
                <w:sz w:val="15"/>
                <w:szCs w:val="15"/>
                <w:lang w:val="en-GB"/>
              </w:rPr>
              <w:t>67</w:t>
            </w:r>
            <w:r w:rsidRPr="00292DEB">
              <w:rPr>
                <w:color w:val="000000"/>
                <w:sz w:val="15"/>
                <w:szCs w:val="15"/>
                <w:lang w:val="en-GB"/>
              </w:rPr>
              <w:t xml:space="preserve">% or </w:t>
            </w:r>
            <w:r w:rsidRPr="00292DEB">
              <w:rPr>
                <w:color w:val="800000"/>
                <w:sz w:val="15"/>
                <w:szCs w:val="15"/>
                <w:lang w:val="en-GB"/>
              </w:rPr>
              <w:t>80</w:t>
            </w:r>
            <w:r w:rsidRPr="00292DEB">
              <w:rPr>
                <w:color w:val="000000"/>
                <w:sz w:val="15"/>
                <w:szCs w:val="15"/>
                <w:lang w:val="en-GB"/>
              </w:rPr>
              <w:t xml:space="preserve">% on account of certain illnesses result in different levels of care provision. </w:t>
            </w:r>
            <w:r w:rsidRPr="00292DEB">
              <w:rPr>
                <w:color w:val="000000"/>
                <w:sz w:val="15"/>
                <w:szCs w:val="15"/>
              </w:rPr>
              <w:t xml:space="preserve">For </w:t>
            </w:r>
            <w:proofErr w:type="spellStart"/>
            <w:r w:rsidRPr="00292DEB">
              <w:rPr>
                <w:color w:val="000000"/>
                <w:sz w:val="15"/>
                <w:szCs w:val="15"/>
              </w:rPr>
              <w:t>details</w:t>
            </w:r>
            <w:proofErr w:type="spellEnd"/>
            <w:r w:rsidRPr="00292DEB">
              <w:rPr>
                <w:color w:val="000000"/>
                <w:sz w:val="15"/>
                <w:szCs w:val="15"/>
              </w:rPr>
              <w:t xml:space="preserve">, </w:t>
            </w:r>
            <w:proofErr w:type="spellStart"/>
            <w:r w:rsidRPr="00292DEB">
              <w:rPr>
                <w:color w:val="000000"/>
                <w:sz w:val="15"/>
                <w:szCs w:val="15"/>
              </w:rPr>
              <w:t>see</w:t>
            </w:r>
            <w:proofErr w:type="spellEnd"/>
            <w:r w:rsidRPr="00292DEB">
              <w:rPr>
                <w:color w:val="000000"/>
                <w:sz w:val="15"/>
                <w:szCs w:val="15"/>
              </w:rPr>
              <w:t xml:space="preserve"> Table V on “</w:t>
            </w:r>
            <w:proofErr w:type="spellStart"/>
            <w:r w:rsidRPr="00292DEB">
              <w:rPr>
                <w:color w:val="000000"/>
                <w:sz w:val="15"/>
                <w:szCs w:val="15"/>
              </w:rPr>
              <w:t>Invalidity</w:t>
            </w:r>
            <w:proofErr w:type="spellEnd"/>
            <w:r w:rsidRPr="00292DEB">
              <w:rPr>
                <w:color w:val="000000"/>
                <w:sz w:val="15"/>
                <w:szCs w:val="15"/>
              </w:rPr>
              <w:t>”.</w:t>
            </w:r>
          </w:p>
          <w:p w14:paraId="6B5EDA2B" w14:textId="55FED3F5"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E49C410"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365D09DC" w14:textId="77777777" w:rsidR="005D0FED" w:rsidRPr="00292DEB" w:rsidRDefault="005D0FED" w:rsidP="003E6063">
            <w:pPr>
              <w:spacing w:line="276" w:lineRule="auto"/>
              <w:rPr>
                <w:rFonts w:cs="Arial"/>
                <w:color w:val="0000FF"/>
                <w:lang w:val="en-US"/>
              </w:rPr>
            </w:pPr>
          </w:p>
        </w:tc>
        <w:tc>
          <w:tcPr>
            <w:tcW w:w="127" w:type="pct"/>
          </w:tcPr>
          <w:p w14:paraId="1EF38DA7" w14:textId="77777777" w:rsidR="005D0FED" w:rsidRPr="00292DEB" w:rsidRDefault="005D0FED" w:rsidP="003E6063">
            <w:pPr>
              <w:spacing w:line="276" w:lineRule="auto"/>
              <w:rPr>
                <w:rFonts w:cs="Arial"/>
                <w:color w:val="0000FF"/>
                <w:lang w:val="fr-FR"/>
              </w:rPr>
            </w:pPr>
            <w:r w:rsidRPr="00292DEB">
              <w:rPr>
                <w:rFonts w:cs="Arial"/>
                <w:color w:val="0000FF"/>
                <w:lang w:val="fr-FR"/>
              </w:rPr>
              <w:t>10</w:t>
            </w:r>
          </w:p>
          <w:p w14:paraId="5C583617" w14:textId="77777777" w:rsidR="005D0FED" w:rsidRPr="00292DEB" w:rsidRDefault="005D0FED" w:rsidP="003E6063">
            <w:pPr>
              <w:spacing w:line="276" w:lineRule="auto"/>
              <w:rPr>
                <w:rFonts w:cs="Arial"/>
                <w:color w:val="0000FF"/>
                <w:lang w:val="en-US"/>
              </w:rPr>
            </w:pPr>
          </w:p>
        </w:tc>
        <w:tc>
          <w:tcPr>
            <w:tcW w:w="402" w:type="pct"/>
          </w:tcPr>
          <w:p w14:paraId="47F2201E" w14:textId="656CEDCB"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7A3CA6D3" w14:textId="77777777" w:rsidTr="005D0FED">
        <w:tc>
          <w:tcPr>
            <w:tcW w:w="193" w:type="pct"/>
          </w:tcPr>
          <w:p w14:paraId="5DF54BF6" w14:textId="77777777" w:rsidR="005D0FED" w:rsidRPr="00292DEB" w:rsidRDefault="005D0FED" w:rsidP="003E6063">
            <w:pPr>
              <w:spacing w:line="276" w:lineRule="auto"/>
              <w:jc w:val="left"/>
              <w:rPr>
                <w:rFonts w:cs="Arial"/>
                <w:lang w:val="es-ES"/>
              </w:rPr>
            </w:pPr>
            <w:r w:rsidRPr="00292DEB">
              <w:rPr>
                <w:rFonts w:cs="Arial"/>
                <w:lang w:val="es-ES"/>
              </w:rPr>
              <w:t>EL</w:t>
            </w:r>
          </w:p>
          <w:p w14:paraId="2670118F" w14:textId="77777777" w:rsidR="005D0FED" w:rsidRPr="00292DEB" w:rsidRDefault="005D0FED" w:rsidP="003E6063">
            <w:pPr>
              <w:spacing w:line="276" w:lineRule="auto"/>
              <w:jc w:val="left"/>
              <w:rPr>
                <w:rFonts w:cs="Arial"/>
                <w:lang w:val="es-ES"/>
              </w:rPr>
            </w:pPr>
            <w:r w:rsidRPr="00292DEB">
              <w:rPr>
                <w:rFonts w:cs="Arial"/>
                <w:lang w:val="es-ES"/>
              </w:rPr>
              <w:t>EL</w:t>
            </w:r>
          </w:p>
          <w:p w14:paraId="345E51B9" w14:textId="77777777" w:rsidR="005D0FED" w:rsidRPr="00292DEB" w:rsidRDefault="005D0FED" w:rsidP="003E6063">
            <w:pPr>
              <w:spacing w:line="276" w:lineRule="auto"/>
              <w:jc w:val="left"/>
              <w:rPr>
                <w:rFonts w:cs="Arial"/>
                <w:lang w:val="es-ES"/>
              </w:rPr>
            </w:pPr>
            <w:r w:rsidRPr="00292DEB">
              <w:rPr>
                <w:rFonts w:cs="Arial"/>
                <w:lang w:val="es-ES"/>
              </w:rPr>
              <w:t>EL</w:t>
            </w:r>
          </w:p>
          <w:p w14:paraId="2171F795" w14:textId="77777777" w:rsidR="005D0FED" w:rsidRPr="00292DEB" w:rsidRDefault="005D0FED" w:rsidP="003E6063">
            <w:pPr>
              <w:spacing w:line="276" w:lineRule="auto"/>
              <w:jc w:val="left"/>
              <w:rPr>
                <w:rFonts w:cs="Arial"/>
                <w:lang w:val="es-ES"/>
              </w:rPr>
            </w:pPr>
            <w:r w:rsidRPr="00292DEB">
              <w:rPr>
                <w:rFonts w:cs="Arial"/>
                <w:lang w:val="es-ES"/>
              </w:rPr>
              <w:t>EL</w:t>
            </w:r>
          </w:p>
          <w:p w14:paraId="2C33CCA6" w14:textId="77777777" w:rsidR="005D0FED" w:rsidRPr="00292DEB" w:rsidRDefault="005D0FED" w:rsidP="003E6063">
            <w:pPr>
              <w:spacing w:line="276" w:lineRule="auto"/>
              <w:jc w:val="left"/>
              <w:rPr>
                <w:rFonts w:cs="Arial"/>
                <w:lang w:val="es-ES"/>
              </w:rPr>
            </w:pPr>
            <w:r w:rsidRPr="00292DEB">
              <w:rPr>
                <w:rFonts w:cs="Arial"/>
                <w:lang w:val="es-ES"/>
              </w:rPr>
              <w:t>EL</w:t>
            </w:r>
          </w:p>
          <w:p w14:paraId="5A3EB4A6" w14:textId="77777777" w:rsidR="005D0FED" w:rsidRPr="00292DEB" w:rsidRDefault="005D0FED" w:rsidP="003E6063">
            <w:pPr>
              <w:spacing w:line="276" w:lineRule="auto"/>
              <w:jc w:val="left"/>
              <w:rPr>
                <w:rFonts w:cs="Arial"/>
                <w:lang w:val="es-ES"/>
              </w:rPr>
            </w:pPr>
            <w:r w:rsidRPr="00292DEB">
              <w:rPr>
                <w:rFonts w:cs="Arial"/>
                <w:lang w:val="es-ES"/>
              </w:rPr>
              <w:t>EL</w:t>
            </w:r>
          </w:p>
          <w:p w14:paraId="4AE9F2E7" w14:textId="02679E6C" w:rsidR="005D0FED" w:rsidRPr="006D3342" w:rsidRDefault="005D0FED" w:rsidP="003E6063">
            <w:pPr>
              <w:spacing w:line="276" w:lineRule="auto"/>
              <w:jc w:val="left"/>
              <w:rPr>
                <w:rFonts w:cs="Arial"/>
                <w:b/>
                <w:lang w:val="es-ES"/>
              </w:rPr>
            </w:pPr>
          </w:p>
        </w:tc>
        <w:tc>
          <w:tcPr>
            <w:tcW w:w="1371" w:type="pct"/>
          </w:tcPr>
          <w:p w14:paraId="02102E93" w14:textId="77777777" w:rsidR="005D0FED" w:rsidRPr="00292DEB" w:rsidRDefault="005D0FED" w:rsidP="003E6063">
            <w:pPr>
              <w:tabs>
                <w:tab w:val="left" w:pos="227"/>
              </w:tabs>
              <w:spacing w:line="276" w:lineRule="auto"/>
              <w:rPr>
                <w:rFonts w:cs="Arial"/>
              </w:rPr>
            </w:pPr>
            <w:r w:rsidRPr="00292DEB">
              <w:rPr>
                <w:rFonts w:cs="Arial"/>
              </w:rPr>
              <w:t>Die Ausschüsse von KEPA bescheinigen die Unfähigkeit für einen bestimmten Zeitraum, wonach diese wiederum überprüft werden muss, oder sie bescheinigen eine lebenslange Unfähigkeit. Es werden auch zufällige Kontrollen von KEPA ausgeführt. Die Häufigkeit der Neubewertungen ist nicht abhängig von der Höhe oder dem Grad des Bedarfs.</w:t>
            </w:r>
          </w:p>
          <w:p w14:paraId="41D76FE7" w14:textId="77777777" w:rsidR="005D0FED" w:rsidRPr="00292DEB" w:rsidRDefault="005D0FED" w:rsidP="003E6063">
            <w:pPr>
              <w:tabs>
                <w:tab w:val="left" w:pos="227"/>
              </w:tabs>
              <w:spacing w:line="276" w:lineRule="auto"/>
              <w:rPr>
                <w:rFonts w:cs="Arial"/>
              </w:rPr>
            </w:pPr>
          </w:p>
          <w:p w14:paraId="00ECDB19" w14:textId="77777777" w:rsidR="005D0FED" w:rsidRPr="00292DEB" w:rsidRDefault="005D0FED" w:rsidP="003E6063">
            <w:pPr>
              <w:tabs>
                <w:tab w:val="left" w:pos="227"/>
              </w:tabs>
              <w:spacing w:line="276" w:lineRule="auto"/>
              <w:rPr>
                <w:rFonts w:cs="Arial"/>
              </w:rPr>
            </w:pPr>
            <w:r w:rsidRPr="00292DEB">
              <w:rPr>
                <w:rFonts w:cs="Arial"/>
              </w:rPr>
              <w:t>Es gibt keinen persönlichen Pflegeplan.</w:t>
            </w:r>
          </w:p>
          <w:p w14:paraId="54F9E771" w14:textId="4B5010B7" w:rsidR="005D0FED" w:rsidRPr="00292DEB" w:rsidRDefault="005D0FED" w:rsidP="003E6063">
            <w:pPr>
              <w:pStyle w:val="Normal0"/>
              <w:spacing w:after="0" w:line="276" w:lineRule="auto"/>
              <w:rPr>
                <w:sz w:val="15"/>
                <w:szCs w:val="15"/>
                <w:lang w:val="de-DE"/>
              </w:rPr>
            </w:pPr>
          </w:p>
        </w:tc>
        <w:tc>
          <w:tcPr>
            <w:tcW w:w="1370" w:type="pct"/>
          </w:tcPr>
          <w:p w14:paraId="5D979DA8" w14:textId="77777777" w:rsidR="005D0FED" w:rsidRPr="00292DEB" w:rsidRDefault="005D0FED" w:rsidP="003E6063">
            <w:pPr>
              <w:tabs>
                <w:tab w:val="left" w:pos="227"/>
              </w:tabs>
              <w:spacing w:line="276" w:lineRule="auto"/>
              <w:rPr>
                <w:rFonts w:cs="Arial"/>
                <w:lang w:val="fr-BE"/>
              </w:rPr>
            </w:pPr>
            <w:r w:rsidRPr="00292DEB">
              <w:rPr>
                <w:rFonts w:cs="Arial"/>
                <w:lang w:val="fr-BE"/>
              </w:rPr>
              <w:t>Les comités de KEPA certifient l’incapacité pour une période spécifique après laquelle celle-ci doit être révisée ou certifient l’incapacité à vie. Des vérifications aléatoires sont réalisées par le KEPA. La fréquence des réévaluations ne dépend pas du niveau ou du degré de besoin.</w:t>
            </w:r>
          </w:p>
          <w:p w14:paraId="1C881588" w14:textId="77777777" w:rsidR="005D0FED" w:rsidRPr="00292DEB" w:rsidRDefault="005D0FED" w:rsidP="003E6063">
            <w:pPr>
              <w:tabs>
                <w:tab w:val="left" w:pos="227"/>
              </w:tabs>
              <w:spacing w:line="276" w:lineRule="auto"/>
              <w:rPr>
                <w:rFonts w:cs="Arial"/>
                <w:lang w:val="fr-BE"/>
              </w:rPr>
            </w:pPr>
          </w:p>
          <w:p w14:paraId="2BAEB5F5" w14:textId="77777777" w:rsidR="005D0FED" w:rsidRPr="00292DEB" w:rsidRDefault="005D0FED" w:rsidP="003E6063">
            <w:pPr>
              <w:tabs>
                <w:tab w:val="left" w:pos="227"/>
              </w:tabs>
              <w:spacing w:line="276" w:lineRule="auto"/>
              <w:rPr>
                <w:rFonts w:cs="Arial"/>
                <w:lang w:val="fr-BE"/>
              </w:rPr>
            </w:pPr>
            <w:r w:rsidRPr="00292DEB">
              <w:rPr>
                <w:rFonts w:cs="Arial"/>
                <w:lang w:val="fr-BE"/>
              </w:rPr>
              <w:t>Il n'y a pas de plan de soins personnalisé.</w:t>
            </w:r>
          </w:p>
          <w:p w14:paraId="6485BB9C" w14:textId="199E00F6" w:rsidR="005D0FED" w:rsidRPr="00292DEB" w:rsidRDefault="005D0FED" w:rsidP="003E6063">
            <w:pPr>
              <w:spacing w:line="276" w:lineRule="auto"/>
              <w:rPr>
                <w:rFonts w:eastAsia="Arial" w:cs="Arial"/>
                <w:lang w:val="fr-BE"/>
              </w:rPr>
            </w:pPr>
          </w:p>
        </w:tc>
        <w:tc>
          <w:tcPr>
            <w:tcW w:w="1370" w:type="pct"/>
          </w:tcPr>
          <w:p w14:paraId="139D0216"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E-XII-11-EL</w:t>
            </w:r>
          </w:p>
          <w:p w14:paraId="0965D33F" w14:textId="77777777" w:rsidR="005D0FED" w:rsidRPr="00292DEB" w:rsidRDefault="005D0FED" w:rsidP="003E6063">
            <w:pPr>
              <w:pStyle w:val="Normal0"/>
              <w:pBdr>
                <w:top w:val="nil"/>
                <w:left w:val="nil"/>
                <w:bottom w:val="nil"/>
                <w:right w:val="nil"/>
                <w:between w:val="nil"/>
              </w:pBdr>
              <w:tabs>
                <w:tab w:val="left" w:pos="227"/>
              </w:tabs>
              <w:spacing w:after="0"/>
              <w:rPr>
                <w:color w:val="000000"/>
                <w:sz w:val="15"/>
                <w:szCs w:val="15"/>
                <w:lang w:val="en-GB"/>
              </w:rPr>
            </w:pPr>
            <w:r w:rsidRPr="00292DEB">
              <w:rPr>
                <w:color w:val="000000"/>
                <w:sz w:val="15"/>
                <w:szCs w:val="15"/>
                <w:lang w:val="en-GB"/>
              </w:rPr>
              <w:t xml:space="preserve">The committees of </w:t>
            </w:r>
            <w:r w:rsidRPr="00292DEB">
              <w:rPr>
                <w:color w:val="008000"/>
                <w:sz w:val="15"/>
                <w:szCs w:val="15"/>
                <w:lang w:val="en-GB"/>
              </w:rPr>
              <w:t>KEPA</w:t>
            </w:r>
            <w:r w:rsidRPr="00292DEB">
              <w:rPr>
                <w:color w:val="000000"/>
                <w:sz w:val="15"/>
                <w:szCs w:val="15"/>
                <w:lang w:val="en-GB"/>
              </w:rPr>
              <w:t xml:space="preserve"> certify the incapacity for a specific period, after which it needs to be reviewed, or they certify life-long incapacity. Random verification checks are also carried out by KEPA.</w:t>
            </w:r>
            <w:r w:rsidRPr="00292DEB">
              <w:rPr>
                <w:sz w:val="15"/>
                <w:szCs w:val="15"/>
                <w:lang w:val="en-GB"/>
              </w:rPr>
              <w:t xml:space="preserve"> </w:t>
            </w:r>
            <w:r w:rsidRPr="00292DEB">
              <w:rPr>
                <w:color w:val="000000"/>
                <w:sz w:val="15"/>
                <w:szCs w:val="15"/>
                <w:lang w:val="en-GB"/>
              </w:rPr>
              <w:t>The frequency of reassessment does not depend on the level, or degree, of need.</w:t>
            </w:r>
          </w:p>
          <w:p w14:paraId="2265D5C8" w14:textId="77777777" w:rsidR="005D0FED" w:rsidRPr="00292DEB" w:rsidRDefault="005D0FED" w:rsidP="003E6063">
            <w:pPr>
              <w:pStyle w:val="Normal0"/>
              <w:pBdr>
                <w:top w:val="nil"/>
                <w:left w:val="nil"/>
                <w:bottom w:val="nil"/>
                <w:right w:val="nil"/>
                <w:between w:val="nil"/>
              </w:pBdr>
              <w:tabs>
                <w:tab w:val="left" w:pos="227"/>
              </w:tabs>
              <w:spacing w:after="0"/>
              <w:rPr>
                <w:color w:val="000000"/>
                <w:sz w:val="15"/>
                <w:szCs w:val="15"/>
                <w:lang w:val="en-GB"/>
              </w:rPr>
            </w:pPr>
          </w:p>
          <w:p w14:paraId="37C70E7B" w14:textId="77777777" w:rsidR="005D0FED" w:rsidRPr="00292DEB" w:rsidRDefault="005D0FED" w:rsidP="003E6063">
            <w:pPr>
              <w:pStyle w:val="Normal0"/>
              <w:pBdr>
                <w:top w:val="nil"/>
                <w:left w:val="nil"/>
                <w:bottom w:val="nil"/>
                <w:right w:val="nil"/>
                <w:between w:val="nil"/>
              </w:pBdr>
              <w:tabs>
                <w:tab w:val="left" w:pos="227"/>
              </w:tabs>
              <w:spacing w:after="0"/>
              <w:rPr>
                <w:color w:val="000000"/>
                <w:sz w:val="15"/>
                <w:szCs w:val="15"/>
                <w:lang w:val="en-GB"/>
              </w:rPr>
            </w:pPr>
            <w:r w:rsidRPr="00292DEB">
              <w:rPr>
                <w:color w:val="000000"/>
                <w:sz w:val="15"/>
                <w:szCs w:val="15"/>
                <w:lang w:val="en-GB"/>
              </w:rPr>
              <w:t>There is no personal care plan.</w:t>
            </w:r>
          </w:p>
          <w:p w14:paraId="33B24981" w14:textId="265215F5"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1EEB8002"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7F9CFA50" w14:textId="77777777" w:rsidR="005D0FED" w:rsidRPr="00292DEB" w:rsidRDefault="005D0FED" w:rsidP="003E6063">
            <w:pPr>
              <w:spacing w:line="276" w:lineRule="auto"/>
              <w:rPr>
                <w:rFonts w:cs="Arial"/>
                <w:color w:val="0000FF"/>
                <w:lang w:val="en-US"/>
              </w:rPr>
            </w:pPr>
          </w:p>
        </w:tc>
        <w:tc>
          <w:tcPr>
            <w:tcW w:w="127" w:type="pct"/>
          </w:tcPr>
          <w:p w14:paraId="4B9A83F3" w14:textId="77777777" w:rsidR="005D0FED" w:rsidRPr="00292DEB" w:rsidRDefault="005D0FED" w:rsidP="003E6063">
            <w:pPr>
              <w:spacing w:line="276" w:lineRule="auto"/>
              <w:rPr>
                <w:rFonts w:cs="Arial"/>
                <w:color w:val="0000FF"/>
                <w:lang w:val="fr-FR"/>
              </w:rPr>
            </w:pPr>
            <w:r w:rsidRPr="00292DEB">
              <w:rPr>
                <w:rFonts w:cs="Arial"/>
                <w:color w:val="0000FF"/>
                <w:lang w:val="fr-FR"/>
              </w:rPr>
              <w:t>11</w:t>
            </w:r>
          </w:p>
          <w:p w14:paraId="444F03AD" w14:textId="77777777" w:rsidR="005D0FED" w:rsidRPr="00292DEB" w:rsidRDefault="005D0FED" w:rsidP="003E6063">
            <w:pPr>
              <w:spacing w:line="276" w:lineRule="auto"/>
              <w:rPr>
                <w:rFonts w:cs="Arial"/>
                <w:color w:val="0000FF"/>
                <w:lang w:val="en-US"/>
              </w:rPr>
            </w:pPr>
          </w:p>
        </w:tc>
        <w:tc>
          <w:tcPr>
            <w:tcW w:w="402" w:type="pct"/>
          </w:tcPr>
          <w:p w14:paraId="6DCD5B83" w14:textId="7756483B"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6B781646" w14:textId="77777777" w:rsidTr="005D0FED">
        <w:tc>
          <w:tcPr>
            <w:tcW w:w="193" w:type="pct"/>
          </w:tcPr>
          <w:p w14:paraId="43EB7908" w14:textId="77777777" w:rsidR="005D0FED" w:rsidRPr="00292DEB" w:rsidRDefault="005D0FED" w:rsidP="003E6063">
            <w:pPr>
              <w:spacing w:line="276" w:lineRule="auto"/>
              <w:jc w:val="left"/>
              <w:rPr>
                <w:rFonts w:cs="Arial"/>
                <w:lang w:val="es-ES"/>
              </w:rPr>
            </w:pPr>
            <w:r w:rsidRPr="00292DEB">
              <w:rPr>
                <w:rFonts w:cs="Arial"/>
                <w:lang w:val="es-ES"/>
              </w:rPr>
              <w:t>EL</w:t>
            </w:r>
          </w:p>
          <w:p w14:paraId="3B8EEDE4" w14:textId="77777777" w:rsidR="005D0FED" w:rsidRPr="00292DEB" w:rsidRDefault="005D0FED" w:rsidP="003E6063">
            <w:pPr>
              <w:spacing w:line="276" w:lineRule="auto"/>
              <w:jc w:val="left"/>
              <w:rPr>
                <w:rFonts w:cs="Arial"/>
                <w:lang w:val="es-ES"/>
              </w:rPr>
            </w:pPr>
            <w:r w:rsidRPr="00292DEB">
              <w:rPr>
                <w:rFonts w:cs="Arial"/>
                <w:lang w:val="es-ES"/>
              </w:rPr>
              <w:t>EL</w:t>
            </w:r>
          </w:p>
          <w:p w14:paraId="75491054" w14:textId="77777777" w:rsidR="005D0FED" w:rsidRPr="00292DEB" w:rsidRDefault="005D0FED" w:rsidP="003E6063">
            <w:pPr>
              <w:spacing w:line="276" w:lineRule="auto"/>
              <w:jc w:val="left"/>
              <w:rPr>
                <w:rFonts w:cs="Arial"/>
                <w:lang w:val="es-ES"/>
              </w:rPr>
            </w:pPr>
            <w:r w:rsidRPr="00292DEB">
              <w:rPr>
                <w:rFonts w:cs="Arial"/>
                <w:lang w:val="es-ES"/>
              </w:rPr>
              <w:t>EL</w:t>
            </w:r>
          </w:p>
          <w:p w14:paraId="613177A5" w14:textId="4F99CDDC" w:rsidR="005D0FED" w:rsidRPr="00292DEB" w:rsidRDefault="005D0FED" w:rsidP="003E6063">
            <w:pPr>
              <w:spacing w:line="276" w:lineRule="auto"/>
              <w:jc w:val="left"/>
              <w:rPr>
                <w:rFonts w:cs="Arial"/>
                <w:b/>
                <w:lang w:val="en-US"/>
              </w:rPr>
            </w:pPr>
          </w:p>
        </w:tc>
        <w:tc>
          <w:tcPr>
            <w:tcW w:w="1371" w:type="pct"/>
          </w:tcPr>
          <w:p w14:paraId="688750A4" w14:textId="77777777" w:rsidR="005D0FED" w:rsidRPr="00292DEB" w:rsidRDefault="005D0FED" w:rsidP="003E6063">
            <w:pPr>
              <w:pStyle w:val="Normal0"/>
              <w:pBdr>
                <w:top w:val="nil"/>
                <w:left w:val="nil"/>
                <w:bottom w:val="nil"/>
                <w:right w:val="nil"/>
                <w:between w:val="nil"/>
              </w:pBdr>
              <w:spacing w:before="0" w:after="0" w:line="276" w:lineRule="auto"/>
              <w:rPr>
                <w:bCs/>
                <w:sz w:val="15"/>
                <w:szCs w:val="15"/>
                <w:lang w:val="de-DE"/>
              </w:rPr>
            </w:pPr>
            <w:r w:rsidRPr="00292DEB">
              <w:rPr>
                <w:bCs/>
                <w:sz w:val="15"/>
                <w:szCs w:val="15"/>
                <w:lang w:val="de-DE"/>
              </w:rPr>
              <w:t xml:space="preserve">In der Gesetzgebung oder in den vereinbarten Normen ist keine Höchstwartezeit festgelegt. </w:t>
            </w:r>
          </w:p>
          <w:p w14:paraId="2A2D9F36" w14:textId="77777777" w:rsidR="005D0FED" w:rsidRPr="00292DEB" w:rsidRDefault="005D0FED" w:rsidP="003E6063">
            <w:pPr>
              <w:pStyle w:val="Normal0"/>
              <w:pBdr>
                <w:top w:val="nil"/>
                <w:left w:val="nil"/>
                <w:bottom w:val="nil"/>
                <w:right w:val="nil"/>
                <w:between w:val="nil"/>
              </w:pBdr>
              <w:spacing w:before="0" w:after="0" w:line="276" w:lineRule="auto"/>
              <w:rPr>
                <w:bCs/>
                <w:sz w:val="15"/>
                <w:szCs w:val="15"/>
                <w:lang w:val="de-DE"/>
              </w:rPr>
            </w:pPr>
            <w:r w:rsidRPr="00292DEB">
              <w:rPr>
                <w:bCs/>
                <w:sz w:val="15"/>
                <w:szCs w:val="15"/>
                <w:lang w:val="de-DE"/>
              </w:rPr>
              <w:lastRenderedPageBreak/>
              <w:t>Es gibt keine Gesetzgebung oder vereinbarte Normen zur Überwachung von Wartezeiten.</w:t>
            </w:r>
          </w:p>
          <w:p w14:paraId="74D05CB3" w14:textId="0643ECA7" w:rsidR="005D0FED" w:rsidRPr="00292DEB" w:rsidRDefault="005D0FED" w:rsidP="003E6063">
            <w:pPr>
              <w:spacing w:line="276" w:lineRule="auto"/>
              <w:rPr>
                <w:rFonts w:cs="Arial"/>
              </w:rPr>
            </w:pPr>
          </w:p>
        </w:tc>
        <w:tc>
          <w:tcPr>
            <w:tcW w:w="1370" w:type="pct"/>
          </w:tcPr>
          <w:p w14:paraId="3341A938" w14:textId="77777777" w:rsidR="005D0FED" w:rsidRPr="00292DEB" w:rsidRDefault="005D0FED" w:rsidP="003E6063">
            <w:pPr>
              <w:spacing w:line="276" w:lineRule="auto"/>
              <w:rPr>
                <w:rFonts w:cs="Arial"/>
                <w:lang w:val="fr-BE"/>
              </w:rPr>
            </w:pPr>
            <w:r w:rsidRPr="00292DEB">
              <w:rPr>
                <w:rFonts w:cs="Arial"/>
                <w:lang w:val="fr-BE"/>
              </w:rPr>
              <w:lastRenderedPageBreak/>
              <w:t>Aucun délai d'attente maximal n'est spécifié dans la législation ou dans les normes convenues.</w:t>
            </w:r>
          </w:p>
          <w:p w14:paraId="378DE8A7" w14:textId="79059192" w:rsidR="005D0FED" w:rsidRPr="00292DEB" w:rsidRDefault="005D0FED" w:rsidP="003E6063">
            <w:pPr>
              <w:spacing w:line="276" w:lineRule="auto"/>
              <w:rPr>
                <w:rFonts w:cs="Arial"/>
                <w:lang w:val="fr-BE"/>
              </w:rPr>
            </w:pPr>
            <w:r w:rsidRPr="00292DEB">
              <w:rPr>
                <w:rFonts w:cs="Arial"/>
                <w:lang w:val="fr-BE"/>
              </w:rPr>
              <w:lastRenderedPageBreak/>
              <w:t>Il n'existe aucune législation ni aucune norme convenue concernant le contrôle des délais d'attente.</w:t>
            </w:r>
          </w:p>
        </w:tc>
        <w:tc>
          <w:tcPr>
            <w:tcW w:w="1370" w:type="pct"/>
          </w:tcPr>
          <w:p w14:paraId="6A8360B1"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E-XII-12-EL</w:t>
            </w:r>
          </w:p>
          <w:p w14:paraId="4D21689A" w14:textId="77777777" w:rsidR="005D0FED" w:rsidRPr="00292DEB" w:rsidRDefault="005D0FED" w:rsidP="003E6063">
            <w:pPr>
              <w:pStyle w:val="Normal0"/>
              <w:pBdr>
                <w:top w:val="nil"/>
                <w:left w:val="nil"/>
                <w:bottom w:val="nil"/>
                <w:right w:val="nil"/>
                <w:between w:val="nil"/>
              </w:pBdr>
              <w:spacing w:before="0" w:after="0"/>
              <w:rPr>
                <w:bCs/>
                <w:sz w:val="15"/>
                <w:szCs w:val="15"/>
                <w:lang w:val="en-GB"/>
              </w:rPr>
            </w:pPr>
            <w:r w:rsidRPr="00292DEB">
              <w:rPr>
                <w:bCs/>
                <w:sz w:val="15"/>
                <w:szCs w:val="15"/>
                <w:lang w:val="en-GB"/>
              </w:rPr>
              <w:t xml:space="preserve">No maximum waiting time specified in the legislation or in agreed norms. </w:t>
            </w:r>
          </w:p>
          <w:p w14:paraId="15B6B0EB" w14:textId="77777777" w:rsidR="005D0FED" w:rsidRPr="00292DEB" w:rsidRDefault="005D0FED" w:rsidP="003E6063">
            <w:pPr>
              <w:pStyle w:val="Normal0"/>
              <w:pBdr>
                <w:top w:val="nil"/>
                <w:left w:val="nil"/>
                <w:bottom w:val="nil"/>
                <w:right w:val="nil"/>
                <w:between w:val="nil"/>
              </w:pBdr>
              <w:spacing w:before="0" w:after="0"/>
              <w:rPr>
                <w:bCs/>
                <w:sz w:val="15"/>
                <w:szCs w:val="15"/>
                <w:lang w:val="en-GB"/>
              </w:rPr>
            </w:pPr>
            <w:r w:rsidRPr="00292DEB">
              <w:rPr>
                <w:bCs/>
                <w:sz w:val="15"/>
                <w:szCs w:val="15"/>
                <w:lang w:val="en-GB"/>
              </w:rPr>
              <w:lastRenderedPageBreak/>
              <w:t>No legislation or agreed norms on monitoring waiting times.</w:t>
            </w:r>
          </w:p>
          <w:p w14:paraId="22CEF009" w14:textId="63802B70"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GB"/>
              </w:rPr>
            </w:pPr>
          </w:p>
        </w:tc>
        <w:tc>
          <w:tcPr>
            <w:tcW w:w="167" w:type="pct"/>
          </w:tcPr>
          <w:p w14:paraId="441E06C2" w14:textId="77777777" w:rsidR="005D0FED" w:rsidRPr="00292DEB" w:rsidRDefault="005D0FED" w:rsidP="003E6063">
            <w:pPr>
              <w:spacing w:line="276" w:lineRule="auto"/>
              <w:rPr>
                <w:rFonts w:cs="Arial"/>
                <w:color w:val="0000FF"/>
                <w:lang w:val="fr-FR"/>
              </w:rPr>
            </w:pPr>
            <w:r w:rsidRPr="00292DEB">
              <w:rPr>
                <w:rFonts w:cs="Arial"/>
                <w:color w:val="0000FF"/>
                <w:lang w:val="fr-FR"/>
              </w:rPr>
              <w:lastRenderedPageBreak/>
              <w:t>12</w:t>
            </w:r>
          </w:p>
          <w:p w14:paraId="0AD6BD86" w14:textId="77777777" w:rsidR="005D0FED" w:rsidRPr="00292DEB" w:rsidRDefault="005D0FED" w:rsidP="003E6063">
            <w:pPr>
              <w:spacing w:line="276" w:lineRule="auto"/>
              <w:rPr>
                <w:rFonts w:cs="Arial"/>
                <w:color w:val="0000FF"/>
                <w:lang w:val="en-US"/>
              </w:rPr>
            </w:pPr>
          </w:p>
        </w:tc>
        <w:tc>
          <w:tcPr>
            <w:tcW w:w="127" w:type="pct"/>
          </w:tcPr>
          <w:p w14:paraId="4EF60CAE"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637B5571" w14:textId="77777777" w:rsidR="005D0FED" w:rsidRPr="00292DEB" w:rsidRDefault="005D0FED" w:rsidP="003E6063">
            <w:pPr>
              <w:spacing w:line="276" w:lineRule="auto"/>
              <w:rPr>
                <w:rFonts w:cs="Arial"/>
                <w:color w:val="0000FF"/>
                <w:lang w:val="en-US"/>
              </w:rPr>
            </w:pPr>
          </w:p>
        </w:tc>
        <w:tc>
          <w:tcPr>
            <w:tcW w:w="402" w:type="pct"/>
          </w:tcPr>
          <w:p w14:paraId="786C3D49" w14:textId="57DCBB5F"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19C7A521" w14:textId="77777777" w:rsidTr="005D0FED">
        <w:tc>
          <w:tcPr>
            <w:tcW w:w="193" w:type="pct"/>
          </w:tcPr>
          <w:p w14:paraId="7A363D27" w14:textId="77777777" w:rsidR="005D0FED" w:rsidRPr="00292DEB" w:rsidRDefault="005D0FED" w:rsidP="003E6063">
            <w:pPr>
              <w:spacing w:line="276" w:lineRule="auto"/>
              <w:jc w:val="left"/>
              <w:rPr>
                <w:rFonts w:cs="Arial"/>
                <w:lang w:val="es-ES"/>
              </w:rPr>
            </w:pPr>
            <w:r w:rsidRPr="00292DEB">
              <w:rPr>
                <w:rFonts w:cs="Arial"/>
                <w:lang w:val="es-ES"/>
              </w:rPr>
              <w:t>EL</w:t>
            </w:r>
          </w:p>
          <w:p w14:paraId="0DD50412" w14:textId="77777777" w:rsidR="005D0FED" w:rsidRPr="00292DEB" w:rsidRDefault="005D0FED" w:rsidP="003E6063">
            <w:pPr>
              <w:spacing w:line="276" w:lineRule="auto"/>
              <w:jc w:val="left"/>
              <w:rPr>
                <w:rFonts w:cs="Arial"/>
                <w:lang w:val="es-ES"/>
              </w:rPr>
            </w:pPr>
            <w:r w:rsidRPr="00292DEB">
              <w:rPr>
                <w:rFonts w:cs="Arial"/>
                <w:lang w:val="es-ES"/>
              </w:rPr>
              <w:t>EL</w:t>
            </w:r>
          </w:p>
          <w:p w14:paraId="4009E69A" w14:textId="77777777" w:rsidR="005D0FED" w:rsidRPr="00292DEB" w:rsidRDefault="005D0FED" w:rsidP="003E6063">
            <w:pPr>
              <w:spacing w:line="276" w:lineRule="auto"/>
              <w:jc w:val="left"/>
              <w:rPr>
                <w:rFonts w:cs="Arial"/>
                <w:lang w:val="es-ES"/>
              </w:rPr>
            </w:pPr>
            <w:r w:rsidRPr="00292DEB">
              <w:rPr>
                <w:rFonts w:cs="Arial"/>
                <w:lang w:val="es-ES"/>
              </w:rPr>
              <w:t>EL</w:t>
            </w:r>
          </w:p>
          <w:p w14:paraId="56E08766" w14:textId="77777777" w:rsidR="005D0FED" w:rsidRPr="00292DEB" w:rsidRDefault="005D0FED" w:rsidP="003E6063">
            <w:pPr>
              <w:spacing w:line="276" w:lineRule="auto"/>
              <w:jc w:val="left"/>
              <w:rPr>
                <w:rFonts w:cs="Arial"/>
                <w:lang w:val="es-ES"/>
              </w:rPr>
            </w:pPr>
            <w:r w:rsidRPr="00292DEB">
              <w:rPr>
                <w:rFonts w:cs="Arial"/>
                <w:lang w:val="es-ES"/>
              </w:rPr>
              <w:t>EL</w:t>
            </w:r>
          </w:p>
          <w:p w14:paraId="7EB72BA4" w14:textId="77777777" w:rsidR="005D0FED" w:rsidRPr="00292DEB" w:rsidRDefault="005D0FED" w:rsidP="003E6063">
            <w:pPr>
              <w:spacing w:line="276" w:lineRule="auto"/>
              <w:jc w:val="left"/>
              <w:rPr>
                <w:rFonts w:cs="Arial"/>
                <w:lang w:val="es-ES"/>
              </w:rPr>
            </w:pPr>
            <w:r w:rsidRPr="00292DEB">
              <w:rPr>
                <w:rFonts w:cs="Arial"/>
                <w:lang w:val="es-ES"/>
              </w:rPr>
              <w:t>EL</w:t>
            </w:r>
          </w:p>
          <w:p w14:paraId="54123FBE" w14:textId="77777777" w:rsidR="005D0FED" w:rsidRPr="00292DEB" w:rsidRDefault="005D0FED" w:rsidP="003E6063">
            <w:pPr>
              <w:spacing w:line="276" w:lineRule="auto"/>
              <w:jc w:val="left"/>
              <w:rPr>
                <w:rFonts w:cs="Arial"/>
                <w:lang w:val="es-ES"/>
              </w:rPr>
            </w:pPr>
            <w:r w:rsidRPr="00292DEB">
              <w:rPr>
                <w:rFonts w:cs="Arial"/>
                <w:lang w:val="es-ES"/>
              </w:rPr>
              <w:t>EL</w:t>
            </w:r>
          </w:p>
          <w:p w14:paraId="5B243DF4" w14:textId="77777777" w:rsidR="005D0FED" w:rsidRPr="00292DEB" w:rsidRDefault="005D0FED" w:rsidP="003E6063">
            <w:pPr>
              <w:spacing w:line="276" w:lineRule="auto"/>
              <w:jc w:val="left"/>
              <w:rPr>
                <w:rFonts w:cs="Arial"/>
                <w:lang w:val="es-ES"/>
              </w:rPr>
            </w:pPr>
            <w:r w:rsidRPr="00292DEB">
              <w:rPr>
                <w:rFonts w:cs="Arial"/>
                <w:lang w:val="es-ES"/>
              </w:rPr>
              <w:t>EL</w:t>
            </w:r>
          </w:p>
          <w:p w14:paraId="5F812D1A" w14:textId="7EF78F02" w:rsidR="005D0FED" w:rsidRPr="00292DEB" w:rsidRDefault="005D0FED" w:rsidP="003E6063">
            <w:pPr>
              <w:spacing w:line="276" w:lineRule="auto"/>
              <w:jc w:val="left"/>
              <w:rPr>
                <w:rFonts w:cs="Arial"/>
                <w:b/>
                <w:lang w:val="en-US"/>
              </w:rPr>
            </w:pPr>
          </w:p>
        </w:tc>
        <w:tc>
          <w:tcPr>
            <w:tcW w:w="1371" w:type="pct"/>
          </w:tcPr>
          <w:p w14:paraId="65AE9223" w14:textId="77777777" w:rsidR="005D0FED" w:rsidRPr="00292DEB" w:rsidRDefault="005D0FED" w:rsidP="003E6063">
            <w:pPr>
              <w:spacing w:line="276" w:lineRule="auto"/>
              <w:rPr>
                <w:rFonts w:cs="Arial"/>
              </w:rPr>
            </w:pPr>
            <w:r w:rsidRPr="00292DEB">
              <w:rPr>
                <w:rFonts w:cs="Arial"/>
              </w:rPr>
              <w:t>Staatliche Einrichtungen zur Langzeitpflege und für profitorientierte und nicht-profitorientierte Einrichtungen des Privatsektors</w:t>
            </w:r>
            <w:r w:rsidRPr="00292DEB">
              <w:rPr>
                <w:rFonts w:cs="Arial"/>
                <w:color w:val="008000"/>
              </w:rPr>
              <w:t xml:space="preserve"> für Pflegeheime für chronisch kranke Patienten</w:t>
            </w:r>
            <w:r w:rsidRPr="00292DEB">
              <w:rPr>
                <w:rFonts w:cs="Arial"/>
              </w:rPr>
              <w:t xml:space="preserve"> </w:t>
            </w:r>
            <w:r w:rsidRPr="00292DEB">
              <w:rPr>
                <w:rFonts w:cs="Arial"/>
                <w:i/>
              </w:rPr>
              <w:t>(</w:t>
            </w:r>
            <w:r w:rsidRPr="00292DEB">
              <w:rPr>
                <w:rFonts w:cs="Arial"/>
                <w:i/>
                <w:color w:val="008080"/>
              </w:rPr>
              <w:t>ΘΕΡΑΠΕΥΤΗΡΙΑ ΧΡΟΝΙΩΝ ΠΑΘΗΣΕΩΝ</w:t>
            </w:r>
            <w:r w:rsidRPr="00292DEB">
              <w:rPr>
                <w:rFonts w:cs="Arial"/>
                <w:i/>
              </w:rPr>
              <w:t>).</w:t>
            </w:r>
            <w:r w:rsidRPr="00292DEB">
              <w:rPr>
                <w:rFonts w:cs="Arial"/>
              </w:rPr>
              <w:t xml:space="preserve"> Private Einrichtungen müssen über eine Gründungs- und Betriebserlaubnis verfügen. Private nicht-profitorientierte Einrichtungen bedürfen zudem einer Sonderzulassung, um Anrecht auf eine teilweise Finanzierung bzw. auf Subventionen aus dem Staatshaushalt zu haben. </w:t>
            </w:r>
          </w:p>
          <w:p w14:paraId="75292B8B" w14:textId="77777777" w:rsidR="005D0FED" w:rsidRPr="00292DEB" w:rsidRDefault="005D0FED" w:rsidP="003E6063">
            <w:pPr>
              <w:spacing w:line="276" w:lineRule="auto"/>
              <w:rPr>
                <w:rFonts w:cs="Arial"/>
                <w:b/>
                <w:color w:val="FF0000"/>
              </w:rPr>
            </w:pPr>
          </w:p>
          <w:p w14:paraId="477863BD" w14:textId="77777777" w:rsidR="005D0FED" w:rsidRPr="00292DEB" w:rsidRDefault="005D0FED" w:rsidP="003E6063">
            <w:pPr>
              <w:tabs>
                <w:tab w:val="left" w:pos="0"/>
              </w:tabs>
              <w:spacing w:line="276" w:lineRule="auto"/>
              <w:rPr>
                <w:rStyle w:val="longtext"/>
                <w:rFonts w:ascii="Arial" w:eastAsia="Arial" w:hAnsi="Arial" w:cs="Arial"/>
                <w:color w:val="008000"/>
                <w:shd w:val="clear" w:color="auto" w:fill="FFFFFF"/>
                <w:lang w:val="de-DE"/>
              </w:rPr>
            </w:pPr>
            <w:r w:rsidRPr="00292DEB">
              <w:rPr>
                <w:rStyle w:val="longtext"/>
                <w:rFonts w:ascii="Arial" w:eastAsia="Arial" w:hAnsi="Arial" w:cs="Arial"/>
                <w:shd w:val="clear" w:color="auto" w:fill="FFFFFF"/>
                <w:lang w:val="de-DE"/>
              </w:rPr>
              <w:t xml:space="preserve">Wohltätige und kirchliche Stiftungen, lokale Behörden und </w:t>
            </w:r>
            <w:r w:rsidRPr="00292DEB">
              <w:rPr>
                <w:rFonts w:cs="Arial"/>
              </w:rPr>
              <w:t xml:space="preserve">profitorientierte </w:t>
            </w:r>
            <w:r w:rsidRPr="00292DEB">
              <w:rPr>
                <w:rStyle w:val="longtext"/>
                <w:rFonts w:ascii="Arial" w:eastAsia="Arial" w:hAnsi="Arial" w:cs="Arial"/>
                <w:color w:val="008000"/>
                <w:shd w:val="clear" w:color="auto" w:fill="FFFFFF"/>
                <w:lang w:val="de-DE"/>
              </w:rPr>
              <w:t>Personen für Altenpflegeheime</w:t>
            </w:r>
            <w:r w:rsidRPr="00292DEB">
              <w:rPr>
                <w:rStyle w:val="longtext"/>
                <w:rFonts w:ascii="Arial" w:eastAsia="Arial" w:hAnsi="Arial" w:cs="Arial"/>
                <w:shd w:val="clear" w:color="auto" w:fill="FFFFFF"/>
                <w:lang w:val="de-DE"/>
              </w:rPr>
              <w:t xml:space="preserve"> </w:t>
            </w:r>
            <w:r w:rsidRPr="00292DEB">
              <w:rPr>
                <w:rStyle w:val="longtext"/>
                <w:rFonts w:ascii="Arial" w:eastAsia="Arial" w:hAnsi="Arial" w:cs="Arial"/>
                <w:color w:val="008080"/>
                <w:shd w:val="clear" w:color="auto" w:fill="FFFFFF"/>
                <w:lang w:val="de-DE"/>
              </w:rPr>
              <w:t>(</w:t>
            </w:r>
            <w:r w:rsidRPr="00292DEB">
              <w:rPr>
                <w:rStyle w:val="longtext"/>
                <w:rFonts w:ascii="Arial" w:eastAsia="Arial" w:hAnsi="Arial" w:cs="Arial"/>
                <w:i/>
                <w:iCs/>
                <w:color w:val="008080"/>
                <w:shd w:val="clear" w:color="auto" w:fill="FFFFFF"/>
                <w:lang w:val="en-GB"/>
              </w:rPr>
              <w:t>ΜΟΝΑΔΕΣ</w:t>
            </w:r>
            <w:r w:rsidRPr="00292DEB">
              <w:rPr>
                <w:rStyle w:val="longtext"/>
                <w:rFonts w:ascii="Arial" w:eastAsia="Arial" w:hAnsi="Arial" w:cs="Arial"/>
                <w:i/>
                <w:iCs/>
                <w:color w:val="008080"/>
                <w:shd w:val="clear" w:color="auto" w:fill="FFFFFF"/>
                <w:lang w:val="de-DE"/>
              </w:rPr>
              <w:t xml:space="preserve"> </w:t>
            </w:r>
            <w:r w:rsidRPr="00292DEB">
              <w:rPr>
                <w:rStyle w:val="longtext"/>
                <w:rFonts w:ascii="Arial" w:eastAsia="Arial" w:hAnsi="Arial" w:cs="Arial"/>
                <w:i/>
                <w:iCs/>
                <w:color w:val="008080"/>
                <w:shd w:val="clear" w:color="auto" w:fill="FFFFFF"/>
                <w:lang w:val="en-GB"/>
              </w:rPr>
              <w:t>ΦΡΟΝΤΙΔΑΣ</w:t>
            </w:r>
            <w:r w:rsidRPr="00292DEB">
              <w:rPr>
                <w:rStyle w:val="longtext"/>
                <w:rFonts w:ascii="Arial" w:eastAsia="Arial" w:hAnsi="Arial" w:cs="Arial"/>
                <w:i/>
                <w:iCs/>
                <w:color w:val="008080"/>
                <w:shd w:val="clear" w:color="auto" w:fill="FFFFFF"/>
                <w:lang w:val="de-DE"/>
              </w:rPr>
              <w:t xml:space="preserve"> </w:t>
            </w:r>
            <w:r w:rsidRPr="00292DEB">
              <w:rPr>
                <w:rStyle w:val="longtext"/>
                <w:rFonts w:ascii="Arial" w:eastAsia="Arial" w:hAnsi="Arial" w:cs="Arial"/>
                <w:i/>
                <w:iCs/>
                <w:color w:val="008080"/>
                <w:shd w:val="clear" w:color="auto" w:fill="FFFFFF"/>
                <w:lang w:val="en-GB"/>
              </w:rPr>
              <w:t>ΗΛΙΚΙΩΜΕΝΩΝ</w:t>
            </w:r>
            <w:r w:rsidRPr="00292DEB">
              <w:rPr>
                <w:rStyle w:val="longtext"/>
                <w:rFonts w:ascii="Arial" w:eastAsia="Arial" w:hAnsi="Arial" w:cs="Arial"/>
                <w:color w:val="008080"/>
                <w:shd w:val="clear" w:color="auto" w:fill="FFFFFF"/>
                <w:lang w:val="de-DE"/>
              </w:rPr>
              <w:t>).</w:t>
            </w:r>
            <w:r w:rsidRPr="00292DEB">
              <w:rPr>
                <w:rStyle w:val="longtext"/>
                <w:rFonts w:ascii="Arial" w:eastAsia="Arial" w:hAnsi="Arial" w:cs="Arial"/>
                <w:shd w:val="clear" w:color="auto" w:fill="FFFFFF"/>
                <w:lang w:val="de-DE"/>
              </w:rPr>
              <w:t xml:space="preserve"> Gründungs- und Betriebsgenehmigung erforderlich.</w:t>
            </w:r>
          </w:p>
          <w:p w14:paraId="70972765" w14:textId="77777777" w:rsidR="005D0FED" w:rsidRPr="00292DEB" w:rsidRDefault="005D0FED" w:rsidP="003E6063">
            <w:pPr>
              <w:spacing w:line="276" w:lineRule="auto"/>
              <w:rPr>
                <w:rFonts w:cs="Arial"/>
                <w:b/>
                <w:color w:val="FF0000"/>
              </w:rPr>
            </w:pPr>
          </w:p>
          <w:p w14:paraId="71CF3072" w14:textId="77777777" w:rsidR="005D0FED" w:rsidRPr="00292DEB" w:rsidRDefault="005D0FED" w:rsidP="003E6063">
            <w:pPr>
              <w:spacing w:line="276" w:lineRule="auto"/>
              <w:rPr>
                <w:rFonts w:cs="Arial"/>
              </w:rPr>
            </w:pPr>
            <w:r w:rsidRPr="00292DEB">
              <w:rPr>
                <w:rFonts w:cs="Arial"/>
              </w:rPr>
              <w:t xml:space="preserve">Agenturen der Gemeindeverwaltungen, für profitorientierte und nicht-profitorientierte Einrichtungen des Privatsektors für </w:t>
            </w:r>
            <w:r w:rsidRPr="00292DEB">
              <w:rPr>
                <w:rStyle w:val="longtext"/>
                <w:rFonts w:ascii="Arial" w:hAnsi="Arial" w:cs="Arial"/>
                <w:color w:val="008000"/>
                <w:shd w:val="clear" w:color="auto" w:fill="FFFFFF"/>
                <w:lang w:val="de-DE"/>
              </w:rPr>
              <w:t>Tagespflegezentren für Ältere</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ΚΕΝΤΡΑ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ΗΜΕΡΗΣΙΑΣ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ΦΡΟΝΤΙΔΑΣ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ΗΛΙΚΙΩΜΕΝΩΝ</w:t>
            </w:r>
            <w:r w:rsidRPr="00292DEB">
              <w:rPr>
                <w:rStyle w:val="longtext"/>
                <w:rFonts w:ascii="Arial" w:hAnsi="Arial" w:cs="Arial"/>
                <w:i/>
                <w:color w:val="008080"/>
                <w:shd w:val="clear" w:color="auto" w:fill="FFFFFF"/>
                <w:lang w:val="de-DE"/>
              </w:rPr>
              <w:t xml:space="preserve"> – </w:t>
            </w:r>
            <w:r w:rsidRPr="00292DEB">
              <w:rPr>
                <w:rStyle w:val="longtext"/>
                <w:rFonts w:ascii="Arial" w:hAnsi="Arial" w:cs="Arial"/>
                <w:i/>
                <w:color w:val="008080"/>
                <w:shd w:val="clear" w:color="auto" w:fill="FFFFFF"/>
              </w:rPr>
              <w:t>Κ</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Φ</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w:t>
            </w:r>
            <w:r w:rsidRPr="00292DEB">
              <w:rPr>
                <w:rStyle w:val="longtext"/>
                <w:rFonts w:ascii="Arial" w:hAnsi="Arial" w:cs="Arial"/>
                <w:i/>
                <w:color w:val="008080"/>
                <w:shd w:val="clear" w:color="auto" w:fill="FFFFFF"/>
                <w:lang w:val="de-DE"/>
              </w:rPr>
              <w:t>.)</w:t>
            </w:r>
            <w:r w:rsidRPr="00292DEB">
              <w:rPr>
                <w:rStyle w:val="longtext"/>
                <w:rFonts w:ascii="Arial" w:hAnsi="Arial" w:cs="Arial"/>
                <w:shd w:val="clear" w:color="auto" w:fill="FFFFFF"/>
                <w:lang w:val="de-DE"/>
              </w:rPr>
              <w:t>.</w:t>
            </w:r>
            <w:r w:rsidRPr="00292DEB">
              <w:rPr>
                <w:rFonts w:cs="Arial"/>
                <w:color w:val="FF0000"/>
              </w:rPr>
              <w:t xml:space="preserve"> </w:t>
            </w:r>
            <w:r w:rsidRPr="00292DEB">
              <w:rPr>
                <w:rFonts w:cs="Arial"/>
              </w:rPr>
              <w:t>Gründungs- und Betriebsgenehmigung erforderlich.</w:t>
            </w:r>
          </w:p>
          <w:p w14:paraId="34826ED7"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Fonts w:cs="Arial"/>
              </w:rPr>
              <w:t>Gemeindeverwaltungen, Agenturen der Gemeindeverwaltungen, juristische Personen des öffentlichen Rechts für das Programm</w:t>
            </w:r>
            <w:r w:rsidRPr="00292DEB">
              <w:rPr>
                <w:rFonts w:cs="Arial"/>
                <w:color w:val="FF0000"/>
              </w:rPr>
              <w:t xml:space="preserve"> </w:t>
            </w:r>
            <w:r w:rsidRPr="00292DEB">
              <w:rPr>
                <w:rStyle w:val="longtext"/>
                <w:rFonts w:ascii="Arial" w:eastAsia="Arial" w:hAnsi="Arial" w:cs="Arial"/>
                <w:color w:val="008000"/>
                <w:shd w:val="clear" w:color="auto" w:fill="FFFFFF"/>
                <w:lang w:val="de-DE"/>
              </w:rPr>
              <w:t>"Hilfe zu Hause"</w:t>
            </w:r>
            <w:r w:rsidRPr="00292DEB">
              <w:rPr>
                <w:rStyle w:val="longtext"/>
                <w:rFonts w:ascii="Arial" w:eastAsia="Arial" w:hAnsi="Arial" w:cs="Arial"/>
                <w:shd w:val="clear" w:color="auto" w:fill="FFFFFF"/>
                <w:lang w:val="de-DE"/>
              </w:rPr>
              <w:t xml:space="preserve"> </w:t>
            </w:r>
            <w:r w:rsidRPr="00292DEB">
              <w:rPr>
                <w:rStyle w:val="longtext"/>
                <w:rFonts w:ascii="Arial" w:eastAsia="Arial" w:hAnsi="Arial" w:cs="Arial"/>
                <w:i/>
                <w:iCs/>
                <w:color w:val="008080"/>
                <w:shd w:val="clear" w:color="auto" w:fill="FFFFFF"/>
                <w:lang w:val="de-DE"/>
              </w:rPr>
              <w:t>(</w:t>
            </w:r>
            <w:r w:rsidRPr="00292DEB">
              <w:rPr>
                <w:rStyle w:val="longtext"/>
                <w:rFonts w:ascii="Arial" w:eastAsia="Arial" w:hAnsi="Arial" w:cs="Arial"/>
                <w:i/>
                <w:iCs/>
                <w:color w:val="008080"/>
                <w:shd w:val="clear" w:color="auto" w:fill="FFFFFF"/>
                <w:lang w:val="en-GB"/>
              </w:rPr>
              <w:t>ΒΟΗΘΕΙΑ</w:t>
            </w:r>
            <w:r w:rsidRPr="00292DEB">
              <w:rPr>
                <w:rStyle w:val="longtext"/>
                <w:rFonts w:ascii="Arial" w:eastAsia="Arial" w:hAnsi="Arial" w:cs="Arial"/>
                <w:i/>
                <w:iCs/>
                <w:color w:val="008080"/>
                <w:shd w:val="clear" w:color="auto" w:fill="FFFFFF"/>
                <w:lang w:val="de-DE"/>
              </w:rPr>
              <w:t xml:space="preserve"> </w:t>
            </w:r>
            <w:r w:rsidRPr="00292DEB">
              <w:rPr>
                <w:rStyle w:val="longtext"/>
                <w:rFonts w:ascii="Arial" w:eastAsia="Arial" w:hAnsi="Arial" w:cs="Arial"/>
                <w:i/>
                <w:iCs/>
                <w:color w:val="008080"/>
                <w:shd w:val="clear" w:color="auto" w:fill="FFFFFF"/>
                <w:lang w:val="en-GB"/>
              </w:rPr>
              <w:t>ΣΤΟ</w:t>
            </w:r>
            <w:r w:rsidRPr="00292DEB">
              <w:rPr>
                <w:rStyle w:val="longtext"/>
                <w:rFonts w:ascii="Arial" w:eastAsia="Arial" w:hAnsi="Arial" w:cs="Arial"/>
                <w:i/>
                <w:iCs/>
                <w:color w:val="008080"/>
                <w:shd w:val="clear" w:color="auto" w:fill="FFFFFF"/>
                <w:lang w:val="de-DE"/>
              </w:rPr>
              <w:t xml:space="preserve"> </w:t>
            </w:r>
            <w:r w:rsidRPr="00292DEB">
              <w:rPr>
                <w:rStyle w:val="longtext"/>
                <w:rFonts w:ascii="Arial" w:eastAsia="Arial" w:hAnsi="Arial" w:cs="Arial"/>
                <w:i/>
                <w:iCs/>
                <w:color w:val="008080"/>
                <w:shd w:val="clear" w:color="auto" w:fill="FFFFFF"/>
                <w:lang w:val="en-GB"/>
              </w:rPr>
              <w:t>ΣΠΙΤΙ</w:t>
            </w:r>
            <w:r w:rsidRPr="00292DEB">
              <w:rPr>
                <w:rStyle w:val="longtext"/>
                <w:rFonts w:ascii="Arial" w:eastAsia="Arial" w:hAnsi="Arial" w:cs="Arial"/>
                <w:i/>
                <w:iCs/>
                <w:color w:val="008080"/>
                <w:shd w:val="clear" w:color="auto" w:fill="FFFFFF"/>
                <w:lang w:val="de-DE"/>
              </w:rPr>
              <w:t>)</w:t>
            </w:r>
            <w:r w:rsidRPr="00292DEB">
              <w:rPr>
                <w:rStyle w:val="longtext"/>
                <w:rFonts w:ascii="Arial" w:eastAsia="Arial" w:hAnsi="Arial" w:cs="Arial"/>
                <w:iCs/>
                <w:color w:val="008080"/>
                <w:shd w:val="clear" w:color="auto" w:fill="FFFFFF"/>
                <w:lang w:val="de-DE"/>
              </w:rPr>
              <w:t xml:space="preserve">. </w:t>
            </w:r>
            <w:r w:rsidRPr="00292DEB">
              <w:rPr>
                <w:rStyle w:val="longtext"/>
                <w:rFonts w:ascii="Arial" w:eastAsia="Arial" w:hAnsi="Arial" w:cs="Arial"/>
                <w:iCs/>
                <w:shd w:val="clear" w:color="auto" w:fill="FFFFFF"/>
                <w:lang w:val="de-DE"/>
              </w:rPr>
              <w:t xml:space="preserve">Einige Standards sind erforderlich, das Gesetz sieht aber kein Zulassungsverfahren vor. </w:t>
            </w:r>
          </w:p>
          <w:p w14:paraId="0AE2F777" w14:textId="77777777" w:rsidR="005D0FED" w:rsidRPr="00292DEB" w:rsidRDefault="005D0FED" w:rsidP="003E6063">
            <w:pPr>
              <w:spacing w:line="276" w:lineRule="auto"/>
              <w:rPr>
                <w:rStyle w:val="longtext"/>
                <w:rFonts w:ascii="Arial" w:eastAsia="Arial" w:hAnsi="Arial" w:cs="Arial"/>
                <w:shd w:val="clear" w:color="auto" w:fill="FFFFFF"/>
                <w:lang w:val="de-DE"/>
              </w:rPr>
            </w:pPr>
          </w:p>
          <w:p w14:paraId="403C3D0A" w14:textId="77777777" w:rsidR="005D0FED" w:rsidRPr="00292DEB" w:rsidRDefault="005D0FED" w:rsidP="003E6063">
            <w:pPr>
              <w:pStyle w:val="Normal0"/>
              <w:pBdr>
                <w:top w:val="nil"/>
                <w:left w:val="nil"/>
                <w:bottom w:val="nil"/>
                <w:right w:val="nil"/>
                <w:between w:val="nil"/>
              </w:pBdr>
              <w:spacing w:before="0" w:after="0" w:line="276" w:lineRule="auto"/>
              <w:rPr>
                <w:color w:val="000000"/>
                <w:sz w:val="15"/>
                <w:szCs w:val="15"/>
                <w:lang w:val="de-DE"/>
              </w:rPr>
            </w:pPr>
            <w:r w:rsidRPr="00292DEB">
              <w:rPr>
                <w:color w:val="000000"/>
                <w:sz w:val="15"/>
                <w:szCs w:val="15"/>
                <w:lang w:val="de-DE"/>
              </w:rPr>
              <w:t>Es gibt Rechtsvorschriften über Qualitätskriterien und -standards für stationäre, häusliche und gemeindenahe Pflege. Der Gesetzgeber benennt auch die Qualitätssicherungsstellen. (</w:t>
            </w:r>
            <w:r w:rsidRPr="00292DEB">
              <w:rPr>
                <w:color w:val="C00000"/>
                <w:sz w:val="15"/>
                <w:szCs w:val="15"/>
                <w:lang w:val="de-DE"/>
              </w:rPr>
              <w:t xml:space="preserve">Dekret 631/1974 </w:t>
            </w:r>
            <w:r w:rsidRPr="00292DEB">
              <w:rPr>
                <w:color w:val="000000"/>
                <w:sz w:val="15"/>
                <w:szCs w:val="15"/>
                <w:lang w:val="de-DE"/>
              </w:rPr>
              <w:t xml:space="preserve">legt die Bedingungen für die Einrichtung und den Betrieb </w:t>
            </w:r>
            <w:r w:rsidRPr="00292DEB">
              <w:rPr>
                <w:color w:val="008000"/>
                <w:sz w:val="15"/>
                <w:szCs w:val="15"/>
                <w:lang w:val="de-DE"/>
              </w:rPr>
              <w:t xml:space="preserve"> von Pflegeheimen für chronisch Kranke fest</w:t>
            </w:r>
            <w:r w:rsidRPr="00292DEB">
              <w:rPr>
                <w:color w:val="000000"/>
                <w:sz w:val="15"/>
                <w:szCs w:val="15"/>
                <w:lang w:val="de-DE"/>
              </w:rPr>
              <w:t xml:space="preserve">, </w:t>
            </w:r>
            <w:r w:rsidRPr="00292DEB">
              <w:rPr>
                <w:color w:val="C00000"/>
                <w:sz w:val="15"/>
                <w:szCs w:val="15"/>
                <w:lang w:val="de-DE"/>
              </w:rPr>
              <w:t xml:space="preserve">Ministerialbeschluss 81551/2007 </w:t>
            </w:r>
            <w:r w:rsidRPr="00292DEB">
              <w:rPr>
                <w:color w:val="000000"/>
                <w:sz w:val="15"/>
                <w:szCs w:val="15"/>
                <w:lang w:val="de-DE"/>
              </w:rPr>
              <w:t xml:space="preserve">für </w:t>
            </w:r>
            <w:r w:rsidRPr="00292DEB">
              <w:rPr>
                <w:color w:val="008000"/>
                <w:sz w:val="15"/>
                <w:szCs w:val="15"/>
                <w:lang w:val="de-DE"/>
              </w:rPr>
              <w:t xml:space="preserve">Altenpflegeeinrichtungen </w:t>
            </w:r>
            <w:r w:rsidRPr="00292DEB">
              <w:rPr>
                <w:color w:val="000000"/>
                <w:sz w:val="15"/>
                <w:szCs w:val="15"/>
                <w:lang w:val="de-DE"/>
              </w:rPr>
              <w:t xml:space="preserve">und </w:t>
            </w:r>
            <w:r w:rsidRPr="00292DEB">
              <w:rPr>
                <w:color w:val="C00000"/>
                <w:sz w:val="15"/>
                <w:szCs w:val="15"/>
                <w:lang w:val="de-DE"/>
              </w:rPr>
              <w:t xml:space="preserve">Ministerialbeschluss 14963/2001 </w:t>
            </w:r>
            <w:r w:rsidRPr="00292DEB">
              <w:rPr>
                <w:color w:val="000000"/>
                <w:sz w:val="15"/>
                <w:szCs w:val="15"/>
                <w:lang w:val="de-DE"/>
              </w:rPr>
              <w:t xml:space="preserve">für  die </w:t>
            </w:r>
            <w:r w:rsidRPr="00292DEB">
              <w:rPr>
                <w:color w:val="008000"/>
                <w:sz w:val="15"/>
                <w:szCs w:val="15"/>
                <w:highlight w:val="white"/>
                <w:lang w:val="de-DE"/>
              </w:rPr>
              <w:t xml:space="preserve">Tageseinrichtungen für ältere Menschen </w:t>
            </w:r>
            <w:r w:rsidRPr="00292DEB">
              <w:rPr>
                <w:i/>
                <w:color w:val="008080"/>
                <w:sz w:val="15"/>
                <w:szCs w:val="15"/>
                <w:highlight w:val="white"/>
                <w:lang w:val="de-DE"/>
              </w:rPr>
              <w:t>(</w:t>
            </w:r>
            <w:r w:rsidRPr="00292DEB">
              <w:rPr>
                <w:i/>
                <w:color w:val="008080"/>
                <w:sz w:val="15"/>
                <w:szCs w:val="15"/>
                <w:highlight w:val="white"/>
              </w:rPr>
              <w:t>ΚΕΝΤΡΑ</w:t>
            </w:r>
            <w:r w:rsidRPr="00292DEB">
              <w:rPr>
                <w:i/>
                <w:color w:val="008080"/>
                <w:sz w:val="15"/>
                <w:szCs w:val="15"/>
                <w:highlight w:val="white"/>
                <w:lang w:val="de-DE"/>
              </w:rPr>
              <w:t xml:space="preserve"> </w:t>
            </w:r>
            <w:r w:rsidRPr="00292DEB">
              <w:rPr>
                <w:i/>
                <w:color w:val="008080"/>
                <w:sz w:val="15"/>
                <w:szCs w:val="15"/>
                <w:highlight w:val="white"/>
              </w:rPr>
              <w:t>ΗΜΕΡΗΣΙΑΣ</w:t>
            </w:r>
            <w:r w:rsidRPr="00292DEB">
              <w:rPr>
                <w:i/>
                <w:color w:val="008080"/>
                <w:sz w:val="15"/>
                <w:szCs w:val="15"/>
                <w:highlight w:val="white"/>
                <w:lang w:val="de-DE"/>
              </w:rPr>
              <w:t xml:space="preserve"> </w:t>
            </w:r>
            <w:r w:rsidRPr="00292DEB">
              <w:rPr>
                <w:i/>
                <w:color w:val="008080"/>
                <w:sz w:val="15"/>
                <w:szCs w:val="15"/>
                <w:highlight w:val="white"/>
              </w:rPr>
              <w:t>ΦΡΟΝΤΙΔΑΣ</w:t>
            </w:r>
            <w:r w:rsidRPr="00292DEB">
              <w:rPr>
                <w:i/>
                <w:color w:val="008080"/>
                <w:sz w:val="15"/>
                <w:szCs w:val="15"/>
                <w:highlight w:val="white"/>
                <w:lang w:val="de-DE"/>
              </w:rPr>
              <w:t xml:space="preserve"> </w:t>
            </w:r>
            <w:r w:rsidRPr="00292DEB">
              <w:rPr>
                <w:i/>
                <w:color w:val="008080"/>
                <w:sz w:val="15"/>
                <w:szCs w:val="15"/>
                <w:highlight w:val="white"/>
              </w:rPr>
              <w:t>ΗΛΙΚΙΩΜΕΝΩΝ</w:t>
            </w:r>
            <w:r w:rsidRPr="00292DEB">
              <w:rPr>
                <w:i/>
                <w:color w:val="008080"/>
                <w:sz w:val="15"/>
                <w:szCs w:val="15"/>
                <w:highlight w:val="white"/>
                <w:lang w:val="de-DE"/>
              </w:rPr>
              <w:t xml:space="preserve"> – </w:t>
            </w:r>
            <w:r w:rsidRPr="00292DEB">
              <w:rPr>
                <w:i/>
                <w:color w:val="008080"/>
                <w:sz w:val="15"/>
                <w:szCs w:val="15"/>
                <w:highlight w:val="white"/>
              </w:rPr>
              <w:t>Κ</w:t>
            </w:r>
            <w:r w:rsidRPr="00292DEB">
              <w:rPr>
                <w:i/>
                <w:color w:val="008080"/>
                <w:sz w:val="15"/>
                <w:szCs w:val="15"/>
                <w:highlight w:val="white"/>
                <w:lang w:val="de-DE"/>
              </w:rPr>
              <w:t>.</w:t>
            </w:r>
            <w:r w:rsidRPr="00292DEB">
              <w:rPr>
                <w:i/>
                <w:color w:val="008080"/>
                <w:sz w:val="15"/>
                <w:szCs w:val="15"/>
                <w:highlight w:val="white"/>
              </w:rPr>
              <w:t>Η</w:t>
            </w:r>
            <w:r w:rsidRPr="00292DEB">
              <w:rPr>
                <w:i/>
                <w:color w:val="008080"/>
                <w:sz w:val="15"/>
                <w:szCs w:val="15"/>
                <w:highlight w:val="white"/>
                <w:lang w:val="de-DE"/>
              </w:rPr>
              <w:t>.</w:t>
            </w:r>
            <w:r w:rsidRPr="00292DEB">
              <w:rPr>
                <w:i/>
                <w:color w:val="008080"/>
                <w:sz w:val="15"/>
                <w:szCs w:val="15"/>
                <w:highlight w:val="white"/>
              </w:rPr>
              <w:t>Φ</w:t>
            </w:r>
            <w:r w:rsidRPr="00292DEB">
              <w:rPr>
                <w:i/>
                <w:color w:val="008080"/>
                <w:sz w:val="15"/>
                <w:szCs w:val="15"/>
                <w:highlight w:val="white"/>
                <w:lang w:val="de-DE"/>
              </w:rPr>
              <w:t>.</w:t>
            </w:r>
            <w:r w:rsidRPr="00292DEB">
              <w:rPr>
                <w:i/>
                <w:color w:val="008080"/>
                <w:sz w:val="15"/>
                <w:szCs w:val="15"/>
                <w:highlight w:val="white"/>
              </w:rPr>
              <w:t>Η</w:t>
            </w:r>
            <w:r w:rsidRPr="00292DEB">
              <w:rPr>
                <w:i/>
                <w:color w:val="008080"/>
                <w:sz w:val="15"/>
                <w:szCs w:val="15"/>
                <w:highlight w:val="white"/>
                <w:lang w:val="de-DE"/>
              </w:rPr>
              <w:t>.)</w:t>
            </w:r>
            <w:r w:rsidRPr="00292DEB">
              <w:rPr>
                <w:color w:val="000000"/>
                <w:sz w:val="15"/>
                <w:szCs w:val="15"/>
                <w:lang w:val="de-DE"/>
              </w:rPr>
              <w:t>).</w:t>
            </w:r>
          </w:p>
          <w:p w14:paraId="61FE73EF" w14:textId="77777777" w:rsidR="005D0FED" w:rsidRPr="00292DEB" w:rsidRDefault="005D0FED" w:rsidP="003E6063">
            <w:pPr>
              <w:spacing w:line="276" w:lineRule="auto"/>
              <w:rPr>
                <w:rStyle w:val="longtext"/>
                <w:rFonts w:ascii="Arial" w:eastAsia="Arial" w:hAnsi="Arial" w:cs="Arial"/>
                <w:shd w:val="clear" w:color="auto" w:fill="FFFFFF"/>
                <w:lang w:val="de-DE"/>
              </w:rPr>
            </w:pPr>
          </w:p>
          <w:p w14:paraId="79B286B7" w14:textId="77777777" w:rsidR="005D0FED" w:rsidRPr="00292DEB" w:rsidRDefault="005D0FED" w:rsidP="003E6063">
            <w:pPr>
              <w:spacing w:line="276" w:lineRule="auto"/>
              <w:rPr>
                <w:rFonts w:cs="Arial"/>
                <w:color w:val="000000"/>
              </w:rPr>
            </w:pPr>
            <w:r w:rsidRPr="00292DEB">
              <w:rPr>
                <w:rStyle w:val="longtext"/>
                <w:rFonts w:ascii="Arial" w:eastAsia="Arial" w:hAnsi="Arial" w:cs="Arial"/>
                <w:shd w:val="clear" w:color="auto" w:fill="FFFFFF"/>
                <w:lang w:val="de-DE"/>
              </w:rPr>
              <w:t xml:space="preserve">Die Qualität der Pflege wird durch Inspektionen vor Ort sichergestellt, die von den lokalen Behörden für Pflegeheime und Tagespflegeeinrichtungen durchgeführt werden. </w:t>
            </w:r>
            <w:r w:rsidRPr="00292DEB">
              <w:rPr>
                <w:rFonts w:cs="Arial"/>
                <w:color w:val="000000"/>
              </w:rPr>
              <w:t xml:space="preserve">Die Vor-Ort-Kontrollen können regelmäßig oder unregelmäßig sein und so oft durchgeführt werden, wie es für eine wirksame Überwachung der erbrachten Dienstleistungen erforderlich ist. Zusätzliche Vor-Ort-Kontrollen können von der </w:t>
            </w:r>
            <w:r w:rsidRPr="00292DEB">
              <w:rPr>
                <w:rFonts w:cs="Arial"/>
                <w:color w:val="008000"/>
              </w:rPr>
              <w:t>nationalen Transparenzagentur</w:t>
            </w:r>
            <w:r w:rsidRPr="00292DEB">
              <w:rPr>
                <w:rFonts w:cs="Arial"/>
                <w:color w:val="000000"/>
              </w:rPr>
              <w:t xml:space="preserve"> durchgeführt werden.</w:t>
            </w:r>
          </w:p>
          <w:p w14:paraId="50E71417" w14:textId="77777777" w:rsidR="005D0FED" w:rsidRPr="00292DEB" w:rsidRDefault="005D0FED" w:rsidP="003E6063">
            <w:pPr>
              <w:pStyle w:val="Normal0"/>
              <w:pBdr>
                <w:top w:val="nil"/>
                <w:left w:val="nil"/>
                <w:bottom w:val="nil"/>
                <w:right w:val="nil"/>
                <w:between w:val="nil"/>
              </w:pBdr>
              <w:spacing w:before="0" w:after="0" w:line="276" w:lineRule="auto"/>
              <w:rPr>
                <w:color w:val="000000"/>
                <w:sz w:val="15"/>
                <w:szCs w:val="15"/>
                <w:lang w:val="de-DE"/>
              </w:rPr>
            </w:pPr>
          </w:p>
          <w:p w14:paraId="4BFA88B4" w14:textId="77777777" w:rsidR="005D0FED" w:rsidRPr="00292DEB" w:rsidRDefault="005D0FED" w:rsidP="003E6063">
            <w:pPr>
              <w:spacing w:line="276" w:lineRule="auto"/>
              <w:rPr>
                <w:rStyle w:val="longtext"/>
                <w:rFonts w:ascii="Arial" w:eastAsia="Arial" w:hAnsi="Arial" w:cs="Arial"/>
                <w:shd w:val="clear" w:color="auto" w:fill="FFFFFF"/>
                <w:lang w:val="de-DE"/>
              </w:rPr>
            </w:pPr>
            <w:r w:rsidRPr="00292DEB">
              <w:rPr>
                <w:rFonts w:cs="Arial"/>
                <w:color w:val="000000"/>
              </w:rPr>
              <w:t xml:space="preserve">Seit 2021 </w:t>
            </w:r>
            <w:r w:rsidRPr="00292DEB">
              <w:rPr>
                <w:rFonts w:cs="Arial"/>
                <w:color w:val="C00000"/>
              </w:rPr>
              <w:t xml:space="preserve">sind spezielle Rechtsvorschriften </w:t>
            </w:r>
            <w:r w:rsidRPr="00292DEB">
              <w:rPr>
                <w:rFonts w:cs="Arial"/>
                <w:color w:val="000000"/>
              </w:rPr>
              <w:t>zur Verhütung und Bekämpfung von Missbrauch in sozialen Betreuungsdiensten, einschließlich Langzeitpflegediensten</w:t>
            </w:r>
            <w:r w:rsidRPr="00292DEB">
              <w:rPr>
                <w:rFonts w:cs="Arial"/>
                <w:color w:val="008000"/>
              </w:rPr>
              <w:t>, in Kraft (Gesetz 4837/2021</w:t>
            </w:r>
            <w:r w:rsidRPr="00292DEB">
              <w:rPr>
                <w:rFonts w:cs="Arial"/>
                <w:color w:val="000000"/>
              </w:rPr>
              <w:t xml:space="preserve">). </w:t>
            </w:r>
            <w:r w:rsidRPr="00292DEB">
              <w:rPr>
                <w:rFonts w:cs="Arial"/>
                <w:color w:val="008000"/>
              </w:rPr>
              <w:t xml:space="preserve">Das Gesetz Nr. 4837/2021 </w:t>
            </w:r>
            <w:r w:rsidRPr="00292DEB">
              <w:rPr>
                <w:rFonts w:cs="Arial"/>
                <w:color w:val="000000"/>
              </w:rPr>
              <w:t xml:space="preserve">sieht unter anderem spezifische Verfahren </w:t>
            </w:r>
            <w:r w:rsidRPr="00292DEB">
              <w:rPr>
                <w:rFonts w:cs="Arial"/>
                <w:color w:val="000000"/>
              </w:rPr>
              <w:lastRenderedPageBreak/>
              <w:t>zur Meldung potenzieller Missbrauchsfälle vor.</w:t>
            </w:r>
          </w:p>
          <w:p w14:paraId="1004DBF6" w14:textId="683F2946" w:rsidR="005D0FED" w:rsidRPr="00292DEB" w:rsidRDefault="005D0FED" w:rsidP="003E6063">
            <w:pPr>
              <w:spacing w:line="276" w:lineRule="auto"/>
              <w:rPr>
                <w:rFonts w:cs="Arial"/>
              </w:rPr>
            </w:pPr>
          </w:p>
        </w:tc>
        <w:tc>
          <w:tcPr>
            <w:tcW w:w="1370" w:type="pct"/>
          </w:tcPr>
          <w:p w14:paraId="75D15110" w14:textId="77777777" w:rsidR="005D0FED" w:rsidRPr="00292DEB" w:rsidRDefault="005D0FED" w:rsidP="003E6063">
            <w:pPr>
              <w:spacing w:line="276" w:lineRule="auto"/>
              <w:rPr>
                <w:rFonts w:cs="Arial"/>
                <w:lang w:val="fr-BE"/>
              </w:rPr>
            </w:pPr>
            <w:r w:rsidRPr="00292DEB">
              <w:rPr>
                <w:rFonts w:cs="Arial"/>
                <w:lang w:val="fr-BE"/>
              </w:rPr>
              <w:lastRenderedPageBreak/>
              <w:t>Les unités publiques pour les soins de longue durée et unités à but lucratif et non-lucratif du secteur privé pour les maisons</w:t>
            </w:r>
            <w:r w:rsidRPr="00292DEB">
              <w:rPr>
                <w:rFonts w:cs="Arial"/>
                <w:color w:val="008000"/>
                <w:lang w:val="fr-BE"/>
              </w:rPr>
              <w:t xml:space="preserve"> de repos pour les malades chroniques</w:t>
            </w:r>
            <w:r w:rsidRPr="00292DEB">
              <w:rPr>
                <w:rFonts w:cs="Arial"/>
                <w:lang w:val="fr-BE"/>
              </w:rPr>
              <w:t xml:space="preserve"> </w:t>
            </w:r>
            <w:r w:rsidRPr="00292DEB">
              <w:rPr>
                <w:rFonts w:cs="Arial"/>
                <w:i/>
                <w:lang w:val="fr-BE"/>
              </w:rPr>
              <w:t>(</w:t>
            </w:r>
            <w:r w:rsidRPr="00292DEB">
              <w:rPr>
                <w:rFonts w:cs="Arial"/>
                <w:i/>
                <w:color w:val="008080"/>
                <w:lang w:val="fr-BE"/>
              </w:rPr>
              <w:t>ΘΕΡΑΠΕΥΤΗΡΙΑ ΧΡΟΝΙΩΝ ΠΑΘΗΣΕΩΝ</w:t>
            </w:r>
            <w:r w:rsidRPr="00292DEB">
              <w:rPr>
                <w:rFonts w:cs="Arial"/>
                <w:i/>
                <w:lang w:val="fr-BE"/>
              </w:rPr>
              <w:t>)</w:t>
            </w:r>
            <w:r w:rsidRPr="00292DEB">
              <w:rPr>
                <w:rFonts w:cs="Arial"/>
                <w:lang w:val="fr-BE"/>
              </w:rPr>
              <w:t xml:space="preserve">. Les unités privées doivent avoir reçu une licence de fondation et de fonctionnement. Les unités privées à but non-lucratif doivent aussi avoir reçu une accréditation spéciale afin d’être partiellement subventionnées ou financées par le budget de l’État. </w:t>
            </w:r>
          </w:p>
          <w:p w14:paraId="7A1FC84C" w14:textId="77777777" w:rsidR="005D0FED" w:rsidRPr="00292DEB" w:rsidRDefault="005D0FED" w:rsidP="003E6063">
            <w:pPr>
              <w:spacing w:line="276" w:lineRule="auto"/>
              <w:rPr>
                <w:rFonts w:cs="Arial"/>
                <w:lang w:val="fr-BE"/>
              </w:rPr>
            </w:pPr>
          </w:p>
          <w:p w14:paraId="3054049F" w14:textId="77777777" w:rsidR="005D0FED" w:rsidRPr="00292DEB" w:rsidRDefault="005D0FED" w:rsidP="003E6063">
            <w:pPr>
              <w:tabs>
                <w:tab w:val="left" w:pos="0"/>
              </w:tabs>
              <w:spacing w:line="276" w:lineRule="auto"/>
              <w:rPr>
                <w:rStyle w:val="longtext"/>
                <w:rFonts w:ascii="Arial" w:eastAsia="Arial" w:hAnsi="Arial" w:cs="Arial"/>
                <w:color w:val="008000"/>
                <w:shd w:val="clear" w:color="auto" w:fill="FFFFFF"/>
                <w:lang w:val="fr-BE"/>
              </w:rPr>
            </w:pPr>
            <w:r w:rsidRPr="00292DEB">
              <w:rPr>
                <w:rStyle w:val="longtext"/>
                <w:rFonts w:ascii="Arial" w:eastAsia="Arial" w:hAnsi="Arial" w:cs="Arial"/>
                <w:shd w:val="clear" w:color="auto" w:fill="FFFFFF"/>
                <w:lang w:val="fr-BE"/>
              </w:rPr>
              <w:t xml:space="preserve">Fondations caritatives et ecclésiastiques, autorités locales et particuliers sans but lucratif pour les </w:t>
            </w:r>
            <w:r w:rsidRPr="00292DEB">
              <w:rPr>
                <w:rStyle w:val="longtext"/>
                <w:rFonts w:ascii="Arial" w:eastAsia="Arial" w:hAnsi="Arial" w:cs="Arial"/>
                <w:color w:val="008000"/>
                <w:shd w:val="clear" w:color="auto" w:fill="FFFFFF"/>
                <w:lang w:val="fr-BE"/>
              </w:rPr>
              <w:t>unités de soins aux personnes âgées</w:t>
            </w:r>
            <w:r w:rsidRPr="00292DEB">
              <w:rPr>
                <w:rStyle w:val="longtext"/>
                <w:rFonts w:ascii="Arial" w:eastAsia="Arial" w:hAnsi="Arial" w:cs="Arial"/>
                <w:shd w:val="clear" w:color="auto" w:fill="FFFFFF"/>
                <w:lang w:val="fr-BE"/>
              </w:rPr>
              <w:t xml:space="preserve"> </w:t>
            </w:r>
            <w:r w:rsidRPr="00292DEB">
              <w:rPr>
                <w:rStyle w:val="longtext"/>
                <w:rFonts w:ascii="Arial" w:eastAsia="Arial" w:hAnsi="Arial" w:cs="Arial"/>
                <w:color w:val="008080"/>
                <w:shd w:val="clear" w:color="auto" w:fill="FFFFFF"/>
                <w:lang w:val="fr-BE"/>
              </w:rPr>
              <w:t>(</w:t>
            </w:r>
            <w:r w:rsidRPr="00292DEB">
              <w:rPr>
                <w:rStyle w:val="longtext"/>
                <w:rFonts w:ascii="Arial" w:eastAsia="Arial" w:hAnsi="Arial" w:cs="Arial"/>
                <w:i/>
                <w:iCs/>
                <w:color w:val="008080"/>
                <w:shd w:val="clear" w:color="auto" w:fill="FFFFFF"/>
                <w:lang w:val="fr-BE"/>
              </w:rPr>
              <w:t>ΜΟΝΑΔΕΣ ΦΡΟΝΤΙΔΑΣ ΗΛΙΚΙΩΜΕΝΩΝ</w:t>
            </w:r>
            <w:r w:rsidRPr="00292DEB">
              <w:rPr>
                <w:rStyle w:val="longtext"/>
                <w:rFonts w:ascii="Arial" w:eastAsia="Arial" w:hAnsi="Arial" w:cs="Arial"/>
                <w:color w:val="008080"/>
                <w:shd w:val="clear" w:color="auto" w:fill="FFFFFF"/>
                <w:lang w:val="fr-BE"/>
              </w:rPr>
              <w:t>).</w:t>
            </w:r>
            <w:r w:rsidRPr="00292DEB">
              <w:rPr>
                <w:rStyle w:val="longtext"/>
                <w:rFonts w:ascii="Arial" w:eastAsia="Arial" w:hAnsi="Arial" w:cs="Arial"/>
                <w:shd w:val="clear" w:color="auto" w:fill="FFFFFF"/>
                <w:lang w:val="fr-BE"/>
              </w:rPr>
              <w:t xml:space="preserve"> Permis de création et d’exploitation nécessaires.</w:t>
            </w:r>
          </w:p>
          <w:p w14:paraId="224208BA" w14:textId="77777777" w:rsidR="005D0FED" w:rsidRPr="00292DEB" w:rsidRDefault="005D0FED" w:rsidP="003E6063">
            <w:pPr>
              <w:spacing w:line="276" w:lineRule="auto"/>
              <w:rPr>
                <w:rStyle w:val="longtext"/>
                <w:rFonts w:ascii="Arial" w:eastAsia="Arial" w:hAnsi="Arial" w:cs="Arial"/>
                <w:shd w:val="clear" w:color="auto" w:fill="FFFFFF"/>
                <w:lang w:val="fr-BE"/>
              </w:rPr>
            </w:pPr>
          </w:p>
          <w:p w14:paraId="5A558D8D" w14:textId="77777777" w:rsidR="005D0FED" w:rsidRPr="00292DEB" w:rsidRDefault="005D0FED" w:rsidP="003E6063">
            <w:pPr>
              <w:spacing w:line="276" w:lineRule="auto"/>
              <w:rPr>
                <w:rStyle w:val="longtext"/>
                <w:rFonts w:ascii="Arial" w:eastAsia="Arial" w:hAnsi="Arial" w:cs="Arial"/>
                <w:shd w:val="clear" w:color="auto" w:fill="FFFFFF"/>
                <w:lang w:val="fr-BE"/>
              </w:rPr>
            </w:pPr>
            <w:r w:rsidRPr="00292DEB">
              <w:rPr>
                <w:rStyle w:val="longtext"/>
                <w:rFonts w:ascii="Arial" w:eastAsia="Arial" w:hAnsi="Arial" w:cs="Arial"/>
                <w:shd w:val="clear" w:color="auto" w:fill="FFFFFF"/>
                <w:lang w:val="fr-BE"/>
              </w:rPr>
              <w:t xml:space="preserve">Agences des autorités locales, unités privées à titre lucratif et non lucratif pour les </w:t>
            </w:r>
            <w:r w:rsidRPr="00292DEB">
              <w:rPr>
                <w:rStyle w:val="longtext"/>
                <w:rFonts w:ascii="Arial" w:eastAsia="Arial" w:hAnsi="Arial" w:cs="Arial"/>
                <w:color w:val="008000"/>
                <w:shd w:val="clear" w:color="auto" w:fill="FFFFFF"/>
                <w:lang w:val="fr-BE"/>
              </w:rPr>
              <w:t xml:space="preserve">Centres de soins ambulatoires pour les personnes âgées </w:t>
            </w:r>
            <w:r w:rsidRPr="00292DEB">
              <w:rPr>
                <w:rStyle w:val="longtext"/>
                <w:rFonts w:ascii="Arial" w:eastAsia="Arial" w:hAnsi="Arial" w:cs="Arial"/>
                <w:i/>
                <w:iCs/>
                <w:color w:val="008080"/>
                <w:shd w:val="clear" w:color="auto" w:fill="FFFFFF"/>
                <w:lang w:val="fr-BE"/>
              </w:rPr>
              <w:t>(ΚΕΝΤΡΑ ΗΜΕΡΗΣΙΑΣ ΦΡΟΝΤΙΔΑΣ ΗΛΙΚΙΩΜΕΝΩΝ – Κ.Η.Φ.Η.)</w:t>
            </w:r>
            <w:r w:rsidRPr="00292DEB">
              <w:rPr>
                <w:rStyle w:val="longtext"/>
                <w:rFonts w:ascii="Arial" w:eastAsia="Arial" w:hAnsi="Arial" w:cs="Arial"/>
                <w:color w:val="008000"/>
                <w:shd w:val="clear" w:color="auto" w:fill="FFFFFF"/>
                <w:lang w:val="fr-BE"/>
              </w:rPr>
              <w:t xml:space="preserve">. </w:t>
            </w:r>
            <w:r w:rsidRPr="00292DEB">
              <w:rPr>
                <w:rStyle w:val="longtext"/>
                <w:rFonts w:ascii="Arial" w:eastAsia="Arial" w:hAnsi="Arial" w:cs="Arial"/>
                <w:shd w:val="clear" w:color="auto" w:fill="FFFFFF"/>
                <w:lang w:val="fr-BE"/>
              </w:rPr>
              <w:t>Permis de création et d’exploitation nécessaires.</w:t>
            </w:r>
          </w:p>
          <w:p w14:paraId="1F244D17" w14:textId="77777777" w:rsidR="005D0FED" w:rsidRPr="00292DEB" w:rsidRDefault="005D0FED" w:rsidP="003E6063">
            <w:pPr>
              <w:spacing w:line="276" w:lineRule="auto"/>
              <w:rPr>
                <w:rStyle w:val="longtext"/>
                <w:rFonts w:ascii="Arial" w:eastAsia="Arial" w:hAnsi="Arial" w:cs="Arial"/>
                <w:shd w:val="clear" w:color="auto" w:fill="FFFFFF"/>
                <w:lang w:val="fr-BE"/>
              </w:rPr>
            </w:pPr>
          </w:p>
          <w:p w14:paraId="4EAE304A"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eastAsia="Arial" w:hAnsi="Arial" w:cs="Arial"/>
                <w:shd w:val="clear" w:color="auto" w:fill="FFFFFF"/>
                <w:lang w:val="fr-BE"/>
              </w:rPr>
              <w:t xml:space="preserve">Autorités locales, agences des autorités locales et personnes morales de droit public pour le programme </w:t>
            </w:r>
            <w:r w:rsidRPr="00292DEB">
              <w:rPr>
                <w:rStyle w:val="longtext"/>
                <w:rFonts w:ascii="Arial" w:eastAsia="Arial" w:hAnsi="Arial" w:cs="Arial"/>
                <w:color w:val="008000"/>
                <w:shd w:val="clear" w:color="auto" w:fill="FFFFFF"/>
                <w:lang w:val="fr-BE"/>
              </w:rPr>
              <w:t xml:space="preserve">« Aide à domicile » </w:t>
            </w:r>
            <w:r w:rsidRPr="00292DEB">
              <w:rPr>
                <w:rStyle w:val="longtext"/>
                <w:rFonts w:ascii="Arial" w:eastAsia="Arial" w:hAnsi="Arial" w:cs="Arial"/>
                <w:i/>
                <w:iCs/>
                <w:color w:val="008080"/>
                <w:shd w:val="clear" w:color="auto" w:fill="FFFFFF"/>
                <w:lang w:val="fr-BE"/>
              </w:rPr>
              <w:t>(ΒΟΗΘΕΙΑ ΣΤΟ ΣΠΙΤΙ)</w:t>
            </w:r>
            <w:r w:rsidRPr="00292DEB">
              <w:rPr>
                <w:rStyle w:val="longtext"/>
                <w:rFonts w:ascii="Arial" w:eastAsia="Arial" w:hAnsi="Arial" w:cs="Arial"/>
                <w:iCs/>
                <w:color w:val="008080"/>
                <w:shd w:val="clear" w:color="auto" w:fill="FFFFFF"/>
                <w:lang w:val="fr-BE"/>
              </w:rPr>
              <w:t xml:space="preserve">. </w:t>
            </w:r>
            <w:r w:rsidRPr="00292DEB">
              <w:rPr>
                <w:rStyle w:val="longtext"/>
                <w:rFonts w:ascii="Arial" w:eastAsia="Arial" w:hAnsi="Arial" w:cs="Arial"/>
                <w:iCs/>
                <w:shd w:val="clear" w:color="auto" w:fill="FFFFFF"/>
                <w:lang w:val="fr-BE"/>
              </w:rPr>
              <w:t>Le respect de certaines normes est exigé mais la loi ne prévoit pas de procédure de licence.</w:t>
            </w:r>
          </w:p>
          <w:p w14:paraId="0B7F64EC" w14:textId="77777777" w:rsidR="005D0FED" w:rsidRPr="00292DEB" w:rsidRDefault="005D0FED" w:rsidP="003E6063">
            <w:pPr>
              <w:spacing w:line="276" w:lineRule="auto"/>
              <w:rPr>
                <w:rStyle w:val="longtext"/>
                <w:rFonts w:ascii="Arial" w:eastAsia="Arial" w:hAnsi="Arial" w:cs="Arial"/>
                <w:shd w:val="clear" w:color="auto" w:fill="FFFFFF"/>
                <w:lang w:val="fr-BE"/>
              </w:rPr>
            </w:pPr>
          </w:p>
          <w:p w14:paraId="314F63A3" w14:textId="77777777" w:rsidR="005D0FED" w:rsidRPr="00292DEB" w:rsidRDefault="005D0FED" w:rsidP="003E6063">
            <w:pPr>
              <w:pStyle w:val="Normal0"/>
              <w:pBdr>
                <w:top w:val="nil"/>
                <w:left w:val="nil"/>
                <w:bottom w:val="nil"/>
                <w:right w:val="nil"/>
                <w:between w:val="nil"/>
              </w:pBdr>
              <w:spacing w:before="0" w:after="0" w:line="276" w:lineRule="auto"/>
              <w:rPr>
                <w:color w:val="000000"/>
                <w:sz w:val="15"/>
                <w:szCs w:val="15"/>
              </w:rPr>
            </w:pPr>
            <w:r w:rsidRPr="00292DEB">
              <w:rPr>
                <w:color w:val="000000"/>
                <w:sz w:val="15"/>
                <w:szCs w:val="15"/>
              </w:rPr>
              <w:t xml:space="preserve">Il existe une législation en vigueur sur les critères et les normes de qualité pour les soins en établissement, à domicile et communautaires. La législation désigne également les organismes chargés de l'assurance qualité. (L'arrêt 631/1974 fixe les conditions générales pour la création et le fonctionnement des maisons de retraite pour les personnes atteintes de maladies chroniques, l'arrêté ministériel 81551/2007 pour les unités de soins aux personnes âgées et l'arrêté ministériel 14963/2001 pour les centres de soins de jour pour les personnes âgées. </w:t>
            </w:r>
            <w:r w:rsidRPr="00292DEB">
              <w:rPr>
                <w:i/>
                <w:color w:val="008080"/>
                <w:sz w:val="15"/>
                <w:szCs w:val="15"/>
                <w:highlight w:val="white"/>
              </w:rPr>
              <w:t>(ΚΕΝΤΡΑ ΗΜΕΡΗΣΙΑΣ ΦΡΟΝΤΙΔΑΣ ΗΛΙΚΙΩΜΕΝΩΝ – Κ.Η.Φ.Η.)</w:t>
            </w:r>
            <w:r w:rsidRPr="00292DEB">
              <w:rPr>
                <w:color w:val="000000"/>
                <w:sz w:val="15"/>
                <w:szCs w:val="15"/>
              </w:rPr>
              <w:t>).</w:t>
            </w:r>
          </w:p>
          <w:p w14:paraId="4DAE3D01" w14:textId="77777777" w:rsidR="005D0FED" w:rsidRPr="00292DEB" w:rsidRDefault="005D0FED" w:rsidP="003E6063">
            <w:pPr>
              <w:spacing w:line="276" w:lineRule="auto"/>
              <w:rPr>
                <w:rStyle w:val="longtext"/>
                <w:rFonts w:ascii="Arial" w:eastAsia="Arial" w:hAnsi="Arial" w:cs="Arial"/>
                <w:shd w:val="clear" w:color="auto" w:fill="FFFFFF"/>
                <w:lang w:val="fr-FR"/>
              </w:rPr>
            </w:pPr>
          </w:p>
          <w:p w14:paraId="30673292" w14:textId="77777777" w:rsidR="005D0FED" w:rsidRPr="00292DEB" w:rsidRDefault="005D0FED" w:rsidP="003E6063">
            <w:pPr>
              <w:spacing w:line="276" w:lineRule="auto"/>
              <w:rPr>
                <w:rStyle w:val="longtext"/>
                <w:rFonts w:ascii="Arial" w:eastAsia="Arial" w:hAnsi="Arial" w:cs="Arial"/>
                <w:shd w:val="clear" w:color="auto" w:fill="FFFFFF"/>
                <w:lang w:val="fr-BE"/>
              </w:rPr>
            </w:pPr>
            <w:r w:rsidRPr="00292DEB">
              <w:rPr>
                <w:rStyle w:val="longtext"/>
                <w:rFonts w:ascii="Arial" w:eastAsia="Arial" w:hAnsi="Arial" w:cs="Arial"/>
                <w:shd w:val="clear" w:color="auto" w:fill="FFFFFF"/>
                <w:lang w:val="fr-BE"/>
              </w:rPr>
              <w:t>La qualité des soins est assurée par une inspection sur place effectuée par les autorités régionales pour ce qui concerne les unités de soins résidentiels et de soins quotidiens. Les inspections sur place peuvent être régulières ou irrégulières et peuvent avoir lieu aussi souvent que nécessaire pour assurer un contrôle efficace des services fournis. Des inspections supplémentaires sur place peuvent être effectuées par l'Agence nationale pour la transparence.</w:t>
            </w:r>
          </w:p>
          <w:p w14:paraId="020BD167" w14:textId="77777777" w:rsidR="005D0FED" w:rsidRPr="00292DEB" w:rsidRDefault="005D0FED" w:rsidP="003E6063">
            <w:pPr>
              <w:spacing w:line="276" w:lineRule="auto"/>
              <w:rPr>
                <w:rStyle w:val="longtext"/>
                <w:rFonts w:ascii="Arial" w:eastAsia="Arial" w:hAnsi="Arial" w:cs="Arial"/>
                <w:shd w:val="clear" w:color="auto" w:fill="FFFFFF"/>
                <w:lang w:val="fr-BE"/>
              </w:rPr>
            </w:pPr>
          </w:p>
          <w:p w14:paraId="1A6CFF0A" w14:textId="77777777" w:rsidR="005D0FED" w:rsidRPr="00292DEB" w:rsidRDefault="005D0FED" w:rsidP="003E6063">
            <w:pPr>
              <w:spacing w:line="276" w:lineRule="auto"/>
              <w:rPr>
                <w:rStyle w:val="longtext"/>
                <w:rFonts w:ascii="Arial" w:eastAsia="Arial" w:hAnsi="Arial" w:cs="Arial"/>
                <w:shd w:val="clear" w:color="auto" w:fill="FFFFFF"/>
                <w:lang w:val="fr-BE"/>
              </w:rPr>
            </w:pPr>
            <w:r w:rsidRPr="00292DEB">
              <w:rPr>
                <w:rStyle w:val="longtext"/>
                <w:rFonts w:ascii="Arial" w:eastAsia="Arial" w:hAnsi="Arial" w:cs="Arial"/>
                <w:shd w:val="clear" w:color="auto" w:fill="FFFFFF"/>
                <w:lang w:val="fr-BE"/>
              </w:rPr>
              <w:t xml:space="preserve">Une législation spéciale est en vigueur depuis 2021 concernant la prévention et la lutte contre les abus dans les services sociaux, y compris les services de soins de longue durée (loi 4837/2021). La loi 4837/2021 prévoit notamment des </w:t>
            </w:r>
            <w:r w:rsidRPr="00292DEB">
              <w:rPr>
                <w:rStyle w:val="longtext"/>
                <w:rFonts w:ascii="Arial" w:eastAsia="Arial" w:hAnsi="Arial" w:cs="Arial"/>
                <w:shd w:val="clear" w:color="auto" w:fill="FFFFFF"/>
                <w:lang w:val="fr-BE"/>
              </w:rPr>
              <w:lastRenderedPageBreak/>
              <w:t>procédures spécifiques pour le signalement des cas d'abus potentiels.</w:t>
            </w:r>
          </w:p>
          <w:p w14:paraId="6280D2F6" w14:textId="77777777" w:rsidR="005D0FED" w:rsidRPr="00292DEB" w:rsidRDefault="005D0FED" w:rsidP="003E6063">
            <w:pPr>
              <w:spacing w:line="276" w:lineRule="auto"/>
              <w:rPr>
                <w:rStyle w:val="longtext"/>
                <w:rFonts w:ascii="Arial" w:eastAsia="Arial" w:hAnsi="Arial" w:cs="Arial"/>
                <w:iCs/>
                <w:color w:val="008080"/>
                <w:shd w:val="clear" w:color="auto" w:fill="FFFFFF"/>
                <w:lang w:val="fr-BE"/>
              </w:rPr>
            </w:pPr>
          </w:p>
          <w:p w14:paraId="7D36E582" w14:textId="655B2CC4" w:rsidR="005D0FED" w:rsidRPr="00292DEB" w:rsidRDefault="005D0FED" w:rsidP="003E6063">
            <w:pPr>
              <w:spacing w:line="276" w:lineRule="auto"/>
              <w:rPr>
                <w:rFonts w:cs="Arial"/>
                <w:bCs/>
                <w:lang w:val="fr-BE"/>
              </w:rPr>
            </w:pPr>
          </w:p>
        </w:tc>
        <w:tc>
          <w:tcPr>
            <w:tcW w:w="1370" w:type="pct"/>
          </w:tcPr>
          <w:p w14:paraId="1CADDA1A"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E-XII-13-EL</w:t>
            </w:r>
          </w:p>
          <w:p w14:paraId="5494C9CC"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State-operated units for long-term care and for-profit and non-profit private sector units for </w:t>
            </w:r>
            <w:r w:rsidRPr="00292DEB">
              <w:rPr>
                <w:color w:val="008000"/>
                <w:sz w:val="15"/>
                <w:szCs w:val="15"/>
                <w:lang w:val="en-GB"/>
              </w:rPr>
              <w:t>Nursing Homes for the Chronically Ill</w:t>
            </w:r>
            <w:r w:rsidRPr="00292DEB">
              <w:rPr>
                <w:color w:val="000000"/>
                <w:sz w:val="15"/>
                <w:szCs w:val="15"/>
                <w:lang w:val="en-GB"/>
              </w:rPr>
              <w:t xml:space="preserve"> (</w:t>
            </w:r>
            <w:r w:rsidRPr="00292DEB">
              <w:rPr>
                <w:i/>
                <w:color w:val="008080"/>
                <w:sz w:val="15"/>
                <w:szCs w:val="15"/>
              </w:rPr>
              <w:t>ΘΕΡΑΠΕΥΤΗΡΙΑ</w:t>
            </w:r>
            <w:r w:rsidRPr="00292DEB">
              <w:rPr>
                <w:i/>
                <w:color w:val="008080"/>
                <w:sz w:val="15"/>
                <w:szCs w:val="15"/>
                <w:lang w:val="en-GB"/>
              </w:rPr>
              <w:t xml:space="preserve"> </w:t>
            </w:r>
            <w:r w:rsidRPr="00292DEB">
              <w:rPr>
                <w:i/>
                <w:color w:val="008080"/>
                <w:sz w:val="15"/>
                <w:szCs w:val="15"/>
              </w:rPr>
              <w:t>ΧΡΟΝΙΩΝ</w:t>
            </w:r>
            <w:r w:rsidRPr="00292DEB">
              <w:rPr>
                <w:i/>
                <w:color w:val="008080"/>
                <w:sz w:val="15"/>
                <w:szCs w:val="15"/>
                <w:lang w:val="en-GB"/>
              </w:rPr>
              <w:t xml:space="preserve"> </w:t>
            </w:r>
            <w:r w:rsidRPr="00292DEB">
              <w:rPr>
                <w:i/>
                <w:color w:val="008080"/>
                <w:sz w:val="15"/>
                <w:szCs w:val="15"/>
              </w:rPr>
              <w:t>ΠΑΘΗΣΕΩΝ</w:t>
            </w:r>
            <w:r w:rsidRPr="00292DEB">
              <w:rPr>
                <w:i/>
                <w:color w:val="000000"/>
                <w:sz w:val="15"/>
                <w:szCs w:val="15"/>
                <w:lang w:val="en-GB"/>
              </w:rPr>
              <w:t>)</w:t>
            </w:r>
            <w:r w:rsidRPr="00292DEB">
              <w:rPr>
                <w:color w:val="000000"/>
                <w:sz w:val="15"/>
                <w:szCs w:val="15"/>
                <w:lang w:val="en-GB"/>
              </w:rPr>
              <w:t xml:space="preserve">. Private units must have received a foundation and operation licence. Private non-profit units must also have received special accreditation </w:t>
            </w:r>
            <w:proofErr w:type="gramStart"/>
            <w:r w:rsidRPr="00292DEB">
              <w:rPr>
                <w:color w:val="000000"/>
                <w:sz w:val="15"/>
                <w:szCs w:val="15"/>
                <w:lang w:val="en-GB"/>
              </w:rPr>
              <w:t>in order to</w:t>
            </w:r>
            <w:proofErr w:type="gramEnd"/>
            <w:r w:rsidRPr="00292DEB">
              <w:rPr>
                <w:color w:val="000000"/>
                <w:sz w:val="15"/>
                <w:szCs w:val="15"/>
                <w:lang w:val="en-GB"/>
              </w:rPr>
              <w:t xml:space="preserve"> be partly funded or subsidised from the State budget.</w:t>
            </w:r>
          </w:p>
          <w:p w14:paraId="6B0E735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246BE7D0" w14:textId="77777777" w:rsidR="005D0FED" w:rsidRPr="00292DEB" w:rsidRDefault="005D0FED" w:rsidP="003E6063">
            <w:pPr>
              <w:pStyle w:val="Normal0"/>
              <w:pBdr>
                <w:top w:val="nil"/>
                <w:left w:val="nil"/>
                <w:bottom w:val="nil"/>
                <w:right w:val="nil"/>
                <w:between w:val="nil"/>
              </w:pBdr>
              <w:tabs>
                <w:tab w:val="left" w:pos="0"/>
              </w:tabs>
              <w:spacing w:before="0" w:after="0"/>
              <w:rPr>
                <w:color w:val="008000"/>
                <w:sz w:val="15"/>
                <w:szCs w:val="15"/>
                <w:lang w:val="en-GB"/>
              </w:rPr>
            </w:pPr>
            <w:r w:rsidRPr="00292DEB">
              <w:rPr>
                <w:color w:val="000000"/>
                <w:sz w:val="15"/>
                <w:szCs w:val="15"/>
                <w:highlight w:val="white"/>
                <w:lang w:val="en-GB"/>
              </w:rPr>
              <w:t>Charitable and ecclesiastical foundations, local authorities, and for-profit individuals</w:t>
            </w:r>
            <w:r w:rsidRPr="00292DEB">
              <w:rPr>
                <w:color w:val="008000"/>
                <w:sz w:val="15"/>
                <w:szCs w:val="15"/>
                <w:highlight w:val="white"/>
                <w:lang w:val="en-GB"/>
              </w:rPr>
              <w:t xml:space="preserve"> for Elderly Care Units </w:t>
            </w:r>
            <w:r w:rsidRPr="00292DEB">
              <w:rPr>
                <w:color w:val="008080"/>
                <w:sz w:val="15"/>
                <w:szCs w:val="15"/>
                <w:highlight w:val="white"/>
                <w:lang w:val="en-GB"/>
              </w:rPr>
              <w:t>(</w:t>
            </w:r>
            <w:r w:rsidRPr="00292DEB">
              <w:rPr>
                <w:i/>
                <w:color w:val="008080"/>
                <w:sz w:val="15"/>
                <w:szCs w:val="15"/>
                <w:highlight w:val="white"/>
              </w:rPr>
              <w:t>ΜΟΝΑΔΕΣ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8080"/>
                <w:sz w:val="15"/>
                <w:szCs w:val="15"/>
                <w:highlight w:val="white"/>
                <w:lang w:val="en-GB"/>
              </w:rPr>
              <w:t xml:space="preserve"> </w:t>
            </w:r>
            <w:r w:rsidRPr="00292DEB">
              <w:rPr>
                <w:i/>
                <w:color w:val="008080"/>
                <w:sz w:val="15"/>
                <w:szCs w:val="15"/>
                <w:highlight w:val="white"/>
              </w:rPr>
              <w:t>ΗΛΙΚΙΩΜΕΝΩΝ</w:t>
            </w:r>
            <w:r w:rsidRPr="00292DEB">
              <w:rPr>
                <w:color w:val="008080"/>
                <w:sz w:val="15"/>
                <w:szCs w:val="15"/>
                <w:highlight w:val="white"/>
                <w:lang w:val="en-GB"/>
              </w:rPr>
              <w:t>).</w:t>
            </w:r>
            <w:r w:rsidRPr="00292DEB">
              <w:rPr>
                <w:color w:val="000000"/>
                <w:sz w:val="15"/>
                <w:szCs w:val="15"/>
                <w:highlight w:val="white"/>
                <w:lang w:val="en-GB"/>
              </w:rPr>
              <w:t xml:space="preserve"> Foundation and operation licence needed.</w:t>
            </w:r>
          </w:p>
          <w:p w14:paraId="5AA8DF51"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1B8C0E94"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0000"/>
                <w:sz w:val="15"/>
                <w:szCs w:val="15"/>
                <w:highlight w:val="white"/>
                <w:lang w:val="en-GB"/>
              </w:rPr>
              <w:t xml:space="preserve">Local authorities’ agencies, for-profit and non-profit private units for the </w:t>
            </w:r>
            <w:r w:rsidRPr="00292DEB">
              <w:rPr>
                <w:color w:val="008000"/>
                <w:sz w:val="15"/>
                <w:szCs w:val="15"/>
                <w:highlight w:val="white"/>
                <w:lang w:val="en-GB"/>
              </w:rPr>
              <w:t xml:space="preserve">Day Care Centres of the Elderly </w:t>
            </w:r>
            <w:r w:rsidRPr="00292DEB">
              <w:rPr>
                <w:i/>
                <w:color w:val="008080"/>
                <w:sz w:val="15"/>
                <w:szCs w:val="15"/>
                <w:highlight w:val="white"/>
                <w:lang w:val="en-GB"/>
              </w:rPr>
              <w:t>(</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ΗΜΕΡΗΣΙΑΣ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8080"/>
                <w:sz w:val="15"/>
                <w:szCs w:val="15"/>
                <w:highlight w:val="white"/>
                <w:lang w:val="en-GB"/>
              </w:rPr>
              <w:t xml:space="preserve"> </w:t>
            </w:r>
            <w:r w:rsidRPr="00292DEB">
              <w:rPr>
                <w:i/>
                <w:color w:val="008080"/>
                <w:sz w:val="15"/>
                <w:szCs w:val="15"/>
                <w:highlight w:val="white"/>
              </w:rPr>
              <w:t>ΗΛΙΚΙΩΜΕΝΩΝ</w:t>
            </w:r>
            <w:r w:rsidRPr="00292DEB">
              <w:rPr>
                <w:i/>
                <w:color w:val="008080"/>
                <w:sz w:val="15"/>
                <w:szCs w:val="15"/>
                <w:highlight w:val="white"/>
                <w:lang w:val="en-GB"/>
              </w:rPr>
              <w:t xml:space="preserve"> – </w:t>
            </w:r>
            <w:r w:rsidRPr="00292DEB">
              <w:rPr>
                <w:i/>
                <w:color w:val="008080"/>
                <w:sz w:val="15"/>
                <w:szCs w:val="15"/>
                <w:highlight w:val="white"/>
              </w:rPr>
              <w:t>Κ</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i/>
                <w:color w:val="008080"/>
                <w:sz w:val="15"/>
                <w:szCs w:val="15"/>
                <w:highlight w:val="white"/>
              </w:rPr>
              <w:t>Φ</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color w:val="008000"/>
                <w:sz w:val="15"/>
                <w:szCs w:val="15"/>
                <w:highlight w:val="white"/>
                <w:lang w:val="en-GB"/>
              </w:rPr>
              <w:t xml:space="preserve">. </w:t>
            </w:r>
            <w:r w:rsidRPr="00292DEB">
              <w:rPr>
                <w:color w:val="000000"/>
                <w:sz w:val="15"/>
                <w:szCs w:val="15"/>
                <w:highlight w:val="white"/>
                <w:lang w:val="en-GB"/>
              </w:rPr>
              <w:t>Foundation and operation licence needed.</w:t>
            </w:r>
          </w:p>
          <w:p w14:paraId="671809AC"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0000"/>
                <w:sz w:val="15"/>
                <w:szCs w:val="15"/>
                <w:highlight w:val="white"/>
                <w:lang w:val="en-GB"/>
              </w:rPr>
              <w:t>Local authorities, local authorities’ agencies and legal persons of public law for the Programme</w:t>
            </w:r>
            <w:r w:rsidRPr="00292DEB">
              <w:rPr>
                <w:color w:val="008000"/>
                <w:sz w:val="15"/>
                <w:szCs w:val="15"/>
                <w:highlight w:val="white"/>
                <w:lang w:val="en-GB"/>
              </w:rPr>
              <w:t xml:space="preserve"> "Aid at Home" </w:t>
            </w:r>
            <w:r w:rsidRPr="00292DEB">
              <w:rPr>
                <w:i/>
                <w:color w:val="008080"/>
                <w:sz w:val="15"/>
                <w:szCs w:val="15"/>
                <w:highlight w:val="white"/>
                <w:lang w:val="en-GB"/>
              </w:rPr>
              <w:t>(</w:t>
            </w:r>
            <w:r w:rsidRPr="00292DEB">
              <w:rPr>
                <w:i/>
                <w:color w:val="008080"/>
                <w:sz w:val="15"/>
                <w:szCs w:val="15"/>
                <w:highlight w:val="white"/>
              </w:rPr>
              <w:t>ΒΟΗΘΕΙΑ</w:t>
            </w:r>
            <w:r w:rsidRPr="00292DEB">
              <w:rPr>
                <w:i/>
                <w:color w:val="008080"/>
                <w:sz w:val="15"/>
                <w:szCs w:val="15"/>
                <w:highlight w:val="white"/>
                <w:lang w:val="en-GB"/>
              </w:rPr>
              <w:t xml:space="preserve"> </w:t>
            </w:r>
            <w:r w:rsidRPr="00292DEB">
              <w:rPr>
                <w:i/>
                <w:color w:val="008080"/>
                <w:sz w:val="15"/>
                <w:szCs w:val="15"/>
                <w:highlight w:val="white"/>
              </w:rPr>
              <w:t>ΣΤΟ</w:t>
            </w:r>
            <w:r w:rsidRPr="00292DEB">
              <w:rPr>
                <w:i/>
                <w:color w:val="008080"/>
                <w:sz w:val="15"/>
                <w:szCs w:val="15"/>
                <w:highlight w:val="white"/>
                <w:lang w:val="en-GB"/>
              </w:rPr>
              <w:t xml:space="preserve"> </w:t>
            </w:r>
            <w:r w:rsidRPr="00292DEB">
              <w:rPr>
                <w:i/>
                <w:color w:val="008080"/>
                <w:sz w:val="15"/>
                <w:szCs w:val="15"/>
                <w:highlight w:val="white"/>
              </w:rPr>
              <w:t>ΣΠΙΤΙ</w:t>
            </w:r>
            <w:r w:rsidRPr="00292DEB">
              <w:rPr>
                <w:i/>
                <w:color w:val="008080"/>
                <w:sz w:val="15"/>
                <w:szCs w:val="15"/>
                <w:highlight w:val="white"/>
                <w:lang w:val="en-GB"/>
              </w:rPr>
              <w:t>)</w:t>
            </w:r>
            <w:r w:rsidRPr="00292DEB">
              <w:rPr>
                <w:color w:val="008080"/>
                <w:sz w:val="15"/>
                <w:szCs w:val="15"/>
                <w:highlight w:val="white"/>
                <w:lang w:val="en-GB"/>
              </w:rPr>
              <w:t>.</w:t>
            </w:r>
            <w:r w:rsidRPr="00292DEB">
              <w:rPr>
                <w:color w:val="000000"/>
                <w:sz w:val="15"/>
                <w:szCs w:val="15"/>
                <w:highlight w:val="white"/>
                <w:lang w:val="en-GB"/>
              </w:rPr>
              <w:t xml:space="preserve"> Some standards required, but law does not provide for a licence procedure.</w:t>
            </w:r>
          </w:p>
          <w:p w14:paraId="2037F762"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p>
          <w:p w14:paraId="1E1A33A9"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There is legislation in place on quality criteria and standards for residential, home and community-based care. The legislation also designates the quality assurance bodies. (</w:t>
            </w:r>
            <w:r w:rsidRPr="00292DEB">
              <w:rPr>
                <w:color w:val="C00000"/>
                <w:sz w:val="15"/>
                <w:szCs w:val="15"/>
                <w:lang w:val="en-GB"/>
              </w:rPr>
              <w:t xml:space="preserve">Decree 631/1974 </w:t>
            </w:r>
            <w:r w:rsidRPr="00292DEB">
              <w:rPr>
                <w:color w:val="000000"/>
                <w:sz w:val="15"/>
                <w:szCs w:val="15"/>
                <w:lang w:val="en-GB"/>
              </w:rPr>
              <w:t xml:space="preserve">sets terms and conditions for establishing and operating </w:t>
            </w:r>
            <w:r w:rsidRPr="00292DEB">
              <w:rPr>
                <w:color w:val="008000"/>
                <w:sz w:val="15"/>
                <w:szCs w:val="15"/>
                <w:lang w:val="en-GB"/>
              </w:rPr>
              <w:t>Nursing Homes for those chronically ill</w:t>
            </w:r>
            <w:r w:rsidRPr="00292DEB">
              <w:rPr>
                <w:color w:val="000000"/>
                <w:sz w:val="15"/>
                <w:szCs w:val="15"/>
                <w:lang w:val="en-GB"/>
              </w:rPr>
              <w:t xml:space="preserve">, </w:t>
            </w:r>
            <w:r w:rsidRPr="00292DEB">
              <w:rPr>
                <w:color w:val="C00000"/>
                <w:sz w:val="15"/>
                <w:szCs w:val="15"/>
                <w:lang w:val="en-GB"/>
              </w:rPr>
              <w:t xml:space="preserve">Ministerial decision 81551/2007 </w:t>
            </w:r>
            <w:r w:rsidRPr="00292DEB">
              <w:rPr>
                <w:color w:val="000000"/>
                <w:sz w:val="15"/>
                <w:szCs w:val="15"/>
                <w:lang w:val="en-GB"/>
              </w:rPr>
              <w:t xml:space="preserve">for </w:t>
            </w:r>
            <w:r w:rsidRPr="00292DEB">
              <w:rPr>
                <w:color w:val="008000"/>
                <w:sz w:val="15"/>
                <w:szCs w:val="15"/>
                <w:lang w:val="en-GB"/>
              </w:rPr>
              <w:t xml:space="preserve">Elderly Care Units </w:t>
            </w:r>
            <w:r w:rsidRPr="00292DEB">
              <w:rPr>
                <w:color w:val="000000"/>
                <w:sz w:val="15"/>
                <w:szCs w:val="15"/>
                <w:lang w:val="en-GB"/>
              </w:rPr>
              <w:t xml:space="preserve">and </w:t>
            </w:r>
            <w:r w:rsidRPr="00292DEB">
              <w:rPr>
                <w:color w:val="C00000"/>
                <w:sz w:val="15"/>
                <w:szCs w:val="15"/>
                <w:lang w:val="en-GB"/>
              </w:rPr>
              <w:t xml:space="preserve">Ministerial decision 14963/2001 </w:t>
            </w:r>
            <w:r w:rsidRPr="00292DEB">
              <w:rPr>
                <w:color w:val="000000"/>
                <w:sz w:val="15"/>
                <w:szCs w:val="15"/>
                <w:lang w:val="en-GB"/>
              </w:rPr>
              <w:t xml:space="preserve">for </w:t>
            </w:r>
            <w:r w:rsidRPr="00292DEB">
              <w:rPr>
                <w:color w:val="008000"/>
                <w:sz w:val="15"/>
                <w:szCs w:val="15"/>
                <w:highlight w:val="white"/>
                <w:lang w:val="en-GB"/>
              </w:rPr>
              <w:t xml:space="preserve">Day Care Centres of the Elderly </w:t>
            </w:r>
            <w:r w:rsidRPr="00292DEB">
              <w:rPr>
                <w:i/>
                <w:color w:val="008080"/>
                <w:sz w:val="15"/>
                <w:szCs w:val="15"/>
                <w:highlight w:val="white"/>
                <w:lang w:val="en-GB"/>
              </w:rPr>
              <w:t>(</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ΗΜΕΡΗΣΙΑΣ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8080"/>
                <w:sz w:val="15"/>
                <w:szCs w:val="15"/>
                <w:highlight w:val="white"/>
                <w:lang w:val="en-GB"/>
              </w:rPr>
              <w:t xml:space="preserve"> </w:t>
            </w:r>
            <w:r w:rsidRPr="00292DEB">
              <w:rPr>
                <w:i/>
                <w:color w:val="008080"/>
                <w:sz w:val="15"/>
                <w:szCs w:val="15"/>
                <w:highlight w:val="white"/>
              </w:rPr>
              <w:t>ΗΛΙΚΙΩΜΕΝΩΝ</w:t>
            </w:r>
            <w:r w:rsidRPr="00292DEB">
              <w:rPr>
                <w:i/>
                <w:color w:val="008080"/>
                <w:sz w:val="15"/>
                <w:szCs w:val="15"/>
                <w:highlight w:val="white"/>
                <w:lang w:val="en-GB"/>
              </w:rPr>
              <w:t xml:space="preserve"> – </w:t>
            </w:r>
            <w:r w:rsidRPr="00292DEB">
              <w:rPr>
                <w:i/>
                <w:color w:val="008080"/>
                <w:sz w:val="15"/>
                <w:szCs w:val="15"/>
                <w:highlight w:val="white"/>
              </w:rPr>
              <w:t>Κ</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i/>
                <w:color w:val="008080"/>
                <w:sz w:val="15"/>
                <w:szCs w:val="15"/>
                <w:highlight w:val="white"/>
              </w:rPr>
              <w:t>Φ</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color w:val="000000"/>
                <w:sz w:val="15"/>
                <w:szCs w:val="15"/>
                <w:lang w:val="en-GB"/>
              </w:rPr>
              <w:t>).</w:t>
            </w:r>
          </w:p>
          <w:p w14:paraId="6E3C91B0" w14:textId="77777777" w:rsidR="005D0FED" w:rsidRPr="00292DEB" w:rsidRDefault="005D0FED" w:rsidP="003E6063">
            <w:pPr>
              <w:pStyle w:val="Normal0"/>
              <w:pBdr>
                <w:top w:val="nil"/>
                <w:left w:val="nil"/>
                <w:bottom w:val="nil"/>
                <w:right w:val="nil"/>
                <w:between w:val="nil"/>
              </w:pBdr>
              <w:spacing w:before="0" w:after="0"/>
              <w:rPr>
                <w:color w:val="000000"/>
                <w:sz w:val="15"/>
                <w:szCs w:val="15"/>
                <w:highlight w:val="white"/>
                <w:lang w:val="en-GB"/>
              </w:rPr>
            </w:pPr>
          </w:p>
          <w:p w14:paraId="24AE0F17"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0000"/>
                <w:sz w:val="15"/>
                <w:szCs w:val="15"/>
                <w:highlight w:val="white"/>
                <w:lang w:val="en-GB"/>
              </w:rPr>
              <w:t xml:space="preserve">Quality of care ensured through on-the-spot inspection </w:t>
            </w:r>
            <w:r w:rsidRPr="00292DEB">
              <w:rPr>
                <w:color w:val="000000"/>
                <w:sz w:val="15"/>
                <w:szCs w:val="15"/>
                <w:lang w:val="en-GB"/>
              </w:rPr>
              <w:t>carried out by the regional authorities for residential and daily care units. On-the-spot inspections may be regular or irregular</w:t>
            </w:r>
            <w:ins w:id="387" w:author="Author">
              <w:r w:rsidRPr="00292DEB">
                <w:rPr>
                  <w:color w:val="000000"/>
                  <w:sz w:val="15"/>
                  <w:szCs w:val="15"/>
                  <w:lang w:val="en-GB"/>
                </w:rPr>
                <w:t>,</w:t>
              </w:r>
            </w:ins>
            <w:r w:rsidRPr="00292DEB">
              <w:rPr>
                <w:color w:val="000000"/>
                <w:sz w:val="15"/>
                <w:szCs w:val="15"/>
                <w:lang w:val="en-GB"/>
              </w:rPr>
              <w:t xml:space="preserve"> and they can be conducted as often as required for an effective monitoring of the services provided. Additional on-the-spot inspections may be carried out by </w:t>
            </w:r>
            <w:r w:rsidRPr="00292DEB">
              <w:rPr>
                <w:color w:val="008000"/>
                <w:sz w:val="15"/>
                <w:szCs w:val="15"/>
                <w:lang w:val="en-GB"/>
              </w:rPr>
              <w:t>National Transparency Agency</w:t>
            </w:r>
            <w:r w:rsidRPr="00292DEB">
              <w:rPr>
                <w:color w:val="000000"/>
                <w:sz w:val="15"/>
                <w:szCs w:val="15"/>
                <w:lang w:val="en-GB"/>
              </w:rPr>
              <w:t>.</w:t>
            </w:r>
          </w:p>
          <w:p w14:paraId="4485AC76"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p>
          <w:p w14:paraId="5736132B"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p>
          <w:p w14:paraId="508A2C77"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0000"/>
                <w:sz w:val="15"/>
                <w:szCs w:val="15"/>
                <w:lang w:val="en-GB"/>
              </w:rPr>
              <w:t xml:space="preserve">Special legislation has been in force since </w:t>
            </w:r>
            <w:r w:rsidRPr="00292DEB">
              <w:rPr>
                <w:color w:val="C00000"/>
                <w:sz w:val="15"/>
                <w:szCs w:val="15"/>
                <w:lang w:val="en-GB"/>
              </w:rPr>
              <w:t xml:space="preserve">2021 </w:t>
            </w:r>
            <w:r w:rsidRPr="00292DEB">
              <w:rPr>
                <w:color w:val="000000"/>
                <w:sz w:val="15"/>
                <w:szCs w:val="15"/>
                <w:lang w:val="en-GB"/>
              </w:rPr>
              <w:t>about preventing and combatting abuse in social care services including long-term care services (</w:t>
            </w:r>
            <w:r w:rsidRPr="00292DEB">
              <w:rPr>
                <w:color w:val="008000"/>
                <w:sz w:val="15"/>
                <w:szCs w:val="15"/>
                <w:lang w:val="en-GB"/>
              </w:rPr>
              <w:t>law 4837/2021</w:t>
            </w:r>
            <w:r w:rsidRPr="00292DEB">
              <w:rPr>
                <w:color w:val="000000"/>
                <w:sz w:val="15"/>
                <w:szCs w:val="15"/>
                <w:lang w:val="en-GB"/>
              </w:rPr>
              <w:t xml:space="preserve">). </w:t>
            </w:r>
            <w:r w:rsidRPr="00292DEB">
              <w:rPr>
                <w:color w:val="008000"/>
                <w:sz w:val="15"/>
                <w:szCs w:val="15"/>
                <w:lang w:val="en-GB"/>
              </w:rPr>
              <w:t xml:space="preserve">Law 4837/2021 </w:t>
            </w:r>
            <w:r w:rsidRPr="00292DEB">
              <w:rPr>
                <w:color w:val="000000"/>
                <w:sz w:val="15"/>
                <w:szCs w:val="15"/>
                <w:lang w:val="en-GB"/>
              </w:rPr>
              <w:t>provides inter alia for specific procedures of signalling of potential cases of abuse.</w:t>
            </w:r>
          </w:p>
          <w:p w14:paraId="5FD8B4E2"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p>
          <w:p w14:paraId="55BC9FA5" w14:textId="69859DFC"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A0D0247"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058528B4" w14:textId="77777777" w:rsidR="005D0FED" w:rsidRPr="00292DEB" w:rsidRDefault="005D0FED" w:rsidP="003E6063">
            <w:pPr>
              <w:spacing w:line="276" w:lineRule="auto"/>
              <w:rPr>
                <w:rFonts w:cs="Arial"/>
                <w:color w:val="0000FF"/>
              </w:rPr>
            </w:pPr>
          </w:p>
        </w:tc>
        <w:tc>
          <w:tcPr>
            <w:tcW w:w="127" w:type="pct"/>
          </w:tcPr>
          <w:p w14:paraId="701D44AB" w14:textId="77777777" w:rsidR="005D0FED" w:rsidRPr="00292DEB" w:rsidRDefault="005D0FED" w:rsidP="003E6063">
            <w:pPr>
              <w:spacing w:line="276" w:lineRule="auto"/>
              <w:rPr>
                <w:rFonts w:cs="Arial"/>
                <w:color w:val="0000FF"/>
                <w:lang w:val="fr-FR"/>
              </w:rPr>
            </w:pPr>
            <w:r w:rsidRPr="00292DEB">
              <w:rPr>
                <w:rFonts w:cs="Arial"/>
                <w:color w:val="0000FF"/>
                <w:lang w:val="fr-FR"/>
              </w:rPr>
              <w:t>13</w:t>
            </w:r>
          </w:p>
          <w:p w14:paraId="574B24CB" w14:textId="77777777" w:rsidR="005D0FED" w:rsidRPr="00292DEB" w:rsidRDefault="005D0FED" w:rsidP="003E6063">
            <w:pPr>
              <w:spacing w:line="276" w:lineRule="auto"/>
              <w:rPr>
                <w:rFonts w:cs="Arial"/>
                <w:color w:val="0000FF"/>
              </w:rPr>
            </w:pPr>
          </w:p>
        </w:tc>
        <w:tc>
          <w:tcPr>
            <w:tcW w:w="402" w:type="pct"/>
          </w:tcPr>
          <w:p w14:paraId="49A35383" w14:textId="0E91CE0C" w:rsidR="005D0FED" w:rsidRPr="00292DEB" w:rsidRDefault="005D0FED" w:rsidP="003E6063">
            <w:pPr>
              <w:spacing w:line="276" w:lineRule="auto"/>
              <w:rPr>
                <w:rFonts w:cs="Arial"/>
                <w:color w:val="0000FF"/>
              </w:rPr>
            </w:pPr>
            <w:r w:rsidRPr="00292DEB">
              <w:rPr>
                <w:rFonts w:cs="Arial"/>
                <w:color w:val="0000FF"/>
                <w:lang w:val="en-GB"/>
              </w:rPr>
              <w:t>GREECE</w:t>
            </w:r>
          </w:p>
        </w:tc>
      </w:tr>
      <w:tr w:rsidR="005D0FED" w:rsidRPr="00292DEB" w14:paraId="2E7A5496" w14:textId="77777777" w:rsidTr="005D0FED">
        <w:tc>
          <w:tcPr>
            <w:tcW w:w="193" w:type="pct"/>
          </w:tcPr>
          <w:p w14:paraId="54C94FE6" w14:textId="77777777" w:rsidR="005D0FED" w:rsidRPr="00292DEB" w:rsidRDefault="005D0FED" w:rsidP="003E6063">
            <w:pPr>
              <w:spacing w:line="276" w:lineRule="auto"/>
              <w:jc w:val="left"/>
              <w:rPr>
                <w:rFonts w:cs="Arial"/>
                <w:lang w:val="en-GB"/>
              </w:rPr>
            </w:pPr>
            <w:r w:rsidRPr="00292DEB">
              <w:rPr>
                <w:rFonts w:cs="Arial"/>
                <w:lang w:val="en-GB"/>
              </w:rPr>
              <w:t>EL</w:t>
            </w:r>
          </w:p>
          <w:p w14:paraId="75A4C3A8" w14:textId="4A0B1015" w:rsidR="005D0FED" w:rsidRPr="00292DEB" w:rsidRDefault="005D0FED" w:rsidP="003E6063">
            <w:pPr>
              <w:spacing w:line="276" w:lineRule="auto"/>
              <w:jc w:val="left"/>
              <w:rPr>
                <w:rFonts w:cs="Arial"/>
                <w:b/>
                <w:lang w:val="en-GB"/>
              </w:rPr>
            </w:pPr>
            <w:r w:rsidRPr="00292DEB">
              <w:rPr>
                <w:rFonts w:cs="Arial"/>
                <w:lang w:val="en-GB"/>
              </w:rPr>
              <w:t>EL</w:t>
            </w:r>
          </w:p>
        </w:tc>
        <w:tc>
          <w:tcPr>
            <w:tcW w:w="1371" w:type="pct"/>
          </w:tcPr>
          <w:p w14:paraId="01D86DC0" w14:textId="77777777" w:rsidR="005D0FED" w:rsidRPr="00292DEB" w:rsidRDefault="005D0FED" w:rsidP="003E6063">
            <w:pPr>
              <w:spacing w:line="276" w:lineRule="auto"/>
              <w:rPr>
                <w:rFonts w:cs="Arial"/>
              </w:rPr>
            </w:pPr>
            <w:r w:rsidRPr="00292DEB">
              <w:rPr>
                <w:rFonts w:cs="Arial"/>
              </w:rPr>
              <w:t>Es gibt keine gesetzliche Definition der nicht-professionellen Pflege. Es gibt keine Rechtsvorschriften zur Identifizierung von nicht-professionellen Pflegepersonen.</w:t>
            </w:r>
          </w:p>
          <w:p w14:paraId="66F71E11" w14:textId="77777777" w:rsidR="005D0FED" w:rsidRPr="00292DEB" w:rsidRDefault="005D0FED" w:rsidP="003E6063">
            <w:pPr>
              <w:spacing w:line="276" w:lineRule="auto"/>
              <w:rPr>
                <w:rFonts w:cs="Arial"/>
              </w:rPr>
            </w:pPr>
          </w:p>
          <w:p w14:paraId="31494F4F" w14:textId="77777777" w:rsidR="005D0FED" w:rsidRPr="00292DEB" w:rsidRDefault="005D0FED" w:rsidP="003E6063">
            <w:pPr>
              <w:spacing w:line="276" w:lineRule="auto"/>
              <w:rPr>
                <w:rFonts w:cs="Arial"/>
              </w:rPr>
            </w:pPr>
            <w:r w:rsidRPr="00292DEB">
              <w:rPr>
                <w:rFonts w:cs="Arial"/>
              </w:rPr>
              <w:t>Möglichkeit des unbezahlten Urlaubs. Nicht-professionelle Pflegepersonen müssen keine Bedingungen erfüllen, um diese Unterstützung zu erhalten.</w:t>
            </w:r>
          </w:p>
          <w:p w14:paraId="67A5A0C6" w14:textId="032A1E48" w:rsidR="005D0FED" w:rsidRPr="00292DEB" w:rsidRDefault="005D0FED" w:rsidP="003E6063">
            <w:pPr>
              <w:spacing w:line="276" w:lineRule="auto"/>
              <w:rPr>
                <w:rFonts w:cs="Arial"/>
              </w:rPr>
            </w:pPr>
          </w:p>
        </w:tc>
        <w:tc>
          <w:tcPr>
            <w:tcW w:w="1370" w:type="pct"/>
          </w:tcPr>
          <w:p w14:paraId="5DB1729C" w14:textId="77777777" w:rsidR="005D0FED" w:rsidRPr="00292DEB" w:rsidRDefault="005D0FED" w:rsidP="003E6063">
            <w:pPr>
              <w:spacing w:line="276" w:lineRule="auto"/>
              <w:rPr>
                <w:rFonts w:cs="Arial"/>
                <w:lang w:val="fr-BE"/>
              </w:rPr>
            </w:pPr>
            <w:r w:rsidRPr="00292DEB">
              <w:rPr>
                <w:rFonts w:cs="Arial"/>
                <w:lang w:val="fr-BE"/>
              </w:rPr>
              <w:t>Pas de définition légale des soins informels. Il n’existe pas de législation permettant d’identifier les aidants informels.</w:t>
            </w:r>
          </w:p>
          <w:p w14:paraId="7B86A7BB" w14:textId="77777777" w:rsidR="005D0FED" w:rsidRPr="00292DEB" w:rsidRDefault="005D0FED" w:rsidP="003E6063">
            <w:pPr>
              <w:spacing w:line="276" w:lineRule="auto"/>
              <w:rPr>
                <w:rFonts w:cs="Arial"/>
                <w:b/>
                <w:color w:val="FF0000"/>
                <w:lang w:val="fr-BE"/>
              </w:rPr>
            </w:pPr>
          </w:p>
          <w:p w14:paraId="64EF5793" w14:textId="77DDA1B3" w:rsidR="005D0FED" w:rsidRPr="00292DEB" w:rsidRDefault="005D0FED" w:rsidP="003E6063">
            <w:pPr>
              <w:spacing w:line="276" w:lineRule="auto"/>
              <w:rPr>
                <w:rFonts w:cs="Arial"/>
                <w:lang w:val="fr-BE"/>
              </w:rPr>
            </w:pPr>
            <w:r w:rsidRPr="00292DEB">
              <w:rPr>
                <w:rFonts w:cs="Arial"/>
                <w:bCs/>
                <w:lang w:val="fr-BE"/>
              </w:rPr>
              <w:t xml:space="preserve">Possibilité de congé non rémunéré. </w:t>
            </w:r>
            <w:r w:rsidRPr="00292DEB">
              <w:rPr>
                <w:rStyle w:val="longtext"/>
                <w:rFonts w:ascii="Arial" w:hAnsi="Arial" w:cs="Arial"/>
                <w:shd w:val="clear" w:color="auto" w:fill="FFFFFF"/>
                <w:lang w:val="fr-BE"/>
              </w:rPr>
              <w:t>Les aidants informels ne doivent remplir aucune condition particulière pour bénéficier de cette aide.</w:t>
            </w:r>
          </w:p>
        </w:tc>
        <w:tc>
          <w:tcPr>
            <w:tcW w:w="1370" w:type="pct"/>
          </w:tcPr>
          <w:p w14:paraId="77B557A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E-XII-14-EL</w:t>
            </w:r>
          </w:p>
          <w:p w14:paraId="02F1AD85"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legal definition for informal care. There is no legislation in place to identify informal carers.</w:t>
            </w:r>
          </w:p>
          <w:p w14:paraId="1FA704FE" w14:textId="0C9A6BCF"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Possibility of unpaid </w:t>
            </w:r>
            <w:r w:rsidRPr="00292DEB">
              <w:rPr>
                <w:sz w:val="15"/>
                <w:szCs w:val="15"/>
                <w:lang w:val="en-GB"/>
              </w:rPr>
              <w:t xml:space="preserve">leave. </w:t>
            </w:r>
            <w:r w:rsidRPr="00292DEB">
              <w:rPr>
                <w:bCs/>
                <w:sz w:val="15"/>
                <w:szCs w:val="15"/>
                <w:lang w:val="en-GB"/>
              </w:rPr>
              <w:t>To receive this support, informal carers do not have to fulfil any conditions.</w:t>
            </w:r>
          </w:p>
        </w:tc>
        <w:tc>
          <w:tcPr>
            <w:tcW w:w="167" w:type="pct"/>
          </w:tcPr>
          <w:p w14:paraId="0A9A650D"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400001D1" w14:textId="77777777" w:rsidR="005D0FED" w:rsidRPr="00292DEB" w:rsidRDefault="005D0FED" w:rsidP="003E6063">
            <w:pPr>
              <w:spacing w:line="276" w:lineRule="auto"/>
              <w:rPr>
                <w:rFonts w:cs="Arial"/>
                <w:color w:val="0000FF"/>
                <w:lang w:val="en-US"/>
              </w:rPr>
            </w:pPr>
          </w:p>
        </w:tc>
        <w:tc>
          <w:tcPr>
            <w:tcW w:w="127" w:type="pct"/>
          </w:tcPr>
          <w:p w14:paraId="60234A29" w14:textId="77777777" w:rsidR="005D0FED" w:rsidRPr="00292DEB" w:rsidRDefault="005D0FED" w:rsidP="003E6063">
            <w:pPr>
              <w:spacing w:line="276" w:lineRule="auto"/>
              <w:rPr>
                <w:rFonts w:cs="Arial"/>
                <w:color w:val="0000FF"/>
                <w:lang w:val="fr-FR"/>
              </w:rPr>
            </w:pPr>
            <w:r w:rsidRPr="00292DEB">
              <w:rPr>
                <w:rFonts w:cs="Arial"/>
                <w:color w:val="0000FF"/>
                <w:lang w:val="fr-FR"/>
              </w:rPr>
              <w:t>14</w:t>
            </w:r>
          </w:p>
          <w:p w14:paraId="07DFBE2E" w14:textId="77777777" w:rsidR="005D0FED" w:rsidRPr="00292DEB" w:rsidRDefault="005D0FED" w:rsidP="003E6063">
            <w:pPr>
              <w:spacing w:line="276" w:lineRule="auto"/>
              <w:rPr>
                <w:rFonts w:cs="Arial"/>
                <w:color w:val="0000FF"/>
                <w:lang w:val="en-US"/>
              </w:rPr>
            </w:pPr>
          </w:p>
        </w:tc>
        <w:tc>
          <w:tcPr>
            <w:tcW w:w="402" w:type="pct"/>
          </w:tcPr>
          <w:p w14:paraId="7BF62F1D" w14:textId="44E0E7B4"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29623CEB" w14:textId="77777777" w:rsidTr="005D0FED">
        <w:tc>
          <w:tcPr>
            <w:tcW w:w="193" w:type="pct"/>
          </w:tcPr>
          <w:p w14:paraId="25A49C56" w14:textId="77777777" w:rsidR="005D0FED" w:rsidRPr="00292DEB" w:rsidRDefault="005D0FED" w:rsidP="003E6063">
            <w:pPr>
              <w:spacing w:line="276" w:lineRule="auto"/>
              <w:jc w:val="left"/>
              <w:rPr>
                <w:rFonts w:cs="Arial"/>
                <w:lang w:val="en-GB"/>
              </w:rPr>
            </w:pPr>
            <w:r w:rsidRPr="00292DEB">
              <w:rPr>
                <w:rFonts w:cs="Arial"/>
                <w:lang w:val="en-GB"/>
              </w:rPr>
              <w:t>EL</w:t>
            </w:r>
          </w:p>
          <w:p w14:paraId="6CF4036A" w14:textId="370E4AE3" w:rsidR="005D0FED" w:rsidRPr="00292DEB" w:rsidRDefault="005D0FED" w:rsidP="003E6063">
            <w:pPr>
              <w:spacing w:line="276" w:lineRule="auto"/>
              <w:jc w:val="left"/>
              <w:rPr>
                <w:rFonts w:cs="Arial"/>
                <w:b/>
                <w:lang w:val="en-US"/>
              </w:rPr>
            </w:pPr>
            <w:r w:rsidRPr="00292DEB">
              <w:rPr>
                <w:rFonts w:cs="Arial"/>
                <w:lang w:val="en-GB"/>
              </w:rPr>
              <w:t>EL</w:t>
            </w:r>
          </w:p>
        </w:tc>
        <w:tc>
          <w:tcPr>
            <w:tcW w:w="1371" w:type="pct"/>
          </w:tcPr>
          <w:p w14:paraId="0C91381B" w14:textId="77777777" w:rsidR="005D0FED" w:rsidRPr="00292DEB" w:rsidRDefault="005D0FED" w:rsidP="003E6063">
            <w:pPr>
              <w:spacing w:line="276" w:lineRule="auto"/>
              <w:rPr>
                <w:rFonts w:cs="Arial"/>
              </w:rPr>
            </w:pPr>
            <w:r w:rsidRPr="00292DEB">
              <w:rPr>
                <w:rFonts w:cs="Arial"/>
                <w:color w:val="008000"/>
              </w:rPr>
              <w:t>Tagespflegezentren für Ältere</w:t>
            </w:r>
            <w:r w:rsidRPr="00292DEB">
              <w:rPr>
                <w:rFonts w:cs="Arial"/>
              </w:rPr>
              <w:t xml:space="preserve"> und </w:t>
            </w:r>
            <w:r w:rsidRPr="00292DEB">
              <w:rPr>
                <w:rFonts w:cs="Arial"/>
                <w:color w:val="008000"/>
              </w:rPr>
              <w:t>Tagespflegezentren für Personen mit Behinderung</w:t>
            </w:r>
            <w:r w:rsidRPr="00292DEB">
              <w:rPr>
                <w:rFonts w:cs="Arial"/>
              </w:rPr>
              <w:t xml:space="preserve"> bieten eine vorübergehende Entlastung an.</w:t>
            </w:r>
          </w:p>
          <w:p w14:paraId="3A2222D3" w14:textId="77777777" w:rsidR="005D0FED" w:rsidRPr="00292DEB" w:rsidRDefault="005D0FED" w:rsidP="003E6063">
            <w:pPr>
              <w:spacing w:line="276" w:lineRule="auto"/>
              <w:rPr>
                <w:rFonts w:cs="Arial"/>
                <w:b/>
                <w:color w:val="FF0000"/>
              </w:rPr>
            </w:pPr>
          </w:p>
          <w:p w14:paraId="4A9EC946" w14:textId="77777777" w:rsidR="005D0FED" w:rsidRPr="00292DEB" w:rsidRDefault="005D0FED" w:rsidP="003E6063">
            <w:pPr>
              <w:spacing w:line="276" w:lineRule="auto"/>
              <w:rPr>
                <w:rFonts w:cs="Arial"/>
                <w:bCs/>
              </w:rPr>
            </w:pPr>
            <w:r w:rsidRPr="00292DEB">
              <w:rPr>
                <w:rFonts w:cs="Arial"/>
                <w:bCs/>
              </w:rPr>
              <w:t xml:space="preserve">Möglichkeit des unbezahlten Urlaubs oder verringerter Arbeitszeit für Eltern von Kindern mit Behinderung oder für Arbeitnehmer, die einen Verwandten oder eine mit ihnen zusammenlebende Person mit Langzeitpflegebedarf pflegen. </w:t>
            </w:r>
          </w:p>
          <w:p w14:paraId="489C6D5A" w14:textId="77777777" w:rsidR="005D0FED" w:rsidRPr="00292DEB" w:rsidRDefault="005D0FED" w:rsidP="003E6063">
            <w:pPr>
              <w:spacing w:line="276" w:lineRule="auto"/>
              <w:rPr>
                <w:rFonts w:cs="Arial"/>
                <w:color w:val="008000"/>
              </w:rPr>
            </w:pPr>
          </w:p>
          <w:p w14:paraId="341BF741" w14:textId="77777777" w:rsidR="005D0FED" w:rsidRPr="00292DEB" w:rsidRDefault="005D0FED" w:rsidP="003E6063">
            <w:pPr>
              <w:spacing w:line="276" w:lineRule="auto"/>
              <w:rPr>
                <w:rFonts w:cs="Arial"/>
              </w:rPr>
            </w:pPr>
            <w:r w:rsidRPr="00292DEB">
              <w:rPr>
                <w:rFonts w:cs="Arial"/>
              </w:rPr>
              <w:t>Keine andere Unterstützung erhältlich für nicht-profesionelle Pflegepersonen.</w:t>
            </w:r>
          </w:p>
          <w:p w14:paraId="2FE93F1F" w14:textId="77777777" w:rsidR="005D0FED" w:rsidRPr="00292DEB" w:rsidRDefault="005D0FED" w:rsidP="003E6063">
            <w:pPr>
              <w:spacing w:line="276" w:lineRule="auto"/>
              <w:rPr>
                <w:rFonts w:cs="Arial"/>
              </w:rPr>
            </w:pPr>
          </w:p>
          <w:p w14:paraId="55BE179C" w14:textId="22275F2E" w:rsidR="005D0FED" w:rsidRPr="00292DEB" w:rsidRDefault="005D0FED" w:rsidP="003E6063">
            <w:pPr>
              <w:spacing w:line="276" w:lineRule="auto"/>
              <w:rPr>
                <w:rFonts w:cs="Arial"/>
              </w:rPr>
            </w:pPr>
            <w:r w:rsidRPr="00292DEB">
              <w:rPr>
                <w:rFonts w:cs="Arial"/>
              </w:rPr>
              <w:t>Keine Regelungen für die Beurteilung der Bedürfnisse von nicht-profesionellen Pflegepersonen.</w:t>
            </w:r>
          </w:p>
        </w:tc>
        <w:tc>
          <w:tcPr>
            <w:tcW w:w="1370" w:type="pct"/>
          </w:tcPr>
          <w:p w14:paraId="20D9A38E" w14:textId="77777777" w:rsidR="005D0FED" w:rsidRPr="00292DEB" w:rsidRDefault="005D0FED" w:rsidP="003E6063">
            <w:pPr>
              <w:spacing w:line="276" w:lineRule="auto"/>
              <w:rPr>
                <w:rFonts w:cs="Arial"/>
                <w:lang w:val="fr-BE"/>
              </w:rPr>
            </w:pPr>
            <w:r w:rsidRPr="00292DEB">
              <w:rPr>
                <w:rFonts w:cs="Arial"/>
                <w:lang w:val="fr-BE"/>
              </w:rPr>
              <w:t>Soulagement temporaire fourni par les</w:t>
            </w:r>
            <w:r w:rsidRPr="00292DEB">
              <w:rPr>
                <w:rFonts w:cs="Arial"/>
                <w:color w:val="008000"/>
                <w:lang w:val="fr-BE"/>
              </w:rPr>
              <w:t xml:space="preserve"> Centres de soins de jour pour personnes âgées</w:t>
            </w:r>
            <w:r w:rsidRPr="00292DEB">
              <w:rPr>
                <w:rFonts w:cs="Arial"/>
                <w:lang w:val="fr-BE"/>
              </w:rPr>
              <w:t>,</w:t>
            </w:r>
            <w:r w:rsidRPr="00292DEB">
              <w:rPr>
                <w:rFonts w:cs="Arial"/>
                <w:color w:val="008000"/>
                <w:lang w:val="fr-BE"/>
              </w:rPr>
              <w:t xml:space="preserve"> Centres de soins de jour pour handicapés</w:t>
            </w:r>
            <w:r w:rsidRPr="00292DEB">
              <w:rPr>
                <w:rFonts w:cs="Arial"/>
                <w:lang w:val="fr-BE"/>
              </w:rPr>
              <w:t>.</w:t>
            </w:r>
          </w:p>
          <w:p w14:paraId="58643E33" w14:textId="77777777" w:rsidR="005D0FED" w:rsidRPr="00292DEB" w:rsidRDefault="005D0FED" w:rsidP="003E6063">
            <w:pPr>
              <w:spacing w:line="276" w:lineRule="auto"/>
              <w:rPr>
                <w:rFonts w:cs="Arial"/>
                <w:b/>
                <w:color w:val="FF0000"/>
                <w:lang w:val="fr-BE"/>
              </w:rPr>
            </w:pPr>
          </w:p>
          <w:p w14:paraId="18B30C89" w14:textId="77777777" w:rsidR="005D0FED" w:rsidRPr="00292DEB" w:rsidRDefault="005D0FED" w:rsidP="003E6063">
            <w:pPr>
              <w:spacing w:line="276" w:lineRule="auto"/>
              <w:rPr>
                <w:rFonts w:eastAsia="Arial" w:cs="Arial"/>
                <w:lang w:val="fr-BE"/>
              </w:rPr>
            </w:pPr>
            <w:r w:rsidRPr="00292DEB">
              <w:rPr>
                <w:rFonts w:eastAsia="Arial" w:cs="Arial"/>
                <w:lang w:val="fr-BE"/>
              </w:rPr>
              <w:t xml:space="preserve">Possibilité de congé non rémunéré ou d’horaire de travail réduit pour les parents d’enfants handicapés ou pour des salariés s’occupant d’un proche ou d’un cohabitant ayant besoin de soins de longue durée. </w:t>
            </w:r>
          </w:p>
          <w:p w14:paraId="27F4ADBA" w14:textId="77777777" w:rsidR="005D0FED" w:rsidRPr="00292DEB" w:rsidRDefault="005D0FED" w:rsidP="003E6063">
            <w:pPr>
              <w:spacing w:line="276" w:lineRule="auto"/>
              <w:rPr>
                <w:rStyle w:val="longtext"/>
                <w:rFonts w:ascii="Arial" w:hAnsi="Arial" w:cs="Arial"/>
                <w:shd w:val="clear" w:color="auto" w:fill="FFFFFF"/>
                <w:lang w:val="fr-BE"/>
              </w:rPr>
            </w:pPr>
          </w:p>
          <w:p w14:paraId="70B976C2"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Aucune autre aide n'est disponible pour les aidants informels.</w:t>
            </w:r>
          </w:p>
          <w:p w14:paraId="160DE78A" w14:textId="77777777" w:rsidR="005D0FED" w:rsidRPr="00292DEB" w:rsidRDefault="005D0FED" w:rsidP="003E6063">
            <w:pPr>
              <w:spacing w:line="276" w:lineRule="auto"/>
              <w:rPr>
                <w:rStyle w:val="longtext"/>
                <w:rFonts w:ascii="Arial" w:hAnsi="Arial" w:cs="Arial"/>
                <w:shd w:val="clear" w:color="auto" w:fill="FFFFFF"/>
                <w:lang w:val="fr-BE"/>
              </w:rPr>
            </w:pPr>
          </w:p>
          <w:p w14:paraId="3A46AECE" w14:textId="2E7864BD" w:rsidR="005D0FED" w:rsidRPr="00292DEB" w:rsidRDefault="005D0FED" w:rsidP="003E6063">
            <w:pPr>
              <w:spacing w:line="276" w:lineRule="auto"/>
              <w:rPr>
                <w:rFonts w:cs="Arial"/>
                <w:lang w:val="fr-BE"/>
              </w:rPr>
            </w:pPr>
            <w:r w:rsidRPr="00292DEB">
              <w:rPr>
                <w:rStyle w:val="longtext"/>
                <w:rFonts w:ascii="Arial" w:hAnsi="Arial" w:cs="Arial"/>
                <w:shd w:val="clear" w:color="auto" w:fill="FFFFFF"/>
                <w:lang w:val="fr-BE"/>
              </w:rPr>
              <w:t>Aucune disposition n'est prévue pour évaluer les besoins des aidants informels.</w:t>
            </w:r>
          </w:p>
        </w:tc>
        <w:tc>
          <w:tcPr>
            <w:tcW w:w="1370" w:type="pct"/>
          </w:tcPr>
          <w:p w14:paraId="1B26A94A"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E-XII-15-EL</w:t>
            </w:r>
          </w:p>
          <w:p w14:paraId="3539321F"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Temporary relief provided by </w:t>
            </w:r>
            <w:r w:rsidRPr="00292DEB">
              <w:rPr>
                <w:color w:val="008000"/>
                <w:sz w:val="15"/>
                <w:szCs w:val="15"/>
                <w:lang w:val="en-GB"/>
              </w:rPr>
              <w:t>Day Care Centres for the Elderly</w:t>
            </w:r>
            <w:r w:rsidRPr="00292DEB">
              <w:rPr>
                <w:color w:val="000000"/>
                <w:sz w:val="15"/>
                <w:szCs w:val="15"/>
                <w:lang w:val="en-GB"/>
              </w:rPr>
              <w:t xml:space="preserve">, </w:t>
            </w:r>
            <w:r w:rsidRPr="00292DEB">
              <w:rPr>
                <w:color w:val="008000"/>
                <w:sz w:val="15"/>
                <w:szCs w:val="15"/>
                <w:lang w:val="en-GB"/>
              </w:rPr>
              <w:t>Day Care Centres for persons with disabilities</w:t>
            </w:r>
            <w:r w:rsidRPr="00292DEB">
              <w:rPr>
                <w:color w:val="000000"/>
                <w:sz w:val="15"/>
                <w:szCs w:val="15"/>
                <w:lang w:val="en-GB"/>
              </w:rPr>
              <w:t>.</w:t>
            </w:r>
          </w:p>
          <w:p w14:paraId="6E44AD55"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5BBA84CF"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 xml:space="preserve">Possibility of unpaid leave or reduced working hours for parents of children with disabilities or for employees taking care of a relative or a cohabiting person in need of long-term care. </w:t>
            </w:r>
          </w:p>
          <w:p w14:paraId="1D85E33A"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346ADC5F"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other support available to informal carers.</w:t>
            </w:r>
          </w:p>
          <w:p w14:paraId="0294FA1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284BD69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sz w:val="15"/>
                <w:szCs w:val="15"/>
                <w:lang w:val="en-GB"/>
              </w:rPr>
              <w:t>No arrangements to assess the needs of informal carers.</w:t>
            </w:r>
          </w:p>
          <w:p w14:paraId="20D5A50B" w14:textId="3FCA4B21"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0325B1F2"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79A2F89A" w14:textId="5C602F12" w:rsidR="005D0FED" w:rsidRPr="00292DEB" w:rsidRDefault="005D0FED" w:rsidP="003E6063">
            <w:pPr>
              <w:spacing w:line="276" w:lineRule="auto"/>
              <w:rPr>
                <w:rFonts w:cs="Arial"/>
                <w:color w:val="0000FF"/>
                <w:lang w:val="en-US"/>
              </w:rPr>
            </w:pPr>
          </w:p>
        </w:tc>
        <w:tc>
          <w:tcPr>
            <w:tcW w:w="127" w:type="pct"/>
          </w:tcPr>
          <w:p w14:paraId="58284450" w14:textId="77777777" w:rsidR="005D0FED" w:rsidRPr="00292DEB" w:rsidRDefault="005D0FED" w:rsidP="003E6063">
            <w:pPr>
              <w:spacing w:line="276" w:lineRule="auto"/>
              <w:rPr>
                <w:rFonts w:cs="Arial"/>
                <w:color w:val="0000FF"/>
                <w:lang w:val="fr-FR"/>
              </w:rPr>
            </w:pPr>
            <w:r w:rsidRPr="00292DEB">
              <w:rPr>
                <w:rFonts w:cs="Arial"/>
                <w:color w:val="0000FF"/>
                <w:lang w:val="fr-FR"/>
              </w:rPr>
              <w:t>15</w:t>
            </w:r>
          </w:p>
          <w:p w14:paraId="2B130C7C" w14:textId="77777777" w:rsidR="005D0FED" w:rsidRPr="00292DEB" w:rsidRDefault="005D0FED" w:rsidP="003E6063">
            <w:pPr>
              <w:spacing w:line="276" w:lineRule="auto"/>
              <w:rPr>
                <w:rFonts w:cs="Arial"/>
                <w:color w:val="0000FF"/>
                <w:lang w:val="en-US"/>
              </w:rPr>
            </w:pPr>
          </w:p>
        </w:tc>
        <w:tc>
          <w:tcPr>
            <w:tcW w:w="402" w:type="pct"/>
          </w:tcPr>
          <w:p w14:paraId="753FBDD3" w14:textId="5445C080"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377BCEB0" w14:textId="77777777" w:rsidTr="005D0FED">
        <w:tc>
          <w:tcPr>
            <w:tcW w:w="193" w:type="pct"/>
          </w:tcPr>
          <w:p w14:paraId="6D2F6E02" w14:textId="77777777" w:rsidR="005D0FED" w:rsidRPr="00292DEB" w:rsidRDefault="005D0FED" w:rsidP="003E6063">
            <w:pPr>
              <w:spacing w:line="276" w:lineRule="auto"/>
              <w:jc w:val="left"/>
              <w:rPr>
                <w:rFonts w:cs="Arial"/>
                <w:lang w:val="en-GB"/>
              </w:rPr>
            </w:pPr>
            <w:r w:rsidRPr="00292DEB">
              <w:rPr>
                <w:rFonts w:cs="Arial"/>
                <w:lang w:val="en-GB"/>
              </w:rPr>
              <w:t>EL</w:t>
            </w:r>
          </w:p>
          <w:p w14:paraId="4F9C32BE" w14:textId="77777777" w:rsidR="005D0FED" w:rsidRPr="00292DEB" w:rsidRDefault="005D0FED" w:rsidP="003E6063">
            <w:pPr>
              <w:spacing w:line="276" w:lineRule="auto"/>
              <w:jc w:val="left"/>
              <w:rPr>
                <w:rFonts w:cs="Arial"/>
                <w:lang w:val="en-GB"/>
              </w:rPr>
            </w:pPr>
            <w:r w:rsidRPr="00292DEB">
              <w:rPr>
                <w:rFonts w:cs="Arial"/>
                <w:lang w:val="en-GB"/>
              </w:rPr>
              <w:t>EL</w:t>
            </w:r>
          </w:p>
          <w:p w14:paraId="38C7C130" w14:textId="10DF3B0E" w:rsidR="005D0FED" w:rsidRPr="00292DEB" w:rsidRDefault="005D0FED" w:rsidP="003E6063">
            <w:pPr>
              <w:spacing w:line="276" w:lineRule="auto"/>
              <w:jc w:val="left"/>
              <w:rPr>
                <w:rFonts w:cs="Arial"/>
                <w:b/>
                <w:lang w:val="en-US"/>
              </w:rPr>
            </w:pPr>
          </w:p>
        </w:tc>
        <w:tc>
          <w:tcPr>
            <w:tcW w:w="1371" w:type="pct"/>
          </w:tcPr>
          <w:p w14:paraId="5BBD64B3" w14:textId="77777777" w:rsidR="005D0FED" w:rsidRPr="00292DEB" w:rsidRDefault="005D0FED" w:rsidP="003E6063">
            <w:pPr>
              <w:spacing w:line="276" w:lineRule="auto"/>
              <w:rPr>
                <w:rStyle w:val="longtext"/>
                <w:rFonts w:ascii="Arial" w:eastAsia="Arial" w:hAnsi="Arial" w:cs="Arial"/>
                <w:shd w:val="clear" w:color="auto" w:fill="FFFFFF"/>
                <w:lang w:val="de-DE"/>
              </w:rPr>
            </w:pPr>
            <w:r w:rsidRPr="00292DEB">
              <w:rPr>
                <w:rStyle w:val="longtext"/>
                <w:rFonts w:ascii="Arial" w:hAnsi="Arial" w:cs="Arial"/>
                <w:shd w:val="clear" w:color="auto" w:fill="FFFFFF"/>
                <w:lang w:val="de-DE"/>
              </w:rPr>
              <w:t xml:space="preserve">Das Programm </w:t>
            </w:r>
            <w:r w:rsidRPr="00292DEB">
              <w:rPr>
                <w:rStyle w:val="longtext"/>
                <w:rFonts w:ascii="Arial" w:hAnsi="Arial" w:cs="Arial"/>
                <w:color w:val="008000"/>
                <w:shd w:val="clear" w:color="auto" w:fill="FFFFFF"/>
                <w:lang w:val="de-DE"/>
              </w:rPr>
              <w:t>„Hilfe zu Hause“</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ΒΟΗΘΕΙΑ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ΣΤΟ</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ΣΠΙΤΙ</w:t>
            </w:r>
            <w:r w:rsidRPr="00292DEB">
              <w:rPr>
                <w:rStyle w:val="longtext"/>
                <w:rFonts w:ascii="Arial" w:hAnsi="Arial" w:cs="Arial"/>
                <w:i/>
                <w:color w:val="008080"/>
                <w:shd w:val="clear" w:color="auto" w:fill="FFFFFF"/>
                <w:lang w:val="de-DE"/>
              </w:rPr>
              <w:t>)</w:t>
            </w:r>
            <w:r w:rsidRPr="00292DEB">
              <w:rPr>
                <w:rStyle w:val="longtext"/>
                <w:rFonts w:ascii="Arial" w:hAnsi="Arial" w:cs="Arial"/>
                <w:shd w:val="clear" w:color="auto" w:fill="FFFFFF"/>
                <w:lang w:val="de-DE"/>
              </w:rPr>
              <w:t xml:space="preserve"> ist Teil der primären sozialen Pflegedienstleistungen, Bereitstellung von Krankenpflege, soziale Pflegedienste und häusliche Hilfe für ältere Menschen, die dauerhaft oder zu bestimmten Tageszeiten allein leben und nicht ausreichend für sich selbst sorgen können, und auch für behinderte Personen, die sich in Situationen der Isolation, Ausgrenzung oder familiärer Schwierigkeiten befinden. Ziel ist die Unterstützung und Pflege von älteren Menschen und Menschen mit Behinderung in ihrem Zuhause sowie die Erhöhung ihre Lebensqualität. Das Programm wird größtenteils von den lokalen Behörden, juristischen Personen des öffentlichen Rechts und den natürlichen oder juristische Personen des öffentlichen Rechts oder des Privatrechts, die auf dem Gebiet der Sozialpflege tätig sind, implementiert. Diese Leistungen unterliegen keiner Begrenzung in der Zeitdauer. Das Programm „</w:t>
            </w:r>
            <w:r w:rsidRPr="00292DEB">
              <w:rPr>
                <w:rStyle w:val="longtext"/>
                <w:rFonts w:ascii="Arial" w:hAnsi="Arial" w:cs="Arial"/>
                <w:color w:val="008000"/>
                <w:shd w:val="clear" w:color="auto" w:fill="FFFFFF"/>
                <w:lang w:val="de-DE"/>
              </w:rPr>
              <w:t>Hilfe zu Hause</w:t>
            </w:r>
            <w:r w:rsidRPr="00292DEB">
              <w:rPr>
                <w:rStyle w:val="longtext"/>
                <w:rFonts w:ascii="Arial" w:hAnsi="Arial" w:cs="Arial"/>
                <w:shd w:val="clear" w:color="auto" w:fill="FFFFFF"/>
                <w:lang w:val="de-DE"/>
              </w:rPr>
              <w:t xml:space="preserve">“ arbeitet in der Regel </w:t>
            </w:r>
            <w:r w:rsidRPr="00292DEB">
              <w:rPr>
                <w:rStyle w:val="longtext"/>
                <w:rFonts w:ascii="Arial" w:hAnsi="Arial" w:cs="Arial"/>
                <w:color w:val="800000"/>
                <w:shd w:val="clear" w:color="auto" w:fill="FFFFFF"/>
                <w:lang w:val="de-DE"/>
              </w:rPr>
              <w:t>8</w:t>
            </w:r>
            <w:r w:rsidRPr="00292DEB">
              <w:rPr>
                <w:rStyle w:val="longtext"/>
                <w:rFonts w:ascii="Arial" w:hAnsi="Arial" w:cs="Arial"/>
                <w:shd w:val="clear" w:color="auto" w:fill="FFFFFF"/>
                <w:lang w:val="de-DE"/>
              </w:rPr>
              <w:t xml:space="preserve"> Stunden am Tag und wird vom Innen-ministerium finanziert. </w:t>
            </w:r>
          </w:p>
          <w:p w14:paraId="0BCD1028" w14:textId="77777777" w:rsidR="005D0FED" w:rsidRPr="00292DEB" w:rsidRDefault="005D0FED" w:rsidP="003E6063">
            <w:pPr>
              <w:spacing w:line="276" w:lineRule="auto"/>
              <w:rPr>
                <w:rStyle w:val="longtext"/>
                <w:rFonts w:ascii="Arial" w:hAnsi="Arial" w:cs="Arial"/>
                <w:shd w:val="clear" w:color="auto" w:fill="FFFFFF"/>
                <w:lang w:val="de-DE"/>
              </w:rPr>
            </w:pPr>
          </w:p>
          <w:p w14:paraId="54F17BF0" w14:textId="77777777" w:rsidR="005D0FED" w:rsidRPr="00292DEB" w:rsidRDefault="005D0FED" w:rsidP="003E6063">
            <w:pPr>
              <w:spacing w:line="276" w:lineRule="auto"/>
              <w:rPr>
                <w:rFonts w:cs="Arial"/>
              </w:rPr>
            </w:pPr>
            <w:r w:rsidRPr="00292DEB">
              <w:rPr>
                <w:rStyle w:val="longtext"/>
                <w:rFonts w:ascii="Arial" w:hAnsi="Arial" w:cs="Arial"/>
                <w:shd w:val="clear" w:color="auto" w:fill="FFFFFF"/>
                <w:lang w:val="de-DE"/>
              </w:rPr>
              <w:t>Das Programm</w:t>
            </w:r>
            <w:r w:rsidRPr="00292DEB">
              <w:rPr>
                <w:rStyle w:val="longtext"/>
                <w:rFonts w:ascii="Arial" w:hAnsi="Arial" w:cs="Arial"/>
                <w:color w:val="008000"/>
                <w:shd w:val="clear" w:color="auto" w:fill="FFFFFF"/>
                <w:lang w:val="de-DE"/>
              </w:rPr>
              <w:t xml:space="preserve"> </w:t>
            </w:r>
            <w:r w:rsidRPr="00292DEB">
              <w:rPr>
                <w:rStyle w:val="longtext"/>
                <w:rFonts w:ascii="Arial" w:hAnsi="Arial" w:cs="Arial"/>
                <w:shd w:val="clear" w:color="auto" w:fill="FFFFFF"/>
                <w:lang w:val="de-DE"/>
              </w:rPr>
              <w:t>„</w:t>
            </w:r>
            <w:r w:rsidRPr="00292DEB">
              <w:rPr>
                <w:rFonts w:cs="Arial"/>
                <w:color w:val="008000"/>
              </w:rPr>
              <w:t>Häusliche Versorgung</w:t>
            </w:r>
            <w:r w:rsidRPr="00292DEB">
              <w:rPr>
                <w:rFonts w:cs="Arial"/>
              </w:rPr>
              <w:t xml:space="preserve">“ </w:t>
            </w:r>
            <w:r w:rsidRPr="00292DEB">
              <w:rPr>
                <w:rFonts w:cs="Arial"/>
                <w:i/>
                <w:color w:val="008080"/>
              </w:rPr>
              <w:t>(ΚΑΤ’ΟΙΚΟΝ ΚΟΙΝΩΝΙΚΗ ΦΡΟΝΤΙΔΑ)</w:t>
            </w:r>
            <w:r w:rsidRPr="00292DEB">
              <w:rPr>
                <w:rFonts w:cs="Arial"/>
              </w:rPr>
              <w:t>, das Teil des Programms „</w:t>
            </w:r>
            <w:r w:rsidRPr="00292DEB">
              <w:rPr>
                <w:rFonts w:cs="Arial"/>
                <w:color w:val="008000"/>
              </w:rPr>
              <w:t xml:space="preserve">Hilfe </w:t>
            </w:r>
            <w:r w:rsidRPr="00292DEB">
              <w:rPr>
                <w:rStyle w:val="longtext"/>
                <w:rFonts w:ascii="Arial" w:hAnsi="Arial" w:cs="Arial"/>
                <w:color w:val="008000"/>
                <w:shd w:val="clear" w:color="auto" w:fill="FFFFFF"/>
                <w:lang w:val="de-DE"/>
              </w:rPr>
              <w:t>zu Hause</w:t>
            </w:r>
            <w:r w:rsidRPr="00292DEB">
              <w:rPr>
                <w:rFonts w:cs="Arial"/>
              </w:rPr>
              <w:t>“ ist, zielt auf eine bessere Deckung des Bedarfs der älteren Unversicherten und Behinderten mit sozio-ökonomischen Problemen ab.</w:t>
            </w:r>
          </w:p>
          <w:p w14:paraId="4F2C82E0" w14:textId="77777777" w:rsidR="005D0FED" w:rsidRPr="00292DEB" w:rsidRDefault="005D0FED" w:rsidP="003E6063">
            <w:pPr>
              <w:spacing w:line="276" w:lineRule="auto"/>
              <w:rPr>
                <w:rFonts w:cs="Arial"/>
              </w:rPr>
            </w:pPr>
          </w:p>
          <w:p w14:paraId="79A5994C" w14:textId="77777777" w:rsidR="005D0FED" w:rsidRPr="00292DEB" w:rsidRDefault="005D0FED" w:rsidP="003E6063">
            <w:pPr>
              <w:spacing w:line="276" w:lineRule="auto"/>
              <w:rPr>
                <w:rStyle w:val="longtext"/>
                <w:rFonts w:ascii="Arial" w:hAnsi="Arial" w:cs="Arial"/>
                <w:lang w:val="de-DE"/>
              </w:rPr>
            </w:pPr>
            <w:r w:rsidRPr="00292DEB">
              <w:rPr>
                <w:rStyle w:val="longtext"/>
                <w:rFonts w:ascii="Arial" w:hAnsi="Arial" w:cs="Arial"/>
                <w:shd w:val="clear" w:color="auto" w:fill="FFFFFF"/>
                <w:lang w:val="de-DE"/>
              </w:rPr>
              <w:t>Das Programm</w:t>
            </w:r>
            <w:r w:rsidRPr="00292DEB">
              <w:rPr>
                <w:rStyle w:val="longtext"/>
                <w:rFonts w:ascii="Arial" w:hAnsi="Arial" w:cs="Arial"/>
                <w:color w:val="008000"/>
                <w:shd w:val="clear" w:color="auto" w:fill="FFFFFF"/>
                <w:lang w:val="de-DE"/>
              </w:rPr>
              <w:t xml:space="preserve"> </w:t>
            </w:r>
            <w:r w:rsidRPr="00292DEB">
              <w:rPr>
                <w:rFonts w:cs="Arial"/>
              </w:rPr>
              <w:t>„</w:t>
            </w:r>
            <w:r w:rsidRPr="00292DEB">
              <w:rPr>
                <w:rFonts w:cs="Arial"/>
                <w:color w:val="008000"/>
              </w:rPr>
              <w:t>Häusliche Versorgung</w:t>
            </w:r>
            <w:r w:rsidRPr="00292DEB">
              <w:rPr>
                <w:rFonts w:cs="Arial"/>
              </w:rPr>
              <w:t xml:space="preserve">“ </w:t>
            </w:r>
            <w:r w:rsidRPr="00292DEB">
              <w:rPr>
                <w:rFonts w:cs="Arial"/>
                <w:i/>
                <w:color w:val="008080"/>
              </w:rPr>
              <w:t>(ΚΑΤ’ΟΙΚΟΝ ΝΟΣΗΛΕΙΑ)</w:t>
            </w:r>
            <w:r w:rsidRPr="00292DEB">
              <w:rPr>
                <w:rFonts w:cs="Arial"/>
              </w:rPr>
              <w:t>, das Teil des Programms „</w:t>
            </w:r>
            <w:r w:rsidRPr="00292DEB">
              <w:rPr>
                <w:rFonts w:cs="Arial"/>
                <w:color w:val="008000"/>
              </w:rPr>
              <w:t xml:space="preserve">Hilfe </w:t>
            </w:r>
            <w:r w:rsidRPr="00292DEB">
              <w:rPr>
                <w:rStyle w:val="longtext"/>
                <w:rFonts w:ascii="Arial" w:hAnsi="Arial" w:cs="Arial"/>
                <w:color w:val="008000"/>
                <w:shd w:val="clear" w:color="auto" w:fill="FFFFFF"/>
                <w:lang w:val="de-DE"/>
              </w:rPr>
              <w:t>zu Hause</w:t>
            </w:r>
            <w:r w:rsidRPr="00292DEB">
              <w:rPr>
                <w:rFonts w:cs="Arial"/>
              </w:rPr>
              <w:t>“ ist, zielt, unter bestimmten Voraussetzungen, auf die Pflege von älteren Menschen in ihrem Zuhause ab.</w:t>
            </w:r>
          </w:p>
          <w:p w14:paraId="60F6F537" w14:textId="77777777" w:rsidR="005D0FED" w:rsidRPr="00292DEB" w:rsidRDefault="005D0FED" w:rsidP="003E6063">
            <w:pPr>
              <w:tabs>
                <w:tab w:val="left" w:pos="227"/>
              </w:tabs>
              <w:spacing w:line="276" w:lineRule="auto"/>
              <w:rPr>
                <w:rFonts w:cs="Arial"/>
              </w:rPr>
            </w:pPr>
          </w:p>
          <w:p w14:paraId="7D2A1B83"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Das Programm </w:t>
            </w:r>
            <w:r w:rsidRPr="00292DEB">
              <w:rPr>
                <w:rStyle w:val="longtext"/>
                <w:rFonts w:ascii="Arial" w:hAnsi="Arial" w:cs="Arial"/>
                <w:color w:val="008000"/>
                <w:shd w:val="clear" w:color="auto" w:fill="FFFFFF"/>
                <w:lang w:val="de-DE"/>
              </w:rPr>
              <w:t>„Hilfe daheim für Rentner“</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ΚΑΤ</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ΟΙΚΟΝ</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ΦΡΟΝΤΙΔΑ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lastRenderedPageBreak/>
              <w:t>ΣΥΝΤΑΞΙΟΥΧΩΝ</w:t>
            </w:r>
            <w:r w:rsidRPr="00292DEB">
              <w:rPr>
                <w:rStyle w:val="longtext"/>
                <w:rFonts w:ascii="Arial" w:hAnsi="Arial" w:cs="Arial"/>
                <w:i/>
                <w:color w:val="008080"/>
                <w:shd w:val="clear" w:color="auto" w:fill="FFFFFF"/>
                <w:lang w:val="de-DE"/>
              </w:rPr>
              <w:t>),</w:t>
            </w:r>
            <w:r w:rsidRPr="00292DEB">
              <w:rPr>
                <w:rFonts w:cs="Arial"/>
              </w:rPr>
              <w:t xml:space="preserve"> das Teil des Programms „</w:t>
            </w:r>
            <w:r w:rsidRPr="00292DEB">
              <w:rPr>
                <w:rFonts w:cs="Arial"/>
                <w:color w:val="008000"/>
              </w:rPr>
              <w:t xml:space="preserve">Hilfe </w:t>
            </w:r>
            <w:r w:rsidRPr="00292DEB">
              <w:rPr>
                <w:rStyle w:val="longtext"/>
                <w:rFonts w:ascii="Arial" w:hAnsi="Arial" w:cs="Arial"/>
                <w:color w:val="008000"/>
                <w:shd w:val="clear" w:color="auto" w:fill="FFFFFF"/>
                <w:lang w:val="de-DE"/>
              </w:rPr>
              <w:t>zu Hause</w:t>
            </w:r>
            <w:r w:rsidRPr="00292DEB">
              <w:rPr>
                <w:rFonts w:cs="Arial"/>
              </w:rPr>
              <w:t>“ ist,</w:t>
            </w:r>
            <w:r w:rsidRPr="00292DEB">
              <w:rPr>
                <w:rStyle w:val="longtext"/>
                <w:rFonts w:ascii="Arial" w:hAnsi="Arial" w:cs="Arial"/>
                <w:shd w:val="clear" w:color="auto" w:fill="FFFFFF"/>
                <w:lang w:val="de-DE"/>
              </w:rPr>
              <w:t xml:space="preserve"> zielt darauf ab, die erforderlichen Bedingungen für eine eigenständige Lebensführung von älteren und behinderten Rentenempfängern in ihrem Zuhause zu schaffen.</w:t>
            </w:r>
          </w:p>
          <w:p w14:paraId="536E7D4E"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Es umfasst Empfänger von Alters-, Invaliditäts- und Hinterbliebenenrenten, die in den Bereich des </w:t>
            </w:r>
            <w:r w:rsidRPr="00292DEB">
              <w:rPr>
                <w:rStyle w:val="longtext"/>
                <w:rFonts w:ascii="Arial" w:hAnsi="Arial" w:cs="Arial"/>
                <w:color w:val="008000"/>
                <w:shd w:val="clear" w:color="auto" w:fill="FFFFFF"/>
                <w:lang w:val="de-DE"/>
              </w:rPr>
              <w:t>Ministeriums für Arbeit und soziale Sicherheit</w:t>
            </w:r>
            <w:r w:rsidRPr="00292DEB">
              <w:rPr>
                <w:rStyle w:val="longtext"/>
                <w:rFonts w:ascii="Arial" w:hAnsi="Arial" w:cs="Arial"/>
                <w:shd w:val="clear" w:color="auto" w:fill="FFFFFF"/>
                <w:lang w:val="de-DE"/>
              </w:rPr>
              <w:t xml:space="preserve"> fallen und die häuslichen Pflege benötigen, d.h. Unterstützungs- und Pflegedienstleistungen.</w:t>
            </w:r>
          </w:p>
          <w:p w14:paraId="50C9F7F8" w14:textId="77777777" w:rsidR="005D0FED" w:rsidRPr="00292DEB" w:rsidRDefault="005D0FED" w:rsidP="003E6063">
            <w:pPr>
              <w:spacing w:line="276" w:lineRule="auto"/>
              <w:rPr>
                <w:rStyle w:val="longtext"/>
                <w:rFonts w:ascii="Arial" w:hAnsi="Arial" w:cs="Arial"/>
                <w:shd w:val="clear" w:color="auto" w:fill="FFFFFF"/>
                <w:lang w:val="de-DE"/>
              </w:rPr>
            </w:pPr>
          </w:p>
          <w:p w14:paraId="6F3ACEBD"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Das Programm bietet soziale und Gesundheitsdienstleistungen, unterstützt Leistungsempfänger, Zugang zu den zuständigen Behörden zu erlangen und fördert ihre Teilnahme an kulturellen, Freizeit-, sozialen und religiösen Aktivitäten.</w:t>
            </w:r>
          </w:p>
          <w:p w14:paraId="3E1A2D35" w14:textId="77777777" w:rsidR="005D0FED" w:rsidRPr="00292DEB" w:rsidRDefault="005D0FED" w:rsidP="003E6063">
            <w:pPr>
              <w:spacing w:line="276" w:lineRule="auto"/>
              <w:rPr>
                <w:rStyle w:val="longtext"/>
                <w:rFonts w:ascii="Arial" w:eastAsia="Arial" w:hAnsi="Arial" w:cs="Arial"/>
                <w:shd w:val="clear" w:color="auto" w:fill="FFFFFF"/>
                <w:lang w:val="de-DE"/>
              </w:rPr>
            </w:pPr>
            <w:r w:rsidRPr="00292DEB">
              <w:rPr>
                <w:rStyle w:val="longtext"/>
                <w:rFonts w:ascii="Arial" w:hAnsi="Arial" w:cs="Arial"/>
                <w:shd w:val="clear" w:color="auto" w:fill="FFFFFF"/>
                <w:lang w:val="de-DE"/>
              </w:rPr>
              <w:t xml:space="preserve"> </w:t>
            </w:r>
          </w:p>
          <w:p w14:paraId="0D453089"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Die Anspruchsvoraussetzungen hängen zusammen mit Alter, Einkommen, Familienstand, Gesundheitszustand und der vorübergehenden oder dauerhaften Art der Pflegebedürftigkeit.</w:t>
            </w:r>
          </w:p>
          <w:p w14:paraId="3263A8EC"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Die Leistungsempfänger des Programms haben Anspruch auf </w:t>
            </w:r>
            <w:r w:rsidRPr="00292DEB">
              <w:rPr>
                <w:rStyle w:val="longtext"/>
                <w:rFonts w:ascii="Arial" w:hAnsi="Arial" w:cs="Arial"/>
                <w:color w:val="008000"/>
                <w:shd w:val="clear" w:color="auto" w:fill="FFFFFF"/>
                <w:lang w:val="de-DE"/>
              </w:rPr>
              <w:t>zusätzliche Versicherungsleistungen für vermehrte häusliche Pflege</w:t>
            </w:r>
            <w:r w:rsidRPr="00292DEB">
              <w:rPr>
                <w:rStyle w:val="longtext"/>
                <w:rFonts w:ascii="Arial" w:hAnsi="Arial" w:cs="Arial"/>
                <w:shd w:val="clear" w:color="auto" w:fill="FFFFFF"/>
                <w:lang w:val="de-DE"/>
              </w:rPr>
              <w:t>.</w:t>
            </w:r>
          </w:p>
          <w:p w14:paraId="34544592" w14:textId="77777777" w:rsidR="005D0FED" w:rsidRPr="00292DEB" w:rsidRDefault="005D0FED" w:rsidP="003E6063">
            <w:pPr>
              <w:spacing w:line="276" w:lineRule="auto"/>
              <w:rPr>
                <w:rFonts w:cs="Arial"/>
              </w:rPr>
            </w:pPr>
          </w:p>
          <w:p w14:paraId="1FFDB1BB" w14:textId="77777777" w:rsidR="005D0FED" w:rsidRPr="00292DEB" w:rsidRDefault="005D0FED" w:rsidP="003E6063">
            <w:pPr>
              <w:spacing w:line="276" w:lineRule="auto"/>
              <w:rPr>
                <w:rFonts w:cs="Arial"/>
              </w:rPr>
            </w:pPr>
            <w:r w:rsidRPr="00292DEB">
              <w:rPr>
                <w:rFonts w:cs="Arial"/>
              </w:rPr>
              <w:t>Es gibt keine Begrenzung der Dauer häuslicher Pflege (bezüglich des Zeitraums, über den sie erbracht werden kann). Grenzen bei der Intensität der Pflege werden von lokalen Behörden festgelegt.</w:t>
            </w:r>
          </w:p>
          <w:p w14:paraId="2D902CB0" w14:textId="3CE80507" w:rsidR="005D0FED" w:rsidRPr="00292DEB" w:rsidRDefault="005D0FED" w:rsidP="003E6063">
            <w:pPr>
              <w:spacing w:line="276" w:lineRule="auto"/>
              <w:rPr>
                <w:rFonts w:cs="Arial"/>
              </w:rPr>
            </w:pPr>
          </w:p>
        </w:tc>
        <w:tc>
          <w:tcPr>
            <w:tcW w:w="1370" w:type="pct"/>
          </w:tcPr>
          <w:p w14:paraId="6298158B" w14:textId="77777777" w:rsidR="005D0FED" w:rsidRPr="00292DEB" w:rsidRDefault="005D0FED" w:rsidP="003E6063">
            <w:pPr>
              <w:spacing w:line="276" w:lineRule="auto"/>
              <w:rPr>
                <w:rStyle w:val="longtext"/>
                <w:rFonts w:ascii="Arial" w:eastAsia="Arial" w:hAnsi="Arial" w:cs="Arial"/>
                <w:shd w:val="clear" w:color="auto" w:fill="FFFFFF"/>
                <w:lang w:val="fr-BE"/>
              </w:rPr>
            </w:pPr>
            <w:r w:rsidRPr="00292DEB">
              <w:rPr>
                <w:rStyle w:val="longtext"/>
                <w:rFonts w:ascii="Arial" w:hAnsi="Arial" w:cs="Arial"/>
                <w:shd w:val="clear" w:color="auto" w:fill="FFFFFF"/>
                <w:lang w:val="fr-BE"/>
              </w:rPr>
              <w:lastRenderedPageBreak/>
              <w:t>Le programme « </w:t>
            </w:r>
            <w:r w:rsidRPr="00292DEB">
              <w:rPr>
                <w:rStyle w:val="longtext"/>
                <w:rFonts w:ascii="Arial" w:hAnsi="Arial" w:cs="Arial"/>
                <w:color w:val="008000"/>
                <w:shd w:val="clear" w:color="auto" w:fill="FFFFFF"/>
                <w:lang w:val="fr-BE"/>
              </w:rPr>
              <w:t>Aide à domicile »</w:t>
            </w:r>
            <w:r w:rsidRPr="00292DEB">
              <w:rPr>
                <w:rStyle w:val="longtext"/>
                <w:rFonts w:ascii="Arial" w:hAnsi="Arial" w:cs="Arial"/>
                <w:shd w:val="clear" w:color="auto" w:fill="FFFFFF"/>
                <w:lang w:val="fr-BE"/>
              </w:rPr>
              <w:t xml:space="preserve"> (</w:t>
            </w:r>
            <w:r w:rsidRPr="00292DEB">
              <w:rPr>
                <w:rStyle w:val="longtext"/>
                <w:rFonts w:ascii="Arial" w:hAnsi="Arial" w:cs="Arial"/>
                <w:i/>
                <w:color w:val="008080"/>
                <w:shd w:val="clear" w:color="auto" w:fill="FFFFFF"/>
                <w:lang w:val="fr-BE"/>
              </w:rPr>
              <w:t>ΒΟΗΘΕΙΑ ΣΤΟ ΣΠΙΤΙ)</w:t>
            </w:r>
            <w:r w:rsidRPr="00292DEB">
              <w:rPr>
                <w:rStyle w:val="longtext"/>
                <w:rFonts w:ascii="Arial" w:hAnsi="Arial" w:cs="Arial"/>
                <w:shd w:val="clear" w:color="auto" w:fill="FFFFFF"/>
                <w:lang w:val="fr-BE"/>
              </w:rPr>
              <w:t xml:space="preserve"> fait partie des services sociaux de soins primaires, et fournit des soins infirmiers, des services de soins sociaux et d'assistance à domicile aux personnes âgées qui vivent seules en permanence ou à certains moments de la journée et qui ne peuvent se prendre en charge suffisamment elles-mêmes, et aussi aux personnes handicapées qui font face à des situations d'isolement, d'exclusion ou de crise familiale. Son objectif est de soutenir et d’accorder des soins aux personnes âgées et aux personnes handicapées à leur domicile et d'améliorer leur qualité de vie. Le programme est en grande partie mis en œuvre par les autorités locales, les personnes morales de droit public et les personnes physiques ou morales de droit public ou privé agissant dans le domaine des soins sociaux. Pas de limite établie à la durée de ces services. En général, le programme </w:t>
            </w:r>
            <w:r w:rsidRPr="00292DEB">
              <w:rPr>
                <w:rStyle w:val="longtext"/>
                <w:rFonts w:ascii="Arial" w:hAnsi="Arial" w:cs="Arial"/>
                <w:color w:val="008000"/>
                <w:shd w:val="clear" w:color="auto" w:fill="FFFFFF"/>
                <w:lang w:val="fr-BE"/>
              </w:rPr>
              <w:t>« aide à domicile »</w:t>
            </w:r>
            <w:r w:rsidRPr="00292DEB">
              <w:rPr>
                <w:rStyle w:val="longtext"/>
                <w:rFonts w:ascii="Arial" w:hAnsi="Arial" w:cs="Arial"/>
                <w:shd w:val="clear" w:color="auto" w:fill="FFFFFF"/>
                <w:lang w:val="fr-BE"/>
              </w:rPr>
              <w:t xml:space="preserve"> fonctionne </w:t>
            </w:r>
            <w:r w:rsidRPr="00292DEB">
              <w:rPr>
                <w:rStyle w:val="longtext"/>
                <w:rFonts w:ascii="Arial" w:hAnsi="Arial" w:cs="Arial"/>
                <w:color w:val="800000"/>
                <w:shd w:val="clear" w:color="auto" w:fill="FFFFFF"/>
                <w:lang w:val="fr-BE"/>
              </w:rPr>
              <w:t>8</w:t>
            </w:r>
            <w:r w:rsidRPr="00292DEB">
              <w:rPr>
                <w:rStyle w:val="longtext"/>
                <w:rFonts w:ascii="Arial" w:hAnsi="Arial" w:cs="Arial"/>
                <w:shd w:val="clear" w:color="auto" w:fill="FFFFFF"/>
                <w:lang w:val="fr-BE"/>
              </w:rPr>
              <w:t xml:space="preserve"> heures par jour et est financé par le ministère de l’Intérieur. </w:t>
            </w:r>
          </w:p>
          <w:p w14:paraId="7F7F61B0" w14:textId="77777777" w:rsidR="005D0FED" w:rsidRPr="00292DEB" w:rsidRDefault="005D0FED" w:rsidP="003E6063">
            <w:pPr>
              <w:spacing w:line="276" w:lineRule="auto"/>
              <w:rPr>
                <w:rStyle w:val="longtext"/>
                <w:rFonts w:ascii="Arial" w:hAnsi="Arial" w:cs="Arial"/>
                <w:shd w:val="clear" w:color="auto" w:fill="FFFFFF"/>
                <w:lang w:val="fr-BE"/>
              </w:rPr>
            </w:pPr>
          </w:p>
          <w:p w14:paraId="54D3A83A" w14:textId="77777777" w:rsidR="005D0FED" w:rsidRPr="00292DEB" w:rsidRDefault="005D0FED" w:rsidP="003E6063">
            <w:pPr>
              <w:spacing w:line="276" w:lineRule="auto"/>
              <w:rPr>
                <w:rFonts w:cs="Arial"/>
                <w:lang w:val="fr-BE"/>
              </w:rPr>
            </w:pPr>
            <w:r w:rsidRPr="00292DEB">
              <w:rPr>
                <w:rStyle w:val="longtext"/>
                <w:rFonts w:ascii="Arial" w:hAnsi="Arial" w:cs="Arial"/>
                <w:shd w:val="clear" w:color="auto" w:fill="FFFFFF"/>
                <w:lang w:val="fr-BE"/>
              </w:rPr>
              <w:t xml:space="preserve">Le programme </w:t>
            </w:r>
            <w:r w:rsidRPr="00292DEB">
              <w:rPr>
                <w:rFonts w:cs="Arial"/>
                <w:color w:val="008000"/>
                <w:lang w:val="fr-BE"/>
              </w:rPr>
              <w:t xml:space="preserve">« Soins sociaux à domicile » </w:t>
            </w:r>
            <w:r w:rsidRPr="00292DEB">
              <w:rPr>
                <w:rFonts w:cs="Arial"/>
                <w:i/>
                <w:color w:val="008080"/>
                <w:lang w:val="fr-BE"/>
              </w:rPr>
              <w:t>(ΚΑΤ’ΟΙΚΟΝ ΚΟΙΝΩΝΙΚΗ ΦΡΟΝΤΙΔΑ)</w:t>
            </w:r>
            <w:r w:rsidRPr="00292DEB">
              <w:rPr>
                <w:rFonts w:cs="Arial"/>
                <w:lang w:val="fr-BE"/>
              </w:rPr>
              <w:t xml:space="preserve">, qui fait partie du programme </w:t>
            </w:r>
            <w:r w:rsidRPr="00292DEB">
              <w:rPr>
                <w:rStyle w:val="longtext"/>
                <w:rFonts w:ascii="Arial" w:hAnsi="Arial" w:cs="Arial"/>
                <w:color w:val="008000"/>
                <w:shd w:val="clear" w:color="auto" w:fill="FFFFFF"/>
                <w:lang w:val="fr-BE"/>
              </w:rPr>
              <w:t>« aide à domicile »</w:t>
            </w:r>
            <w:r w:rsidRPr="00292DEB">
              <w:rPr>
                <w:rFonts w:cs="Arial"/>
                <w:lang w:val="fr-BE"/>
              </w:rPr>
              <w:t>, répond aux besoins des personnes âgées non assurées et des personnes handicapées qui sont confrontées à des problèmes socio-économiques.</w:t>
            </w:r>
          </w:p>
          <w:p w14:paraId="56E9ACAF" w14:textId="77777777" w:rsidR="005D0FED" w:rsidRPr="00292DEB" w:rsidRDefault="005D0FED" w:rsidP="003E6063">
            <w:pPr>
              <w:keepNext/>
              <w:spacing w:line="276" w:lineRule="auto"/>
              <w:outlineLvl w:val="2"/>
              <w:rPr>
                <w:rFonts w:cs="Arial"/>
                <w:lang w:val="fr-BE"/>
              </w:rPr>
            </w:pPr>
          </w:p>
          <w:p w14:paraId="5D9299D4" w14:textId="77777777" w:rsidR="005D0FED" w:rsidRPr="00292DEB" w:rsidRDefault="005D0FED" w:rsidP="003E6063">
            <w:pPr>
              <w:spacing w:line="276" w:lineRule="auto"/>
              <w:rPr>
                <w:rStyle w:val="longtext"/>
                <w:rFonts w:ascii="Arial" w:hAnsi="Arial" w:cs="Arial"/>
                <w:lang w:val="fr-BE"/>
              </w:rPr>
            </w:pPr>
            <w:r w:rsidRPr="00292DEB">
              <w:rPr>
                <w:rFonts w:cs="Arial"/>
                <w:lang w:val="fr-BE"/>
              </w:rPr>
              <w:t>Le programme</w:t>
            </w:r>
            <w:r w:rsidRPr="00292DEB">
              <w:rPr>
                <w:rFonts w:cs="Arial"/>
                <w:color w:val="008000"/>
                <w:lang w:val="fr-BE"/>
              </w:rPr>
              <w:t xml:space="preserve">« Soins infirmiers à domicile » </w:t>
            </w:r>
            <w:r w:rsidRPr="00292DEB">
              <w:rPr>
                <w:rFonts w:cs="Arial"/>
                <w:i/>
                <w:color w:val="008080"/>
                <w:lang w:val="fr-BE"/>
              </w:rPr>
              <w:t>(ΚΑΤ’ΟΙΚΟΝ ΝΟΣΗΛΕΙΑ)</w:t>
            </w:r>
            <w:r w:rsidRPr="00292DEB">
              <w:rPr>
                <w:rFonts w:cs="Arial"/>
                <w:lang w:val="fr-BE"/>
              </w:rPr>
              <w:t xml:space="preserve">, qui fait partie du programme </w:t>
            </w:r>
            <w:r w:rsidRPr="00292DEB">
              <w:rPr>
                <w:rStyle w:val="longtext"/>
                <w:rFonts w:ascii="Arial" w:hAnsi="Arial" w:cs="Arial"/>
                <w:color w:val="008000"/>
                <w:shd w:val="clear" w:color="auto" w:fill="FFFFFF"/>
                <w:lang w:val="fr-BE"/>
              </w:rPr>
              <w:t>« aide à domicile »</w:t>
            </w:r>
            <w:r w:rsidRPr="00292DEB">
              <w:rPr>
                <w:rFonts w:cs="Arial"/>
                <w:lang w:val="fr-BE"/>
              </w:rPr>
              <w:t>, vise à fournir des soins infirmiers aux personnes âgées à domicile, sous certaines conditions.</w:t>
            </w:r>
          </w:p>
          <w:p w14:paraId="5C243534" w14:textId="77777777" w:rsidR="005D0FED" w:rsidRPr="00292DEB" w:rsidRDefault="005D0FED" w:rsidP="003E6063">
            <w:pPr>
              <w:keepNext/>
              <w:tabs>
                <w:tab w:val="left" w:pos="227"/>
              </w:tabs>
              <w:spacing w:line="276" w:lineRule="auto"/>
              <w:outlineLvl w:val="2"/>
              <w:rPr>
                <w:rFonts w:cs="Arial"/>
                <w:lang w:val="fr-BE"/>
              </w:rPr>
            </w:pPr>
          </w:p>
          <w:p w14:paraId="7419E7E6"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Le programme</w:t>
            </w:r>
            <w:r w:rsidRPr="00292DEB">
              <w:rPr>
                <w:rStyle w:val="longtext"/>
                <w:rFonts w:ascii="Arial" w:hAnsi="Arial" w:cs="Arial"/>
                <w:color w:val="008000"/>
                <w:shd w:val="clear" w:color="auto" w:fill="FFFFFF"/>
                <w:lang w:val="fr-BE"/>
              </w:rPr>
              <w:t xml:space="preserve"> Aide à domicile pour les pensionnés</w:t>
            </w:r>
            <w:r w:rsidRPr="00292DEB">
              <w:rPr>
                <w:rStyle w:val="longtext"/>
                <w:rFonts w:ascii="Arial" w:hAnsi="Arial" w:cs="Arial"/>
                <w:i/>
                <w:color w:val="008080"/>
                <w:shd w:val="clear" w:color="auto" w:fill="FFFFFF"/>
                <w:lang w:val="fr-BE"/>
              </w:rPr>
              <w:t xml:space="preserve"> (ΚΑΤ’ ΟΙΚΟΝ ΦΡΟΝΤΙΔΑ </w:t>
            </w:r>
            <w:r w:rsidRPr="00292DEB">
              <w:rPr>
                <w:rStyle w:val="longtext"/>
                <w:rFonts w:ascii="Arial" w:hAnsi="Arial" w:cs="Arial"/>
                <w:i/>
                <w:color w:val="008080"/>
                <w:shd w:val="clear" w:color="auto" w:fill="FFFFFF"/>
                <w:lang w:val="fr-BE"/>
              </w:rPr>
              <w:lastRenderedPageBreak/>
              <w:t>ΣΥΝΤΑΞΙΟΥΧΩΝ)</w:t>
            </w:r>
            <w:r w:rsidRPr="00292DEB">
              <w:rPr>
                <w:rFonts w:cs="Arial"/>
                <w:lang w:val="fr-BE"/>
              </w:rPr>
              <w:t xml:space="preserve"> qui fait partie du Programme </w:t>
            </w:r>
            <w:r w:rsidRPr="00292DEB">
              <w:rPr>
                <w:rFonts w:cs="Arial"/>
                <w:color w:val="008000"/>
                <w:lang w:val="fr-BE"/>
              </w:rPr>
              <w:t>« Aide à domicile</w:t>
            </w:r>
            <w:r w:rsidRPr="00292DEB">
              <w:rPr>
                <w:rFonts w:cs="Arial"/>
                <w:lang w:val="fr-BE"/>
              </w:rPr>
              <w:t xml:space="preserve">, </w:t>
            </w:r>
            <w:r w:rsidRPr="00292DEB">
              <w:rPr>
                <w:rStyle w:val="longtext"/>
                <w:rFonts w:ascii="Arial" w:hAnsi="Arial" w:cs="Arial"/>
                <w:shd w:val="clear" w:color="auto" w:fill="FFFFFF"/>
                <w:lang w:val="fr-BE"/>
              </w:rPr>
              <w:t>vise à assurer les conditions d’une vie indépendante pour les pensionnés âgés et handicapés à leur domicile.</w:t>
            </w:r>
          </w:p>
          <w:p w14:paraId="20E264DB"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 xml:space="preserve">Il couvre les bénéficiaires des pensions de vieillesse, d'invalidité ou de survivant qui relèvent du champ d'application du </w:t>
            </w:r>
            <w:r w:rsidRPr="00292DEB">
              <w:rPr>
                <w:rStyle w:val="longtext"/>
                <w:rFonts w:ascii="Arial" w:hAnsi="Arial" w:cs="Arial"/>
                <w:color w:val="008000"/>
                <w:shd w:val="clear" w:color="auto" w:fill="FFFFFF"/>
                <w:lang w:val="fr-BE"/>
              </w:rPr>
              <w:t>Ministère du Travail et de la Sécurité sociale</w:t>
            </w:r>
            <w:r w:rsidRPr="00292DEB">
              <w:rPr>
                <w:rStyle w:val="longtext"/>
                <w:rFonts w:ascii="Arial" w:hAnsi="Arial" w:cs="Arial"/>
                <w:shd w:val="clear" w:color="auto" w:fill="FFFFFF"/>
                <w:lang w:val="fr-BE"/>
              </w:rPr>
              <w:t xml:space="preserve"> et qui ont besoin d'une aide à domicile, à savoir des services d’aide et de soins infirmiers.</w:t>
            </w:r>
          </w:p>
          <w:p w14:paraId="2843FA9B"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Fonts w:eastAsia="Arial" w:cs="Arial"/>
                <w:color w:val="000000"/>
                <w:lang w:val="fr-FR" w:eastAsia="fr-BE"/>
              </w:rPr>
              <w:t>Le programme fournit des services sociaux et de santé, aide les bénéficiaires à accéder aux institutions compétentes et encourage leur participation à des activités culturelles, récréatives, sociales et religieuses.</w:t>
            </w:r>
            <w:r w:rsidRPr="00292DEB">
              <w:rPr>
                <w:rStyle w:val="longtext"/>
                <w:rFonts w:ascii="Arial" w:hAnsi="Arial" w:cs="Arial"/>
                <w:shd w:val="clear" w:color="auto" w:fill="FFFFFF"/>
                <w:lang w:val="fr-BE"/>
              </w:rPr>
              <w:t>Les critères d'éligibilité sont liés à l'âge, au revenu, à l'état civil, à l'état de santé et à la nature temporaire ou permanente de la dépendance.</w:t>
            </w:r>
          </w:p>
          <w:p w14:paraId="52F1C601"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 xml:space="preserve">Les bénéficiaires du programme ont droit à une </w:t>
            </w:r>
            <w:r w:rsidRPr="00292DEB">
              <w:rPr>
                <w:rStyle w:val="longtext"/>
                <w:rFonts w:ascii="Arial" w:hAnsi="Arial" w:cs="Arial"/>
                <w:color w:val="008000"/>
                <w:shd w:val="clear" w:color="auto" w:fill="FFFFFF"/>
                <w:lang w:val="fr-BE"/>
              </w:rPr>
              <w:t>prestation d’assurance complémentaire pour soins intensifs à domicile</w:t>
            </w:r>
            <w:r w:rsidRPr="00292DEB">
              <w:rPr>
                <w:rStyle w:val="longtext"/>
                <w:rFonts w:ascii="Arial" w:hAnsi="Arial" w:cs="Arial"/>
                <w:shd w:val="clear" w:color="auto" w:fill="FFFFFF"/>
                <w:lang w:val="fr-BE"/>
              </w:rPr>
              <w:t>.</w:t>
            </w:r>
          </w:p>
          <w:p w14:paraId="2045E8F6" w14:textId="77777777" w:rsidR="005D0FED" w:rsidRPr="00292DEB" w:rsidRDefault="005D0FED" w:rsidP="003E6063">
            <w:pPr>
              <w:spacing w:line="276" w:lineRule="auto"/>
              <w:rPr>
                <w:rStyle w:val="longtext"/>
                <w:rFonts w:ascii="Arial" w:hAnsi="Arial" w:cs="Arial"/>
                <w:shd w:val="clear" w:color="auto" w:fill="FFFFFF"/>
                <w:lang w:val="fr-BE"/>
              </w:rPr>
            </w:pPr>
          </w:p>
          <w:p w14:paraId="0E559505" w14:textId="3506DB9E" w:rsidR="005D0FED" w:rsidRPr="00292DEB" w:rsidRDefault="005D0FED" w:rsidP="003E6063">
            <w:pPr>
              <w:spacing w:line="276" w:lineRule="auto"/>
              <w:rPr>
                <w:rFonts w:cs="Arial"/>
                <w:lang w:val="fr-BE"/>
              </w:rPr>
            </w:pPr>
            <w:r w:rsidRPr="00292DEB">
              <w:rPr>
                <w:rStyle w:val="longtext"/>
                <w:rFonts w:ascii="Arial" w:hAnsi="Arial" w:cs="Arial"/>
                <w:shd w:val="clear" w:color="auto" w:fill="FFFFFF"/>
                <w:lang w:val="fr-BE"/>
              </w:rPr>
              <w:t xml:space="preserve">Aucune limite pour la durée des soins à domicile (en termes de </w:t>
            </w:r>
            <w:proofErr w:type="gramStart"/>
            <w:r w:rsidRPr="00292DEB">
              <w:rPr>
                <w:rStyle w:val="longtext"/>
                <w:rFonts w:ascii="Arial" w:hAnsi="Arial" w:cs="Arial"/>
                <w:shd w:val="clear" w:color="auto" w:fill="FFFFFF"/>
                <w:lang w:val="fr-BE"/>
              </w:rPr>
              <w:t>période de temps</w:t>
            </w:r>
            <w:proofErr w:type="gramEnd"/>
            <w:r w:rsidRPr="00292DEB">
              <w:rPr>
                <w:rStyle w:val="longtext"/>
                <w:rFonts w:ascii="Arial" w:hAnsi="Arial" w:cs="Arial"/>
                <w:shd w:val="clear" w:color="auto" w:fill="FFFFFF"/>
                <w:lang w:val="fr-BE"/>
              </w:rPr>
              <w:t xml:space="preserve"> pendant laquelle ils peuvent être dispensés). Les limites relatives à l'intensité des soins sont fixées par les autorités locales.</w:t>
            </w:r>
          </w:p>
        </w:tc>
        <w:tc>
          <w:tcPr>
            <w:tcW w:w="1370" w:type="pct"/>
          </w:tcPr>
          <w:p w14:paraId="0A50380F" w14:textId="77777777" w:rsidR="005D0FED" w:rsidRPr="00292DEB" w:rsidRDefault="005D0FED" w:rsidP="003E6063">
            <w:pPr>
              <w:pStyle w:val="Normal0"/>
              <w:pBdr>
                <w:top w:val="nil"/>
                <w:left w:val="nil"/>
                <w:bottom w:val="nil"/>
                <w:right w:val="nil"/>
                <w:between w:val="nil"/>
              </w:pBdr>
              <w:spacing w:after="0"/>
              <w:rPr>
                <w:color w:val="008000"/>
                <w:sz w:val="15"/>
                <w:szCs w:val="15"/>
                <w:lang w:val="en-GB"/>
              </w:rPr>
            </w:pPr>
            <w:r w:rsidRPr="00292DEB">
              <w:rPr>
                <w:b/>
                <w:color w:val="FF0000"/>
                <w:sz w:val="15"/>
                <w:szCs w:val="15"/>
                <w:lang w:val="en-GB"/>
              </w:rPr>
              <w:lastRenderedPageBreak/>
              <w:t>E-XII-16-EL</w:t>
            </w:r>
          </w:p>
          <w:p w14:paraId="42835DE2"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The Programme</w:t>
            </w:r>
            <w:r w:rsidRPr="00292DEB">
              <w:rPr>
                <w:color w:val="008000"/>
                <w:sz w:val="15"/>
                <w:szCs w:val="15"/>
                <w:highlight w:val="white"/>
                <w:lang w:val="en-GB"/>
              </w:rPr>
              <w:t xml:space="preserve"> "Aid at Home" </w:t>
            </w:r>
            <w:r w:rsidRPr="00292DEB">
              <w:rPr>
                <w:i/>
                <w:color w:val="008080"/>
                <w:sz w:val="15"/>
                <w:szCs w:val="15"/>
                <w:highlight w:val="white"/>
                <w:lang w:val="en-GB"/>
              </w:rPr>
              <w:t>(</w:t>
            </w:r>
            <w:r w:rsidRPr="00292DEB">
              <w:rPr>
                <w:i/>
                <w:color w:val="008080"/>
                <w:sz w:val="15"/>
                <w:szCs w:val="15"/>
                <w:highlight w:val="white"/>
              </w:rPr>
              <w:t>ΒΟΗΘΕΙΑ</w:t>
            </w:r>
            <w:r w:rsidRPr="00292DEB">
              <w:rPr>
                <w:i/>
                <w:color w:val="008080"/>
                <w:sz w:val="15"/>
                <w:szCs w:val="15"/>
                <w:highlight w:val="white"/>
                <w:lang w:val="en-GB"/>
              </w:rPr>
              <w:t xml:space="preserve"> </w:t>
            </w:r>
            <w:r w:rsidRPr="00292DEB">
              <w:rPr>
                <w:i/>
                <w:color w:val="008080"/>
                <w:sz w:val="15"/>
                <w:szCs w:val="15"/>
                <w:highlight w:val="white"/>
              </w:rPr>
              <w:t>ΣΤΟ</w:t>
            </w:r>
            <w:r w:rsidRPr="00292DEB">
              <w:rPr>
                <w:i/>
                <w:color w:val="008080"/>
                <w:sz w:val="15"/>
                <w:szCs w:val="15"/>
                <w:highlight w:val="white"/>
                <w:lang w:val="en-GB"/>
              </w:rPr>
              <w:t xml:space="preserve"> </w:t>
            </w:r>
            <w:r w:rsidRPr="00292DEB">
              <w:rPr>
                <w:i/>
                <w:color w:val="008080"/>
                <w:sz w:val="15"/>
                <w:szCs w:val="15"/>
                <w:highlight w:val="white"/>
              </w:rPr>
              <w:t>ΣΠΙΤΙ</w:t>
            </w:r>
            <w:r w:rsidRPr="00292DEB">
              <w:rPr>
                <w:i/>
                <w:color w:val="008080"/>
                <w:sz w:val="15"/>
                <w:szCs w:val="15"/>
                <w:highlight w:val="white"/>
                <w:lang w:val="en-GB"/>
              </w:rPr>
              <w:t>)</w:t>
            </w:r>
            <w:r w:rsidRPr="00292DEB">
              <w:rPr>
                <w:color w:val="000000"/>
                <w:sz w:val="15"/>
                <w:szCs w:val="15"/>
                <w:highlight w:val="white"/>
                <w:lang w:val="en-GB"/>
              </w:rPr>
              <w:t xml:space="preserve"> is part of the primary social care services, providing nursing care, social care services and domestic assistance to elderly people who live alone continuously or at certain times of the day and cannot sufficiently take care of themselves, and also to disabled people who face situations of isolation, exclusion or family crisis. Its aim is to support and care for the elderly and disabled people in their home and to enhance the quality of their life. The programme is for the most part implemented by local authorities, legal entities of public law and natural persons or legal entities of public or private law acting in the field of social care. No established limit to the duration of these services. In general, the programme </w:t>
            </w:r>
            <w:r w:rsidRPr="00292DEB">
              <w:rPr>
                <w:color w:val="000000"/>
                <w:sz w:val="15"/>
                <w:szCs w:val="15"/>
                <w:lang w:val="en-GB"/>
              </w:rPr>
              <w:t>"</w:t>
            </w:r>
            <w:r w:rsidRPr="00292DEB">
              <w:rPr>
                <w:color w:val="008000"/>
                <w:sz w:val="15"/>
                <w:szCs w:val="15"/>
                <w:highlight w:val="white"/>
                <w:lang w:val="en-GB"/>
              </w:rPr>
              <w:t>Aid at Home</w:t>
            </w:r>
            <w:r w:rsidRPr="00292DEB">
              <w:rPr>
                <w:color w:val="000000"/>
                <w:sz w:val="15"/>
                <w:szCs w:val="15"/>
                <w:lang w:val="en-GB"/>
              </w:rPr>
              <w:t>"</w:t>
            </w:r>
            <w:r w:rsidRPr="00292DEB">
              <w:rPr>
                <w:color w:val="000000"/>
                <w:sz w:val="15"/>
                <w:szCs w:val="15"/>
                <w:highlight w:val="white"/>
                <w:lang w:val="en-GB"/>
              </w:rPr>
              <w:t xml:space="preserve"> operates </w:t>
            </w:r>
            <w:r w:rsidRPr="00292DEB">
              <w:rPr>
                <w:color w:val="800000"/>
                <w:sz w:val="15"/>
                <w:szCs w:val="15"/>
                <w:highlight w:val="white"/>
                <w:lang w:val="en-GB"/>
              </w:rPr>
              <w:t>8</w:t>
            </w:r>
            <w:r w:rsidRPr="00292DEB">
              <w:rPr>
                <w:color w:val="000000"/>
                <w:sz w:val="15"/>
                <w:szCs w:val="15"/>
                <w:highlight w:val="white"/>
                <w:lang w:val="en-GB"/>
              </w:rPr>
              <w:t xml:space="preserve"> hours a day </w:t>
            </w:r>
            <w:r w:rsidRPr="00292DEB">
              <w:rPr>
                <w:color w:val="000000"/>
                <w:sz w:val="15"/>
                <w:szCs w:val="15"/>
                <w:lang w:val="en-GB"/>
              </w:rPr>
              <w:t>and is funded by the Ministry of Interior.</w:t>
            </w:r>
          </w:p>
          <w:p w14:paraId="44B5828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025E3C7C"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The Programme </w:t>
            </w:r>
            <w:r w:rsidRPr="00292DEB">
              <w:rPr>
                <w:color w:val="000000"/>
                <w:sz w:val="15"/>
                <w:szCs w:val="15"/>
                <w:lang w:val="en-GB"/>
              </w:rPr>
              <w:t>"</w:t>
            </w:r>
            <w:r w:rsidRPr="00292DEB">
              <w:rPr>
                <w:color w:val="008000"/>
                <w:sz w:val="15"/>
                <w:szCs w:val="15"/>
                <w:lang w:val="en-GB"/>
              </w:rPr>
              <w:t>Social Care at Home</w:t>
            </w:r>
            <w:r w:rsidRPr="00292DEB">
              <w:rPr>
                <w:color w:val="000000"/>
                <w:sz w:val="15"/>
                <w:szCs w:val="15"/>
                <w:lang w:val="en-GB"/>
              </w:rPr>
              <w:t xml:space="preserve">" </w:t>
            </w:r>
            <w:r w:rsidRPr="00292DEB">
              <w:rPr>
                <w:i/>
                <w:color w:val="008080"/>
                <w:sz w:val="15"/>
                <w:szCs w:val="15"/>
                <w:lang w:val="en-GB"/>
              </w:rPr>
              <w:t>(</w:t>
            </w:r>
            <w:r w:rsidRPr="00292DEB">
              <w:rPr>
                <w:i/>
                <w:color w:val="008080"/>
                <w:sz w:val="15"/>
                <w:szCs w:val="15"/>
              </w:rPr>
              <w:t>ΚΑΤ</w:t>
            </w:r>
            <w:r w:rsidRPr="00292DEB">
              <w:rPr>
                <w:i/>
                <w:color w:val="008080"/>
                <w:sz w:val="15"/>
                <w:szCs w:val="15"/>
                <w:lang w:val="en-GB"/>
              </w:rPr>
              <w:t>’</w:t>
            </w:r>
            <w:r w:rsidRPr="00292DEB">
              <w:rPr>
                <w:i/>
                <w:color w:val="008080"/>
                <w:sz w:val="15"/>
                <w:szCs w:val="15"/>
              </w:rPr>
              <w:t>ΟΙΚΟΝ</w:t>
            </w:r>
            <w:r w:rsidRPr="00292DEB">
              <w:rPr>
                <w:i/>
                <w:color w:val="008080"/>
                <w:sz w:val="15"/>
                <w:szCs w:val="15"/>
                <w:lang w:val="en-GB"/>
              </w:rPr>
              <w:t xml:space="preserve"> </w:t>
            </w:r>
            <w:r w:rsidRPr="00292DEB">
              <w:rPr>
                <w:i/>
                <w:color w:val="008080"/>
                <w:sz w:val="15"/>
                <w:szCs w:val="15"/>
              </w:rPr>
              <w:t>ΚΟΙΝΩΝΙΚΗ</w:t>
            </w:r>
            <w:r w:rsidRPr="00292DEB">
              <w:rPr>
                <w:i/>
                <w:color w:val="008080"/>
                <w:sz w:val="15"/>
                <w:szCs w:val="15"/>
                <w:lang w:val="en-GB"/>
              </w:rPr>
              <w:t xml:space="preserve"> </w:t>
            </w:r>
            <w:r w:rsidRPr="00292DEB">
              <w:rPr>
                <w:i/>
                <w:color w:val="008080"/>
                <w:sz w:val="15"/>
                <w:szCs w:val="15"/>
              </w:rPr>
              <w:t>ΦΡΟΝΤΙΔΑ</w:t>
            </w:r>
            <w:r w:rsidRPr="00292DEB">
              <w:rPr>
                <w:i/>
                <w:color w:val="008080"/>
                <w:sz w:val="15"/>
                <w:szCs w:val="15"/>
                <w:lang w:val="en-GB"/>
              </w:rPr>
              <w:t>)</w:t>
            </w:r>
            <w:r w:rsidRPr="00292DEB">
              <w:rPr>
                <w:color w:val="000000"/>
                <w:sz w:val="15"/>
                <w:szCs w:val="15"/>
                <w:lang w:val="en-GB"/>
              </w:rPr>
              <w:t>, which is part of the Programme "</w:t>
            </w:r>
            <w:r w:rsidRPr="00292DEB">
              <w:rPr>
                <w:color w:val="008000"/>
                <w:sz w:val="15"/>
                <w:szCs w:val="15"/>
                <w:lang w:val="en-GB"/>
              </w:rPr>
              <w:t>Aid at Home</w:t>
            </w:r>
            <w:r w:rsidRPr="00292DEB">
              <w:rPr>
                <w:color w:val="000000"/>
                <w:sz w:val="15"/>
                <w:szCs w:val="15"/>
                <w:lang w:val="en-GB"/>
              </w:rPr>
              <w:t>", addresses the needs of the elderly uninsured and the disabled with socio-economic problems.</w:t>
            </w:r>
          </w:p>
          <w:p w14:paraId="74430BA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4B23F99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The Programme </w:t>
            </w:r>
            <w:r w:rsidRPr="00292DEB">
              <w:rPr>
                <w:color w:val="000000"/>
                <w:sz w:val="15"/>
                <w:szCs w:val="15"/>
                <w:lang w:val="en-GB"/>
              </w:rPr>
              <w:t>"</w:t>
            </w:r>
            <w:r w:rsidRPr="00292DEB">
              <w:rPr>
                <w:color w:val="008000"/>
                <w:sz w:val="15"/>
                <w:szCs w:val="15"/>
                <w:lang w:val="en-GB"/>
              </w:rPr>
              <w:t>Home Nursing Care</w:t>
            </w:r>
            <w:r w:rsidRPr="00292DEB">
              <w:rPr>
                <w:color w:val="000000"/>
                <w:sz w:val="15"/>
                <w:szCs w:val="15"/>
                <w:lang w:val="en-GB"/>
              </w:rPr>
              <w:t xml:space="preserve">" </w:t>
            </w:r>
            <w:r w:rsidRPr="00292DEB">
              <w:rPr>
                <w:i/>
                <w:color w:val="008080"/>
                <w:sz w:val="15"/>
                <w:szCs w:val="15"/>
                <w:lang w:val="en-GB"/>
              </w:rPr>
              <w:t>(</w:t>
            </w:r>
            <w:r w:rsidRPr="00292DEB">
              <w:rPr>
                <w:i/>
                <w:color w:val="008080"/>
                <w:sz w:val="15"/>
                <w:szCs w:val="15"/>
              </w:rPr>
              <w:t>ΚΑΤ</w:t>
            </w:r>
            <w:r w:rsidRPr="00292DEB">
              <w:rPr>
                <w:i/>
                <w:color w:val="008080"/>
                <w:sz w:val="15"/>
                <w:szCs w:val="15"/>
                <w:lang w:val="en-GB"/>
              </w:rPr>
              <w:t>’</w:t>
            </w:r>
            <w:r w:rsidRPr="00292DEB">
              <w:rPr>
                <w:i/>
                <w:color w:val="008080"/>
                <w:sz w:val="15"/>
                <w:szCs w:val="15"/>
              </w:rPr>
              <w:t>ΟΙΚΟΝ</w:t>
            </w:r>
            <w:r w:rsidRPr="00292DEB">
              <w:rPr>
                <w:i/>
                <w:color w:val="008080"/>
                <w:sz w:val="15"/>
                <w:szCs w:val="15"/>
                <w:lang w:val="en-GB"/>
              </w:rPr>
              <w:t xml:space="preserve"> </w:t>
            </w:r>
            <w:r w:rsidRPr="00292DEB">
              <w:rPr>
                <w:i/>
                <w:color w:val="008080"/>
                <w:sz w:val="15"/>
                <w:szCs w:val="15"/>
              </w:rPr>
              <w:t>ΝΟΣΗΛΕΙΑ</w:t>
            </w:r>
            <w:r w:rsidRPr="00292DEB">
              <w:rPr>
                <w:i/>
                <w:color w:val="008080"/>
                <w:sz w:val="15"/>
                <w:szCs w:val="15"/>
                <w:lang w:val="en-GB"/>
              </w:rPr>
              <w:t>)</w:t>
            </w:r>
            <w:r w:rsidRPr="00292DEB">
              <w:rPr>
                <w:color w:val="000000"/>
                <w:sz w:val="15"/>
                <w:szCs w:val="15"/>
                <w:lang w:val="en-GB"/>
              </w:rPr>
              <w:t>, which is part of the Programme “</w:t>
            </w:r>
            <w:r w:rsidRPr="00292DEB">
              <w:rPr>
                <w:color w:val="008000"/>
                <w:sz w:val="15"/>
                <w:szCs w:val="15"/>
                <w:lang w:val="en-GB"/>
              </w:rPr>
              <w:t>Aid at Home</w:t>
            </w:r>
            <w:r w:rsidRPr="00292DEB">
              <w:rPr>
                <w:color w:val="000000"/>
                <w:sz w:val="15"/>
                <w:szCs w:val="15"/>
                <w:lang w:val="en-GB"/>
              </w:rPr>
              <w:t>” is aimed at caring for the elderly at home, under certain conditions.</w:t>
            </w:r>
          </w:p>
          <w:p w14:paraId="3E2BE011" w14:textId="77777777" w:rsidR="005D0FED" w:rsidRPr="00292DEB" w:rsidRDefault="005D0FED" w:rsidP="003E6063">
            <w:pPr>
              <w:pStyle w:val="Normal0"/>
              <w:pBdr>
                <w:top w:val="nil"/>
                <w:left w:val="nil"/>
                <w:bottom w:val="nil"/>
                <w:right w:val="nil"/>
                <w:between w:val="nil"/>
              </w:pBdr>
              <w:tabs>
                <w:tab w:val="left" w:pos="227"/>
              </w:tabs>
              <w:spacing w:after="0"/>
              <w:rPr>
                <w:color w:val="000000"/>
                <w:sz w:val="15"/>
                <w:szCs w:val="15"/>
                <w:lang w:val="en-GB"/>
              </w:rPr>
            </w:pPr>
          </w:p>
          <w:p w14:paraId="343FB276"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The Programme </w:t>
            </w:r>
            <w:r w:rsidRPr="00292DEB">
              <w:rPr>
                <w:color w:val="000000"/>
                <w:sz w:val="15"/>
                <w:szCs w:val="15"/>
                <w:lang w:val="en-GB"/>
              </w:rPr>
              <w:t>"</w:t>
            </w:r>
            <w:r w:rsidRPr="00292DEB">
              <w:rPr>
                <w:color w:val="008000"/>
                <w:sz w:val="15"/>
                <w:szCs w:val="15"/>
                <w:highlight w:val="white"/>
                <w:lang w:val="en-GB"/>
              </w:rPr>
              <w:t>Aid at Home of Pensioners</w:t>
            </w:r>
            <w:r w:rsidRPr="00292DEB">
              <w:rPr>
                <w:color w:val="000000"/>
                <w:sz w:val="15"/>
                <w:szCs w:val="15"/>
                <w:lang w:val="en-GB"/>
              </w:rPr>
              <w:t xml:space="preserve">" </w:t>
            </w:r>
            <w:r w:rsidRPr="00292DEB">
              <w:rPr>
                <w:i/>
                <w:color w:val="008080"/>
                <w:sz w:val="15"/>
                <w:szCs w:val="15"/>
                <w:highlight w:val="white"/>
                <w:lang w:val="en-GB"/>
              </w:rPr>
              <w:t>(</w:t>
            </w:r>
            <w:r w:rsidRPr="00292DEB">
              <w:rPr>
                <w:i/>
                <w:color w:val="008080"/>
                <w:sz w:val="15"/>
                <w:szCs w:val="15"/>
                <w:highlight w:val="white"/>
              </w:rPr>
              <w:t>ΚΑΤ</w:t>
            </w:r>
            <w:r w:rsidRPr="00292DEB">
              <w:rPr>
                <w:i/>
                <w:color w:val="008080"/>
                <w:sz w:val="15"/>
                <w:szCs w:val="15"/>
                <w:highlight w:val="white"/>
                <w:lang w:val="en-GB"/>
              </w:rPr>
              <w:t xml:space="preserve">’ </w:t>
            </w:r>
            <w:r w:rsidRPr="00292DEB">
              <w:rPr>
                <w:i/>
                <w:color w:val="008080"/>
                <w:sz w:val="15"/>
                <w:szCs w:val="15"/>
                <w:highlight w:val="white"/>
              </w:rPr>
              <w:t>ΟΙΚΟΝ</w:t>
            </w:r>
            <w:r w:rsidRPr="00292DEB">
              <w:rPr>
                <w:i/>
                <w:color w:val="008080"/>
                <w:sz w:val="15"/>
                <w:szCs w:val="15"/>
                <w:highlight w:val="white"/>
                <w:lang w:val="en-GB"/>
              </w:rPr>
              <w:t xml:space="preserve"> </w:t>
            </w:r>
            <w:r w:rsidRPr="00292DEB">
              <w:rPr>
                <w:i/>
                <w:color w:val="008080"/>
                <w:sz w:val="15"/>
                <w:szCs w:val="15"/>
                <w:highlight w:val="white"/>
              </w:rPr>
              <w:t>ΦΡΟΝΤΙΔΑ</w:t>
            </w:r>
            <w:r w:rsidRPr="00292DEB">
              <w:rPr>
                <w:i/>
                <w:color w:val="008080"/>
                <w:sz w:val="15"/>
                <w:szCs w:val="15"/>
                <w:highlight w:val="white"/>
                <w:lang w:val="en-GB"/>
              </w:rPr>
              <w:t xml:space="preserve"> </w:t>
            </w:r>
            <w:r w:rsidRPr="00292DEB">
              <w:rPr>
                <w:i/>
                <w:color w:val="008080"/>
                <w:sz w:val="15"/>
                <w:szCs w:val="15"/>
                <w:highlight w:val="white"/>
              </w:rPr>
              <w:t>ΣΥΝΤΑΞΙΟΥΧΩΝ</w:t>
            </w:r>
            <w:r w:rsidRPr="00292DEB">
              <w:rPr>
                <w:i/>
                <w:color w:val="008080"/>
                <w:sz w:val="15"/>
                <w:szCs w:val="15"/>
                <w:highlight w:val="white"/>
                <w:lang w:val="en-GB"/>
              </w:rPr>
              <w:t>),</w:t>
            </w:r>
            <w:r w:rsidRPr="00292DEB">
              <w:rPr>
                <w:color w:val="000000"/>
                <w:sz w:val="15"/>
                <w:szCs w:val="15"/>
                <w:lang w:val="en-GB"/>
              </w:rPr>
              <w:t xml:space="preserve"> which is part of the Programme "</w:t>
            </w:r>
            <w:r w:rsidRPr="00292DEB">
              <w:rPr>
                <w:color w:val="008000"/>
                <w:sz w:val="15"/>
                <w:szCs w:val="15"/>
                <w:lang w:val="en-GB"/>
              </w:rPr>
              <w:t>Aid at Home</w:t>
            </w:r>
            <w:r w:rsidRPr="00292DEB">
              <w:rPr>
                <w:color w:val="000000"/>
                <w:sz w:val="15"/>
                <w:szCs w:val="15"/>
                <w:lang w:val="en-GB"/>
              </w:rPr>
              <w:t>",</w:t>
            </w:r>
            <w:r w:rsidRPr="00292DEB">
              <w:rPr>
                <w:color w:val="000000"/>
                <w:sz w:val="15"/>
                <w:szCs w:val="15"/>
                <w:highlight w:val="white"/>
                <w:lang w:val="en-GB"/>
              </w:rPr>
              <w:t xml:space="preserve"> is aimed at ensuring the necessary conditions for independent living of elderly and disabled pensioners in their homes.</w:t>
            </w:r>
          </w:p>
          <w:p w14:paraId="0AAE1AE2"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It covers recipients of old-age, invalidity and </w:t>
            </w:r>
            <w:r w:rsidRPr="00292DEB">
              <w:rPr>
                <w:color w:val="000000"/>
                <w:sz w:val="15"/>
                <w:szCs w:val="15"/>
                <w:lang w:val="en-GB"/>
              </w:rPr>
              <w:t xml:space="preserve">survivors’ pensions who fall under the scope of the </w:t>
            </w:r>
            <w:r w:rsidRPr="00292DEB">
              <w:rPr>
                <w:color w:val="008000"/>
                <w:sz w:val="15"/>
                <w:szCs w:val="15"/>
                <w:lang w:val="en-GB"/>
              </w:rPr>
              <w:t>Ministry of Labour and Social Security</w:t>
            </w:r>
            <w:r w:rsidRPr="00292DEB">
              <w:rPr>
                <w:color w:val="000000"/>
                <w:sz w:val="15"/>
                <w:szCs w:val="15"/>
                <w:lang w:val="en-GB"/>
              </w:rPr>
              <w:t xml:space="preserve"> and who </w:t>
            </w:r>
            <w:proofErr w:type="gramStart"/>
            <w:r w:rsidRPr="00292DEB">
              <w:rPr>
                <w:color w:val="000000"/>
                <w:sz w:val="15"/>
                <w:szCs w:val="15"/>
                <w:lang w:val="en-GB"/>
              </w:rPr>
              <w:t>are in need of</w:t>
            </w:r>
            <w:proofErr w:type="gramEnd"/>
            <w:r w:rsidRPr="00292DEB">
              <w:rPr>
                <w:color w:val="000000"/>
                <w:sz w:val="15"/>
                <w:szCs w:val="15"/>
                <w:lang w:val="en-GB"/>
              </w:rPr>
              <w:t xml:space="preserve"> help at home, i.e. support and nursing services.</w:t>
            </w:r>
          </w:p>
          <w:p w14:paraId="544A048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lastRenderedPageBreak/>
              <w:t>The programme provides social and healthcare services, supports beneficiaries in accessing relevant institutions, and encourages their participation in cultural, recreational, social, and religious activities.</w:t>
            </w:r>
          </w:p>
          <w:p w14:paraId="369D74C2"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p>
          <w:p w14:paraId="519500A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Eligibility criteria are related to age, income, marital status, state of health and the temporary or permanent nature of the dependence.</w:t>
            </w:r>
          </w:p>
          <w:p w14:paraId="5C470020"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The beneficiaries of the programme are entitled to a </w:t>
            </w:r>
            <w:r w:rsidRPr="00292DEB">
              <w:rPr>
                <w:color w:val="008000"/>
                <w:sz w:val="15"/>
                <w:szCs w:val="15"/>
                <w:highlight w:val="white"/>
                <w:lang w:val="en-GB"/>
              </w:rPr>
              <w:t>supplementary insurance benefit for increased home care</w:t>
            </w:r>
            <w:r w:rsidRPr="00292DEB">
              <w:rPr>
                <w:color w:val="000000"/>
                <w:sz w:val="15"/>
                <w:szCs w:val="15"/>
                <w:highlight w:val="white"/>
                <w:lang w:val="en-GB"/>
              </w:rPr>
              <w:t>.</w:t>
            </w:r>
          </w:p>
          <w:p w14:paraId="2ADCB653"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643ADEEE" w14:textId="704B5ACD"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r w:rsidRPr="00292DEB">
              <w:rPr>
                <w:color w:val="000000"/>
                <w:sz w:val="15"/>
                <w:szCs w:val="15"/>
                <w:lang w:val="en-GB"/>
              </w:rPr>
              <w:t xml:space="preserve">No limits to the duration of home care (in terms of the </w:t>
            </w:r>
            <w:proofErr w:type="gramStart"/>
            <w:r w:rsidRPr="00292DEB">
              <w:rPr>
                <w:color w:val="000000"/>
                <w:sz w:val="15"/>
                <w:szCs w:val="15"/>
                <w:lang w:val="en-GB"/>
              </w:rPr>
              <w:t>period of time</w:t>
            </w:r>
            <w:proofErr w:type="gramEnd"/>
            <w:r w:rsidRPr="00292DEB">
              <w:rPr>
                <w:color w:val="000000"/>
                <w:sz w:val="15"/>
                <w:szCs w:val="15"/>
                <w:lang w:val="en-GB"/>
              </w:rPr>
              <w:t xml:space="preserve"> over which it can be provided). Limits to the intensity of care are set up by local authorities.</w:t>
            </w:r>
          </w:p>
        </w:tc>
        <w:tc>
          <w:tcPr>
            <w:tcW w:w="167" w:type="pct"/>
          </w:tcPr>
          <w:p w14:paraId="12F6D9A7" w14:textId="77777777" w:rsidR="005D0FED" w:rsidRPr="00292DEB" w:rsidRDefault="005D0FED" w:rsidP="003E6063">
            <w:pPr>
              <w:spacing w:line="276" w:lineRule="auto"/>
              <w:rPr>
                <w:rFonts w:cs="Arial"/>
                <w:color w:val="0000FF"/>
                <w:lang w:val="fr-FR"/>
              </w:rPr>
            </w:pPr>
            <w:r w:rsidRPr="00292DEB">
              <w:rPr>
                <w:rFonts w:cs="Arial"/>
                <w:color w:val="0000FF"/>
                <w:lang w:val="fr-FR"/>
              </w:rPr>
              <w:lastRenderedPageBreak/>
              <w:t>12</w:t>
            </w:r>
          </w:p>
          <w:p w14:paraId="34C26935" w14:textId="4B186A19" w:rsidR="005D0FED" w:rsidRPr="00292DEB" w:rsidRDefault="005D0FED" w:rsidP="003E6063">
            <w:pPr>
              <w:spacing w:line="276" w:lineRule="auto"/>
              <w:rPr>
                <w:rFonts w:cs="Arial"/>
                <w:color w:val="0000FF"/>
                <w:lang w:val="en-US"/>
              </w:rPr>
            </w:pPr>
          </w:p>
        </w:tc>
        <w:tc>
          <w:tcPr>
            <w:tcW w:w="127" w:type="pct"/>
          </w:tcPr>
          <w:p w14:paraId="23088568" w14:textId="77777777" w:rsidR="005D0FED" w:rsidRPr="00292DEB" w:rsidRDefault="005D0FED" w:rsidP="003E6063">
            <w:pPr>
              <w:spacing w:line="276" w:lineRule="auto"/>
              <w:rPr>
                <w:rFonts w:cs="Arial"/>
                <w:color w:val="0000FF"/>
                <w:lang w:val="fr-FR"/>
              </w:rPr>
            </w:pPr>
            <w:r w:rsidRPr="00292DEB">
              <w:rPr>
                <w:rFonts w:cs="Arial"/>
                <w:color w:val="0000FF"/>
                <w:lang w:val="fr-FR"/>
              </w:rPr>
              <w:t>16</w:t>
            </w:r>
          </w:p>
          <w:p w14:paraId="214AF38B" w14:textId="3CECDAD4" w:rsidR="005D0FED" w:rsidRPr="00292DEB" w:rsidRDefault="005D0FED" w:rsidP="003E6063">
            <w:pPr>
              <w:spacing w:line="276" w:lineRule="auto"/>
              <w:rPr>
                <w:rFonts w:cs="Arial"/>
                <w:color w:val="0000FF"/>
                <w:lang w:val="en-US"/>
              </w:rPr>
            </w:pPr>
          </w:p>
        </w:tc>
        <w:tc>
          <w:tcPr>
            <w:tcW w:w="402" w:type="pct"/>
          </w:tcPr>
          <w:p w14:paraId="2F147C24"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536DD471" w14:textId="18F2A0EE" w:rsidR="005D0FED" w:rsidRPr="00292DEB" w:rsidRDefault="005D0FED" w:rsidP="003E6063">
            <w:pPr>
              <w:spacing w:line="276" w:lineRule="auto"/>
              <w:rPr>
                <w:rFonts w:cs="Arial"/>
                <w:color w:val="0000FF"/>
                <w:lang w:val="en-US"/>
              </w:rPr>
            </w:pPr>
          </w:p>
        </w:tc>
      </w:tr>
      <w:tr w:rsidR="005D0FED" w:rsidRPr="00292DEB" w14:paraId="205419FF" w14:textId="77777777" w:rsidTr="005D0FED">
        <w:tc>
          <w:tcPr>
            <w:tcW w:w="193" w:type="pct"/>
          </w:tcPr>
          <w:p w14:paraId="2418A176" w14:textId="77777777" w:rsidR="005D0FED" w:rsidRPr="00292DEB" w:rsidRDefault="005D0FED" w:rsidP="003E6063">
            <w:pPr>
              <w:spacing w:line="276" w:lineRule="auto"/>
              <w:jc w:val="left"/>
              <w:rPr>
                <w:rFonts w:cs="Arial"/>
                <w:lang w:val="en-GB"/>
              </w:rPr>
            </w:pPr>
            <w:r w:rsidRPr="00292DEB">
              <w:rPr>
                <w:rFonts w:cs="Arial"/>
                <w:lang w:val="en-GB"/>
              </w:rPr>
              <w:t>EL</w:t>
            </w:r>
          </w:p>
          <w:p w14:paraId="5FF6E4F6" w14:textId="77777777" w:rsidR="005D0FED" w:rsidRPr="00292DEB" w:rsidRDefault="005D0FED" w:rsidP="003E6063">
            <w:pPr>
              <w:spacing w:line="276" w:lineRule="auto"/>
              <w:jc w:val="left"/>
              <w:rPr>
                <w:rFonts w:cs="Arial"/>
                <w:lang w:val="en-GB"/>
              </w:rPr>
            </w:pPr>
            <w:r w:rsidRPr="00292DEB">
              <w:rPr>
                <w:rFonts w:cs="Arial"/>
                <w:lang w:val="en-GB"/>
              </w:rPr>
              <w:t>EL</w:t>
            </w:r>
          </w:p>
          <w:p w14:paraId="1DBA9AF2" w14:textId="77777777" w:rsidR="005D0FED" w:rsidRPr="00292DEB" w:rsidRDefault="005D0FED" w:rsidP="003E6063">
            <w:pPr>
              <w:spacing w:line="276" w:lineRule="auto"/>
              <w:jc w:val="left"/>
              <w:rPr>
                <w:rFonts w:cs="Arial"/>
                <w:lang w:val="en-GB"/>
              </w:rPr>
            </w:pPr>
            <w:r w:rsidRPr="00292DEB">
              <w:rPr>
                <w:rFonts w:cs="Arial"/>
                <w:lang w:val="en-GB"/>
              </w:rPr>
              <w:t>EL</w:t>
            </w:r>
          </w:p>
          <w:p w14:paraId="64F95EC8" w14:textId="0FEABC11" w:rsidR="005D0FED" w:rsidRPr="00292DEB" w:rsidRDefault="005D0FED" w:rsidP="003E6063">
            <w:pPr>
              <w:spacing w:line="276" w:lineRule="auto"/>
              <w:jc w:val="left"/>
              <w:rPr>
                <w:rFonts w:cs="Arial"/>
                <w:b/>
                <w:lang w:val="en-US"/>
              </w:rPr>
            </w:pPr>
          </w:p>
        </w:tc>
        <w:tc>
          <w:tcPr>
            <w:tcW w:w="1371" w:type="pct"/>
          </w:tcPr>
          <w:p w14:paraId="6324035B" w14:textId="77777777" w:rsidR="005D0FED" w:rsidRPr="00292DEB" w:rsidRDefault="005D0FED" w:rsidP="003E6063">
            <w:pPr>
              <w:spacing w:line="276" w:lineRule="auto"/>
              <w:rPr>
                <w:rStyle w:val="longtext"/>
                <w:rFonts w:ascii="Arial" w:eastAsia="Arial" w:hAnsi="Arial" w:cs="Arial"/>
                <w:shd w:val="clear" w:color="auto" w:fill="FFFFFF"/>
                <w:lang w:val="de-DE"/>
              </w:rPr>
            </w:pPr>
            <w:r w:rsidRPr="00292DEB">
              <w:rPr>
                <w:rStyle w:val="longtext"/>
                <w:rFonts w:ascii="Arial" w:hAnsi="Arial" w:cs="Arial"/>
                <w:shd w:val="clear" w:color="auto" w:fill="FFFFFF"/>
                <w:lang w:val="de-DE"/>
              </w:rPr>
              <w:t xml:space="preserve">Tagsüber, in städtischen und vorstädtischen Gebieten, sind die </w:t>
            </w:r>
            <w:r w:rsidRPr="00292DEB">
              <w:rPr>
                <w:rStyle w:val="longtext"/>
                <w:rFonts w:ascii="Arial" w:hAnsi="Arial" w:cs="Arial"/>
                <w:color w:val="008000"/>
                <w:shd w:val="clear" w:color="auto" w:fill="FFFFFF"/>
                <w:lang w:val="de-DE"/>
              </w:rPr>
              <w:t>Tagespflegezentren für Ältere</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ΚΕΝΤΡΑ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ΗΜΕΡΗΣΙΑΣ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ΦΡΟΝΤΙΔΑΣ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ΗΛΙΚΙΩΜΕΝΩΝ</w:t>
            </w:r>
            <w:r w:rsidRPr="00292DEB">
              <w:rPr>
                <w:rStyle w:val="longtext"/>
                <w:rFonts w:ascii="Arial" w:hAnsi="Arial" w:cs="Arial"/>
                <w:i/>
                <w:color w:val="008080"/>
                <w:shd w:val="clear" w:color="auto" w:fill="FFFFFF"/>
                <w:lang w:val="de-DE"/>
              </w:rPr>
              <w:t xml:space="preserve"> – </w:t>
            </w:r>
            <w:r w:rsidRPr="00292DEB">
              <w:rPr>
                <w:rStyle w:val="longtext"/>
                <w:rFonts w:ascii="Arial" w:hAnsi="Arial" w:cs="Arial"/>
                <w:i/>
                <w:color w:val="008080"/>
                <w:shd w:val="clear" w:color="auto" w:fill="FFFFFF"/>
              </w:rPr>
              <w:t>Κ</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Φ</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w:t>
            </w:r>
            <w:r w:rsidRPr="00292DEB">
              <w:rPr>
                <w:rStyle w:val="longtext"/>
                <w:rFonts w:ascii="Arial" w:hAnsi="Arial" w:cs="Arial"/>
                <w:i/>
                <w:color w:val="008080"/>
                <w:shd w:val="clear" w:color="auto" w:fill="FFFFFF"/>
                <w:lang w:val="de-DE"/>
              </w:rPr>
              <w:t>.)</w:t>
            </w:r>
            <w:r w:rsidRPr="00292DEB">
              <w:rPr>
                <w:rStyle w:val="longtext"/>
                <w:rFonts w:ascii="Arial" w:hAnsi="Arial" w:cs="Arial"/>
                <w:shd w:val="clear" w:color="auto" w:fill="FFFFFF"/>
                <w:lang w:val="de-DE"/>
              </w:rPr>
              <w:t xml:space="preserve"> dafür da, Ältere, die nicht für sich selbst sorgen können (aufgrund von körperlichen Gebrechen, Demenz usw.), und deren Familienmitglieder aus ganz gleich welchem Grund nicht in der Lage sind, sie zu pflegen, unterzubringen. </w:t>
            </w:r>
          </w:p>
          <w:p w14:paraId="77A1946B" w14:textId="77777777" w:rsidR="005D0FED" w:rsidRPr="00292DEB" w:rsidRDefault="005D0FED" w:rsidP="003E6063">
            <w:pPr>
              <w:spacing w:line="276" w:lineRule="auto"/>
              <w:rPr>
                <w:rStyle w:val="longtext"/>
                <w:rFonts w:ascii="Arial" w:hAnsi="Arial" w:cs="Arial"/>
                <w:shd w:val="clear" w:color="auto" w:fill="FFFFFF"/>
                <w:lang w:val="de-DE"/>
              </w:rPr>
            </w:pPr>
          </w:p>
          <w:p w14:paraId="0CC7CF53" w14:textId="77777777" w:rsidR="005D0FED" w:rsidRPr="00292DEB" w:rsidRDefault="005D0FED" w:rsidP="003E6063">
            <w:pPr>
              <w:spacing w:line="276" w:lineRule="auto"/>
              <w:rPr>
                <w:rStyle w:val="longtext"/>
                <w:rFonts w:ascii="Arial" w:hAnsi="Arial" w:cs="Arial"/>
                <w:color w:val="FF0000"/>
                <w:shd w:val="clear" w:color="auto" w:fill="FFFFFF"/>
                <w:lang w:val="de-DE"/>
              </w:rPr>
            </w:pPr>
            <w:r w:rsidRPr="00292DEB">
              <w:rPr>
                <w:rStyle w:val="longtext"/>
                <w:rFonts w:ascii="Arial" w:hAnsi="Arial" w:cs="Arial"/>
                <w:shd w:val="clear" w:color="auto" w:fill="FFFFFF"/>
                <w:lang w:val="de-DE"/>
              </w:rPr>
              <w:t xml:space="preserve">Die </w:t>
            </w:r>
            <w:r w:rsidRPr="00292DEB">
              <w:rPr>
                <w:rStyle w:val="longtext"/>
                <w:rFonts w:ascii="Arial" w:hAnsi="Arial" w:cs="Arial"/>
                <w:color w:val="008000"/>
                <w:shd w:val="clear" w:color="auto" w:fill="FFFFFF"/>
                <w:lang w:val="de-DE"/>
              </w:rPr>
              <w:t>Tagespflegezentren für Ältere</w:t>
            </w:r>
            <w:r w:rsidRPr="00292DEB">
              <w:rPr>
                <w:rStyle w:val="longtext"/>
                <w:rFonts w:ascii="Arial" w:hAnsi="Arial" w:cs="Arial"/>
                <w:shd w:val="clear" w:color="auto" w:fill="FFFFFF"/>
                <w:lang w:val="de-DE"/>
              </w:rPr>
              <w:t xml:space="preserve"> werden von Unternehmen der Gemeinden, Gemeinschaftsunternehmen der Gemeinden, Gemeindeverbänden der Gemeindeverwaltungen, sowie von profitorientierten oder nicht-profitorientierten Unternehmen gegründet und geleitet. Sie arbeiten zusammen mit den lokalen Organisationen, die soziale Dienstleistungen anbieten, wie z. B. die Gesundheitsbehörde, und mit der Wohlfahrtdirektion der Präfektur, die soziale Dienstleistung anbietet.</w:t>
            </w:r>
            <w:r w:rsidRPr="00292DEB">
              <w:rPr>
                <w:rStyle w:val="longtext"/>
                <w:rFonts w:ascii="Arial" w:hAnsi="Arial" w:cs="Arial"/>
                <w:color w:val="FF0000"/>
                <w:shd w:val="clear" w:color="auto" w:fill="FFFFFF"/>
                <w:lang w:val="de-DE"/>
              </w:rPr>
              <w:t xml:space="preserve"> </w:t>
            </w:r>
            <w:r w:rsidRPr="00292DEB">
              <w:rPr>
                <w:rStyle w:val="longtext"/>
                <w:rFonts w:ascii="Arial" w:hAnsi="Arial" w:cs="Arial"/>
                <w:shd w:val="clear" w:color="auto" w:fill="FFFFFF"/>
                <w:lang w:val="de-DE"/>
              </w:rPr>
              <w:t>Diese Leistungen unterliegen keiner Begrenzung in der Zeitdauer oder Intensität.</w:t>
            </w:r>
            <w:r w:rsidRPr="00292DEB">
              <w:rPr>
                <w:rStyle w:val="longtext"/>
                <w:rFonts w:ascii="Arial" w:hAnsi="Arial" w:cs="Arial"/>
                <w:color w:val="FF0000"/>
                <w:shd w:val="clear" w:color="auto" w:fill="FFFFFF"/>
                <w:lang w:val="de-DE"/>
              </w:rPr>
              <w:t xml:space="preserve"> </w:t>
            </w:r>
          </w:p>
          <w:p w14:paraId="68695FC4" w14:textId="77777777" w:rsidR="005D0FED" w:rsidRPr="00292DEB" w:rsidRDefault="005D0FED" w:rsidP="003E6063">
            <w:pPr>
              <w:spacing w:line="276" w:lineRule="auto"/>
              <w:rPr>
                <w:rStyle w:val="longtext"/>
                <w:rFonts w:ascii="Arial" w:hAnsi="Arial" w:cs="Arial"/>
                <w:color w:val="FF0000"/>
                <w:shd w:val="clear" w:color="auto" w:fill="FFFFFF"/>
                <w:lang w:val="de-DE"/>
              </w:rPr>
            </w:pPr>
            <w:r w:rsidRPr="00292DEB">
              <w:rPr>
                <w:rFonts w:cs="Arial"/>
                <w:color w:val="008000"/>
              </w:rPr>
              <w:t>Tagespflegezentren</w:t>
            </w:r>
            <w:r w:rsidRPr="00292DEB">
              <w:rPr>
                <w:rFonts w:cs="Arial"/>
              </w:rPr>
              <w:t xml:space="preserve"> </w:t>
            </w:r>
            <w:r w:rsidRPr="00292DEB">
              <w:rPr>
                <w:rStyle w:val="longtext"/>
                <w:rFonts w:ascii="Arial" w:hAnsi="Arial" w:cs="Arial"/>
                <w:i/>
                <w:shd w:val="clear" w:color="auto" w:fill="FFFFFF"/>
                <w:lang w:val="de-DE"/>
              </w:rPr>
              <w:t>(</w:t>
            </w:r>
            <w:r w:rsidRPr="00292DEB">
              <w:rPr>
                <w:rStyle w:val="longtext"/>
                <w:rFonts w:ascii="Arial" w:hAnsi="Arial" w:cs="Arial"/>
                <w:i/>
                <w:color w:val="008080"/>
                <w:shd w:val="clear" w:color="auto" w:fill="FFFFFF"/>
              </w:rPr>
              <w:t>ΚΕΝΤΡΑ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ΔΙΗΜΕΡΕΥΣΗΣ</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ΗΜΕΡΗΣΙΑΣ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ΦΡΟΝΤΙΔΑΣ</w:t>
            </w:r>
            <w:r w:rsidRPr="00292DEB">
              <w:rPr>
                <w:rStyle w:val="longtext"/>
                <w:rFonts w:ascii="Arial" w:hAnsi="Arial" w:cs="Arial"/>
                <w:i/>
                <w:shd w:val="clear" w:color="auto" w:fill="FFFFFF"/>
                <w:lang w:val="de-DE"/>
              </w:rPr>
              <w:t>)</w:t>
            </w:r>
            <w:r w:rsidRPr="00292DEB">
              <w:rPr>
                <w:rFonts w:cs="Arial"/>
              </w:rPr>
              <w:t xml:space="preserve"> bieten Tagespflegedienste für Menschen mit Behinderungen an und stehen je nach Bedarf </w:t>
            </w:r>
            <w:r w:rsidRPr="00292DEB">
              <w:rPr>
                <w:rFonts w:cs="Arial"/>
                <w:color w:val="800000"/>
              </w:rPr>
              <w:t>16</w:t>
            </w:r>
            <w:r w:rsidRPr="00292DEB">
              <w:rPr>
                <w:rFonts w:cs="Arial"/>
              </w:rPr>
              <w:t xml:space="preserve"> Stunden täglich zur Verfügung. </w:t>
            </w:r>
            <w:r w:rsidRPr="00292DEB">
              <w:rPr>
                <w:rStyle w:val="longtext"/>
                <w:rFonts w:ascii="Arial" w:hAnsi="Arial" w:cs="Arial"/>
                <w:shd w:val="clear" w:color="auto" w:fill="FFFFFF"/>
                <w:lang w:val="de-DE"/>
              </w:rPr>
              <w:t>Diese Leistungen unterliegen keiner Begrenzung in der Zeitdauer oder Intensität.</w:t>
            </w:r>
            <w:r w:rsidRPr="00292DEB">
              <w:rPr>
                <w:rStyle w:val="longtext"/>
                <w:rFonts w:ascii="Arial" w:hAnsi="Arial" w:cs="Arial"/>
                <w:color w:val="FF0000"/>
                <w:shd w:val="clear" w:color="auto" w:fill="FFFFFF"/>
                <w:lang w:val="de-DE"/>
              </w:rPr>
              <w:t xml:space="preserve"> </w:t>
            </w:r>
          </w:p>
          <w:p w14:paraId="563B5D34" w14:textId="6265BBA6" w:rsidR="005D0FED" w:rsidRPr="00292DEB" w:rsidRDefault="005D0FED" w:rsidP="003E6063">
            <w:pPr>
              <w:spacing w:line="276" w:lineRule="auto"/>
              <w:rPr>
                <w:rFonts w:cs="Arial"/>
              </w:rPr>
            </w:pPr>
          </w:p>
        </w:tc>
        <w:tc>
          <w:tcPr>
            <w:tcW w:w="1370" w:type="pct"/>
          </w:tcPr>
          <w:p w14:paraId="6A2BE4F1" w14:textId="77777777" w:rsidR="005D0FED" w:rsidRPr="00292DEB" w:rsidRDefault="005D0FED" w:rsidP="003E6063">
            <w:pPr>
              <w:spacing w:line="276" w:lineRule="auto"/>
              <w:rPr>
                <w:rStyle w:val="longtext"/>
                <w:rFonts w:ascii="Arial" w:eastAsia="Arial" w:hAnsi="Arial" w:cs="Arial"/>
                <w:shd w:val="clear" w:color="auto" w:fill="FFFFFF"/>
                <w:lang w:val="fr-BE"/>
              </w:rPr>
            </w:pPr>
            <w:r w:rsidRPr="00292DEB">
              <w:rPr>
                <w:rStyle w:val="longtext"/>
                <w:rFonts w:ascii="Arial" w:hAnsi="Arial" w:cs="Arial"/>
                <w:shd w:val="clear" w:color="auto" w:fill="FFFFFF"/>
                <w:lang w:val="fr-BE"/>
              </w:rPr>
              <w:t xml:space="preserve">En journée, dans les zones urbaines et suburbaines, les </w:t>
            </w:r>
            <w:r w:rsidRPr="00292DEB">
              <w:rPr>
                <w:rStyle w:val="longtext"/>
                <w:rFonts w:ascii="Arial" w:hAnsi="Arial" w:cs="Arial"/>
                <w:color w:val="008000"/>
                <w:shd w:val="clear" w:color="auto" w:fill="FFFFFF"/>
                <w:lang w:val="fr-BE"/>
              </w:rPr>
              <w:t xml:space="preserve">Centres de soins de jour pour les personnes âgées </w:t>
            </w:r>
            <w:r w:rsidRPr="00292DEB">
              <w:rPr>
                <w:rStyle w:val="longtext"/>
                <w:rFonts w:ascii="Arial" w:hAnsi="Arial" w:cs="Arial"/>
                <w:i/>
                <w:color w:val="008080"/>
                <w:shd w:val="clear" w:color="auto" w:fill="FFFFFF"/>
                <w:lang w:val="fr-BE"/>
              </w:rPr>
              <w:t>(ΚΕΝΤΡΑ ΗΜΕΡΗΣΙΑΣ ΦΡΟΝΤΙΔΑΣ ΗΛΙΚΙΩΜΕΝΩΝ –Κ.Η.Φ.Η.)</w:t>
            </w:r>
            <w:r w:rsidRPr="00292DEB">
              <w:rPr>
                <w:rStyle w:val="longtext"/>
                <w:rFonts w:ascii="Arial" w:hAnsi="Arial" w:cs="Arial"/>
                <w:shd w:val="clear" w:color="auto" w:fill="FFFFFF"/>
                <w:lang w:val="fr-BE"/>
              </w:rPr>
              <w:t xml:space="preserve"> accueillent les personnes âgées qui ne peuvent se prendre en charge elles-mêmes (en raison de difficultés physiques, de la démence, etc.) et dont les membres de la famille ne sont pas en mesure de s’occuper d'elles pour l’une ou l’autre raison.</w:t>
            </w:r>
          </w:p>
          <w:p w14:paraId="30FAED7C" w14:textId="77777777" w:rsidR="005D0FED" w:rsidRPr="00292DEB" w:rsidRDefault="005D0FED" w:rsidP="003E6063">
            <w:pPr>
              <w:keepNext/>
              <w:spacing w:line="276" w:lineRule="auto"/>
              <w:outlineLvl w:val="2"/>
              <w:rPr>
                <w:rStyle w:val="longtext"/>
                <w:rFonts w:ascii="Arial" w:hAnsi="Arial" w:cs="Arial"/>
                <w:shd w:val="clear" w:color="auto" w:fill="FFFFFF"/>
                <w:lang w:val="fr-BE"/>
              </w:rPr>
            </w:pPr>
          </w:p>
          <w:p w14:paraId="25757229" w14:textId="77777777" w:rsidR="005D0FED" w:rsidRPr="00292DEB" w:rsidRDefault="005D0FED" w:rsidP="003E6063">
            <w:pPr>
              <w:spacing w:line="276" w:lineRule="auto"/>
              <w:rPr>
                <w:rStyle w:val="longtext"/>
                <w:rFonts w:ascii="Arial" w:hAnsi="Arial" w:cs="Arial"/>
                <w:color w:val="FF0000"/>
                <w:shd w:val="clear" w:color="auto" w:fill="FFFFFF"/>
                <w:lang w:val="fr-BE"/>
              </w:rPr>
            </w:pPr>
            <w:r w:rsidRPr="00292DEB">
              <w:rPr>
                <w:rStyle w:val="longtext"/>
                <w:rFonts w:ascii="Arial" w:hAnsi="Arial" w:cs="Arial"/>
                <w:shd w:val="clear" w:color="auto" w:fill="FFFFFF"/>
                <w:lang w:val="fr-BE"/>
              </w:rPr>
              <w:t xml:space="preserve">Les </w:t>
            </w:r>
            <w:r w:rsidRPr="00292DEB">
              <w:rPr>
                <w:rStyle w:val="longtext"/>
                <w:rFonts w:ascii="Arial" w:hAnsi="Arial" w:cs="Arial"/>
                <w:color w:val="008000"/>
                <w:shd w:val="clear" w:color="auto" w:fill="FFFFFF"/>
                <w:lang w:val="fr-BE"/>
              </w:rPr>
              <w:t>Centres de soins de jour pour les personnes âgées</w:t>
            </w:r>
            <w:r w:rsidRPr="00292DEB">
              <w:rPr>
                <w:rStyle w:val="longtext"/>
                <w:rFonts w:ascii="Arial" w:hAnsi="Arial" w:cs="Arial"/>
                <w:shd w:val="clear" w:color="auto" w:fill="FFFFFF"/>
                <w:lang w:val="fr-BE"/>
              </w:rPr>
              <w:t xml:space="preserve"> sont créés et gérés par des entreprises municipales, des sociétés mixtes municipales, les associations professionnelles municipales des autorités locales et, également, par des entités privées à but lucratif ou non lucratif. Les centres coopèrent avec des organisations locales qui fournissent des services sociaux tels que les unités de santé et avec les Directions d’assistance sociale des Préfectures du pays fournissant des services sociaux. Pas de limites établie à la durée ou l’intensité de ces services.</w:t>
            </w:r>
          </w:p>
          <w:p w14:paraId="25A946A5"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Les</w:t>
            </w:r>
            <w:r w:rsidRPr="00292DEB">
              <w:rPr>
                <w:rFonts w:cs="Arial"/>
                <w:color w:val="008000"/>
                <w:lang w:val="fr-BE"/>
              </w:rPr>
              <w:t xml:space="preserve"> Centres de soins ambulatoires </w:t>
            </w:r>
            <w:r w:rsidRPr="00292DEB">
              <w:rPr>
                <w:rFonts w:cs="Arial"/>
                <w:lang w:val="fr-BE"/>
              </w:rPr>
              <w:t>(</w:t>
            </w:r>
            <w:r w:rsidRPr="00292DEB">
              <w:rPr>
                <w:rStyle w:val="longtext"/>
                <w:rFonts w:ascii="Arial" w:hAnsi="Arial" w:cs="Arial"/>
                <w:i/>
                <w:color w:val="008080"/>
                <w:shd w:val="clear" w:color="auto" w:fill="FFFFFF"/>
                <w:lang w:val="fr-BE"/>
              </w:rPr>
              <w:t>ΚΕΝΤΡΑ ΔΙΗΜΕΡΕΥΣΗΣ/ΗΜΕΡΗΣΙΑΣ ΦΡΟΝΤΙΔΑΣ</w:t>
            </w:r>
            <w:r w:rsidRPr="00292DEB">
              <w:rPr>
                <w:rFonts w:cs="Arial"/>
                <w:lang w:val="fr-BE"/>
              </w:rPr>
              <w:t xml:space="preserve">) fournissent des services de soins ambulatoires pour les personnes handicapées jusqu’à </w:t>
            </w:r>
            <w:r w:rsidRPr="00292DEB">
              <w:rPr>
                <w:rFonts w:cs="Arial"/>
                <w:color w:val="800000"/>
                <w:lang w:val="fr-BE"/>
              </w:rPr>
              <w:t>16</w:t>
            </w:r>
            <w:r w:rsidRPr="00292DEB">
              <w:rPr>
                <w:rFonts w:cs="Arial"/>
                <w:lang w:val="fr-BE"/>
              </w:rPr>
              <w:t xml:space="preserve"> heures par jour, selon les besoins. </w:t>
            </w:r>
            <w:r w:rsidRPr="00292DEB">
              <w:rPr>
                <w:rStyle w:val="longtext"/>
                <w:rFonts w:ascii="Arial" w:hAnsi="Arial" w:cs="Arial"/>
                <w:shd w:val="clear" w:color="auto" w:fill="FFFFFF"/>
                <w:lang w:val="fr-BE"/>
              </w:rPr>
              <w:t>Pas de limites établie à la durée ou l’intensité de ces services.</w:t>
            </w:r>
          </w:p>
          <w:p w14:paraId="7860B5D1" w14:textId="2D8BE062" w:rsidR="005D0FED" w:rsidRPr="00292DEB" w:rsidRDefault="005D0FED" w:rsidP="003E6063">
            <w:pPr>
              <w:spacing w:line="276" w:lineRule="auto"/>
              <w:rPr>
                <w:rFonts w:cs="Arial"/>
                <w:lang w:val="fr-BE"/>
              </w:rPr>
            </w:pPr>
          </w:p>
        </w:tc>
        <w:tc>
          <w:tcPr>
            <w:tcW w:w="1370" w:type="pct"/>
          </w:tcPr>
          <w:p w14:paraId="15E763B6"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E-XII-17-EL</w:t>
            </w:r>
          </w:p>
          <w:p w14:paraId="68E8ECB2"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highlight w:val="white"/>
                <w:lang w:val="en-GB"/>
              </w:rPr>
              <w:t xml:space="preserve">During the day, in urban and suburban areas, the </w:t>
            </w:r>
            <w:r w:rsidRPr="00292DEB">
              <w:rPr>
                <w:color w:val="008000"/>
                <w:sz w:val="15"/>
                <w:szCs w:val="15"/>
                <w:highlight w:val="white"/>
                <w:lang w:val="en-GB"/>
              </w:rPr>
              <w:t xml:space="preserve">Day Care Centres of the Elderly </w:t>
            </w:r>
            <w:r w:rsidRPr="00292DEB">
              <w:rPr>
                <w:i/>
                <w:color w:val="008080"/>
                <w:sz w:val="15"/>
                <w:szCs w:val="15"/>
                <w:highlight w:val="white"/>
                <w:lang w:val="en-GB"/>
              </w:rPr>
              <w:t>(</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ΗΜΕΡΗΣΙΑΣ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8080"/>
                <w:sz w:val="15"/>
                <w:szCs w:val="15"/>
                <w:highlight w:val="white"/>
                <w:lang w:val="en-GB"/>
              </w:rPr>
              <w:t xml:space="preserve"> </w:t>
            </w:r>
            <w:r w:rsidRPr="00292DEB">
              <w:rPr>
                <w:i/>
                <w:color w:val="008080"/>
                <w:sz w:val="15"/>
                <w:szCs w:val="15"/>
                <w:highlight w:val="white"/>
              </w:rPr>
              <w:t>ΗΛΙΚΙΩΜΕΝΩΝ</w:t>
            </w:r>
            <w:r w:rsidRPr="00292DEB">
              <w:rPr>
                <w:i/>
                <w:color w:val="008080"/>
                <w:sz w:val="15"/>
                <w:szCs w:val="15"/>
                <w:highlight w:val="white"/>
                <w:lang w:val="en-GB"/>
              </w:rPr>
              <w:t xml:space="preserve"> – </w:t>
            </w:r>
            <w:r w:rsidRPr="00292DEB">
              <w:rPr>
                <w:i/>
                <w:color w:val="008080"/>
                <w:sz w:val="15"/>
                <w:szCs w:val="15"/>
                <w:highlight w:val="white"/>
              </w:rPr>
              <w:t>Κ</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i/>
                <w:color w:val="008080"/>
                <w:sz w:val="15"/>
                <w:szCs w:val="15"/>
                <w:highlight w:val="white"/>
              </w:rPr>
              <w:t>Φ</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color w:val="000000"/>
                <w:sz w:val="15"/>
                <w:szCs w:val="15"/>
                <w:highlight w:val="white"/>
                <w:lang w:val="en-GB"/>
              </w:rPr>
              <w:t xml:space="preserve"> are available to accommodate the elderly who cannot care for themselves (due to physical difficulties, dementia, etc.), and whose family members are not able to take care of them for any reason.</w:t>
            </w:r>
          </w:p>
          <w:p w14:paraId="4ACD4F9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417429E7" w14:textId="77777777" w:rsidR="005D0FED" w:rsidRPr="00292DEB" w:rsidRDefault="005D0FED" w:rsidP="003E6063">
            <w:pPr>
              <w:pStyle w:val="Normal0"/>
              <w:pBdr>
                <w:top w:val="nil"/>
                <w:left w:val="nil"/>
                <w:bottom w:val="nil"/>
                <w:right w:val="nil"/>
                <w:between w:val="nil"/>
              </w:pBdr>
              <w:spacing w:before="0" w:after="0"/>
              <w:rPr>
                <w:color w:val="008000"/>
                <w:sz w:val="15"/>
                <w:szCs w:val="15"/>
                <w:lang w:val="en-GB"/>
              </w:rPr>
            </w:pPr>
            <w:r w:rsidRPr="00292DEB">
              <w:rPr>
                <w:color w:val="000000"/>
                <w:sz w:val="15"/>
                <w:szCs w:val="15"/>
                <w:highlight w:val="white"/>
                <w:lang w:val="en-GB"/>
              </w:rPr>
              <w:t xml:space="preserve">The </w:t>
            </w:r>
            <w:r w:rsidRPr="00292DEB">
              <w:rPr>
                <w:color w:val="008000"/>
                <w:sz w:val="15"/>
                <w:szCs w:val="15"/>
                <w:highlight w:val="white"/>
                <w:lang w:val="en-GB"/>
              </w:rPr>
              <w:t>Day Care Centres of the Elderly</w:t>
            </w:r>
            <w:r w:rsidRPr="00292DEB">
              <w:rPr>
                <w:color w:val="000000"/>
                <w:sz w:val="15"/>
                <w:szCs w:val="15"/>
                <w:highlight w:val="white"/>
                <w:lang w:val="en-GB"/>
              </w:rPr>
              <w:t xml:space="preserve"> are established and operated by municipal enterprises, joint municipal enterprises, municipal business associations of local authorities and, also, by private for-profit and not-for-profit companies. They cooperate with local organisations providing social services, such as health units and the Welfare Directorates of the Prefectures of the country providing social services. There are no established limits to the duration or intensity of these services.</w:t>
            </w:r>
          </w:p>
          <w:p w14:paraId="20786407" w14:textId="77777777" w:rsidR="005D0FED" w:rsidRPr="00292DEB" w:rsidRDefault="005D0FED" w:rsidP="003E6063">
            <w:pPr>
              <w:pStyle w:val="Normal0"/>
              <w:pBdr>
                <w:top w:val="nil"/>
                <w:left w:val="nil"/>
                <w:bottom w:val="nil"/>
                <w:right w:val="nil"/>
                <w:between w:val="nil"/>
              </w:pBdr>
              <w:spacing w:before="0" w:after="0"/>
              <w:rPr>
                <w:color w:val="008000"/>
                <w:sz w:val="15"/>
                <w:szCs w:val="15"/>
                <w:lang w:val="en-GB"/>
              </w:rPr>
            </w:pPr>
            <w:r w:rsidRPr="00292DEB">
              <w:rPr>
                <w:color w:val="008000"/>
                <w:sz w:val="15"/>
                <w:szCs w:val="15"/>
                <w:lang w:val="en-GB"/>
              </w:rPr>
              <w:t xml:space="preserve">Day Care Centres </w:t>
            </w:r>
            <w:r w:rsidRPr="00292DEB">
              <w:rPr>
                <w:i/>
                <w:color w:val="000000"/>
                <w:sz w:val="15"/>
                <w:szCs w:val="15"/>
                <w:highlight w:val="white"/>
                <w:lang w:val="en-GB"/>
              </w:rPr>
              <w:t>(</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ΔΙΗΜΕΡΕΥΣΗΣ</w:t>
            </w:r>
            <w:r w:rsidRPr="00292DEB">
              <w:rPr>
                <w:i/>
                <w:color w:val="008080"/>
                <w:sz w:val="15"/>
                <w:szCs w:val="15"/>
                <w:highlight w:val="white"/>
                <w:lang w:val="en-GB"/>
              </w:rPr>
              <w:t>/</w:t>
            </w:r>
            <w:r w:rsidRPr="00292DEB">
              <w:rPr>
                <w:i/>
                <w:color w:val="008080"/>
                <w:sz w:val="15"/>
                <w:szCs w:val="15"/>
                <w:highlight w:val="white"/>
              </w:rPr>
              <w:t>ΗΜΕΡΗΣΙΑΣ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0000"/>
                <w:sz w:val="15"/>
                <w:szCs w:val="15"/>
                <w:highlight w:val="white"/>
                <w:lang w:val="en-GB"/>
              </w:rPr>
              <w:t>)</w:t>
            </w:r>
            <w:r w:rsidRPr="00292DEB">
              <w:rPr>
                <w:color w:val="000000"/>
                <w:sz w:val="15"/>
                <w:szCs w:val="15"/>
                <w:lang w:val="en-GB"/>
              </w:rPr>
              <w:t xml:space="preserve"> provide day care services for people with disabilities for up to </w:t>
            </w:r>
            <w:r w:rsidRPr="00292DEB">
              <w:rPr>
                <w:color w:val="800000"/>
                <w:sz w:val="15"/>
                <w:szCs w:val="15"/>
                <w:lang w:val="en-GB"/>
              </w:rPr>
              <w:t>16</w:t>
            </w:r>
            <w:r w:rsidRPr="00292DEB">
              <w:rPr>
                <w:color w:val="000000"/>
                <w:sz w:val="15"/>
                <w:szCs w:val="15"/>
                <w:lang w:val="en-GB"/>
              </w:rPr>
              <w:t xml:space="preserve"> hours a day depending on need.</w:t>
            </w:r>
            <w:r w:rsidRPr="00292DEB">
              <w:rPr>
                <w:color w:val="000000"/>
                <w:sz w:val="15"/>
                <w:szCs w:val="15"/>
                <w:highlight w:val="white"/>
                <w:lang w:val="en-GB"/>
              </w:rPr>
              <w:t xml:space="preserve"> There are no established limits to the duration or intensity of these services.</w:t>
            </w:r>
          </w:p>
          <w:p w14:paraId="033D0B7F" w14:textId="71FFA433"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3FEB34F7"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4BCE0D35" w14:textId="2E7F360B" w:rsidR="005D0FED" w:rsidRPr="00292DEB" w:rsidRDefault="005D0FED" w:rsidP="003E6063">
            <w:pPr>
              <w:spacing w:line="276" w:lineRule="auto"/>
              <w:rPr>
                <w:rFonts w:cs="Arial"/>
                <w:color w:val="0000FF"/>
                <w:lang w:val="en-US"/>
              </w:rPr>
            </w:pPr>
          </w:p>
        </w:tc>
        <w:tc>
          <w:tcPr>
            <w:tcW w:w="127" w:type="pct"/>
          </w:tcPr>
          <w:p w14:paraId="3D5BB0F0" w14:textId="77777777" w:rsidR="005D0FED" w:rsidRPr="00292DEB" w:rsidRDefault="005D0FED" w:rsidP="003E6063">
            <w:pPr>
              <w:spacing w:line="276" w:lineRule="auto"/>
              <w:rPr>
                <w:rFonts w:cs="Arial"/>
                <w:color w:val="0000FF"/>
                <w:lang w:val="fr-FR"/>
              </w:rPr>
            </w:pPr>
            <w:r w:rsidRPr="00292DEB">
              <w:rPr>
                <w:rFonts w:cs="Arial"/>
                <w:color w:val="0000FF"/>
                <w:lang w:val="fr-FR"/>
              </w:rPr>
              <w:t>17</w:t>
            </w:r>
          </w:p>
          <w:p w14:paraId="3ADD7D0D" w14:textId="79E14FD1" w:rsidR="005D0FED" w:rsidRPr="00292DEB" w:rsidRDefault="005D0FED" w:rsidP="003E6063">
            <w:pPr>
              <w:spacing w:line="276" w:lineRule="auto"/>
              <w:rPr>
                <w:rFonts w:cs="Arial"/>
                <w:color w:val="0000FF"/>
                <w:lang w:val="en-US"/>
              </w:rPr>
            </w:pPr>
          </w:p>
        </w:tc>
        <w:tc>
          <w:tcPr>
            <w:tcW w:w="402" w:type="pct"/>
          </w:tcPr>
          <w:p w14:paraId="5E132A8C" w14:textId="019FAC6D"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2A097E44" w14:textId="77777777" w:rsidTr="005D0FED">
        <w:tc>
          <w:tcPr>
            <w:tcW w:w="193" w:type="pct"/>
          </w:tcPr>
          <w:p w14:paraId="235B2B17" w14:textId="77777777" w:rsidR="005D0FED" w:rsidRPr="00292DEB" w:rsidRDefault="005D0FED" w:rsidP="003E6063">
            <w:pPr>
              <w:spacing w:line="276" w:lineRule="auto"/>
              <w:jc w:val="left"/>
              <w:rPr>
                <w:rFonts w:cs="Arial"/>
                <w:lang w:val="es-ES"/>
              </w:rPr>
            </w:pPr>
            <w:r w:rsidRPr="00292DEB">
              <w:rPr>
                <w:rFonts w:cs="Arial"/>
                <w:lang w:val="es-ES"/>
              </w:rPr>
              <w:t>EL</w:t>
            </w:r>
          </w:p>
          <w:p w14:paraId="7B90D071" w14:textId="77777777" w:rsidR="005D0FED" w:rsidRPr="00292DEB" w:rsidRDefault="005D0FED" w:rsidP="003E6063">
            <w:pPr>
              <w:spacing w:line="276" w:lineRule="auto"/>
              <w:jc w:val="left"/>
              <w:rPr>
                <w:rFonts w:cs="Arial"/>
                <w:lang w:val="es-ES"/>
              </w:rPr>
            </w:pPr>
            <w:r w:rsidRPr="00292DEB">
              <w:rPr>
                <w:rFonts w:cs="Arial"/>
                <w:lang w:val="es-ES"/>
              </w:rPr>
              <w:t>EL</w:t>
            </w:r>
          </w:p>
          <w:p w14:paraId="7D997D00" w14:textId="77777777" w:rsidR="005D0FED" w:rsidRPr="00292DEB" w:rsidRDefault="005D0FED" w:rsidP="003E6063">
            <w:pPr>
              <w:spacing w:line="276" w:lineRule="auto"/>
              <w:jc w:val="left"/>
              <w:rPr>
                <w:rFonts w:cs="Arial"/>
                <w:lang w:val="es-ES"/>
              </w:rPr>
            </w:pPr>
            <w:r w:rsidRPr="00292DEB">
              <w:rPr>
                <w:rFonts w:cs="Arial"/>
                <w:lang w:val="es-ES"/>
              </w:rPr>
              <w:t>EL</w:t>
            </w:r>
          </w:p>
          <w:p w14:paraId="55761D02" w14:textId="64CB5291" w:rsidR="005D0FED" w:rsidRPr="00292DEB" w:rsidRDefault="005D0FED" w:rsidP="003E6063">
            <w:pPr>
              <w:spacing w:line="276" w:lineRule="auto"/>
              <w:jc w:val="left"/>
              <w:rPr>
                <w:rFonts w:cs="Arial"/>
                <w:b/>
                <w:lang w:val="en-US"/>
              </w:rPr>
            </w:pPr>
          </w:p>
        </w:tc>
        <w:tc>
          <w:tcPr>
            <w:tcW w:w="1371" w:type="pct"/>
          </w:tcPr>
          <w:p w14:paraId="6A07E0CF"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color w:val="008000"/>
                <w:shd w:val="clear" w:color="auto" w:fill="FFFFFF"/>
                <w:lang w:val="de-DE"/>
              </w:rPr>
              <w:lastRenderedPageBreak/>
              <w:t>Altenpflegeheime</w:t>
            </w:r>
            <w:r w:rsidRPr="00292DEB">
              <w:rPr>
                <w:rStyle w:val="longtext"/>
                <w:rFonts w:ascii="Arial" w:hAnsi="Arial" w:cs="Arial"/>
                <w:shd w:val="clear" w:color="auto" w:fill="FFFFFF"/>
                <w:lang w:val="de-DE"/>
              </w:rPr>
              <w:t xml:space="preserve"> </w:t>
            </w:r>
            <w:r w:rsidRPr="00292DEB">
              <w:rPr>
                <w:rStyle w:val="longtext"/>
                <w:rFonts w:ascii="Arial" w:hAnsi="Arial" w:cs="Arial"/>
                <w:color w:val="008080"/>
                <w:shd w:val="clear" w:color="auto" w:fill="FFFFFF"/>
                <w:lang w:val="de-DE"/>
              </w:rPr>
              <w:t>(</w:t>
            </w:r>
            <w:r w:rsidRPr="00292DEB">
              <w:rPr>
                <w:rStyle w:val="longtext"/>
                <w:rFonts w:ascii="Arial" w:hAnsi="Arial" w:cs="Arial"/>
                <w:i/>
                <w:color w:val="008080"/>
                <w:shd w:val="clear" w:color="auto" w:fill="FFFFFF"/>
              </w:rPr>
              <w:t>ΜΟΝΑΔΕΣ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ΦΡΟΝΤΙΔΑΣ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ΗΛΙΚΙΩΜΕΝΩΝ</w:t>
            </w:r>
            <w:r w:rsidRPr="00292DEB">
              <w:rPr>
                <w:rStyle w:val="longtext"/>
                <w:rFonts w:ascii="Arial" w:hAnsi="Arial" w:cs="Arial"/>
                <w:color w:val="008080"/>
                <w:shd w:val="clear" w:color="auto" w:fill="FFFFFF"/>
                <w:lang w:val="de-DE"/>
              </w:rPr>
              <w:t>)</w:t>
            </w:r>
            <w:r w:rsidRPr="00292DEB">
              <w:rPr>
                <w:rStyle w:val="longtext"/>
                <w:rFonts w:ascii="Arial" w:hAnsi="Arial" w:cs="Arial"/>
                <w:shd w:val="clear" w:color="auto" w:fill="FFFFFF"/>
                <w:lang w:val="de-DE"/>
              </w:rPr>
              <w:t xml:space="preserve"> sind Einheiten der Heimpflege für ältere </w:t>
            </w:r>
            <w:r w:rsidRPr="00292DEB">
              <w:rPr>
                <w:rStyle w:val="longtext"/>
                <w:rFonts w:ascii="Arial" w:hAnsi="Arial" w:cs="Arial"/>
                <w:shd w:val="clear" w:color="auto" w:fill="FFFFFF"/>
                <w:lang w:val="de-DE"/>
              </w:rPr>
              <w:lastRenderedPageBreak/>
              <w:t>Menschen. Sie können von Wohlfahrtsverbänden, der orthodoxen Kirche oder örtlichen Behörden (in diesen Fällen sind sie nicht-profitorientiert) oder von Einzelpersonen (in diesem Fall sind sie profitorientiert) gegründet und geleitet werden. Die Zeitdauer der erbrachten Leistungen unterliegt einer Vereinbarung zwischen dem Leistungsempfänger und dem entsprechenden Leistungserbringer.</w:t>
            </w:r>
          </w:p>
          <w:p w14:paraId="4B48603B" w14:textId="77777777" w:rsidR="005D0FED" w:rsidRPr="00292DEB" w:rsidRDefault="005D0FED" w:rsidP="003E6063">
            <w:pPr>
              <w:spacing w:line="276" w:lineRule="auto"/>
              <w:rPr>
                <w:rStyle w:val="longtext"/>
                <w:rFonts w:ascii="Arial" w:eastAsia="Arial" w:hAnsi="Arial" w:cs="Arial"/>
                <w:lang w:val="de-DE"/>
              </w:rPr>
            </w:pPr>
          </w:p>
          <w:p w14:paraId="32A09B04" w14:textId="77777777" w:rsidR="005D0FED" w:rsidRPr="00292DEB" w:rsidRDefault="005D0FED" w:rsidP="003E6063">
            <w:pPr>
              <w:pStyle w:val="AufzhlungNach0"/>
              <w:numPr>
                <w:ilvl w:val="0"/>
                <w:numId w:val="0"/>
              </w:numPr>
              <w:tabs>
                <w:tab w:val="left" w:pos="708"/>
              </w:tabs>
              <w:spacing w:line="276" w:lineRule="auto"/>
              <w:rPr>
                <w:rStyle w:val="longtext"/>
                <w:rFonts w:ascii="Arial" w:hAnsi="Arial" w:cs="Arial"/>
                <w:shd w:val="clear" w:color="auto" w:fill="FFFFFF"/>
                <w:lang w:val="de-DE"/>
              </w:rPr>
            </w:pPr>
            <w:r w:rsidRPr="00292DEB">
              <w:rPr>
                <w:rStyle w:val="longtext"/>
                <w:rFonts w:ascii="Arial" w:hAnsi="Arial" w:cs="Arial"/>
                <w:color w:val="008000"/>
                <w:shd w:val="clear" w:color="auto" w:fill="FFFFFF"/>
                <w:lang w:val="de-DE"/>
              </w:rPr>
              <w:t>Fürsorgezentren</w:t>
            </w:r>
            <w:r w:rsidRPr="00292DEB">
              <w:t xml:space="preserve"> </w:t>
            </w:r>
            <w:r w:rsidRPr="00292DEB">
              <w:rPr>
                <w:rStyle w:val="longtext"/>
                <w:rFonts w:ascii="Arial" w:hAnsi="Arial" w:cs="Arial"/>
                <w:shd w:val="clear" w:color="auto" w:fill="FFFFFF"/>
                <w:lang w:val="de-DE"/>
              </w:rPr>
              <w:t>(</w:t>
            </w:r>
            <w:r w:rsidRPr="00292DEB">
              <w:rPr>
                <w:rStyle w:val="longtext"/>
                <w:rFonts w:ascii="Arial" w:eastAsia="Arial" w:hAnsi="Arial" w:cs="Arial"/>
                <w:i/>
                <w:color w:val="008080"/>
                <w:shd w:val="clear" w:color="auto" w:fill="FFFFFF"/>
                <w:lang w:val="en-GB"/>
              </w:rPr>
              <w:t>ΚΕΝΤΡΑ</w:t>
            </w:r>
            <w:r w:rsidRPr="00292DEB">
              <w:rPr>
                <w:rStyle w:val="longtext"/>
                <w:rFonts w:ascii="Arial" w:eastAsia="Arial" w:hAnsi="Arial" w:cs="Arial"/>
                <w:i/>
                <w:color w:val="008080"/>
                <w:shd w:val="clear" w:color="auto" w:fill="FFFFFF"/>
                <w:lang w:val="de-DE"/>
              </w:rPr>
              <w:t xml:space="preserve"> </w:t>
            </w:r>
            <w:r w:rsidRPr="00292DEB">
              <w:rPr>
                <w:rStyle w:val="longtext"/>
                <w:rFonts w:ascii="Arial" w:eastAsia="Arial" w:hAnsi="Arial" w:cs="Arial"/>
                <w:i/>
                <w:color w:val="008080"/>
                <w:shd w:val="clear" w:color="auto" w:fill="FFFFFF"/>
                <w:lang w:val="en-GB"/>
              </w:rPr>
              <w:t>ΚΟΙΝΩΝΙΚΗΣ</w:t>
            </w:r>
            <w:r w:rsidRPr="00292DEB">
              <w:rPr>
                <w:rStyle w:val="longtext"/>
                <w:rFonts w:ascii="Arial" w:eastAsia="Arial" w:hAnsi="Arial" w:cs="Arial"/>
                <w:i/>
                <w:color w:val="008080"/>
                <w:shd w:val="clear" w:color="auto" w:fill="FFFFFF"/>
                <w:lang w:val="de-DE"/>
              </w:rPr>
              <w:t xml:space="preserve"> </w:t>
            </w:r>
            <w:r w:rsidRPr="00292DEB">
              <w:rPr>
                <w:rStyle w:val="longtext"/>
                <w:rFonts w:ascii="Arial" w:eastAsia="Arial" w:hAnsi="Arial" w:cs="Arial"/>
                <w:i/>
                <w:color w:val="008080"/>
                <w:shd w:val="clear" w:color="auto" w:fill="FFFFFF"/>
                <w:lang w:val="en-GB"/>
              </w:rPr>
              <w:t>ΠΡΟΝΟΙΑΣ</w:t>
            </w:r>
            <w:r w:rsidRPr="00292DEB">
              <w:rPr>
                <w:rStyle w:val="longtext"/>
                <w:rFonts w:ascii="Arial" w:hAnsi="Arial" w:cs="Arial"/>
                <w:shd w:val="clear" w:color="auto" w:fill="FFFFFF"/>
                <w:lang w:val="de-DE"/>
              </w:rPr>
              <w:t>) dienen der Bereitstellung wohnortnaher Pflegeleistungen für Menschen mit Behinderungen, der berufsvorbereitenden und beruflichen Ausbildung und Wiedereingliederung sowie der Unterbringung in einem Krankenhaus bzw. der Bereitstellung medizinischer Dienste für Menschen mit einem Langzeitpflegebedarf. Keine zeitliche Begrenzung.</w:t>
            </w:r>
          </w:p>
          <w:p w14:paraId="5667AB4A" w14:textId="77777777" w:rsidR="005D0FED" w:rsidRPr="00292DEB" w:rsidRDefault="005D0FED" w:rsidP="003E6063">
            <w:pPr>
              <w:spacing w:line="276" w:lineRule="auto"/>
              <w:rPr>
                <w:rFonts w:cs="Arial"/>
                <w:lang w:eastAsia="en-US"/>
              </w:rPr>
            </w:pPr>
          </w:p>
          <w:p w14:paraId="6223109F" w14:textId="77777777" w:rsidR="005D0FED" w:rsidRPr="00292DEB" w:rsidRDefault="005D0FED" w:rsidP="003E6063">
            <w:pPr>
              <w:pStyle w:val="AufzhlungNach0"/>
              <w:numPr>
                <w:ilvl w:val="0"/>
                <w:numId w:val="0"/>
              </w:numPr>
              <w:tabs>
                <w:tab w:val="left" w:pos="708"/>
              </w:tabs>
              <w:spacing w:line="276" w:lineRule="auto"/>
              <w:rPr>
                <w:rStyle w:val="longtext"/>
                <w:rFonts w:ascii="Arial" w:eastAsia="Arial" w:hAnsi="Arial" w:cs="Arial"/>
              </w:rPr>
            </w:pPr>
            <w:r w:rsidRPr="00292DEB">
              <w:rPr>
                <w:rStyle w:val="longtext"/>
                <w:rFonts w:ascii="Arial" w:hAnsi="Arial" w:cs="Arial"/>
                <w:color w:val="008000"/>
                <w:shd w:val="clear" w:color="auto" w:fill="FFFFFF"/>
                <w:lang w:val="de-DE"/>
              </w:rPr>
              <w:t>Betreute Wohneinrichtungen</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rPr>
              <w:t>ΣΤΕΓΕΣ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ΥΠΟΣΤΗΡΙΖΟΜΕΝΗΣ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ΔΙΑΒΙΩΣΗΣ</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ΣΥΔ</w:t>
            </w:r>
            <w:r w:rsidRPr="00292DEB">
              <w:rPr>
                <w:rStyle w:val="longtext"/>
                <w:rFonts w:ascii="Arial" w:hAnsi="Arial" w:cs="Arial"/>
                <w:shd w:val="clear" w:color="auto" w:fill="FFFFFF"/>
                <w:lang w:val="de-DE"/>
              </w:rPr>
              <w:t xml:space="preserve">) sind Bestandteil der Wohlfahrts- und Sozialfürsorgepolitik für eine bestimmte Personengruppe mit Behinderungen, hauptsächlich mit geistigen Behinderungen, die auf deren zunehmende Teilnahme an täglichen Aktivitäten abzielen, um so weitgehend ihre Selbstständigkeit und soziale Integration zu stärken. </w:t>
            </w:r>
            <w:r w:rsidRPr="00292DEB">
              <w:rPr>
                <w:rStyle w:val="longtext"/>
                <w:rFonts w:ascii="Arial" w:hAnsi="Arial" w:cs="Arial"/>
                <w:shd w:val="clear" w:color="auto" w:fill="FFFFFF"/>
              </w:rPr>
              <w:t xml:space="preserve">Keine </w:t>
            </w:r>
            <w:proofErr w:type="spellStart"/>
            <w:r w:rsidRPr="00292DEB">
              <w:rPr>
                <w:rStyle w:val="longtext"/>
                <w:rFonts w:ascii="Arial" w:hAnsi="Arial" w:cs="Arial"/>
                <w:shd w:val="clear" w:color="auto" w:fill="FFFFFF"/>
              </w:rPr>
              <w:t>zeitliche</w:t>
            </w:r>
            <w:proofErr w:type="spellEnd"/>
            <w:r w:rsidRPr="00292DEB">
              <w:rPr>
                <w:rStyle w:val="longtext"/>
                <w:rFonts w:ascii="Arial" w:hAnsi="Arial" w:cs="Arial"/>
                <w:shd w:val="clear" w:color="auto" w:fill="FFFFFF"/>
              </w:rPr>
              <w:t xml:space="preserve"> </w:t>
            </w:r>
            <w:proofErr w:type="spellStart"/>
            <w:r w:rsidRPr="00292DEB">
              <w:rPr>
                <w:rStyle w:val="longtext"/>
                <w:rFonts w:ascii="Arial" w:hAnsi="Arial" w:cs="Arial"/>
                <w:shd w:val="clear" w:color="auto" w:fill="FFFFFF"/>
              </w:rPr>
              <w:t>Begrenzung</w:t>
            </w:r>
            <w:proofErr w:type="spellEnd"/>
            <w:r w:rsidRPr="00292DEB">
              <w:rPr>
                <w:rStyle w:val="longtext"/>
                <w:rFonts w:ascii="Arial" w:hAnsi="Arial" w:cs="Arial"/>
                <w:shd w:val="clear" w:color="auto" w:fill="FFFFFF"/>
              </w:rPr>
              <w:t>.</w:t>
            </w:r>
          </w:p>
          <w:p w14:paraId="70648CA6" w14:textId="2772B038" w:rsidR="005D0FED" w:rsidRPr="00292DEB" w:rsidRDefault="005D0FED" w:rsidP="003E6063">
            <w:pPr>
              <w:spacing w:line="276" w:lineRule="auto"/>
              <w:rPr>
                <w:rFonts w:cs="Arial"/>
              </w:rPr>
            </w:pPr>
          </w:p>
        </w:tc>
        <w:tc>
          <w:tcPr>
            <w:tcW w:w="1370" w:type="pct"/>
          </w:tcPr>
          <w:p w14:paraId="76417C53"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color w:val="008000"/>
                <w:shd w:val="clear" w:color="auto" w:fill="FFFFFF"/>
                <w:lang w:val="fr-BE"/>
              </w:rPr>
              <w:lastRenderedPageBreak/>
              <w:t xml:space="preserve">Unités de soins pour personnes âgées </w:t>
            </w:r>
            <w:r w:rsidRPr="00292DEB">
              <w:rPr>
                <w:rStyle w:val="longtext"/>
                <w:rFonts w:ascii="Arial" w:hAnsi="Arial" w:cs="Arial"/>
                <w:i/>
                <w:color w:val="008080"/>
                <w:shd w:val="clear" w:color="auto" w:fill="FFFFFF"/>
                <w:lang w:val="fr-BE"/>
              </w:rPr>
              <w:t>(ΜΟΝΑΔΕΣ ΦΡΟΝΤΙΔΑΣ ΗΛΙΚΙΩΜΕΝΩΝ</w:t>
            </w:r>
            <w:r w:rsidRPr="00292DEB">
              <w:rPr>
                <w:rStyle w:val="longtext"/>
                <w:rFonts w:ascii="Arial" w:hAnsi="Arial" w:cs="Arial"/>
                <w:color w:val="008080"/>
                <w:shd w:val="clear" w:color="auto" w:fill="FFFFFF"/>
                <w:lang w:val="fr-BE"/>
              </w:rPr>
              <w:t>)</w:t>
            </w:r>
            <w:r w:rsidRPr="00292DEB">
              <w:rPr>
                <w:rStyle w:val="longtext"/>
                <w:rFonts w:ascii="Arial" w:hAnsi="Arial" w:cs="Arial"/>
                <w:shd w:val="clear" w:color="auto" w:fill="FFFFFF"/>
                <w:lang w:val="fr-BE"/>
              </w:rPr>
              <w:t xml:space="preserve">, qui sont des unités de </w:t>
            </w:r>
            <w:r w:rsidRPr="00292DEB">
              <w:rPr>
                <w:rStyle w:val="longtext"/>
                <w:rFonts w:ascii="Arial" w:hAnsi="Arial" w:cs="Arial"/>
                <w:shd w:val="clear" w:color="auto" w:fill="FFFFFF"/>
                <w:lang w:val="fr-BE"/>
              </w:rPr>
              <w:lastRenderedPageBreak/>
              <w:t>soins résidentiels pour personnes âgées. Elles peuvent être créées et gérées par les associations caritatives, par l’Église orthodoxe, par les autorités locales et, dans ce cas, n’ayant pas de but lucratif, ou par des personnes physiques (et ayant, par conséquent, un but lucratif). La durée des services est convenue par un accord entre le bénéficiaire et le prestataire.</w:t>
            </w:r>
          </w:p>
          <w:p w14:paraId="494B70D1" w14:textId="77777777" w:rsidR="005D0FED" w:rsidRPr="00292DEB" w:rsidRDefault="005D0FED" w:rsidP="003E6063">
            <w:pPr>
              <w:spacing w:line="276" w:lineRule="auto"/>
              <w:rPr>
                <w:rStyle w:val="longtext"/>
                <w:rFonts w:ascii="Arial" w:eastAsia="Arial" w:hAnsi="Arial" w:cs="Arial"/>
                <w:lang w:val="fr-BE"/>
              </w:rPr>
            </w:pPr>
          </w:p>
          <w:p w14:paraId="6E33D4B8" w14:textId="77777777" w:rsidR="005D0FED" w:rsidRPr="00292DEB" w:rsidRDefault="005D0FED" w:rsidP="003E6063">
            <w:pPr>
              <w:pStyle w:val="AufzhlungNach0"/>
              <w:numPr>
                <w:ilvl w:val="0"/>
                <w:numId w:val="0"/>
              </w:numPr>
              <w:tabs>
                <w:tab w:val="left" w:pos="708"/>
              </w:tabs>
              <w:spacing w:line="276" w:lineRule="auto"/>
              <w:rPr>
                <w:rStyle w:val="longtext"/>
                <w:rFonts w:ascii="Arial" w:hAnsi="Arial" w:cs="Arial"/>
                <w:shd w:val="clear" w:color="auto" w:fill="FFFFFF"/>
                <w:lang w:val="fr-BE"/>
              </w:rPr>
            </w:pPr>
            <w:r w:rsidRPr="00292DEB">
              <w:rPr>
                <w:rStyle w:val="longtext"/>
                <w:rFonts w:ascii="Arial" w:hAnsi="Arial" w:cs="Arial"/>
                <w:color w:val="008000"/>
                <w:shd w:val="clear" w:color="auto" w:fill="FFFFFF"/>
                <w:lang w:val="fr-BE"/>
              </w:rPr>
              <w:t>Les Centres d’aide sociale</w:t>
            </w:r>
            <w:r w:rsidRPr="00292DEB">
              <w:rPr>
                <w:rStyle w:val="longtext"/>
                <w:rFonts w:ascii="Arial" w:hAnsi="Arial" w:cs="Arial"/>
                <w:shd w:val="clear" w:color="auto" w:fill="FFFFFF"/>
                <w:lang w:val="fr-BE"/>
              </w:rPr>
              <w:t xml:space="preserve"> (</w:t>
            </w:r>
            <w:r w:rsidRPr="00292DEB">
              <w:rPr>
                <w:rStyle w:val="longtext"/>
                <w:rFonts w:ascii="Arial" w:eastAsia="Arial" w:hAnsi="Arial" w:cs="Arial"/>
                <w:i/>
                <w:color w:val="008080"/>
                <w:shd w:val="clear" w:color="auto" w:fill="FFFFFF"/>
                <w:lang w:val="fr-BE"/>
              </w:rPr>
              <w:t>ΚΕΝΤΡΑ ΚΟΙΝΩΝΙΚΗΣ ΠΡΟΝΟΙΑΣ</w:t>
            </w:r>
            <w:r w:rsidRPr="00292DEB">
              <w:rPr>
                <w:rStyle w:val="longtext"/>
                <w:rFonts w:ascii="Arial" w:hAnsi="Arial" w:cs="Arial"/>
                <w:shd w:val="clear" w:color="auto" w:fill="FFFFFF"/>
                <w:lang w:val="fr-BE"/>
              </w:rPr>
              <w:t>) prodiguent des services de soins locaux aux personnes atteintes d’un handicap, une formation et réadaptation préprofessionnelles et professionnelles ainsi que des services hospitaliers et médicaux à ceux qui ont besoin de soins de longue durée. Pas de limite de durée.</w:t>
            </w:r>
          </w:p>
          <w:p w14:paraId="55748C08" w14:textId="77777777" w:rsidR="005D0FED" w:rsidRPr="00292DEB" w:rsidRDefault="005D0FED" w:rsidP="003E6063">
            <w:pPr>
              <w:spacing w:line="276" w:lineRule="auto"/>
              <w:rPr>
                <w:rFonts w:cs="Arial"/>
                <w:lang w:val="fr-BE" w:eastAsia="en-US"/>
              </w:rPr>
            </w:pPr>
          </w:p>
          <w:p w14:paraId="24F517AE" w14:textId="732CEC0A" w:rsidR="005D0FED" w:rsidRPr="00292DEB" w:rsidRDefault="005D0FED" w:rsidP="003E6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Arial"/>
                <w:lang w:val="fr-BE"/>
              </w:rPr>
            </w:pPr>
            <w:r w:rsidRPr="00292DEB">
              <w:rPr>
                <w:rFonts w:cs="Arial"/>
                <w:lang w:val="fr-BE"/>
              </w:rPr>
              <w:t xml:space="preserve">Les </w:t>
            </w:r>
            <w:r w:rsidRPr="00292DEB">
              <w:rPr>
                <w:rStyle w:val="longtext"/>
                <w:rFonts w:ascii="Arial" w:hAnsi="Arial" w:cs="Arial"/>
                <w:color w:val="008000"/>
                <w:shd w:val="clear" w:color="auto" w:fill="FFFFFF"/>
                <w:lang w:val="fr-BE"/>
              </w:rPr>
              <w:t xml:space="preserve">logements assistés </w:t>
            </w:r>
            <w:r w:rsidRPr="00292DEB">
              <w:rPr>
                <w:rStyle w:val="longtext"/>
                <w:rFonts w:ascii="Arial" w:hAnsi="Arial" w:cs="Arial"/>
                <w:i/>
                <w:color w:val="008080"/>
                <w:shd w:val="clear" w:color="auto" w:fill="FFFFFF"/>
                <w:lang w:val="fr-BE"/>
              </w:rPr>
              <w:t>(ΣΤΕΓΕΣ ΥΠΟΣΤΗΡΙΖΟΜΕΝΗΣ ΔΙΑΒΙΩΣΗΣ-ΣΥΔ</w:t>
            </w:r>
            <w:r w:rsidRPr="00292DEB">
              <w:rPr>
                <w:rStyle w:val="longtext"/>
                <w:rFonts w:ascii="Arial" w:hAnsi="Arial" w:cs="Arial"/>
                <w:shd w:val="clear" w:color="auto" w:fill="FFFFFF"/>
                <w:lang w:val="fr-BE"/>
              </w:rPr>
              <w:t>) font partie de la politique de soins médicaux et sociaux pour une certaine catégorie de personnes handicapées, principalement les personnes handicapées mentales, augmentant leur participation dans les activités quotidiennes de la communauté, améliorant autant que possible leur autonomie et leur insertion sociale. Pas de limite de durée.</w:t>
            </w:r>
          </w:p>
        </w:tc>
        <w:tc>
          <w:tcPr>
            <w:tcW w:w="1370" w:type="pct"/>
          </w:tcPr>
          <w:p w14:paraId="45A2239B"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lastRenderedPageBreak/>
              <w:t>E-XII-18-EL</w:t>
            </w:r>
          </w:p>
          <w:p w14:paraId="783CBA96" w14:textId="77777777" w:rsidR="005D0FED" w:rsidRPr="00292DEB" w:rsidRDefault="005D0FED" w:rsidP="003E6063">
            <w:pPr>
              <w:pStyle w:val="Normal0"/>
              <w:pBdr>
                <w:top w:val="nil"/>
                <w:left w:val="nil"/>
                <w:bottom w:val="nil"/>
                <w:right w:val="nil"/>
                <w:between w:val="nil"/>
              </w:pBdr>
              <w:spacing w:before="0" w:after="0"/>
              <w:rPr>
                <w:color w:val="000000"/>
                <w:sz w:val="15"/>
                <w:szCs w:val="15"/>
                <w:lang w:val="en-GB"/>
              </w:rPr>
            </w:pPr>
            <w:r w:rsidRPr="00292DEB">
              <w:rPr>
                <w:color w:val="008000"/>
                <w:sz w:val="15"/>
                <w:szCs w:val="15"/>
                <w:highlight w:val="white"/>
                <w:lang w:val="en-GB"/>
              </w:rPr>
              <w:t xml:space="preserve">Elderly Care Units </w:t>
            </w:r>
            <w:r w:rsidRPr="00292DEB">
              <w:rPr>
                <w:color w:val="008080"/>
                <w:sz w:val="15"/>
                <w:szCs w:val="15"/>
                <w:highlight w:val="white"/>
                <w:lang w:val="en-GB"/>
              </w:rPr>
              <w:t>(</w:t>
            </w:r>
            <w:r w:rsidRPr="00292DEB">
              <w:rPr>
                <w:i/>
                <w:color w:val="008080"/>
                <w:sz w:val="15"/>
                <w:szCs w:val="15"/>
                <w:highlight w:val="white"/>
              </w:rPr>
              <w:t>ΜΟΝΑΔΕΣ</w:t>
            </w:r>
            <w:r w:rsidRPr="00292DEB">
              <w:rPr>
                <w:i/>
                <w:color w:val="008080"/>
                <w:sz w:val="15"/>
                <w:szCs w:val="15"/>
                <w:highlight w:val="white"/>
                <w:lang w:val="en-GB"/>
              </w:rPr>
              <w:t xml:space="preserve"> </w:t>
            </w:r>
            <w:r w:rsidRPr="00292DEB">
              <w:rPr>
                <w:i/>
                <w:color w:val="008080"/>
                <w:sz w:val="15"/>
                <w:szCs w:val="15"/>
                <w:highlight w:val="white"/>
              </w:rPr>
              <w:t>ΦΡΟΝΤΙΔΑΣ</w:t>
            </w:r>
            <w:r w:rsidRPr="00292DEB">
              <w:rPr>
                <w:i/>
                <w:color w:val="008080"/>
                <w:sz w:val="15"/>
                <w:szCs w:val="15"/>
                <w:highlight w:val="white"/>
                <w:lang w:val="en-GB"/>
              </w:rPr>
              <w:t xml:space="preserve"> </w:t>
            </w:r>
            <w:r w:rsidRPr="00292DEB">
              <w:rPr>
                <w:i/>
                <w:color w:val="008080"/>
                <w:sz w:val="15"/>
                <w:szCs w:val="15"/>
                <w:highlight w:val="white"/>
              </w:rPr>
              <w:t>ΗΛΙΚΙΩΜΕΝΩΝ</w:t>
            </w:r>
            <w:del w:id="388" w:author="Author">
              <w:r w:rsidRPr="00292DEB">
                <w:rPr>
                  <w:color w:val="008080"/>
                  <w:sz w:val="15"/>
                  <w:szCs w:val="15"/>
                  <w:highlight w:val="white"/>
                  <w:lang w:val="en-GB"/>
                </w:rPr>
                <w:delText>)</w:delText>
              </w:r>
              <w:r w:rsidRPr="00292DEB">
                <w:rPr>
                  <w:color w:val="000000"/>
                  <w:sz w:val="15"/>
                  <w:szCs w:val="15"/>
                  <w:highlight w:val="white"/>
                  <w:lang w:val="en-GB"/>
                </w:rPr>
                <w:delText>,</w:delText>
              </w:r>
            </w:del>
            <w:ins w:id="389" w:author="Author">
              <w:r w:rsidRPr="00292DEB">
                <w:rPr>
                  <w:color w:val="008080"/>
                  <w:sz w:val="15"/>
                  <w:szCs w:val="15"/>
                  <w:highlight w:val="white"/>
                  <w:lang w:val="en-GB"/>
                </w:rPr>
                <w:t>)</w:t>
              </w:r>
            </w:ins>
            <w:r w:rsidRPr="00292DEB">
              <w:rPr>
                <w:color w:val="000000"/>
                <w:sz w:val="15"/>
                <w:szCs w:val="15"/>
                <w:highlight w:val="white"/>
                <w:lang w:val="en-GB"/>
              </w:rPr>
              <w:t xml:space="preserve"> are units </w:t>
            </w:r>
            <w:r w:rsidRPr="00292DEB">
              <w:rPr>
                <w:color w:val="000000"/>
                <w:sz w:val="15"/>
                <w:szCs w:val="15"/>
                <w:highlight w:val="white"/>
                <w:lang w:val="en-GB"/>
              </w:rPr>
              <w:lastRenderedPageBreak/>
              <w:t>of residential care for the elderly. They can be established and operated by charitable associations, the Orthodox Church or local authorities and, in this case, are non-profit-making, or they can be established by individuals (and so are profit-making). The duration of the services is arranged by agreement between the recipient and the provider.</w:t>
            </w:r>
          </w:p>
          <w:p w14:paraId="4CCEFF0F" w14:textId="77777777" w:rsidR="005D0FED" w:rsidRPr="00292DEB" w:rsidRDefault="005D0FED" w:rsidP="003E6063">
            <w:pPr>
              <w:pStyle w:val="Normal0"/>
              <w:pBdr>
                <w:top w:val="nil"/>
                <w:left w:val="nil"/>
                <w:bottom w:val="nil"/>
                <w:right w:val="nil"/>
                <w:between w:val="nil"/>
              </w:pBdr>
              <w:spacing w:before="0" w:after="0"/>
              <w:rPr>
                <w:color w:val="008000"/>
                <w:sz w:val="15"/>
                <w:szCs w:val="15"/>
                <w:lang w:val="en-GB"/>
              </w:rPr>
            </w:pPr>
          </w:p>
          <w:p w14:paraId="3C1BB1F3" w14:textId="77777777" w:rsidR="005D0FED" w:rsidRPr="00292DEB" w:rsidRDefault="005D0FED" w:rsidP="003E6063">
            <w:pPr>
              <w:pStyle w:val="Normal0"/>
              <w:pBdr>
                <w:top w:val="nil"/>
                <w:left w:val="nil"/>
                <w:bottom w:val="nil"/>
                <w:right w:val="nil"/>
                <w:between w:val="nil"/>
              </w:pBdr>
              <w:tabs>
                <w:tab w:val="left" w:pos="113"/>
              </w:tabs>
              <w:spacing w:before="0" w:after="0"/>
              <w:rPr>
                <w:color w:val="000000"/>
                <w:sz w:val="15"/>
                <w:szCs w:val="15"/>
                <w:lang w:val="en-GB"/>
              </w:rPr>
            </w:pPr>
            <w:r w:rsidRPr="00292DEB">
              <w:rPr>
                <w:color w:val="008000"/>
                <w:sz w:val="15"/>
                <w:szCs w:val="15"/>
                <w:highlight w:val="white"/>
                <w:lang w:val="en-GB"/>
              </w:rPr>
              <w:t>Social Welfare Centres</w:t>
            </w:r>
            <w:r w:rsidRPr="00292DEB">
              <w:rPr>
                <w:color w:val="000000"/>
                <w:sz w:val="15"/>
                <w:szCs w:val="15"/>
                <w:highlight w:val="white"/>
                <w:lang w:val="en-GB"/>
              </w:rPr>
              <w:t xml:space="preserve"> (</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ΚΟΙΝΩΝΙΚΗΣ</w:t>
            </w:r>
            <w:r w:rsidRPr="00292DEB">
              <w:rPr>
                <w:i/>
                <w:color w:val="008080"/>
                <w:sz w:val="15"/>
                <w:szCs w:val="15"/>
                <w:highlight w:val="white"/>
                <w:lang w:val="en-GB"/>
              </w:rPr>
              <w:t xml:space="preserve"> </w:t>
            </w:r>
            <w:r w:rsidRPr="00292DEB">
              <w:rPr>
                <w:i/>
                <w:color w:val="008080"/>
                <w:sz w:val="15"/>
                <w:szCs w:val="15"/>
                <w:highlight w:val="white"/>
              </w:rPr>
              <w:t>ΠΡΟΝΟΙΑΣ</w:t>
            </w:r>
            <w:r w:rsidRPr="00292DEB">
              <w:rPr>
                <w:color w:val="000000"/>
                <w:sz w:val="15"/>
                <w:szCs w:val="15"/>
                <w:highlight w:val="white"/>
                <w:lang w:val="en-GB"/>
              </w:rPr>
              <w:t>) provide local care services to people with disabilities, pre-vocational and vocational training and rehabilitation, hospitalisation and medical services to those who need long-term care. No duration limits.</w:t>
            </w:r>
          </w:p>
          <w:p w14:paraId="0D868668" w14:textId="77777777" w:rsidR="005D0FED" w:rsidRPr="00292DEB" w:rsidRDefault="005D0FED" w:rsidP="003E6063">
            <w:pPr>
              <w:pStyle w:val="Normal0"/>
              <w:pBdr>
                <w:top w:val="nil"/>
                <w:left w:val="nil"/>
                <w:bottom w:val="nil"/>
                <w:right w:val="nil"/>
                <w:between w:val="nil"/>
              </w:pBdr>
              <w:tabs>
                <w:tab w:val="left" w:pos="113"/>
              </w:tabs>
              <w:spacing w:before="0" w:after="0"/>
              <w:rPr>
                <w:color w:val="008000"/>
                <w:sz w:val="15"/>
                <w:szCs w:val="15"/>
                <w:lang w:val="en-GB"/>
              </w:rPr>
            </w:pPr>
          </w:p>
          <w:p w14:paraId="7CDEF00F" w14:textId="77777777" w:rsidR="005D0FED" w:rsidRPr="00292DEB" w:rsidRDefault="005D0FED" w:rsidP="003E6063">
            <w:pPr>
              <w:pStyle w:val="Normal0"/>
              <w:pBdr>
                <w:top w:val="nil"/>
                <w:left w:val="nil"/>
                <w:bottom w:val="nil"/>
                <w:right w:val="nil"/>
                <w:between w:val="nil"/>
              </w:pBdr>
              <w:tabs>
                <w:tab w:val="left" w:pos="113"/>
              </w:tabs>
              <w:spacing w:before="0" w:after="0"/>
              <w:rPr>
                <w:b/>
                <w:color w:val="FF0000"/>
                <w:sz w:val="15"/>
                <w:szCs w:val="15"/>
              </w:rPr>
            </w:pPr>
            <w:r w:rsidRPr="00292DEB">
              <w:rPr>
                <w:color w:val="008000"/>
                <w:sz w:val="15"/>
                <w:szCs w:val="15"/>
                <w:highlight w:val="white"/>
                <w:lang w:val="en-GB"/>
              </w:rPr>
              <w:t>Supported living houses</w:t>
            </w:r>
            <w:r w:rsidRPr="00292DEB">
              <w:rPr>
                <w:color w:val="000000"/>
                <w:sz w:val="15"/>
                <w:szCs w:val="15"/>
                <w:highlight w:val="white"/>
                <w:lang w:val="en-GB"/>
              </w:rPr>
              <w:t xml:space="preserve"> (</w:t>
            </w:r>
            <w:r w:rsidRPr="00292DEB">
              <w:rPr>
                <w:i/>
                <w:color w:val="008080"/>
                <w:sz w:val="15"/>
                <w:szCs w:val="15"/>
                <w:highlight w:val="white"/>
              </w:rPr>
              <w:t>ΣΤΕΓΕΣ</w:t>
            </w:r>
            <w:r w:rsidRPr="00292DEB">
              <w:rPr>
                <w:i/>
                <w:color w:val="008080"/>
                <w:sz w:val="15"/>
                <w:szCs w:val="15"/>
                <w:highlight w:val="white"/>
                <w:lang w:val="en-GB"/>
              </w:rPr>
              <w:t xml:space="preserve"> </w:t>
            </w:r>
            <w:r w:rsidRPr="00292DEB">
              <w:rPr>
                <w:i/>
                <w:color w:val="008080"/>
                <w:sz w:val="15"/>
                <w:szCs w:val="15"/>
                <w:highlight w:val="white"/>
              </w:rPr>
              <w:t>ΥΠΟΣΤΗΡΙΖΟΜΕΝΗΣ</w:t>
            </w:r>
            <w:r w:rsidRPr="00292DEB">
              <w:rPr>
                <w:i/>
                <w:color w:val="008080"/>
                <w:sz w:val="15"/>
                <w:szCs w:val="15"/>
                <w:highlight w:val="white"/>
                <w:lang w:val="en-GB"/>
              </w:rPr>
              <w:t xml:space="preserve"> </w:t>
            </w:r>
            <w:r w:rsidRPr="00292DEB">
              <w:rPr>
                <w:i/>
                <w:color w:val="008080"/>
                <w:sz w:val="15"/>
                <w:szCs w:val="15"/>
                <w:highlight w:val="white"/>
              </w:rPr>
              <w:t>ΔΙΑΒΙΩΣΗΣ</w:t>
            </w:r>
            <w:r w:rsidRPr="00292DEB">
              <w:rPr>
                <w:i/>
                <w:color w:val="008080"/>
                <w:sz w:val="15"/>
                <w:szCs w:val="15"/>
                <w:highlight w:val="white"/>
                <w:lang w:val="en-GB"/>
              </w:rPr>
              <w:t>-</w:t>
            </w:r>
            <w:r w:rsidRPr="00292DEB">
              <w:rPr>
                <w:i/>
                <w:color w:val="008080"/>
                <w:sz w:val="15"/>
                <w:szCs w:val="15"/>
                <w:highlight w:val="white"/>
              </w:rPr>
              <w:t>ΣΥΔ</w:t>
            </w:r>
            <w:r w:rsidRPr="00292DEB">
              <w:rPr>
                <w:color w:val="000000"/>
                <w:sz w:val="15"/>
                <w:szCs w:val="15"/>
                <w:highlight w:val="white"/>
                <w:lang w:val="en-GB"/>
              </w:rPr>
              <w:t xml:space="preserve">) is part of welfare and social care policy for a particular group of people with disabilities, mainly with mental disabilities, increasing their participation in everyday activities in the community, as much as possible improving their autonomy and social integration. </w:t>
            </w:r>
            <w:r w:rsidRPr="00292DEB">
              <w:rPr>
                <w:color w:val="000000"/>
                <w:sz w:val="15"/>
                <w:szCs w:val="15"/>
                <w:highlight w:val="white"/>
              </w:rPr>
              <w:t xml:space="preserve">No duration </w:t>
            </w:r>
            <w:proofErr w:type="spellStart"/>
            <w:r w:rsidRPr="00292DEB">
              <w:rPr>
                <w:color w:val="000000"/>
                <w:sz w:val="15"/>
                <w:szCs w:val="15"/>
                <w:highlight w:val="white"/>
              </w:rPr>
              <w:t>limits</w:t>
            </w:r>
            <w:proofErr w:type="spellEnd"/>
            <w:r w:rsidRPr="00292DEB">
              <w:rPr>
                <w:color w:val="000000"/>
                <w:sz w:val="15"/>
                <w:szCs w:val="15"/>
                <w:highlight w:val="white"/>
              </w:rPr>
              <w:t xml:space="preserve">. </w:t>
            </w:r>
          </w:p>
          <w:p w14:paraId="1B73FEA0" w14:textId="34D18697"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65A67EC7" w14:textId="77777777" w:rsidR="005D0FED" w:rsidRPr="00292DEB" w:rsidRDefault="005D0FED" w:rsidP="003E6063">
            <w:pPr>
              <w:spacing w:line="276" w:lineRule="auto"/>
              <w:rPr>
                <w:rFonts w:cs="Arial"/>
                <w:color w:val="0000FF"/>
                <w:lang w:val="fr-FR"/>
              </w:rPr>
            </w:pPr>
            <w:r w:rsidRPr="00292DEB">
              <w:rPr>
                <w:rFonts w:cs="Arial"/>
                <w:color w:val="0000FF"/>
                <w:lang w:val="fr-FR"/>
              </w:rPr>
              <w:lastRenderedPageBreak/>
              <w:t>12</w:t>
            </w:r>
          </w:p>
          <w:p w14:paraId="5F0EBF72" w14:textId="2ACFC3BF" w:rsidR="005D0FED" w:rsidRPr="00292DEB" w:rsidRDefault="005D0FED" w:rsidP="003E6063">
            <w:pPr>
              <w:spacing w:line="276" w:lineRule="auto"/>
              <w:rPr>
                <w:rFonts w:cs="Arial"/>
                <w:color w:val="0000FF"/>
                <w:lang w:val="en-US"/>
              </w:rPr>
            </w:pPr>
          </w:p>
        </w:tc>
        <w:tc>
          <w:tcPr>
            <w:tcW w:w="127" w:type="pct"/>
          </w:tcPr>
          <w:p w14:paraId="3F5A8670" w14:textId="77777777" w:rsidR="005D0FED" w:rsidRPr="00292DEB" w:rsidRDefault="005D0FED" w:rsidP="003E6063">
            <w:pPr>
              <w:spacing w:line="276" w:lineRule="auto"/>
              <w:rPr>
                <w:rFonts w:cs="Arial"/>
                <w:color w:val="0000FF"/>
                <w:lang w:val="fr-FR"/>
              </w:rPr>
            </w:pPr>
            <w:r w:rsidRPr="00292DEB">
              <w:rPr>
                <w:rFonts w:cs="Arial"/>
                <w:color w:val="0000FF"/>
                <w:lang w:val="fr-FR"/>
              </w:rPr>
              <w:t>18</w:t>
            </w:r>
          </w:p>
          <w:p w14:paraId="53D365E2" w14:textId="08F538A5" w:rsidR="005D0FED" w:rsidRPr="00292DEB" w:rsidRDefault="005D0FED" w:rsidP="003E6063">
            <w:pPr>
              <w:spacing w:line="276" w:lineRule="auto"/>
              <w:rPr>
                <w:rFonts w:cs="Arial"/>
                <w:color w:val="0000FF"/>
                <w:lang w:val="en-US"/>
              </w:rPr>
            </w:pPr>
          </w:p>
        </w:tc>
        <w:tc>
          <w:tcPr>
            <w:tcW w:w="402" w:type="pct"/>
          </w:tcPr>
          <w:p w14:paraId="6FF87766" w14:textId="69BB2826"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0C987F08" w14:textId="77777777" w:rsidTr="005D0FED">
        <w:tc>
          <w:tcPr>
            <w:tcW w:w="193" w:type="pct"/>
          </w:tcPr>
          <w:p w14:paraId="488EA39F" w14:textId="77777777" w:rsidR="005D0FED" w:rsidRPr="00292DEB" w:rsidRDefault="005D0FED" w:rsidP="003E6063">
            <w:pPr>
              <w:spacing w:line="276" w:lineRule="auto"/>
              <w:jc w:val="left"/>
              <w:rPr>
                <w:rFonts w:cs="Arial"/>
                <w:lang w:val="en-GB"/>
              </w:rPr>
            </w:pPr>
            <w:r w:rsidRPr="00292DEB">
              <w:rPr>
                <w:rFonts w:cs="Arial"/>
                <w:lang w:val="en-GB"/>
              </w:rPr>
              <w:t>EL</w:t>
            </w:r>
          </w:p>
          <w:p w14:paraId="2327EC65" w14:textId="77777777" w:rsidR="005D0FED" w:rsidRPr="00292DEB" w:rsidRDefault="005D0FED" w:rsidP="003E6063">
            <w:pPr>
              <w:spacing w:line="276" w:lineRule="auto"/>
              <w:jc w:val="left"/>
              <w:rPr>
                <w:rFonts w:cs="Arial"/>
                <w:lang w:val="en-GB"/>
              </w:rPr>
            </w:pPr>
            <w:r w:rsidRPr="00292DEB">
              <w:rPr>
                <w:rFonts w:cs="Arial"/>
                <w:lang w:val="en-GB"/>
              </w:rPr>
              <w:t>EL</w:t>
            </w:r>
          </w:p>
          <w:p w14:paraId="4DA4AC2B" w14:textId="77777777" w:rsidR="005D0FED" w:rsidRPr="00292DEB" w:rsidRDefault="005D0FED" w:rsidP="003E6063">
            <w:pPr>
              <w:spacing w:line="276" w:lineRule="auto"/>
              <w:jc w:val="left"/>
              <w:rPr>
                <w:rFonts w:cs="Arial"/>
                <w:lang w:val="en-GB"/>
              </w:rPr>
            </w:pPr>
            <w:r w:rsidRPr="00292DEB">
              <w:rPr>
                <w:rFonts w:cs="Arial"/>
                <w:lang w:val="en-GB"/>
              </w:rPr>
              <w:t>EL</w:t>
            </w:r>
          </w:p>
          <w:p w14:paraId="493DB412" w14:textId="0B153B3F" w:rsidR="005D0FED" w:rsidRPr="00292DEB" w:rsidRDefault="005D0FED" w:rsidP="003E6063">
            <w:pPr>
              <w:spacing w:line="276" w:lineRule="auto"/>
              <w:jc w:val="left"/>
              <w:rPr>
                <w:rFonts w:cs="Arial"/>
                <w:b/>
                <w:lang w:val="en-US"/>
              </w:rPr>
            </w:pPr>
          </w:p>
        </w:tc>
        <w:tc>
          <w:tcPr>
            <w:tcW w:w="1371" w:type="pct"/>
          </w:tcPr>
          <w:p w14:paraId="4187812E" w14:textId="77777777" w:rsidR="005D0FED" w:rsidRPr="00292DEB" w:rsidRDefault="005D0FED" w:rsidP="003E6063">
            <w:pPr>
              <w:spacing w:line="276" w:lineRule="auto"/>
              <w:rPr>
                <w:rStyle w:val="longtext"/>
                <w:rFonts w:ascii="Arial" w:hAnsi="Arial" w:cs="Arial"/>
                <w:shd w:val="clear" w:color="auto" w:fill="FFFFFF"/>
                <w:lang w:val="de-DE"/>
              </w:rPr>
            </w:pPr>
            <w:r w:rsidRPr="00292DEB">
              <w:rPr>
                <w:rStyle w:val="longtext"/>
                <w:rFonts w:ascii="Arial" w:hAnsi="Arial" w:cs="Arial"/>
                <w:shd w:val="clear" w:color="auto" w:fill="FFFFFF"/>
                <w:lang w:val="de-DE"/>
              </w:rPr>
              <w:t xml:space="preserve">Die </w:t>
            </w:r>
            <w:r w:rsidRPr="00292DEB">
              <w:rPr>
                <w:rStyle w:val="longtext"/>
                <w:rFonts w:ascii="Arial" w:hAnsi="Arial" w:cs="Arial"/>
                <w:color w:val="008000"/>
                <w:shd w:val="clear" w:color="auto" w:fill="FFFFFF"/>
                <w:lang w:val="de-DE"/>
              </w:rPr>
              <w:t>Offenen Schutzzentren für Ältere</w:t>
            </w:r>
            <w:r w:rsidRPr="00292DEB">
              <w:rPr>
                <w:rStyle w:val="longtext"/>
                <w:rFonts w:ascii="Arial" w:hAnsi="Arial" w:cs="Arial"/>
                <w:shd w:val="clear" w:color="auto" w:fill="FFFFFF"/>
                <w:lang w:val="de-DE"/>
              </w:rPr>
              <w:t xml:space="preserve"> </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ΚΕΝΤΡΑ</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ΑΝΟΙΚΤΗΣ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ΠΡΟΣΤΑΣΙΑΣ</w:t>
            </w:r>
            <w:r w:rsidRPr="00292DEB">
              <w:rPr>
                <w:rStyle w:val="longtext"/>
                <w:rFonts w:ascii="Arial" w:hAnsi="Arial" w:cs="Arial"/>
                <w:i/>
                <w:color w:val="008080"/>
                <w:shd w:val="clear" w:color="auto" w:fill="FFFFFF"/>
                <w:lang w:val="de-DE"/>
              </w:rPr>
              <w:t xml:space="preserve"> </w:t>
            </w:r>
            <w:r w:rsidRPr="00292DEB">
              <w:rPr>
                <w:rStyle w:val="longtext"/>
                <w:rFonts w:ascii="Arial" w:hAnsi="Arial" w:cs="Arial"/>
                <w:i/>
                <w:color w:val="008080"/>
                <w:shd w:val="clear" w:color="auto" w:fill="FFFFFF"/>
              </w:rPr>
              <w:t>ΗΛΙΚΩΜΕΝΩΝ</w:t>
            </w:r>
            <w:r w:rsidRPr="00292DEB">
              <w:rPr>
                <w:rStyle w:val="longtext"/>
                <w:rFonts w:ascii="Arial" w:hAnsi="Arial" w:cs="Arial"/>
                <w:i/>
                <w:color w:val="008080"/>
                <w:shd w:val="clear" w:color="auto" w:fill="FFFFFF"/>
                <w:lang w:val="de-DE"/>
              </w:rPr>
              <w:t xml:space="preserve"> - </w:t>
            </w:r>
            <w:r w:rsidRPr="00292DEB">
              <w:rPr>
                <w:rStyle w:val="longtext"/>
                <w:rFonts w:ascii="Arial" w:hAnsi="Arial" w:cs="Arial"/>
                <w:i/>
                <w:color w:val="008080"/>
                <w:shd w:val="clear" w:color="auto" w:fill="FFFFFF"/>
              </w:rPr>
              <w:t>Κ</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Α</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Π</w:t>
            </w:r>
            <w:r w:rsidRPr="00292DEB">
              <w:rPr>
                <w:rStyle w:val="longtext"/>
                <w:rFonts w:ascii="Arial" w:hAnsi="Arial" w:cs="Arial"/>
                <w:i/>
                <w:color w:val="008080"/>
                <w:shd w:val="clear" w:color="auto" w:fill="FFFFFF"/>
                <w:lang w:val="de-DE"/>
              </w:rPr>
              <w:t>.</w:t>
            </w:r>
            <w:r w:rsidRPr="00292DEB">
              <w:rPr>
                <w:rStyle w:val="longtext"/>
                <w:rFonts w:ascii="Arial" w:hAnsi="Arial" w:cs="Arial"/>
                <w:i/>
                <w:color w:val="008080"/>
                <w:shd w:val="clear" w:color="auto" w:fill="FFFFFF"/>
              </w:rPr>
              <w:t>Η</w:t>
            </w:r>
            <w:r w:rsidRPr="00292DEB">
              <w:rPr>
                <w:rStyle w:val="longtext"/>
                <w:rFonts w:ascii="Arial" w:hAnsi="Arial" w:cs="Arial"/>
                <w:i/>
                <w:color w:val="008080"/>
                <w:shd w:val="clear" w:color="auto" w:fill="FFFFFF"/>
                <w:lang w:val="de-DE"/>
              </w:rPr>
              <w:t>.)</w:t>
            </w:r>
            <w:r w:rsidRPr="00292DEB">
              <w:rPr>
                <w:rStyle w:val="longtext"/>
                <w:rFonts w:ascii="Arial" w:hAnsi="Arial" w:cs="Arial"/>
                <w:shd w:val="clear" w:color="auto" w:fill="FFFFFF"/>
                <w:lang w:val="de-DE"/>
              </w:rPr>
              <w:t xml:space="preserve"> sind Programme mit freiem Zugang für Personen über </w:t>
            </w:r>
            <w:r w:rsidRPr="00292DEB">
              <w:rPr>
                <w:rStyle w:val="longtext"/>
                <w:rFonts w:ascii="Arial" w:hAnsi="Arial" w:cs="Arial"/>
                <w:color w:val="800000"/>
                <w:shd w:val="clear" w:color="auto" w:fill="FFFFFF"/>
                <w:lang w:val="de-DE"/>
              </w:rPr>
              <w:t>60</w:t>
            </w:r>
            <w:r w:rsidRPr="00292DEB">
              <w:rPr>
                <w:rStyle w:val="longtext"/>
                <w:rFonts w:ascii="Arial" w:hAnsi="Arial" w:cs="Arial"/>
                <w:shd w:val="clear" w:color="auto" w:fill="FFFFFF"/>
                <w:lang w:val="de-DE"/>
              </w:rPr>
              <w:t xml:space="preserve"> Jahren, um deren Integration in die Gesellschaft zu verbessern. Diese Programme bieten Freizeitaktivitäten, Gesundheitsfürsorge, Physiotherapie, Ergotherapie, Sozialarbeit, Krankenhauspflege und alle möglichen Arten von materiellen und psychologischen Unterstützungsdienstleistungen.</w:t>
            </w:r>
          </w:p>
          <w:p w14:paraId="062890B3" w14:textId="1D68335F" w:rsidR="005D0FED" w:rsidRPr="00292DEB" w:rsidRDefault="005D0FED" w:rsidP="003E6063">
            <w:pPr>
              <w:spacing w:line="276" w:lineRule="auto"/>
              <w:rPr>
                <w:rFonts w:cs="Arial"/>
              </w:rPr>
            </w:pPr>
          </w:p>
        </w:tc>
        <w:tc>
          <w:tcPr>
            <w:tcW w:w="1370" w:type="pct"/>
          </w:tcPr>
          <w:p w14:paraId="193503A7" w14:textId="77777777" w:rsidR="005D0FED" w:rsidRPr="00292DEB" w:rsidRDefault="005D0FED" w:rsidP="003E6063">
            <w:pPr>
              <w:spacing w:line="276" w:lineRule="auto"/>
              <w:rPr>
                <w:rStyle w:val="longtext"/>
                <w:rFonts w:ascii="Arial" w:hAnsi="Arial" w:cs="Arial"/>
                <w:shd w:val="clear" w:color="auto" w:fill="FFFFFF"/>
                <w:lang w:val="fr-BE"/>
              </w:rPr>
            </w:pPr>
            <w:r w:rsidRPr="00292DEB">
              <w:rPr>
                <w:rStyle w:val="longtext"/>
                <w:rFonts w:ascii="Arial" w:hAnsi="Arial" w:cs="Arial"/>
                <w:shd w:val="clear" w:color="auto" w:fill="FFFFFF"/>
                <w:lang w:val="fr-BE"/>
              </w:rPr>
              <w:t>Les</w:t>
            </w:r>
            <w:r w:rsidRPr="00292DEB">
              <w:rPr>
                <w:rStyle w:val="longtext"/>
                <w:rFonts w:ascii="Arial" w:hAnsi="Arial" w:cs="Arial"/>
                <w:color w:val="008000"/>
                <w:shd w:val="clear" w:color="auto" w:fill="FFFFFF"/>
                <w:lang w:val="fr-BE"/>
              </w:rPr>
              <w:t xml:space="preserve"> Centres ouverts de protection des personnes âgées </w:t>
            </w:r>
            <w:r w:rsidRPr="00292DEB">
              <w:rPr>
                <w:rStyle w:val="longtext"/>
                <w:rFonts w:ascii="Arial" w:hAnsi="Arial" w:cs="Arial"/>
                <w:i/>
                <w:color w:val="008080"/>
                <w:shd w:val="clear" w:color="auto" w:fill="FFFFFF"/>
                <w:lang w:val="fr-BE"/>
              </w:rPr>
              <w:t>(ΚΕΝΤΡΑ ΑΝΟΙΚΤΗΣ ΠΡΟΣΤΑΣΙΑΣ ΗΛΙΚΩΜΕΝΩΝ - Κ.Α.Π.Η.)</w:t>
            </w:r>
            <w:r w:rsidRPr="00292DEB">
              <w:rPr>
                <w:rStyle w:val="longtext"/>
                <w:rFonts w:ascii="Arial" w:hAnsi="Arial" w:cs="Arial"/>
                <w:shd w:val="clear" w:color="auto" w:fill="FFFFFF"/>
                <w:lang w:val="fr-BE"/>
              </w:rPr>
              <w:t xml:space="preserve"> sont des programmes ouverts pour les personnes âgées de plus de </w:t>
            </w:r>
            <w:r w:rsidRPr="00292DEB">
              <w:rPr>
                <w:rStyle w:val="longtext"/>
                <w:rFonts w:ascii="Arial" w:hAnsi="Arial" w:cs="Arial"/>
                <w:color w:val="800000"/>
                <w:shd w:val="clear" w:color="auto" w:fill="FFFFFF"/>
                <w:lang w:val="fr-BE"/>
              </w:rPr>
              <w:t>60</w:t>
            </w:r>
            <w:r w:rsidRPr="00292DEB">
              <w:rPr>
                <w:rStyle w:val="longtext"/>
                <w:rFonts w:ascii="Arial" w:hAnsi="Arial" w:cs="Arial"/>
                <w:shd w:val="clear" w:color="auto" w:fill="FFFFFF"/>
                <w:lang w:val="fr-BE"/>
              </w:rPr>
              <w:t xml:space="preserve"> ans afin d'accroître l’intégration dans la communauté. Les programmes fournissent des activités récréatives, des soins médicaux, des traitements de kinésithérapie, de thérapie occupationnelle, du travail social, des soins hospitaliers et du soutien matériel et psychologique.</w:t>
            </w:r>
          </w:p>
          <w:p w14:paraId="1038CE46" w14:textId="067387FF" w:rsidR="005D0FED" w:rsidRPr="00292DEB" w:rsidRDefault="005D0FED" w:rsidP="003E6063">
            <w:pPr>
              <w:spacing w:line="276" w:lineRule="auto"/>
              <w:rPr>
                <w:rFonts w:eastAsia="Calibri" w:cs="Arial"/>
                <w:lang w:val="fr-BE"/>
              </w:rPr>
            </w:pPr>
          </w:p>
        </w:tc>
        <w:tc>
          <w:tcPr>
            <w:tcW w:w="1370" w:type="pct"/>
          </w:tcPr>
          <w:p w14:paraId="0FAC7D11"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b/>
                <w:color w:val="FF0000"/>
                <w:sz w:val="15"/>
                <w:szCs w:val="15"/>
                <w:lang w:val="en-GB"/>
              </w:rPr>
              <w:t>E-XII-19-EL</w:t>
            </w:r>
          </w:p>
          <w:p w14:paraId="6746B457" w14:textId="77777777" w:rsidR="005D0FED" w:rsidRPr="00292DEB" w:rsidRDefault="005D0FED" w:rsidP="003E6063">
            <w:pPr>
              <w:pStyle w:val="Normal0"/>
              <w:pBdr>
                <w:top w:val="nil"/>
                <w:left w:val="nil"/>
                <w:bottom w:val="nil"/>
                <w:right w:val="nil"/>
                <w:between w:val="nil"/>
              </w:pBdr>
              <w:spacing w:after="0"/>
              <w:rPr>
                <w:b/>
                <w:color w:val="FF0000"/>
                <w:sz w:val="15"/>
                <w:szCs w:val="15"/>
                <w:lang w:val="en-GB"/>
              </w:rPr>
            </w:pPr>
            <w:r w:rsidRPr="00292DEB">
              <w:rPr>
                <w:color w:val="000000"/>
                <w:sz w:val="15"/>
                <w:szCs w:val="15"/>
                <w:highlight w:val="white"/>
                <w:lang w:val="en-GB"/>
              </w:rPr>
              <w:t xml:space="preserve">The </w:t>
            </w:r>
            <w:r w:rsidRPr="00292DEB">
              <w:rPr>
                <w:color w:val="008000"/>
                <w:sz w:val="15"/>
                <w:szCs w:val="15"/>
                <w:highlight w:val="white"/>
                <w:lang w:val="en-GB"/>
              </w:rPr>
              <w:t xml:space="preserve">Open Protection Centres of the Elderly </w:t>
            </w:r>
            <w:r w:rsidRPr="00292DEB">
              <w:rPr>
                <w:i/>
                <w:color w:val="008080"/>
                <w:sz w:val="15"/>
                <w:szCs w:val="15"/>
                <w:highlight w:val="white"/>
                <w:lang w:val="en-GB"/>
              </w:rPr>
              <w:t>(</w:t>
            </w:r>
            <w:r w:rsidRPr="00292DEB">
              <w:rPr>
                <w:i/>
                <w:color w:val="008080"/>
                <w:sz w:val="15"/>
                <w:szCs w:val="15"/>
                <w:highlight w:val="white"/>
              </w:rPr>
              <w:t>ΚΕΝΤΡΑ</w:t>
            </w:r>
            <w:r w:rsidRPr="00292DEB">
              <w:rPr>
                <w:i/>
                <w:color w:val="008080"/>
                <w:sz w:val="15"/>
                <w:szCs w:val="15"/>
                <w:highlight w:val="white"/>
                <w:lang w:val="en-GB"/>
              </w:rPr>
              <w:t xml:space="preserve"> </w:t>
            </w:r>
            <w:r w:rsidRPr="00292DEB">
              <w:rPr>
                <w:i/>
                <w:color w:val="008080"/>
                <w:sz w:val="15"/>
                <w:szCs w:val="15"/>
                <w:highlight w:val="white"/>
              </w:rPr>
              <w:t>ΑΝΟΙΚΤΗΣ</w:t>
            </w:r>
            <w:r w:rsidRPr="00292DEB">
              <w:rPr>
                <w:i/>
                <w:color w:val="008080"/>
                <w:sz w:val="15"/>
                <w:szCs w:val="15"/>
                <w:highlight w:val="white"/>
                <w:lang w:val="en-GB"/>
              </w:rPr>
              <w:t xml:space="preserve"> </w:t>
            </w:r>
            <w:r w:rsidRPr="00292DEB">
              <w:rPr>
                <w:i/>
                <w:color w:val="008080"/>
                <w:sz w:val="15"/>
                <w:szCs w:val="15"/>
                <w:highlight w:val="white"/>
              </w:rPr>
              <w:t>ΠΡΟΣΤΑΣΙΑΣ</w:t>
            </w:r>
            <w:r w:rsidRPr="00292DEB">
              <w:rPr>
                <w:i/>
                <w:color w:val="008080"/>
                <w:sz w:val="15"/>
                <w:szCs w:val="15"/>
                <w:highlight w:val="white"/>
                <w:lang w:val="en-GB"/>
              </w:rPr>
              <w:t xml:space="preserve"> </w:t>
            </w:r>
            <w:r w:rsidRPr="00292DEB">
              <w:rPr>
                <w:i/>
                <w:color w:val="008080"/>
                <w:sz w:val="15"/>
                <w:szCs w:val="15"/>
                <w:highlight w:val="white"/>
              </w:rPr>
              <w:t>ΗΛΙΚΩΜΕΝΩΝ</w:t>
            </w:r>
            <w:r w:rsidRPr="00292DEB">
              <w:rPr>
                <w:i/>
                <w:color w:val="008080"/>
                <w:sz w:val="15"/>
                <w:szCs w:val="15"/>
                <w:highlight w:val="white"/>
                <w:lang w:val="en-GB"/>
              </w:rPr>
              <w:t xml:space="preserve"> - </w:t>
            </w:r>
            <w:r w:rsidRPr="00292DEB">
              <w:rPr>
                <w:i/>
                <w:color w:val="008080"/>
                <w:sz w:val="15"/>
                <w:szCs w:val="15"/>
                <w:highlight w:val="white"/>
              </w:rPr>
              <w:t>Κ</w:t>
            </w:r>
            <w:r w:rsidRPr="00292DEB">
              <w:rPr>
                <w:i/>
                <w:color w:val="008080"/>
                <w:sz w:val="15"/>
                <w:szCs w:val="15"/>
                <w:highlight w:val="white"/>
                <w:lang w:val="en-GB"/>
              </w:rPr>
              <w:t>.</w:t>
            </w:r>
            <w:r w:rsidRPr="00292DEB">
              <w:rPr>
                <w:i/>
                <w:color w:val="008080"/>
                <w:sz w:val="15"/>
                <w:szCs w:val="15"/>
                <w:highlight w:val="white"/>
              </w:rPr>
              <w:t>Α</w:t>
            </w:r>
            <w:r w:rsidRPr="00292DEB">
              <w:rPr>
                <w:i/>
                <w:color w:val="008080"/>
                <w:sz w:val="15"/>
                <w:szCs w:val="15"/>
                <w:highlight w:val="white"/>
                <w:lang w:val="en-GB"/>
              </w:rPr>
              <w:t>.</w:t>
            </w:r>
            <w:r w:rsidRPr="00292DEB">
              <w:rPr>
                <w:i/>
                <w:color w:val="008080"/>
                <w:sz w:val="15"/>
                <w:szCs w:val="15"/>
                <w:highlight w:val="white"/>
              </w:rPr>
              <w:t>Π</w:t>
            </w:r>
            <w:r w:rsidRPr="00292DEB">
              <w:rPr>
                <w:i/>
                <w:color w:val="008080"/>
                <w:sz w:val="15"/>
                <w:szCs w:val="15"/>
                <w:highlight w:val="white"/>
                <w:lang w:val="en-GB"/>
              </w:rPr>
              <w:t>.</w:t>
            </w:r>
            <w:r w:rsidRPr="00292DEB">
              <w:rPr>
                <w:i/>
                <w:color w:val="008080"/>
                <w:sz w:val="15"/>
                <w:szCs w:val="15"/>
                <w:highlight w:val="white"/>
              </w:rPr>
              <w:t>Η</w:t>
            </w:r>
            <w:r w:rsidRPr="00292DEB">
              <w:rPr>
                <w:i/>
                <w:color w:val="008080"/>
                <w:sz w:val="15"/>
                <w:szCs w:val="15"/>
                <w:highlight w:val="white"/>
                <w:lang w:val="en-GB"/>
              </w:rPr>
              <w:t>.)</w:t>
            </w:r>
            <w:r w:rsidRPr="00292DEB">
              <w:rPr>
                <w:color w:val="000000"/>
                <w:sz w:val="15"/>
                <w:szCs w:val="15"/>
                <w:highlight w:val="white"/>
                <w:lang w:val="en-GB"/>
              </w:rPr>
              <w:t xml:space="preserve"> are open-access programmes for individuals aged over </w:t>
            </w:r>
            <w:r w:rsidRPr="00292DEB">
              <w:rPr>
                <w:color w:val="800000"/>
                <w:sz w:val="15"/>
                <w:szCs w:val="15"/>
                <w:highlight w:val="white"/>
                <w:lang w:val="en-GB"/>
              </w:rPr>
              <w:t>60</w:t>
            </w:r>
            <w:r w:rsidRPr="00292DEB">
              <w:rPr>
                <w:color w:val="000000"/>
                <w:sz w:val="15"/>
                <w:szCs w:val="15"/>
                <w:highlight w:val="white"/>
                <w:lang w:val="en-GB"/>
              </w:rPr>
              <w:t xml:space="preserve"> </w:t>
            </w:r>
            <w:proofErr w:type="gramStart"/>
            <w:r w:rsidRPr="00292DEB">
              <w:rPr>
                <w:color w:val="000000"/>
                <w:sz w:val="15"/>
                <w:szCs w:val="15"/>
                <w:highlight w:val="white"/>
                <w:lang w:val="en-GB"/>
              </w:rPr>
              <w:t>in order to</w:t>
            </w:r>
            <w:proofErr w:type="gramEnd"/>
            <w:r w:rsidRPr="00292DEB">
              <w:rPr>
                <w:color w:val="000000"/>
                <w:sz w:val="15"/>
                <w:szCs w:val="15"/>
                <w:highlight w:val="white"/>
                <w:lang w:val="en-GB"/>
              </w:rPr>
              <w:t xml:space="preserve"> increase their integration into the community. The programmes </w:t>
            </w:r>
            <w:proofErr w:type="gramStart"/>
            <w:r w:rsidRPr="00292DEB">
              <w:rPr>
                <w:color w:val="000000"/>
                <w:sz w:val="15"/>
                <w:szCs w:val="15"/>
                <w:highlight w:val="white"/>
                <w:lang w:val="en-GB"/>
              </w:rPr>
              <w:t>provide  recreational</w:t>
            </w:r>
            <w:proofErr w:type="gramEnd"/>
            <w:r w:rsidRPr="00292DEB">
              <w:rPr>
                <w:color w:val="000000"/>
                <w:sz w:val="15"/>
                <w:szCs w:val="15"/>
                <w:highlight w:val="white"/>
                <w:lang w:val="en-GB"/>
              </w:rPr>
              <w:t xml:space="preserve"> activities, medical care, physiotherapy treatment, occupational therapy, social work, hospital care and material and psychological support.</w:t>
            </w:r>
          </w:p>
          <w:p w14:paraId="1E814C2B"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6153C9F0"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p>
          <w:p w14:paraId="2DF944C8" w14:textId="077D4562" w:rsidR="005D0FED" w:rsidRPr="00292DEB" w:rsidRDefault="005D0FED" w:rsidP="003E6063">
            <w:pPr>
              <w:pStyle w:val="Normal0"/>
              <w:pBdr>
                <w:top w:val="nil"/>
                <w:left w:val="nil"/>
                <w:bottom w:val="nil"/>
                <w:right w:val="nil"/>
                <w:between w:val="nil"/>
              </w:pBdr>
              <w:spacing w:after="0" w:line="276" w:lineRule="auto"/>
              <w:rPr>
                <w:b/>
                <w:color w:val="FF0000"/>
                <w:sz w:val="15"/>
                <w:szCs w:val="15"/>
                <w:lang w:val="en-US"/>
              </w:rPr>
            </w:pPr>
          </w:p>
        </w:tc>
        <w:tc>
          <w:tcPr>
            <w:tcW w:w="167" w:type="pct"/>
          </w:tcPr>
          <w:p w14:paraId="4C00367C"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52D3CCF6" w14:textId="59E934BE" w:rsidR="005D0FED" w:rsidRPr="00292DEB" w:rsidRDefault="005D0FED" w:rsidP="003E6063">
            <w:pPr>
              <w:spacing w:line="276" w:lineRule="auto"/>
              <w:rPr>
                <w:rFonts w:cs="Arial"/>
                <w:color w:val="0000FF"/>
                <w:lang w:val="en-US"/>
              </w:rPr>
            </w:pPr>
          </w:p>
        </w:tc>
        <w:tc>
          <w:tcPr>
            <w:tcW w:w="127" w:type="pct"/>
          </w:tcPr>
          <w:p w14:paraId="3F37167A" w14:textId="77777777" w:rsidR="005D0FED" w:rsidRPr="00292DEB" w:rsidRDefault="005D0FED" w:rsidP="003E6063">
            <w:pPr>
              <w:spacing w:line="276" w:lineRule="auto"/>
              <w:rPr>
                <w:rFonts w:cs="Arial"/>
                <w:color w:val="0000FF"/>
                <w:lang w:val="fr-FR"/>
              </w:rPr>
            </w:pPr>
            <w:r w:rsidRPr="00292DEB">
              <w:rPr>
                <w:rFonts w:cs="Arial"/>
                <w:color w:val="0000FF"/>
                <w:lang w:val="fr-FR"/>
              </w:rPr>
              <w:t>19</w:t>
            </w:r>
          </w:p>
          <w:p w14:paraId="226AC93E" w14:textId="3F4FD069" w:rsidR="005D0FED" w:rsidRPr="00292DEB" w:rsidRDefault="005D0FED" w:rsidP="003E6063">
            <w:pPr>
              <w:spacing w:line="276" w:lineRule="auto"/>
              <w:rPr>
                <w:rFonts w:cs="Arial"/>
                <w:color w:val="0000FF"/>
                <w:lang w:val="en-US"/>
              </w:rPr>
            </w:pPr>
          </w:p>
        </w:tc>
        <w:tc>
          <w:tcPr>
            <w:tcW w:w="402" w:type="pct"/>
          </w:tcPr>
          <w:p w14:paraId="4C23341C"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75B71B20" w14:textId="3F662195" w:rsidR="005D0FED" w:rsidRPr="00292DEB" w:rsidRDefault="005D0FED" w:rsidP="003E6063">
            <w:pPr>
              <w:spacing w:line="276" w:lineRule="auto"/>
              <w:rPr>
                <w:rFonts w:cs="Arial"/>
                <w:color w:val="0000FF"/>
                <w:lang w:val="en-US"/>
              </w:rPr>
            </w:pPr>
          </w:p>
        </w:tc>
      </w:tr>
      <w:tr w:rsidR="005D0FED" w:rsidRPr="00292DEB" w14:paraId="48324C08" w14:textId="77777777" w:rsidTr="005D0FED">
        <w:tc>
          <w:tcPr>
            <w:tcW w:w="193" w:type="pct"/>
          </w:tcPr>
          <w:p w14:paraId="29BD80D1" w14:textId="77777777" w:rsidR="005D0FED" w:rsidRPr="00292DEB" w:rsidRDefault="005D0FED" w:rsidP="003E6063">
            <w:pPr>
              <w:spacing w:line="276" w:lineRule="auto"/>
              <w:jc w:val="left"/>
              <w:rPr>
                <w:rFonts w:cs="Arial"/>
                <w:lang w:val="en-GB"/>
              </w:rPr>
            </w:pPr>
            <w:r w:rsidRPr="00292DEB">
              <w:rPr>
                <w:rFonts w:cs="Arial"/>
                <w:lang w:val="en-GB"/>
              </w:rPr>
              <w:t>EL</w:t>
            </w:r>
          </w:p>
          <w:p w14:paraId="660389D2" w14:textId="77777777" w:rsidR="005D0FED" w:rsidRPr="00292DEB" w:rsidRDefault="005D0FED" w:rsidP="003E6063">
            <w:pPr>
              <w:spacing w:line="276" w:lineRule="auto"/>
              <w:jc w:val="left"/>
              <w:rPr>
                <w:rFonts w:cs="Arial"/>
                <w:lang w:val="en-GB"/>
              </w:rPr>
            </w:pPr>
            <w:r w:rsidRPr="00292DEB">
              <w:rPr>
                <w:rFonts w:cs="Arial"/>
                <w:lang w:val="en-GB"/>
              </w:rPr>
              <w:t>EL</w:t>
            </w:r>
          </w:p>
          <w:p w14:paraId="2AC67601" w14:textId="30CB2A76" w:rsidR="005D0FED" w:rsidRPr="00292DEB" w:rsidRDefault="005D0FED" w:rsidP="003E6063">
            <w:pPr>
              <w:spacing w:line="276" w:lineRule="auto"/>
              <w:jc w:val="left"/>
              <w:rPr>
                <w:rFonts w:cs="Arial"/>
                <w:b/>
                <w:lang w:val="en-US"/>
              </w:rPr>
            </w:pPr>
            <w:r w:rsidRPr="00292DEB">
              <w:rPr>
                <w:rFonts w:cs="Arial"/>
                <w:lang w:val="en-GB"/>
              </w:rPr>
              <w:t>EL</w:t>
            </w:r>
          </w:p>
        </w:tc>
        <w:tc>
          <w:tcPr>
            <w:tcW w:w="1371" w:type="pct"/>
          </w:tcPr>
          <w:p w14:paraId="3C5EA86F" w14:textId="77777777" w:rsidR="005D0FED" w:rsidRPr="00292DEB" w:rsidRDefault="005D0FED" w:rsidP="003E6063">
            <w:pPr>
              <w:pStyle w:val="Normal0"/>
              <w:spacing w:after="0" w:line="276" w:lineRule="auto"/>
              <w:rPr>
                <w:sz w:val="15"/>
                <w:szCs w:val="15"/>
                <w:lang w:val="de-DE"/>
              </w:rPr>
            </w:pPr>
            <w:r w:rsidRPr="00292DEB">
              <w:rPr>
                <w:sz w:val="15"/>
                <w:szCs w:val="15"/>
                <w:lang w:val="de-DE"/>
              </w:rPr>
              <w:t>Empfänger von Sachleistungen können dazu verpflichtet sein, einen Teil der Kosten zu tragen.</w:t>
            </w:r>
          </w:p>
          <w:p w14:paraId="16707482" w14:textId="77777777" w:rsidR="005D0FED" w:rsidRPr="00292DEB" w:rsidRDefault="005D0FED" w:rsidP="003E6063">
            <w:pPr>
              <w:pStyle w:val="Normal0"/>
              <w:spacing w:after="0" w:line="276" w:lineRule="auto"/>
              <w:rPr>
                <w:sz w:val="15"/>
                <w:szCs w:val="15"/>
                <w:lang w:val="de-DE"/>
              </w:rPr>
            </w:pPr>
            <w:r w:rsidRPr="00292DEB">
              <w:rPr>
                <w:sz w:val="15"/>
                <w:szCs w:val="15"/>
                <w:lang w:val="de-DE"/>
              </w:rPr>
              <w:t xml:space="preserve">Die Kosten für stationäre Langzeitpflegedienstleistungen, die entweder von privaten gemeinnützigen oder staatlichen Organisationen, die vertraglich an die </w:t>
            </w:r>
            <w:r w:rsidRPr="00292DEB">
              <w:rPr>
                <w:color w:val="008000"/>
                <w:sz w:val="15"/>
                <w:szCs w:val="15"/>
                <w:lang w:val="de-DE"/>
              </w:rPr>
              <w:t>EOPYY</w:t>
            </w:r>
            <w:r w:rsidRPr="00292DEB">
              <w:rPr>
                <w:sz w:val="15"/>
                <w:szCs w:val="15"/>
                <w:lang w:val="de-DE"/>
              </w:rPr>
              <w:t xml:space="preserve"> gebunden sind, erbracht werden, können teilweise aus Mitteln gedeckt werden, die vom </w:t>
            </w:r>
            <w:r w:rsidRPr="00292DEB">
              <w:rPr>
                <w:color w:val="008000"/>
                <w:sz w:val="15"/>
                <w:szCs w:val="15"/>
                <w:lang w:val="de-DE"/>
              </w:rPr>
              <w:t>Ministerium für sozialen Zusammenhalt und Familie</w:t>
            </w:r>
            <w:r w:rsidRPr="00292DEB">
              <w:rPr>
                <w:sz w:val="15"/>
                <w:szCs w:val="15"/>
                <w:lang w:val="de-DE"/>
              </w:rPr>
              <w:t xml:space="preserve"> übertragen werden. Der tägliche Ausgleichsbetrag, den die </w:t>
            </w:r>
            <w:r w:rsidRPr="00292DEB">
              <w:rPr>
                <w:color w:val="008000"/>
                <w:sz w:val="15"/>
                <w:szCs w:val="15"/>
                <w:lang w:val="de-DE"/>
              </w:rPr>
              <w:t>EOPYY</w:t>
            </w:r>
            <w:r w:rsidRPr="00292DEB">
              <w:rPr>
                <w:sz w:val="15"/>
                <w:szCs w:val="15"/>
                <w:lang w:val="de-DE"/>
              </w:rPr>
              <w:t xml:space="preserve"> zur Verfügung stellt, ist </w:t>
            </w:r>
            <w:r w:rsidRPr="00292DEB">
              <w:rPr>
                <w:color w:val="FF00FF"/>
                <w:sz w:val="15"/>
                <w:szCs w:val="15"/>
                <w:lang w:val="de-DE"/>
              </w:rPr>
              <w:t>€34,64</w:t>
            </w:r>
            <w:r w:rsidRPr="00292DEB">
              <w:rPr>
                <w:sz w:val="15"/>
                <w:szCs w:val="15"/>
                <w:lang w:val="de-DE"/>
              </w:rPr>
              <w:t xml:space="preserve"> und deckt nahezu vollständig die Gesamtkosten der erbrachten Dienstleistungen ab. </w:t>
            </w:r>
          </w:p>
          <w:p w14:paraId="73324BF5" w14:textId="77777777" w:rsidR="005D0FED" w:rsidRPr="00292DEB" w:rsidRDefault="005D0FED" w:rsidP="003E6063">
            <w:pPr>
              <w:spacing w:line="276" w:lineRule="auto"/>
              <w:rPr>
                <w:rFonts w:cs="Arial"/>
              </w:rPr>
            </w:pPr>
          </w:p>
          <w:p w14:paraId="5A1773E5" w14:textId="6B98E0B3" w:rsidR="005D0FED" w:rsidRPr="00292DEB" w:rsidRDefault="005D0FED" w:rsidP="003E6063">
            <w:pPr>
              <w:spacing w:line="276" w:lineRule="auto"/>
              <w:ind w:right="141"/>
              <w:rPr>
                <w:rFonts w:cs="Arial"/>
              </w:rPr>
            </w:pPr>
            <w:r w:rsidRPr="00292DEB">
              <w:rPr>
                <w:rFonts w:cs="Arial"/>
              </w:rPr>
              <w:t>Es gibt keinen Schwellenwert für Kosten, über oder unter dem die Kosten von Pflegeempfängern selbst getragen werden müssen.</w:t>
            </w:r>
          </w:p>
        </w:tc>
        <w:tc>
          <w:tcPr>
            <w:tcW w:w="1370" w:type="pct"/>
          </w:tcPr>
          <w:p w14:paraId="584D46F1" w14:textId="77777777" w:rsidR="005D0FED" w:rsidRPr="00292DEB" w:rsidRDefault="005D0FED" w:rsidP="003E6063">
            <w:pPr>
              <w:spacing w:line="276" w:lineRule="auto"/>
              <w:rPr>
                <w:rFonts w:eastAsia="Arial" w:cs="Arial"/>
                <w:lang w:val="fr-BE"/>
              </w:rPr>
            </w:pPr>
            <w:r w:rsidRPr="00292DEB">
              <w:rPr>
                <w:rFonts w:eastAsia="Arial" w:cs="Arial"/>
                <w:lang w:val="fr-BE"/>
              </w:rPr>
              <w:t>Les bénéficiaires de prestations en nature peuvent être tenus de payer une partie des coûts.</w:t>
            </w:r>
          </w:p>
          <w:p w14:paraId="27A76850" w14:textId="77777777" w:rsidR="005D0FED" w:rsidRPr="00292DEB" w:rsidRDefault="005D0FED" w:rsidP="003E6063">
            <w:pPr>
              <w:spacing w:line="276" w:lineRule="auto"/>
              <w:rPr>
                <w:rFonts w:cs="Arial"/>
                <w:b/>
                <w:lang w:val="fr-BE"/>
              </w:rPr>
            </w:pPr>
            <w:r w:rsidRPr="00292DEB">
              <w:rPr>
                <w:rFonts w:eastAsia="Arial" w:cs="Arial"/>
                <w:lang w:val="fr-BE"/>
              </w:rPr>
              <w:t>Le coût des services de soins à résidence de longue durée fournis par des établissements publics ou privés à but non lucratif sous contrat avec l’</w:t>
            </w:r>
            <w:r w:rsidRPr="00292DEB">
              <w:rPr>
                <w:rFonts w:eastAsia="Arial" w:cs="Arial"/>
                <w:color w:val="008000"/>
                <w:lang w:val="fr-BE"/>
              </w:rPr>
              <w:t>EOPYY</w:t>
            </w:r>
            <w:r w:rsidRPr="00292DEB">
              <w:rPr>
                <w:rFonts w:eastAsia="Arial" w:cs="Arial"/>
                <w:lang w:val="fr-BE"/>
              </w:rPr>
              <w:t xml:space="preserve"> peut être partiellement couvert par des ressources provenant du </w:t>
            </w:r>
            <w:r w:rsidRPr="00292DEB">
              <w:rPr>
                <w:rFonts w:eastAsia="Arial" w:cs="Arial"/>
                <w:color w:val="008000"/>
                <w:lang w:val="fr-BE"/>
              </w:rPr>
              <w:t>ministère de la Cohésion sociale et de la Famille</w:t>
            </w:r>
            <w:r w:rsidRPr="00292DEB">
              <w:rPr>
                <w:rFonts w:eastAsia="Arial" w:cs="Arial"/>
                <w:lang w:val="fr-BE"/>
              </w:rPr>
              <w:t>. L’indemnité journalière allouée par l’</w:t>
            </w:r>
            <w:r w:rsidRPr="00292DEB">
              <w:rPr>
                <w:rFonts w:eastAsia="Arial" w:cs="Arial"/>
                <w:color w:val="008000"/>
                <w:lang w:val="fr-BE"/>
              </w:rPr>
              <w:t>EOPYY</w:t>
            </w:r>
            <w:r w:rsidRPr="00292DEB">
              <w:rPr>
                <w:rFonts w:eastAsia="Arial" w:cs="Arial"/>
                <w:lang w:val="fr-BE"/>
              </w:rPr>
              <w:t xml:space="preserve"> est de </w:t>
            </w:r>
            <w:r w:rsidRPr="00292DEB">
              <w:rPr>
                <w:rFonts w:eastAsia="Arial" w:cs="Arial"/>
                <w:color w:val="FF00FF"/>
                <w:lang w:val="fr-BE"/>
              </w:rPr>
              <w:t>€34,64</w:t>
            </w:r>
            <w:r w:rsidRPr="00292DEB">
              <w:rPr>
                <w:rFonts w:eastAsia="Arial" w:cs="Arial"/>
                <w:lang w:val="fr-BE"/>
              </w:rPr>
              <w:t xml:space="preserve"> et couvre la quasi-</w:t>
            </w:r>
            <w:proofErr w:type="spellStart"/>
            <w:r w:rsidRPr="00292DEB">
              <w:rPr>
                <w:rFonts w:eastAsia="Arial" w:cs="Arial"/>
                <w:lang w:val="fr-BE"/>
              </w:rPr>
              <w:t>totalité</w:t>
            </w:r>
            <w:r w:rsidRPr="00292DEB">
              <w:rPr>
                <w:rFonts w:cs="Arial"/>
                <w:lang w:val="fr-BE"/>
              </w:rPr>
              <w:t>du</w:t>
            </w:r>
            <w:proofErr w:type="spellEnd"/>
            <w:r w:rsidRPr="00292DEB">
              <w:rPr>
                <w:rFonts w:cs="Arial"/>
                <w:lang w:val="fr-BE"/>
              </w:rPr>
              <w:t xml:space="preserve"> coût des services fournis.</w:t>
            </w:r>
          </w:p>
          <w:p w14:paraId="5C5999F4" w14:textId="77777777" w:rsidR="005D0FED" w:rsidRPr="00292DEB" w:rsidRDefault="005D0FED" w:rsidP="003E6063">
            <w:pPr>
              <w:spacing w:line="276" w:lineRule="auto"/>
              <w:rPr>
                <w:rFonts w:cs="Arial"/>
                <w:bCs/>
                <w:lang w:val="fr-BE"/>
              </w:rPr>
            </w:pPr>
          </w:p>
          <w:p w14:paraId="5E12B0B4" w14:textId="74741E1F" w:rsidR="005D0FED" w:rsidRPr="00292DEB" w:rsidRDefault="005D0FED" w:rsidP="003E6063">
            <w:pPr>
              <w:spacing w:line="276" w:lineRule="auto"/>
              <w:rPr>
                <w:rFonts w:cs="Arial"/>
                <w:lang w:val="fr-BE"/>
              </w:rPr>
            </w:pPr>
            <w:r w:rsidRPr="00292DEB">
              <w:rPr>
                <w:rFonts w:cs="Arial"/>
                <w:bCs/>
                <w:lang w:val="fr-BE"/>
              </w:rPr>
              <w:t>Il n'y a pas de seuil de coût en dessous ou au-dessus duquel les coûts doivent être pris en charge par les personnes bénéficiant des soins.</w:t>
            </w:r>
          </w:p>
        </w:tc>
        <w:tc>
          <w:tcPr>
            <w:tcW w:w="1370" w:type="pct"/>
          </w:tcPr>
          <w:p w14:paraId="6676DE7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E-XII-20-EL</w:t>
            </w:r>
          </w:p>
          <w:p w14:paraId="79426D99" w14:textId="77777777" w:rsidR="005D0FED" w:rsidRPr="00292DEB" w:rsidRDefault="005D0FED" w:rsidP="003E6063">
            <w:pPr>
              <w:pStyle w:val="Normal0"/>
              <w:spacing w:after="0"/>
              <w:rPr>
                <w:sz w:val="15"/>
                <w:szCs w:val="15"/>
                <w:lang w:val="en-GB"/>
              </w:rPr>
            </w:pPr>
            <w:r w:rsidRPr="00292DEB">
              <w:rPr>
                <w:sz w:val="15"/>
                <w:szCs w:val="15"/>
                <w:lang w:val="en-GB"/>
              </w:rPr>
              <w:t>Those receiving benefits in kind may be required to pay part of the costs.</w:t>
            </w:r>
          </w:p>
          <w:p w14:paraId="04738105" w14:textId="77777777" w:rsidR="005D0FED" w:rsidRPr="00292DEB" w:rsidRDefault="005D0FED" w:rsidP="003E6063">
            <w:pPr>
              <w:pStyle w:val="Normal0"/>
              <w:spacing w:after="0"/>
              <w:rPr>
                <w:sz w:val="15"/>
                <w:szCs w:val="15"/>
                <w:lang w:val="en-GB"/>
              </w:rPr>
            </w:pPr>
            <w:r w:rsidRPr="00292DEB">
              <w:rPr>
                <w:sz w:val="15"/>
                <w:szCs w:val="15"/>
                <w:lang w:val="en-GB"/>
              </w:rPr>
              <w:t xml:space="preserve">The cost of long-term care residential services provided by either private non-profit or public entities contracted with </w:t>
            </w:r>
            <w:r w:rsidRPr="00292DEB">
              <w:rPr>
                <w:color w:val="008000"/>
                <w:sz w:val="15"/>
                <w:szCs w:val="15"/>
                <w:lang w:val="en-GB"/>
              </w:rPr>
              <w:t>EOPYY</w:t>
            </w:r>
            <w:r w:rsidRPr="00292DEB">
              <w:rPr>
                <w:sz w:val="15"/>
                <w:szCs w:val="15"/>
                <w:lang w:val="en-GB"/>
              </w:rPr>
              <w:t xml:space="preserve"> can be partly covered by resources transferred by the </w:t>
            </w:r>
            <w:r w:rsidRPr="00292DEB">
              <w:rPr>
                <w:color w:val="008000"/>
                <w:sz w:val="15"/>
                <w:szCs w:val="15"/>
                <w:lang w:val="en-GB"/>
              </w:rPr>
              <w:t>Ministry of Social Cohesion and Family</w:t>
            </w:r>
            <w:r w:rsidRPr="00292DEB">
              <w:rPr>
                <w:sz w:val="15"/>
                <w:szCs w:val="15"/>
                <w:lang w:val="en-GB"/>
              </w:rPr>
              <w:t xml:space="preserve">. The daily compensation fee allocated by </w:t>
            </w:r>
            <w:r w:rsidRPr="00292DEB">
              <w:rPr>
                <w:color w:val="008000"/>
                <w:sz w:val="15"/>
                <w:szCs w:val="15"/>
                <w:lang w:val="en-GB"/>
              </w:rPr>
              <w:t>EOPYY</w:t>
            </w:r>
            <w:r w:rsidRPr="00292DEB">
              <w:rPr>
                <w:sz w:val="15"/>
                <w:szCs w:val="15"/>
                <w:lang w:val="en-GB"/>
              </w:rPr>
              <w:t xml:space="preserve"> is </w:t>
            </w:r>
            <w:r w:rsidRPr="00292DEB">
              <w:rPr>
                <w:color w:val="FF00FF"/>
                <w:sz w:val="15"/>
                <w:szCs w:val="15"/>
                <w:lang w:val="en-GB"/>
              </w:rPr>
              <w:t>€34.64</w:t>
            </w:r>
            <w:r w:rsidRPr="00292DEB">
              <w:rPr>
                <w:sz w:val="15"/>
                <w:szCs w:val="15"/>
                <w:lang w:val="en-GB"/>
              </w:rPr>
              <w:t xml:space="preserve"> and it covers almost the full cost of the services provided. </w:t>
            </w:r>
          </w:p>
          <w:p w14:paraId="5E2948CC" w14:textId="77777777" w:rsidR="005D0FED" w:rsidRPr="00292DEB" w:rsidRDefault="005D0FED" w:rsidP="003E6063">
            <w:pPr>
              <w:pStyle w:val="Normal0"/>
              <w:spacing w:after="0"/>
              <w:rPr>
                <w:sz w:val="15"/>
                <w:szCs w:val="15"/>
                <w:lang w:val="en-GB"/>
              </w:rPr>
            </w:pPr>
            <w:r w:rsidRPr="00292DEB">
              <w:rPr>
                <w:sz w:val="15"/>
                <w:szCs w:val="15"/>
                <w:lang w:val="en-GB"/>
              </w:rPr>
              <w:t>There is no cost threshold below or above which costs must be borne by those receiving care.</w:t>
            </w:r>
          </w:p>
          <w:p w14:paraId="16427AA8" w14:textId="7B49D64D" w:rsidR="005D0FED" w:rsidRPr="00292DEB" w:rsidRDefault="005D0FED" w:rsidP="003E6063">
            <w:pPr>
              <w:spacing w:line="276" w:lineRule="auto"/>
              <w:rPr>
                <w:rFonts w:cs="Arial"/>
                <w:iCs/>
                <w:lang w:val="en-GB"/>
              </w:rPr>
            </w:pPr>
          </w:p>
        </w:tc>
        <w:tc>
          <w:tcPr>
            <w:tcW w:w="167" w:type="pct"/>
          </w:tcPr>
          <w:p w14:paraId="7D92EDFC"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4815BCDB" w14:textId="3A2F3FE7" w:rsidR="005D0FED" w:rsidRPr="00292DEB" w:rsidRDefault="005D0FED" w:rsidP="003E6063">
            <w:pPr>
              <w:spacing w:line="276" w:lineRule="auto"/>
              <w:rPr>
                <w:rFonts w:cs="Arial"/>
                <w:color w:val="0000FF"/>
                <w:lang w:val="en-US"/>
              </w:rPr>
            </w:pPr>
          </w:p>
        </w:tc>
        <w:tc>
          <w:tcPr>
            <w:tcW w:w="127" w:type="pct"/>
          </w:tcPr>
          <w:p w14:paraId="08C0D842" w14:textId="77777777" w:rsidR="005D0FED" w:rsidRPr="00292DEB" w:rsidRDefault="005D0FED" w:rsidP="003E6063">
            <w:pPr>
              <w:spacing w:line="276" w:lineRule="auto"/>
              <w:rPr>
                <w:rFonts w:cs="Arial"/>
                <w:color w:val="0000FF"/>
                <w:lang w:val="fr-FR"/>
              </w:rPr>
            </w:pPr>
            <w:r w:rsidRPr="00292DEB">
              <w:rPr>
                <w:rFonts w:cs="Arial"/>
                <w:color w:val="0000FF"/>
                <w:lang w:val="fr-FR"/>
              </w:rPr>
              <w:t>20</w:t>
            </w:r>
          </w:p>
          <w:p w14:paraId="04FAEC63" w14:textId="74FA2DA3" w:rsidR="005D0FED" w:rsidRPr="00292DEB" w:rsidRDefault="005D0FED" w:rsidP="003E6063">
            <w:pPr>
              <w:spacing w:line="276" w:lineRule="auto"/>
              <w:rPr>
                <w:rFonts w:cs="Arial"/>
                <w:color w:val="0000FF"/>
                <w:lang w:val="en-US"/>
              </w:rPr>
            </w:pPr>
          </w:p>
        </w:tc>
        <w:tc>
          <w:tcPr>
            <w:tcW w:w="402" w:type="pct"/>
          </w:tcPr>
          <w:p w14:paraId="294B48BD" w14:textId="69350B41"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258118BA" w14:textId="77777777" w:rsidTr="005D0FED">
        <w:tc>
          <w:tcPr>
            <w:tcW w:w="193" w:type="pct"/>
          </w:tcPr>
          <w:p w14:paraId="4B12C330" w14:textId="77777777" w:rsidR="005D0FED" w:rsidRPr="00292DEB" w:rsidRDefault="005D0FED" w:rsidP="003E6063">
            <w:pPr>
              <w:spacing w:line="276" w:lineRule="auto"/>
              <w:jc w:val="left"/>
              <w:rPr>
                <w:rFonts w:cs="Arial"/>
                <w:lang w:val="en-GB"/>
              </w:rPr>
            </w:pPr>
            <w:r w:rsidRPr="00292DEB">
              <w:rPr>
                <w:rFonts w:cs="Arial"/>
                <w:lang w:val="en-GB"/>
              </w:rPr>
              <w:t>EL</w:t>
            </w:r>
          </w:p>
          <w:p w14:paraId="29D6F7C8" w14:textId="77777777" w:rsidR="005D0FED" w:rsidRPr="00292DEB" w:rsidRDefault="005D0FED" w:rsidP="003E6063">
            <w:pPr>
              <w:spacing w:line="276" w:lineRule="auto"/>
              <w:jc w:val="left"/>
              <w:rPr>
                <w:rFonts w:cs="Arial"/>
                <w:lang w:val="en-GB"/>
              </w:rPr>
            </w:pPr>
            <w:r w:rsidRPr="00292DEB">
              <w:rPr>
                <w:rFonts w:cs="Arial"/>
                <w:lang w:val="en-GB"/>
              </w:rPr>
              <w:t>EL</w:t>
            </w:r>
          </w:p>
          <w:p w14:paraId="4C9BB2C9" w14:textId="6733D8D8" w:rsidR="005D0FED" w:rsidRPr="00292DEB" w:rsidRDefault="005D0FED" w:rsidP="003E6063">
            <w:pPr>
              <w:spacing w:line="276" w:lineRule="auto"/>
              <w:jc w:val="left"/>
              <w:rPr>
                <w:rFonts w:cs="Arial"/>
                <w:b/>
                <w:lang w:val="en-US"/>
              </w:rPr>
            </w:pPr>
          </w:p>
        </w:tc>
        <w:tc>
          <w:tcPr>
            <w:tcW w:w="1371" w:type="pct"/>
          </w:tcPr>
          <w:p w14:paraId="584147C7" w14:textId="25B48E77" w:rsidR="005D0FED" w:rsidRPr="00292DEB" w:rsidRDefault="005D0FED" w:rsidP="003E6063">
            <w:pPr>
              <w:spacing w:line="276" w:lineRule="auto"/>
              <w:rPr>
                <w:rFonts w:cs="Arial"/>
              </w:rPr>
            </w:pPr>
            <w:r w:rsidRPr="00292DEB">
              <w:rPr>
                <w:rFonts w:cs="Arial"/>
              </w:rPr>
              <w:t xml:space="preserve">Keine Geldleistungen. </w:t>
            </w:r>
          </w:p>
        </w:tc>
        <w:tc>
          <w:tcPr>
            <w:tcW w:w="1370" w:type="pct"/>
          </w:tcPr>
          <w:p w14:paraId="6E58D6DE" w14:textId="1ACA20CF" w:rsidR="005D0FED" w:rsidRPr="00292DEB" w:rsidRDefault="005D0FED" w:rsidP="003E6063">
            <w:pPr>
              <w:spacing w:line="276" w:lineRule="auto"/>
              <w:rPr>
                <w:rFonts w:cs="Arial"/>
                <w:lang w:val="fr-BE"/>
              </w:rPr>
            </w:pPr>
            <w:r w:rsidRPr="00292DEB">
              <w:rPr>
                <w:rFonts w:cs="Arial"/>
                <w:lang w:val="fr-BE"/>
              </w:rPr>
              <w:t>Pas de prestations en espèces.</w:t>
            </w:r>
          </w:p>
        </w:tc>
        <w:tc>
          <w:tcPr>
            <w:tcW w:w="1370" w:type="pct"/>
          </w:tcPr>
          <w:p w14:paraId="70DAABD9" w14:textId="77777777" w:rsidR="005D0FED" w:rsidRPr="00292DEB" w:rsidRDefault="005D0FED" w:rsidP="003E6063">
            <w:pPr>
              <w:pStyle w:val="Normal0"/>
              <w:pBdr>
                <w:top w:val="nil"/>
                <w:left w:val="nil"/>
                <w:bottom w:val="nil"/>
                <w:right w:val="nil"/>
                <w:between w:val="nil"/>
              </w:pBdr>
              <w:spacing w:after="0"/>
              <w:rPr>
                <w:color w:val="000000"/>
                <w:sz w:val="15"/>
                <w:szCs w:val="15"/>
                <w:lang w:val="es-ES"/>
              </w:rPr>
            </w:pPr>
            <w:r w:rsidRPr="00292DEB">
              <w:rPr>
                <w:b/>
                <w:color w:val="FF0000"/>
                <w:sz w:val="15"/>
                <w:szCs w:val="15"/>
                <w:lang w:val="es-ES"/>
              </w:rPr>
              <w:t>E-XII-21-EL</w:t>
            </w:r>
          </w:p>
          <w:p w14:paraId="0FFF99B3" w14:textId="77777777" w:rsidR="005D0FED" w:rsidRPr="00292DEB" w:rsidRDefault="005D0FED" w:rsidP="003E6063">
            <w:pPr>
              <w:pStyle w:val="Normal0"/>
              <w:pBdr>
                <w:top w:val="nil"/>
                <w:left w:val="nil"/>
                <w:bottom w:val="nil"/>
                <w:right w:val="nil"/>
                <w:between w:val="nil"/>
              </w:pBdr>
              <w:spacing w:after="0"/>
              <w:rPr>
                <w:i/>
                <w:color w:val="000000"/>
                <w:sz w:val="15"/>
                <w:szCs w:val="15"/>
                <w:lang w:val="es-ES"/>
              </w:rPr>
            </w:pPr>
            <w:r w:rsidRPr="00292DEB">
              <w:rPr>
                <w:color w:val="000000"/>
                <w:sz w:val="15"/>
                <w:szCs w:val="15"/>
                <w:lang w:val="es-ES"/>
              </w:rPr>
              <w:t xml:space="preserve">No cash </w:t>
            </w:r>
            <w:proofErr w:type="spellStart"/>
            <w:r w:rsidRPr="00292DEB">
              <w:rPr>
                <w:color w:val="000000"/>
                <w:sz w:val="15"/>
                <w:szCs w:val="15"/>
                <w:lang w:val="es-ES"/>
              </w:rPr>
              <w:t>benefits</w:t>
            </w:r>
            <w:proofErr w:type="spellEnd"/>
            <w:r w:rsidRPr="00292DEB">
              <w:rPr>
                <w:color w:val="000000"/>
                <w:sz w:val="15"/>
                <w:szCs w:val="15"/>
                <w:lang w:val="es-ES"/>
              </w:rPr>
              <w:t>.</w:t>
            </w:r>
          </w:p>
          <w:p w14:paraId="7A4C3A71" w14:textId="0B4FC1F7" w:rsidR="005D0FED" w:rsidRPr="00292DEB" w:rsidRDefault="005D0FED" w:rsidP="003E6063">
            <w:pPr>
              <w:spacing w:line="276" w:lineRule="auto"/>
              <w:rPr>
                <w:rFonts w:cs="Arial"/>
                <w:iCs/>
                <w:lang w:val="es-ES"/>
              </w:rPr>
            </w:pPr>
          </w:p>
        </w:tc>
        <w:tc>
          <w:tcPr>
            <w:tcW w:w="167" w:type="pct"/>
          </w:tcPr>
          <w:p w14:paraId="32FDAE0E"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6C7C79C4" w14:textId="047CDD20" w:rsidR="005D0FED" w:rsidRPr="00292DEB" w:rsidRDefault="005D0FED" w:rsidP="003E6063">
            <w:pPr>
              <w:spacing w:line="276" w:lineRule="auto"/>
              <w:rPr>
                <w:rFonts w:cs="Arial"/>
                <w:color w:val="0000FF"/>
                <w:lang w:val="en-US"/>
              </w:rPr>
            </w:pPr>
          </w:p>
        </w:tc>
        <w:tc>
          <w:tcPr>
            <w:tcW w:w="127" w:type="pct"/>
          </w:tcPr>
          <w:p w14:paraId="490B2913" w14:textId="77777777" w:rsidR="005D0FED" w:rsidRPr="00292DEB" w:rsidRDefault="005D0FED" w:rsidP="003E6063">
            <w:pPr>
              <w:spacing w:line="276" w:lineRule="auto"/>
              <w:rPr>
                <w:rFonts w:cs="Arial"/>
                <w:color w:val="0000FF"/>
                <w:lang w:val="fr-FR"/>
              </w:rPr>
            </w:pPr>
            <w:r w:rsidRPr="00292DEB">
              <w:rPr>
                <w:rFonts w:cs="Arial"/>
                <w:color w:val="0000FF"/>
                <w:lang w:val="fr-FR"/>
              </w:rPr>
              <w:t>21</w:t>
            </w:r>
          </w:p>
          <w:p w14:paraId="7E58559A" w14:textId="05816633" w:rsidR="005D0FED" w:rsidRPr="00292DEB" w:rsidRDefault="005D0FED" w:rsidP="003E6063">
            <w:pPr>
              <w:spacing w:line="276" w:lineRule="auto"/>
              <w:rPr>
                <w:rFonts w:cs="Arial"/>
                <w:color w:val="0000FF"/>
                <w:lang w:val="en-US"/>
              </w:rPr>
            </w:pPr>
          </w:p>
        </w:tc>
        <w:tc>
          <w:tcPr>
            <w:tcW w:w="402" w:type="pct"/>
          </w:tcPr>
          <w:p w14:paraId="1DD8E976" w14:textId="4C339D83" w:rsidR="005D0FED" w:rsidRPr="00292DEB" w:rsidRDefault="005D0FED" w:rsidP="003E6063">
            <w:pPr>
              <w:spacing w:line="276" w:lineRule="auto"/>
              <w:rPr>
                <w:rFonts w:cs="Arial"/>
                <w:color w:val="0000FF"/>
                <w:lang w:val="en-US"/>
              </w:rPr>
            </w:pPr>
            <w:r w:rsidRPr="00292DEB">
              <w:rPr>
                <w:rFonts w:cs="Arial"/>
                <w:color w:val="0000FF"/>
                <w:lang w:val="en-GB"/>
              </w:rPr>
              <w:t>GREECE</w:t>
            </w:r>
          </w:p>
        </w:tc>
      </w:tr>
      <w:tr w:rsidR="005D0FED" w:rsidRPr="00292DEB" w14:paraId="425E6ED7" w14:textId="77777777" w:rsidTr="005D0FED">
        <w:tc>
          <w:tcPr>
            <w:tcW w:w="193" w:type="pct"/>
          </w:tcPr>
          <w:p w14:paraId="655E96E2" w14:textId="77777777" w:rsidR="005D0FED" w:rsidRPr="00292DEB" w:rsidRDefault="005D0FED" w:rsidP="003E6063">
            <w:pPr>
              <w:spacing w:line="276" w:lineRule="auto"/>
              <w:jc w:val="left"/>
              <w:rPr>
                <w:rFonts w:cs="Arial"/>
                <w:lang w:val="en-GB"/>
              </w:rPr>
            </w:pPr>
            <w:r w:rsidRPr="00292DEB">
              <w:rPr>
                <w:rFonts w:cs="Arial"/>
                <w:lang w:val="en-GB"/>
              </w:rPr>
              <w:lastRenderedPageBreak/>
              <w:t>EL</w:t>
            </w:r>
          </w:p>
          <w:p w14:paraId="78CF3D81" w14:textId="77777777" w:rsidR="005D0FED" w:rsidRPr="00292DEB" w:rsidRDefault="005D0FED" w:rsidP="003E6063">
            <w:pPr>
              <w:spacing w:line="276" w:lineRule="auto"/>
              <w:jc w:val="left"/>
              <w:rPr>
                <w:rFonts w:cs="Arial"/>
                <w:lang w:val="en-GB"/>
              </w:rPr>
            </w:pPr>
            <w:r w:rsidRPr="00292DEB">
              <w:rPr>
                <w:rFonts w:cs="Arial"/>
                <w:lang w:val="en-GB"/>
              </w:rPr>
              <w:t>EL</w:t>
            </w:r>
          </w:p>
          <w:p w14:paraId="7E53A1F0" w14:textId="41778329" w:rsidR="005D0FED" w:rsidRPr="00292DEB" w:rsidRDefault="005D0FED" w:rsidP="003E6063">
            <w:pPr>
              <w:spacing w:line="276" w:lineRule="auto"/>
              <w:jc w:val="left"/>
              <w:rPr>
                <w:rFonts w:cs="Arial"/>
                <w:b/>
                <w:lang w:val="en-US"/>
              </w:rPr>
            </w:pPr>
            <w:r w:rsidRPr="00292DEB">
              <w:rPr>
                <w:rFonts w:cs="Arial"/>
                <w:lang w:val="en-GB"/>
              </w:rPr>
              <w:t>EL</w:t>
            </w:r>
          </w:p>
        </w:tc>
        <w:tc>
          <w:tcPr>
            <w:tcW w:w="1371" w:type="pct"/>
          </w:tcPr>
          <w:p w14:paraId="18F0DEEE" w14:textId="77777777" w:rsidR="005D0FED" w:rsidRPr="00292DEB" w:rsidRDefault="005D0FED" w:rsidP="003E6063">
            <w:pPr>
              <w:spacing w:line="276" w:lineRule="auto"/>
              <w:rPr>
                <w:rFonts w:cs="Arial"/>
              </w:rPr>
            </w:pPr>
            <w:r w:rsidRPr="00292DEB">
              <w:rPr>
                <w:rFonts w:cs="Arial"/>
              </w:rPr>
              <w:t xml:space="preserve">Keine festgelegte Höchsteinkommensschwellen für Sachleistungen. </w:t>
            </w:r>
          </w:p>
          <w:p w14:paraId="66FE819C" w14:textId="575953CE" w:rsidR="005D0FED" w:rsidRPr="00292DEB" w:rsidRDefault="005D0FED" w:rsidP="003E6063">
            <w:pPr>
              <w:spacing w:line="276" w:lineRule="auto"/>
              <w:rPr>
                <w:rFonts w:cs="Arial"/>
              </w:rPr>
            </w:pPr>
          </w:p>
        </w:tc>
        <w:tc>
          <w:tcPr>
            <w:tcW w:w="1370" w:type="pct"/>
          </w:tcPr>
          <w:p w14:paraId="3469C1CD" w14:textId="77777777" w:rsidR="005D0FED" w:rsidRPr="00292DEB" w:rsidRDefault="005D0FED" w:rsidP="003E6063">
            <w:pPr>
              <w:spacing w:line="276" w:lineRule="auto"/>
              <w:rPr>
                <w:rFonts w:cs="Arial"/>
                <w:bCs/>
                <w:lang w:val="fr-BE"/>
              </w:rPr>
            </w:pPr>
            <w:r w:rsidRPr="00292DEB">
              <w:rPr>
                <w:rFonts w:cs="Arial"/>
                <w:bCs/>
                <w:lang w:val="fr-BE"/>
              </w:rPr>
              <w:t xml:space="preserve">Aucun seuil maximum du revenu n’est spécifiquement </w:t>
            </w:r>
            <w:proofErr w:type="gramStart"/>
            <w:r w:rsidRPr="00292DEB">
              <w:rPr>
                <w:rFonts w:cs="Arial"/>
                <w:bCs/>
                <w:lang w:val="fr-BE"/>
              </w:rPr>
              <w:t>fixée</w:t>
            </w:r>
            <w:proofErr w:type="gramEnd"/>
            <w:r w:rsidRPr="00292DEB">
              <w:rPr>
                <w:rFonts w:cs="Arial"/>
                <w:bCs/>
                <w:lang w:val="fr-BE"/>
              </w:rPr>
              <w:t xml:space="preserve"> pour les prestations en nature. </w:t>
            </w:r>
          </w:p>
          <w:p w14:paraId="4CE491F4" w14:textId="6BA502CF" w:rsidR="005D0FED" w:rsidRPr="00292DEB" w:rsidRDefault="005D0FED" w:rsidP="003E6063">
            <w:pPr>
              <w:spacing w:line="276" w:lineRule="auto"/>
              <w:rPr>
                <w:rFonts w:cs="Arial"/>
                <w:lang w:val="fr-BE"/>
              </w:rPr>
            </w:pPr>
          </w:p>
        </w:tc>
        <w:tc>
          <w:tcPr>
            <w:tcW w:w="1370" w:type="pct"/>
          </w:tcPr>
          <w:p w14:paraId="5BB810DD"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E-XII-22-EL</w:t>
            </w:r>
          </w:p>
          <w:p w14:paraId="3F6BC7E6"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No specific maximum income thresholds established for benefits in kind.</w:t>
            </w:r>
          </w:p>
          <w:p w14:paraId="17EA7BEF" w14:textId="7BE8C3BF" w:rsidR="005D0FED" w:rsidRPr="00292DEB" w:rsidRDefault="005D0FED" w:rsidP="003E6063">
            <w:pPr>
              <w:spacing w:line="276" w:lineRule="auto"/>
              <w:rPr>
                <w:rFonts w:cs="Arial"/>
                <w:iCs/>
                <w:lang w:val="en-GB"/>
              </w:rPr>
            </w:pPr>
          </w:p>
        </w:tc>
        <w:tc>
          <w:tcPr>
            <w:tcW w:w="167" w:type="pct"/>
          </w:tcPr>
          <w:p w14:paraId="594DD0A2"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64714B0B" w14:textId="732E7BBC" w:rsidR="005D0FED" w:rsidRPr="00292DEB" w:rsidRDefault="005D0FED" w:rsidP="003E6063">
            <w:pPr>
              <w:spacing w:line="276" w:lineRule="auto"/>
              <w:rPr>
                <w:rFonts w:cs="Arial"/>
                <w:color w:val="0000FF"/>
                <w:lang w:val="en-US"/>
              </w:rPr>
            </w:pPr>
          </w:p>
        </w:tc>
        <w:tc>
          <w:tcPr>
            <w:tcW w:w="127" w:type="pct"/>
          </w:tcPr>
          <w:p w14:paraId="1949C214" w14:textId="77777777" w:rsidR="005D0FED" w:rsidRPr="00292DEB" w:rsidRDefault="005D0FED" w:rsidP="003E6063">
            <w:pPr>
              <w:spacing w:line="276" w:lineRule="auto"/>
              <w:rPr>
                <w:rFonts w:cs="Arial"/>
                <w:color w:val="0000FF"/>
                <w:lang w:val="fr-FR"/>
              </w:rPr>
            </w:pPr>
            <w:r w:rsidRPr="00292DEB">
              <w:rPr>
                <w:rFonts w:cs="Arial"/>
                <w:color w:val="0000FF"/>
                <w:lang w:val="fr-FR"/>
              </w:rPr>
              <w:t>22</w:t>
            </w:r>
          </w:p>
          <w:p w14:paraId="6958C5BA" w14:textId="532E52C4" w:rsidR="005D0FED" w:rsidRPr="00292DEB" w:rsidRDefault="005D0FED" w:rsidP="003E6063">
            <w:pPr>
              <w:spacing w:line="276" w:lineRule="auto"/>
              <w:rPr>
                <w:rFonts w:cs="Arial"/>
                <w:color w:val="0000FF"/>
                <w:lang w:val="en-US"/>
              </w:rPr>
            </w:pPr>
          </w:p>
        </w:tc>
        <w:tc>
          <w:tcPr>
            <w:tcW w:w="402" w:type="pct"/>
          </w:tcPr>
          <w:p w14:paraId="3DA729F8"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0DA65D85" w14:textId="71AEC188" w:rsidR="005D0FED" w:rsidRPr="00292DEB" w:rsidRDefault="005D0FED" w:rsidP="003E6063">
            <w:pPr>
              <w:spacing w:line="276" w:lineRule="auto"/>
              <w:rPr>
                <w:rFonts w:cs="Arial"/>
                <w:color w:val="0000FF"/>
                <w:lang w:val="en-US"/>
              </w:rPr>
            </w:pPr>
          </w:p>
        </w:tc>
      </w:tr>
      <w:tr w:rsidR="005D0FED" w:rsidRPr="00292DEB" w14:paraId="17F72379" w14:textId="77777777" w:rsidTr="005D0FED">
        <w:tc>
          <w:tcPr>
            <w:tcW w:w="193" w:type="pct"/>
          </w:tcPr>
          <w:p w14:paraId="133ADC09" w14:textId="77777777" w:rsidR="005D0FED" w:rsidRPr="00292DEB" w:rsidRDefault="005D0FED" w:rsidP="003E6063">
            <w:pPr>
              <w:spacing w:line="276" w:lineRule="auto"/>
              <w:jc w:val="left"/>
              <w:rPr>
                <w:rFonts w:cs="Arial"/>
                <w:lang w:val="en-GB"/>
              </w:rPr>
            </w:pPr>
            <w:r w:rsidRPr="00292DEB">
              <w:rPr>
                <w:rFonts w:cs="Arial"/>
                <w:lang w:val="en-GB"/>
              </w:rPr>
              <w:t>EL</w:t>
            </w:r>
          </w:p>
          <w:p w14:paraId="541804E2" w14:textId="77777777" w:rsidR="005D0FED" w:rsidRPr="00292DEB" w:rsidRDefault="005D0FED" w:rsidP="003E6063">
            <w:pPr>
              <w:spacing w:line="276" w:lineRule="auto"/>
              <w:jc w:val="left"/>
              <w:rPr>
                <w:rFonts w:cs="Arial"/>
                <w:lang w:val="en-GB"/>
              </w:rPr>
            </w:pPr>
            <w:r w:rsidRPr="00292DEB">
              <w:rPr>
                <w:rFonts w:cs="Arial"/>
                <w:lang w:val="en-GB"/>
              </w:rPr>
              <w:t>EL</w:t>
            </w:r>
          </w:p>
          <w:p w14:paraId="3BCEF86F" w14:textId="3880341C" w:rsidR="005D0FED" w:rsidRPr="00292DEB" w:rsidRDefault="005D0FED" w:rsidP="003E6063">
            <w:pPr>
              <w:spacing w:line="276" w:lineRule="auto"/>
              <w:jc w:val="left"/>
              <w:rPr>
                <w:rFonts w:cs="Arial"/>
                <w:b/>
                <w:lang w:val="en-US"/>
              </w:rPr>
            </w:pPr>
            <w:r w:rsidRPr="00292DEB">
              <w:rPr>
                <w:rFonts w:cs="Arial"/>
                <w:lang w:val="en-GB"/>
              </w:rPr>
              <w:t>EL</w:t>
            </w:r>
          </w:p>
        </w:tc>
        <w:tc>
          <w:tcPr>
            <w:tcW w:w="1371" w:type="pct"/>
          </w:tcPr>
          <w:p w14:paraId="28D3FC1E" w14:textId="77777777" w:rsidR="005D0FED" w:rsidRPr="00292DEB" w:rsidRDefault="005D0FED" w:rsidP="003E6063">
            <w:pPr>
              <w:spacing w:line="276" w:lineRule="auto"/>
              <w:rPr>
                <w:rFonts w:cs="Arial"/>
              </w:rPr>
            </w:pPr>
            <w:r w:rsidRPr="00292DEB">
              <w:rPr>
                <w:rFonts w:cs="Arial"/>
              </w:rPr>
              <w:t>Freie Wahl der Anbieter.</w:t>
            </w:r>
          </w:p>
          <w:p w14:paraId="677BE0FD" w14:textId="77777777" w:rsidR="005D0FED" w:rsidRPr="00292DEB" w:rsidRDefault="005D0FED" w:rsidP="003E6063">
            <w:pPr>
              <w:spacing w:line="276" w:lineRule="auto"/>
              <w:rPr>
                <w:rFonts w:cs="Arial"/>
              </w:rPr>
            </w:pPr>
            <w:r w:rsidRPr="00292DEB">
              <w:rPr>
                <w:rFonts w:cs="Arial"/>
              </w:rPr>
              <w:t>Freie Wahl zwischen häuslicher, gemeindenaher und stationärer Pflege.</w:t>
            </w:r>
          </w:p>
          <w:p w14:paraId="5BEFB780" w14:textId="16733ECD" w:rsidR="005D0FED" w:rsidRPr="00292DEB" w:rsidRDefault="005D0FED" w:rsidP="003E6063">
            <w:pPr>
              <w:spacing w:line="276" w:lineRule="auto"/>
              <w:rPr>
                <w:rFonts w:cs="Arial"/>
              </w:rPr>
            </w:pPr>
            <w:r w:rsidRPr="00292DEB">
              <w:rPr>
                <w:rFonts w:cs="Arial"/>
              </w:rPr>
              <w:t xml:space="preserve"> </w:t>
            </w:r>
          </w:p>
        </w:tc>
        <w:tc>
          <w:tcPr>
            <w:tcW w:w="1370" w:type="pct"/>
          </w:tcPr>
          <w:p w14:paraId="5E3CFFBC" w14:textId="77777777" w:rsidR="005D0FED" w:rsidRPr="00292DEB" w:rsidRDefault="005D0FED" w:rsidP="003E6063">
            <w:pPr>
              <w:spacing w:line="276" w:lineRule="auto"/>
              <w:rPr>
                <w:rFonts w:cs="Arial"/>
                <w:lang w:val="fr-BE"/>
              </w:rPr>
            </w:pPr>
            <w:r w:rsidRPr="00292DEB">
              <w:rPr>
                <w:rFonts w:cs="Arial"/>
                <w:lang w:val="fr-BE"/>
              </w:rPr>
              <w:t>Libre choix du prestataire.</w:t>
            </w:r>
          </w:p>
          <w:p w14:paraId="522DD71F" w14:textId="652BB127" w:rsidR="005D0FED" w:rsidRPr="00292DEB" w:rsidRDefault="005D0FED" w:rsidP="003E6063">
            <w:pPr>
              <w:spacing w:line="276" w:lineRule="auto"/>
              <w:rPr>
                <w:rFonts w:cs="Arial"/>
                <w:lang w:val="fr-BE"/>
              </w:rPr>
            </w:pPr>
            <w:r w:rsidRPr="00292DEB">
              <w:rPr>
                <w:rFonts w:cs="Arial"/>
                <w:lang w:val="fr-BE"/>
              </w:rPr>
              <w:t>Libre choix entre les soins à domicile, les soins communautaires et les soins résidentiels.</w:t>
            </w:r>
          </w:p>
        </w:tc>
        <w:tc>
          <w:tcPr>
            <w:tcW w:w="1370" w:type="pct"/>
          </w:tcPr>
          <w:p w14:paraId="59411053"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E-XII-23-EL</w:t>
            </w:r>
          </w:p>
          <w:p w14:paraId="301C339E"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color w:val="000000"/>
                <w:sz w:val="15"/>
                <w:szCs w:val="15"/>
                <w:lang w:val="en-GB"/>
              </w:rPr>
              <w:t>Free choice of provider.</w:t>
            </w:r>
          </w:p>
          <w:p w14:paraId="6BDDFEEC" w14:textId="44F50AB7" w:rsidR="005D0FED" w:rsidRPr="00292DEB" w:rsidRDefault="005D0FED" w:rsidP="003E6063">
            <w:pPr>
              <w:spacing w:line="276" w:lineRule="auto"/>
              <w:rPr>
                <w:rFonts w:cs="Arial"/>
                <w:iCs/>
                <w:lang w:val="en-GB"/>
              </w:rPr>
            </w:pPr>
            <w:r w:rsidRPr="00292DEB">
              <w:rPr>
                <w:rFonts w:cs="Arial"/>
                <w:color w:val="000000"/>
                <w:lang w:val="en-GB"/>
              </w:rPr>
              <w:t>Free choice between home care, community-based care and residential care.</w:t>
            </w:r>
          </w:p>
        </w:tc>
        <w:tc>
          <w:tcPr>
            <w:tcW w:w="167" w:type="pct"/>
          </w:tcPr>
          <w:p w14:paraId="51B3A619" w14:textId="77777777" w:rsidR="005D0FED" w:rsidRPr="00292DEB" w:rsidRDefault="005D0FED" w:rsidP="003E6063">
            <w:pPr>
              <w:spacing w:line="276" w:lineRule="auto"/>
              <w:rPr>
                <w:rFonts w:cs="Arial"/>
                <w:color w:val="0000FF"/>
                <w:lang w:val="fr-FR"/>
              </w:rPr>
            </w:pPr>
            <w:r w:rsidRPr="00292DEB">
              <w:rPr>
                <w:rFonts w:cs="Arial"/>
                <w:color w:val="0000FF"/>
                <w:lang w:val="fr-FR"/>
              </w:rPr>
              <w:t>12</w:t>
            </w:r>
          </w:p>
          <w:p w14:paraId="13A7EE6A" w14:textId="5101EB7B" w:rsidR="005D0FED" w:rsidRPr="00292DEB" w:rsidRDefault="005D0FED" w:rsidP="003E6063">
            <w:pPr>
              <w:spacing w:line="276" w:lineRule="auto"/>
              <w:rPr>
                <w:rFonts w:cs="Arial"/>
                <w:color w:val="0000FF"/>
                <w:lang w:val="en-US"/>
              </w:rPr>
            </w:pPr>
          </w:p>
        </w:tc>
        <w:tc>
          <w:tcPr>
            <w:tcW w:w="127" w:type="pct"/>
          </w:tcPr>
          <w:p w14:paraId="73F7F3CE" w14:textId="77777777" w:rsidR="005D0FED" w:rsidRPr="00292DEB" w:rsidRDefault="005D0FED" w:rsidP="003E6063">
            <w:pPr>
              <w:spacing w:line="276" w:lineRule="auto"/>
              <w:rPr>
                <w:rFonts w:cs="Arial"/>
                <w:color w:val="0000FF"/>
                <w:lang w:val="fr-FR"/>
              </w:rPr>
            </w:pPr>
            <w:r w:rsidRPr="00292DEB">
              <w:rPr>
                <w:rFonts w:cs="Arial"/>
                <w:color w:val="0000FF"/>
                <w:lang w:val="fr-FR"/>
              </w:rPr>
              <w:t>23</w:t>
            </w:r>
          </w:p>
          <w:p w14:paraId="2C720EE8" w14:textId="3C6538D5" w:rsidR="005D0FED" w:rsidRPr="00292DEB" w:rsidRDefault="005D0FED" w:rsidP="003E6063">
            <w:pPr>
              <w:spacing w:line="276" w:lineRule="auto"/>
              <w:rPr>
                <w:rFonts w:cs="Arial"/>
                <w:color w:val="0000FF"/>
                <w:lang w:val="en-US"/>
              </w:rPr>
            </w:pPr>
          </w:p>
        </w:tc>
        <w:tc>
          <w:tcPr>
            <w:tcW w:w="402" w:type="pct"/>
          </w:tcPr>
          <w:p w14:paraId="0A51272A"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2EB2AF2D" w14:textId="0C7929C1" w:rsidR="005D0FED" w:rsidRPr="00292DEB" w:rsidRDefault="005D0FED" w:rsidP="003E6063">
            <w:pPr>
              <w:spacing w:line="276" w:lineRule="auto"/>
              <w:rPr>
                <w:rFonts w:cs="Arial"/>
                <w:color w:val="0000FF"/>
                <w:lang w:val="en-US"/>
              </w:rPr>
            </w:pPr>
          </w:p>
        </w:tc>
      </w:tr>
      <w:tr w:rsidR="005D0FED" w:rsidRPr="00292DEB" w14:paraId="6094F678" w14:textId="77777777" w:rsidTr="005D0FED">
        <w:tc>
          <w:tcPr>
            <w:tcW w:w="193" w:type="pct"/>
          </w:tcPr>
          <w:p w14:paraId="4870BFA3" w14:textId="77777777" w:rsidR="005D0FED" w:rsidRPr="00292DEB" w:rsidRDefault="005D0FED" w:rsidP="003E6063">
            <w:pPr>
              <w:spacing w:line="276" w:lineRule="auto"/>
              <w:jc w:val="left"/>
              <w:rPr>
                <w:rFonts w:cs="Arial"/>
                <w:lang w:val="en-GB"/>
              </w:rPr>
            </w:pPr>
            <w:r w:rsidRPr="00292DEB">
              <w:rPr>
                <w:rFonts w:cs="Arial"/>
                <w:lang w:val="en-GB"/>
              </w:rPr>
              <w:t>EL</w:t>
            </w:r>
          </w:p>
          <w:p w14:paraId="28749F6A" w14:textId="77777777" w:rsidR="005D0FED" w:rsidRPr="00292DEB" w:rsidRDefault="005D0FED" w:rsidP="003E6063">
            <w:pPr>
              <w:spacing w:line="276" w:lineRule="auto"/>
              <w:jc w:val="left"/>
              <w:rPr>
                <w:rFonts w:cs="Arial"/>
                <w:lang w:val="en-GB"/>
              </w:rPr>
            </w:pPr>
            <w:r w:rsidRPr="00292DEB">
              <w:rPr>
                <w:rFonts w:cs="Arial"/>
                <w:lang w:val="en-GB"/>
              </w:rPr>
              <w:t>EL</w:t>
            </w:r>
          </w:p>
          <w:p w14:paraId="2E3E6837" w14:textId="1D147F20"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69B72CD8" w14:textId="788672A7" w:rsidR="005D0FED" w:rsidRPr="00292DEB" w:rsidRDefault="005D0FED" w:rsidP="003E6063">
            <w:pPr>
              <w:spacing w:line="276" w:lineRule="auto"/>
              <w:rPr>
                <w:rFonts w:cs="Arial"/>
              </w:rPr>
            </w:pPr>
            <w:r w:rsidRPr="00292DEB">
              <w:rPr>
                <w:rFonts w:cs="Arial"/>
              </w:rPr>
              <w:t xml:space="preserve">Nicht anwendbar, da es keine Geldleistungen gibt. </w:t>
            </w:r>
          </w:p>
        </w:tc>
        <w:tc>
          <w:tcPr>
            <w:tcW w:w="1370" w:type="pct"/>
          </w:tcPr>
          <w:p w14:paraId="58E966FB" w14:textId="77777777" w:rsidR="005D0FED" w:rsidRPr="00292DEB" w:rsidRDefault="005D0FED" w:rsidP="003E6063">
            <w:pPr>
              <w:spacing w:line="276" w:lineRule="auto"/>
              <w:rPr>
                <w:rFonts w:cs="Arial"/>
                <w:lang w:val="fr-BE"/>
              </w:rPr>
            </w:pPr>
            <w:r w:rsidRPr="00292DEB">
              <w:rPr>
                <w:rFonts w:cs="Arial"/>
                <w:lang w:val="fr-BE"/>
              </w:rPr>
              <w:t>Non applicable, car il n’y a pas de prestations en espèces.</w:t>
            </w:r>
          </w:p>
          <w:p w14:paraId="30A3B1CC" w14:textId="38753B0A" w:rsidR="005D0FED" w:rsidRPr="00292DEB" w:rsidRDefault="005D0FED" w:rsidP="003E6063">
            <w:pPr>
              <w:spacing w:line="276" w:lineRule="auto"/>
              <w:rPr>
                <w:rFonts w:cs="Arial"/>
                <w:lang w:val="fr-BE"/>
              </w:rPr>
            </w:pPr>
          </w:p>
        </w:tc>
        <w:tc>
          <w:tcPr>
            <w:tcW w:w="1370" w:type="pct"/>
          </w:tcPr>
          <w:p w14:paraId="775552E7"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E-XII-24-EL</w:t>
            </w:r>
          </w:p>
          <w:p w14:paraId="60166659" w14:textId="1F5A7144" w:rsidR="005D0FED" w:rsidRPr="00292DEB" w:rsidRDefault="005D0FED" w:rsidP="003E6063">
            <w:pPr>
              <w:spacing w:line="276" w:lineRule="auto"/>
              <w:rPr>
                <w:rFonts w:cs="Arial"/>
                <w:iCs/>
                <w:lang w:val="en-GB"/>
              </w:rPr>
            </w:pPr>
            <w:r w:rsidRPr="00292DEB">
              <w:rPr>
                <w:rFonts w:cs="Arial"/>
                <w:color w:val="000000"/>
                <w:lang w:val="en-GB"/>
              </w:rPr>
              <w:t>Not applicable as there are no cash benefits.</w:t>
            </w:r>
          </w:p>
        </w:tc>
        <w:tc>
          <w:tcPr>
            <w:tcW w:w="167" w:type="pct"/>
          </w:tcPr>
          <w:p w14:paraId="1370B944" w14:textId="623CC0D3" w:rsidR="005D0FED" w:rsidRPr="00292DEB" w:rsidRDefault="005D0FED" w:rsidP="003E6063">
            <w:pPr>
              <w:spacing w:line="276" w:lineRule="auto"/>
              <w:rPr>
                <w:rFonts w:cs="Arial"/>
                <w:color w:val="0000FF"/>
              </w:rPr>
            </w:pPr>
            <w:r w:rsidRPr="00292DEB">
              <w:rPr>
                <w:rFonts w:cs="Arial"/>
                <w:color w:val="0000FF"/>
                <w:lang w:val="fr-FR"/>
              </w:rPr>
              <w:t>12</w:t>
            </w:r>
          </w:p>
        </w:tc>
        <w:tc>
          <w:tcPr>
            <w:tcW w:w="127" w:type="pct"/>
          </w:tcPr>
          <w:p w14:paraId="4FBE509E" w14:textId="77777777" w:rsidR="005D0FED" w:rsidRPr="00292DEB" w:rsidRDefault="005D0FED" w:rsidP="003E6063">
            <w:pPr>
              <w:spacing w:line="276" w:lineRule="auto"/>
              <w:rPr>
                <w:rFonts w:cs="Arial"/>
                <w:color w:val="0000FF"/>
                <w:lang w:val="fr-FR"/>
              </w:rPr>
            </w:pPr>
            <w:r w:rsidRPr="00292DEB">
              <w:rPr>
                <w:rFonts w:cs="Arial"/>
                <w:color w:val="0000FF"/>
                <w:lang w:val="fr-FR"/>
              </w:rPr>
              <w:t>24</w:t>
            </w:r>
          </w:p>
          <w:p w14:paraId="66802D68" w14:textId="10319F5D" w:rsidR="005D0FED" w:rsidRPr="00292DEB" w:rsidRDefault="005D0FED" w:rsidP="003E6063">
            <w:pPr>
              <w:spacing w:line="276" w:lineRule="auto"/>
              <w:rPr>
                <w:rFonts w:cs="Arial"/>
                <w:color w:val="0000FF"/>
              </w:rPr>
            </w:pPr>
          </w:p>
        </w:tc>
        <w:tc>
          <w:tcPr>
            <w:tcW w:w="402" w:type="pct"/>
          </w:tcPr>
          <w:p w14:paraId="5327A1CD"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5E5AE877" w14:textId="652BE908" w:rsidR="005D0FED" w:rsidRPr="00292DEB" w:rsidRDefault="005D0FED" w:rsidP="003E6063">
            <w:pPr>
              <w:spacing w:line="276" w:lineRule="auto"/>
              <w:rPr>
                <w:rFonts w:cs="Arial"/>
                <w:color w:val="0000FF"/>
                <w:lang w:val="en-GB"/>
              </w:rPr>
            </w:pPr>
          </w:p>
        </w:tc>
      </w:tr>
      <w:tr w:rsidR="005D0FED" w:rsidRPr="00292DEB" w14:paraId="451129CF" w14:textId="77777777" w:rsidTr="005D0FED">
        <w:tc>
          <w:tcPr>
            <w:tcW w:w="193" w:type="pct"/>
          </w:tcPr>
          <w:p w14:paraId="1C3EEFCF" w14:textId="77777777" w:rsidR="005D0FED" w:rsidRPr="00292DEB" w:rsidRDefault="005D0FED" w:rsidP="003E6063">
            <w:pPr>
              <w:spacing w:line="276" w:lineRule="auto"/>
              <w:jc w:val="left"/>
              <w:rPr>
                <w:rFonts w:cs="Arial"/>
                <w:lang w:val="en-GB"/>
              </w:rPr>
            </w:pPr>
            <w:r w:rsidRPr="00292DEB">
              <w:rPr>
                <w:rFonts w:cs="Arial"/>
                <w:lang w:val="en-GB"/>
              </w:rPr>
              <w:t>EL</w:t>
            </w:r>
          </w:p>
          <w:p w14:paraId="3582ABE5" w14:textId="77777777" w:rsidR="005D0FED" w:rsidRPr="00292DEB" w:rsidRDefault="005D0FED" w:rsidP="003E6063">
            <w:pPr>
              <w:spacing w:line="276" w:lineRule="auto"/>
              <w:jc w:val="left"/>
              <w:rPr>
                <w:rFonts w:cs="Arial"/>
                <w:lang w:val="en-GB"/>
              </w:rPr>
            </w:pPr>
            <w:r w:rsidRPr="00292DEB">
              <w:rPr>
                <w:rFonts w:cs="Arial"/>
                <w:lang w:val="en-GB"/>
              </w:rPr>
              <w:t>EL</w:t>
            </w:r>
          </w:p>
          <w:p w14:paraId="364519EA" w14:textId="710945E8"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43E0ECD1" w14:textId="32881545" w:rsidR="005D0FED" w:rsidRPr="00292DEB" w:rsidRDefault="005D0FED" w:rsidP="003E6063">
            <w:pPr>
              <w:spacing w:line="276" w:lineRule="auto"/>
              <w:ind w:right="141"/>
              <w:rPr>
                <w:rFonts w:cs="Arial"/>
              </w:rPr>
            </w:pPr>
            <w:r w:rsidRPr="00292DEB">
              <w:rPr>
                <w:rFonts w:cs="Arial"/>
              </w:rPr>
              <w:t xml:space="preserve">Nicht anwendbar, da es keine Geldleistungen gibt. </w:t>
            </w:r>
          </w:p>
        </w:tc>
        <w:tc>
          <w:tcPr>
            <w:tcW w:w="1370" w:type="pct"/>
          </w:tcPr>
          <w:p w14:paraId="29A4B715" w14:textId="77777777" w:rsidR="005D0FED" w:rsidRPr="00292DEB" w:rsidRDefault="005D0FED" w:rsidP="003E6063">
            <w:pPr>
              <w:spacing w:line="276" w:lineRule="auto"/>
              <w:rPr>
                <w:rFonts w:cs="Arial"/>
                <w:lang w:val="fr-BE"/>
              </w:rPr>
            </w:pPr>
            <w:r w:rsidRPr="00292DEB">
              <w:rPr>
                <w:rFonts w:cs="Arial"/>
                <w:lang w:val="fr-BE"/>
              </w:rPr>
              <w:t>Non applicable, car il n’y a pas de prestations en espèces.</w:t>
            </w:r>
          </w:p>
          <w:p w14:paraId="659BBA01" w14:textId="082F4306" w:rsidR="005D0FED" w:rsidRPr="00292DEB" w:rsidRDefault="005D0FED" w:rsidP="003E6063">
            <w:pPr>
              <w:spacing w:line="276" w:lineRule="auto"/>
              <w:rPr>
                <w:rFonts w:cs="Arial"/>
                <w:lang w:val="fr-BE"/>
              </w:rPr>
            </w:pPr>
          </w:p>
        </w:tc>
        <w:tc>
          <w:tcPr>
            <w:tcW w:w="1370" w:type="pct"/>
          </w:tcPr>
          <w:p w14:paraId="0A6186C0"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E-XII-25-EL</w:t>
            </w:r>
          </w:p>
          <w:p w14:paraId="4C499AB3" w14:textId="5A7B1ED5" w:rsidR="005D0FED" w:rsidRPr="00292DEB" w:rsidRDefault="005D0FED" w:rsidP="003E6063">
            <w:pPr>
              <w:spacing w:line="276" w:lineRule="auto"/>
              <w:rPr>
                <w:rFonts w:cs="Arial"/>
                <w:iCs/>
                <w:lang w:val="en-GB"/>
              </w:rPr>
            </w:pPr>
            <w:r w:rsidRPr="00292DEB">
              <w:rPr>
                <w:rFonts w:cs="Arial"/>
                <w:color w:val="000000"/>
                <w:lang w:val="en-GB"/>
              </w:rPr>
              <w:t>Not applicable as there are no cash benefits.</w:t>
            </w:r>
          </w:p>
        </w:tc>
        <w:tc>
          <w:tcPr>
            <w:tcW w:w="167" w:type="pct"/>
          </w:tcPr>
          <w:p w14:paraId="37A34AE0" w14:textId="1EDDA75B" w:rsidR="005D0FED" w:rsidRPr="00292DEB" w:rsidRDefault="005D0FED" w:rsidP="003E6063">
            <w:pPr>
              <w:spacing w:line="276" w:lineRule="auto"/>
              <w:rPr>
                <w:rFonts w:cs="Arial"/>
                <w:color w:val="0000FF"/>
                <w:lang w:val="fr-BE"/>
              </w:rPr>
            </w:pPr>
            <w:r w:rsidRPr="00292DEB">
              <w:rPr>
                <w:rFonts w:cs="Arial"/>
                <w:color w:val="0000FF"/>
                <w:lang w:val="fr-FR"/>
              </w:rPr>
              <w:t>12</w:t>
            </w:r>
          </w:p>
        </w:tc>
        <w:tc>
          <w:tcPr>
            <w:tcW w:w="127" w:type="pct"/>
          </w:tcPr>
          <w:p w14:paraId="386A0462" w14:textId="77777777" w:rsidR="005D0FED" w:rsidRPr="00292DEB" w:rsidRDefault="005D0FED" w:rsidP="003E6063">
            <w:pPr>
              <w:spacing w:line="276" w:lineRule="auto"/>
              <w:rPr>
                <w:rFonts w:cs="Arial"/>
                <w:color w:val="0000FF"/>
                <w:lang w:val="fr-FR"/>
              </w:rPr>
            </w:pPr>
            <w:r w:rsidRPr="00292DEB">
              <w:rPr>
                <w:rFonts w:cs="Arial"/>
                <w:color w:val="0000FF"/>
                <w:lang w:val="fr-FR"/>
              </w:rPr>
              <w:t>25</w:t>
            </w:r>
          </w:p>
          <w:p w14:paraId="0E7C4C05" w14:textId="4260B704" w:rsidR="005D0FED" w:rsidRPr="00292DEB" w:rsidRDefault="005D0FED" w:rsidP="003E6063">
            <w:pPr>
              <w:spacing w:line="276" w:lineRule="auto"/>
              <w:rPr>
                <w:rFonts w:cs="Arial"/>
                <w:color w:val="0000FF"/>
                <w:lang w:val="fr-BE"/>
              </w:rPr>
            </w:pPr>
          </w:p>
        </w:tc>
        <w:tc>
          <w:tcPr>
            <w:tcW w:w="402" w:type="pct"/>
          </w:tcPr>
          <w:p w14:paraId="5636F187"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517D0AB9" w14:textId="7A5CD8D5" w:rsidR="005D0FED" w:rsidRPr="00292DEB" w:rsidRDefault="005D0FED" w:rsidP="003E6063">
            <w:pPr>
              <w:spacing w:line="276" w:lineRule="auto"/>
              <w:rPr>
                <w:rFonts w:cs="Arial"/>
                <w:color w:val="0000FF"/>
                <w:lang w:val="fr-BE"/>
              </w:rPr>
            </w:pPr>
          </w:p>
        </w:tc>
      </w:tr>
      <w:tr w:rsidR="005D0FED" w:rsidRPr="00292DEB" w14:paraId="09B9AF4D" w14:textId="77777777" w:rsidTr="005D0FED">
        <w:tc>
          <w:tcPr>
            <w:tcW w:w="193" w:type="pct"/>
          </w:tcPr>
          <w:p w14:paraId="5FDA3E16" w14:textId="77777777" w:rsidR="005D0FED" w:rsidRPr="00292DEB" w:rsidRDefault="005D0FED" w:rsidP="003E6063">
            <w:pPr>
              <w:spacing w:line="276" w:lineRule="auto"/>
              <w:jc w:val="left"/>
              <w:rPr>
                <w:rFonts w:cs="Arial"/>
                <w:lang w:val="en-GB"/>
              </w:rPr>
            </w:pPr>
            <w:r w:rsidRPr="00292DEB">
              <w:rPr>
                <w:rFonts w:cs="Arial"/>
                <w:lang w:val="en-GB"/>
              </w:rPr>
              <w:t>EL</w:t>
            </w:r>
          </w:p>
          <w:p w14:paraId="528CC4EE" w14:textId="77777777" w:rsidR="005D0FED" w:rsidRPr="00292DEB" w:rsidRDefault="005D0FED" w:rsidP="003E6063">
            <w:pPr>
              <w:spacing w:line="276" w:lineRule="auto"/>
              <w:jc w:val="left"/>
              <w:rPr>
                <w:rFonts w:cs="Arial"/>
                <w:lang w:val="en-GB"/>
              </w:rPr>
            </w:pPr>
            <w:r w:rsidRPr="00292DEB">
              <w:rPr>
                <w:rFonts w:cs="Arial"/>
                <w:lang w:val="en-GB"/>
              </w:rPr>
              <w:t>EL</w:t>
            </w:r>
          </w:p>
          <w:p w14:paraId="7BF2A677" w14:textId="7D6BD0B9"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75256A9D" w14:textId="24D58F2D" w:rsidR="005D0FED" w:rsidRPr="00292DEB" w:rsidRDefault="005D0FED" w:rsidP="003E6063">
            <w:pPr>
              <w:spacing w:line="276" w:lineRule="auto"/>
              <w:rPr>
                <w:rFonts w:cs="Arial"/>
              </w:rPr>
            </w:pPr>
            <w:r w:rsidRPr="00292DEB">
              <w:rPr>
                <w:rFonts w:cs="Arial"/>
              </w:rPr>
              <w:t xml:space="preserve">Nicht anwendbar, da es keine Geldleistungen gibt. </w:t>
            </w:r>
          </w:p>
        </w:tc>
        <w:tc>
          <w:tcPr>
            <w:tcW w:w="1370" w:type="pct"/>
          </w:tcPr>
          <w:p w14:paraId="1C6AD702" w14:textId="77777777" w:rsidR="005D0FED" w:rsidRPr="00292DEB" w:rsidRDefault="005D0FED" w:rsidP="003E6063">
            <w:pPr>
              <w:spacing w:line="276" w:lineRule="auto"/>
              <w:rPr>
                <w:rFonts w:cs="Arial"/>
                <w:lang w:val="fr-BE"/>
              </w:rPr>
            </w:pPr>
            <w:r w:rsidRPr="00292DEB">
              <w:rPr>
                <w:rFonts w:cs="Arial"/>
                <w:lang w:val="fr-BE"/>
              </w:rPr>
              <w:t>Non applicable, car il n’y a pas de prestations en espèces.</w:t>
            </w:r>
          </w:p>
          <w:p w14:paraId="7CB57D32" w14:textId="2FE26C8B" w:rsidR="005D0FED" w:rsidRPr="00292DEB" w:rsidRDefault="005D0FED" w:rsidP="003E6063">
            <w:pPr>
              <w:spacing w:line="276" w:lineRule="auto"/>
              <w:rPr>
                <w:rFonts w:cs="Arial"/>
                <w:lang w:val="fr-BE"/>
              </w:rPr>
            </w:pPr>
          </w:p>
        </w:tc>
        <w:tc>
          <w:tcPr>
            <w:tcW w:w="1370" w:type="pct"/>
          </w:tcPr>
          <w:p w14:paraId="73F3D7A8"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E-XII-26-EL</w:t>
            </w:r>
          </w:p>
          <w:p w14:paraId="31F831C1" w14:textId="6CA53905" w:rsidR="005D0FED" w:rsidRPr="00292DEB" w:rsidRDefault="005D0FED" w:rsidP="003E6063">
            <w:pPr>
              <w:spacing w:line="276" w:lineRule="auto"/>
              <w:rPr>
                <w:rFonts w:cs="Arial"/>
                <w:iCs/>
                <w:lang w:val="en-GB"/>
              </w:rPr>
            </w:pPr>
            <w:r w:rsidRPr="00292DEB">
              <w:rPr>
                <w:rFonts w:cs="Arial"/>
                <w:color w:val="000000"/>
                <w:lang w:val="en-GB"/>
              </w:rPr>
              <w:t>Not applicable as there are no cash benefits.</w:t>
            </w:r>
          </w:p>
        </w:tc>
        <w:tc>
          <w:tcPr>
            <w:tcW w:w="167" w:type="pct"/>
          </w:tcPr>
          <w:p w14:paraId="20B92B85" w14:textId="6EB132FB" w:rsidR="005D0FED" w:rsidRPr="00292DEB" w:rsidRDefault="005D0FED" w:rsidP="003E6063">
            <w:pPr>
              <w:spacing w:line="276" w:lineRule="auto"/>
              <w:rPr>
                <w:rFonts w:cs="Arial"/>
                <w:color w:val="0000FF"/>
                <w:lang w:val="fr-BE"/>
              </w:rPr>
            </w:pPr>
            <w:r w:rsidRPr="00292DEB">
              <w:rPr>
                <w:rFonts w:cs="Arial"/>
                <w:color w:val="0000FF"/>
                <w:lang w:val="fr-FR"/>
              </w:rPr>
              <w:t>12</w:t>
            </w:r>
          </w:p>
        </w:tc>
        <w:tc>
          <w:tcPr>
            <w:tcW w:w="127" w:type="pct"/>
          </w:tcPr>
          <w:p w14:paraId="03EBEB5C" w14:textId="77777777" w:rsidR="005D0FED" w:rsidRPr="00292DEB" w:rsidRDefault="005D0FED" w:rsidP="003E6063">
            <w:pPr>
              <w:spacing w:line="276" w:lineRule="auto"/>
              <w:rPr>
                <w:rFonts w:cs="Arial"/>
                <w:color w:val="0000FF"/>
                <w:lang w:val="fr-FR"/>
              </w:rPr>
            </w:pPr>
            <w:r w:rsidRPr="00292DEB">
              <w:rPr>
                <w:rFonts w:cs="Arial"/>
                <w:color w:val="0000FF"/>
                <w:lang w:val="fr-FR"/>
              </w:rPr>
              <w:t>26</w:t>
            </w:r>
          </w:p>
          <w:p w14:paraId="7AC74BBA" w14:textId="1EFDA692" w:rsidR="005D0FED" w:rsidRPr="00292DEB" w:rsidRDefault="005D0FED" w:rsidP="003E6063">
            <w:pPr>
              <w:spacing w:line="276" w:lineRule="auto"/>
              <w:rPr>
                <w:rFonts w:cs="Arial"/>
                <w:color w:val="0000FF"/>
                <w:lang w:val="fr-BE"/>
              </w:rPr>
            </w:pPr>
          </w:p>
        </w:tc>
        <w:tc>
          <w:tcPr>
            <w:tcW w:w="402" w:type="pct"/>
          </w:tcPr>
          <w:p w14:paraId="7935A99C"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4AB12A89" w14:textId="0CB0E45E" w:rsidR="005D0FED" w:rsidRPr="00292DEB" w:rsidRDefault="005D0FED" w:rsidP="003E6063">
            <w:pPr>
              <w:spacing w:line="276" w:lineRule="auto"/>
              <w:rPr>
                <w:rFonts w:cs="Arial"/>
                <w:color w:val="0000FF"/>
                <w:lang w:val="fr-BE"/>
              </w:rPr>
            </w:pPr>
          </w:p>
        </w:tc>
      </w:tr>
      <w:tr w:rsidR="005D0FED" w:rsidRPr="00292DEB" w14:paraId="20332028" w14:textId="77777777" w:rsidTr="005D0FED">
        <w:tc>
          <w:tcPr>
            <w:tcW w:w="193" w:type="pct"/>
          </w:tcPr>
          <w:p w14:paraId="1E5C46F2" w14:textId="77777777" w:rsidR="005D0FED" w:rsidRPr="00292DEB" w:rsidRDefault="005D0FED" w:rsidP="003E6063">
            <w:pPr>
              <w:spacing w:line="276" w:lineRule="auto"/>
              <w:jc w:val="left"/>
              <w:rPr>
                <w:rFonts w:cs="Arial"/>
                <w:lang w:val="en-GB"/>
              </w:rPr>
            </w:pPr>
            <w:r w:rsidRPr="00292DEB">
              <w:rPr>
                <w:rFonts w:cs="Arial"/>
                <w:lang w:val="en-GB"/>
              </w:rPr>
              <w:t>EL</w:t>
            </w:r>
          </w:p>
          <w:p w14:paraId="551A6D55" w14:textId="77777777" w:rsidR="005D0FED" w:rsidRPr="00292DEB" w:rsidRDefault="005D0FED" w:rsidP="003E6063">
            <w:pPr>
              <w:spacing w:line="276" w:lineRule="auto"/>
              <w:jc w:val="left"/>
              <w:rPr>
                <w:rFonts w:cs="Arial"/>
                <w:lang w:val="en-GB"/>
              </w:rPr>
            </w:pPr>
            <w:r w:rsidRPr="00292DEB">
              <w:rPr>
                <w:rFonts w:cs="Arial"/>
                <w:lang w:val="en-GB"/>
              </w:rPr>
              <w:t>EL</w:t>
            </w:r>
          </w:p>
          <w:p w14:paraId="54A1A450" w14:textId="71E1314A"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14602B64" w14:textId="75FB509A" w:rsidR="005D0FED" w:rsidRPr="00292DEB" w:rsidRDefault="005D0FED" w:rsidP="003E6063">
            <w:pPr>
              <w:spacing w:line="276" w:lineRule="auto"/>
              <w:rPr>
                <w:rFonts w:cs="Arial"/>
              </w:rPr>
            </w:pPr>
            <w:r w:rsidRPr="00292DEB">
              <w:rPr>
                <w:rFonts w:cs="Arial"/>
              </w:rPr>
              <w:t>Nicht anwendbar.</w:t>
            </w:r>
          </w:p>
        </w:tc>
        <w:tc>
          <w:tcPr>
            <w:tcW w:w="1370" w:type="pct"/>
          </w:tcPr>
          <w:p w14:paraId="08A3799F" w14:textId="2F8D2BDC" w:rsidR="005D0FED" w:rsidRPr="00292DEB" w:rsidRDefault="005D0FED" w:rsidP="003E6063">
            <w:pPr>
              <w:spacing w:line="276" w:lineRule="auto"/>
              <w:rPr>
                <w:rFonts w:cs="Arial"/>
                <w:lang w:val="fr-BE"/>
              </w:rPr>
            </w:pPr>
            <w:r w:rsidRPr="00292DEB">
              <w:rPr>
                <w:rFonts w:cs="Arial"/>
                <w:lang w:val="fr-BE"/>
              </w:rPr>
              <w:t>Non applicable.</w:t>
            </w:r>
          </w:p>
        </w:tc>
        <w:tc>
          <w:tcPr>
            <w:tcW w:w="1370" w:type="pct"/>
          </w:tcPr>
          <w:p w14:paraId="48DC9841" w14:textId="77777777" w:rsidR="005D0FED" w:rsidRPr="00292DEB" w:rsidRDefault="005D0FED" w:rsidP="003E6063">
            <w:pPr>
              <w:pStyle w:val="Normal0"/>
              <w:pBdr>
                <w:top w:val="nil"/>
                <w:left w:val="nil"/>
                <w:bottom w:val="nil"/>
                <w:right w:val="nil"/>
                <w:between w:val="nil"/>
              </w:pBdr>
              <w:spacing w:after="0"/>
              <w:rPr>
                <w:color w:val="000000"/>
                <w:sz w:val="15"/>
                <w:szCs w:val="15"/>
              </w:rPr>
            </w:pPr>
            <w:r w:rsidRPr="00292DEB">
              <w:rPr>
                <w:b/>
                <w:color w:val="FF0000"/>
                <w:sz w:val="15"/>
                <w:szCs w:val="15"/>
              </w:rPr>
              <w:t>E-XII-27-EL</w:t>
            </w:r>
          </w:p>
          <w:p w14:paraId="61582A2E" w14:textId="51C9CB7B" w:rsidR="005D0FED" w:rsidRPr="00292DEB" w:rsidRDefault="005D0FED" w:rsidP="003E6063">
            <w:pPr>
              <w:spacing w:line="276" w:lineRule="auto"/>
              <w:rPr>
                <w:rFonts w:cs="Arial"/>
                <w:iCs/>
                <w:lang w:val="fr-FR"/>
              </w:rPr>
            </w:pPr>
            <w:r w:rsidRPr="00292DEB">
              <w:rPr>
                <w:rFonts w:cs="Arial"/>
                <w:bCs/>
              </w:rPr>
              <w:t>Not applicable.</w:t>
            </w:r>
          </w:p>
        </w:tc>
        <w:tc>
          <w:tcPr>
            <w:tcW w:w="167" w:type="pct"/>
          </w:tcPr>
          <w:p w14:paraId="22343EC2" w14:textId="3CAE9E28" w:rsidR="005D0FED" w:rsidRPr="00292DEB" w:rsidRDefault="005D0FED" w:rsidP="003E6063">
            <w:pPr>
              <w:spacing w:line="276" w:lineRule="auto"/>
              <w:rPr>
                <w:rFonts w:cs="Arial"/>
                <w:color w:val="0000FF"/>
                <w:lang w:val="fr-BE"/>
              </w:rPr>
            </w:pPr>
            <w:r w:rsidRPr="00292DEB">
              <w:rPr>
                <w:rFonts w:cs="Arial"/>
                <w:color w:val="0000FF"/>
                <w:lang w:val="fr-FR"/>
              </w:rPr>
              <w:t>12</w:t>
            </w:r>
          </w:p>
        </w:tc>
        <w:tc>
          <w:tcPr>
            <w:tcW w:w="127" w:type="pct"/>
          </w:tcPr>
          <w:p w14:paraId="2C98CD25" w14:textId="77777777" w:rsidR="005D0FED" w:rsidRPr="00292DEB" w:rsidRDefault="005D0FED" w:rsidP="003E6063">
            <w:pPr>
              <w:spacing w:line="276" w:lineRule="auto"/>
              <w:rPr>
                <w:rFonts w:cs="Arial"/>
                <w:color w:val="0000FF"/>
                <w:lang w:val="fr-FR"/>
              </w:rPr>
            </w:pPr>
            <w:r w:rsidRPr="00292DEB">
              <w:rPr>
                <w:rFonts w:cs="Arial"/>
                <w:color w:val="0000FF"/>
                <w:lang w:val="fr-FR"/>
              </w:rPr>
              <w:t>27</w:t>
            </w:r>
          </w:p>
          <w:p w14:paraId="495869A0" w14:textId="11F62FEA" w:rsidR="005D0FED" w:rsidRPr="00292DEB" w:rsidRDefault="005D0FED" w:rsidP="003E6063">
            <w:pPr>
              <w:spacing w:line="276" w:lineRule="auto"/>
              <w:rPr>
                <w:rFonts w:cs="Arial"/>
                <w:color w:val="0000FF"/>
                <w:lang w:val="fr-BE"/>
              </w:rPr>
            </w:pPr>
          </w:p>
        </w:tc>
        <w:tc>
          <w:tcPr>
            <w:tcW w:w="402" w:type="pct"/>
          </w:tcPr>
          <w:p w14:paraId="707B3452" w14:textId="77777777" w:rsidR="005D0FED" w:rsidRPr="00292DEB" w:rsidRDefault="005D0FED" w:rsidP="003E6063">
            <w:pPr>
              <w:spacing w:line="276" w:lineRule="auto"/>
              <w:rPr>
                <w:rFonts w:cs="Arial"/>
                <w:color w:val="0000FF"/>
                <w:lang w:val="en-GB"/>
              </w:rPr>
            </w:pPr>
            <w:r w:rsidRPr="00292DEB">
              <w:rPr>
                <w:rFonts w:cs="Arial"/>
                <w:color w:val="0000FF"/>
                <w:lang w:val="en-GB"/>
              </w:rPr>
              <w:t>GREECE</w:t>
            </w:r>
          </w:p>
          <w:p w14:paraId="5FD8EE19" w14:textId="7D02D390" w:rsidR="005D0FED" w:rsidRPr="00292DEB" w:rsidRDefault="005D0FED" w:rsidP="003E6063">
            <w:pPr>
              <w:spacing w:line="276" w:lineRule="auto"/>
              <w:rPr>
                <w:rFonts w:cs="Arial"/>
                <w:color w:val="0000FF"/>
                <w:lang w:val="fr-BE"/>
              </w:rPr>
            </w:pPr>
          </w:p>
        </w:tc>
      </w:tr>
      <w:tr w:rsidR="005D0FED" w:rsidRPr="00292DEB" w14:paraId="00C428E9" w14:textId="77777777" w:rsidTr="005D0FED">
        <w:tc>
          <w:tcPr>
            <w:tcW w:w="193" w:type="pct"/>
          </w:tcPr>
          <w:p w14:paraId="6698A10D" w14:textId="77777777" w:rsidR="005D0FED" w:rsidRPr="00292DEB" w:rsidRDefault="005D0FED" w:rsidP="003E6063">
            <w:pPr>
              <w:spacing w:line="276" w:lineRule="auto"/>
              <w:jc w:val="left"/>
              <w:rPr>
                <w:rFonts w:cs="Arial"/>
                <w:lang w:val="en-GB"/>
              </w:rPr>
            </w:pPr>
            <w:r w:rsidRPr="00292DEB">
              <w:rPr>
                <w:rFonts w:cs="Arial"/>
                <w:lang w:val="en-GB"/>
              </w:rPr>
              <w:t>EL</w:t>
            </w:r>
          </w:p>
          <w:p w14:paraId="08675481" w14:textId="77777777" w:rsidR="005D0FED" w:rsidRPr="00292DEB" w:rsidRDefault="005D0FED" w:rsidP="003E6063">
            <w:pPr>
              <w:spacing w:line="276" w:lineRule="auto"/>
              <w:jc w:val="left"/>
              <w:rPr>
                <w:rFonts w:cs="Arial"/>
                <w:lang w:val="en-GB"/>
              </w:rPr>
            </w:pPr>
            <w:r w:rsidRPr="00292DEB">
              <w:rPr>
                <w:rFonts w:cs="Arial"/>
                <w:lang w:val="en-GB"/>
              </w:rPr>
              <w:t>EL</w:t>
            </w:r>
          </w:p>
          <w:p w14:paraId="7351853B" w14:textId="7F219819"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1971251E" w14:textId="55D86080" w:rsidR="005D0FED" w:rsidRPr="00292DEB" w:rsidRDefault="005D0FED" w:rsidP="003E6063">
            <w:pPr>
              <w:spacing w:line="276" w:lineRule="auto"/>
              <w:rPr>
                <w:rFonts w:cs="Arial"/>
              </w:rPr>
            </w:pPr>
            <w:r w:rsidRPr="00292DEB">
              <w:rPr>
                <w:rFonts w:cs="Arial"/>
              </w:rPr>
              <w:t>Nicht anwendbar, da es keine Geldleistungen gibt.</w:t>
            </w:r>
          </w:p>
        </w:tc>
        <w:tc>
          <w:tcPr>
            <w:tcW w:w="1370" w:type="pct"/>
          </w:tcPr>
          <w:p w14:paraId="24A9ACF8" w14:textId="7ED24AB4" w:rsidR="005D0FED" w:rsidRPr="00292DEB" w:rsidRDefault="005D0FED" w:rsidP="003E6063">
            <w:pPr>
              <w:spacing w:line="276" w:lineRule="auto"/>
              <w:rPr>
                <w:rFonts w:cs="Arial"/>
                <w:lang w:val="fr-BE"/>
              </w:rPr>
            </w:pPr>
            <w:r w:rsidRPr="00292DEB">
              <w:rPr>
                <w:rFonts w:eastAsia="Calibri" w:cs="Arial"/>
                <w:lang w:val="fr-BE"/>
              </w:rPr>
              <w:t>Non applicable car il n’y a pas de prestations en espèces.</w:t>
            </w:r>
          </w:p>
        </w:tc>
        <w:tc>
          <w:tcPr>
            <w:tcW w:w="1370" w:type="pct"/>
          </w:tcPr>
          <w:p w14:paraId="426926BF" w14:textId="77777777" w:rsidR="005D0FED" w:rsidRPr="00292DEB" w:rsidRDefault="005D0FED" w:rsidP="003E6063">
            <w:pPr>
              <w:pStyle w:val="Normal0"/>
              <w:pBdr>
                <w:top w:val="nil"/>
                <w:left w:val="nil"/>
                <w:bottom w:val="nil"/>
                <w:right w:val="nil"/>
                <w:between w:val="nil"/>
              </w:pBdr>
              <w:spacing w:after="0"/>
              <w:rPr>
                <w:color w:val="000000"/>
                <w:sz w:val="15"/>
                <w:szCs w:val="15"/>
                <w:lang w:val="en-GB"/>
              </w:rPr>
            </w:pPr>
            <w:r w:rsidRPr="00292DEB">
              <w:rPr>
                <w:b/>
                <w:color w:val="FF0000"/>
                <w:sz w:val="15"/>
                <w:szCs w:val="15"/>
                <w:lang w:val="en-GB"/>
              </w:rPr>
              <w:t>E-XII-28-EL</w:t>
            </w:r>
          </w:p>
          <w:p w14:paraId="1C5D5AFF" w14:textId="57004E1E" w:rsidR="005D0FED" w:rsidRPr="00292DEB" w:rsidRDefault="005D0FED" w:rsidP="003E6063">
            <w:pPr>
              <w:spacing w:line="276" w:lineRule="auto"/>
              <w:rPr>
                <w:rFonts w:cs="Arial"/>
                <w:iCs/>
                <w:lang w:val="en-GB"/>
              </w:rPr>
            </w:pPr>
            <w:r w:rsidRPr="00292DEB">
              <w:rPr>
                <w:rFonts w:cs="Arial"/>
                <w:color w:val="000000"/>
                <w:lang w:val="en-GB"/>
              </w:rPr>
              <w:t>Not applicable as there are no cash benefits.</w:t>
            </w:r>
          </w:p>
        </w:tc>
        <w:tc>
          <w:tcPr>
            <w:tcW w:w="167" w:type="pct"/>
          </w:tcPr>
          <w:p w14:paraId="4478A541" w14:textId="429DE5F5"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6368866D" w14:textId="11A3F823" w:rsidR="005D0FED" w:rsidRPr="00292DEB" w:rsidRDefault="005D0FED" w:rsidP="003E6063">
            <w:pPr>
              <w:spacing w:line="276" w:lineRule="auto"/>
              <w:rPr>
                <w:rFonts w:cs="Arial"/>
                <w:color w:val="0000FF"/>
              </w:rPr>
            </w:pPr>
            <w:r w:rsidRPr="00292DEB">
              <w:rPr>
                <w:rFonts w:cs="Arial"/>
                <w:color w:val="0000FF"/>
              </w:rPr>
              <w:t>28</w:t>
            </w:r>
          </w:p>
        </w:tc>
        <w:tc>
          <w:tcPr>
            <w:tcW w:w="402" w:type="pct"/>
          </w:tcPr>
          <w:p w14:paraId="3BF9FF4E" w14:textId="0B0A2396"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18DB7520" w14:textId="77777777" w:rsidTr="005D0FED">
        <w:tc>
          <w:tcPr>
            <w:tcW w:w="193" w:type="pct"/>
          </w:tcPr>
          <w:p w14:paraId="7AEABD32" w14:textId="141B79C9"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6EF043E6" w14:textId="77777777" w:rsidR="005D0FED" w:rsidRPr="00292DEB" w:rsidRDefault="005D0FED" w:rsidP="003E6063">
            <w:pPr>
              <w:spacing w:line="276" w:lineRule="auto"/>
              <w:ind w:right="141"/>
              <w:rPr>
                <w:rFonts w:cs="Arial"/>
              </w:rPr>
            </w:pPr>
            <w:r w:rsidRPr="00292DEB">
              <w:rPr>
                <w:rFonts w:cs="Arial"/>
              </w:rPr>
              <w:t>Kein eigenständiges, gesondertes Langzeitpflegesystem. Langzeitpflege wird für alle Einwohner durch Programme/Leistungen bereitgestellt, die entweder unter die Invaliditäts- und Altersfürsorgesysteme oder unter die Sozialhilfesysteme fallen.</w:t>
            </w:r>
          </w:p>
          <w:p w14:paraId="1A69207A" w14:textId="6488CB68" w:rsidR="005D0FED" w:rsidRPr="00292DEB" w:rsidRDefault="005D0FED" w:rsidP="003E6063">
            <w:pPr>
              <w:spacing w:line="276" w:lineRule="auto"/>
              <w:rPr>
                <w:rFonts w:cs="Arial"/>
              </w:rPr>
            </w:pPr>
          </w:p>
        </w:tc>
        <w:tc>
          <w:tcPr>
            <w:tcW w:w="1370" w:type="pct"/>
          </w:tcPr>
          <w:p w14:paraId="4E0F9ECB" w14:textId="1269B6B5" w:rsidR="005D0FED" w:rsidRPr="00292DEB" w:rsidRDefault="005D0FED" w:rsidP="003E6063">
            <w:pPr>
              <w:spacing w:line="276" w:lineRule="auto"/>
              <w:rPr>
                <w:rFonts w:cs="Arial"/>
                <w:lang w:val="fr-BE"/>
              </w:rPr>
            </w:pPr>
            <w:r w:rsidRPr="00292DEB">
              <w:rPr>
                <w:rFonts w:cs="Arial"/>
                <w:lang w:val="fr-BE"/>
              </w:rPr>
              <w:t xml:space="preserve">Pas de branche unique et distincte pour les soins de longue durée. Ceux-ci sont assurés à tous les résidents par le biais de programmes/prestations qui relèvent soit des régimes « invalidité » et « vieillesse » soit des régimes d’aide sociale. </w:t>
            </w:r>
          </w:p>
        </w:tc>
        <w:tc>
          <w:tcPr>
            <w:tcW w:w="1370" w:type="pct"/>
          </w:tcPr>
          <w:p w14:paraId="484BAD9C" w14:textId="4136595B" w:rsidR="005D0FED" w:rsidRPr="00292DEB" w:rsidRDefault="005D0FED" w:rsidP="003E6063">
            <w:pPr>
              <w:spacing w:line="276" w:lineRule="auto"/>
              <w:rPr>
                <w:rFonts w:cs="Arial"/>
                <w:iCs/>
                <w:lang w:val="en-GB"/>
              </w:rPr>
            </w:pPr>
            <w:r w:rsidRPr="00292DEB">
              <w:rPr>
                <w:rFonts w:cs="Arial"/>
                <w:iCs/>
                <w:lang w:val="en-GB"/>
              </w:rPr>
              <w:t>No single, discrete long-term care system. Long-term care is provided to all residents through programmes/benefits which are either under the invalidity and old-age schemes or under social welfare schemes.</w:t>
            </w:r>
          </w:p>
        </w:tc>
        <w:tc>
          <w:tcPr>
            <w:tcW w:w="167" w:type="pct"/>
          </w:tcPr>
          <w:p w14:paraId="1A5007AD" w14:textId="75F4D2EC"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0B432EB3" w14:textId="340451A9" w:rsidR="005D0FED" w:rsidRPr="00292DEB" w:rsidRDefault="005D0FED" w:rsidP="003E6063">
            <w:pPr>
              <w:spacing w:line="276" w:lineRule="auto"/>
              <w:rPr>
                <w:rFonts w:cs="Arial"/>
                <w:color w:val="0000FF"/>
              </w:rPr>
            </w:pPr>
            <w:r w:rsidRPr="00292DEB">
              <w:rPr>
                <w:rFonts w:cs="Arial"/>
                <w:color w:val="0000FF"/>
                <w:lang w:val="fr-FR"/>
              </w:rPr>
              <w:t>29</w:t>
            </w:r>
          </w:p>
        </w:tc>
        <w:tc>
          <w:tcPr>
            <w:tcW w:w="402" w:type="pct"/>
          </w:tcPr>
          <w:p w14:paraId="2B633B02" w14:textId="19C156BD"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62930ED5" w14:textId="77777777" w:rsidTr="005D0FED">
        <w:tc>
          <w:tcPr>
            <w:tcW w:w="193" w:type="pct"/>
          </w:tcPr>
          <w:p w14:paraId="558DDA8C" w14:textId="7D9A400D"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3E061D8D" w14:textId="2F061609" w:rsidR="005D0FED" w:rsidRPr="00292DEB" w:rsidRDefault="005D0FED" w:rsidP="003E6063">
            <w:pPr>
              <w:spacing w:line="276" w:lineRule="auto"/>
              <w:rPr>
                <w:rFonts w:cs="Arial"/>
              </w:rPr>
            </w:pPr>
            <w:r w:rsidRPr="00292DEB">
              <w:rPr>
                <w:rFonts w:cs="Arial"/>
              </w:rPr>
              <w:t>Es gibt kein einheitliches, eigenständiges System für die Langzeitpflege. In den meisten Fällen ist es wohnsitz- und steuerabhängig.</w:t>
            </w:r>
          </w:p>
        </w:tc>
        <w:tc>
          <w:tcPr>
            <w:tcW w:w="1370" w:type="pct"/>
          </w:tcPr>
          <w:p w14:paraId="5B167BC7" w14:textId="77777777" w:rsidR="005D0FED" w:rsidRPr="00292DEB" w:rsidRDefault="005D0FED" w:rsidP="003E6063">
            <w:pPr>
              <w:spacing w:line="276" w:lineRule="auto"/>
              <w:rPr>
                <w:rFonts w:cs="Arial"/>
                <w:lang w:val="fr-BE"/>
              </w:rPr>
            </w:pPr>
            <w:r w:rsidRPr="00292DEB">
              <w:rPr>
                <w:rFonts w:cs="Arial"/>
                <w:lang w:val="fr-BE"/>
              </w:rPr>
              <w:t>Pas de branche unique et distincte pour les soins de longue durée. Le système est le plus souvent fondé sur la résidence et sur l’impôt.</w:t>
            </w:r>
          </w:p>
          <w:p w14:paraId="0BA88B42" w14:textId="1788183C" w:rsidR="005D0FED" w:rsidRPr="00292DEB" w:rsidRDefault="005D0FED" w:rsidP="003E6063">
            <w:pPr>
              <w:spacing w:line="276" w:lineRule="auto"/>
              <w:rPr>
                <w:rFonts w:cs="Arial"/>
                <w:lang w:val="fr-BE"/>
              </w:rPr>
            </w:pPr>
          </w:p>
        </w:tc>
        <w:tc>
          <w:tcPr>
            <w:tcW w:w="1370" w:type="pct"/>
          </w:tcPr>
          <w:p w14:paraId="5BF31F11" w14:textId="1A443100" w:rsidR="005D0FED" w:rsidRPr="00292DEB" w:rsidRDefault="005D0FED" w:rsidP="003E6063">
            <w:pPr>
              <w:spacing w:line="276" w:lineRule="auto"/>
              <w:rPr>
                <w:rFonts w:cs="Arial"/>
                <w:iCs/>
                <w:lang w:val="en-GB"/>
              </w:rPr>
            </w:pPr>
            <w:r w:rsidRPr="00292DEB">
              <w:rPr>
                <w:rFonts w:cs="Arial"/>
                <w:iCs/>
                <w:lang w:val="en-GB"/>
              </w:rPr>
              <w:t>No single, discrete long-term care system. In most cases, it is residence based and tax-based.</w:t>
            </w:r>
          </w:p>
        </w:tc>
        <w:tc>
          <w:tcPr>
            <w:tcW w:w="167" w:type="pct"/>
          </w:tcPr>
          <w:p w14:paraId="18FBC2F1" w14:textId="2F921F9A"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0D726362" w14:textId="28177FCA" w:rsidR="005D0FED" w:rsidRPr="00292DEB" w:rsidRDefault="005D0FED" w:rsidP="003E6063">
            <w:pPr>
              <w:spacing w:line="276" w:lineRule="auto"/>
              <w:rPr>
                <w:rFonts w:cs="Arial"/>
                <w:color w:val="0000FF"/>
              </w:rPr>
            </w:pPr>
            <w:r w:rsidRPr="00292DEB">
              <w:rPr>
                <w:rFonts w:cs="Arial"/>
                <w:color w:val="0000FF"/>
              </w:rPr>
              <w:t>30</w:t>
            </w:r>
          </w:p>
        </w:tc>
        <w:tc>
          <w:tcPr>
            <w:tcW w:w="402" w:type="pct"/>
          </w:tcPr>
          <w:p w14:paraId="785B532E" w14:textId="702B68F1"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4BCC5A5E" w14:textId="77777777" w:rsidTr="005D0FED">
        <w:tc>
          <w:tcPr>
            <w:tcW w:w="193" w:type="pct"/>
          </w:tcPr>
          <w:p w14:paraId="45330E8D" w14:textId="059B2472"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52C20812" w14:textId="35500DD4" w:rsidR="005D0FED" w:rsidRPr="00292DEB" w:rsidRDefault="005D0FED" w:rsidP="003E6063">
            <w:pPr>
              <w:spacing w:line="276" w:lineRule="auto"/>
              <w:rPr>
                <w:rFonts w:cs="Arial"/>
              </w:rPr>
            </w:pPr>
            <w:r w:rsidRPr="00292DEB">
              <w:rPr>
                <w:rFonts w:cs="Arial"/>
              </w:rPr>
              <w:t>Nicht anwendbar.</w:t>
            </w:r>
          </w:p>
        </w:tc>
        <w:tc>
          <w:tcPr>
            <w:tcW w:w="1370" w:type="pct"/>
          </w:tcPr>
          <w:p w14:paraId="78BC7400" w14:textId="42EB36FD" w:rsidR="005D0FED" w:rsidRPr="00292DEB" w:rsidRDefault="005D0FED" w:rsidP="003E6063">
            <w:pPr>
              <w:spacing w:line="276" w:lineRule="auto"/>
              <w:rPr>
                <w:rFonts w:cs="Arial"/>
                <w:lang w:val="fr-BE"/>
              </w:rPr>
            </w:pPr>
            <w:r w:rsidRPr="00292DEB">
              <w:rPr>
                <w:rFonts w:cs="Arial"/>
                <w:lang w:val="fr-BE"/>
              </w:rPr>
              <w:t>Non applicable.</w:t>
            </w:r>
          </w:p>
        </w:tc>
        <w:tc>
          <w:tcPr>
            <w:tcW w:w="1370" w:type="pct"/>
          </w:tcPr>
          <w:p w14:paraId="45188918" w14:textId="77777777" w:rsidR="005D0FED" w:rsidRPr="00292DEB" w:rsidRDefault="005D0FED" w:rsidP="003E6063">
            <w:pPr>
              <w:rPr>
                <w:rFonts w:cs="Arial"/>
                <w:i/>
                <w:iCs/>
              </w:rPr>
            </w:pPr>
            <w:r w:rsidRPr="00292DEB">
              <w:rPr>
                <w:rFonts w:cs="Arial"/>
                <w:iCs/>
              </w:rPr>
              <w:t>Not applicable.</w:t>
            </w:r>
          </w:p>
          <w:p w14:paraId="70BB1F8E" w14:textId="6C6A5045" w:rsidR="005D0FED" w:rsidRPr="00292DEB" w:rsidRDefault="005D0FED" w:rsidP="003E6063">
            <w:pPr>
              <w:spacing w:line="276" w:lineRule="auto"/>
              <w:rPr>
                <w:rFonts w:cs="Arial"/>
                <w:iCs/>
              </w:rPr>
            </w:pPr>
          </w:p>
        </w:tc>
        <w:tc>
          <w:tcPr>
            <w:tcW w:w="167" w:type="pct"/>
          </w:tcPr>
          <w:p w14:paraId="55B678A8" w14:textId="7C1D8F94"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543F986D" w14:textId="25CBC34A" w:rsidR="005D0FED" w:rsidRPr="00292DEB" w:rsidRDefault="005D0FED" w:rsidP="003E6063">
            <w:pPr>
              <w:spacing w:line="276" w:lineRule="auto"/>
              <w:rPr>
                <w:rFonts w:cs="Arial"/>
                <w:color w:val="0000FF"/>
              </w:rPr>
            </w:pPr>
            <w:r w:rsidRPr="00292DEB">
              <w:rPr>
                <w:rFonts w:cs="Arial"/>
                <w:color w:val="0000FF"/>
              </w:rPr>
              <w:t>31</w:t>
            </w:r>
          </w:p>
        </w:tc>
        <w:tc>
          <w:tcPr>
            <w:tcW w:w="402" w:type="pct"/>
          </w:tcPr>
          <w:p w14:paraId="26C76DCF" w14:textId="166898AC"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36C2114F" w14:textId="77777777" w:rsidTr="005D0FED">
        <w:tc>
          <w:tcPr>
            <w:tcW w:w="193" w:type="pct"/>
          </w:tcPr>
          <w:p w14:paraId="510E9D60" w14:textId="38EA7C2F"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38B85A3F" w14:textId="00EF963D" w:rsidR="005D0FED" w:rsidRPr="00292DEB" w:rsidRDefault="005D0FED" w:rsidP="003E6063">
            <w:pPr>
              <w:spacing w:line="276" w:lineRule="auto"/>
              <w:rPr>
                <w:rFonts w:cs="Arial"/>
              </w:rPr>
            </w:pPr>
            <w:r w:rsidRPr="00292DEB">
              <w:rPr>
                <w:rFonts w:cs="Arial"/>
              </w:rPr>
              <w:t>Dieselben wie für Arbeitnehmer.</w:t>
            </w:r>
          </w:p>
        </w:tc>
        <w:tc>
          <w:tcPr>
            <w:tcW w:w="1370" w:type="pct"/>
          </w:tcPr>
          <w:p w14:paraId="136AEBB8" w14:textId="02634229" w:rsidR="005D0FED" w:rsidRPr="00292DEB" w:rsidRDefault="005D0FED" w:rsidP="003E6063">
            <w:pPr>
              <w:spacing w:line="276" w:lineRule="auto"/>
              <w:rPr>
                <w:rFonts w:cs="Arial"/>
                <w:lang w:val="fr-BE"/>
              </w:rPr>
            </w:pPr>
            <w:r w:rsidRPr="00292DEB">
              <w:rPr>
                <w:rFonts w:cs="Arial"/>
                <w:lang w:val="fr-BE"/>
              </w:rPr>
              <w:t>Mêmes que pour les salariés.</w:t>
            </w:r>
          </w:p>
        </w:tc>
        <w:tc>
          <w:tcPr>
            <w:tcW w:w="1370" w:type="pct"/>
          </w:tcPr>
          <w:p w14:paraId="59502B1E" w14:textId="77777777" w:rsidR="005D0FED" w:rsidRPr="00292DEB" w:rsidRDefault="005D0FED" w:rsidP="003E6063">
            <w:pPr>
              <w:rPr>
                <w:rFonts w:cs="Arial"/>
                <w:i/>
                <w:iCs/>
              </w:rPr>
            </w:pPr>
            <w:r w:rsidRPr="00292DEB">
              <w:rPr>
                <w:rFonts w:cs="Arial"/>
                <w:iCs/>
              </w:rPr>
              <w:t>Same as for employees.</w:t>
            </w:r>
          </w:p>
          <w:p w14:paraId="07E1BA9A" w14:textId="286EF3A9" w:rsidR="005D0FED" w:rsidRPr="00292DEB" w:rsidRDefault="005D0FED" w:rsidP="003E6063">
            <w:pPr>
              <w:spacing w:line="276" w:lineRule="auto"/>
              <w:rPr>
                <w:rFonts w:cs="Arial"/>
                <w:iCs/>
              </w:rPr>
            </w:pPr>
          </w:p>
        </w:tc>
        <w:tc>
          <w:tcPr>
            <w:tcW w:w="167" w:type="pct"/>
          </w:tcPr>
          <w:p w14:paraId="79C067BB" w14:textId="65CF63AB"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65585D34" w14:textId="18ED6972" w:rsidR="005D0FED" w:rsidRPr="00292DEB" w:rsidRDefault="005D0FED" w:rsidP="003E6063">
            <w:pPr>
              <w:spacing w:line="276" w:lineRule="auto"/>
              <w:rPr>
                <w:rFonts w:cs="Arial"/>
                <w:color w:val="0000FF"/>
              </w:rPr>
            </w:pPr>
            <w:r w:rsidRPr="00292DEB">
              <w:rPr>
                <w:rFonts w:cs="Arial"/>
                <w:color w:val="0000FF"/>
              </w:rPr>
              <w:t>32</w:t>
            </w:r>
          </w:p>
        </w:tc>
        <w:tc>
          <w:tcPr>
            <w:tcW w:w="402" w:type="pct"/>
          </w:tcPr>
          <w:p w14:paraId="09FC7FDE" w14:textId="10E4F245"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25269749" w14:textId="77777777" w:rsidTr="005D0FED">
        <w:tc>
          <w:tcPr>
            <w:tcW w:w="193" w:type="pct"/>
          </w:tcPr>
          <w:p w14:paraId="5DD9B4B6" w14:textId="7B3C7015"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03F69199" w14:textId="34EDC183" w:rsidR="005D0FED" w:rsidRPr="00292DEB" w:rsidRDefault="005D0FED" w:rsidP="003E6063">
            <w:pPr>
              <w:spacing w:line="276" w:lineRule="auto"/>
              <w:rPr>
                <w:rFonts w:cs="Arial"/>
              </w:rPr>
            </w:pPr>
            <w:r w:rsidRPr="00292DEB">
              <w:rPr>
                <w:rFonts w:cs="Arial"/>
              </w:rPr>
              <w:t>Dieselben wie für Arbeitnehmer.</w:t>
            </w:r>
          </w:p>
        </w:tc>
        <w:tc>
          <w:tcPr>
            <w:tcW w:w="1370" w:type="pct"/>
          </w:tcPr>
          <w:p w14:paraId="2025A0C9" w14:textId="77777777" w:rsidR="005D0FED" w:rsidRPr="00292DEB" w:rsidRDefault="005D0FED" w:rsidP="003E6063">
            <w:pPr>
              <w:spacing w:line="276" w:lineRule="auto"/>
              <w:rPr>
                <w:rFonts w:cs="Arial"/>
                <w:lang w:val="fr-BE"/>
              </w:rPr>
            </w:pPr>
            <w:r w:rsidRPr="00292DEB">
              <w:rPr>
                <w:rFonts w:cs="Arial"/>
                <w:lang w:val="fr-BE"/>
              </w:rPr>
              <w:t>Mêmes que pour les salariés.</w:t>
            </w:r>
          </w:p>
          <w:p w14:paraId="253C4824" w14:textId="6DD1B56B" w:rsidR="005D0FED" w:rsidRPr="00292DEB" w:rsidRDefault="005D0FED" w:rsidP="003E6063">
            <w:pPr>
              <w:spacing w:line="276" w:lineRule="auto"/>
              <w:rPr>
                <w:rFonts w:cs="Arial"/>
                <w:lang w:val="fr-BE"/>
              </w:rPr>
            </w:pPr>
          </w:p>
        </w:tc>
        <w:tc>
          <w:tcPr>
            <w:tcW w:w="1370" w:type="pct"/>
          </w:tcPr>
          <w:p w14:paraId="73931016" w14:textId="77777777" w:rsidR="005D0FED" w:rsidRPr="00292DEB" w:rsidRDefault="005D0FED" w:rsidP="003E6063">
            <w:pPr>
              <w:rPr>
                <w:rFonts w:cs="Arial"/>
                <w:i/>
                <w:iCs/>
              </w:rPr>
            </w:pPr>
            <w:r w:rsidRPr="00292DEB">
              <w:rPr>
                <w:rFonts w:cs="Arial"/>
                <w:iCs/>
              </w:rPr>
              <w:t>Same as for employees.</w:t>
            </w:r>
          </w:p>
          <w:p w14:paraId="14A85157" w14:textId="58F286D3" w:rsidR="005D0FED" w:rsidRPr="00292DEB" w:rsidRDefault="005D0FED" w:rsidP="003E6063">
            <w:pPr>
              <w:spacing w:line="276" w:lineRule="auto"/>
              <w:rPr>
                <w:rFonts w:cs="Arial"/>
                <w:iCs/>
              </w:rPr>
            </w:pPr>
          </w:p>
        </w:tc>
        <w:tc>
          <w:tcPr>
            <w:tcW w:w="167" w:type="pct"/>
          </w:tcPr>
          <w:p w14:paraId="18453C4B" w14:textId="3825D620"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3326B9E0" w14:textId="39EA29BF" w:rsidR="005D0FED" w:rsidRPr="00292DEB" w:rsidRDefault="005D0FED" w:rsidP="003E6063">
            <w:pPr>
              <w:spacing w:line="276" w:lineRule="auto"/>
              <w:rPr>
                <w:rFonts w:cs="Arial"/>
                <w:color w:val="0000FF"/>
              </w:rPr>
            </w:pPr>
            <w:r w:rsidRPr="00292DEB">
              <w:rPr>
                <w:rFonts w:cs="Arial"/>
                <w:color w:val="0000FF"/>
              </w:rPr>
              <w:t>33</w:t>
            </w:r>
          </w:p>
        </w:tc>
        <w:tc>
          <w:tcPr>
            <w:tcW w:w="402" w:type="pct"/>
          </w:tcPr>
          <w:p w14:paraId="6FB59BCA" w14:textId="0DCEF031"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17DB8609" w14:textId="77777777" w:rsidTr="005D0FED">
        <w:tc>
          <w:tcPr>
            <w:tcW w:w="193" w:type="pct"/>
          </w:tcPr>
          <w:p w14:paraId="1FCA8607" w14:textId="451C1B31"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392D17C1" w14:textId="77777777" w:rsidR="005D0FED" w:rsidRPr="00292DEB" w:rsidRDefault="005D0FED" w:rsidP="003E6063">
            <w:pPr>
              <w:spacing w:line="276" w:lineRule="auto"/>
              <w:ind w:right="141"/>
              <w:rPr>
                <w:rFonts w:eastAsia="Calibri" w:cs="Arial"/>
              </w:rPr>
            </w:pPr>
            <w:r w:rsidRPr="00292DEB">
              <w:rPr>
                <w:rFonts w:cs="Arial"/>
              </w:rPr>
              <w:t>Dieselben wie für Arbeitnehmer.</w:t>
            </w:r>
          </w:p>
          <w:p w14:paraId="378470A4" w14:textId="5E95F035" w:rsidR="005D0FED" w:rsidRPr="00292DEB" w:rsidRDefault="005D0FED" w:rsidP="003E6063">
            <w:pPr>
              <w:spacing w:line="276" w:lineRule="auto"/>
              <w:rPr>
                <w:rFonts w:cs="Arial"/>
              </w:rPr>
            </w:pPr>
          </w:p>
        </w:tc>
        <w:tc>
          <w:tcPr>
            <w:tcW w:w="1370" w:type="pct"/>
          </w:tcPr>
          <w:p w14:paraId="02A231F7" w14:textId="77777777" w:rsidR="005D0FED" w:rsidRPr="00292DEB" w:rsidRDefault="005D0FED" w:rsidP="003E6063">
            <w:pPr>
              <w:spacing w:line="276" w:lineRule="auto"/>
              <w:rPr>
                <w:rFonts w:cs="Arial"/>
                <w:lang w:val="fr-BE"/>
              </w:rPr>
            </w:pPr>
            <w:r w:rsidRPr="00292DEB">
              <w:rPr>
                <w:rFonts w:cs="Arial"/>
                <w:lang w:val="fr-BE"/>
              </w:rPr>
              <w:t>Mêmes que pour les salariés.</w:t>
            </w:r>
          </w:p>
          <w:p w14:paraId="6EE222F6" w14:textId="11F517E4" w:rsidR="005D0FED" w:rsidRPr="00292DEB" w:rsidRDefault="005D0FED" w:rsidP="003E6063">
            <w:pPr>
              <w:spacing w:line="276" w:lineRule="auto"/>
              <w:rPr>
                <w:rFonts w:cs="Arial"/>
                <w:lang w:val="fr-BE"/>
              </w:rPr>
            </w:pPr>
          </w:p>
        </w:tc>
        <w:tc>
          <w:tcPr>
            <w:tcW w:w="1370" w:type="pct"/>
          </w:tcPr>
          <w:p w14:paraId="6BDD154C" w14:textId="77777777" w:rsidR="005D0FED" w:rsidRPr="00292DEB" w:rsidRDefault="005D0FED" w:rsidP="003E6063">
            <w:pPr>
              <w:rPr>
                <w:rFonts w:cs="Arial"/>
                <w:i/>
                <w:iCs/>
              </w:rPr>
            </w:pPr>
            <w:r w:rsidRPr="00292DEB">
              <w:rPr>
                <w:rFonts w:cs="Arial"/>
                <w:iCs/>
              </w:rPr>
              <w:t>Same as for employees.</w:t>
            </w:r>
          </w:p>
          <w:p w14:paraId="746419F8" w14:textId="643A3F01" w:rsidR="005D0FED" w:rsidRPr="00292DEB" w:rsidRDefault="005D0FED" w:rsidP="003E6063">
            <w:pPr>
              <w:spacing w:line="276" w:lineRule="auto"/>
              <w:rPr>
                <w:rFonts w:cs="Arial"/>
                <w:iCs/>
              </w:rPr>
            </w:pPr>
          </w:p>
        </w:tc>
        <w:tc>
          <w:tcPr>
            <w:tcW w:w="167" w:type="pct"/>
          </w:tcPr>
          <w:p w14:paraId="3F4540CC" w14:textId="56E131C2"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5ED395C5" w14:textId="183ED4E4" w:rsidR="005D0FED" w:rsidRPr="00292DEB" w:rsidRDefault="005D0FED" w:rsidP="003E6063">
            <w:pPr>
              <w:spacing w:line="276" w:lineRule="auto"/>
              <w:rPr>
                <w:rFonts w:cs="Arial"/>
                <w:color w:val="0000FF"/>
              </w:rPr>
            </w:pPr>
            <w:r w:rsidRPr="00292DEB">
              <w:rPr>
                <w:rFonts w:cs="Arial"/>
                <w:color w:val="0000FF"/>
              </w:rPr>
              <w:t>34</w:t>
            </w:r>
          </w:p>
        </w:tc>
        <w:tc>
          <w:tcPr>
            <w:tcW w:w="402" w:type="pct"/>
          </w:tcPr>
          <w:p w14:paraId="7625813A" w14:textId="3D79FA82"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05A86268" w14:textId="77777777" w:rsidTr="005D0FED">
        <w:tc>
          <w:tcPr>
            <w:tcW w:w="193" w:type="pct"/>
          </w:tcPr>
          <w:p w14:paraId="5405CD61" w14:textId="3B646D05"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7DA4D315" w14:textId="3BBF97D5" w:rsidR="005D0FED" w:rsidRPr="00292DEB" w:rsidRDefault="005D0FED" w:rsidP="003E6063">
            <w:pPr>
              <w:spacing w:line="276" w:lineRule="auto"/>
              <w:rPr>
                <w:rFonts w:cs="Arial"/>
              </w:rPr>
            </w:pPr>
            <w:r w:rsidRPr="00292DEB">
              <w:rPr>
                <w:rFonts w:cs="Arial"/>
              </w:rPr>
              <w:t>Dieselben wie für Arbeitnehmer.</w:t>
            </w:r>
          </w:p>
        </w:tc>
        <w:tc>
          <w:tcPr>
            <w:tcW w:w="1370" w:type="pct"/>
          </w:tcPr>
          <w:p w14:paraId="3742CC75" w14:textId="26737F84" w:rsidR="005D0FED" w:rsidRPr="00292DEB" w:rsidRDefault="005D0FED" w:rsidP="003E6063">
            <w:pPr>
              <w:spacing w:line="276" w:lineRule="auto"/>
              <w:rPr>
                <w:rFonts w:cs="Arial"/>
                <w:lang w:val="fr-BE"/>
              </w:rPr>
            </w:pPr>
            <w:r w:rsidRPr="00292DEB">
              <w:rPr>
                <w:rFonts w:cs="Arial"/>
                <w:lang w:val="fr-BE"/>
              </w:rPr>
              <w:t>Mêmes que pour les salariés.</w:t>
            </w:r>
          </w:p>
        </w:tc>
        <w:tc>
          <w:tcPr>
            <w:tcW w:w="1370" w:type="pct"/>
          </w:tcPr>
          <w:p w14:paraId="18AA79DA" w14:textId="26436C23" w:rsidR="005D0FED" w:rsidRPr="00292DEB" w:rsidRDefault="005D0FED" w:rsidP="003E6063">
            <w:pPr>
              <w:spacing w:line="276" w:lineRule="auto"/>
              <w:rPr>
                <w:rFonts w:cs="Arial"/>
                <w:iCs/>
              </w:rPr>
            </w:pPr>
            <w:r w:rsidRPr="00292DEB">
              <w:rPr>
                <w:rFonts w:cs="Arial"/>
                <w:iCs/>
              </w:rPr>
              <w:t>Same as for employees.</w:t>
            </w:r>
          </w:p>
        </w:tc>
        <w:tc>
          <w:tcPr>
            <w:tcW w:w="167" w:type="pct"/>
          </w:tcPr>
          <w:p w14:paraId="5F114F66" w14:textId="0B8C123D"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361FE687" w14:textId="17A46CCE" w:rsidR="005D0FED" w:rsidRPr="00292DEB" w:rsidRDefault="005D0FED" w:rsidP="003E6063">
            <w:pPr>
              <w:spacing w:line="276" w:lineRule="auto"/>
              <w:rPr>
                <w:rFonts w:cs="Arial"/>
                <w:color w:val="0000FF"/>
              </w:rPr>
            </w:pPr>
            <w:r w:rsidRPr="00292DEB">
              <w:rPr>
                <w:rFonts w:cs="Arial"/>
                <w:color w:val="0000FF"/>
              </w:rPr>
              <w:t>35</w:t>
            </w:r>
          </w:p>
        </w:tc>
        <w:tc>
          <w:tcPr>
            <w:tcW w:w="402" w:type="pct"/>
          </w:tcPr>
          <w:p w14:paraId="00DBA728" w14:textId="19EEC89F" w:rsidR="005D0FED" w:rsidRPr="00292DEB" w:rsidRDefault="005D0FED" w:rsidP="003E6063">
            <w:pPr>
              <w:spacing w:line="276" w:lineRule="auto"/>
              <w:rPr>
                <w:rFonts w:cs="Arial"/>
                <w:color w:val="0000FF"/>
                <w:lang w:val="en-GB"/>
              </w:rPr>
            </w:pPr>
            <w:r w:rsidRPr="00292DEB">
              <w:rPr>
                <w:rFonts w:cs="Arial"/>
                <w:color w:val="0000FF"/>
                <w:lang w:val="en-GB"/>
              </w:rPr>
              <w:t>GREECE</w:t>
            </w:r>
          </w:p>
        </w:tc>
      </w:tr>
      <w:tr w:rsidR="005D0FED" w:rsidRPr="00292DEB" w14:paraId="0CEFCE96" w14:textId="77777777" w:rsidTr="005D0FED">
        <w:tc>
          <w:tcPr>
            <w:tcW w:w="193" w:type="pct"/>
          </w:tcPr>
          <w:p w14:paraId="09866BED" w14:textId="6D14527E" w:rsidR="005D0FED" w:rsidRPr="00292DEB" w:rsidRDefault="005D0FED" w:rsidP="003E6063">
            <w:pPr>
              <w:spacing w:line="276" w:lineRule="auto"/>
              <w:jc w:val="left"/>
              <w:rPr>
                <w:rFonts w:cs="Arial"/>
                <w:lang w:val="en-GB"/>
              </w:rPr>
            </w:pPr>
            <w:r w:rsidRPr="00292DEB">
              <w:rPr>
                <w:rFonts w:cs="Arial"/>
                <w:lang w:val="en-GB"/>
              </w:rPr>
              <w:t>EL</w:t>
            </w:r>
          </w:p>
        </w:tc>
        <w:tc>
          <w:tcPr>
            <w:tcW w:w="1371" w:type="pct"/>
          </w:tcPr>
          <w:p w14:paraId="04E72710" w14:textId="37EFA9D2" w:rsidR="005D0FED" w:rsidRPr="00292DEB" w:rsidRDefault="005D0FED" w:rsidP="003E6063">
            <w:pPr>
              <w:spacing w:line="276" w:lineRule="auto"/>
              <w:rPr>
                <w:rFonts w:cs="Arial"/>
              </w:rPr>
            </w:pPr>
            <w:r w:rsidRPr="00292DEB">
              <w:rPr>
                <w:rFonts w:cs="Arial"/>
              </w:rPr>
              <w:t>Dieselben wie für Arbeitnehmer.</w:t>
            </w:r>
          </w:p>
        </w:tc>
        <w:tc>
          <w:tcPr>
            <w:tcW w:w="1370" w:type="pct"/>
          </w:tcPr>
          <w:p w14:paraId="32D23AA0" w14:textId="00529FFB" w:rsidR="005D0FED" w:rsidRPr="00292DEB" w:rsidRDefault="005D0FED" w:rsidP="003E6063">
            <w:pPr>
              <w:spacing w:line="276" w:lineRule="auto"/>
              <w:rPr>
                <w:rFonts w:cs="Arial"/>
                <w:lang w:val="fr-BE"/>
              </w:rPr>
            </w:pPr>
            <w:r w:rsidRPr="00292DEB">
              <w:rPr>
                <w:rFonts w:cs="Arial"/>
                <w:lang w:val="fr-BE"/>
              </w:rPr>
              <w:t>Mêmes que pour les salariés.</w:t>
            </w:r>
          </w:p>
        </w:tc>
        <w:tc>
          <w:tcPr>
            <w:tcW w:w="1370" w:type="pct"/>
          </w:tcPr>
          <w:p w14:paraId="461FCD3D" w14:textId="0535C5AB" w:rsidR="005D0FED" w:rsidRPr="00292DEB" w:rsidRDefault="005D0FED" w:rsidP="003E6063">
            <w:pPr>
              <w:spacing w:line="276" w:lineRule="auto"/>
              <w:rPr>
                <w:rFonts w:cs="Arial"/>
                <w:iCs/>
              </w:rPr>
            </w:pPr>
            <w:r w:rsidRPr="00292DEB">
              <w:rPr>
                <w:rFonts w:cs="Arial"/>
                <w:iCs/>
              </w:rPr>
              <w:t>Same as for employees.</w:t>
            </w:r>
          </w:p>
        </w:tc>
        <w:tc>
          <w:tcPr>
            <w:tcW w:w="167" w:type="pct"/>
          </w:tcPr>
          <w:p w14:paraId="4D117114" w14:textId="151BF215" w:rsidR="005D0FED" w:rsidRPr="00292DEB" w:rsidRDefault="005D0FED" w:rsidP="003E6063">
            <w:pPr>
              <w:spacing w:line="276" w:lineRule="auto"/>
              <w:rPr>
                <w:rFonts w:cs="Arial"/>
                <w:color w:val="0000FF"/>
              </w:rPr>
            </w:pPr>
            <w:r w:rsidRPr="00292DEB">
              <w:rPr>
                <w:rFonts w:cs="Arial"/>
                <w:color w:val="0000FF"/>
              </w:rPr>
              <w:t>12</w:t>
            </w:r>
          </w:p>
        </w:tc>
        <w:tc>
          <w:tcPr>
            <w:tcW w:w="127" w:type="pct"/>
          </w:tcPr>
          <w:p w14:paraId="312BF6E4" w14:textId="53DAEDA0" w:rsidR="005D0FED" w:rsidRPr="00292DEB" w:rsidRDefault="005D0FED" w:rsidP="003E6063">
            <w:pPr>
              <w:spacing w:line="276" w:lineRule="auto"/>
              <w:rPr>
                <w:rFonts w:cs="Arial"/>
                <w:color w:val="0000FF"/>
              </w:rPr>
            </w:pPr>
            <w:r w:rsidRPr="00292DEB">
              <w:rPr>
                <w:rFonts w:cs="Arial"/>
                <w:color w:val="0000FF"/>
              </w:rPr>
              <w:t>3</w:t>
            </w:r>
            <w:r w:rsidRPr="00292DEB">
              <w:rPr>
                <w:rFonts w:cs="Arial"/>
                <w:color w:val="0000FF"/>
              </w:rPr>
              <w:t>6</w:t>
            </w:r>
          </w:p>
        </w:tc>
        <w:tc>
          <w:tcPr>
            <w:tcW w:w="402" w:type="pct"/>
          </w:tcPr>
          <w:p w14:paraId="7EAB4E82" w14:textId="0D6D026F" w:rsidR="005D0FED" w:rsidRPr="00292DEB" w:rsidRDefault="005D0FED" w:rsidP="003E6063">
            <w:pPr>
              <w:spacing w:line="276" w:lineRule="auto"/>
              <w:rPr>
                <w:rFonts w:cs="Arial"/>
                <w:color w:val="0000FF"/>
                <w:lang w:val="en-GB"/>
              </w:rPr>
            </w:pPr>
            <w:r w:rsidRPr="00292DEB">
              <w:rPr>
                <w:rFonts w:cs="Arial"/>
                <w:color w:val="0000FF"/>
                <w:lang w:val="en-GB"/>
              </w:rPr>
              <w:t>GREECE</w:t>
            </w:r>
          </w:p>
        </w:tc>
      </w:tr>
    </w:tbl>
    <w:p w14:paraId="319D54F8" w14:textId="77777777" w:rsidR="00467CDD" w:rsidRPr="00292DEB" w:rsidRDefault="00467CDD" w:rsidP="00EE5E06">
      <w:pPr>
        <w:spacing w:line="276" w:lineRule="auto"/>
        <w:rPr>
          <w:rFonts w:cs="Arial"/>
          <w:lang w:val="fr-BE"/>
        </w:rPr>
      </w:pPr>
    </w:p>
    <w:sectPr w:rsidR="00467CDD" w:rsidRPr="00292DEB">
      <w:headerReference w:type="even" r:id="rId37"/>
      <w:headerReference w:type="default" r:id="rId38"/>
      <w:footerReference w:type="even" r:id="rId39"/>
      <w:footerReference w:type="default" r:id="rId40"/>
      <w:headerReference w:type="first" r:id="rId41"/>
      <w:footerReference w:type="first" r:id="rId42"/>
      <w:pgSz w:w="11907" w:h="16840" w:code="9"/>
      <w:pgMar w:top="680" w:right="454" w:bottom="242" w:left="680" w:header="34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C484" w14:textId="77777777" w:rsidR="00AF7521" w:rsidRDefault="00AF7521">
      <w:pPr>
        <w:spacing w:line="240" w:lineRule="auto"/>
      </w:pPr>
      <w:r>
        <w:separator/>
      </w:r>
    </w:p>
  </w:endnote>
  <w:endnote w:type="continuationSeparator" w:id="0">
    <w:p w14:paraId="2C5A2948" w14:textId="77777777" w:rsidR="00AF7521" w:rsidRDefault="00AF7521">
      <w:pPr>
        <w:spacing w:line="240" w:lineRule="auto"/>
      </w:pPr>
      <w:r>
        <w:continuationSeparator/>
      </w:r>
    </w:p>
  </w:endnote>
  <w:endnote w:type="continuationNotice" w:id="1">
    <w:p w14:paraId="6F1BAF88" w14:textId="77777777" w:rsidR="00AF7521" w:rsidRDefault="00AF75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KONNE+Tahoma">
    <w:altName w:val="Tahoma"/>
    <w:panose1 w:val="00000000000000000000"/>
    <w:charset w:val="00"/>
    <w:family w:val="swiss"/>
    <w:notTrueType/>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A00002AF" w:usb1="5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Times New Roman">
    <w:panose1 w:val="00000000000000000000"/>
    <w:charset w:val="00"/>
    <w:family w:val="roman"/>
    <w:notTrueType/>
    <w:pitch w:val="default"/>
  </w:font>
  <w:font w:name="Arial,Arial Narrow">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4713" w14:textId="77777777" w:rsidR="008537C8" w:rsidRDefault="00853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8C855" w14:textId="77777777" w:rsidR="008537C8" w:rsidRDefault="008537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FC" w14:textId="77777777" w:rsidR="008537C8" w:rsidRDefault="00853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70F2" w14:textId="77777777" w:rsidR="00AF7521" w:rsidRDefault="00AF7521">
      <w:pPr>
        <w:spacing w:line="240" w:lineRule="auto"/>
      </w:pPr>
      <w:r>
        <w:separator/>
      </w:r>
    </w:p>
  </w:footnote>
  <w:footnote w:type="continuationSeparator" w:id="0">
    <w:p w14:paraId="4650D234" w14:textId="77777777" w:rsidR="00AF7521" w:rsidRDefault="00AF7521">
      <w:pPr>
        <w:spacing w:line="240" w:lineRule="auto"/>
      </w:pPr>
      <w:r>
        <w:continuationSeparator/>
      </w:r>
    </w:p>
  </w:footnote>
  <w:footnote w:type="continuationNotice" w:id="1">
    <w:p w14:paraId="0F209D63" w14:textId="77777777" w:rsidR="00AF7521" w:rsidRDefault="00AF752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C5B7" w14:textId="77777777" w:rsidR="008537C8" w:rsidRDefault="008537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8C10" w14:textId="23DEC11B" w:rsidR="00AF4BE1" w:rsidRDefault="00AF4BE1" w:rsidP="00B269CB">
    <w:pPr>
      <w:pStyle w:val="Header"/>
      <w:tabs>
        <w:tab w:val="clear" w:pos="680"/>
        <w:tab w:val="clear" w:pos="6521"/>
        <w:tab w:val="clear" w:pos="12758"/>
        <w:tab w:val="left" w:pos="567"/>
        <w:tab w:val="right" w:pos="8222"/>
        <w:tab w:val="left" w:pos="9660"/>
        <w:tab w:val="right" w:pos="15593"/>
      </w:tabs>
      <w:spacing w:after="80"/>
    </w:pPr>
    <w:r>
      <w:tab/>
    </w:r>
    <w:r>
      <w:t>MISSOC 1/</w:t>
    </w:r>
    <w:r w:rsidR="008537C8">
      <w:t>1</w:t>
    </w:r>
    <w:r>
      <w:t>/202</w:t>
    </w:r>
    <w:r w:rsidR="008537C8">
      <w:t>6</w:t>
    </w:r>
    <w:r>
      <w:tab/>
    </w:r>
    <w:r>
      <w:rPr>
        <w:sz w:val="28"/>
      </w:rPr>
      <w:t>GREECE</w:t>
    </w:r>
    <w:r>
      <w:tab/>
    </w:r>
    <w:r>
      <w:tab/>
    </w:r>
  </w:p>
  <w:p w14:paraId="35813BF2" w14:textId="77777777" w:rsidR="00AF4BE1" w:rsidRDefault="00AF4BE1">
    <w:pPr>
      <w:pStyle w:val="Header"/>
      <w:tabs>
        <w:tab w:val="clear" w:pos="6521"/>
        <w:tab w:val="clear" w:pos="12758"/>
        <w:tab w:val="center" w:pos="1418"/>
        <w:tab w:val="center" w:pos="4309"/>
        <w:tab w:val="center" w:pos="6889"/>
        <w:tab w:val="center" w:pos="9469"/>
        <w:tab w:val="center" w:pos="12049"/>
        <w:tab w:val="center" w:pos="14742"/>
      </w:tabs>
      <w:spacing w:after="20"/>
    </w:pPr>
    <w:r>
      <w:tab/>
      <w:t>Deutsch                                     français</w:t>
    </w:r>
    <w:r>
      <w:tab/>
      <w:t xml:space="preserve">        English</w:t>
    </w:r>
    <w:r>
      <w:tab/>
    </w:r>
  </w:p>
  <w:p w14:paraId="39E58FC0" w14:textId="77777777" w:rsidR="00AF4BE1" w:rsidRDefault="00AF4BE1">
    <w:pPr>
      <w:pStyle w:val="Header"/>
      <w:pBdr>
        <w:bottom w:val="single" w:sz="4" w:space="1" w:color="auto"/>
      </w:pBdr>
      <w:tabs>
        <w:tab w:val="clear" w:pos="680"/>
        <w:tab w:val="clear" w:pos="6521"/>
        <w:tab w:val="clear" w:pos="12758"/>
        <w:tab w:val="left" w:pos="7740"/>
      </w:tabs>
      <w:spacing w:after="0" w:line="60" w:lineRule="exact"/>
      <w:ind w:left="51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9DC9" w14:textId="77777777" w:rsidR="008537C8" w:rsidRDefault="008537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77989A2C"/>
    <w:name w:val="WW8Num4"/>
    <w:lvl w:ilvl="0">
      <w:start w:val="1"/>
      <w:numFmt w:val="bullet"/>
      <w:suff w:val="space"/>
      <w:lvlText w:val="o"/>
      <w:lvlJc w:val="left"/>
      <w:pPr>
        <w:ind w:left="285" w:hanging="57"/>
      </w:pPr>
      <w:rPr>
        <w:rFonts w:ascii="Courier New" w:hAnsi="Courier New" w:cs="Arial" w:hint="default"/>
        <w:lang w:val="en-GB"/>
      </w:rPr>
    </w:lvl>
  </w:abstractNum>
  <w:abstractNum w:abstractNumId="1" w15:restartNumberingAfterBreak="0">
    <w:nsid w:val="00000005"/>
    <w:multiLevelType w:val="singleLevel"/>
    <w:tmpl w:val="00000005"/>
    <w:name w:val="WW8Num5"/>
    <w:lvl w:ilvl="0">
      <w:start w:val="1"/>
      <w:numFmt w:val="bullet"/>
      <w:lvlText w:val=""/>
      <w:lvlJc w:val="left"/>
      <w:pPr>
        <w:tabs>
          <w:tab w:val="num" w:pos="0"/>
        </w:tabs>
        <w:ind w:left="170" w:hanging="170"/>
      </w:pPr>
      <w:rPr>
        <w:rFonts w:ascii="Symbol" w:hAnsi="Symbol" w:cs="Symbol" w:hint="default"/>
        <w:lang w:val="en-GB"/>
      </w:rPr>
    </w:lvl>
  </w:abstractNum>
  <w:abstractNum w:abstractNumId="2" w15:restartNumberingAfterBreak="0">
    <w:nsid w:val="00000006"/>
    <w:multiLevelType w:val="singleLevel"/>
    <w:tmpl w:val="00000006"/>
    <w:name w:val="WW8Num6"/>
    <w:lvl w:ilvl="0">
      <w:start w:val="1"/>
      <w:numFmt w:val="bullet"/>
      <w:suff w:val="space"/>
      <w:lvlText w:val=""/>
      <w:lvlJc w:val="left"/>
      <w:pPr>
        <w:tabs>
          <w:tab w:val="num" w:pos="0"/>
        </w:tabs>
        <w:ind w:left="57" w:hanging="57"/>
      </w:pPr>
      <w:rPr>
        <w:rFonts w:ascii="Symbol" w:hAnsi="Symbol" w:cs="Symbol" w:hint="default"/>
        <w:lang w:val="en-GB"/>
      </w:rPr>
    </w:lvl>
  </w:abstractNum>
  <w:abstractNum w:abstractNumId="3" w15:restartNumberingAfterBreak="0">
    <w:nsid w:val="0000000A"/>
    <w:multiLevelType w:val="singleLevel"/>
    <w:tmpl w:val="EB2EFFA8"/>
    <w:name w:val="WW8Num10"/>
    <w:lvl w:ilvl="0">
      <w:start w:val="1"/>
      <w:numFmt w:val="bullet"/>
      <w:lvlText w:val=""/>
      <w:lvlJc w:val="left"/>
      <w:pPr>
        <w:tabs>
          <w:tab w:val="num" w:pos="0"/>
        </w:tabs>
        <w:ind w:left="720" w:hanging="360"/>
      </w:pPr>
      <w:rPr>
        <w:rFonts w:ascii="Symbol" w:hAnsi="Symbol" w:cs="Courier New" w:hint="default"/>
        <w:color w:val="auto"/>
        <w:sz w:val="16"/>
        <w:szCs w:val="16"/>
        <w:lang w:val="en-GB"/>
      </w:rPr>
    </w:lvl>
  </w:abstractNum>
  <w:abstractNum w:abstractNumId="4" w15:restartNumberingAfterBreak="0">
    <w:nsid w:val="0000000B"/>
    <w:multiLevelType w:val="singleLevel"/>
    <w:tmpl w:val="7A0E01F8"/>
    <w:name w:val="WW8Num11"/>
    <w:lvl w:ilvl="0">
      <w:start w:val="1"/>
      <w:numFmt w:val="bullet"/>
      <w:suff w:val="space"/>
      <w:lvlText w:val=""/>
      <w:lvlJc w:val="left"/>
      <w:pPr>
        <w:ind w:left="57" w:hanging="57"/>
      </w:pPr>
      <w:rPr>
        <w:rFonts w:ascii="Symbol" w:hAnsi="Symbol" w:cs="Symbol" w:hint="default"/>
        <w:lang w:val="en-GB"/>
      </w:rPr>
    </w:lvl>
  </w:abstractNum>
  <w:abstractNum w:abstractNumId="5" w15:restartNumberingAfterBreak="0">
    <w:nsid w:val="0000000D"/>
    <w:multiLevelType w:val="singleLevel"/>
    <w:tmpl w:val="57969220"/>
    <w:name w:val="WW8Num13"/>
    <w:lvl w:ilvl="0">
      <w:start w:val="1"/>
      <w:numFmt w:val="bullet"/>
      <w:suff w:val="space"/>
      <w:lvlText w:val="o"/>
      <w:lvlJc w:val="left"/>
      <w:pPr>
        <w:ind w:left="285" w:hanging="57"/>
      </w:pPr>
      <w:rPr>
        <w:rFonts w:ascii="Courier New" w:hAnsi="Courier New" w:cs="Symbol" w:hint="default"/>
        <w:lang w:val="en-GB"/>
      </w:rPr>
    </w:lvl>
  </w:abstractNum>
  <w:abstractNum w:abstractNumId="6" w15:restartNumberingAfterBreak="0">
    <w:nsid w:val="0000000F"/>
    <w:multiLevelType w:val="singleLevel"/>
    <w:tmpl w:val="0000000F"/>
    <w:name w:val="WW8Num15"/>
    <w:lvl w:ilvl="0">
      <w:start w:val="1"/>
      <w:numFmt w:val="bullet"/>
      <w:suff w:val="space"/>
      <w:lvlText w:val=""/>
      <w:lvlJc w:val="left"/>
      <w:pPr>
        <w:tabs>
          <w:tab w:val="num" w:pos="0"/>
        </w:tabs>
        <w:ind w:left="57" w:hanging="57"/>
      </w:pPr>
      <w:rPr>
        <w:rFonts w:ascii="Symbol" w:hAnsi="Symbol" w:cs="Arial"/>
        <w:color w:val="000000"/>
        <w:sz w:val="15"/>
        <w:szCs w:val="15"/>
        <w:lang w:val="en-GB" w:eastAsia="en-GB" w:bidi="en-GB"/>
      </w:rPr>
    </w:lvl>
  </w:abstractNum>
  <w:abstractNum w:abstractNumId="7" w15:restartNumberingAfterBreak="0">
    <w:nsid w:val="00000010"/>
    <w:multiLevelType w:val="singleLevel"/>
    <w:tmpl w:val="6680A2AA"/>
    <w:name w:val="WW8Num16"/>
    <w:lvl w:ilvl="0">
      <w:start w:val="1"/>
      <w:numFmt w:val="bullet"/>
      <w:lvlText w:val=""/>
      <w:lvlJc w:val="left"/>
      <w:pPr>
        <w:tabs>
          <w:tab w:val="num" w:pos="0"/>
        </w:tabs>
        <w:ind w:left="720" w:hanging="360"/>
      </w:pPr>
      <w:rPr>
        <w:rFonts w:ascii="Symbol" w:hAnsi="Symbol" w:cs="Symbol" w:hint="default"/>
        <w:color w:val="auto"/>
        <w:lang w:val="en-GB"/>
      </w:rPr>
    </w:lvl>
  </w:abstractNum>
  <w:abstractNum w:abstractNumId="8" w15:restartNumberingAfterBreak="0">
    <w:nsid w:val="00000012"/>
    <w:multiLevelType w:val="singleLevel"/>
    <w:tmpl w:val="A4E43730"/>
    <w:name w:val="WW8Num18"/>
    <w:lvl w:ilvl="0">
      <w:start w:val="1"/>
      <w:numFmt w:val="bullet"/>
      <w:suff w:val="space"/>
      <w:lvlText w:val=""/>
      <w:lvlJc w:val="left"/>
      <w:pPr>
        <w:tabs>
          <w:tab w:val="num" w:pos="0"/>
        </w:tabs>
        <w:ind w:left="57" w:hanging="57"/>
      </w:pPr>
      <w:rPr>
        <w:rFonts w:ascii="Symbol" w:hAnsi="Symbol" w:cs="Arial"/>
        <w:sz w:val="16"/>
        <w:szCs w:val="16"/>
        <w:lang w:val="en-GB"/>
      </w:rPr>
    </w:lvl>
  </w:abstractNum>
  <w:abstractNum w:abstractNumId="9" w15:restartNumberingAfterBreak="0">
    <w:nsid w:val="00000015"/>
    <w:multiLevelType w:val="singleLevel"/>
    <w:tmpl w:val="00000015"/>
    <w:name w:val="WW8Num21"/>
    <w:lvl w:ilvl="0">
      <w:start w:val="1"/>
      <w:numFmt w:val="bullet"/>
      <w:suff w:val="space"/>
      <w:lvlText w:val=""/>
      <w:lvlJc w:val="left"/>
      <w:pPr>
        <w:tabs>
          <w:tab w:val="num" w:pos="0"/>
        </w:tabs>
        <w:ind w:left="113" w:hanging="56"/>
      </w:pPr>
      <w:rPr>
        <w:rFonts w:ascii="Symbol" w:hAnsi="Symbol" w:cs="Symbol" w:hint="default"/>
        <w:color w:val="auto"/>
        <w:shd w:val="clear" w:color="auto" w:fill="EFEFEF"/>
        <w:lang w:val="en-GB"/>
      </w:rPr>
    </w:lvl>
  </w:abstractNum>
  <w:abstractNum w:abstractNumId="10" w15:restartNumberingAfterBreak="0">
    <w:nsid w:val="00000017"/>
    <w:multiLevelType w:val="singleLevel"/>
    <w:tmpl w:val="00000017"/>
    <w:name w:val="WW8Num23"/>
    <w:lvl w:ilvl="0">
      <w:start w:val="1"/>
      <w:numFmt w:val="bullet"/>
      <w:lvlText w:val=""/>
      <w:lvlJc w:val="left"/>
      <w:pPr>
        <w:tabs>
          <w:tab w:val="num" w:pos="0"/>
        </w:tabs>
        <w:ind w:left="720" w:hanging="360"/>
      </w:pPr>
      <w:rPr>
        <w:rFonts w:ascii="Symbol" w:hAnsi="Symbol" w:cs="Symbol" w:hint="default"/>
        <w:lang w:val="en-GB"/>
      </w:rPr>
    </w:lvl>
  </w:abstractNum>
  <w:abstractNum w:abstractNumId="11" w15:restartNumberingAfterBreak="0">
    <w:nsid w:val="00000018"/>
    <w:multiLevelType w:val="singleLevel"/>
    <w:tmpl w:val="957C6286"/>
    <w:name w:val="WW8Num24"/>
    <w:lvl w:ilvl="0">
      <w:start w:val="1"/>
      <w:numFmt w:val="bullet"/>
      <w:suff w:val="space"/>
      <w:lvlText w:val=""/>
      <w:lvlJc w:val="left"/>
      <w:pPr>
        <w:tabs>
          <w:tab w:val="num" w:pos="0"/>
        </w:tabs>
        <w:ind w:left="113" w:hanging="56"/>
      </w:pPr>
      <w:rPr>
        <w:rFonts w:ascii="Symbol" w:hAnsi="Symbol" w:cs="Symbol" w:hint="default"/>
        <w:color w:val="auto"/>
        <w:lang w:val="en-GB"/>
      </w:rPr>
    </w:lvl>
  </w:abstractNum>
  <w:abstractNum w:abstractNumId="12" w15:restartNumberingAfterBreak="0">
    <w:nsid w:val="00000019"/>
    <w:multiLevelType w:val="singleLevel"/>
    <w:tmpl w:val="B03A5300"/>
    <w:name w:val="WW8Num25"/>
    <w:lvl w:ilvl="0">
      <w:start w:val="1"/>
      <w:numFmt w:val="bullet"/>
      <w:lvlText w:val=""/>
      <w:lvlJc w:val="left"/>
      <w:pPr>
        <w:tabs>
          <w:tab w:val="num" w:pos="0"/>
        </w:tabs>
        <w:ind w:left="720" w:hanging="360"/>
      </w:pPr>
      <w:rPr>
        <w:rFonts w:ascii="Symbol" w:hAnsi="Symbol" w:cs="Symbol" w:hint="default"/>
        <w:color w:val="auto"/>
        <w:lang w:val="en-GB"/>
      </w:rPr>
    </w:lvl>
  </w:abstractNum>
  <w:abstractNum w:abstractNumId="13" w15:restartNumberingAfterBreak="0">
    <w:nsid w:val="0000001A"/>
    <w:multiLevelType w:val="singleLevel"/>
    <w:tmpl w:val="27289D64"/>
    <w:name w:val="WW8Num26"/>
    <w:lvl w:ilvl="0">
      <w:start w:val="1"/>
      <w:numFmt w:val="bullet"/>
      <w:suff w:val="space"/>
      <w:lvlText w:val=""/>
      <w:lvlJc w:val="left"/>
      <w:pPr>
        <w:tabs>
          <w:tab w:val="num" w:pos="0"/>
        </w:tabs>
        <w:ind w:left="113" w:hanging="113"/>
      </w:pPr>
      <w:rPr>
        <w:rFonts w:ascii="Symbol" w:hAnsi="Symbol" w:cs="Symbol" w:hint="default"/>
        <w:color w:val="auto"/>
        <w:sz w:val="15"/>
        <w:szCs w:val="15"/>
        <w:lang w:val="en-GB"/>
      </w:rPr>
    </w:lvl>
  </w:abstractNum>
  <w:abstractNum w:abstractNumId="14" w15:restartNumberingAfterBreak="0">
    <w:nsid w:val="0000001C"/>
    <w:multiLevelType w:val="singleLevel"/>
    <w:tmpl w:val="0000001C"/>
    <w:name w:val="WW8Num28"/>
    <w:lvl w:ilvl="0">
      <w:start w:val="1"/>
      <w:numFmt w:val="bullet"/>
      <w:suff w:val="space"/>
      <w:lvlText w:val=""/>
      <w:lvlJc w:val="left"/>
      <w:pPr>
        <w:tabs>
          <w:tab w:val="num" w:pos="0"/>
        </w:tabs>
        <w:ind w:left="57" w:hanging="57"/>
      </w:pPr>
      <w:rPr>
        <w:rFonts w:ascii="Symbol" w:hAnsi="Symbol" w:cs="Symbol" w:hint="default"/>
        <w:color w:val="000000"/>
        <w:lang w:val="en-GB" w:eastAsia="en-GB" w:bidi="en-GB"/>
      </w:rPr>
    </w:lvl>
  </w:abstractNum>
  <w:abstractNum w:abstractNumId="15" w15:restartNumberingAfterBreak="0">
    <w:nsid w:val="00000032"/>
    <w:multiLevelType w:val="singleLevel"/>
    <w:tmpl w:val="88F6D8F8"/>
    <w:name w:val="WW8Num50"/>
    <w:lvl w:ilvl="0">
      <w:start w:val="1"/>
      <w:numFmt w:val="bullet"/>
      <w:pStyle w:val="1"/>
      <w:suff w:val="space"/>
      <w:lvlText w:val=""/>
      <w:lvlJc w:val="left"/>
      <w:pPr>
        <w:ind w:left="113" w:hanging="113"/>
      </w:pPr>
      <w:rPr>
        <w:rFonts w:ascii="Symbol" w:hAnsi="Symbol" w:cs="Symbol" w:hint="default"/>
        <w:color w:val="auto"/>
        <w:lang w:val="en-GB"/>
      </w:rPr>
    </w:lvl>
  </w:abstractNum>
  <w:abstractNum w:abstractNumId="16" w15:restartNumberingAfterBreak="0">
    <w:nsid w:val="00000050"/>
    <w:multiLevelType w:val="singleLevel"/>
    <w:tmpl w:val="00000050"/>
    <w:name w:val="WW8Num80"/>
    <w:lvl w:ilvl="0">
      <w:start w:val="1"/>
      <w:numFmt w:val="bullet"/>
      <w:lvlText w:val=""/>
      <w:lvlJc w:val="left"/>
      <w:pPr>
        <w:tabs>
          <w:tab w:val="num" w:pos="0"/>
        </w:tabs>
        <w:ind w:left="113" w:hanging="113"/>
      </w:pPr>
      <w:rPr>
        <w:rFonts w:ascii="Symbol" w:hAnsi="Symbol" w:cs="Symbol" w:hint="default"/>
      </w:rPr>
    </w:lvl>
  </w:abstractNum>
  <w:abstractNum w:abstractNumId="17" w15:restartNumberingAfterBreak="0">
    <w:nsid w:val="00000051"/>
    <w:multiLevelType w:val="singleLevel"/>
    <w:tmpl w:val="00000051"/>
    <w:name w:val="WW8Num81"/>
    <w:lvl w:ilvl="0">
      <w:start w:val="1"/>
      <w:numFmt w:val="bullet"/>
      <w:lvlText w:val=""/>
      <w:lvlJc w:val="left"/>
      <w:pPr>
        <w:tabs>
          <w:tab w:val="num" w:pos="0"/>
        </w:tabs>
        <w:ind w:left="113" w:hanging="113"/>
      </w:pPr>
      <w:rPr>
        <w:rFonts w:ascii="Symbol" w:hAnsi="Symbol" w:cs="Arial" w:hint="default"/>
        <w:lang w:val="en-GB"/>
      </w:rPr>
    </w:lvl>
  </w:abstractNum>
  <w:abstractNum w:abstractNumId="18" w15:restartNumberingAfterBreak="0">
    <w:nsid w:val="00A910BB"/>
    <w:multiLevelType w:val="multilevel"/>
    <w:tmpl w:val="4A4E248C"/>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9" w15:restartNumberingAfterBreak="0">
    <w:nsid w:val="00D47431"/>
    <w:multiLevelType w:val="hybridMultilevel"/>
    <w:tmpl w:val="5A2CDC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11E7A63"/>
    <w:multiLevelType w:val="hybridMultilevel"/>
    <w:tmpl w:val="E4EE2F7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1" w15:restartNumberingAfterBreak="0">
    <w:nsid w:val="01E83FAF"/>
    <w:multiLevelType w:val="hybridMultilevel"/>
    <w:tmpl w:val="B98A859A"/>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2" w15:restartNumberingAfterBreak="0">
    <w:nsid w:val="02412C30"/>
    <w:multiLevelType w:val="multilevel"/>
    <w:tmpl w:val="95160EC8"/>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3" w15:restartNumberingAfterBreak="0">
    <w:nsid w:val="02A110EA"/>
    <w:multiLevelType w:val="multilevel"/>
    <w:tmpl w:val="AD5C2810"/>
    <w:lvl w:ilvl="0">
      <w:start w:val="1"/>
      <w:numFmt w:val="bullet"/>
      <w:suff w:val="space"/>
      <w:lvlText w:val="●"/>
      <w:lvlJc w:val="left"/>
      <w:pPr>
        <w:ind w:left="0" w:firstLine="57"/>
      </w:pPr>
      <w:rPr>
        <w:rFonts w:ascii="Noto Sans Symbols" w:hAnsi="Noto Sans Symbols" w:hint="default"/>
        <w:color w:val="000000"/>
      </w:rPr>
    </w:lvl>
    <w:lvl w:ilvl="1">
      <w:start w:val="1"/>
      <w:numFmt w:val="bullet"/>
      <w:lvlText w:val="o"/>
      <w:lvlJc w:val="left"/>
      <w:pPr>
        <w:ind w:left="57" w:firstLine="0"/>
      </w:pPr>
      <w:rPr>
        <w:rFonts w:ascii="Courier New" w:eastAsia="Courier New" w:hAnsi="Courier New" w:cs="Courier New" w:hint="default"/>
      </w:rPr>
    </w:lvl>
    <w:lvl w:ilvl="2">
      <w:start w:val="1"/>
      <w:numFmt w:val="bullet"/>
      <w:lvlText w:val="▪"/>
      <w:lvlJc w:val="left"/>
      <w:pPr>
        <w:ind w:left="114" w:firstLine="0"/>
      </w:pPr>
      <w:rPr>
        <w:rFonts w:ascii="Noto Sans Symbols" w:eastAsia="Noto Sans Symbols" w:hAnsi="Noto Sans Symbols" w:cs="Noto Sans Symbols" w:hint="default"/>
      </w:rPr>
    </w:lvl>
    <w:lvl w:ilvl="3">
      <w:start w:val="1"/>
      <w:numFmt w:val="bullet"/>
      <w:lvlText w:val="●"/>
      <w:lvlJc w:val="left"/>
      <w:pPr>
        <w:ind w:left="171" w:firstLine="0"/>
      </w:pPr>
      <w:rPr>
        <w:rFonts w:ascii="Noto Sans Symbols" w:eastAsia="Noto Sans Symbols" w:hAnsi="Noto Sans Symbols" w:cs="Noto Sans Symbols" w:hint="default"/>
      </w:rPr>
    </w:lvl>
    <w:lvl w:ilvl="4">
      <w:start w:val="1"/>
      <w:numFmt w:val="bullet"/>
      <w:lvlText w:val="o"/>
      <w:lvlJc w:val="left"/>
      <w:pPr>
        <w:ind w:left="228" w:firstLine="0"/>
      </w:pPr>
      <w:rPr>
        <w:rFonts w:ascii="Courier New" w:eastAsia="Courier New" w:hAnsi="Courier New" w:cs="Courier New" w:hint="default"/>
      </w:rPr>
    </w:lvl>
    <w:lvl w:ilvl="5">
      <w:start w:val="1"/>
      <w:numFmt w:val="bullet"/>
      <w:lvlText w:val="▪"/>
      <w:lvlJc w:val="left"/>
      <w:pPr>
        <w:ind w:left="285" w:firstLine="0"/>
      </w:pPr>
      <w:rPr>
        <w:rFonts w:ascii="Noto Sans Symbols" w:eastAsia="Noto Sans Symbols" w:hAnsi="Noto Sans Symbols" w:cs="Noto Sans Symbols" w:hint="default"/>
      </w:rPr>
    </w:lvl>
    <w:lvl w:ilvl="6">
      <w:start w:val="1"/>
      <w:numFmt w:val="bullet"/>
      <w:lvlText w:val="●"/>
      <w:lvlJc w:val="left"/>
      <w:pPr>
        <w:ind w:left="342" w:firstLine="0"/>
      </w:pPr>
      <w:rPr>
        <w:rFonts w:ascii="Noto Sans Symbols" w:eastAsia="Noto Sans Symbols" w:hAnsi="Noto Sans Symbols" w:cs="Noto Sans Symbols" w:hint="default"/>
      </w:rPr>
    </w:lvl>
    <w:lvl w:ilvl="7">
      <w:start w:val="1"/>
      <w:numFmt w:val="bullet"/>
      <w:lvlText w:val="o"/>
      <w:lvlJc w:val="left"/>
      <w:pPr>
        <w:ind w:left="399" w:firstLine="0"/>
      </w:pPr>
      <w:rPr>
        <w:rFonts w:ascii="Courier New" w:eastAsia="Courier New" w:hAnsi="Courier New" w:cs="Courier New" w:hint="default"/>
      </w:rPr>
    </w:lvl>
    <w:lvl w:ilvl="8">
      <w:start w:val="1"/>
      <w:numFmt w:val="bullet"/>
      <w:lvlText w:val="▪"/>
      <w:lvlJc w:val="left"/>
      <w:pPr>
        <w:ind w:left="456" w:firstLine="0"/>
      </w:pPr>
      <w:rPr>
        <w:rFonts w:ascii="Noto Sans Symbols" w:eastAsia="Noto Sans Symbols" w:hAnsi="Noto Sans Symbols" w:cs="Noto Sans Symbols" w:hint="default"/>
      </w:rPr>
    </w:lvl>
  </w:abstractNum>
  <w:abstractNum w:abstractNumId="24" w15:restartNumberingAfterBreak="0">
    <w:nsid w:val="031141D4"/>
    <w:multiLevelType w:val="hybridMultilevel"/>
    <w:tmpl w:val="3D9264D2"/>
    <w:lvl w:ilvl="0" w:tplc="F8081420">
      <w:start w:val="1"/>
      <w:numFmt w:val="bullet"/>
      <w:suff w:val="space"/>
      <w:lvlText w:val=""/>
      <w:lvlJc w:val="left"/>
      <w:pPr>
        <w:ind w:left="113" w:hanging="56"/>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05134DF6"/>
    <w:multiLevelType w:val="multilevel"/>
    <w:tmpl w:val="BE7C147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26" w15:restartNumberingAfterBreak="0">
    <w:nsid w:val="05AF43CE"/>
    <w:multiLevelType w:val="hybridMultilevel"/>
    <w:tmpl w:val="D8E2DF4E"/>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27" w15:restartNumberingAfterBreak="0">
    <w:nsid w:val="081702A2"/>
    <w:multiLevelType w:val="multilevel"/>
    <w:tmpl w:val="FFFFFFFF"/>
    <w:lvl w:ilvl="0">
      <w:start w:val="1"/>
      <w:numFmt w:val="bullet"/>
      <w:lvlText w:val="●"/>
      <w:lvlJc w:val="left"/>
      <w:pPr>
        <w:ind w:left="113" w:hanging="54"/>
      </w:pPr>
      <w:rPr>
        <w:rFonts w:ascii="Noto Sans Symbols" w:eastAsia="Noto Sans Symbols" w:hAnsi="Noto Sans Symbols" w:cs="Noto Sans Symbols"/>
      </w:rPr>
    </w:lvl>
    <w:lvl w:ilvl="1">
      <w:start w:val="1"/>
      <w:numFmt w:val="bullet"/>
      <w:lvlText w:val="o"/>
      <w:lvlJc w:val="left"/>
      <w:pPr>
        <w:ind w:left="624" w:hanging="57"/>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081F43C2"/>
    <w:multiLevelType w:val="hybridMultilevel"/>
    <w:tmpl w:val="5C0A7098"/>
    <w:lvl w:ilvl="0" w:tplc="4D042222">
      <w:start w:val="1"/>
      <w:numFmt w:val="bullet"/>
      <w:suff w:val="space"/>
      <w:lvlText w:val=""/>
      <w:lvlJc w:val="left"/>
      <w:pPr>
        <w:ind w:left="285" w:hanging="56"/>
      </w:pPr>
      <w:rPr>
        <w:rFonts w:ascii="Symbol" w:hAnsi="Symbol" w:hint="default"/>
      </w:rPr>
    </w:lvl>
    <w:lvl w:ilvl="1" w:tplc="080C0003" w:tentative="1">
      <w:start w:val="1"/>
      <w:numFmt w:val="bullet"/>
      <w:lvlText w:val="o"/>
      <w:lvlJc w:val="left"/>
      <w:pPr>
        <w:ind w:left="1612" w:hanging="360"/>
      </w:pPr>
      <w:rPr>
        <w:rFonts w:ascii="Courier New" w:hAnsi="Courier New" w:cs="Courier New" w:hint="default"/>
      </w:rPr>
    </w:lvl>
    <w:lvl w:ilvl="2" w:tplc="080C0005" w:tentative="1">
      <w:start w:val="1"/>
      <w:numFmt w:val="bullet"/>
      <w:lvlText w:val=""/>
      <w:lvlJc w:val="left"/>
      <w:pPr>
        <w:ind w:left="2332" w:hanging="360"/>
      </w:pPr>
      <w:rPr>
        <w:rFonts w:ascii="Wingdings" w:hAnsi="Wingdings" w:hint="default"/>
      </w:rPr>
    </w:lvl>
    <w:lvl w:ilvl="3" w:tplc="080C0001" w:tentative="1">
      <w:start w:val="1"/>
      <w:numFmt w:val="bullet"/>
      <w:lvlText w:val=""/>
      <w:lvlJc w:val="left"/>
      <w:pPr>
        <w:ind w:left="3052" w:hanging="360"/>
      </w:pPr>
      <w:rPr>
        <w:rFonts w:ascii="Symbol" w:hAnsi="Symbol" w:hint="default"/>
      </w:rPr>
    </w:lvl>
    <w:lvl w:ilvl="4" w:tplc="080C0003" w:tentative="1">
      <w:start w:val="1"/>
      <w:numFmt w:val="bullet"/>
      <w:lvlText w:val="o"/>
      <w:lvlJc w:val="left"/>
      <w:pPr>
        <w:ind w:left="3772" w:hanging="360"/>
      </w:pPr>
      <w:rPr>
        <w:rFonts w:ascii="Courier New" w:hAnsi="Courier New" w:cs="Courier New" w:hint="default"/>
      </w:rPr>
    </w:lvl>
    <w:lvl w:ilvl="5" w:tplc="080C0005" w:tentative="1">
      <w:start w:val="1"/>
      <w:numFmt w:val="bullet"/>
      <w:lvlText w:val=""/>
      <w:lvlJc w:val="left"/>
      <w:pPr>
        <w:ind w:left="4492" w:hanging="360"/>
      </w:pPr>
      <w:rPr>
        <w:rFonts w:ascii="Wingdings" w:hAnsi="Wingdings" w:hint="default"/>
      </w:rPr>
    </w:lvl>
    <w:lvl w:ilvl="6" w:tplc="080C0001" w:tentative="1">
      <w:start w:val="1"/>
      <w:numFmt w:val="bullet"/>
      <w:lvlText w:val=""/>
      <w:lvlJc w:val="left"/>
      <w:pPr>
        <w:ind w:left="5212" w:hanging="360"/>
      </w:pPr>
      <w:rPr>
        <w:rFonts w:ascii="Symbol" w:hAnsi="Symbol" w:hint="default"/>
      </w:rPr>
    </w:lvl>
    <w:lvl w:ilvl="7" w:tplc="080C0003" w:tentative="1">
      <w:start w:val="1"/>
      <w:numFmt w:val="bullet"/>
      <w:lvlText w:val="o"/>
      <w:lvlJc w:val="left"/>
      <w:pPr>
        <w:ind w:left="5932" w:hanging="360"/>
      </w:pPr>
      <w:rPr>
        <w:rFonts w:ascii="Courier New" w:hAnsi="Courier New" w:cs="Courier New" w:hint="default"/>
      </w:rPr>
    </w:lvl>
    <w:lvl w:ilvl="8" w:tplc="080C0005" w:tentative="1">
      <w:start w:val="1"/>
      <w:numFmt w:val="bullet"/>
      <w:lvlText w:val=""/>
      <w:lvlJc w:val="left"/>
      <w:pPr>
        <w:ind w:left="6652" w:hanging="360"/>
      </w:pPr>
      <w:rPr>
        <w:rFonts w:ascii="Wingdings" w:hAnsi="Wingdings" w:hint="default"/>
      </w:rPr>
    </w:lvl>
  </w:abstractNum>
  <w:abstractNum w:abstractNumId="29" w15:restartNumberingAfterBreak="0">
    <w:nsid w:val="0879472B"/>
    <w:multiLevelType w:val="hybridMultilevel"/>
    <w:tmpl w:val="AF7EF766"/>
    <w:lvl w:ilvl="0" w:tplc="C6D8F1B6">
      <w:start w:val="1"/>
      <w:numFmt w:val="bullet"/>
      <w:suff w:val="space"/>
      <w:lvlText w:val=""/>
      <w:lvlJc w:val="left"/>
      <w:pPr>
        <w:ind w:left="113" w:hanging="56"/>
      </w:pPr>
      <w:rPr>
        <w:rFonts w:ascii="Symbol" w:hAnsi="Symbol" w:hint="default"/>
        <w:color w:val="auto"/>
        <w:sz w:val="15"/>
        <w:szCs w:val="15"/>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0" w15:restartNumberingAfterBreak="0">
    <w:nsid w:val="08F26BB4"/>
    <w:multiLevelType w:val="hybridMultilevel"/>
    <w:tmpl w:val="42169E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1" w15:restartNumberingAfterBreak="0">
    <w:nsid w:val="0A047394"/>
    <w:multiLevelType w:val="hybridMultilevel"/>
    <w:tmpl w:val="67CEA2EC"/>
    <w:name w:val="WW8Num410"/>
    <w:lvl w:ilvl="0" w:tplc="D6F892FC">
      <w:start w:val="1"/>
      <w:numFmt w:val="bullet"/>
      <w:suff w:val="space"/>
      <w:lvlText w:val=""/>
      <w:lvlJc w:val="left"/>
      <w:pPr>
        <w:ind w:left="57" w:hanging="57"/>
      </w:pPr>
      <w:rPr>
        <w:rFonts w:ascii="Symbol" w:hAnsi="Symbol" w:hint="default"/>
      </w:rPr>
    </w:lvl>
    <w:lvl w:ilvl="1" w:tplc="080C0003">
      <w:start w:val="1"/>
      <w:numFmt w:val="bullet"/>
      <w:lvlText w:val="o"/>
      <w:lvlJc w:val="left"/>
      <w:pPr>
        <w:ind w:left="1212" w:hanging="360"/>
      </w:pPr>
      <w:rPr>
        <w:rFonts w:ascii="Courier New" w:hAnsi="Courier New" w:cs="Courier New" w:hint="default"/>
      </w:rPr>
    </w:lvl>
    <w:lvl w:ilvl="2" w:tplc="080C0005">
      <w:start w:val="1"/>
      <w:numFmt w:val="bullet"/>
      <w:lvlText w:val=""/>
      <w:lvlJc w:val="left"/>
      <w:pPr>
        <w:ind w:left="1932" w:hanging="360"/>
      </w:pPr>
      <w:rPr>
        <w:rFonts w:ascii="Wingdings" w:hAnsi="Wingdings" w:hint="default"/>
      </w:rPr>
    </w:lvl>
    <w:lvl w:ilvl="3" w:tplc="080C0001">
      <w:start w:val="1"/>
      <w:numFmt w:val="bullet"/>
      <w:lvlText w:val=""/>
      <w:lvlJc w:val="left"/>
      <w:pPr>
        <w:ind w:left="2652" w:hanging="360"/>
      </w:pPr>
      <w:rPr>
        <w:rFonts w:ascii="Symbol" w:hAnsi="Symbol" w:hint="default"/>
      </w:rPr>
    </w:lvl>
    <w:lvl w:ilvl="4" w:tplc="080C0003">
      <w:start w:val="1"/>
      <w:numFmt w:val="bullet"/>
      <w:lvlText w:val="o"/>
      <w:lvlJc w:val="left"/>
      <w:pPr>
        <w:ind w:left="3372" w:hanging="360"/>
      </w:pPr>
      <w:rPr>
        <w:rFonts w:ascii="Courier New" w:hAnsi="Courier New" w:cs="Courier New" w:hint="default"/>
      </w:rPr>
    </w:lvl>
    <w:lvl w:ilvl="5" w:tplc="080C0005">
      <w:start w:val="1"/>
      <w:numFmt w:val="bullet"/>
      <w:lvlText w:val=""/>
      <w:lvlJc w:val="left"/>
      <w:pPr>
        <w:ind w:left="4092" w:hanging="360"/>
      </w:pPr>
      <w:rPr>
        <w:rFonts w:ascii="Wingdings" w:hAnsi="Wingdings" w:hint="default"/>
      </w:rPr>
    </w:lvl>
    <w:lvl w:ilvl="6" w:tplc="080C0001">
      <w:start w:val="1"/>
      <w:numFmt w:val="bullet"/>
      <w:lvlText w:val=""/>
      <w:lvlJc w:val="left"/>
      <w:pPr>
        <w:ind w:left="4812" w:hanging="360"/>
      </w:pPr>
      <w:rPr>
        <w:rFonts w:ascii="Symbol" w:hAnsi="Symbol" w:hint="default"/>
      </w:rPr>
    </w:lvl>
    <w:lvl w:ilvl="7" w:tplc="080C0003">
      <w:start w:val="1"/>
      <w:numFmt w:val="bullet"/>
      <w:lvlText w:val="o"/>
      <w:lvlJc w:val="left"/>
      <w:pPr>
        <w:ind w:left="5532" w:hanging="360"/>
      </w:pPr>
      <w:rPr>
        <w:rFonts w:ascii="Courier New" w:hAnsi="Courier New" w:cs="Courier New" w:hint="default"/>
      </w:rPr>
    </w:lvl>
    <w:lvl w:ilvl="8" w:tplc="080C0005">
      <w:start w:val="1"/>
      <w:numFmt w:val="bullet"/>
      <w:lvlText w:val=""/>
      <w:lvlJc w:val="left"/>
      <w:pPr>
        <w:ind w:left="6252" w:hanging="360"/>
      </w:pPr>
      <w:rPr>
        <w:rFonts w:ascii="Wingdings" w:hAnsi="Wingdings" w:hint="default"/>
      </w:rPr>
    </w:lvl>
  </w:abstractNum>
  <w:abstractNum w:abstractNumId="32" w15:restartNumberingAfterBreak="0">
    <w:nsid w:val="0A213585"/>
    <w:multiLevelType w:val="hybridMultilevel"/>
    <w:tmpl w:val="FE1046F6"/>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33" w15:restartNumberingAfterBreak="0">
    <w:nsid w:val="0AE77C19"/>
    <w:multiLevelType w:val="multilevel"/>
    <w:tmpl w:val="4D76414C"/>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34" w15:restartNumberingAfterBreak="0">
    <w:nsid w:val="0B090E8B"/>
    <w:multiLevelType w:val="multilevel"/>
    <w:tmpl w:val="E4E4978C"/>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35" w15:restartNumberingAfterBreak="0">
    <w:nsid w:val="0B3E6D2A"/>
    <w:multiLevelType w:val="hybridMultilevel"/>
    <w:tmpl w:val="E23221AE"/>
    <w:lvl w:ilvl="0" w:tplc="6CEAB400">
      <w:start w:val="1"/>
      <w:numFmt w:val="bullet"/>
      <w:suff w:val="space"/>
      <w:lvlText w:val=""/>
      <w:lvlJc w:val="left"/>
      <w:pPr>
        <w:ind w:left="113" w:hanging="56"/>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0B597946"/>
    <w:multiLevelType w:val="multilevel"/>
    <w:tmpl w:val="DD00D3A8"/>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37" w15:restartNumberingAfterBreak="0">
    <w:nsid w:val="0B81169C"/>
    <w:multiLevelType w:val="multilevel"/>
    <w:tmpl w:val="569637D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38" w15:restartNumberingAfterBreak="0">
    <w:nsid w:val="0CF71A8F"/>
    <w:multiLevelType w:val="multilevel"/>
    <w:tmpl w:val="8BFE3AF2"/>
    <w:lvl w:ilvl="0">
      <w:start w:val="1"/>
      <w:numFmt w:val="bullet"/>
      <w:suff w:val="space"/>
      <w:lvlText w:val=""/>
      <w:lvlJc w:val="left"/>
      <w:pPr>
        <w:ind w:left="113" w:hanging="56"/>
      </w:pPr>
      <w:rPr>
        <w:rFonts w:ascii="Symbol" w:hAnsi="Symbol" w:hint="default"/>
        <w:color w:val="auto"/>
      </w:rPr>
    </w:lvl>
    <w:lvl w:ilvl="1">
      <w:start w:val="1"/>
      <w:numFmt w:val="bullet"/>
      <w:lvlText w:val="o"/>
      <w:lvlJc w:val="left"/>
      <w:pPr>
        <w:ind w:left="623" w:hanging="56"/>
      </w:pPr>
      <w:rPr>
        <w:rFonts w:ascii="Courier New" w:eastAsia="Courier New" w:hAnsi="Courier New" w:cs="Courier New" w:hint="default"/>
      </w:rPr>
    </w:lvl>
    <w:lvl w:ilvl="2">
      <w:start w:val="1"/>
      <w:numFmt w:val="bullet"/>
      <w:lvlText w:val="▪"/>
      <w:lvlJc w:val="left"/>
      <w:pPr>
        <w:ind w:left="1133" w:hanging="56"/>
      </w:pPr>
      <w:rPr>
        <w:rFonts w:ascii="Noto Sans Symbols" w:eastAsia="Noto Sans Symbols" w:hAnsi="Noto Sans Symbols" w:cs="Noto Sans Symbols" w:hint="default"/>
      </w:rPr>
    </w:lvl>
    <w:lvl w:ilvl="3">
      <w:start w:val="1"/>
      <w:numFmt w:val="bullet"/>
      <w:lvlText w:val="●"/>
      <w:lvlJc w:val="left"/>
      <w:pPr>
        <w:ind w:left="1643" w:hanging="56"/>
      </w:pPr>
      <w:rPr>
        <w:rFonts w:ascii="Noto Sans Symbols" w:eastAsia="Noto Sans Symbols" w:hAnsi="Noto Sans Symbols" w:cs="Noto Sans Symbols" w:hint="default"/>
      </w:rPr>
    </w:lvl>
    <w:lvl w:ilvl="4">
      <w:start w:val="1"/>
      <w:numFmt w:val="bullet"/>
      <w:lvlText w:val="o"/>
      <w:lvlJc w:val="left"/>
      <w:pPr>
        <w:ind w:left="2153" w:hanging="56"/>
      </w:pPr>
      <w:rPr>
        <w:rFonts w:ascii="Courier New" w:eastAsia="Courier New" w:hAnsi="Courier New" w:cs="Courier New" w:hint="default"/>
      </w:rPr>
    </w:lvl>
    <w:lvl w:ilvl="5">
      <w:start w:val="1"/>
      <w:numFmt w:val="bullet"/>
      <w:lvlText w:val="▪"/>
      <w:lvlJc w:val="left"/>
      <w:pPr>
        <w:ind w:left="2663" w:hanging="56"/>
      </w:pPr>
      <w:rPr>
        <w:rFonts w:ascii="Noto Sans Symbols" w:eastAsia="Noto Sans Symbols" w:hAnsi="Noto Sans Symbols" w:cs="Noto Sans Symbols" w:hint="default"/>
      </w:rPr>
    </w:lvl>
    <w:lvl w:ilvl="6">
      <w:start w:val="1"/>
      <w:numFmt w:val="bullet"/>
      <w:lvlText w:val="●"/>
      <w:lvlJc w:val="left"/>
      <w:pPr>
        <w:ind w:left="3173" w:hanging="56"/>
      </w:pPr>
      <w:rPr>
        <w:rFonts w:ascii="Noto Sans Symbols" w:eastAsia="Noto Sans Symbols" w:hAnsi="Noto Sans Symbols" w:cs="Noto Sans Symbols" w:hint="default"/>
      </w:rPr>
    </w:lvl>
    <w:lvl w:ilvl="7">
      <w:start w:val="1"/>
      <w:numFmt w:val="bullet"/>
      <w:lvlText w:val="o"/>
      <w:lvlJc w:val="left"/>
      <w:pPr>
        <w:ind w:left="3683" w:hanging="56"/>
      </w:pPr>
      <w:rPr>
        <w:rFonts w:ascii="Courier New" w:eastAsia="Courier New" w:hAnsi="Courier New" w:cs="Courier New" w:hint="default"/>
      </w:rPr>
    </w:lvl>
    <w:lvl w:ilvl="8">
      <w:start w:val="1"/>
      <w:numFmt w:val="bullet"/>
      <w:lvlText w:val="▪"/>
      <w:lvlJc w:val="left"/>
      <w:pPr>
        <w:ind w:left="4193" w:hanging="56"/>
      </w:pPr>
      <w:rPr>
        <w:rFonts w:ascii="Noto Sans Symbols" w:eastAsia="Noto Sans Symbols" w:hAnsi="Noto Sans Symbols" w:cs="Noto Sans Symbols" w:hint="default"/>
      </w:rPr>
    </w:lvl>
  </w:abstractNum>
  <w:abstractNum w:abstractNumId="39" w15:restartNumberingAfterBreak="0">
    <w:nsid w:val="0E7D0F50"/>
    <w:multiLevelType w:val="hybridMultilevel"/>
    <w:tmpl w:val="3AD8FC8C"/>
    <w:lvl w:ilvl="0" w:tplc="55783892">
      <w:start w:val="1"/>
      <w:numFmt w:val="bullet"/>
      <w:suff w:val="space"/>
      <w:lvlText w:val=""/>
      <w:lvlJc w:val="left"/>
      <w:pPr>
        <w:ind w:left="113" w:hanging="56"/>
      </w:pPr>
      <w:rPr>
        <w:rFonts w:ascii="Symbol" w:hAnsi="Symbol" w:hint="default"/>
        <w:sz w:val="15"/>
        <w:szCs w:val="15"/>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0" w15:restartNumberingAfterBreak="0">
    <w:nsid w:val="0F49067B"/>
    <w:multiLevelType w:val="hybridMultilevel"/>
    <w:tmpl w:val="83ACD812"/>
    <w:lvl w:ilvl="0" w:tplc="8B3E379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0F9D3DDB"/>
    <w:multiLevelType w:val="hybridMultilevel"/>
    <w:tmpl w:val="849C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5A79AC"/>
    <w:multiLevelType w:val="multilevel"/>
    <w:tmpl w:val="D24C5BC8"/>
    <w:lvl w:ilvl="0">
      <w:start w:val="1"/>
      <w:numFmt w:val="bullet"/>
      <w:suff w:val="space"/>
      <w:lvlText w:val="●"/>
      <w:lvlJc w:val="left"/>
      <w:pPr>
        <w:ind w:left="285" w:hanging="56"/>
      </w:pPr>
      <w:rPr>
        <w:rFonts w:ascii="Noto Sans Symbols" w:hAnsi="Noto Sans Symbols" w:hint="default"/>
        <w:color w:val="000000"/>
      </w:rPr>
    </w:lvl>
    <w:lvl w:ilvl="1">
      <w:start w:val="1"/>
      <w:numFmt w:val="bullet"/>
      <w:lvlText w:val="o"/>
      <w:lvlJc w:val="left"/>
      <w:pPr>
        <w:ind w:left="1612" w:hanging="360"/>
      </w:pPr>
      <w:rPr>
        <w:rFonts w:ascii="Courier New" w:eastAsia="Courier New" w:hAnsi="Courier New" w:cs="Courier New" w:hint="default"/>
      </w:rPr>
    </w:lvl>
    <w:lvl w:ilvl="2">
      <w:start w:val="1"/>
      <w:numFmt w:val="bullet"/>
      <w:lvlText w:val="▪"/>
      <w:lvlJc w:val="left"/>
      <w:pPr>
        <w:ind w:left="2332" w:hanging="360"/>
      </w:pPr>
      <w:rPr>
        <w:rFonts w:ascii="Noto Sans Symbols" w:eastAsia="Noto Sans Symbols" w:hAnsi="Noto Sans Symbols" w:cs="Noto Sans Symbols" w:hint="default"/>
      </w:rPr>
    </w:lvl>
    <w:lvl w:ilvl="3">
      <w:start w:val="1"/>
      <w:numFmt w:val="bullet"/>
      <w:lvlText w:val="●"/>
      <w:lvlJc w:val="left"/>
      <w:pPr>
        <w:ind w:left="3052" w:hanging="360"/>
      </w:pPr>
      <w:rPr>
        <w:rFonts w:ascii="Noto Sans Symbols" w:eastAsia="Noto Sans Symbols" w:hAnsi="Noto Sans Symbols" w:cs="Noto Sans Symbol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Symbols" w:eastAsia="Noto Sans Symbols" w:hAnsi="Noto Sans Symbols" w:cs="Noto Sans Symbols" w:hint="default"/>
      </w:rPr>
    </w:lvl>
    <w:lvl w:ilvl="6">
      <w:start w:val="1"/>
      <w:numFmt w:val="bullet"/>
      <w:lvlText w:val="●"/>
      <w:lvlJc w:val="left"/>
      <w:pPr>
        <w:ind w:left="5212" w:hanging="360"/>
      </w:pPr>
      <w:rPr>
        <w:rFonts w:ascii="Noto Sans Symbols" w:eastAsia="Noto Sans Symbols" w:hAnsi="Noto Sans Symbols" w:cs="Noto Sans Symbol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Symbols" w:eastAsia="Noto Sans Symbols" w:hAnsi="Noto Sans Symbols" w:cs="Noto Sans Symbols" w:hint="default"/>
      </w:rPr>
    </w:lvl>
  </w:abstractNum>
  <w:abstractNum w:abstractNumId="43" w15:restartNumberingAfterBreak="0">
    <w:nsid w:val="10CF1265"/>
    <w:multiLevelType w:val="hybridMultilevel"/>
    <w:tmpl w:val="C0A2A324"/>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4" w15:restartNumberingAfterBreak="0">
    <w:nsid w:val="117D1368"/>
    <w:multiLevelType w:val="hybridMultilevel"/>
    <w:tmpl w:val="68804ED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45" w15:restartNumberingAfterBreak="0">
    <w:nsid w:val="125F73BA"/>
    <w:multiLevelType w:val="multilevel"/>
    <w:tmpl w:val="A0E4BD32"/>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46" w15:restartNumberingAfterBreak="0">
    <w:nsid w:val="12C13617"/>
    <w:multiLevelType w:val="multilevel"/>
    <w:tmpl w:val="D982CF60"/>
    <w:lvl w:ilvl="0">
      <w:start w:val="1"/>
      <w:numFmt w:val="bullet"/>
      <w:suff w:val="space"/>
      <w:lvlText w:val="●"/>
      <w:lvlJc w:val="left"/>
      <w:pPr>
        <w:ind w:left="227" w:hanging="56"/>
      </w:pPr>
      <w:rPr>
        <w:rFonts w:ascii="Noto Sans Symbols" w:hAnsi="Noto Sans Symbols" w:hint="default"/>
        <w:color w:val="000000"/>
      </w:rPr>
    </w:lvl>
    <w:lvl w:ilvl="1">
      <w:start w:val="1"/>
      <w:numFmt w:val="bullet"/>
      <w:lvlText w:val="o"/>
      <w:lvlJc w:val="left"/>
      <w:pPr>
        <w:ind w:left="1554" w:hanging="360"/>
      </w:pPr>
      <w:rPr>
        <w:rFonts w:ascii="Courier New" w:eastAsia="Courier New" w:hAnsi="Courier New" w:cs="Courier New" w:hint="default"/>
      </w:rPr>
    </w:lvl>
    <w:lvl w:ilvl="2">
      <w:start w:val="1"/>
      <w:numFmt w:val="bullet"/>
      <w:lvlText w:val="▪"/>
      <w:lvlJc w:val="left"/>
      <w:pPr>
        <w:ind w:left="2274" w:hanging="360"/>
      </w:pPr>
      <w:rPr>
        <w:rFonts w:ascii="Noto Sans Symbols" w:eastAsia="Noto Sans Symbols" w:hAnsi="Noto Sans Symbols" w:cs="Noto Sans Symbols" w:hint="default"/>
      </w:rPr>
    </w:lvl>
    <w:lvl w:ilvl="3">
      <w:start w:val="1"/>
      <w:numFmt w:val="bullet"/>
      <w:lvlText w:val="●"/>
      <w:lvlJc w:val="left"/>
      <w:pPr>
        <w:ind w:left="2994" w:hanging="360"/>
      </w:pPr>
      <w:rPr>
        <w:rFonts w:ascii="Noto Sans Symbols" w:eastAsia="Noto Sans Symbols" w:hAnsi="Noto Sans Symbols" w:cs="Noto Sans Symbols" w:hint="default"/>
      </w:rPr>
    </w:lvl>
    <w:lvl w:ilvl="4">
      <w:start w:val="1"/>
      <w:numFmt w:val="bullet"/>
      <w:lvlText w:val="o"/>
      <w:lvlJc w:val="left"/>
      <w:pPr>
        <w:ind w:left="3714" w:hanging="360"/>
      </w:pPr>
      <w:rPr>
        <w:rFonts w:ascii="Courier New" w:eastAsia="Courier New" w:hAnsi="Courier New" w:cs="Courier New" w:hint="default"/>
      </w:rPr>
    </w:lvl>
    <w:lvl w:ilvl="5">
      <w:start w:val="1"/>
      <w:numFmt w:val="bullet"/>
      <w:lvlText w:val="▪"/>
      <w:lvlJc w:val="left"/>
      <w:pPr>
        <w:ind w:left="4434" w:hanging="360"/>
      </w:pPr>
      <w:rPr>
        <w:rFonts w:ascii="Noto Sans Symbols" w:eastAsia="Noto Sans Symbols" w:hAnsi="Noto Sans Symbols" w:cs="Noto Sans Symbols" w:hint="default"/>
      </w:rPr>
    </w:lvl>
    <w:lvl w:ilvl="6">
      <w:start w:val="1"/>
      <w:numFmt w:val="bullet"/>
      <w:lvlText w:val="●"/>
      <w:lvlJc w:val="left"/>
      <w:pPr>
        <w:ind w:left="5154" w:hanging="360"/>
      </w:pPr>
      <w:rPr>
        <w:rFonts w:ascii="Noto Sans Symbols" w:eastAsia="Noto Sans Symbols" w:hAnsi="Noto Sans Symbols" w:cs="Noto Sans Symbols" w:hint="default"/>
      </w:rPr>
    </w:lvl>
    <w:lvl w:ilvl="7">
      <w:start w:val="1"/>
      <w:numFmt w:val="bullet"/>
      <w:lvlText w:val="o"/>
      <w:lvlJc w:val="left"/>
      <w:pPr>
        <w:ind w:left="5874" w:hanging="360"/>
      </w:pPr>
      <w:rPr>
        <w:rFonts w:ascii="Courier New" w:eastAsia="Courier New" w:hAnsi="Courier New" w:cs="Courier New" w:hint="default"/>
      </w:rPr>
    </w:lvl>
    <w:lvl w:ilvl="8">
      <w:start w:val="1"/>
      <w:numFmt w:val="bullet"/>
      <w:lvlText w:val="▪"/>
      <w:lvlJc w:val="left"/>
      <w:pPr>
        <w:ind w:left="6594" w:hanging="360"/>
      </w:pPr>
      <w:rPr>
        <w:rFonts w:ascii="Noto Sans Symbols" w:eastAsia="Noto Sans Symbols" w:hAnsi="Noto Sans Symbols" w:cs="Noto Sans Symbols" w:hint="default"/>
      </w:rPr>
    </w:lvl>
  </w:abstractNum>
  <w:abstractNum w:abstractNumId="47" w15:restartNumberingAfterBreak="0">
    <w:nsid w:val="13BA0AAE"/>
    <w:multiLevelType w:val="multilevel"/>
    <w:tmpl w:val="FFFFFFFF"/>
    <w:lvl w:ilvl="0">
      <w:start w:val="1"/>
      <w:numFmt w:val="bullet"/>
      <w:lvlText w:val="●"/>
      <w:lvlJc w:val="left"/>
      <w:pPr>
        <w:ind w:left="56" w:hanging="56"/>
      </w:pPr>
      <w:rPr>
        <w:rFonts w:ascii="Noto Sans Symbols" w:eastAsia="Noto Sans Symbols" w:hAnsi="Noto Sans Symbols" w:cs="Noto Sans Symbols"/>
        <w:color w:val="000000"/>
      </w:rPr>
    </w:lvl>
    <w:lvl w:ilvl="1">
      <w:start w:val="1"/>
      <w:numFmt w:val="bullet"/>
      <w:lvlText w:val="o"/>
      <w:lvlJc w:val="left"/>
      <w:pPr>
        <w:ind w:left="1383" w:hanging="359"/>
      </w:pPr>
      <w:rPr>
        <w:rFonts w:ascii="Courier New" w:eastAsia="Courier New" w:hAnsi="Courier New" w:cs="Courier New"/>
      </w:rPr>
    </w:lvl>
    <w:lvl w:ilvl="2">
      <w:start w:val="1"/>
      <w:numFmt w:val="bullet"/>
      <w:lvlText w:val="▪"/>
      <w:lvlJc w:val="left"/>
      <w:pPr>
        <w:ind w:left="2103" w:hanging="360"/>
      </w:pPr>
      <w:rPr>
        <w:rFonts w:ascii="Noto Sans Symbols" w:eastAsia="Noto Sans Symbols" w:hAnsi="Noto Sans Symbols" w:cs="Noto Sans Symbols"/>
      </w:rPr>
    </w:lvl>
    <w:lvl w:ilvl="3">
      <w:start w:val="1"/>
      <w:numFmt w:val="bullet"/>
      <w:lvlText w:val="●"/>
      <w:lvlJc w:val="left"/>
      <w:pPr>
        <w:ind w:left="2823" w:hanging="360"/>
      </w:pPr>
      <w:rPr>
        <w:rFonts w:ascii="Noto Sans Symbols" w:eastAsia="Noto Sans Symbols" w:hAnsi="Noto Sans Symbols" w:cs="Noto Sans Symbols"/>
      </w:rPr>
    </w:lvl>
    <w:lvl w:ilvl="4">
      <w:start w:val="1"/>
      <w:numFmt w:val="bullet"/>
      <w:lvlText w:val="o"/>
      <w:lvlJc w:val="left"/>
      <w:pPr>
        <w:ind w:left="3543" w:hanging="360"/>
      </w:pPr>
      <w:rPr>
        <w:rFonts w:ascii="Courier New" w:eastAsia="Courier New" w:hAnsi="Courier New" w:cs="Courier New"/>
      </w:rPr>
    </w:lvl>
    <w:lvl w:ilvl="5">
      <w:start w:val="1"/>
      <w:numFmt w:val="bullet"/>
      <w:lvlText w:val="▪"/>
      <w:lvlJc w:val="left"/>
      <w:pPr>
        <w:ind w:left="4263" w:hanging="360"/>
      </w:pPr>
      <w:rPr>
        <w:rFonts w:ascii="Noto Sans Symbols" w:eastAsia="Noto Sans Symbols" w:hAnsi="Noto Sans Symbols" w:cs="Noto Sans Symbols"/>
      </w:rPr>
    </w:lvl>
    <w:lvl w:ilvl="6">
      <w:start w:val="1"/>
      <w:numFmt w:val="bullet"/>
      <w:lvlText w:val="●"/>
      <w:lvlJc w:val="left"/>
      <w:pPr>
        <w:ind w:left="4983" w:hanging="360"/>
      </w:pPr>
      <w:rPr>
        <w:rFonts w:ascii="Noto Sans Symbols" w:eastAsia="Noto Sans Symbols" w:hAnsi="Noto Sans Symbols" w:cs="Noto Sans Symbols"/>
      </w:rPr>
    </w:lvl>
    <w:lvl w:ilvl="7">
      <w:start w:val="1"/>
      <w:numFmt w:val="bullet"/>
      <w:lvlText w:val="o"/>
      <w:lvlJc w:val="left"/>
      <w:pPr>
        <w:ind w:left="5703" w:hanging="360"/>
      </w:pPr>
      <w:rPr>
        <w:rFonts w:ascii="Courier New" w:eastAsia="Courier New" w:hAnsi="Courier New" w:cs="Courier New"/>
      </w:rPr>
    </w:lvl>
    <w:lvl w:ilvl="8">
      <w:start w:val="1"/>
      <w:numFmt w:val="bullet"/>
      <w:lvlText w:val="▪"/>
      <w:lvlJc w:val="left"/>
      <w:pPr>
        <w:ind w:left="6423" w:hanging="360"/>
      </w:pPr>
      <w:rPr>
        <w:rFonts w:ascii="Noto Sans Symbols" w:eastAsia="Noto Sans Symbols" w:hAnsi="Noto Sans Symbols" w:cs="Noto Sans Symbols"/>
      </w:rPr>
    </w:lvl>
  </w:abstractNum>
  <w:abstractNum w:abstractNumId="48" w15:restartNumberingAfterBreak="0">
    <w:nsid w:val="16126878"/>
    <w:multiLevelType w:val="hybridMultilevel"/>
    <w:tmpl w:val="25D23A80"/>
    <w:lvl w:ilvl="0" w:tplc="CAD6EDD2">
      <w:start w:val="1"/>
      <w:numFmt w:val="bullet"/>
      <w:suff w:val="space"/>
      <w:lvlText w:val=""/>
      <w:lvlJc w:val="left"/>
      <w:pPr>
        <w:ind w:left="113" w:hanging="56"/>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9" w15:restartNumberingAfterBreak="0">
    <w:nsid w:val="18B20B99"/>
    <w:multiLevelType w:val="hybridMultilevel"/>
    <w:tmpl w:val="400C6BB6"/>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50" w15:restartNumberingAfterBreak="0">
    <w:nsid w:val="18BA4472"/>
    <w:multiLevelType w:val="hybridMultilevel"/>
    <w:tmpl w:val="3CD416D2"/>
    <w:lvl w:ilvl="0" w:tplc="EC9E0DD0">
      <w:start w:val="1"/>
      <w:numFmt w:val="bullet"/>
      <w:suff w:val="space"/>
      <w:lvlText w:val=""/>
      <w:lvlJc w:val="left"/>
      <w:pPr>
        <w:ind w:left="226" w:hanging="56"/>
      </w:pPr>
      <w:rPr>
        <w:rFonts w:ascii="Symbol" w:hAnsi="Symbol" w:hint="default"/>
        <w:color w:val="auto"/>
      </w:rPr>
    </w:lvl>
    <w:lvl w:ilvl="1" w:tplc="080C0003">
      <w:start w:val="1"/>
      <w:numFmt w:val="bullet"/>
      <w:lvlText w:val="o"/>
      <w:lvlJc w:val="left"/>
      <w:pPr>
        <w:ind w:left="1553" w:hanging="360"/>
      </w:pPr>
      <w:rPr>
        <w:rFonts w:ascii="Courier New" w:hAnsi="Courier New" w:cs="Courier New" w:hint="default"/>
      </w:rPr>
    </w:lvl>
    <w:lvl w:ilvl="2" w:tplc="080C0005">
      <w:start w:val="1"/>
      <w:numFmt w:val="bullet"/>
      <w:lvlText w:val=""/>
      <w:lvlJc w:val="left"/>
      <w:pPr>
        <w:ind w:left="2273" w:hanging="360"/>
      </w:pPr>
      <w:rPr>
        <w:rFonts w:ascii="Wingdings" w:hAnsi="Wingdings" w:hint="default"/>
      </w:rPr>
    </w:lvl>
    <w:lvl w:ilvl="3" w:tplc="080C0001">
      <w:start w:val="1"/>
      <w:numFmt w:val="bullet"/>
      <w:lvlText w:val=""/>
      <w:lvlJc w:val="left"/>
      <w:pPr>
        <w:ind w:left="2993" w:hanging="360"/>
      </w:pPr>
      <w:rPr>
        <w:rFonts w:ascii="Symbol" w:hAnsi="Symbol" w:hint="default"/>
      </w:rPr>
    </w:lvl>
    <w:lvl w:ilvl="4" w:tplc="080C0003">
      <w:start w:val="1"/>
      <w:numFmt w:val="bullet"/>
      <w:lvlText w:val="o"/>
      <w:lvlJc w:val="left"/>
      <w:pPr>
        <w:ind w:left="3713" w:hanging="360"/>
      </w:pPr>
      <w:rPr>
        <w:rFonts w:ascii="Courier New" w:hAnsi="Courier New" w:cs="Courier New" w:hint="default"/>
      </w:rPr>
    </w:lvl>
    <w:lvl w:ilvl="5" w:tplc="080C0005">
      <w:start w:val="1"/>
      <w:numFmt w:val="bullet"/>
      <w:lvlText w:val=""/>
      <w:lvlJc w:val="left"/>
      <w:pPr>
        <w:ind w:left="4433" w:hanging="360"/>
      </w:pPr>
      <w:rPr>
        <w:rFonts w:ascii="Wingdings" w:hAnsi="Wingdings" w:hint="default"/>
      </w:rPr>
    </w:lvl>
    <w:lvl w:ilvl="6" w:tplc="080C0001">
      <w:start w:val="1"/>
      <w:numFmt w:val="bullet"/>
      <w:lvlText w:val=""/>
      <w:lvlJc w:val="left"/>
      <w:pPr>
        <w:ind w:left="5153" w:hanging="360"/>
      </w:pPr>
      <w:rPr>
        <w:rFonts w:ascii="Symbol" w:hAnsi="Symbol" w:hint="default"/>
      </w:rPr>
    </w:lvl>
    <w:lvl w:ilvl="7" w:tplc="080C0003">
      <w:start w:val="1"/>
      <w:numFmt w:val="bullet"/>
      <w:lvlText w:val="o"/>
      <w:lvlJc w:val="left"/>
      <w:pPr>
        <w:ind w:left="5873" w:hanging="360"/>
      </w:pPr>
      <w:rPr>
        <w:rFonts w:ascii="Courier New" w:hAnsi="Courier New" w:cs="Courier New" w:hint="default"/>
      </w:rPr>
    </w:lvl>
    <w:lvl w:ilvl="8" w:tplc="080C0005">
      <w:start w:val="1"/>
      <w:numFmt w:val="bullet"/>
      <w:lvlText w:val=""/>
      <w:lvlJc w:val="left"/>
      <w:pPr>
        <w:ind w:left="6593" w:hanging="360"/>
      </w:pPr>
      <w:rPr>
        <w:rFonts w:ascii="Wingdings" w:hAnsi="Wingdings" w:hint="default"/>
      </w:rPr>
    </w:lvl>
  </w:abstractNum>
  <w:abstractNum w:abstractNumId="51" w15:restartNumberingAfterBreak="0">
    <w:nsid w:val="190F1863"/>
    <w:multiLevelType w:val="hybridMultilevel"/>
    <w:tmpl w:val="9268096A"/>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52" w15:restartNumberingAfterBreak="0">
    <w:nsid w:val="19476CA9"/>
    <w:multiLevelType w:val="hybridMultilevel"/>
    <w:tmpl w:val="A7F880C4"/>
    <w:lvl w:ilvl="0" w:tplc="095C606C">
      <w:start w:val="1"/>
      <w:numFmt w:val="bullet"/>
      <w:suff w:val="space"/>
      <w:lvlText w:val=""/>
      <w:lvlJc w:val="left"/>
      <w:pPr>
        <w:ind w:left="57" w:hanging="57"/>
      </w:pPr>
      <w:rPr>
        <w:rFonts w:ascii="Symbol" w:hAnsi="Symbol" w:hint="default"/>
      </w:rPr>
    </w:lvl>
    <w:lvl w:ilvl="1" w:tplc="800EFDC8">
      <w:start w:val="1"/>
      <w:numFmt w:val="bullet"/>
      <w:suff w:val="space"/>
      <w:lvlText w:val=""/>
      <w:lvlJc w:val="left"/>
      <w:pPr>
        <w:ind w:left="113" w:hanging="56"/>
      </w:pPr>
      <w:rPr>
        <w:rFonts w:ascii="Symbol" w:hAnsi="Symbol"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53" w15:restartNumberingAfterBreak="0">
    <w:nsid w:val="1A712363"/>
    <w:multiLevelType w:val="hybridMultilevel"/>
    <w:tmpl w:val="08E0D192"/>
    <w:lvl w:ilvl="0" w:tplc="E20A53C4">
      <w:start w:val="1"/>
      <w:numFmt w:val="bullet"/>
      <w:suff w:val="space"/>
      <w:lvlText w:val=""/>
      <w:lvlJc w:val="left"/>
      <w:pPr>
        <w:ind w:left="113" w:hanging="56"/>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4" w15:restartNumberingAfterBreak="0">
    <w:nsid w:val="1B802F01"/>
    <w:multiLevelType w:val="hybridMultilevel"/>
    <w:tmpl w:val="8D72C180"/>
    <w:lvl w:ilvl="0" w:tplc="BBDA3E3A">
      <w:start w:val="1"/>
      <w:numFmt w:val="bullet"/>
      <w:suff w:val="space"/>
      <w:lvlText w:val=""/>
      <w:lvlJc w:val="left"/>
      <w:pPr>
        <w:ind w:left="113" w:hanging="56"/>
      </w:pPr>
      <w:rPr>
        <w:rFonts w:ascii="Symbol" w:hAnsi="Symbol" w:hint="default"/>
        <w:color w:val="auto"/>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5" w15:restartNumberingAfterBreak="0">
    <w:nsid w:val="1BBF2E68"/>
    <w:multiLevelType w:val="hybridMultilevel"/>
    <w:tmpl w:val="11CCFF9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56" w15:restartNumberingAfterBreak="0">
    <w:nsid w:val="1EE436C5"/>
    <w:multiLevelType w:val="multilevel"/>
    <w:tmpl w:val="3C26E874"/>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57" w15:restartNumberingAfterBreak="0">
    <w:nsid w:val="20202FEE"/>
    <w:multiLevelType w:val="hybridMultilevel"/>
    <w:tmpl w:val="0E72B020"/>
    <w:lvl w:ilvl="0" w:tplc="B66610B0">
      <w:start w:val="1"/>
      <w:numFmt w:val="bullet"/>
      <w:suff w:val="space"/>
      <w:lvlText w:val=""/>
      <w:lvlJc w:val="left"/>
      <w:pPr>
        <w:ind w:left="113" w:hanging="56"/>
      </w:pPr>
      <w:rPr>
        <w:rFonts w:ascii="Symbol" w:hAnsi="Symbol" w:hint="default"/>
        <w:color w:val="auto"/>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8" w15:restartNumberingAfterBreak="0">
    <w:nsid w:val="209C3B1F"/>
    <w:multiLevelType w:val="multilevel"/>
    <w:tmpl w:val="1832BC60"/>
    <w:lvl w:ilvl="0">
      <w:start w:val="1"/>
      <w:numFmt w:val="bullet"/>
      <w:suff w:val="space"/>
      <w:lvlText w:val="●"/>
      <w:lvlJc w:val="left"/>
      <w:pPr>
        <w:ind w:left="113" w:hanging="54"/>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59" w15:restartNumberingAfterBreak="0">
    <w:nsid w:val="20CE306B"/>
    <w:multiLevelType w:val="hybridMultilevel"/>
    <w:tmpl w:val="694619BC"/>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60" w15:restartNumberingAfterBreak="0">
    <w:nsid w:val="22F4241B"/>
    <w:multiLevelType w:val="multilevel"/>
    <w:tmpl w:val="5766555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61" w15:restartNumberingAfterBreak="0">
    <w:nsid w:val="24CA0DC4"/>
    <w:multiLevelType w:val="multilevel"/>
    <w:tmpl w:val="FFFFFFFF"/>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251B3E23"/>
    <w:multiLevelType w:val="hybridMultilevel"/>
    <w:tmpl w:val="13F62358"/>
    <w:lvl w:ilvl="0" w:tplc="6CAA3BA0">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63" w15:restartNumberingAfterBreak="0">
    <w:nsid w:val="25E90F9B"/>
    <w:multiLevelType w:val="hybridMultilevel"/>
    <w:tmpl w:val="9A1A6BE0"/>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64" w15:restartNumberingAfterBreak="0">
    <w:nsid w:val="25F31049"/>
    <w:multiLevelType w:val="multilevel"/>
    <w:tmpl w:val="77B85EEC"/>
    <w:lvl w:ilvl="0">
      <w:start w:val="1"/>
      <w:numFmt w:val="bullet"/>
      <w:suff w:val="space"/>
      <w:lvlText w:val="●"/>
      <w:lvlJc w:val="left"/>
      <w:pPr>
        <w:ind w:left="169" w:hanging="56"/>
      </w:pPr>
      <w:rPr>
        <w:rFonts w:ascii="Noto Sans Symbols" w:hAnsi="Noto Sans Symbols" w:hint="default"/>
        <w:color w:val="000000"/>
      </w:rPr>
    </w:lvl>
    <w:lvl w:ilvl="1">
      <w:start w:val="1"/>
      <w:numFmt w:val="bullet"/>
      <w:lvlText w:val="o"/>
      <w:lvlJc w:val="left"/>
      <w:pPr>
        <w:ind w:left="1496" w:hanging="360"/>
      </w:pPr>
      <w:rPr>
        <w:rFonts w:ascii="Courier New" w:eastAsia="Courier New" w:hAnsi="Courier New" w:cs="Courier New" w:hint="default"/>
      </w:rPr>
    </w:lvl>
    <w:lvl w:ilvl="2">
      <w:start w:val="1"/>
      <w:numFmt w:val="bullet"/>
      <w:lvlText w:val="▪"/>
      <w:lvlJc w:val="left"/>
      <w:pPr>
        <w:ind w:left="2216" w:hanging="360"/>
      </w:pPr>
      <w:rPr>
        <w:rFonts w:ascii="Noto Sans Symbols" w:eastAsia="Noto Sans Symbols" w:hAnsi="Noto Sans Symbols" w:cs="Noto Sans Symbols" w:hint="default"/>
      </w:rPr>
    </w:lvl>
    <w:lvl w:ilvl="3">
      <w:start w:val="1"/>
      <w:numFmt w:val="bullet"/>
      <w:lvlText w:val="●"/>
      <w:lvlJc w:val="left"/>
      <w:pPr>
        <w:ind w:left="2936" w:hanging="360"/>
      </w:pPr>
      <w:rPr>
        <w:rFonts w:ascii="Noto Sans Symbols" w:eastAsia="Noto Sans Symbols" w:hAnsi="Noto Sans Symbols" w:cs="Noto Sans Symbols" w:hint="default"/>
      </w:rPr>
    </w:lvl>
    <w:lvl w:ilvl="4">
      <w:start w:val="1"/>
      <w:numFmt w:val="bullet"/>
      <w:lvlText w:val="o"/>
      <w:lvlJc w:val="left"/>
      <w:pPr>
        <w:ind w:left="3656" w:hanging="360"/>
      </w:pPr>
      <w:rPr>
        <w:rFonts w:ascii="Courier New" w:eastAsia="Courier New" w:hAnsi="Courier New" w:cs="Courier New" w:hint="default"/>
      </w:rPr>
    </w:lvl>
    <w:lvl w:ilvl="5">
      <w:start w:val="1"/>
      <w:numFmt w:val="bullet"/>
      <w:lvlText w:val="▪"/>
      <w:lvlJc w:val="left"/>
      <w:pPr>
        <w:ind w:left="4376" w:hanging="360"/>
      </w:pPr>
      <w:rPr>
        <w:rFonts w:ascii="Noto Sans Symbols" w:eastAsia="Noto Sans Symbols" w:hAnsi="Noto Sans Symbols" w:cs="Noto Sans Symbols" w:hint="default"/>
      </w:rPr>
    </w:lvl>
    <w:lvl w:ilvl="6">
      <w:start w:val="1"/>
      <w:numFmt w:val="bullet"/>
      <w:lvlText w:val="●"/>
      <w:lvlJc w:val="left"/>
      <w:pPr>
        <w:ind w:left="5096" w:hanging="360"/>
      </w:pPr>
      <w:rPr>
        <w:rFonts w:ascii="Noto Sans Symbols" w:eastAsia="Noto Sans Symbols" w:hAnsi="Noto Sans Symbols" w:cs="Noto Sans Symbols" w:hint="default"/>
      </w:rPr>
    </w:lvl>
    <w:lvl w:ilvl="7">
      <w:start w:val="1"/>
      <w:numFmt w:val="bullet"/>
      <w:lvlText w:val="o"/>
      <w:lvlJc w:val="left"/>
      <w:pPr>
        <w:ind w:left="5816" w:hanging="360"/>
      </w:pPr>
      <w:rPr>
        <w:rFonts w:ascii="Courier New" w:eastAsia="Courier New" w:hAnsi="Courier New" w:cs="Courier New" w:hint="default"/>
      </w:rPr>
    </w:lvl>
    <w:lvl w:ilvl="8">
      <w:start w:val="1"/>
      <w:numFmt w:val="bullet"/>
      <w:lvlText w:val="▪"/>
      <w:lvlJc w:val="left"/>
      <w:pPr>
        <w:ind w:left="6536" w:hanging="360"/>
      </w:pPr>
      <w:rPr>
        <w:rFonts w:ascii="Noto Sans Symbols" w:eastAsia="Noto Sans Symbols" w:hAnsi="Noto Sans Symbols" w:cs="Noto Sans Symbols" w:hint="default"/>
      </w:rPr>
    </w:lvl>
  </w:abstractNum>
  <w:abstractNum w:abstractNumId="65" w15:restartNumberingAfterBreak="0">
    <w:nsid w:val="25FF695C"/>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6" w15:restartNumberingAfterBreak="0">
    <w:nsid w:val="2795450D"/>
    <w:multiLevelType w:val="hybridMultilevel"/>
    <w:tmpl w:val="87C28EA2"/>
    <w:lvl w:ilvl="0" w:tplc="C7D24A2E">
      <w:start w:val="1"/>
      <w:numFmt w:val="bullet"/>
      <w:suff w:val="space"/>
      <w:lvlText w:val="o"/>
      <w:lvlJc w:val="left"/>
      <w:pPr>
        <w:ind w:left="285" w:hanging="57"/>
      </w:pPr>
      <w:rPr>
        <w:rFonts w:ascii="Courier New" w:hAnsi="Courier New" w:cs="Times New Roman" w:hint="default"/>
      </w:rPr>
    </w:lvl>
    <w:lvl w:ilvl="1" w:tplc="66EA9DF2">
      <w:start w:val="1"/>
      <w:numFmt w:val="bullet"/>
      <w:lvlText w:val="o"/>
      <w:lvlJc w:val="left"/>
      <w:pPr>
        <w:ind w:left="1668" w:hanging="360"/>
      </w:pPr>
      <w:rPr>
        <w:rFonts w:ascii="Arial" w:hAnsi="Arial" w:cs="Arial" w:hint="default"/>
      </w:rPr>
    </w:lvl>
    <w:lvl w:ilvl="2" w:tplc="080C0005">
      <w:start w:val="1"/>
      <w:numFmt w:val="bullet"/>
      <w:lvlText w:val=""/>
      <w:lvlJc w:val="left"/>
      <w:pPr>
        <w:ind w:left="2388" w:hanging="360"/>
      </w:pPr>
      <w:rPr>
        <w:rFonts w:ascii="Wingdings" w:hAnsi="Wingdings" w:hint="default"/>
      </w:rPr>
    </w:lvl>
    <w:lvl w:ilvl="3" w:tplc="080C0001">
      <w:start w:val="1"/>
      <w:numFmt w:val="bullet"/>
      <w:lvlText w:val=""/>
      <w:lvlJc w:val="left"/>
      <w:pPr>
        <w:ind w:left="3108" w:hanging="360"/>
      </w:pPr>
      <w:rPr>
        <w:rFonts w:ascii="Symbol" w:hAnsi="Symbol" w:hint="default"/>
      </w:rPr>
    </w:lvl>
    <w:lvl w:ilvl="4" w:tplc="080C0003">
      <w:start w:val="1"/>
      <w:numFmt w:val="bullet"/>
      <w:lvlText w:val="o"/>
      <w:lvlJc w:val="left"/>
      <w:pPr>
        <w:ind w:left="3828" w:hanging="360"/>
      </w:pPr>
      <w:rPr>
        <w:rFonts w:ascii="Courier New" w:hAnsi="Courier New" w:cs="Courier New" w:hint="default"/>
      </w:rPr>
    </w:lvl>
    <w:lvl w:ilvl="5" w:tplc="080C0005">
      <w:start w:val="1"/>
      <w:numFmt w:val="bullet"/>
      <w:lvlText w:val=""/>
      <w:lvlJc w:val="left"/>
      <w:pPr>
        <w:ind w:left="4548" w:hanging="360"/>
      </w:pPr>
      <w:rPr>
        <w:rFonts w:ascii="Wingdings" w:hAnsi="Wingdings" w:hint="default"/>
      </w:rPr>
    </w:lvl>
    <w:lvl w:ilvl="6" w:tplc="080C0001">
      <w:start w:val="1"/>
      <w:numFmt w:val="bullet"/>
      <w:lvlText w:val=""/>
      <w:lvlJc w:val="left"/>
      <w:pPr>
        <w:ind w:left="5268" w:hanging="360"/>
      </w:pPr>
      <w:rPr>
        <w:rFonts w:ascii="Symbol" w:hAnsi="Symbol" w:hint="default"/>
      </w:rPr>
    </w:lvl>
    <w:lvl w:ilvl="7" w:tplc="080C0003">
      <w:start w:val="1"/>
      <w:numFmt w:val="bullet"/>
      <w:lvlText w:val="o"/>
      <w:lvlJc w:val="left"/>
      <w:pPr>
        <w:ind w:left="5988" w:hanging="360"/>
      </w:pPr>
      <w:rPr>
        <w:rFonts w:ascii="Courier New" w:hAnsi="Courier New" w:cs="Courier New" w:hint="default"/>
      </w:rPr>
    </w:lvl>
    <w:lvl w:ilvl="8" w:tplc="080C0005">
      <w:start w:val="1"/>
      <w:numFmt w:val="bullet"/>
      <w:lvlText w:val=""/>
      <w:lvlJc w:val="left"/>
      <w:pPr>
        <w:ind w:left="6708" w:hanging="360"/>
      </w:pPr>
      <w:rPr>
        <w:rFonts w:ascii="Wingdings" w:hAnsi="Wingdings" w:hint="default"/>
      </w:rPr>
    </w:lvl>
  </w:abstractNum>
  <w:abstractNum w:abstractNumId="67" w15:restartNumberingAfterBreak="0">
    <w:nsid w:val="28562FA3"/>
    <w:multiLevelType w:val="hybridMultilevel"/>
    <w:tmpl w:val="8DEAE6B8"/>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68" w15:restartNumberingAfterBreak="0">
    <w:nsid w:val="2AC62A74"/>
    <w:multiLevelType w:val="multilevel"/>
    <w:tmpl w:val="4BFA151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69" w15:restartNumberingAfterBreak="0">
    <w:nsid w:val="2AE8548D"/>
    <w:multiLevelType w:val="hybridMultilevel"/>
    <w:tmpl w:val="F3324962"/>
    <w:lvl w:ilvl="0" w:tplc="4498FD22">
      <w:start w:val="1"/>
      <w:numFmt w:val="bullet"/>
      <w:suff w:val="space"/>
      <w:lvlText w:val=""/>
      <w:lvlJc w:val="left"/>
      <w:pPr>
        <w:ind w:left="113" w:hanging="56"/>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B423EF2"/>
    <w:multiLevelType w:val="hybridMultilevel"/>
    <w:tmpl w:val="FA425A66"/>
    <w:lvl w:ilvl="0" w:tplc="080C0017">
      <w:start w:val="1"/>
      <w:numFmt w:val="lowerLetter"/>
      <w:lvlText w:val="%1)"/>
      <w:lvlJc w:val="left"/>
      <w:pPr>
        <w:ind w:left="360" w:hanging="360"/>
      </w:pPr>
    </w:lvl>
    <w:lvl w:ilvl="1" w:tplc="080C0019">
      <w:start w:val="1"/>
      <w:numFmt w:val="lowerLetter"/>
      <w:lvlText w:val="%2."/>
      <w:lvlJc w:val="left"/>
      <w:pPr>
        <w:ind w:left="1080" w:hanging="360"/>
      </w:pPr>
    </w:lvl>
    <w:lvl w:ilvl="2" w:tplc="080C001B">
      <w:start w:val="1"/>
      <w:numFmt w:val="lowerRoman"/>
      <w:lvlText w:val="%3."/>
      <w:lvlJc w:val="right"/>
      <w:pPr>
        <w:ind w:left="1800" w:hanging="180"/>
      </w:pPr>
    </w:lvl>
    <w:lvl w:ilvl="3" w:tplc="080C000F">
      <w:start w:val="1"/>
      <w:numFmt w:val="decimal"/>
      <w:lvlText w:val="%4."/>
      <w:lvlJc w:val="left"/>
      <w:pPr>
        <w:ind w:left="2520" w:hanging="360"/>
      </w:pPr>
    </w:lvl>
    <w:lvl w:ilvl="4" w:tplc="080C0019">
      <w:start w:val="1"/>
      <w:numFmt w:val="lowerLetter"/>
      <w:lvlText w:val="%5."/>
      <w:lvlJc w:val="left"/>
      <w:pPr>
        <w:ind w:left="3240" w:hanging="360"/>
      </w:pPr>
    </w:lvl>
    <w:lvl w:ilvl="5" w:tplc="080C001B">
      <w:start w:val="1"/>
      <w:numFmt w:val="lowerRoman"/>
      <w:lvlText w:val="%6."/>
      <w:lvlJc w:val="right"/>
      <w:pPr>
        <w:ind w:left="3960" w:hanging="180"/>
      </w:pPr>
    </w:lvl>
    <w:lvl w:ilvl="6" w:tplc="080C000F">
      <w:start w:val="1"/>
      <w:numFmt w:val="decimal"/>
      <w:lvlText w:val="%7."/>
      <w:lvlJc w:val="left"/>
      <w:pPr>
        <w:ind w:left="4680" w:hanging="360"/>
      </w:pPr>
    </w:lvl>
    <w:lvl w:ilvl="7" w:tplc="080C0019">
      <w:start w:val="1"/>
      <w:numFmt w:val="lowerLetter"/>
      <w:lvlText w:val="%8."/>
      <w:lvlJc w:val="left"/>
      <w:pPr>
        <w:ind w:left="5400" w:hanging="360"/>
      </w:pPr>
    </w:lvl>
    <w:lvl w:ilvl="8" w:tplc="080C001B">
      <w:start w:val="1"/>
      <w:numFmt w:val="lowerRoman"/>
      <w:lvlText w:val="%9."/>
      <w:lvlJc w:val="right"/>
      <w:pPr>
        <w:ind w:left="6120" w:hanging="180"/>
      </w:pPr>
    </w:lvl>
  </w:abstractNum>
  <w:abstractNum w:abstractNumId="71" w15:restartNumberingAfterBreak="0">
    <w:nsid w:val="2B6745DB"/>
    <w:multiLevelType w:val="multilevel"/>
    <w:tmpl w:val="DB8C074A"/>
    <w:lvl w:ilvl="0">
      <w:start w:val="1"/>
      <w:numFmt w:val="bullet"/>
      <w:lvlText w:val="●"/>
      <w:lvlJc w:val="left"/>
      <w:pPr>
        <w:ind w:left="113" w:hanging="55"/>
      </w:pPr>
      <w:rPr>
        <w:rFonts w:ascii="Noto Sans Symbols" w:eastAsia="Noto Sans Symbols" w:hAnsi="Noto Sans Symbols" w:cs="Noto Sans Symbols" w:hint="default"/>
      </w:rPr>
    </w:lvl>
    <w:lvl w:ilvl="1">
      <w:start w:val="1"/>
      <w:numFmt w:val="bullet"/>
      <w:suff w:val="space"/>
      <w:lvlText w:val="o"/>
      <w:lvlJc w:val="left"/>
      <w:pPr>
        <w:ind w:left="340" w:hanging="56"/>
      </w:pPr>
      <w:rPr>
        <w:rFonts w:ascii="Courier New" w:hAnsi="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2" w15:restartNumberingAfterBreak="0">
    <w:nsid w:val="2C77014C"/>
    <w:multiLevelType w:val="multilevel"/>
    <w:tmpl w:val="E4D8B5C4"/>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3" w15:restartNumberingAfterBreak="0">
    <w:nsid w:val="2CB97679"/>
    <w:multiLevelType w:val="hybridMultilevel"/>
    <w:tmpl w:val="C2F4BFB6"/>
    <w:lvl w:ilvl="0" w:tplc="00000002">
      <w:start w:val="1"/>
      <w:numFmt w:val="bullet"/>
      <w:suff w:val="space"/>
      <w:lvlText w:val=""/>
      <w:lvlJc w:val="left"/>
      <w:pPr>
        <w:tabs>
          <w:tab w:val="num" w:pos="0"/>
        </w:tabs>
        <w:ind w:left="57" w:hanging="57"/>
      </w:pPr>
      <w:rPr>
        <w:rFonts w:ascii="Symbol" w:hAnsi="Symbol" w:cs="Symbol" w:hint="default"/>
        <w:lang w:val="en-GB"/>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74" w15:restartNumberingAfterBreak="0">
    <w:nsid w:val="2E16374B"/>
    <w:multiLevelType w:val="hybridMultilevel"/>
    <w:tmpl w:val="116CD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0E6218F"/>
    <w:multiLevelType w:val="multilevel"/>
    <w:tmpl w:val="6ACC7500"/>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6" w15:restartNumberingAfterBreak="0">
    <w:nsid w:val="3188657E"/>
    <w:multiLevelType w:val="multilevel"/>
    <w:tmpl w:val="5AE2EAE8"/>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77" w15:restartNumberingAfterBreak="0">
    <w:nsid w:val="341663A8"/>
    <w:multiLevelType w:val="hybridMultilevel"/>
    <w:tmpl w:val="4EA0DE88"/>
    <w:lvl w:ilvl="0" w:tplc="C0A4E608">
      <w:start w:val="1"/>
      <w:numFmt w:val="bullet"/>
      <w:suff w:val="space"/>
      <w:lvlText w:val=""/>
      <w:lvlJc w:val="left"/>
      <w:pPr>
        <w:ind w:left="57" w:hanging="57"/>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8" w15:restartNumberingAfterBreak="0">
    <w:nsid w:val="361041F9"/>
    <w:multiLevelType w:val="multilevel"/>
    <w:tmpl w:val="8CCCF3A0"/>
    <w:lvl w:ilvl="0">
      <w:start w:val="1"/>
      <w:numFmt w:val="bullet"/>
      <w:suff w:val="space"/>
      <w:lvlText w:val="●"/>
      <w:lvlJc w:val="left"/>
      <w:pPr>
        <w:ind w:left="227" w:hanging="56"/>
      </w:pPr>
      <w:rPr>
        <w:rFonts w:ascii="Noto Sans Symbols" w:hAnsi="Noto Sans Symbols" w:hint="default"/>
      </w:rPr>
    </w:lvl>
    <w:lvl w:ilvl="1">
      <w:start w:val="1"/>
      <w:numFmt w:val="bullet"/>
      <w:lvlText w:val="o"/>
      <w:lvlJc w:val="left"/>
      <w:pPr>
        <w:ind w:left="1554" w:hanging="360"/>
      </w:pPr>
      <w:rPr>
        <w:rFonts w:ascii="Courier New" w:eastAsia="Courier New" w:hAnsi="Courier New" w:cs="Courier New" w:hint="default"/>
      </w:rPr>
    </w:lvl>
    <w:lvl w:ilvl="2">
      <w:start w:val="1"/>
      <w:numFmt w:val="bullet"/>
      <w:lvlText w:val="▪"/>
      <w:lvlJc w:val="left"/>
      <w:pPr>
        <w:ind w:left="2274" w:hanging="360"/>
      </w:pPr>
      <w:rPr>
        <w:rFonts w:ascii="Noto Sans Symbols" w:eastAsia="Noto Sans Symbols" w:hAnsi="Noto Sans Symbols" w:cs="Noto Sans Symbols" w:hint="default"/>
      </w:rPr>
    </w:lvl>
    <w:lvl w:ilvl="3">
      <w:start w:val="1"/>
      <w:numFmt w:val="bullet"/>
      <w:lvlText w:val="●"/>
      <w:lvlJc w:val="left"/>
      <w:pPr>
        <w:ind w:left="2994" w:hanging="360"/>
      </w:pPr>
      <w:rPr>
        <w:rFonts w:ascii="Noto Sans Symbols" w:eastAsia="Noto Sans Symbols" w:hAnsi="Noto Sans Symbols" w:cs="Noto Sans Symbols" w:hint="default"/>
      </w:rPr>
    </w:lvl>
    <w:lvl w:ilvl="4">
      <w:start w:val="1"/>
      <w:numFmt w:val="bullet"/>
      <w:lvlText w:val="o"/>
      <w:lvlJc w:val="left"/>
      <w:pPr>
        <w:ind w:left="3714" w:hanging="360"/>
      </w:pPr>
      <w:rPr>
        <w:rFonts w:ascii="Courier New" w:eastAsia="Courier New" w:hAnsi="Courier New" w:cs="Courier New" w:hint="default"/>
      </w:rPr>
    </w:lvl>
    <w:lvl w:ilvl="5">
      <w:start w:val="1"/>
      <w:numFmt w:val="bullet"/>
      <w:lvlText w:val="▪"/>
      <w:lvlJc w:val="left"/>
      <w:pPr>
        <w:ind w:left="4434" w:hanging="360"/>
      </w:pPr>
      <w:rPr>
        <w:rFonts w:ascii="Noto Sans Symbols" w:eastAsia="Noto Sans Symbols" w:hAnsi="Noto Sans Symbols" w:cs="Noto Sans Symbols" w:hint="default"/>
      </w:rPr>
    </w:lvl>
    <w:lvl w:ilvl="6">
      <w:start w:val="1"/>
      <w:numFmt w:val="bullet"/>
      <w:lvlText w:val="●"/>
      <w:lvlJc w:val="left"/>
      <w:pPr>
        <w:ind w:left="5154" w:hanging="360"/>
      </w:pPr>
      <w:rPr>
        <w:rFonts w:ascii="Noto Sans Symbols" w:eastAsia="Noto Sans Symbols" w:hAnsi="Noto Sans Symbols" w:cs="Noto Sans Symbols" w:hint="default"/>
      </w:rPr>
    </w:lvl>
    <w:lvl w:ilvl="7">
      <w:start w:val="1"/>
      <w:numFmt w:val="bullet"/>
      <w:lvlText w:val="o"/>
      <w:lvlJc w:val="left"/>
      <w:pPr>
        <w:ind w:left="5874" w:hanging="360"/>
      </w:pPr>
      <w:rPr>
        <w:rFonts w:ascii="Courier New" w:eastAsia="Courier New" w:hAnsi="Courier New" w:cs="Courier New" w:hint="default"/>
      </w:rPr>
    </w:lvl>
    <w:lvl w:ilvl="8">
      <w:start w:val="1"/>
      <w:numFmt w:val="bullet"/>
      <w:lvlText w:val="▪"/>
      <w:lvlJc w:val="left"/>
      <w:pPr>
        <w:ind w:left="6594" w:hanging="360"/>
      </w:pPr>
      <w:rPr>
        <w:rFonts w:ascii="Noto Sans Symbols" w:eastAsia="Noto Sans Symbols" w:hAnsi="Noto Sans Symbols" w:cs="Noto Sans Symbols" w:hint="default"/>
      </w:rPr>
    </w:lvl>
  </w:abstractNum>
  <w:abstractNum w:abstractNumId="79" w15:restartNumberingAfterBreak="0">
    <w:nsid w:val="364F3D63"/>
    <w:multiLevelType w:val="hybridMultilevel"/>
    <w:tmpl w:val="8F8EB74C"/>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0" w15:restartNumberingAfterBreak="0">
    <w:nsid w:val="36580B8D"/>
    <w:multiLevelType w:val="multilevel"/>
    <w:tmpl w:val="AF1C7062"/>
    <w:lvl w:ilvl="0">
      <w:start w:val="1"/>
      <w:numFmt w:val="bullet"/>
      <w:suff w:val="space"/>
      <w:lvlText w:val="●"/>
      <w:lvlJc w:val="left"/>
      <w:pPr>
        <w:ind w:left="113" w:hanging="55"/>
      </w:pPr>
      <w:rPr>
        <w:rFonts w:ascii="Noto Sans Symbols" w:hAnsi="Noto Sans Symbols" w:hint="default"/>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81" w15:restartNumberingAfterBreak="0">
    <w:nsid w:val="36E540ED"/>
    <w:multiLevelType w:val="hybridMultilevel"/>
    <w:tmpl w:val="FCBA0190"/>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2" w15:restartNumberingAfterBreak="0">
    <w:nsid w:val="36FF07F4"/>
    <w:multiLevelType w:val="multilevel"/>
    <w:tmpl w:val="92C07C16"/>
    <w:lvl w:ilvl="0">
      <w:start w:val="1"/>
      <w:numFmt w:val="bullet"/>
      <w:suff w:val="space"/>
      <w:lvlText w:val="●"/>
      <w:lvlJc w:val="left"/>
      <w:pPr>
        <w:ind w:left="170" w:hanging="56"/>
      </w:pPr>
      <w:rPr>
        <w:rFonts w:ascii="Noto Sans Symbols" w:hAnsi="Noto Sans Symbols" w:hint="default"/>
        <w:color w:val="000000"/>
      </w:rPr>
    </w:lvl>
    <w:lvl w:ilvl="1">
      <w:start w:val="1"/>
      <w:numFmt w:val="bullet"/>
      <w:lvlText w:val="o"/>
      <w:lvlJc w:val="left"/>
      <w:pPr>
        <w:ind w:left="1497" w:hanging="360"/>
      </w:pPr>
      <w:rPr>
        <w:rFonts w:ascii="Courier New" w:eastAsia="Courier New" w:hAnsi="Courier New" w:cs="Courier New" w:hint="default"/>
      </w:rPr>
    </w:lvl>
    <w:lvl w:ilvl="2">
      <w:start w:val="1"/>
      <w:numFmt w:val="bullet"/>
      <w:lvlText w:val="▪"/>
      <w:lvlJc w:val="left"/>
      <w:pPr>
        <w:ind w:left="2217" w:hanging="360"/>
      </w:pPr>
      <w:rPr>
        <w:rFonts w:ascii="Noto Sans Symbols" w:eastAsia="Noto Sans Symbols" w:hAnsi="Noto Sans Symbols" w:cs="Noto Sans Symbols" w:hint="default"/>
      </w:rPr>
    </w:lvl>
    <w:lvl w:ilvl="3">
      <w:start w:val="1"/>
      <w:numFmt w:val="bullet"/>
      <w:lvlText w:val="●"/>
      <w:lvlJc w:val="left"/>
      <w:pPr>
        <w:ind w:left="2937" w:hanging="360"/>
      </w:pPr>
      <w:rPr>
        <w:rFonts w:ascii="Noto Sans Symbols" w:eastAsia="Noto Sans Symbols" w:hAnsi="Noto Sans Symbols" w:cs="Noto Sans Symbols" w:hint="default"/>
      </w:rPr>
    </w:lvl>
    <w:lvl w:ilvl="4">
      <w:start w:val="1"/>
      <w:numFmt w:val="bullet"/>
      <w:lvlText w:val="o"/>
      <w:lvlJc w:val="left"/>
      <w:pPr>
        <w:ind w:left="3657" w:hanging="360"/>
      </w:pPr>
      <w:rPr>
        <w:rFonts w:ascii="Courier New" w:eastAsia="Courier New" w:hAnsi="Courier New" w:cs="Courier New" w:hint="default"/>
      </w:rPr>
    </w:lvl>
    <w:lvl w:ilvl="5">
      <w:start w:val="1"/>
      <w:numFmt w:val="bullet"/>
      <w:lvlText w:val="▪"/>
      <w:lvlJc w:val="left"/>
      <w:pPr>
        <w:ind w:left="4377" w:hanging="360"/>
      </w:pPr>
      <w:rPr>
        <w:rFonts w:ascii="Noto Sans Symbols" w:eastAsia="Noto Sans Symbols" w:hAnsi="Noto Sans Symbols" w:cs="Noto Sans Symbols" w:hint="default"/>
      </w:rPr>
    </w:lvl>
    <w:lvl w:ilvl="6">
      <w:start w:val="1"/>
      <w:numFmt w:val="bullet"/>
      <w:lvlText w:val="●"/>
      <w:lvlJc w:val="left"/>
      <w:pPr>
        <w:ind w:left="5097" w:hanging="360"/>
      </w:pPr>
      <w:rPr>
        <w:rFonts w:ascii="Noto Sans Symbols" w:eastAsia="Noto Sans Symbols" w:hAnsi="Noto Sans Symbols" w:cs="Noto Sans Symbols" w:hint="default"/>
      </w:rPr>
    </w:lvl>
    <w:lvl w:ilvl="7">
      <w:start w:val="1"/>
      <w:numFmt w:val="bullet"/>
      <w:lvlText w:val="o"/>
      <w:lvlJc w:val="left"/>
      <w:pPr>
        <w:ind w:left="5817" w:hanging="360"/>
      </w:pPr>
      <w:rPr>
        <w:rFonts w:ascii="Courier New" w:eastAsia="Courier New" w:hAnsi="Courier New" w:cs="Courier New" w:hint="default"/>
      </w:rPr>
    </w:lvl>
    <w:lvl w:ilvl="8">
      <w:start w:val="1"/>
      <w:numFmt w:val="bullet"/>
      <w:lvlText w:val="▪"/>
      <w:lvlJc w:val="left"/>
      <w:pPr>
        <w:ind w:left="6537" w:hanging="360"/>
      </w:pPr>
      <w:rPr>
        <w:rFonts w:ascii="Noto Sans Symbols" w:eastAsia="Noto Sans Symbols" w:hAnsi="Noto Sans Symbols" w:cs="Noto Sans Symbols" w:hint="default"/>
      </w:rPr>
    </w:lvl>
  </w:abstractNum>
  <w:abstractNum w:abstractNumId="83" w15:restartNumberingAfterBreak="0">
    <w:nsid w:val="371614C5"/>
    <w:multiLevelType w:val="hybridMultilevel"/>
    <w:tmpl w:val="07F8EF22"/>
    <w:lvl w:ilvl="0" w:tplc="1BA61994">
      <w:start w:val="1"/>
      <w:numFmt w:val="bullet"/>
      <w:suff w:val="space"/>
      <w:lvlText w:val=""/>
      <w:lvlJc w:val="left"/>
      <w:pPr>
        <w:ind w:left="57" w:hanging="57"/>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4" w15:restartNumberingAfterBreak="0">
    <w:nsid w:val="372B207D"/>
    <w:multiLevelType w:val="hybridMultilevel"/>
    <w:tmpl w:val="03D69FF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5" w15:restartNumberingAfterBreak="0">
    <w:nsid w:val="380305E4"/>
    <w:multiLevelType w:val="hybridMultilevel"/>
    <w:tmpl w:val="4E4625A4"/>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6" w15:restartNumberingAfterBreak="0">
    <w:nsid w:val="3853FF0C"/>
    <w:multiLevelType w:val="multilevel"/>
    <w:tmpl w:val="4AF626CA"/>
    <w:lvl w:ilvl="0">
      <w:start w:val="1"/>
      <w:numFmt w:val="bullet"/>
      <w:suff w:val="space"/>
      <w:lvlText w:val="●"/>
      <w:lvlJc w:val="left"/>
      <w:pPr>
        <w:ind w:left="227" w:hanging="56"/>
      </w:pPr>
      <w:rPr>
        <w:rFonts w:ascii="Noto Sans Symbols" w:hAnsi="Noto Sans Symbols" w:hint="default"/>
        <w:color w:val="auto"/>
      </w:rPr>
    </w:lvl>
    <w:lvl w:ilvl="1">
      <w:start w:val="1"/>
      <w:numFmt w:val="bullet"/>
      <w:lvlText w:val="o"/>
      <w:lvlJc w:val="left"/>
      <w:pPr>
        <w:ind w:left="1554" w:hanging="360"/>
      </w:pPr>
      <w:rPr>
        <w:rFonts w:ascii="Courier New" w:eastAsia="Courier New" w:hAnsi="Courier New" w:cs="Courier New" w:hint="default"/>
      </w:rPr>
    </w:lvl>
    <w:lvl w:ilvl="2">
      <w:start w:val="1"/>
      <w:numFmt w:val="bullet"/>
      <w:lvlText w:val="▪"/>
      <w:lvlJc w:val="left"/>
      <w:pPr>
        <w:ind w:left="2274" w:hanging="360"/>
      </w:pPr>
      <w:rPr>
        <w:rFonts w:ascii="Noto Sans Symbols" w:eastAsia="Noto Sans Symbols" w:hAnsi="Noto Sans Symbols" w:cs="Noto Sans Symbols" w:hint="default"/>
      </w:rPr>
    </w:lvl>
    <w:lvl w:ilvl="3">
      <w:start w:val="1"/>
      <w:numFmt w:val="bullet"/>
      <w:lvlText w:val="●"/>
      <w:lvlJc w:val="left"/>
      <w:pPr>
        <w:ind w:left="2994" w:hanging="360"/>
      </w:pPr>
      <w:rPr>
        <w:rFonts w:ascii="Noto Sans Symbols" w:eastAsia="Noto Sans Symbols" w:hAnsi="Noto Sans Symbols" w:cs="Noto Sans Symbols" w:hint="default"/>
      </w:rPr>
    </w:lvl>
    <w:lvl w:ilvl="4">
      <w:start w:val="1"/>
      <w:numFmt w:val="bullet"/>
      <w:lvlText w:val="o"/>
      <w:lvlJc w:val="left"/>
      <w:pPr>
        <w:ind w:left="3714" w:hanging="360"/>
      </w:pPr>
      <w:rPr>
        <w:rFonts w:ascii="Courier New" w:eastAsia="Courier New" w:hAnsi="Courier New" w:cs="Courier New" w:hint="default"/>
      </w:rPr>
    </w:lvl>
    <w:lvl w:ilvl="5">
      <w:start w:val="1"/>
      <w:numFmt w:val="bullet"/>
      <w:lvlText w:val="▪"/>
      <w:lvlJc w:val="left"/>
      <w:pPr>
        <w:ind w:left="4434" w:hanging="360"/>
      </w:pPr>
      <w:rPr>
        <w:rFonts w:ascii="Noto Sans Symbols" w:eastAsia="Noto Sans Symbols" w:hAnsi="Noto Sans Symbols" w:cs="Noto Sans Symbols" w:hint="default"/>
      </w:rPr>
    </w:lvl>
    <w:lvl w:ilvl="6">
      <w:start w:val="1"/>
      <w:numFmt w:val="bullet"/>
      <w:lvlText w:val="●"/>
      <w:lvlJc w:val="left"/>
      <w:pPr>
        <w:ind w:left="5154" w:hanging="360"/>
      </w:pPr>
      <w:rPr>
        <w:rFonts w:ascii="Noto Sans Symbols" w:eastAsia="Noto Sans Symbols" w:hAnsi="Noto Sans Symbols" w:cs="Noto Sans Symbols" w:hint="default"/>
      </w:rPr>
    </w:lvl>
    <w:lvl w:ilvl="7">
      <w:start w:val="1"/>
      <w:numFmt w:val="bullet"/>
      <w:lvlText w:val="o"/>
      <w:lvlJc w:val="left"/>
      <w:pPr>
        <w:ind w:left="5874" w:hanging="360"/>
      </w:pPr>
      <w:rPr>
        <w:rFonts w:ascii="Courier New" w:eastAsia="Courier New" w:hAnsi="Courier New" w:cs="Courier New" w:hint="default"/>
      </w:rPr>
    </w:lvl>
    <w:lvl w:ilvl="8">
      <w:start w:val="1"/>
      <w:numFmt w:val="bullet"/>
      <w:lvlText w:val="▪"/>
      <w:lvlJc w:val="left"/>
      <w:pPr>
        <w:ind w:left="6594" w:hanging="360"/>
      </w:pPr>
      <w:rPr>
        <w:rFonts w:ascii="Noto Sans Symbols" w:eastAsia="Noto Sans Symbols" w:hAnsi="Noto Sans Symbols" w:cs="Noto Sans Symbols" w:hint="default"/>
      </w:rPr>
    </w:lvl>
  </w:abstractNum>
  <w:abstractNum w:abstractNumId="87" w15:restartNumberingAfterBreak="0">
    <w:nsid w:val="39ED7012"/>
    <w:multiLevelType w:val="hybridMultilevel"/>
    <w:tmpl w:val="7A22C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AF80DE4"/>
    <w:multiLevelType w:val="hybridMultilevel"/>
    <w:tmpl w:val="A7725844"/>
    <w:lvl w:ilvl="0" w:tplc="54FE1FF2">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9" w15:restartNumberingAfterBreak="0">
    <w:nsid w:val="3C536BFD"/>
    <w:multiLevelType w:val="hybridMultilevel"/>
    <w:tmpl w:val="3430A60A"/>
    <w:lvl w:ilvl="0" w:tplc="B66610B0">
      <w:start w:val="1"/>
      <w:numFmt w:val="bullet"/>
      <w:suff w:val="space"/>
      <w:lvlText w:val=""/>
      <w:lvlJc w:val="left"/>
      <w:pPr>
        <w:ind w:left="113" w:hanging="56"/>
      </w:pPr>
      <w:rPr>
        <w:rFonts w:ascii="Symbol" w:hAnsi="Symbol" w:hint="default"/>
        <w:color w:val="auto"/>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0" w15:restartNumberingAfterBreak="0">
    <w:nsid w:val="3C6C3BE4"/>
    <w:multiLevelType w:val="hybridMultilevel"/>
    <w:tmpl w:val="9038514C"/>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91" w15:restartNumberingAfterBreak="0">
    <w:nsid w:val="3F09097A"/>
    <w:multiLevelType w:val="hybridMultilevel"/>
    <w:tmpl w:val="63A65308"/>
    <w:lvl w:ilvl="0" w:tplc="5358D61C">
      <w:start w:val="1"/>
      <w:numFmt w:val="bullet"/>
      <w:suff w:val="space"/>
      <w:lvlText w:val=""/>
      <w:lvlJc w:val="left"/>
      <w:pPr>
        <w:ind w:left="113" w:hanging="56"/>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2" w15:restartNumberingAfterBreak="0">
    <w:nsid w:val="3FF01930"/>
    <w:multiLevelType w:val="multilevel"/>
    <w:tmpl w:val="DC8A568A"/>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93" w15:restartNumberingAfterBreak="0">
    <w:nsid w:val="40000182"/>
    <w:multiLevelType w:val="multilevel"/>
    <w:tmpl w:val="FFFFFFFF"/>
    <w:lvl w:ilvl="0">
      <w:start w:val="1"/>
      <w:numFmt w:val="bullet"/>
      <w:lvlText w:val="●"/>
      <w:lvlJc w:val="left"/>
      <w:pPr>
        <w:ind w:left="113" w:hanging="54"/>
      </w:pPr>
      <w:rPr>
        <w:rFonts w:ascii="Noto Sans Symbols" w:eastAsia="Noto Sans Symbols" w:hAnsi="Noto Sans Symbols" w:cs="Noto Sans Symbols"/>
      </w:rPr>
    </w:lvl>
    <w:lvl w:ilvl="1">
      <w:start w:val="1"/>
      <w:numFmt w:val="bullet"/>
      <w:lvlText w:val="o"/>
      <w:lvlJc w:val="left"/>
      <w:pPr>
        <w:ind w:left="624" w:hanging="57"/>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407510DD"/>
    <w:multiLevelType w:val="multilevel"/>
    <w:tmpl w:val="FFFFFFFF"/>
    <w:lvl w:ilvl="0">
      <w:start w:val="1"/>
      <w:numFmt w:val="bullet"/>
      <w:lvlText w:val="●"/>
      <w:lvlJc w:val="left"/>
      <w:pPr>
        <w:ind w:left="56" w:hanging="56"/>
      </w:pPr>
      <w:rPr>
        <w:rFonts w:ascii="Noto Sans Symbols" w:eastAsia="Noto Sans Symbols" w:hAnsi="Noto Sans Symbols" w:cs="Noto Sans Symbols"/>
        <w:color w:val="000000"/>
      </w:rPr>
    </w:lvl>
    <w:lvl w:ilvl="1">
      <w:start w:val="1"/>
      <w:numFmt w:val="bullet"/>
      <w:lvlText w:val="o"/>
      <w:lvlJc w:val="left"/>
      <w:pPr>
        <w:ind w:left="1383" w:hanging="359"/>
      </w:pPr>
      <w:rPr>
        <w:rFonts w:ascii="Courier New" w:eastAsia="Courier New" w:hAnsi="Courier New" w:cs="Courier New"/>
      </w:rPr>
    </w:lvl>
    <w:lvl w:ilvl="2">
      <w:start w:val="1"/>
      <w:numFmt w:val="bullet"/>
      <w:lvlText w:val="▪"/>
      <w:lvlJc w:val="left"/>
      <w:pPr>
        <w:ind w:left="2103" w:hanging="360"/>
      </w:pPr>
      <w:rPr>
        <w:rFonts w:ascii="Noto Sans Symbols" w:eastAsia="Noto Sans Symbols" w:hAnsi="Noto Sans Symbols" w:cs="Noto Sans Symbols"/>
      </w:rPr>
    </w:lvl>
    <w:lvl w:ilvl="3">
      <w:start w:val="1"/>
      <w:numFmt w:val="bullet"/>
      <w:lvlText w:val="●"/>
      <w:lvlJc w:val="left"/>
      <w:pPr>
        <w:ind w:left="2823" w:hanging="360"/>
      </w:pPr>
      <w:rPr>
        <w:rFonts w:ascii="Noto Sans Symbols" w:eastAsia="Noto Sans Symbols" w:hAnsi="Noto Sans Symbols" w:cs="Noto Sans Symbols"/>
      </w:rPr>
    </w:lvl>
    <w:lvl w:ilvl="4">
      <w:start w:val="1"/>
      <w:numFmt w:val="bullet"/>
      <w:lvlText w:val="o"/>
      <w:lvlJc w:val="left"/>
      <w:pPr>
        <w:ind w:left="3543" w:hanging="360"/>
      </w:pPr>
      <w:rPr>
        <w:rFonts w:ascii="Courier New" w:eastAsia="Courier New" w:hAnsi="Courier New" w:cs="Courier New"/>
      </w:rPr>
    </w:lvl>
    <w:lvl w:ilvl="5">
      <w:start w:val="1"/>
      <w:numFmt w:val="bullet"/>
      <w:lvlText w:val="▪"/>
      <w:lvlJc w:val="left"/>
      <w:pPr>
        <w:ind w:left="4263" w:hanging="360"/>
      </w:pPr>
      <w:rPr>
        <w:rFonts w:ascii="Noto Sans Symbols" w:eastAsia="Noto Sans Symbols" w:hAnsi="Noto Sans Symbols" w:cs="Noto Sans Symbols"/>
      </w:rPr>
    </w:lvl>
    <w:lvl w:ilvl="6">
      <w:start w:val="1"/>
      <w:numFmt w:val="bullet"/>
      <w:lvlText w:val="●"/>
      <w:lvlJc w:val="left"/>
      <w:pPr>
        <w:ind w:left="4983" w:hanging="360"/>
      </w:pPr>
      <w:rPr>
        <w:rFonts w:ascii="Noto Sans Symbols" w:eastAsia="Noto Sans Symbols" w:hAnsi="Noto Sans Symbols" w:cs="Noto Sans Symbols"/>
      </w:rPr>
    </w:lvl>
    <w:lvl w:ilvl="7">
      <w:start w:val="1"/>
      <w:numFmt w:val="bullet"/>
      <w:lvlText w:val="o"/>
      <w:lvlJc w:val="left"/>
      <w:pPr>
        <w:ind w:left="5703" w:hanging="360"/>
      </w:pPr>
      <w:rPr>
        <w:rFonts w:ascii="Courier New" w:eastAsia="Courier New" w:hAnsi="Courier New" w:cs="Courier New"/>
      </w:rPr>
    </w:lvl>
    <w:lvl w:ilvl="8">
      <w:start w:val="1"/>
      <w:numFmt w:val="bullet"/>
      <w:lvlText w:val="▪"/>
      <w:lvlJc w:val="left"/>
      <w:pPr>
        <w:ind w:left="6423" w:hanging="360"/>
      </w:pPr>
      <w:rPr>
        <w:rFonts w:ascii="Noto Sans Symbols" w:eastAsia="Noto Sans Symbols" w:hAnsi="Noto Sans Symbols" w:cs="Noto Sans Symbols"/>
      </w:rPr>
    </w:lvl>
  </w:abstractNum>
  <w:abstractNum w:abstractNumId="95" w15:restartNumberingAfterBreak="0">
    <w:nsid w:val="41231E68"/>
    <w:multiLevelType w:val="multilevel"/>
    <w:tmpl w:val="463AAF22"/>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96" w15:restartNumberingAfterBreak="0">
    <w:nsid w:val="41632CA2"/>
    <w:multiLevelType w:val="hybridMultilevel"/>
    <w:tmpl w:val="647EAE30"/>
    <w:lvl w:ilvl="0" w:tplc="B5CCE0D2">
      <w:start w:val="1"/>
      <w:numFmt w:val="bullet"/>
      <w:suff w:val="space"/>
      <w:lvlText w:val=""/>
      <w:lvlJc w:val="left"/>
      <w:pPr>
        <w:ind w:left="113" w:hanging="56"/>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7" w15:restartNumberingAfterBreak="0">
    <w:nsid w:val="42031D0E"/>
    <w:multiLevelType w:val="multilevel"/>
    <w:tmpl w:val="9746CCE0"/>
    <w:lvl w:ilvl="0">
      <w:start w:val="1"/>
      <w:numFmt w:val="bullet"/>
      <w:suff w:val="space"/>
      <w:lvlText w:val="●"/>
      <w:lvlJc w:val="left"/>
      <w:pPr>
        <w:ind w:left="285" w:hanging="56"/>
      </w:pPr>
      <w:rPr>
        <w:rFonts w:ascii="Noto Sans Symbols" w:hAnsi="Noto Sans Symbols" w:hint="default"/>
      </w:rPr>
    </w:lvl>
    <w:lvl w:ilvl="1">
      <w:start w:val="1"/>
      <w:numFmt w:val="bullet"/>
      <w:lvlText w:val="o"/>
      <w:lvlJc w:val="left"/>
      <w:pPr>
        <w:ind w:left="1612" w:hanging="360"/>
      </w:pPr>
      <w:rPr>
        <w:rFonts w:ascii="Courier New" w:eastAsia="Courier New" w:hAnsi="Courier New" w:cs="Courier New" w:hint="default"/>
      </w:rPr>
    </w:lvl>
    <w:lvl w:ilvl="2">
      <w:start w:val="1"/>
      <w:numFmt w:val="bullet"/>
      <w:lvlText w:val="▪"/>
      <w:lvlJc w:val="left"/>
      <w:pPr>
        <w:ind w:left="2332" w:hanging="360"/>
      </w:pPr>
      <w:rPr>
        <w:rFonts w:ascii="Noto Sans Symbols" w:eastAsia="Noto Sans Symbols" w:hAnsi="Noto Sans Symbols" w:cs="Noto Sans Symbols" w:hint="default"/>
      </w:rPr>
    </w:lvl>
    <w:lvl w:ilvl="3">
      <w:start w:val="1"/>
      <w:numFmt w:val="bullet"/>
      <w:lvlText w:val="●"/>
      <w:lvlJc w:val="left"/>
      <w:pPr>
        <w:ind w:left="3052" w:hanging="360"/>
      </w:pPr>
      <w:rPr>
        <w:rFonts w:ascii="Noto Sans Symbols" w:eastAsia="Noto Sans Symbols" w:hAnsi="Noto Sans Symbols" w:cs="Noto Sans Symbol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Symbols" w:eastAsia="Noto Sans Symbols" w:hAnsi="Noto Sans Symbols" w:cs="Noto Sans Symbols" w:hint="default"/>
      </w:rPr>
    </w:lvl>
    <w:lvl w:ilvl="6">
      <w:start w:val="1"/>
      <w:numFmt w:val="bullet"/>
      <w:lvlText w:val="●"/>
      <w:lvlJc w:val="left"/>
      <w:pPr>
        <w:ind w:left="5212" w:hanging="360"/>
      </w:pPr>
      <w:rPr>
        <w:rFonts w:ascii="Noto Sans Symbols" w:eastAsia="Noto Sans Symbols" w:hAnsi="Noto Sans Symbols" w:cs="Noto Sans Symbol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Symbols" w:eastAsia="Noto Sans Symbols" w:hAnsi="Noto Sans Symbols" w:cs="Noto Sans Symbols" w:hint="default"/>
      </w:rPr>
    </w:lvl>
  </w:abstractNum>
  <w:abstractNum w:abstractNumId="98" w15:restartNumberingAfterBreak="0">
    <w:nsid w:val="421678FD"/>
    <w:multiLevelType w:val="hybridMultilevel"/>
    <w:tmpl w:val="70029B04"/>
    <w:lvl w:ilvl="0" w:tplc="C2D87302">
      <w:start w:val="1"/>
      <w:numFmt w:val="decimal"/>
      <w:lvlText w:val="%1."/>
      <w:lvlJc w:val="left"/>
      <w:pPr>
        <w:ind w:left="720" w:hanging="360"/>
      </w:pPr>
      <w:rPr>
        <w:rFonts w:eastAsia="Arial Unicode MS"/>
        <w:color w:val="008000"/>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99" w15:restartNumberingAfterBreak="0">
    <w:nsid w:val="4229667F"/>
    <w:multiLevelType w:val="hybridMultilevel"/>
    <w:tmpl w:val="CDAE29AC"/>
    <w:lvl w:ilvl="0" w:tplc="DA4875D8">
      <w:start w:val="1"/>
      <w:numFmt w:val="bullet"/>
      <w:suff w:val="space"/>
      <w:lvlText w:val=""/>
      <w:lvlJc w:val="left"/>
      <w:pPr>
        <w:ind w:left="57" w:hanging="57"/>
      </w:pPr>
      <w:rPr>
        <w:rFonts w:ascii="Symbol" w:hAnsi="Symbol" w:hint="default"/>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00" w15:restartNumberingAfterBreak="0">
    <w:nsid w:val="435B407A"/>
    <w:multiLevelType w:val="hybridMultilevel"/>
    <w:tmpl w:val="82626A4A"/>
    <w:lvl w:ilvl="0" w:tplc="C9B83A42">
      <w:start w:val="1"/>
      <w:numFmt w:val="decimal"/>
      <w:lvlText w:val="%1."/>
      <w:lvlJc w:val="left"/>
      <w:pPr>
        <w:ind w:left="720" w:hanging="360"/>
      </w:pPr>
      <w:rPr>
        <w:rFonts w:eastAsia="Arial Unicode MS"/>
        <w:color w:val="008000"/>
      </w:r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101" w15:restartNumberingAfterBreak="0">
    <w:nsid w:val="443D1F17"/>
    <w:multiLevelType w:val="multilevel"/>
    <w:tmpl w:val="C5D4E48A"/>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02" w15:restartNumberingAfterBreak="0">
    <w:nsid w:val="455B6E8E"/>
    <w:multiLevelType w:val="multilevel"/>
    <w:tmpl w:val="BDDAE496"/>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03" w15:restartNumberingAfterBreak="0">
    <w:nsid w:val="45C14F59"/>
    <w:multiLevelType w:val="hybridMultilevel"/>
    <w:tmpl w:val="BB30AEFC"/>
    <w:lvl w:ilvl="0" w:tplc="CAD6EDD2">
      <w:start w:val="1"/>
      <w:numFmt w:val="bullet"/>
      <w:suff w:val="space"/>
      <w:lvlText w:val=""/>
      <w:lvlJc w:val="left"/>
      <w:pPr>
        <w:ind w:left="113" w:hanging="56"/>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04" w15:restartNumberingAfterBreak="0">
    <w:nsid w:val="45CF5D34"/>
    <w:multiLevelType w:val="multilevel"/>
    <w:tmpl w:val="3622346E"/>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05" w15:restartNumberingAfterBreak="0">
    <w:nsid w:val="462D69B2"/>
    <w:multiLevelType w:val="hybridMultilevel"/>
    <w:tmpl w:val="34420DDC"/>
    <w:lvl w:ilvl="0" w:tplc="C0A4E608">
      <w:start w:val="1"/>
      <w:numFmt w:val="bullet"/>
      <w:suff w:val="space"/>
      <w:lvlText w:val=""/>
      <w:lvlJc w:val="left"/>
      <w:pPr>
        <w:ind w:left="57" w:hanging="57"/>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06" w15:restartNumberingAfterBreak="0">
    <w:nsid w:val="475840C9"/>
    <w:multiLevelType w:val="multilevel"/>
    <w:tmpl w:val="A678FC28"/>
    <w:lvl w:ilvl="0">
      <w:start w:val="1"/>
      <w:numFmt w:val="bullet"/>
      <w:suff w:val="space"/>
      <w:lvlText w:val="●"/>
      <w:lvlJc w:val="left"/>
      <w:pPr>
        <w:ind w:left="113" w:hanging="54"/>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07" w15:restartNumberingAfterBreak="0">
    <w:nsid w:val="48455020"/>
    <w:multiLevelType w:val="hybridMultilevel"/>
    <w:tmpl w:val="44CCCB90"/>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08" w15:restartNumberingAfterBreak="0">
    <w:nsid w:val="484C5027"/>
    <w:multiLevelType w:val="hybridMultilevel"/>
    <w:tmpl w:val="3E582BF8"/>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09" w15:restartNumberingAfterBreak="0">
    <w:nsid w:val="49737DD6"/>
    <w:multiLevelType w:val="multilevel"/>
    <w:tmpl w:val="7686883C"/>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10" w15:restartNumberingAfterBreak="0">
    <w:nsid w:val="499D5290"/>
    <w:multiLevelType w:val="hybridMultilevel"/>
    <w:tmpl w:val="1834D5E0"/>
    <w:lvl w:ilvl="0" w:tplc="B20600E4">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11" w15:restartNumberingAfterBreak="0">
    <w:nsid w:val="4A031922"/>
    <w:multiLevelType w:val="multilevel"/>
    <w:tmpl w:val="71B48D72"/>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12" w15:restartNumberingAfterBreak="0">
    <w:nsid w:val="4BEF658C"/>
    <w:multiLevelType w:val="hybridMultilevel"/>
    <w:tmpl w:val="03483CE4"/>
    <w:lvl w:ilvl="0" w:tplc="DA54537A">
      <w:start w:val="1"/>
      <w:numFmt w:val="bullet"/>
      <w:suff w:val="space"/>
      <w:lvlText w:val=""/>
      <w:lvlJc w:val="left"/>
      <w:pPr>
        <w:ind w:left="113" w:hanging="56"/>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113" w15:restartNumberingAfterBreak="0">
    <w:nsid w:val="4C3B4388"/>
    <w:multiLevelType w:val="hybridMultilevel"/>
    <w:tmpl w:val="F586BB40"/>
    <w:lvl w:ilvl="0" w:tplc="EC9E0DD0">
      <w:start w:val="1"/>
      <w:numFmt w:val="bullet"/>
      <w:suff w:val="space"/>
      <w:lvlText w:val=""/>
      <w:lvlJc w:val="left"/>
      <w:pPr>
        <w:ind w:left="166" w:hanging="56"/>
      </w:pPr>
      <w:rPr>
        <w:rFonts w:ascii="Symbol" w:hAnsi="Symbol" w:hint="default"/>
        <w:color w:val="auto"/>
      </w:rPr>
    </w:lvl>
    <w:lvl w:ilvl="1" w:tplc="080C0003">
      <w:start w:val="1"/>
      <w:numFmt w:val="bullet"/>
      <w:lvlText w:val="o"/>
      <w:lvlJc w:val="left"/>
      <w:pPr>
        <w:ind w:left="1493" w:hanging="360"/>
      </w:pPr>
      <w:rPr>
        <w:rFonts w:ascii="Courier New" w:hAnsi="Courier New" w:cs="Courier New" w:hint="default"/>
      </w:rPr>
    </w:lvl>
    <w:lvl w:ilvl="2" w:tplc="080C0005">
      <w:start w:val="1"/>
      <w:numFmt w:val="bullet"/>
      <w:lvlText w:val=""/>
      <w:lvlJc w:val="left"/>
      <w:pPr>
        <w:ind w:left="2213" w:hanging="360"/>
      </w:pPr>
      <w:rPr>
        <w:rFonts w:ascii="Wingdings" w:hAnsi="Wingdings" w:hint="default"/>
      </w:rPr>
    </w:lvl>
    <w:lvl w:ilvl="3" w:tplc="080C0001">
      <w:start w:val="1"/>
      <w:numFmt w:val="bullet"/>
      <w:lvlText w:val=""/>
      <w:lvlJc w:val="left"/>
      <w:pPr>
        <w:ind w:left="2933" w:hanging="360"/>
      </w:pPr>
      <w:rPr>
        <w:rFonts w:ascii="Symbol" w:hAnsi="Symbol" w:hint="default"/>
      </w:rPr>
    </w:lvl>
    <w:lvl w:ilvl="4" w:tplc="080C0003">
      <w:start w:val="1"/>
      <w:numFmt w:val="bullet"/>
      <w:lvlText w:val="o"/>
      <w:lvlJc w:val="left"/>
      <w:pPr>
        <w:ind w:left="3653" w:hanging="360"/>
      </w:pPr>
      <w:rPr>
        <w:rFonts w:ascii="Courier New" w:hAnsi="Courier New" w:cs="Courier New" w:hint="default"/>
      </w:rPr>
    </w:lvl>
    <w:lvl w:ilvl="5" w:tplc="080C0005">
      <w:start w:val="1"/>
      <w:numFmt w:val="bullet"/>
      <w:lvlText w:val=""/>
      <w:lvlJc w:val="left"/>
      <w:pPr>
        <w:ind w:left="4373" w:hanging="360"/>
      </w:pPr>
      <w:rPr>
        <w:rFonts w:ascii="Wingdings" w:hAnsi="Wingdings" w:hint="default"/>
      </w:rPr>
    </w:lvl>
    <w:lvl w:ilvl="6" w:tplc="080C0001">
      <w:start w:val="1"/>
      <w:numFmt w:val="bullet"/>
      <w:lvlText w:val=""/>
      <w:lvlJc w:val="left"/>
      <w:pPr>
        <w:ind w:left="5093" w:hanging="360"/>
      </w:pPr>
      <w:rPr>
        <w:rFonts w:ascii="Symbol" w:hAnsi="Symbol" w:hint="default"/>
      </w:rPr>
    </w:lvl>
    <w:lvl w:ilvl="7" w:tplc="080C0003">
      <w:start w:val="1"/>
      <w:numFmt w:val="bullet"/>
      <w:lvlText w:val="o"/>
      <w:lvlJc w:val="left"/>
      <w:pPr>
        <w:ind w:left="5813" w:hanging="360"/>
      </w:pPr>
      <w:rPr>
        <w:rFonts w:ascii="Courier New" w:hAnsi="Courier New" w:cs="Courier New" w:hint="default"/>
      </w:rPr>
    </w:lvl>
    <w:lvl w:ilvl="8" w:tplc="080C0005">
      <w:start w:val="1"/>
      <w:numFmt w:val="bullet"/>
      <w:lvlText w:val=""/>
      <w:lvlJc w:val="left"/>
      <w:pPr>
        <w:ind w:left="6533" w:hanging="360"/>
      </w:pPr>
      <w:rPr>
        <w:rFonts w:ascii="Wingdings" w:hAnsi="Wingdings" w:hint="default"/>
      </w:rPr>
    </w:lvl>
  </w:abstractNum>
  <w:abstractNum w:abstractNumId="114" w15:restartNumberingAfterBreak="0">
    <w:nsid w:val="4CD71999"/>
    <w:multiLevelType w:val="multilevel"/>
    <w:tmpl w:val="E98EA0B8"/>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15" w15:restartNumberingAfterBreak="0">
    <w:nsid w:val="4EB83BA1"/>
    <w:multiLevelType w:val="multilevel"/>
    <w:tmpl w:val="8498241A"/>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16" w15:restartNumberingAfterBreak="0">
    <w:nsid w:val="4EC93880"/>
    <w:multiLevelType w:val="hybridMultilevel"/>
    <w:tmpl w:val="C10EC41C"/>
    <w:lvl w:ilvl="0" w:tplc="0CC6491A">
      <w:start w:val="1"/>
      <w:numFmt w:val="bullet"/>
      <w:suff w:val="space"/>
      <w:lvlText w:val=""/>
      <w:lvlJc w:val="left"/>
      <w:pPr>
        <w:ind w:left="113" w:hanging="113"/>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start w:val="1"/>
      <w:numFmt w:val="bullet"/>
      <w:lvlText w:val=""/>
      <w:lvlJc w:val="left"/>
      <w:pPr>
        <w:ind w:left="1800" w:hanging="360"/>
      </w:pPr>
      <w:rPr>
        <w:rFonts w:ascii="Wingdings" w:hAnsi="Wingdings" w:hint="default"/>
      </w:rPr>
    </w:lvl>
    <w:lvl w:ilvl="3" w:tplc="080C0001">
      <w:start w:val="1"/>
      <w:numFmt w:val="bullet"/>
      <w:lvlText w:val=""/>
      <w:lvlJc w:val="left"/>
      <w:pPr>
        <w:ind w:left="2520" w:hanging="360"/>
      </w:pPr>
      <w:rPr>
        <w:rFonts w:ascii="Symbol" w:hAnsi="Symbol" w:hint="default"/>
      </w:rPr>
    </w:lvl>
    <w:lvl w:ilvl="4" w:tplc="080C0003">
      <w:start w:val="1"/>
      <w:numFmt w:val="bullet"/>
      <w:lvlText w:val="o"/>
      <w:lvlJc w:val="left"/>
      <w:pPr>
        <w:ind w:left="3240" w:hanging="360"/>
      </w:pPr>
      <w:rPr>
        <w:rFonts w:ascii="Courier New" w:hAnsi="Courier New" w:cs="Courier New" w:hint="default"/>
      </w:rPr>
    </w:lvl>
    <w:lvl w:ilvl="5" w:tplc="080C0005">
      <w:start w:val="1"/>
      <w:numFmt w:val="bullet"/>
      <w:lvlText w:val=""/>
      <w:lvlJc w:val="left"/>
      <w:pPr>
        <w:ind w:left="3960" w:hanging="360"/>
      </w:pPr>
      <w:rPr>
        <w:rFonts w:ascii="Wingdings" w:hAnsi="Wingdings" w:hint="default"/>
      </w:rPr>
    </w:lvl>
    <w:lvl w:ilvl="6" w:tplc="080C0001">
      <w:start w:val="1"/>
      <w:numFmt w:val="bullet"/>
      <w:lvlText w:val=""/>
      <w:lvlJc w:val="left"/>
      <w:pPr>
        <w:ind w:left="4680" w:hanging="360"/>
      </w:pPr>
      <w:rPr>
        <w:rFonts w:ascii="Symbol" w:hAnsi="Symbol" w:hint="default"/>
      </w:rPr>
    </w:lvl>
    <w:lvl w:ilvl="7" w:tplc="080C0003">
      <w:start w:val="1"/>
      <w:numFmt w:val="bullet"/>
      <w:lvlText w:val="o"/>
      <w:lvlJc w:val="left"/>
      <w:pPr>
        <w:ind w:left="5400" w:hanging="360"/>
      </w:pPr>
      <w:rPr>
        <w:rFonts w:ascii="Courier New" w:hAnsi="Courier New" w:cs="Courier New" w:hint="default"/>
      </w:rPr>
    </w:lvl>
    <w:lvl w:ilvl="8" w:tplc="080C0005">
      <w:start w:val="1"/>
      <w:numFmt w:val="bullet"/>
      <w:lvlText w:val=""/>
      <w:lvlJc w:val="left"/>
      <w:pPr>
        <w:ind w:left="6120" w:hanging="360"/>
      </w:pPr>
      <w:rPr>
        <w:rFonts w:ascii="Wingdings" w:hAnsi="Wingdings" w:hint="default"/>
      </w:rPr>
    </w:lvl>
  </w:abstractNum>
  <w:abstractNum w:abstractNumId="117" w15:restartNumberingAfterBreak="0">
    <w:nsid w:val="4F535B95"/>
    <w:multiLevelType w:val="hybridMultilevel"/>
    <w:tmpl w:val="E1C4D8A2"/>
    <w:lvl w:ilvl="0" w:tplc="F3BAEB3C">
      <w:start w:val="1"/>
      <w:numFmt w:val="bullet"/>
      <w:suff w:val="space"/>
      <w:lvlText w:val=""/>
      <w:lvlJc w:val="left"/>
      <w:pPr>
        <w:ind w:left="113" w:hanging="56"/>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118" w15:restartNumberingAfterBreak="0">
    <w:nsid w:val="4F9C6647"/>
    <w:multiLevelType w:val="hybridMultilevel"/>
    <w:tmpl w:val="5BEAB32C"/>
    <w:lvl w:ilvl="0" w:tplc="FD82E9AE">
      <w:start w:val="1"/>
      <w:numFmt w:val="bullet"/>
      <w:suff w:val="space"/>
      <w:lvlText w:val=""/>
      <w:lvlJc w:val="left"/>
      <w:pPr>
        <w:ind w:left="113" w:hanging="56"/>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4FF77B8A"/>
    <w:multiLevelType w:val="hybridMultilevel"/>
    <w:tmpl w:val="90D854BA"/>
    <w:lvl w:ilvl="0" w:tplc="EACE81FE">
      <w:start w:val="1"/>
      <w:numFmt w:val="bullet"/>
      <w:suff w:val="space"/>
      <w:lvlText w:val=""/>
      <w:lvlJc w:val="left"/>
      <w:pPr>
        <w:ind w:left="113" w:hanging="56"/>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0" w15:restartNumberingAfterBreak="0">
    <w:nsid w:val="513D4CB8"/>
    <w:multiLevelType w:val="multilevel"/>
    <w:tmpl w:val="2B98E99E"/>
    <w:lvl w:ilvl="0">
      <w:start w:val="1"/>
      <w:numFmt w:val="bullet"/>
      <w:suff w:val="space"/>
      <w:lvlText w:val="●"/>
      <w:lvlJc w:val="left"/>
      <w:pPr>
        <w:ind w:left="228" w:hanging="55"/>
      </w:pPr>
      <w:rPr>
        <w:rFonts w:ascii="Noto Sans Symbols" w:hAnsi="Noto Sans Symbols" w:hint="default"/>
        <w:color w:val="000000"/>
      </w:rPr>
    </w:lvl>
    <w:lvl w:ilvl="1">
      <w:start w:val="1"/>
      <w:numFmt w:val="bullet"/>
      <w:lvlText w:val="o"/>
      <w:lvlJc w:val="left"/>
      <w:pPr>
        <w:ind w:left="1497" w:hanging="360"/>
      </w:pPr>
      <w:rPr>
        <w:rFonts w:ascii="Courier New" w:eastAsia="Courier New" w:hAnsi="Courier New" w:cs="Courier New" w:hint="default"/>
      </w:rPr>
    </w:lvl>
    <w:lvl w:ilvl="2">
      <w:start w:val="1"/>
      <w:numFmt w:val="bullet"/>
      <w:lvlText w:val="▪"/>
      <w:lvlJc w:val="left"/>
      <w:pPr>
        <w:ind w:left="2217" w:hanging="360"/>
      </w:pPr>
      <w:rPr>
        <w:rFonts w:ascii="Noto Sans Symbols" w:eastAsia="Noto Sans Symbols" w:hAnsi="Noto Sans Symbols" w:cs="Noto Sans Symbols" w:hint="default"/>
      </w:rPr>
    </w:lvl>
    <w:lvl w:ilvl="3">
      <w:start w:val="1"/>
      <w:numFmt w:val="bullet"/>
      <w:lvlText w:val="●"/>
      <w:lvlJc w:val="left"/>
      <w:pPr>
        <w:ind w:left="2937" w:hanging="360"/>
      </w:pPr>
      <w:rPr>
        <w:rFonts w:ascii="Noto Sans Symbols" w:eastAsia="Noto Sans Symbols" w:hAnsi="Noto Sans Symbols" w:cs="Noto Sans Symbols" w:hint="default"/>
      </w:rPr>
    </w:lvl>
    <w:lvl w:ilvl="4">
      <w:start w:val="1"/>
      <w:numFmt w:val="bullet"/>
      <w:lvlText w:val="o"/>
      <w:lvlJc w:val="left"/>
      <w:pPr>
        <w:ind w:left="3657" w:hanging="360"/>
      </w:pPr>
      <w:rPr>
        <w:rFonts w:ascii="Courier New" w:eastAsia="Courier New" w:hAnsi="Courier New" w:cs="Courier New" w:hint="default"/>
      </w:rPr>
    </w:lvl>
    <w:lvl w:ilvl="5">
      <w:start w:val="1"/>
      <w:numFmt w:val="bullet"/>
      <w:lvlText w:val="▪"/>
      <w:lvlJc w:val="left"/>
      <w:pPr>
        <w:ind w:left="4377" w:hanging="360"/>
      </w:pPr>
      <w:rPr>
        <w:rFonts w:ascii="Noto Sans Symbols" w:eastAsia="Noto Sans Symbols" w:hAnsi="Noto Sans Symbols" w:cs="Noto Sans Symbols" w:hint="default"/>
      </w:rPr>
    </w:lvl>
    <w:lvl w:ilvl="6">
      <w:start w:val="1"/>
      <w:numFmt w:val="bullet"/>
      <w:lvlText w:val="●"/>
      <w:lvlJc w:val="left"/>
      <w:pPr>
        <w:ind w:left="5097" w:hanging="360"/>
      </w:pPr>
      <w:rPr>
        <w:rFonts w:ascii="Noto Sans Symbols" w:eastAsia="Noto Sans Symbols" w:hAnsi="Noto Sans Symbols" w:cs="Noto Sans Symbols" w:hint="default"/>
      </w:rPr>
    </w:lvl>
    <w:lvl w:ilvl="7">
      <w:start w:val="1"/>
      <w:numFmt w:val="bullet"/>
      <w:lvlText w:val="o"/>
      <w:lvlJc w:val="left"/>
      <w:pPr>
        <w:ind w:left="5817" w:hanging="360"/>
      </w:pPr>
      <w:rPr>
        <w:rFonts w:ascii="Courier New" w:eastAsia="Courier New" w:hAnsi="Courier New" w:cs="Courier New" w:hint="default"/>
      </w:rPr>
    </w:lvl>
    <w:lvl w:ilvl="8">
      <w:start w:val="1"/>
      <w:numFmt w:val="bullet"/>
      <w:lvlText w:val="▪"/>
      <w:lvlJc w:val="left"/>
      <w:pPr>
        <w:ind w:left="6537" w:hanging="360"/>
      </w:pPr>
      <w:rPr>
        <w:rFonts w:ascii="Noto Sans Symbols" w:eastAsia="Noto Sans Symbols" w:hAnsi="Noto Sans Symbols" w:cs="Noto Sans Symbols" w:hint="default"/>
      </w:rPr>
    </w:lvl>
  </w:abstractNum>
  <w:abstractNum w:abstractNumId="121" w15:restartNumberingAfterBreak="0">
    <w:nsid w:val="51654F15"/>
    <w:multiLevelType w:val="multilevel"/>
    <w:tmpl w:val="2A8E1288"/>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22" w15:restartNumberingAfterBreak="0">
    <w:nsid w:val="526B2B0A"/>
    <w:multiLevelType w:val="multilevel"/>
    <w:tmpl w:val="638EAAF8"/>
    <w:lvl w:ilvl="0">
      <w:start w:val="1"/>
      <w:numFmt w:val="bullet"/>
      <w:lvlText w:val=""/>
      <w:lvlJc w:val="left"/>
      <w:pPr>
        <w:ind w:left="113" w:hanging="54"/>
      </w:pPr>
      <w:rPr>
        <w:rFonts w:ascii="Symbol" w:hAnsi="Symbol"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23" w15:restartNumberingAfterBreak="0">
    <w:nsid w:val="53F4F588"/>
    <w:multiLevelType w:val="multilevel"/>
    <w:tmpl w:val="13805FBC"/>
    <w:lvl w:ilvl="0">
      <w:start w:val="1"/>
      <w:numFmt w:val="bullet"/>
      <w:suff w:val="space"/>
      <w:lvlText w:val="●"/>
      <w:lvlJc w:val="left"/>
      <w:pPr>
        <w:ind w:left="171" w:hanging="55"/>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24" w15:restartNumberingAfterBreak="0">
    <w:nsid w:val="544F24BF"/>
    <w:multiLevelType w:val="hybridMultilevel"/>
    <w:tmpl w:val="5A88AF58"/>
    <w:lvl w:ilvl="0" w:tplc="347259F4">
      <w:start w:val="1"/>
      <w:numFmt w:val="bullet"/>
      <w:suff w:val="space"/>
      <w:lvlText w:val=""/>
      <w:lvlJc w:val="left"/>
      <w:pPr>
        <w:ind w:left="113" w:hanging="56"/>
      </w:pPr>
      <w:rPr>
        <w:rFonts w:ascii="Symbol" w:hAnsi="Symbol" w:hint="default"/>
        <w:color w:val="auto"/>
        <w:sz w:val="15"/>
        <w:szCs w:val="15"/>
      </w:rPr>
    </w:lvl>
    <w:lvl w:ilvl="1" w:tplc="AE8CC488">
      <w:start w:val="300"/>
      <w:numFmt w:val="bullet"/>
      <w:lvlText w:val="•"/>
      <w:lvlJc w:val="left"/>
      <w:pPr>
        <w:ind w:left="1440" w:hanging="360"/>
      </w:pPr>
      <w:rPr>
        <w:rFonts w:ascii="Arial" w:eastAsia="Arial Unicode MS" w:hAnsi="Arial" w:cs="Arial"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5" w15:restartNumberingAfterBreak="0">
    <w:nsid w:val="579D5960"/>
    <w:multiLevelType w:val="hybridMultilevel"/>
    <w:tmpl w:val="F43C59A8"/>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26" w15:restartNumberingAfterBreak="0">
    <w:nsid w:val="58742A88"/>
    <w:multiLevelType w:val="multilevel"/>
    <w:tmpl w:val="E1AC12B8"/>
    <w:name w:val="WW8Num883"/>
    <w:lvl w:ilvl="0">
      <w:start w:val="1"/>
      <w:numFmt w:val="bullet"/>
      <w:lvlText w:val=""/>
      <w:lvlJc w:val="left"/>
      <w:pPr>
        <w:tabs>
          <w:tab w:val="num" w:pos="340"/>
        </w:tabs>
        <w:ind w:left="227" w:hanging="114"/>
      </w:pPr>
      <w:rPr>
        <w:rFonts w:ascii="Symbol" w:hAnsi="Symbol" w:hint="default"/>
        <w:color w:val="auto"/>
        <w:sz w:val="15"/>
      </w:rPr>
    </w:lvl>
    <w:lvl w:ilvl="1">
      <w:start w:val="1"/>
      <w:numFmt w:val="bullet"/>
      <w:lvlText w:val="o"/>
      <w:lvlJc w:val="left"/>
      <w:pPr>
        <w:tabs>
          <w:tab w:val="num" w:pos="0"/>
        </w:tabs>
        <w:ind w:left="1440" w:hanging="360"/>
      </w:pPr>
      <w:rPr>
        <w:rFonts w:ascii="Courier New" w:hAnsi="Courier New" w:cs="Arial"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cs="Arial" w:hint="default"/>
        <w:color w:val="FF0000"/>
        <w:sz w:val="15"/>
        <w:szCs w:val="15"/>
      </w:rPr>
    </w:lvl>
    <w:lvl w:ilvl="4">
      <w:start w:val="1"/>
      <w:numFmt w:val="bullet"/>
      <w:lvlText w:val="o"/>
      <w:lvlJc w:val="left"/>
      <w:pPr>
        <w:tabs>
          <w:tab w:val="num" w:pos="0"/>
        </w:tabs>
        <w:ind w:left="3600" w:hanging="360"/>
      </w:pPr>
      <w:rPr>
        <w:rFonts w:ascii="Courier New" w:hAnsi="Courier New" w:cs="Arial"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cs="Arial" w:hint="default"/>
        <w:color w:val="FF0000"/>
        <w:sz w:val="15"/>
        <w:szCs w:val="15"/>
      </w:rPr>
    </w:lvl>
    <w:lvl w:ilvl="7">
      <w:start w:val="1"/>
      <w:numFmt w:val="bullet"/>
      <w:lvlText w:val="o"/>
      <w:lvlJc w:val="left"/>
      <w:pPr>
        <w:tabs>
          <w:tab w:val="num" w:pos="0"/>
        </w:tabs>
        <w:ind w:left="5760" w:hanging="360"/>
      </w:pPr>
      <w:rPr>
        <w:rFonts w:ascii="Courier New" w:hAnsi="Courier New" w:cs="Arial" w:hint="default"/>
      </w:rPr>
    </w:lvl>
    <w:lvl w:ilvl="8">
      <w:start w:val="1"/>
      <w:numFmt w:val="bullet"/>
      <w:lvlText w:val=""/>
      <w:lvlJc w:val="left"/>
      <w:pPr>
        <w:tabs>
          <w:tab w:val="num" w:pos="0"/>
        </w:tabs>
        <w:ind w:left="6480" w:hanging="360"/>
      </w:pPr>
      <w:rPr>
        <w:rFonts w:ascii="Wingdings" w:hAnsi="Wingdings" w:hint="default"/>
      </w:rPr>
    </w:lvl>
  </w:abstractNum>
  <w:abstractNum w:abstractNumId="127" w15:restartNumberingAfterBreak="0">
    <w:nsid w:val="58DA5DEF"/>
    <w:multiLevelType w:val="multilevel"/>
    <w:tmpl w:val="44223FDA"/>
    <w:lvl w:ilvl="0">
      <w:start w:val="1"/>
      <w:numFmt w:val="bullet"/>
      <w:suff w:val="space"/>
      <w:lvlText w:val="●"/>
      <w:lvlJc w:val="left"/>
      <w:pPr>
        <w:ind w:left="285" w:hanging="56"/>
      </w:pPr>
      <w:rPr>
        <w:rFonts w:ascii="Noto Sans Symbols" w:hAnsi="Noto Sans Symbols" w:hint="default"/>
      </w:rPr>
    </w:lvl>
    <w:lvl w:ilvl="1">
      <w:start w:val="1"/>
      <w:numFmt w:val="bullet"/>
      <w:lvlText w:val="o"/>
      <w:lvlJc w:val="left"/>
      <w:pPr>
        <w:ind w:left="1612" w:hanging="360"/>
      </w:pPr>
      <w:rPr>
        <w:rFonts w:ascii="Courier New" w:eastAsia="Courier New" w:hAnsi="Courier New" w:cs="Courier New" w:hint="default"/>
      </w:rPr>
    </w:lvl>
    <w:lvl w:ilvl="2">
      <w:start w:val="1"/>
      <w:numFmt w:val="bullet"/>
      <w:lvlText w:val="▪"/>
      <w:lvlJc w:val="left"/>
      <w:pPr>
        <w:ind w:left="2332" w:hanging="360"/>
      </w:pPr>
      <w:rPr>
        <w:rFonts w:ascii="Noto Sans Symbols" w:eastAsia="Noto Sans Symbols" w:hAnsi="Noto Sans Symbols" w:cs="Noto Sans Symbols" w:hint="default"/>
      </w:rPr>
    </w:lvl>
    <w:lvl w:ilvl="3">
      <w:start w:val="1"/>
      <w:numFmt w:val="bullet"/>
      <w:lvlText w:val="●"/>
      <w:lvlJc w:val="left"/>
      <w:pPr>
        <w:ind w:left="3052" w:hanging="360"/>
      </w:pPr>
      <w:rPr>
        <w:rFonts w:ascii="Noto Sans Symbols" w:eastAsia="Noto Sans Symbols" w:hAnsi="Noto Sans Symbols" w:cs="Noto Sans Symbol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Symbols" w:eastAsia="Noto Sans Symbols" w:hAnsi="Noto Sans Symbols" w:cs="Noto Sans Symbols" w:hint="default"/>
      </w:rPr>
    </w:lvl>
    <w:lvl w:ilvl="6">
      <w:start w:val="1"/>
      <w:numFmt w:val="bullet"/>
      <w:lvlText w:val="●"/>
      <w:lvlJc w:val="left"/>
      <w:pPr>
        <w:ind w:left="5212" w:hanging="360"/>
      </w:pPr>
      <w:rPr>
        <w:rFonts w:ascii="Noto Sans Symbols" w:eastAsia="Noto Sans Symbols" w:hAnsi="Noto Sans Symbols" w:cs="Noto Sans Symbol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Symbols" w:eastAsia="Noto Sans Symbols" w:hAnsi="Noto Sans Symbols" w:cs="Noto Sans Symbols" w:hint="default"/>
      </w:rPr>
    </w:lvl>
  </w:abstractNum>
  <w:abstractNum w:abstractNumId="128" w15:restartNumberingAfterBreak="0">
    <w:nsid w:val="59AC76A6"/>
    <w:multiLevelType w:val="hybridMultilevel"/>
    <w:tmpl w:val="F522C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A86158E"/>
    <w:multiLevelType w:val="hybridMultilevel"/>
    <w:tmpl w:val="326EF7D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0" w15:restartNumberingAfterBreak="0">
    <w:nsid w:val="5B5C2D82"/>
    <w:multiLevelType w:val="hybridMultilevel"/>
    <w:tmpl w:val="2028E9B2"/>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31" w15:restartNumberingAfterBreak="0">
    <w:nsid w:val="5BA475EE"/>
    <w:multiLevelType w:val="multilevel"/>
    <w:tmpl w:val="29B0CF6A"/>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2" w15:restartNumberingAfterBreak="0">
    <w:nsid w:val="5D293E54"/>
    <w:multiLevelType w:val="multilevel"/>
    <w:tmpl w:val="28E08AC6"/>
    <w:lvl w:ilvl="0">
      <w:start w:val="1"/>
      <w:numFmt w:val="bullet"/>
      <w:suff w:val="space"/>
      <w:lvlText w:val="●"/>
      <w:lvlJc w:val="left"/>
      <w:pPr>
        <w:ind w:left="56" w:hanging="56"/>
      </w:pPr>
      <w:rPr>
        <w:rFonts w:ascii="Noto Sans Symbols" w:hAnsi="Noto Sans Symbols" w:hint="default"/>
        <w:color w:val="000000"/>
      </w:rPr>
    </w:lvl>
    <w:lvl w:ilvl="1">
      <w:start w:val="1"/>
      <w:numFmt w:val="bullet"/>
      <w:lvlText w:val="o"/>
      <w:lvlJc w:val="left"/>
      <w:pPr>
        <w:ind w:left="1383" w:hanging="359"/>
      </w:pPr>
      <w:rPr>
        <w:rFonts w:ascii="Courier New" w:eastAsia="Courier New" w:hAnsi="Courier New" w:cs="Courier New" w:hint="default"/>
      </w:rPr>
    </w:lvl>
    <w:lvl w:ilvl="2">
      <w:start w:val="1"/>
      <w:numFmt w:val="bullet"/>
      <w:lvlText w:val="▪"/>
      <w:lvlJc w:val="left"/>
      <w:pPr>
        <w:ind w:left="2103" w:hanging="360"/>
      </w:pPr>
      <w:rPr>
        <w:rFonts w:ascii="Noto Sans Symbols" w:eastAsia="Noto Sans Symbols" w:hAnsi="Noto Sans Symbols" w:cs="Noto Sans Symbols" w:hint="default"/>
      </w:rPr>
    </w:lvl>
    <w:lvl w:ilvl="3">
      <w:start w:val="1"/>
      <w:numFmt w:val="bullet"/>
      <w:lvlText w:val="●"/>
      <w:lvlJc w:val="left"/>
      <w:pPr>
        <w:ind w:left="2823" w:hanging="360"/>
      </w:pPr>
      <w:rPr>
        <w:rFonts w:ascii="Noto Sans Symbols" w:eastAsia="Noto Sans Symbols" w:hAnsi="Noto Sans Symbols" w:cs="Noto Sans Symbols" w:hint="default"/>
      </w:rPr>
    </w:lvl>
    <w:lvl w:ilvl="4">
      <w:start w:val="1"/>
      <w:numFmt w:val="bullet"/>
      <w:lvlText w:val="o"/>
      <w:lvlJc w:val="left"/>
      <w:pPr>
        <w:ind w:left="3543" w:hanging="360"/>
      </w:pPr>
      <w:rPr>
        <w:rFonts w:ascii="Courier New" w:eastAsia="Courier New" w:hAnsi="Courier New" w:cs="Courier New" w:hint="default"/>
      </w:rPr>
    </w:lvl>
    <w:lvl w:ilvl="5">
      <w:start w:val="1"/>
      <w:numFmt w:val="bullet"/>
      <w:lvlText w:val="▪"/>
      <w:lvlJc w:val="left"/>
      <w:pPr>
        <w:ind w:left="4263" w:hanging="360"/>
      </w:pPr>
      <w:rPr>
        <w:rFonts w:ascii="Noto Sans Symbols" w:eastAsia="Noto Sans Symbols" w:hAnsi="Noto Sans Symbols" w:cs="Noto Sans Symbols" w:hint="default"/>
      </w:rPr>
    </w:lvl>
    <w:lvl w:ilvl="6">
      <w:start w:val="1"/>
      <w:numFmt w:val="bullet"/>
      <w:lvlText w:val="●"/>
      <w:lvlJc w:val="left"/>
      <w:pPr>
        <w:ind w:left="4983" w:hanging="360"/>
      </w:pPr>
      <w:rPr>
        <w:rFonts w:ascii="Noto Sans Symbols" w:eastAsia="Noto Sans Symbols" w:hAnsi="Noto Sans Symbols" w:cs="Noto Sans Symbols" w:hint="default"/>
      </w:rPr>
    </w:lvl>
    <w:lvl w:ilvl="7">
      <w:start w:val="1"/>
      <w:numFmt w:val="bullet"/>
      <w:lvlText w:val="o"/>
      <w:lvlJc w:val="left"/>
      <w:pPr>
        <w:ind w:left="5703" w:hanging="360"/>
      </w:pPr>
      <w:rPr>
        <w:rFonts w:ascii="Courier New" w:eastAsia="Courier New" w:hAnsi="Courier New" w:cs="Courier New" w:hint="default"/>
      </w:rPr>
    </w:lvl>
    <w:lvl w:ilvl="8">
      <w:start w:val="1"/>
      <w:numFmt w:val="bullet"/>
      <w:lvlText w:val="▪"/>
      <w:lvlJc w:val="left"/>
      <w:pPr>
        <w:ind w:left="6423" w:hanging="360"/>
      </w:pPr>
      <w:rPr>
        <w:rFonts w:ascii="Noto Sans Symbols" w:eastAsia="Noto Sans Symbols" w:hAnsi="Noto Sans Symbols" w:cs="Noto Sans Symbols" w:hint="default"/>
      </w:rPr>
    </w:lvl>
  </w:abstractNum>
  <w:abstractNum w:abstractNumId="133" w15:restartNumberingAfterBreak="0">
    <w:nsid w:val="5E61724F"/>
    <w:multiLevelType w:val="hybridMultilevel"/>
    <w:tmpl w:val="29502E2A"/>
    <w:lvl w:ilvl="0" w:tplc="E9C83986">
      <w:start w:val="1"/>
      <w:numFmt w:val="lowerLetter"/>
      <w:lvlText w:val="%1)"/>
      <w:lvlJc w:val="left"/>
      <w:pPr>
        <w:ind w:left="360" w:hanging="360"/>
      </w:pPr>
      <w:rPr>
        <w:rFonts w:eastAsia="Arial Narrow"/>
      </w:rPr>
    </w:lvl>
    <w:lvl w:ilvl="1" w:tplc="080C0019">
      <w:start w:val="1"/>
      <w:numFmt w:val="lowerLetter"/>
      <w:lvlText w:val="%2."/>
      <w:lvlJc w:val="left"/>
      <w:pPr>
        <w:ind w:left="1080" w:hanging="360"/>
      </w:pPr>
    </w:lvl>
    <w:lvl w:ilvl="2" w:tplc="080C001B">
      <w:start w:val="1"/>
      <w:numFmt w:val="lowerRoman"/>
      <w:lvlText w:val="%3."/>
      <w:lvlJc w:val="right"/>
      <w:pPr>
        <w:ind w:left="1800" w:hanging="180"/>
      </w:pPr>
    </w:lvl>
    <w:lvl w:ilvl="3" w:tplc="080C000F">
      <w:start w:val="1"/>
      <w:numFmt w:val="decimal"/>
      <w:lvlText w:val="%4."/>
      <w:lvlJc w:val="left"/>
      <w:pPr>
        <w:ind w:left="2520" w:hanging="360"/>
      </w:pPr>
    </w:lvl>
    <w:lvl w:ilvl="4" w:tplc="080C0019">
      <w:start w:val="1"/>
      <w:numFmt w:val="lowerLetter"/>
      <w:lvlText w:val="%5."/>
      <w:lvlJc w:val="left"/>
      <w:pPr>
        <w:ind w:left="3240" w:hanging="360"/>
      </w:pPr>
    </w:lvl>
    <w:lvl w:ilvl="5" w:tplc="080C001B">
      <w:start w:val="1"/>
      <w:numFmt w:val="lowerRoman"/>
      <w:lvlText w:val="%6."/>
      <w:lvlJc w:val="right"/>
      <w:pPr>
        <w:ind w:left="3960" w:hanging="180"/>
      </w:pPr>
    </w:lvl>
    <w:lvl w:ilvl="6" w:tplc="080C000F">
      <w:start w:val="1"/>
      <w:numFmt w:val="decimal"/>
      <w:lvlText w:val="%7."/>
      <w:lvlJc w:val="left"/>
      <w:pPr>
        <w:ind w:left="4680" w:hanging="360"/>
      </w:pPr>
    </w:lvl>
    <w:lvl w:ilvl="7" w:tplc="080C0019">
      <w:start w:val="1"/>
      <w:numFmt w:val="lowerLetter"/>
      <w:lvlText w:val="%8."/>
      <w:lvlJc w:val="left"/>
      <w:pPr>
        <w:ind w:left="5400" w:hanging="360"/>
      </w:pPr>
    </w:lvl>
    <w:lvl w:ilvl="8" w:tplc="080C001B">
      <w:start w:val="1"/>
      <w:numFmt w:val="lowerRoman"/>
      <w:lvlText w:val="%9."/>
      <w:lvlJc w:val="right"/>
      <w:pPr>
        <w:ind w:left="6120" w:hanging="180"/>
      </w:pPr>
    </w:lvl>
  </w:abstractNum>
  <w:abstractNum w:abstractNumId="134" w15:restartNumberingAfterBreak="0">
    <w:nsid w:val="61AE20B7"/>
    <w:multiLevelType w:val="multilevel"/>
    <w:tmpl w:val="F8AA4300"/>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5" w15:restartNumberingAfterBreak="0">
    <w:nsid w:val="620A527A"/>
    <w:multiLevelType w:val="hybridMultilevel"/>
    <w:tmpl w:val="C04806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36" w15:restartNumberingAfterBreak="0">
    <w:nsid w:val="62867FA3"/>
    <w:multiLevelType w:val="hybridMultilevel"/>
    <w:tmpl w:val="5CE4F968"/>
    <w:lvl w:ilvl="0" w:tplc="0CF0A42A">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37" w15:restartNumberingAfterBreak="0">
    <w:nsid w:val="629A074C"/>
    <w:multiLevelType w:val="multilevel"/>
    <w:tmpl w:val="DC2889E2"/>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8" w15:restartNumberingAfterBreak="0">
    <w:nsid w:val="62B86588"/>
    <w:multiLevelType w:val="multilevel"/>
    <w:tmpl w:val="36585090"/>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9" w15:restartNumberingAfterBreak="0">
    <w:nsid w:val="63156AF3"/>
    <w:multiLevelType w:val="multilevel"/>
    <w:tmpl w:val="DA6A9A5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3" w:hanging="56"/>
      </w:pPr>
      <w:rPr>
        <w:rFonts w:ascii="Courier New" w:eastAsia="Courier New" w:hAnsi="Courier New" w:cs="Courier New" w:hint="default"/>
      </w:rPr>
    </w:lvl>
    <w:lvl w:ilvl="2">
      <w:start w:val="1"/>
      <w:numFmt w:val="bullet"/>
      <w:lvlText w:val="▪"/>
      <w:lvlJc w:val="left"/>
      <w:pPr>
        <w:ind w:left="1133" w:hanging="56"/>
      </w:pPr>
      <w:rPr>
        <w:rFonts w:ascii="Noto Sans Symbols" w:eastAsia="Noto Sans Symbols" w:hAnsi="Noto Sans Symbols" w:cs="Noto Sans Symbols" w:hint="default"/>
      </w:rPr>
    </w:lvl>
    <w:lvl w:ilvl="3">
      <w:start w:val="1"/>
      <w:numFmt w:val="bullet"/>
      <w:lvlText w:val="●"/>
      <w:lvlJc w:val="left"/>
      <w:pPr>
        <w:ind w:left="1643" w:hanging="55"/>
      </w:pPr>
      <w:rPr>
        <w:rFonts w:ascii="Noto Sans Symbols" w:eastAsia="Noto Sans Symbols" w:hAnsi="Noto Sans Symbols" w:cs="Noto Sans Symbols" w:hint="default"/>
      </w:rPr>
    </w:lvl>
    <w:lvl w:ilvl="4">
      <w:start w:val="1"/>
      <w:numFmt w:val="bullet"/>
      <w:lvlText w:val="o"/>
      <w:lvlJc w:val="left"/>
      <w:pPr>
        <w:ind w:left="2153" w:hanging="56"/>
      </w:pPr>
      <w:rPr>
        <w:rFonts w:ascii="Courier New" w:eastAsia="Courier New" w:hAnsi="Courier New" w:cs="Courier New" w:hint="default"/>
      </w:rPr>
    </w:lvl>
    <w:lvl w:ilvl="5">
      <w:start w:val="1"/>
      <w:numFmt w:val="bullet"/>
      <w:lvlText w:val="▪"/>
      <w:lvlJc w:val="left"/>
      <w:pPr>
        <w:ind w:left="2663" w:hanging="56"/>
      </w:pPr>
      <w:rPr>
        <w:rFonts w:ascii="Noto Sans Symbols" w:eastAsia="Noto Sans Symbols" w:hAnsi="Noto Sans Symbols" w:cs="Noto Sans Symbols" w:hint="default"/>
      </w:rPr>
    </w:lvl>
    <w:lvl w:ilvl="6">
      <w:start w:val="1"/>
      <w:numFmt w:val="bullet"/>
      <w:lvlText w:val="●"/>
      <w:lvlJc w:val="left"/>
      <w:pPr>
        <w:ind w:left="3173" w:hanging="56"/>
      </w:pPr>
      <w:rPr>
        <w:rFonts w:ascii="Noto Sans Symbols" w:eastAsia="Noto Sans Symbols" w:hAnsi="Noto Sans Symbols" w:cs="Noto Sans Symbols" w:hint="default"/>
      </w:rPr>
    </w:lvl>
    <w:lvl w:ilvl="7">
      <w:start w:val="1"/>
      <w:numFmt w:val="bullet"/>
      <w:lvlText w:val="o"/>
      <w:lvlJc w:val="left"/>
      <w:pPr>
        <w:ind w:left="3683" w:hanging="56"/>
      </w:pPr>
      <w:rPr>
        <w:rFonts w:ascii="Courier New" w:eastAsia="Courier New" w:hAnsi="Courier New" w:cs="Courier New" w:hint="default"/>
      </w:rPr>
    </w:lvl>
    <w:lvl w:ilvl="8">
      <w:start w:val="1"/>
      <w:numFmt w:val="bullet"/>
      <w:lvlText w:val="▪"/>
      <w:lvlJc w:val="left"/>
      <w:pPr>
        <w:ind w:left="4193" w:hanging="56"/>
      </w:pPr>
      <w:rPr>
        <w:rFonts w:ascii="Noto Sans Symbols" w:eastAsia="Noto Sans Symbols" w:hAnsi="Noto Sans Symbols" w:cs="Noto Sans Symbols" w:hint="default"/>
      </w:rPr>
    </w:lvl>
  </w:abstractNum>
  <w:abstractNum w:abstractNumId="140" w15:restartNumberingAfterBreak="0">
    <w:nsid w:val="631C01E4"/>
    <w:multiLevelType w:val="hybridMultilevel"/>
    <w:tmpl w:val="8E96B20A"/>
    <w:lvl w:ilvl="0" w:tplc="9B70C340">
      <w:start w:val="1"/>
      <w:numFmt w:val="bullet"/>
      <w:lvlText w:val=""/>
      <w:lvlJc w:val="left"/>
      <w:pPr>
        <w:ind w:left="720" w:hanging="360"/>
      </w:pPr>
      <w:rPr>
        <w:rFonts w:ascii="Symbol" w:hAnsi="Symbol" w:hint="default"/>
        <w:sz w:val="15"/>
        <w:szCs w:val="1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4666036"/>
    <w:multiLevelType w:val="hybridMultilevel"/>
    <w:tmpl w:val="8DBAAC4E"/>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42" w15:restartNumberingAfterBreak="0">
    <w:nsid w:val="6474136D"/>
    <w:multiLevelType w:val="multilevel"/>
    <w:tmpl w:val="C30C1DFA"/>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43" w15:restartNumberingAfterBreak="0">
    <w:nsid w:val="64C10795"/>
    <w:multiLevelType w:val="hybridMultilevel"/>
    <w:tmpl w:val="0944D0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44" w15:restartNumberingAfterBreak="0">
    <w:nsid w:val="64EC0152"/>
    <w:multiLevelType w:val="hybridMultilevel"/>
    <w:tmpl w:val="9440CA6C"/>
    <w:lvl w:ilvl="0" w:tplc="6854FD6C">
      <w:start w:val="1"/>
      <w:numFmt w:val="bullet"/>
      <w:suff w:val="space"/>
      <w:lvlText w:val=""/>
      <w:lvlJc w:val="left"/>
      <w:pPr>
        <w:ind w:left="113" w:hanging="56"/>
      </w:pPr>
      <w:rPr>
        <w:rFonts w:ascii="Symbol" w:hAnsi="Symbol" w:hint="default"/>
      </w:rPr>
    </w:lvl>
    <w:lvl w:ilvl="1" w:tplc="DF9294F8">
      <w:start w:val="1"/>
      <w:numFmt w:val="bullet"/>
      <w:suff w:val="space"/>
      <w:lvlText w:val="o"/>
      <w:lvlJc w:val="left"/>
      <w:pPr>
        <w:ind w:left="340" w:hanging="56"/>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6591133D"/>
    <w:multiLevelType w:val="multilevel"/>
    <w:tmpl w:val="10A4A412"/>
    <w:lvl w:ilvl="0">
      <w:start w:val="1"/>
      <w:numFmt w:val="bullet"/>
      <w:suff w:val="space"/>
      <w:lvlText w:val="●"/>
      <w:lvlJc w:val="left"/>
      <w:pPr>
        <w:ind w:left="720" w:hanging="360"/>
      </w:pPr>
      <w:rPr>
        <w:rFonts w:ascii="Noto Sans Symbols" w:hAnsi="Noto Sans Symbols" w:hint="default"/>
        <w:sz w:val="18"/>
        <w:szCs w:val="1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46" w15:restartNumberingAfterBreak="0">
    <w:nsid w:val="66F17005"/>
    <w:multiLevelType w:val="hybridMultilevel"/>
    <w:tmpl w:val="96C6D8A2"/>
    <w:lvl w:ilvl="0" w:tplc="F8081420">
      <w:start w:val="1"/>
      <w:numFmt w:val="bullet"/>
      <w:suff w:val="space"/>
      <w:lvlText w:val=""/>
      <w:lvlJc w:val="left"/>
      <w:pPr>
        <w:ind w:left="113" w:hanging="56"/>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7" w15:restartNumberingAfterBreak="0">
    <w:nsid w:val="676E3EF8"/>
    <w:multiLevelType w:val="hybridMultilevel"/>
    <w:tmpl w:val="FE547056"/>
    <w:name w:val="WW8Num41022"/>
    <w:lvl w:ilvl="0" w:tplc="F3E8C6F2">
      <w:start w:val="1"/>
      <w:numFmt w:val="bullet"/>
      <w:suff w:val="space"/>
      <w:lvlText w:val=""/>
      <w:lvlJc w:val="left"/>
      <w:pPr>
        <w:ind w:left="57" w:hanging="57"/>
      </w:pPr>
      <w:rPr>
        <w:rFonts w:ascii="Symbol" w:hAnsi="Symbol" w:hint="default"/>
        <w:color w:val="auto"/>
        <w:sz w:val="16"/>
        <w:szCs w:val="16"/>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48" w15:restartNumberingAfterBreak="0">
    <w:nsid w:val="67E61FF4"/>
    <w:multiLevelType w:val="hybridMultilevel"/>
    <w:tmpl w:val="09CC1B8C"/>
    <w:name w:val="WW8Num8822"/>
    <w:lvl w:ilvl="0" w:tplc="B5CCEF72">
      <w:start w:val="1"/>
      <w:numFmt w:val="bullet"/>
      <w:lvlText w:val=""/>
      <w:lvlJc w:val="left"/>
      <w:pPr>
        <w:ind w:left="340" w:hanging="114"/>
      </w:pPr>
      <w:rPr>
        <w:rFonts w:ascii="Symbol" w:hAnsi="Symbol" w:cs="Symbol" w:hint="default"/>
        <w:color w:val="auto"/>
        <w:sz w:val="16"/>
        <w:szCs w:val="16"/>
        <w:lang w:val="en-GB"/>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49" w15:restartNumberingAfterBreak="0">
    <w:nsid w:val="67E878C4"/>
    <w:multiLevelType w:val="multilevel"/>
    <w:tmpl w:val="A53CA2A8"/>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50" w15:restartNumberingAfterBreak="0">
    <w:nsid w:val="68287192"/>
    <w:multiLevelType w:val="multilevel"/>
    <w:tmpl w:val="077C770C"/>
    <w:lvl w:ilvl="0">
      <w:start w:val="1"/>
      <w:numFmt w:val="bullet"/>
      <w:suff w:val="space"/>
      <w:lvlText w:val="●"/>
      <w:lvlJc w:val="left"/>
      <w:pPr>
        <w:ind w:left="171" w:hanging="55"/>
      </w:pPr>
      <w:rPr>
        <w:rFonts w:ascii="Noto Sans Symbols" w:hAnsi="Noto Sans Symbols" w:hint="default"/>
        <w:color w:val="000000"/>
      </w:rPr>
    </w:lvl>
    <w:lvl w:ilvl="1">
      <w:start w:val="1"/>
      <w:numFmt w:val="bullet"/>
      <w:lvlText w:val="o"/>
      <w:lvlJc w:val="left"/>
      <w:pPr>
        <w:ind w:left="1498" w:hanging="360"/>
      </w:pPr>
      <w:rPr>
        <w:rFonts w:ascii="Courier New" w:eastAsia="Courier New" w:hAnsi="Courier New" w:cs="Courier New" w:hint="default"/>
      </w:rPr>
    </w:lvl>
    <w:lvl w:ilvl="2">
      <w:start w:val="1"/>
      <w:numFmt w:val="bullet"/>
      <w:lvlText w:val="▪"/>
      <w:lvlJc w:val="left"/>
      <w:pPr>
        <w:ind w:left="2218" w:hanging="360"/>
      </w:pPr>
      <w:rPr>
        <w:rFonts w:ascii="Noto Sans Symbols" w:eastAsia="Noto Sans Symbols" w:hAnsi="Noto Sans Symbols" w:cs="Noto Sans Symbols" w:hint="default"/>
      </w:rPr>
    </w:lvl>
    <w:lvl w:ilvl="3">
      <w:start w:val="1"/>
      <w:numFmt w:val="bullet"/>
      <w:lvlText w:val="●"/>
      <w:lvlJc w:val="left"/>
      <w:pPr>
        <w:ind w:left="2938" w:hanging="360"/>
      </w:pPr>
      <w:rPr>
        <w:rFonts w:ascii="Noto Sans Symbols" w:eastAsia="Noto Sans Symbols" w:hAnsi="Noto Sans Symbols" w:cs="Noto Sans Symbols" w:hint="default"/>
      </w:rPr>
    </w:lvl>
    <w:lvl w:ilvl="4">
      <w:start w:val="1"/>
      <w:numFmt w:val="bullet"/>
      <w:lvlText w:val="o"/>
      <w:lvlJc w:val="left"/>
      <w:pPr>
        <w:ind w:left="3658" w:hanging="360"/>
      </w:pPr>
      <w:rPr>
        <w:rFonts w:ascii="Courier New" w:eastAsia="Courier New" w:hAnsi="Courier New" w:cs="Courier New" w:hint="default"/>
      </w:rPr>
    </w:lvl>
    <w:lvl w:ilvl="5">
      <w:start w:val="1"/>
      <w:numFmt w:val="bullet"/>
      <w:lvlText w:val="▪"/>
      <w:lvlJc w:val="left"/>
      <w:pPr>
        <w:ind w:left="4378" w:hanging="360"/>
      </w:pPr>
      <w:rPr>
        <w:rFonts w:ascii="Noto Sans Symbols" w:eastAsia="Noto Sans Symbols" w:hAnsi="Noto Sans Symbols" w:cs="Noto Sans Symbols" w:hint="default"/>
      </w:rPr>
    </w:lvl>
    <w:lvl w:ilvl="6">
      <w:start w:val="1"/>
      <w:numFmt w:val="bullet"/>
      <w:lvlText w:val="●"/>
      <w:lvlJc w:val="left"/>
      <w:pPr>
        <w:ind w:left="5098" w:hanging="360"/>
      </w:pPr>
      <w:rPr>
        <w:rFonts w:ascii="Noto Sans Symbols" w:eastAsia="Noto Sans Symbols" w:hAnsi="Noto Sans Symbols" w:cs="Noto Sans Symbols" w:hint="default"/>
      </w:rPr>
    </w:lvl>
    <w:lvl w:ilvl="7">
      <w:start w:val="1"/>
      <w:numFmt w:val="bullet"/>
      <w:lvlText w:val="o"/>
      <w:lvlJc w:val="left"/>
      <w:pPr>
        <w:ind w:left="5818" w:hanging="360"/>
      </w:pPr>
      <w:rPr>
        <w:rFonts w:ascii="Courier New" w:eastAsia="Courier New" w:hAnsi="Courier New" w:cs="Courier New" w:hint="default"/>
      </w:rPr>
    </w:lvl>
    <w:lvl w:ilvl="8">
      <w:start w:val="1"/>
      <w:numFmt w:val="bullet"/>
      <w:lvlText w:val="▪"/>
      <w:lvlJc w:val="left"/>
      <w:pPr>
        <w:ind w:left="6538" w:hanging="360"/>
      </w:pPr>
      <w:rPr>
        <w:rFonts w:ascii="Noto Sans Symbols" w:eastAsia="Noto Sans Symbols" w:hAnsi="Noto Sans Symbols" w:cs="Noto Sans Symbols" w:hint="default"/>
      </w:rPr>
    </w:lvl>
  </w:abstractNum>
  <w:abstractNum w:abstractNumId="151" w15:restartNumberingAfterBreak="0">
    <w:nsid w:val="694A10EB"/>
    <w:multiLevelType w:val="multilevel"/>
    <w:tmpl w:val="E3641898"/>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52" w15:restartNumberingAfterBreak="0">
    <w:nsid w:val="69761D66"/>
    <w:multiLevelType w:val="hybridMultilevel"/>
    <w:tmpl w:val="FA0C401E"/>
    <w:lvl w:ilvl="0" w:tplc="F9FAAD9C">
      <w:start w:val="1"/>
      <w:numFmt w:val="bullet"/>
      <w:suff w:val="space"/>
      <w:lvlText w:val=""/>
      <w:lvlJc w:val="left"/>
      <w:pPr>
        <w:ind w:left="57" w:hanging="57"/>
      </w:pPr>
      <w:rPr>
        <w:rFonts w:ascii="Symbol" w:hAnsi="Symbol" w:hint="default"/>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53" w15:restartNumberingAfterBreak="0">
    <w:nsid w:val="69A89F4A"/>
    <w:multiLevelType w:val="multilevel"/>
    <w:tmpl w:val="C68EAECC"/>
    <w:lvl w:ilvl="0">
      <w:start w:val="1"/>
      <w:numFmt w:val="bullet"/>
      <w:suff w:val="space"/>
      <w:lvlText w:val="●"/>
      <w:lvlJc w:val="left"/>
      <w:pPr>
        <w:ind w:left="227" w:hanging="56"/>
      </w:pPr>
      <w:rPr>
        <w:rFonts w:ascii="Noto Sans Symbols" w:hAnsi="Noto Sans Symbols" w:hint="default"/>
      </w:rPr>
    </w:lvl>
    <w:lvl w:ilvl="1">
      <w:start w:val="1"/>
      <w:numFmt w:val="bullet"/>
      <w:lvlText w:val="o"/>
      <w:lvlJc w:val="left"/>
      <w:pPr>
        <w:ind w:left="1554" w:hanging="360"/>
      </w:pPr>
      <w:rPr>
        <w:rFonts w:ascii="Courier New" w:eastAsia="Courier New" w:hAnsi="Courier New" w:cs="Courier New" w:hint="default"/>
      </w:rPr>
    </w:lvl>
    <w:lvl w:ilvl="2">
      <w:start w:val="1"/>
      <w:numFmt w:val="bullet"/>
      <w:lvlText w:val="▪"/>
      <w:lvlJc w:val="left"/>
      <w:pPr>
        <w:ind w:left="2274" w:hanging="360"/>
      </w:pPr>
      <w:rPr>
        <w:rFonts w:ascii="Noto Sans Symbols" w:eastAsia="Noto Sans Symbols" w:hAnsi="Noto Sans Symbols" w:cs="Noto Sans Symbols" w:hint="default"/>
      </w:rPr>
    </w:lvl>
    <w:lvl w:ilvl="3">
      <w:start w:val="1"/>
      <w:numFmt w:val="bullet"/>
      <w:lvlText w:val="●"/>
      <w:lvlJc w:val="left"/>
      <w:pPr>
        <w:ind w:left="2994" w:hanging="360"/>
      </w:pPr>
      <w:rPr>
        <w:rFonts w:ascii="Noto Sans Symbols" w:eastAsia="Noto Sans Symbols" w:hAnsi="Noto Sans Symbols" w:cs="Noto Sans Symbols" w:hint="default"/>
      </w:rPr>
    </w:lvl>
    <w:lvl w:ilvl="4">
      <w:start w:val="1"/>
      <w:numFmt w:val="bullet"/>
      <w:lvlText w:val="o"/>
      <w:lvlJc w:val="left"/>
      <w:pPr>
        <w:ind w:left="3714" w:hanging="360"/>
      </w:pPr>
      <w:rPr>
        <w:rFonts w:ascii="Courier New" w:eastAsia="Courier New" w:hAnsi="Courier New" w:cs="Courier New" w:hint="default"/>
      </w:rPr>
    </w:lvl>
    <w:lvl w:ilvl="5">
      <w:start w:val="1"/>
      <w:numFmt w:val="bullet"/>
      <w:lvlText w:val="▪"/>
      <w:lvlJc w:val="left"/>
      <w:pPr>
        <w:ind w:left="4434" w:hanging="360"/>
      </w:pPr>
      <w:rPr>
        <w:rFonts w:ascii="Noto Sans Symbols" w:eastAsia="Noto Sans Symbols" w:hAnsi="Noto Sans Symbols" w:cs="Noto Sans Symbols" w:hint="default"/>
      </w:rPr>
    </w:lvl>
    <w:lvl w:ilvl="6">
      <w:start w:val="1"/>
      <w:numFmt w:val="bullet"/>
      <w:lvlText w:val="●"/>
      <w:lvlJc w:val="left"/>
      <w:pPr>
        <w:ind w:left="5154" w:hanging="360"/>
      </w:pPr>
      <w:rPr>
        <w:rFonts w:ascii="Noto Sans Symbols" w:eastAsia="Noto Sans Symbols" w:hAnsi="Noto Sans Symbols" w:cs="Noto Sans Symbols" w:hint="default"/>
      </w:rPr>
    </w:lvl>
    <w:lvl w:ilvl="7">
      <w:start w:val="1"/>
      <w:numFmt w:val="bullet"/>
      <w:lvlText w:val="o"/>
      <w:lvlJc w:val="left"/>
      <w:pPr>
        <w:ind w:left="5874" w:hanging="360"/>
      </w:pPr>
      <w:rPr>
        <w:rFonts w:ascii="Courier New" w:eastAsia="Courier New" w:hAnsi="Courier New" w:cs="Courier New" w:hint="default"/>
      </w:rPr>
    </w:lvl>
    <w:lvl w:ilvl="8">
      <w:start w:val="1"/>
      <w:numFmt w:val="bullet"/>
      <w:lvlText w:val="▪"/>
      <w:lvlJc w:val="left"/>
      <w:pPr>
        <w:ind w:left="6594" w:hanging="360"/>
      </w:pPr>
      <w:rPr>
        <w:rFonts w:ascii="Noto Sans Symbols" w:eastAsia="Noto Sans Symbols" w:hAnsi="Noto Sans Symbols" w:cs="Noto Sans Symbols" w:hint="default"/>
      </w:rPr>
    </w:lvl>
  </w:abstractNum>
  <w:abstractNum w:abstractNumId="154" w15:restartNumberingAfterBreak="0">
    <w:nsid w:val="6A1B51FD"/>
    <w:multiLevelType w:val="hybridMultilevel"/>
    <w:tmpl w:val="B46E87DE"/>
    <w:lvl w:ilvl="0" w:tplc="11206104">
      <w:start w:val="1"/>
      <w:numFmt w:val="bullet"/>
      <w:suff w:val="space"/>
      <w:lvlText w:val=""/>
      <w:lvlJc w:val="left"/>
      <w:pPr>
        <w:ind w:left="170" w:hanging="113"/>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55" w15:restartNumberingAfterBreak="0">
    <w:nsid w:val="6BC37452"/>
    <w:multiLevelType w:val="multilevel"/>
    <w:tmpl w:val="43E04EDC"/>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56" w15:restartNumberingAfterBreak="0">
    <w:nsid w:val="6DB22723"/>
    <w:multiLevelType w:val="hybridMultilevel"/>
    <w:tmpl w:val="4984DD96"/>
    <w:lvl w:ilvl="0" w:tplc="0A62B03A">
      <w:start w:val="1"/>
      <w:numFmt w:val="bullet"/>
      <w:lvlText w:val=""/>
      <w:lvlJc w:val="left"/>
      <w:pPr>
        <w:ind w:left="113" w:hanging="113"/>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57" w15:restartNumberingAfterBreak="0">
    <w:nsid w:val="6DC90094"/>
    <w:multiLevelType w:val="hybridMultilevel"/>
    <w:tmpl w:val="DE423686"/>
    <w:lvl w:ilvl="0" w:tplc="0A62B03A">
      <w:start w:val="1"/>
      <w:numFmt w:val="bullet"/>
      <w:lvlText w:val=""/>
      <w:lvlJc w:val="left"/>
      <w:pPr>
        <w:ind w:left="113" w:hanging="113"/>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58" w15:restartNumberingAfterBreak="0">
    <w:nsid w:val="6DEA6B3B"/>
    <w:multiLevelType w:val="hybridMultilevel"/>
    <w:tmpl w:val="EBB89EE0"/>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59" w15:restartNumberingAfterBreak="0">
    <w:nsid w:val="6ED3589F"/>
    <w:multiLevelType w:val="multilevel"/>
    <w:tmpl w:val="B8D67344"/>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60" w15:restartNumberingAfterBreak="0">
    <w:nsid w:val="6F0B5479"/>
    <w:multiLevelType w:val="multilevel"/>
    <w:tmpl w:val="5F883FAE"/>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61" w15:restartNumberingAfterBreak="0">
    <w:nsid w:val="6F6B3129"/>
    <w:multiLevelType w:val="hybridMultilevel"/>
    <w:tmpl w:val="2F321558"/>
    <w:lvl w:ilvl="0" w:tplc="7950758C">
      <w:start w:val="1"/>
      <w:numFmt w:val="bullet"/>
      <w:suff w:val="space"/>
      <w:lvlText w:val=""/>
      <w:lvlJc w:val="left"/>
      <w:pPr>
        <w:ind w:left="171" w:hanging="56"/>
      </w:pPr>
      <w:rPr>
        <w:rFonts w:ascii="Symbol" w:hAnsi="Symbol" w:hint="default"/>
        <w:color w:val="auto"/>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2" w15:restartNumberingAfterBreak="0">
    <w:nsid w:val="70652D96"/>
    <w:multiLevelType w:val="hybridMultilevel"/>
    <w:tmpl w:val="18E0AD8E"/>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63" w15:restartNumberingAfterBreak="0">
    <w:nsid w:val="70EA17AF"/>
    <w:multiLevelType w:val="hybridMultilevel"/>
    <w:tmpl w:val="99BE8D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4" w15:restartNumberingAfterBreak="0">
    <w:nsid w:val="71982813"/>
    <w:multiLevelType w:val="multilevel"/>
    <w:tmpl w:val="1520DFBA"/>
    <w:lvl w:ilvl="0">
      <w:start w:val="1"/>
      <w:numFmt w:val="bullet"/>
      <w:suff w:val="space"/>
      <w:lvlText w:val="●"/>
      <w:lvlJc w:val="left"/>
      <w:pPr>
        <w:ind w:left="56" w:hanging="56"/>
      </w:pPr>
      <w:rPr>
        <w:rFonts w:ascii="Noto Sans Symbols" w:hAnsi="Noto Sans Symbols" w:hint="default"/>
        <w:color w:val="000000"/>
      </w:rPr>
    </w:lvl>
    <w:lvl w:ilvl="1">
      <w:start w:val="1"/>
      <w:numFmt w:val="bullet"/>
      <w:lvlText w:val="o"/>
      <w:lvlJc w:val="left"/>
      <w:pPr>
        <w:ind w:left="1383" w:hanging="359"/>
      </w:pPr>
      <w:rPr>
        <w:rFonts w:ascii="Courier New" w:eastAsia="Courier New" w:hAnsi="Courier New" w:cs="Courier New" w:hint="default"/>
      </w:rPr>
    </w:lvl>
    <w:lvl w:ilvl="2">
      <w:start w:val="1"/>
      <w:numFmt w:val="bullet"/>
      <w:lvlText w:val="▪"/>
      <w:lvlJc w:val="left"/>
      <w:pPr>
        <w:ind w:left="2103" w:hanging="360"/>
      </w:pPr>
      <w:rPr>
        <w:rFonts w:ascii="Noto Sans Symbols" w:eastAsia="Noto Sans Symbols" w:hAnsi="Noto Sans Symbols" w:cs="Noto Sans Symbols" w:hint="default"/>
      </w:rPr>
    </w:lvl>
    <w:lvl w:ilvl="3">
      <w:start w:val="1"/>
      <w:numFmt w:val="bullet"/>
      <w:lvlText w:val="●"/>
      <w:lvlJc w:val="left"/>
      <w:pPr>
        <w:ind w:left="2823" w:hanging="360"/>
      </w:pPr>
      <w:rPr>
        <w:rFonts w:ascii="Noto Sans Symbols" w:eastAsia="Noto Sans Symbols" w:hAnsi="Noto Sans Symbols" w:cs="Noto Sans Symbols" w:hint="default"/>
      </w:rPr>
    </w:lvl>
    <w:lvl w:ilvl="4">
      <w:start w:val="1"/>
      <w:numFmt w:val="bullet"/>
      <w:lvlText w:val="o"/>
      <w:lvlJc w:val="left"/>
      <w:pPr>
        <w:ind w:left="3543" w:hanging="360"/>
      </w:pPr>
      <w:rPr>
        <w:rFonts w:ascii="Courier New" w:eastAsia="Courier New" w:hAnsi="Courier New" w:cs="Courier New" w:hint="default"/>
      </w:rPr>
    </w:lvl>
    <w:lvl w:ilvl="5">
      <w:start w:val="1"/>
      <w:numFmt w:val="bullet"/>
      <w:lvlText w:val="▪"/>
      <w:lvlJc w:val="left"/>
      <w:pPr>
        <w:ind w:left="4263" w:hanging="360"/>
      </w:pPr>
      <w:rPr>
        <w:rFonts w:ascii="Noto Sans Symbols" w:eastAsia="Noto Sans Symbols" w:hAnsi="Noto Sans Symbols" w:cs="Noto Sans Symbols" w:hint="default"/>
      </w:rPr>
    </w:lvl>
    <w:lvl w:ilvl="6">
      <w:start w:val="1"/>
      <w:numFmt w:val="bullet"/>
      <w:lvlText w:val="●"/>
      <w:lvlJc w:val="left"/>
      <w:pPr>
        <w:ind w:left="4983" w:hanging="360"/>
      </w:pPr>
      <w:rPr>
        <w:rFonts w:ascii="Noto Sans Symbols" w:eastAsia="Noto Sans Symbols" w:hAnsi="Noto Sans Symbols" w:cs="Noto Sans Symbols" w:hint="default"/>
      </w:rPr>
    </w:lvl>
    <w:lvl w:ilvl="7">
      <w:start w:val="1"/>
      <w:numFmt w:val="bullet"/>
      <w:lvlText w:val="o"/>
      <w:lvlJc w:val="left"/>
      <w:pPr>
        <w:ind w:left="5703" w:hanging="360"/>
      </w:pPr>
      <w:rPr>
        <w:rFonts w:ascii="Courier New" w:eastAsia="Courier New" w:hAnsi="Courier New" w:cs="Courier New" w:hint="default"/>
      </w:rPr>
    </w:lvl>
    <w:lvl w:ilvl="8">
      <w:start w:val="1"/>
      <w:numFmt w:val="bullet"/>
      <w:lvlText w:val="▪"/>
      <w:lvlJc w:val="left"/>
      <w:pPr>
        <w:ind w:left="6423" w:hanging="360"/>
      </w:pPr>
      <w:rPr>
        <w:rFonts w:ascii="Noto Sans Symbols" w:eastAsia="Noto Sans Symbols" w:hAnsi="Noto Sans Symbols" w:cs="Noto Sans Symbols" w:hint="default"/>
      </w:rPr>
    </w:lvl>
  </w:abstractNum>
  <w:abstractNum w:abstractNumId="165" w15:restartNumberingAfterBreak="0">
    <w:nsid w:val="72630B3E"/>
    <w:multiLevelType w:val="hybridMultilevel"/>
    <w:tmpl w:val="32A41C04"/>
    <w:lvl w:ilvl="0" w:tplc="6700ED10">
      <w:start w:val="1"/>
      <w:numFmt w:val="bullet"/>
      <w:pStyle w:val="AufzhlungNach0"/>
      <w:suff w:val="space"/>
      <w:lvlText w:val=""/>
      <w:lvlJc w:val="left"/>
      <w:pPr>
        <w:ind w:left="113" w:hanging="113"/>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7328066F"/>
    <w:multiLevelType w:val="hybridMultilevel"/>
    <w:tmpl w:val="DEA05FA6"/>
    <w:lvl w:ilvl="0" w:tplc="EC9E0DD0">
      <w:start w:val="1"/>
      <w:numFmt w:val="bullet"/>
      <w:suff w:val="space"/>
      <w:lvlText w:val=""/>
      <w:lvlJc w:val="left"/>
      <w:pPr>
        <w:ind w:left="341" w:hanging="56"/>
      </w:pPr>
      <w:rPr>
        <w:rFonts w:ascii="Symbol" w:hAnsi="Symbol" w:hint="default"/>
        <w:color w:val="auto"/>
      </w:rPr>
    </w:lvl>
    <w:lvl w:ilvl="1" w:tplc="080C0003">
      <w:start w:val="1"/>
      <w:numFmt w:val="bullet"/>
      <w:lvlText w:val="o"/>
      <w:lvlJc w:val="left"/>
      <w:pPr>
        <w:ind w:left="1668" w:hanging="360"/>
      </w:pPr>
      <w:rPr>
        <w:rFonts w:ascii="Courier New" w:hAnsi="Courier New" w:cs="Courier New" w:hint="default"/>
      </w:rPr>
    </w:lvl>
    <w:lvl w:ilvl="2" w:tplc="080C0005">
      <w:start w:val="1"/>
      <w:numFmt w:val="bullet"/>
      <w:lvlText w:val=""/>
      <w:lvlJc w:val="left"/>
      <w:pPr>
        <w:ind w:left="2388" w:hanging="360"/>
      </w:pPr>
      <w:rPr>
        <w:rFonts w:ascii="Wingdings" w:hAnsi="Wingdings" w:hint="default"/>
      </w:rPr>
    </w:lvl>
    <w:lvl w:ilvl="3" w:tplc="080C0001">
      <w:start w:val="1"/>
      <w:numFmt w:val="bullet"/>
      <w:lvlText w:val=""/>
      <w:lvlJc w:val="left"/>
      <w:pPr>
        <w:ind w:left="3108" w:hanging="360"/>
      </w:pPr>
      <w:rPr>
        <w:rFonts w:ascii="Symbol" w:hAnsi="Symbol" w:hint="default"/>
      </w:rPr>
    </w:lvl>
    <w:lvl w:ilvl="4" w:tplc="080C0003">
      <w:start w:val="1"/>
      <w:numFmt w:val="bullet"/>
      <w:lvlText w:val="o"/>
      <w:lvlJc w:val="left"/>
      <w:pPr>
        <w:ind w:left="3828" w:hanging="360"/>
      </w:pPr>
      <w:rPr>
        <w:rFonts w:ascii="Courier New" w:hAnsi="Courier New" w:cs="Courier New" w:hint="default"/>
      </w:rPr>
    </w:lvl>
    <w:lvl w:ilvl="5" w:tplc="080C0005">
      <w:start w:val="1"/>
      <w:numFmt w:val="bullet"/>
      <w:lvlText w:val=""/>
      <w:lvlJc w:val="left"/>
      <w:pPr>
        <w:ind w:left="4548" w:hanging="360"/>
      </w:pPr>
      <w:rPr>
        <w:rFonts w:ascii="Wingdings" w:hAnsi="Wingdings" w:hint="default"/>
      </w:rPr>
    </w:lvl>
    <w:lvl w:ilvl="6" w:tplc="080C0001">
      <w:start w:val="1"/>
      <w:numFmt w:val="bullet"/>
      <w:lvlText w:val=""/>
      <w:lvlJc w:val="left"/>
      <w:pPr>
        <w:ind w:left="5268" w:hanging="360"/>
      </w:pPr>
      <w:rPr>
        <w:rFonts w:ascii="Symbol" w:hAnsi="Symbol" w:hint="default"/>
      </w:rPr>
    </w:lvl>
    <w:lvl w:ilvl="7" w:tplc="080C0003">
      <w:start w:val="1"/>
      <w:numFmt w:val="bullet"/>
      <w:lvlText w:val="o"/>
      <w:lvlJc w:val="left"/>
      <w:pPr>
        <w:ind w:left="5988" w:hanging="360"/>
      </w:pPr>
      <w:rPr>
        <w:rFonts w:ascii="Courier New" w:hAnsi="Courier New" w:cs="Courier New" w:hint="default"/>
      </w:rPr>
    </w:lvl>
    <w:lvl w:ilvl="8" w:tplc="080C0005">
      <w:start w:val="1"/>
      <w:numFmt w:val="bullet"/>
      <w:lvlText w:val=""/>
      <w:lvlJc w:val="left"/>
      <w:pPr>
        <w:ind w:left="6708" w:hanging="360"/>
      </w:pPr>
      <w:rPr>
        <w:rFonts w:ascii="Wingdings" w:hAnsi="Wingdings" w:hint="default"/>
      </w:rPr>
    </w:lvl>
  </w:abstractNum>
  <w:abstractNum w:abstractNumId="167" w15:restartNumberingAfterBreak="0">
    <w:nsid w:val="733A3C89"/>
    <w:multiLevelType w:val="hybridMultilevel"/>
    <w:tmpl w:val="0CEC402A"/>
    <w:lvl w:ilvl="0" w:tplc="0D945B22">
      <w:start w:val="1"/>
      <w:numFmt w:val="bullet"/>
      <w:lvlText w:val=""/>
      <w:lvlJc w:val="left"/>
      <w:pPr>
        <w:ind w:left="720" w:hanging="360"/>
      </w:pPr>
      <w:rPr>
        <w:rFonts w:ascii="Symbol" w:hAnsi="Symbol" w:hint="default"/>
        <w:spacing w:val="-4"/>
        <w:position w:val="0"/>
      </w:rPr>
    </w:lvl>
    <w:lvl w:ilvl="1" w:tplc="04070003">
      <w:start w:val="1"/>
      <w:numFmt w:val="bullet"/>
      <w:lvlText w:val="o"/>
      <w:lvlJc w:val="left"/>
      <w:pPr>
        <w:ind w:left="1440" w:hanging="360"/>
      </w:pPr>
      <w:rPr>
        <w:rFonts w:ascii="Courier New" w:hAnsi="Courier New"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Times New Roman"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Times New Roman" w:hint="default"/>
      </w:rPr>
    </w:lvl>
    <w:lvl w:ilvl="8" w:tplc="04070005">
      <w:start w:val="1"/>
      <w:numFmt w:val="bullet"/>
      <w:lvlText w:val=""/>
      <w:lvlJc w:val="left"/>
      <w:pPr>
        <w:ind w:left="6480" w:hanging="360"/>
      </w:pPr>
      <w:rPr>
        <w:rFonts w:ascii="Wingdings" w:hAnsi="Wingdings" w:hint="default"/>
      </w:rPr>
    </w:lvl>
  </w:abstractNum>
  <w:abstractNum w:abstractNumId="168" w15:restartNumberingAfterBreak="0">
    <w:nsid w:val="744121FA"/>
    <w:multiLevelType w:val="hybridMultilevel"/>
    <w:tmpl w:val="4378B3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69" w15:restartNumberingAfterBreak="0">
    <w:nsid w:val="751576D1"/>
    <w:multiLevelType w:val="multilevel"/>
    <w:tmpl w:val="34C25920"/>
    <w:lvl w:ilvl="0">
      <w:start w:val="1"/>
      <w:numFmt w:val="bullet"/>
      <w:suff w:val="space"/>
      <w:lvlText w:val="●"/>
      <w:lvlJc w:val="left"/>
      <w:pPr>
        <w:ind w:left="56" w:hanging="56"/>
      </w:pPr>
      <w:rPr>
        <w:rFonts w:ascii="Noto Sans Symbols" w:hAnsi="Noto Sans Symbols" w:hint="default"/>
        <w:color w:val="000000"/>
      </w:rPr>
    </w:lvl>
    <w:lvl w:ilvl="1">
      <w:start w:val="1"/>
      <w:numFmt w:val="bullet"/>
      <w:lvlText w:val="o"/>
      <w:lvlJc w:val="left"/>
      <w:pPr>
        <w:ind w:left="1383" w:hanging="359"/>
      </w:pPr>
      <w:rPr>
        <w:rFonts w:ascii="Courier New" w:eastAsia="Courier New" w:hAnsi="Courier New" w:cs="Courier New" w:hint="default"/>
      </w:rPr>
    </w:lvl>
    <w:lvl w:ilvl="2">
      <w:start w:val="1"/>
      <w:numFmt w:val="bullet"/>
      <w:lvlText w:val="▪"/>
      <w:lvlJc w:val="left"/>
      <w:pPr>
        <w:ind w:left="2103" w:hanging="360"/>
      </w:pPr>
      <w:rPr>
        <w:rFonts w:ascii="Noto Sans Symbols" w:eastAsia="Noto Sans Symbols" w:hAnsi="Noto Sans Symbols" w:cs="Noto Sans Symbols" w:hint="default"/>
      </w:rPr>
    </w:lvl>
    <w:lvl w:ilvl="3">
      <w:start w:val="1"/>
      <w:numFmt w:val="bullet"/>
      <w:lvlText w:val="●"/>
      <w:lvlJc w:val="left"/>
      <w:pPr>
        <w:ind w:left="2823" w:hanging="360"/>
      </w:pPr>
      <w:rPr>
        <w:rFonts w:ascii="Noto Sans Symbols" w:eastAsia="Noto Sans Symbols" w:hAnsi="Noto Sans Symbols" w:cs="Noto Sans Symbols" w:hint="default"/>
      </w:rPr>
    </w:lvl>
    <w:lvl w:ilvl="4">
      <w:start w:val="1"/>
      <w:numFmt w:val="bullet"/>
      <w:lvlText w:val="o"/>
      <w:lvlJc w:val="left"/>
      <w:pPr>
        <w:ind w:left="3543" w:hanging="360"/>
      </w:pPr>
      <w:rPr>
        <w:rFonts w:ascii="Courier New" w:eastAsia="Courier New" w:hAnsi="Courier New" w:cs="Courier New" w:hint="default"/>
      </w:rPr>
    </w:lvl>
    <w:lvl w:ilvl="5">
      <w:start w:val="1"/>
      <w:numFmt w:val="bullet"/>
      <w:lvlText w:val="▪"/>
      <w:lvlJc w:val="left"/>
      <w:pPr>
        <w:ind w:left="4263" w:hanging="360"/>
      </w:pPr>
      <w:rPr>
        <w:rFonts w:ascii="Noto Sans Symbols" w:eastAsia="Noto Sans Symbols" w:hAnsi="Noto Sans Symbols" w:cs="Noto Sans Symbols" w:hint="default"/>
      </w:rPr>
    </w:lvl>
    <w:lvl w:ilvl="6">
      <w:start w:val="1"/>
      <w:numFmt w:val="bullet"/>
      <w:lvlText w:val="●"/>
      <w:lvlJc w:val="left"/>
      <w:pPr>
        <w:ind w:left="4983" w:hanging="360"/>
      </w:pPr>
      <w:rPr>
        <w:rFonts w:ascii="Noto Sans Symbols" w:eastAsia="Noto Sans Symbols" w:hAnsi="Noto Sans Symbols" w:cs="Noto Sans Symbols" w:hint="default"/>
      </w:rPr>
    </w:lvl>
    <w:lvl w:ilvl="7">
      <w:start w:val="1"/>
      <w:numFmt w:val="bullet"/>
      <w:lvlText w:val="o"/>
      <w:lvlJc w:val="left"/>
      <w:pPr>
        <w:ind w:left="5703" w:hanging="360"/>
      </w:pPr>
      <w:rPr>
        <w:rFonts w:ascii="Courier New" w:eastAsia="Courier New" w:hAnsi="Courier New" w:cs="Courier New" w:hint="default"/>
      </w:rPr>
    </w:lvl>
    <w:lvl w:ilvl="8">
      <w:start w:val="1"/>
      <w:numFmt w:val="bullet"/>
      <w:lvlText w:val="▪"/>
      <w:lvlJc w:val="left"/>
      <w:pPr>
        <w:ind w:left="6423" w:hanging="360"/>
      </w:pPr>
      <w:rPr>
        <w:rFonts w:ascii="Noto Sans Symbols" w:eastAsia="Noto Sans Symbols" w:hAnsi="Noto Sans Symbols" w:cs="Noto Sans Symbols" w:hint="default"/>
      </w:rPr>
    </w:lvl>
  </w:abstractNum>
  <w:abstractNum w:abstractNumId="170" w15:restartNumberingAfterBreak="0">
    <w:nsid w:val="767D5B0B"/>
    <w:multiLevelType w:val="hybridMultilevel"/>
    <w:tmpl w:val="10AAC6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1" w15:restartNumberingAfterBreak="0">
    <w:nsid w:val="76835F28"/>
    <w:multiLevelType w:val="multilevel"/>
    <w:tmpl w:val="7A66FA22"/>
    <w:lvl w:ilvl="0">
      <w:start w:val="1"/>
      <w:numFmt w:val="bullet"/>
      <w:suff w:val="space"/>
      <w:lvlText w:val="●"/>
      <w:lvlJc w:val="left"/>
      <w:pPr>
        <w:ind w:left="285" w:hanging="56"/>
      </w:pPr>
      <w:rPr>
        <w:rFonts w:ascii="Noto Sans Symbols" w:hAnsi="Noto Sans Symbols" w:hint="default"/>
        <w:color w:val="000000"/>
      </w:rPr>
    </w:lvl>
    <w:lvl w:ilvl="1">
      <w:start w:val="1"/>
      <w:numFmt w:val="bullet"/>
      <w:lvlText w:val="o"/>
      <w:lvlJc w:val="left"/>
      <w:pPr>
        <w:ind w:left="1612" w:hanging="360"/>
      </w:pPr>
      <w:rPr>
        <w:rFonts w:ascii="Courier New" w:eastAsia="Courier New" w:hAnsi="Courier New" w:cs="Courier New" w:hint="default"/>
      </w:rPr>
    </w:lvl>
    <w:lvl w:ilvl="2">
      <w:start w:val="1"/>
      <w:numFmt w:val="bullet"/>
      <w:lvlText w:val="▪"/>
      <w:lvlJc w:val="left"/>
      <w:pPr>
        <w:ind w:left="2332" w:hanging="360"/>
      </w:pPr>
      <w:rPr>
        <w:rFonts w:ascii="Noto Sans Symbols" w:eastAsia="Noto Sans Symbols" w:hAnsi="Noto Sans Symbols" w:cs="Noto Sans Symbols" w:hint="default"/>
      </w:rPr>
    </w:lvl>
    <w:lvl w:ilvl="3">
      <w:start w:val="1"/>
      <w:numFmt w:val="bullet"/>
      <w:lvlText w:val="●"/>
      <w:lvlJc w:val="left"/>
      <w:pPr>
        <w:ind w:left="3052" w:hanging="360"/>
      </w:pPr>
      <w:rPr>
        <w:rFonts w:ascii="Noto Sans Symbols" w:eastAsia="Noto Sans Symbols" w:hAnsi="Noto Sans Symbols" w:cs="Noto Sans Symbol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Symbols" w:eastAsia="Noto Sans Symbols" w:hAnsi="Noto Sans Symbols" w:cs="Noto Sans Symbols" w:hint="default"/>
      </w:rPr>
    </w:lvl>
    <w:lvl w:ilvl="6">
      <w:start w:val="1"/>
      <w:numFmt w:val="bullet"/>
      <w:lvlText w:val="●"/>
      <w:lvlJc w:val="left"/>
      <w:pPr>
        <w:ind w:left="5212" w:hanging="360"/>
      </w:pPr>
      <w:rPr>
        <w:rFonts w:ascii="Noto Sans Symbols" w:eastAsia="Noto Sans Symbols" w:hAnsi="Noto Sans Symbols" w:cs="Noto Sans Symbol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Symbols" w:eastAsia="Noto Sans Symbols" w:hAnsi="Noto Sans Symbols" w:cs="Noto Sans Symbols" w:hint="default"/>
      </w:rPr>
    </w:lvl>
  </w:abstractNum>
  <w:abstractNum w:abstractNumId="172" w15:restartNumberingAfterBreak="0">
    <w:nsid w:val="76A1411B"/>
    <w:multiLevelType w:val="hybridMultilevel"/>
    <w:tmpl w:val="DAA6C1A8"/>
    <w:lvl w:ilvl="0" w:tplc="BFBC2368">
      <w:start w:val="1"/>
      <w:numFmt w:val="bullet"/>
      <w:lvlText w:val=""/>
      <w:lvlJc w:val="left"/>
      <w:pPr>
        <w:ind w:left="113" w:hanging="113"/>
      </w:pPr>
      <w:rPr>
        <w:rFonts w:ascii="Symbol" w:hAnsi="Symbol" w:hint="default"/>
        <w:color w:val="auto"/>
      </w:rPr>
    </w:lvl>
    <w:lvl w:ilvl="1" w:tplc="B36017A8">
      <w:start w:val="1"/>
      <w:numFmt w:val="bullet"/>
      <w:suff w:val="space"/>
      <w:lvlText w:val=""/>
      <w:lvlJc w:val="left"/>
      <w:pPr>
        <w:ind w:left="113" w:hanging="56"/>
      </w:pPr>
      <w:rPr>
        <w:rFonts w:ascii="Symbol" w:hAnsi="Symbol" w:hint="default"/>
      </w:rPr>
    </w:lvl>
    <w:lvl w:ilvl="2" w:tplc="D8F0EABC">
      <w:start w:val="1"/>
      <w:numFmt w:val="bullet"/>
      <w:suff w:val="space"/>
      <w:lvlText w:val=""/>
      <w:lvlJc w:val="left"/>
      <w:pPr>
        <w:ind w:left="113" w:hanging="56"/>
      </w:pPr>
      <w:rPr>
        <w:rFonts w:ascii="Symbol" w:hAnsi="Symbol"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73" w15:restartNumberingAfterBreak="0">
    <w:nsid w:val="77263DF7"/>
    <w:multiLevelType w:val="hybridMultilevel"/>
    <w:tmpl w:val="EF80BB60"/>
    <w:name w:val="WW8Num882"/>
    <w:lvl w:ilvl="0" w:tplc="B5CCEF72">
      <w:start w:val="1"/>
      <w:numFmt w:val="bullet"/>
      <w:lvlText w:val=""/>
      <w:lvlJc w:val="left"/>
      <w:pPr>
        <w:ind w:left="340" w:hanging="114"/>
      </w:pPr>
      <w:rPr>
        <w:rFonts w:ascii="Symbol" w:hAnsi="Symbol" w:cs="Symbol" w:hint="default"/>
        <w:color w:val="auto"/>
        <w:sz w:val="16"/>
        <w:szCs w:val="16"/>
        <w:lang w:val="en-GB"/>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74" w15:restartNumberingAfterBreak="0">
    <w:nsid w:val="77E270C4"/>
    <w:multiLevelType w:val="multilevel"/>
    <w:tmpl w:val="3D44AE1A"/>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75" w15:restartNumberingAfterBreak="0">
    <w:nsid w:val="7821570F"/>
    <w:multiLevelType w:val="multilevel"/>
    <w:tmpl w:val="9BEAC5FC"/>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76" w15:restartNumberingAfterBreak="0">
    <w:nsid w:val="789706D4"/>
    <w:multiLevelType w:val="singleLevel"/>
    <w:tmpl w:val="435A42F2"/>
    <w:lvl w:ilvl="0">
      <w:start w:val="1"/>
      <w:numFmt w:val="bullet"/>
      <w:pStyle w:val="ListBullet"/>
      <w:lvlText w:val=""/>
      <w:lvlJc w:val="left"/>
      <w:pPr>
        <w:ind w:left="113" w:hanging="113"/>
      </w:pPr>
      <w:rPr>
        <w:rFonts w:ascii="Symbol" w:hAnsi="Symbol" w:hint="default"/>
        <w:strike w:val="0"/>
        <w:color w:val="auto"/>
      </w:rPr>
    </w:lvl>
  </w:abstractNum>
  <w:abstractNum w:abstractNumId="177" w15:restartNumberingAfterBreak="0">
    <w:nsid w:val="78B75F73"/>
    <w:multiLevelType w:val="hybridMultilevel"/>
    <w:tmpl w:val="233E7C04"/>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78" w15:restartNumberingAfterBreak="0">
    <w:nsid w:val="78E52BEB"/>
    <w:multiLevelType w:val="multilevel"/>
    <w:tmpl w:val="DCCCF730"/>
    <w:lvl w:ilvl="0">
      <w:start w:val="1"/>
      <w:numFmt w:val="bullet"/>
      <w:suff w:val="space"/>
      <w:lvlText w:val="●"/>
      <w:lvlJc w:val="left"/>
      <w:pPr>
        <w:ind w:left="227" w:hanging="56"/>
      </w:pPr>
      <w:rPr>
        <w:rFonts w:ascii="Noto Sans Symbols" w:hAnsi="Noto Sans Symbols" w:hint="default"/>
        <w:color w:val="000000"/>
      </w:rPr>
    </w:lvl>
    <w:lvl w:ilvl="1">
      <w:start w:val="1"/>
      <w:numFmt w:val="bullet"/>
      <w:lvlText w:val="o"/>
      <w:lvlJc w:val="left"/>
      <w:pPr>
        <w:ind w:left="1554" w:hanging="360"/>
      </w:pPr>
      <w:rPr>
        <w:rFonts w:ascii="Courier New" w:eastAsia="Courier New" w:hAnsi="Courier New" w:cs="Courier New" w:hint="default"/>
      </w:rPr>
    </w:lvl>
    <w:lvl w:ilvl="2">
      <w:start w:val="1"/>
      <w:numFmt w:val="bullet"/>
      <w:lvlText w:val="▪"/>
      <w:lvlJc w:val="left"/>
      <w:pPr>
        <w:ind w:left="2274" w:hanging="360"/>
      </w:pPr>
      <w:rPr>
        <w:rFonts w:ascii="Noto Sans Symbols" w:eastAsia="Noto Sans Symbols" w:hAnsi="Noto Sans Symbols" w:cs="Noto Sans Symbols" w:hint="default"/>
      </w:rPr>
    </w:lvl>
    <w:lvl w:ilvl="3">
      <w:start w:val="1"/>
      <w:numFmt w:val="bullet"/>
      <w:lvlText w:val="●"/>
      <w:lvlJc w:val="left"/>
      <w:pPr>
        <w:ind w:left="2994" w:hanging="360"/>
      </w:pPr>
      <w:rPr>
        <w:rFonts w:ascii="Noto Sans Symbols" w:eastAsia="Noto Sans Symbols" w:hAnsi="Noto Sans Symbols" w:cs="Noto Sans Symbols" w:hint="default"/>
      </w:rPr>
    </w:lvl>
    <w:lvl w:ilvl="4">
      <w:start w:val="1"/>
      <w:numFmt w:val="bullet"/>
      <w:lvlText w:val="o"/>
      <w:lvlJc w:val="left"/>
      <w:pPr>
        <w:ind w:left="3714" w:hanging="360"/>
      </w:pPr>
      <w:rPr>
        <w:rFonts w:ascii="Courier New" w:eastAsia="Courier New" w:hAnsi="Courier New" w:cs="Courier New" w:hint="default"/>
      </w:rPr>
    </w:lvl>
    <w:lvl w:ilvl="5">
      <w:start w:val="1"/>
      <w:numFmt w:val="bullet"/>
      <w:lvlText w:val="▪"/>
      <w:lvlJc w:val="left"/>
      <w:pPr>
        <w:ind w:left="4434" w:hanging="360"/>
      </w:pPr>
      <w:rPr>
        <w:rFonts w:ascii="Noto Sans Symbols" w:eastAsia="Noto Sans Symbols" w:hAnsi="Noto Sans Symbols" w:cs="Noto Sans Symbols" w:hint="default"/>
      </w:rPr>
    </w:lvl>
    <w:lvl w:ilvl="6">
      <w:start w:val="1"/>
      <w:numFmt w:val="bullet"/>
      <w:lvlText w:val="●"/>
      <w:lvlJc w:val="left"/>
      <w:pPr>
        <w:ind w:left="5154" w:hanging="360"/>
      </w:pPr>
      <w:rPr>
        <w:rFonts w:ascii="Noto Sans Symbols" w:eastAsia="Noto Sans Symbols" w:hAnsi="Noto Sans Symbols" w:cs="Noto Sans Symbols" w:hint="default"/>
      </w:rPr>
    </w:lvl>
    <w:lvl w:ilvl="7">
      <w:start w:val="1"/>
      <w:numFmt w:val="bullet"/>
      <w:lvlText w:val="o"/>
      <w:lvlJc w:val="left"/>
      <w:pPr>
        <w:ind w:left="5874" w:hanging="360"/>
      </w:pPr>
      <w:rPr>
        <w:rFonts w:ascii="Courier New" w:eastAsia="Courier New" w:hAnsi="Courier New" w:cs="Courier New" w:hint="default"/>
      </w:rPr>
    </w:lvl>
    <w:lvl w:ilvl="8">
      <w:start w:val="1"/>
      <w:numFmt w:val="bullet"/>
      <w:lvlText w:val="▪"/>
      <w:lvlJc w:val="left"/>
      <w:pPr>
        <w:ind w:left="6594" w:hanging="360"/>
      </w:pPr>
      <w:rPr>
        <w:rFonts w:ascii="Noto Sans Symbols" w:eastAsia="Noto Sans Symbols" w:hAnsi="Noto Sans Symbols" w:cs="Noto Sans Symbols" w:hint="default"/>
      </w:rPr>
    </w:lvl>
  </w:abstractNum>
  <w:abstractNum w:abstractNumId="179" w15:restartNumberingAfterBreak="0">
    <w:nsid w:val="79FC7FDC"/>
    <w:multiLevelType w:val="hybridMultilevel"/>
    <w:tmpl w:val="E3061DE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80" w15:restartNumberingAfterBreak="0">
    <w:nsid w:val="7A1A148F"/>
    <w:multiLevelType w:val="hybridMultilevel"/>
    <w:tmpl w:val="C2724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1" w15:restartNumberingAfterBreak="0">
    <w:nsid w:val="7A1A1B3A"/>
    <w:multiLevelType w:val="hybridMultilevel"/>
    <w:tmpl w:val="79F0719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82" w15:restartNumberingAfterBreak="0">
    <w:nsid w:val="7CDF5B2F"/>
    <w:multiLevelType w:val="hybridMultilevel"/>
    <w:tmpl w:val="B3C899B0"/>
    <w:lvl w:ilvl="0" w:tplc="677EC94E">
      <w:start w:val="1"/>
      <w:numFmt w:val="bullet"/>
      <w:lvlRestart w:val="0"/>
      <w:pStyle w:val="ListBullet1"/>
      <w:lvlText w:val=""/>
      <w:lvlJc w:val="left"/>
      <w:pPr>
        <w:tabs>
          <w:tab w:val="num" w:pos="357"/>
        </w:tabs>
        <w:ind w:left="357" w:hanging="357"/>
      </w:pPr>
      <w:rPr>
        <w:rFonts w:ascii="Symbol" w:hAnsi="Symbol" w:hint="default"/>
      </w:rPr>
    </w:lvl>
    <w:lvl w:ilvl="1" w:tplc="04020003" w:tentative="1">
      <w:start w:val="1"/>
      <w:numFmt w:val="bullet"/>
      <w:lvlText w:val="o"/>
      <w:lvlJc w:val="left"/>
      <w:pPr>
        <w:tabs>
          <w:tab w:val="num" w:pos="1580"/>
        </w:tabs>
        <w:ind w:left="1580" w:hanging="360"/>
      </w:pPr>
      <w:rPr>
        <w:rFonts w:ascii="Courier New" w:hAnsi="Courier New" w:cs="Courier New" w:hint="default"/>
      </w:rPr>
    </w:lvl>
    <w:lvl w:ilvl="2" w:tplc="04020005" w:tentative="1">
      <w:start w:val="1"/>
      <w:numFmt w:val="bullet"/>
      <w:lvlText w:val=""/>
      <w:lvlJc w:val="left"/>
      <w:pPr>
        <w:tabs>
          <w:tab w:val="num" w:pos="2300"/>
        </w:tabs>
        <w:ind w:left="2300" w:hanging="360"/>
      </w:pPr>
      <w:rPr>
        <w:rFonts w:ascii="Wingdings" w:hAnsi="Wingdings" w:hint="default"/>
      </w:rPr>
    </w:lvl>
    <w:lvl w:ilvl="3" w:tplc="04020001" w:tentative="1">
      <w:start w:val="1"/>
      <w:numFmt w:val="bullet"/>
      <w:lvlText w:val=""/>
      <w:lvlJc w:val="left"/>
      <w:pPr>
        <w:tabs>
          <w:tab w:val="num" w:pos="3020"/>
        </w:tabs>
        <w:ind w:left="3020" w:hanging="360"/>
      </w:pPr>
      <w:rPr>
        <w:rFonts w:ascii="Symbol" w:hAnsi="Symbol" w:hint="default"/>
      </w:rPr>
    </w:lvl>
    <w:lvl w:ilvl="4" w:tplc="04020003" w:tentative="1">
      <w:start w:val="1"/>
      <w:numFmt w:val="bullet"/>
      <w:lvlText w:val="o"/>
      <w:lvlJc w:val="left"/>
      <w:pPr>
        <w:tabs>
          <w:tab w:val="num" w:pos="3740"/>
        </w:tabs>
        <w:ind w:left="3740" w:hanging="360"/>
      </w:pPr>
      <w:rPr>
        <w:rFonts w:ascii="Courier New" w:hAnsi="Courier New" w:cs="Courier New" w:hint="default"/>
      </w:rPr>
    </w:lvl>
    <w:lvl w:ilvl="5" w:tplc="04020005" w:tentative="1">
      <w:start w:val="1"/>
      <w:numFmt w:val="bullet"/>
      <w:lvlText w:val=""/>
      <w:lvlJc w:val="left"/>
      <w:pPr>
        <w:tabs>
          <w:tab w:val="num" w:pos="4460"/>
        </w:tabs>
        <w:ind w:left="4460" w:hanging="360"/>
      </w:pPr>
      <w:rPr>
        <w:rFonts w:ascii="Wingdings" w:hAnsi="Wingdings" w:hint="default"/>
      </w:rPr>
    </w:lvl>
    <w:lvl w:ilvl="6" w:tplc="04020001" w:tentative="1">
      <w:start w:val="1"/>
      <w:numFmt w:val="bullet"/>
      <w:lvlText w:val=""/>
      <w:lvlJc w:val="left"/>
      <w:pPr>
        <w:tabs>
          <w:tab w:val="num" w:pos="5180"/>
        </w:tabs>
        <w:ind w:left="5180" w:hanging="360"/>
      </w:pPr>
      <w:rPr>
        <w:rFonts w:ascii="Symbol" w:hAnsi="Symbol" w:hint="default"/>
      </w:rPr>
    </w:lvl>
    <w:lvl w:ilvl="7" w:tplc="04020003" w:tentative="1">
      <w:start w:val="1"/>
      <w:numFmt w:val="bullet"/>
      <w:lvlText w:val="o"/>
      <w:lvlJc w:val="left"/>
      <w:pPr>
        <w:tabs>
          <w:tab w:val="num" w:pos="5900"/>
        </w:tabs>
        <w:ind w:left="5900" w:hanging="360"/>
      </w:pPr>
      <w:rPr>
        <w:rFonts w:ascii="Courier New" w:hAnsi="Courier New" w:cs="Courier New" w:hint="default"/>
      </w:rPr>
    </w:lvl>
    <w:lvl w:ilvl="8" w:tplc="04020005" w:tentative="1">
      <w:start w:val="1"/>
      <w:numFmt w:val="bullet"/>
      <w:lvlText w:val=""/>
      <w:lvlJc w:val="left"/>
      <w:pPr>
        <w:tabs>
          <w:tab w:val="num" w:pos="6620"/>
        </w:tabs>
        <w:ind w:left="6620" w:hanging="360"/>
      </w:pPr>
      <w:rPr>
        <w:rFonts w:ascii="Wingdings" w:hAnsi="Wingdings" w:hint="default"/>
      </w:rPr>
    </w:lvl>
  </w:abstractNum>
  <w:abstractNum w:abstractNumId="183" w15:restartNumberingAfterBreak="0">
    <w:nsid w:val="7DD81368"/>
    <w:multiLevelType w:val="multilevel"/>
    <w:tmpl w:val="767ACA42"/>
    <w:lvl w:ilvl="0">
      <w:start w:val="1"/>
      <w:numFmt w:val="bullet"/>
      <w:suff w:val="space"/>
      <w:lvlText w:val="●"/>
      <w:lvlJc w:val="left"/>
      <w:pPr>
        <w:ind w:left="113" w:hanging="54"/>
      </w:pPr>
      <w:rPr>
        <w:rFonts w:ascii="Noto Sans Symbols" w:hAnsi="Noto Sans Symbols" w:hint="default"/>
        <w:color w:val="000000"/>
      </w:rPr>
    </w:lvl>
    <w:lvl w:ilvl="1">
      <w:start w:val="1"/>
      <w:numFmt w:val="bullet"/>
      <w:lvlText w:val="o"/>
      <w:lvlJc w:val="left"/>
      <w:pPr>
        <w:ind w:left="624" w:hanging="57"/>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84" w15:restartNumberingAfterBreak="0">
    <w:nsid w:val="7E904078"/>
    <w:multiLevelType w:val="hybridMultilevel"/>
    <w:tmpl w:val="D722D970"/>
    <w:lvl w:ilvl="0" w:tplc="BE5A0D2E">
      <w:start w:val="1"/>
      <w:numFmt w:val="bullet"/>
      <w:suff w:val="space"/>
      <w:lvlText w:val=""/>
      <w:lvlJc w:val="left"/>
      <w:pPr>
        <w:ind w:left="113" w:hanging="56"/>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85" w15:restartNumberingAfterBreak="0">
    <w:nsid w:val="7EA268B2"/>
    <w:multiLevelType w:val="hybridMultilevel"/>
    <w:tmpl w:val="84A0977A"/>
    <w:lvl w:ilvl="0" w:tplc="EC9E0DD0">
      <w:start w:val="1"/>
      <w:numFmt w:val="bullet"/>
      <w:suff w:val="space"/>
      <w:lvlText w:val=""/>
      <w:lvlJc w:val="left"/>
      <w:pPr>
        <w:ind w:left="226" w:hanging="56"/>
      </w:pPr>
      <w:rPr>
        <w:rFonts w:ascii="Symbol" w:hAnsi="Symbol" w:hint="default"/>
        <w:color w:val="auto"/>
      </w:rPr>
    </w:lvl>
    <w:lvl w:ilvl="1" w:tplc="080C0003">
      <w:start w:val="1"/>
      <w:numFmt w:val="bullet"/>
      <w:lvlText w:val="o"/>
      <w:lvlJc w:val="left"/>
      <w:pPr>
        <w:ind w:left="1553" w:hanging="360"/>
      </w:pPr>
      <w:rPr>
        <w:rFonts w:ascii="Courier New" w:hAnsi="Courier New" w:cs="Courier New" w:hint="default"/>
      </w:rPr>
    </w:lvl>
    <w:lvl w:ilvl="2" w:tplc="080C0005">
      <w:start w:val="1"/>
      <w:numFmt w:val="bullet"/>
      <w:lvlText w:val=""/>
      <w:lvlJc w:val="left"/>
      <w:pPr>
        <w:ind w:left="2273" w:hanging="360"/>
      </w:pPr>
      <w:rPr>
        <w:rFonts w:ascii="Wingdings" w:hAnsi="Wingdings" w:hint="default"/>
      </w:rPr>
    </w:lvl>
    <w:lvl w:ilvl="3" w:tplc="080C0001">
      <w:start w:val="1"/>
      <w:numFmt w:val="bullet"/>
      <w:lvlText w:val=""/>
      <w:lvlJc w:val="left"/>
      <w:pPr>
        <w:ind w:left="2993" w:hanging="360"/>
      </w:pPr>
      <w:rPr>
        <w:rFonts w:ascii="Symbol" w:hAnsi="Symbol" w:hint="default"/>
      </w:rPr>
    </w:lvl>
    <w:lvl w:ilvl="4" w:tplc="080C0003">
      <w:start w:val="1"/>
      <w:numFmt w:val="bullet"/>
      <w:lvlText w:val="o"/>
      <w:lvlJc w:val="left"/>
      <w:pPr>
        <w:ind w:left="3713" w:hanging="360"/>
      </w:pPr>
      <w:rPr>
        <w:rFonts w:ascii="Courier New" w:hAnsi="Courier New" w:cs="Courier New" w:hint="default"/>
      </w:rPr>
    </w:lvl>
    <w:lvl w:ilvl="5" w:tplc="080C0005">
      <w:start w:val="1"/>
      <w:numFmt w:val="bullet"/>
      <w:lvlText w:val=""/>
      <w:lvlJc w:val="left"/>
      <w:pPr>
        <w:ind w:left="4433" w:hanging="360"/>
      </w:pPr>
      <w:rPr>
        <w:rFonts w:ascii="Wingdings" w:hAnsi="Wingdings" w:hint="default"/>
      </w:rPr>
    </w:lvl>
    <w:lvl w:ilvl="6" w:tplc="080C0001">
      <w:start w:val="1"/>
      <w:numFmt w:val="bullet"/>
      <w:lvlText w:val=""/>
      <w:lvlJc w:val="left"/>
      <w:pPr>
        <w:ind w:left="5153" w:hanging="360"/>
      </w:pPr>
      <w:rPr>
        <w:rFonts w:ascii="Symbol" w:hAnsi="Symbol" w:hint="default"/>
      </w:rPr>
    </w:lvl>
    <w:lvl w:ilvl="7" w:tplc="080C0003">
      <w:start w:val="1"/>
      <w:numFmt w:val="bullet"/>
      <w:lvlText w:val="o"/>
      <w:lvlJc w:val="left"/>
      <w:pPr>
        <w:ind w:left="5873" w:hanging="360"/>
      </w:pPr>
      <w:rPr>
        <w:rFonts w:ascii="Courier New" w:hAnsi="Courier New" w:cs="Courier New" w:hint="default"/>
      </w:rPr>
    </w:lvl>
    <w:lvl w:ilvl="8" w:tplc="080C0005">
      <w:start w:val="1"/>
      <w:numFmt w:val="bullet"/>
      <w:lvlText w:val=""/>
      <w:lvlJc w:val="left"/>
      <w:pPr>
        <w:ind w:left="6593" w:hanging="360"/>
      </w:pPr>
      <w:rPr>
        <w:rFonts w:ascii="Wingdings" w:hAnsi="Wingdings" w:hint="default"/>
      </w:rPr>
    </w:lvl>
  </w:abstractNum>
  <w:abstractNum w:abstractNumId="186" w15:restartNumberingAfterBreak="0">
    <w:nsid w:val="7EAA22E2"/>
    <w:multiLevelType w:val="multilevel"/>
    <w:tmpl w:val="8132F060"/>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87" w15:restartNumberingAfterBreak="0">
    <w:nsid w:val="7EE31517"/>
    <w:multiLevelType w:val="hybridMultilevel"/>
    <w:tmpl w:val="9286987C"/>
    <w:lvl w:ilvl="0" w:tplc="F2BA6576">
      <w:start w:val="1"/>
      <w:numFmt w:val="bullet"/>
      <w:suff w:val="space"/>
      <w:lvlText w:val=""/>
      <w:lvlJc w:val="left"/>
      <w:pPr>
        <w:ind w:left="113" w:hanging="56"/>
      </w:pPr>
      <w:rPr>
        <w:rFonts w:ascii="Symbol" w:hAnsi="Symbol" w:hint="default"/>
        <w:color w:val="auto"/>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88" w15:restartNumberingAfterBreak="0">
    <w:nsid w:val="7F647045"/>
    <w:multiLevelType w:val="multilevel"/>
    <w:tmpl w:val="FFFFFFFF"/>
    <w:lvl w:ilvl="0">
      <w:start w:val="1"/>
      <w:numFmt w:val="bullet"/>
      <w:lvlText w:val="●"/>
      <w:lvlJc w:val="left"/>
      <w:pPr>
        <w:ind w:left="113" w:hanging="54"/>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9" w15:restartNumberingAfterBreak="0">
    <w:nsid w:val="7F7B6420"/>
    <w:multiLevelType w:val="multilevel"/>
    <w:tmpl w:val="08D430C2"/>
    <w:lvl w:ilvl="0">
      <w:start w:val="1"/>
      <w:numFmt w:val="bullet"/>
      <w:suff w:val="space"/>
      <w:lvlText w:val="●"/>
      <w:lvlJc w:val="left"/>
      <w:pPr>
        <w:ind w:left="171" w:hanging="54"/>
      </w:pPr>
      <w:rPr>
        <w:rFonts w:ascii="Noto Sans Symbols" w:hAnsi="Noto Sans Symbols" w:hint="default"/>
        <w:color w:val="00000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90" w15:restartNumberingAfterBreak="0">
    <w:nsid w:val="7FFD6D74"/>
    <w:multiLevelType w:val="hybridMultilevel"/>
    <w:tmpl w:val="97B68688"/>
    <w:lvl w:ilvl="0" w:tplc="50B2302A">
      <w:start w:val="1"/>
      <w:numFmt w:val="bullet"/>
      <w:suff w:val="space"/>
      <w:lvlText w:val="o"/>
      <w:lvlJc w:val="left"/>
      <w:pPr>
        <w:ind w:left="285" w:hanging="57"/>
      </w:pPr>
      <w:rPr>
        <w:rFonts w:ascii="Courier New" w:hAnsi="Courier New" w:cs="Times New Roman" w:hint="default"/>
      </w:rPr>
    </w:lvl>
    <w:lvl w:ilvl="1" w:tplc="50E84DC0">
      <w:start w:val="1"/>
      <w:numFmt w:val="bullet"/>
      <w:lvlText w:val="o"/>
      <w:lvlJc w:val="left"/>
      <w:pPr>
        <w:ind w:left="1668" w:hanging="360"/>
      </w:pPr>
      <w:rPr>
        <w:rFonts w:ascii="Arial" w:hAnsi="Arial" w:cs="Arial" w:hint="default"/>
      </w:rPr>
    </w:lvl>
    <w:lvl w:ilvl="2" w:tplc="080C0005">
      <w:start w:val="1"/>
      <w:numFmt w:val="bullet"/>
      <w:lvlText w:val=""/>
      <w:lvlJc w:val="left"/>
      <w:pPr>
        <w:ind w:left="2388" w:hanging="360"/>
      </w:pPr>
      <w:rPr>
        <w:rFonts w:ascii="Wingdings" w:hAnsi="Wingdings" w:hint="default"/>
      </w:rPr>
    </w:lvl>
    <w:lvl w:ilvl="3" w:tplc="080C0001">
      <w:start w:val="1"/>
      <w:numFmt w:val="bullet"/>
      <w:lvlText w:val=""/>
      <w:lvlJc w:val="left"/>
      <w:pPr>
        <w:ind w:left="3108" w:hanging="360"/>
      </w:pPr>
      <w:rPr>
        <w:rFonts w:ascii="Symbol" w:hAnsi="Symbol" w:hint="default"/>
      </w:rPr>
    </w:lvl>
    <w:lvl w:ilvl="4" w:tplc="080C0003">
      <w:start w:val="1"/>
      <w:numFmt w:val="bullet"/>
      <w:lvlText w:val="o"/>
      <w:lvlJc w:val="left"/>
      <w:pPr>
        <w:ind w:left="3828" w:hanging="360"/>
      </w:pPr>
      <w:rPr>
        <w:rFonts w:ascii="Courier New" w:hAnsi="Courier New" w:cs="Courier New" w:hint="default"/>
      </w:rPr>
    </w:lvl>
    <w:lvl w:ilvl="5" w:tplc="080C0005">
      <w:start w:val="1"/>
      <w:numFmt w:val="bullet"/>
      <w:lvlText w:val=""/>
      <w:lvlJc w:val="left"/>
      <w:pPr>
        <w:ind w:left="4548" w:hanging="360"/>
      </w:pPr>
      <w:rPr>
        <w:rFonts w:ascii="Wingdings" w:hAnsi="Wingdings" w:hint="default"/>
      </w:rPr>
    </w:lvl>
    <w:lvl w:ilvl="6" w:tplc="080C0001">
      <w:start w:val="1"/>
      <w:numFmt w:val="bullet"/>
      <w:lvlText w:val=""/>
      <w:lvlJc w:val="left"/>
      <w:pPr>
        <w:ind w:left="5268" w:hanging="360"/>
      </w:pPr>
      <w:rPr>
        <w:rFonts w:ascii="Symbol" w:hAnsi="Symbol" w:hint="default"/>
      </w:rPr>
    </w:lvl>
    <w:lvl w:ilvl="7" w:tplc="080C0003">
      <w:start w:val="1"/>
      <w:numFmt w:val="bullet"/>
      <w:lvlText w:val="o"/>
      <w:lvlJc w:val="left"/>
      <w:pPr>
        <w:ind w:left="5988" w:hanging="360"/>
      </w:pPr>
      <w:rPr>
        <w:rFonts w:ascii="Courier New" w:hAnsi="Courier New" w:cs="Courier New" w:hint="default"/>
      </w:rPr>
    </w:lvl>
    <w:lvl w:ilvl="8" w:tplc="080C0005">
      <w:start w:val="1"/>
      <w:numFmt w:val="bullet"/>
      <w:lvlText w:val=""/>
      <w:lvlJc w:val="left"/>
      <w:pPr>
        <w:ind w:left="6708" w:hanging="360"/>
      </w:pPr>
      <w:rPr>
        <w:rFonts w:ascii="Wingdings" w:hAnsi="Wingdings" w:hint="default"/>
      </w:rPr>
    </w:lvl>
  </w:abstractNum>
  <w:num w:numId="1" w16cid:durableId="2057074097">
    <w:abstractNumId w:val="165"/>
  </w:num>
  <w:num w:numId="2" w16cid:durableId="338503824">
    <w:abstractNumId w:val="182"/>
  </w:num>
  <w:num w:numId="3" w16cid:durableId="1248464450">
    <w:abstractNumId w:val="143"/>
  </w:num>
  <w:num w:numId="4" w16cid:durableId="600264324">
    <w:abstractNumId w:val="30"/>
  </w:num>
  <w:num w:numId="5" w16cid:durableId="1551964716">
    <w:abstractNumId w:val="55"/>
  </w:num>
  <w:num w:numId="6" w16cid:durableId="1034161280">
    <w:abstractNumId w:val="135"/>
  </w:num>
  <w:num w:numId="7" w16cid:durableId="1357080166">
    <w:abstractNumId w:val="48"/>
  </w:num>
  <w:num w:numId="8" w16cid:durableId="507446720">
    <w:abstractNumId w:val="29"/>
  </w:num>
  <w:num w:numId="9" w16cid:durableId="2139688255">
    <w:abstractNumId w:val="91"/>
  </w:num>
  <w:num w:numId="10" w16cid:durableId="233206687">
    <w:abstractNumId w:val="130"/>
  </w:num>
  <w:num w:numId="11" w16cid:durableId="1907570942">
    <w:abstractNumId w:val="167"/>
  </w:num>
  <w:num w:numId="12" w16cid:durableId="409036354">
    <w:abstractNumId w:val="63"/>
  </w:num>
  <w:num w:numId="13" w16cid:durableId="1565606560">
    <w:abstractNumId w:val="73"/>
  </w:num>
  <w:num w:numId="14" w16cid:durableId="1559048434">
    <w:abstractNumId w:val="62"/>
  </w:num>
  <w:num w:numId="15" w16cid:durableId="1662075171">
    <w:abstractNumId w:val="136"/>
  </w:num>
  <w:num w:numId="16" w16cid:durableId="1441989473">
    <w:abstractNumId w:val="26"/>
  </w:num>
  <w:num w:numId="17" w16cid:durableId="1032920144">
    <w:abstractNumId w:val="176"/>
  </w:num>
  <w:num w:numId="18" w16cid:durableId="1284534715">
    <w:abstractNumId w:val="15"/>
  </w:num>
  <w:num w:numId="19" w16cid:durableId="730154240">
    <w:abstractNumId w:val="110"/>
  </w:num>
  <w:num w:numId="20" w16cid:durableId="536242945">
    <w:abstractNumId w:val="157"/>
  </w:num>
  <w:num w:numId="21" w16cid:durableId="1359234421">
    <w:abstractNumId w:val="85"/>
  </w:num>
  <w:num w:numId="22" w16cid:durableId="1449395405">
    <w:abstractNumId w:val="141"/>
  </w:num>
  <w:num w:numId="23" w16cid:durableId="988558123">
    <w:abstractNumId w:val="117"/>
  </w:num>
  <w:num w:numId="24" w16cid:durableId="1355686465">
    <w:abstractNumId w:val="180"/>
  </w:num>
  <w:num w:numId="25" w16cid:durableId="1440880768">
    <w:abstractNumId w:val="172"/>
  </w:num>
  <w:num w:numId="26" w16cid:durableId="690649331">
    <w:abstractNumId w:val="112"/>
  </w:num>
  <w:num w:numId="27" w16cid:durableId="1987469971">
    <w:abstractNumId w:val="67"/>
  </w:num>
  <w:num w:numId="28" w16cid:durableId="409424825">
    <w:abstractNumId w:val="156"/>
  </w:num>
  <w:num w:numId="29" w16cid:durableId="1379746789">
    <w:abstractNumId w:val="1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64591782">
    <w:abstractNumId w:val="21"/>
  </w:num>
  <w:num w:numId="31" w16cid:durableId="1196432848">
    <w:abstractNumId w:val="20"/>
  </w:num>
  <w:num w:numId="32" w16cid:durableId="1331522874">
    <w:abstractNumId w:val="168"/>
  </w:num>
  <w:num w:numId="33" w16cid:durableId="215245714">
    <w:abstractNumId w:val="81"/>
  </w:num>
  <w:num w:numId="34" w16cid:durableId="1213930133">
    <w:abstractNumId w:val="125"/>
  </w:num>
  <w:num w:numId="35" w16cid:durableId="1954089395">
    <w:abstractNumId w:val="59"/>
  </w:num>
  <w:num w:numId="36" w16cid:durableId="1479421766">
    <w:abstractNumId w:val="44"/>
  </w:num>
  <w:num w:numId="37" w16cid:durableId="250625004">
    <w:abstractNumId w:val="177"/>
  </w:num>
  <w:num w:numId="38" w16cid:durableId="1540390402">
    <w:abstractNumId w:val="88"/>
  </w:num>
  <w:num w:numId="39" w16cid:durableId="244537417">
    <w:abstractNumId w:val="118"/>
  </w:num>
  <w:num w:numId="40" w16cid:durableId="1863669801">
    <w:abstractNumId w:val="40"/>
  </w:num>
  <w:num w:numId="41" w16cid:durableId="889804734">
    <w:abstractNumId w:val="19"/>
  </w:num>
  <w:num w:numId="42" w16cid:durableId="239994179">
    <w:abstractNumId w:val="77"/>
  </w:num>
  <w:num w:numId="43" w16cid:durableId="582497740">
    <w:abstractNumId w:val="170"/>
  </w:num>
  <w:num w:numId="44" w16cid:durableId="707216822">
    <w:abstractNumId w:val="181"/>
  </w:num>
  <w:num w:numId="45" w16cid:durableId="2125806907">
    <w:abstractNumId w:val="31"/>
  </w:num>
  <w:num w:numId="46" w16cid:durableId="1347904089">
    <w:abstractNumId w:val="185"/>
  </w:num>
  <w:num w:numId="47" w16cid:durableId="982151577">
    <w:abstractNumId w:val="105"/>
  </w:num>
  <w:num w:numId="48" w16cid:durableId="79949115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3894242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73992830">
    <w:abstractNumId w:val="166"/>
  </w:num>
  <w:num w:numId="51" w16cid:durableId="606735728">
    <w:abstractNumId w:val="163"/>
  </w:num>
  <w:num w:numId="52" w16cid:durableId="551040094">
    <w:abstractNumId w:val="49"/>
  </w:num>
  <w:num w:numId="53" w16cid:durableId="817693040">
    <w:abstractNumId w:val="179"/>
  </w:num>
  <w:num w:numId="54" w16cid:durableId="1037269399">
    <w:abstractNumId w:val="116"/>
  </w:num>
  <w:num w:numId="55" w16cid:durableId="232399559">
    <w:abstractNumId w:val="103"/>
  </w:num>
  <w:num w:numId="56" w16cid:durableId="441459258">
    <w:abstractNumId w:val="184"/>
  </w:num>
  <w:num w:numId="57" w16cid:durableId="279144078">
    <w:abstractNumId w:val="32"/>
  </w:num>
  <w:num w:numId="58" w16cid:durableId="1387411862">
    <w:abstractNumId w:val="7"/>
  </w:num>
  <w:num w:numId="59" w16cid:durableId="1883906544">
    <w:abstractNumId w:val="158"/>
  </w:num>
  <w:num w:numId="60" w16cid:durableId="1395739958">
    <w:abstractNumId w:val="51"/>
  </w:num>
  <w:num w:numId="61" w16cid:durableId="1254514366">
    <w:abstractNumId w:val="108"/>
  </w:num>
  <w:num w:numId="62" w16cid:durableId="1810005386">
    <w:abstractNumId w:val="90"/>
  </w:num>
  <w:num w:numId="63" w16cid:durableId="939216411">
    <w:abstractNumId w:val="154"/>
  </w:num>
  <w:num w:numId="64" w16cid:durableId="459543724">
    <w:abstractNumId w:val="162"/>
  </w:num>
  <w:num w:numId="65" w16cid:durableId="46683507">
    <w:abstractNumId w:val="9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18590369">
    <w:abstractNumId w:val="79"/>
  </w:num>
  <w:num w:numId="67" w16cid:durableId="1537347837">
    <w:abstractNumId w:val="187"/>
  </w:num>
  <w:num w:numId="68" w16cid:durableId="777990478">
    <w:abstractNumId w:val="43"/>
  </w:num>
  <w:num w:numId="69" w16cid:durableId="687757167">
    <w:abstractNumId w:val="52"/>
  </w:num>
  <w:num w:numId="70" w16cid:durableId="1307468383">
    <w:abstractNumId w:val="190"/>
  </w:num>
  <w:num w:numId="71" w16cid:durableId="1480918349">
    <w:abstractNumId w:val="66"/>
  </w:num>
  <w:num w:numId="72" w16cid:durableId="739866674">
    <w:abstractNumId w:val="83"/>
  </w:num>
  <w:num w:numId="73" w16cid:durableId="277495963">
    <w:abstractNumId w:val="50"/>
  </w:num>
  <w:num w:numId="74" w16cid:durableId="817069768">
    <w:abstractNumId w:val="147"/>
  </w:num>
  <w:num w:numId="75" w16cid:durableId="1709262280">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31485291">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81011105">
    <w:abstractNumId w:val="113"/>
  </w:num>
  <w:num w:numId="78" w16cid:durableId="250479456">
    <w:abstractNumId w:val="107"/>
  </w:num>
  <w:num w:numId="79" w16cid:durableId="1663653293">
    <w:abstractNumId w:val="124"/>
  </w:num>
  <w:num w:numId="80" w16cid:durableId="919951916">
    <w:abstractNumId w:val="89"/>
  </w:num>
  <w:num w:numId="81" w16cid:durableId="1307708291">
    <w:abstractNumId w:val="57"/>
  </w:num>
  <w:num w:numId="82" w16cid:durableId="1133060252">
    <w:abstractNumId w:val="71"/>
  </w:num>
  <w:num w:numId="83" w16cid:durableId="2015765403">
    <w:abstractNumId w:val="28"/>
  </w:num>
  <w:num w:numId="84" w16cid:durableId="1512526967">
    <w:abstractNumId w:val="38"/>
  </w:num>
  <w:num w:numId="85" w16cid:durableId="1316225356">
    <w:abstractNumId w:val="54"/>
  </w:num>
  <w:num w:numId="86" w16cid:durableId="2133548992">
    <w:abstractNumId w:val="161"/>
  </w:num>
  <w:num w:numId="87" w16cid:durableId="1563635960">
    <w:abstractNumId w:val="146"/>
  </w:num>
  <w:num w:numId="88" w16cid:durableId="533735332">
    <w:abstractNumId w:val="144"/>
  </w:num>
  <w:num w:numId="89" w16cid:durableId="890849234">
    <w:abstractNumId w:val="35"/>
  </w:num>
  <w:num w:numId="90" w16cid:durableId="1097100440">
    <w:abstractNumId w:val="119"/>
  </w:num>
  <w:num w:numId="91" w16cid:durableId="1695882561">
    <w:abstractNumId w:val="53"/>
  </w:num>
  <w:num w:numId="92" w16cid:durableId="432438588">
    <w:abstractNumId w:val="96"/>
  </w:num>
  <w:num w:numId="93" w16cid:durableId="1425489432">
    <w:abstractNumId w:val="24"/>
  </w:num>
  <w:num w:numId="94" w16cid:durableId="77213924">
    <w:abstractNumId w:val="80"/>
  </w:num>
  <w:num w:numId="95" w16cid:durableId="1857453342">
    <w:abstractNumId w:val="86"/>
  </w:num>
  <w:num w:numId="96" w16cid:durableId="691492251">
    <w:abstractNumId w:val="153"/>
  </w:num>
  <w:num w:numId="97" w16cid:durableId="665980794">
    <w:abstractNumId w:val="150"/>
  </w:num>
  <w:num w:numId="98" w16cid:durableId="425350514">
    <w:abstractNumId w:val="123"/>
  </w:num>
  <w:num w:numId="99" w16cid:durableId="514151014">
    <w:abstractNumId w:val="145"/>
  </w:num>
  <w:num w:numId="100" w16cid:durableId="1415466782">
    <w:abstractNumId w:val="128"/>
  </w:num>
  <w:num w:numId="101" w16cid:durableId="932277914">
    <w:abstractNumId w:val="122"/>
  </w:num>
  <w:num w:numId="102" w16cid:durableId="915359020">
    <w:abstractNumId w:val="174"/>
  </w:num>
  <w:num w:numId="103" w16cid:durableId="1410733239">
    <w:abstractNumId w:val="114"/>
  </w:num>
  <w:num w:numId="104" w16cid:durableId="1004436329">
    <w:abstractNumId w:val="76"/>
  </w:num>
  <w:num w:numId="105" w16cid:durableId="921794206">
    <w:abstractNumId w:val="95"/>
  </w:num>
  <w:num w:numId="106" w16cid:durableId="1918399088">
    <w:abstractNumId w:val="149"/>
  </w:num>
  <w:num w:numId="107" w16cid:durableId="1153838599">
    <w:abstractNumId w:val="45"/>
  </w:num>
  <w:num w:numId="108" w16cid:durableId="1473716830">
    <w:abstractNumId w:val="183"/>
  </w:num>
  <w:num w:numId="109" w16cid:durableId="1405027554">
    <w:abstractNumId w:val="65"/>
  </w:num>
  <w:num w:numId="110" w16cid:durableId="662709355">
    <w:abstractNumId w:val="23"/>
  </w:num>
  <w:num w:numId="111" w16cid:durableId="148641296">
    <w:abstractNumId w:val="138"/>
  </w:num>
  <w:num w:numId="112" w16cid:durableId="2057048757">
    <w:abstractNumId w:val="25"/>
  </w:num>
  <w:num w:numId="113" w16cid:durableId="1344163453">
    <w:abstractNumId w:val="188"/>
  </w:num>
  <w:num w:numId="114" w16cid:durableId="1122651177">
    <w:abstractNumId w:val="94"/>
  </w:num>
  <w:num w:numId="115" w16cid:durableId="478693305">
    <w:abstractNumId w:val="102"/>
  </w:num>
  <w:num w:numId="116" w16cid:durableId="124275532">
    <w:abstractNumId w:val="160"/>
  </w:num>
  <w:num w:numId="117" w16cid:durableId="1785031609">
    <w:abstractNumId w:val="175"/>
  </w:num>
  <w:num w:numId="118" w16cid:durableId="804616148">
    <w:abstractNumId w:val="115"/>
  </w:num>
  <w:num w:numId="119" w16cid:durableId="1934969048">
    <w:abstractNumId w:val="82"/>
  </w:num>
  <w:num w:numId="120" w16cid:durableId="2055037314">
    <w:abstractNumId w:val="47"/>
  </w:num>
  <w:num w:numId="121" w16cid:durableId="1548371019">
    <w:abstractNumId w:val="64"/>
  </w:num>
  <w:num w:numId="122" w16cid:durableId="647244560">
    <w:abstractNumId w:val="132"/>
  </w:num>
  <w:num w:numId="123" w16cid:durableId="1141538708">
    <w:abstractNumId w:val="164"/>
  </w:num>
  <w:num w:numId="124" w16cid:durableId="1767967622">
    <w:abstractNumId w:val="42"/>
  </w:num>
  <w:num w:numId="125" w16cid:durableId="1097749761">
    <w:abstractNumId w:val="171"/>
  </w:num>
  <w:num w:numId="126" w16cid:durableId="2115247418">
    <w:abstractNumId w:val="169"/>
  </w:num>
  <w:num w:numId="127" w16cid:durableId="9527044">
    <w:abstractNumId w:val="178"/>
  </w:num>
  <w:num w:numId="128" w16cid:durableId="820345110">
    <w:abstractNumId w:val="46"/>
  </w:num>
  <w:num w:numId="129" w16cid:durableId="944583404">
    <w:abstractNumId w:val="101"/>
  </w:num>
  <w:num w:numId="130" w16cid:durableId="1261182181">
    <w:abstractNumId w:val="27"/>
  </w:num>
  <w:num w:numId="131" w16cid:durableId="1369136491">
    <w:abstractNumId w:val="106"/>
  </w:num>
  <w:num w:numId="132" w16cid:durableId="702362628">
    <w:abstractNumId w:val="78"/>
  </w:num>
  <w:num w:numId="133" w16cid:durableId="1609922634">
    <w:abstractNumId w:val="127"/>
  </w:num>
  <w:num w:numId="134" w16cid:durableId="1269314208">
    <w:abstractNumId w:val="97"/>
  </w:num>
  <w:num w:numId="135" w16cid:durableId="1580097521">
    <w:abstractNumId w:val="139"/>
  </w:num>
  <w:num w:numId="136" w16cid:durableId="448669609">
    <w:abstractNumId w:val="58"/>
  </w:num>
  <w:num w:numId="137" w16cid:durableId="952007998">
    <w:abstractNumId w:val="189"/>
  </w:num>
  <w:num w:numId="138" w16cid:durableId="59334842">
    <w:abstractNumId w:val="121"/>
  </w:num>
  <w:num w:numId="139" w16cid:durableId="1811942132">
    <w:abstractNumId w:val="186"/>
  </w:num>
  <w:num w:numId="140" w16cid:durableId="36398996">
    <w:abstractNumId w:val="56"/>
  </w:num>
  <w:num w:numId="141" w16cid:durableId="1772359341">
    <w:abstractNumId w:val="34"/>
  </w:num>
  <w:num w:numId="142" w16cid:durableId="686299438">
    <w:abstractNumId w:val="159"/>
  </w:num>
  <w:num w:numId="143" w16cid:durableId="1876231169">
    <w:abstractNumId w:val="155"/>
  </w:num>
  <w:num w:numId="144" w16cid:durableId="1195731494">
    <w:abstractNumId w:val="131"/>
  </w:num>
  <w:num w:numId="145" w16cid:durableId="882130838">
    <w:abstractNumId w:val="104"/>
  </w:num>
  <w:num w:numId="146" w16cid:durableId="893194532">
    <w:abstractNumId w:val="120"/>
  </w:num>
  <w:num w:numId="147" w16cid:durableId="1010789578">
    <w:abstractNumId w:val="36"/>
  </w:num>
  <w:num w:numId="148" w16cid:durableId="383992783">
    <w:abstractNumId w:val="109"/>
  </w:num>
  <w:num w:numId="149" w16cid:durableId="641544037">
    <w:abstractNumId w:val="75"/>
  </w:num>
  <w:num w:numId="150" w16cid:durableId="1641037688">
    <w:abstractNumId w:val="92"/>
  </w:num>
  <w:num w:numId="151" w16cid:durableId="1305811517">
    <w:abstractNumId w:val="137"/>
  </w:num>
  <w:num w:numId="152" w16cid:durableId="1130710738">
    <w:abstractNumId w:val="93"/>
  </w:num>
  <w:num w:numId="153" w16cid:durableId="253440626">
    <w:abstractNumId w:val="22"/>
  </w:num>
  <w:num w:numId="154" w16cid:durableId="245304872">
    <w:abstractNumId w:val="72"/>
  </w:num>
  <w:num w:numId="155" w16cid:durableId="139421226">
    <w:abstractNumId w:val="60"/>
  </w:num>
  <w:num w:numId="156" w16cid:durableId="1784959960">
    <w:abstractNumId w:val="142"/>
  </w:num>
  <w:num w:numId="157" w16cid:durableId="611286468">
    <w:abstractNumId w:val="33"/>
  </w:num>
  <w:num w:numId="158" w16cid:durableId="34933899">
    <w:abstractNumId w:val="134"/>
  </w:num>
  <w:num w:numId="159" w16cid:durableId="346491650">
    <w:abstractNumId w:val="151"/>
  </w:num>
  <w:num w:numId="160" w16cid:durableId="1600596821">
    <w:abstractNumId w:val="37"/>
  </w:num>
  <w:num w:numId="161" w16cid:durableId="1601837981">
    <w:abstractNumId w:val="61"/>
  </w:num>
  <w:num w:numId="162" w16cid:durableId="864444173">
    <w:abstractNumId w:val="68"/>
  </w:num>
  <w:num w:numId="163" w16cid:durableId="1814637776">
    <w:abstractNumId w:val="111"/>
  </w:num>
  <w:num w:numId="164" w16cid:durableId="741949086">
    <w:abstractNumId w:val="18"/>
  </w:num>
  <w:num w:numId="165" w16cid:durableId="970475944">
    <w:abstractNumId w:val="140"/>
  </w:num>
  <w:num w:numId="166" w16cid:durableId="579993838">
    <w:abstractNumId w:val="69"/>
  </w:num>
  <w:num w:numId="167" w16cid:durableId="645550657">
    <w:abstractNumId w:val="129"/>
  </w:num>
  <w:num w:numId="168" w16cid:durableId="2012176808">
    <w:abstractNumId w:val="39"/>
  </w:num>
  <w:num w:numId="169" w16cid:durableId="1997486566">
    <w:abstractNumId w:val="84"/>
  </w:num>
  <w:num w:numId="170" w16cid:durableId="1377004254">
    <w:abstractNumId w:val="41"/>
  </w:num>
  <w:num w:numId="171" w16cid:durableId="836843822">
    <w:abstractNumId w:val="87"/>
  </w:num>
  <w:num w:numId="172" w16cid:durableId="2025086209">
    <w:abstractNumId w:val="74"/>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hideSpellingErrors/>
  <w:hideGrammaticalError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de-CH" w:vendorID="64" w:dllVersion="6" w:nlCheck="1" w:checkStyle="0"/>
  <w:activeWritingStyle w:appName="MSWord" w:lang="fr-CH" w:vendorID="64" w:dllVersion="6" w:nlCheck="1" w:checkStyle="0"/>
  <w:activeWritingStyle w:appName="MSWord" w:lang="en-US" w:vendorID="64" w:dllVersion="6" w:nlCheck="1" w:checkStyle="1"/>
  <w:activeWritingStyle w:appName="MSWord" w:lang="fr-BE" w:vendorID="64" w:dllVersion="6" w:nlCheck="1" w:checkStyle="0"/>
  <w:activeWritingStyle w:appName="MSWord" w:lang="fr-LU" w:vendorID="64" w:dllVersion="6" w:nlCheck="1" w:checkStyle="1"/>
  <w:activeWritingStyle w:appName="MSWord" w:lang="de-LU" w:vendorID="64" w:dllVersion="6" w:nlCheck="1" w:checkStyle="1"/>
  <w:activeWritingStyle w:appName="MSWord" w:lang="es-ES_tradnl" w:vendorID="64" w:dllVersion="6" w:nlCheck="1" w:checkStyle="1"/>
  <w:activeWritingStyle w:appName="MSWord" w:lang="it-IT" w:vendorID="64" w:dllVersion="6" w:nlCheck="1" w:checkStyle="0"/>
  <w:activeWritingStyle w:appName="MSWord" w:lang="it-CH" w:vendorID="64" w:dllVersion="6" w:nlCheck="1" w:checkStyle="0"/>
  <w:activeWritingStyle w:appName="MSWord" w:lang="en-GB" w:vendorID="64" w:dllVersion="4096" w:nlCheck="1" w:checkStyle="0"/>
  <w:activeWritingStyle w:appName="MSWord" w:lang="pl-PL" w:vendorID="64" w:dllVersion="4096" w:nlCheck="1" w:checkStyle="0"/>
  <w:activeWritingStyle w:appName="MSWord" w:lang="de-DE" w:vendorID="64" w:dllVersion="4096" w:nlCheck="1" w:checkStyle="0"/>
  <w:activeWritingStyle w:appName="MSWord" w:lang="fr-BE" w:vendorID="64" w:dllVersion="4096" w:nlCheck="1" w:checkStyle="0"/>
  <w:activeWritingStyle w:appName="MSWord" w:lang="de-CH" w:vendorID="64" w:dllVersion="4096" w:nlCheck="1" w:checkStyle="0"/>
  <w:activeWritingStyle w:appName="MSWord" w:lang="es-ES" w:vendorID="64" w:dllVersion="0" w:nlCheck="1" w:checkStyle="0"/>
  <w:activeWritingStyle w:appName="MSWord" w:lang="en-GB" w:vendorID="64" w:dllVersion="0" w:nlCheck="1" w:checkStyle="0"/>
  <w:activeWritingStyle w:appName="MSWord" w:lang="de-DE" w:vendorID="64" w:dllVersion="0" w:nlCheck="1" w:checkStyle="0"/>
  <w:activeWritingStyle w:appName="MSWord" w:lang="da-DK" w:vendorID="64" w:dllVersion="0"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es-ES" w:vendorID="64" w:dllVersion="4096" w:nlCheck="1" w:checkStyle="0"/>
  <w:activeWritingStyle w:appName="MSWord" w:lang="fr-BE" w:vendorID="64" w:dllVersion="0" w:nlCheck="1" w:checkStyle="0"/>
  <w:activeWritingStyle w:appName="MSWord" w:lang="pt-BR" w:vendorID="64" w:dllVersion="0" w:nlCheck="1" w:checkStyle="0"/>
  <w:activeWritingStyle w:appName="MSWord" w:lang="de-CH" w:vendorID="64" w:dllVersion="0" w:nlCheck="1" w:checkStyle="0"/>
  <w:activeWritingStyle w:appName="MSWord" w:lang="nl-NL"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6"/>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5E"/>
    <w:rsid w:val="000009D9"/>
    <w:rsid w:val="00001D12"/>
    <w:rsid w:val="00002535"/>
    <w:rsid w:val="00002CD3"/>
    <w:rsid w:val="0000452E"/>
    <w:rsid w:val="000046B1"/>
    <w:rsid w:val="000052EB"/>
    <w:rsid w:val="0000550F"/>
    <w:rsid w:val="000072BB"/>
    <w:rsid w:val="00007D06"/>
    <w:rsid w:val="000102E7"/>
    <w:rsid w:val="00010851"/>
    <w:rsid w:val="00010EF8"/>
    <w:rsid w:val="0001231E"/>
    <w:rsid w:val="00012F48"/>
    <w:rsid w:val="00013807"/>
    <w:rsid w:val="000141DF"/>
    <w:rsid w:val="0001432B"/>
    <w:rsid w:val="00014D56"/>
    <w:rsid w:val="00015345"/>
    <w:rsid w:val="000160D7"/>
    <w:rsid w:val="00016836"/>
    <w:rsid w:val="00016D0E"/>
    <w:rsid w:val="00020759"/>
    <w:rsid w:val="00021133"/>
    <w:rsid w:val="0002120E"/>
    <w:rsid w:val="00024400"/>
    <w:rsid w:val="00025158"/>
    <w:rsid w:val="000253D5"/>
    <w:rsid w:val="00026200"/>
    <w:rsid w:val="000263EA"/>
    <w:rsid w:val="000265FD"/>
    <w:rsid w:val="00030A59"/>
    <w:rsid w:val="000319C6"/>
    <w:rsid w:val="00031AB5"/>
    <w:rsid w:val="0003443E"/>
    <w:rsid w:val="00036028"/>
    <w:rsid w:val="00036292"/>
    <w:rsid w:val="00036AF4"/>
    <w:rsid w:val="00037067"/>
    <w:rsid w:val="00040521"/>
    <w:rsid w:val="00040886"/>
    <w:rsid w:val="00040D0B"/>
    <w:rsid w:val="00041221"/>
    <w:rsid w:val="0004139C"/>
    <w:rsid w:val="00041B26"/>
    <w:rsid w:val="000428B3"/>
    <w:rsid w:val="000446D9"/>
    <w:rsid w:val="00044712"/>
    <w:rsid w:val="00045A5E"/>
    <w:rsid w:val="00045A6B"/>
    <w:rsid w:val="000468E2"/>
    <w:rsid w:val="000470BB"/>
    <w:rsid w:val="000474A0"/>
    <w:rsid w:val="000510B8"/>
    <w:rsid w:val="00052332"/>
    <w:rsid w:val="00052596"/>
    <w:rsid w:val="000530CB"/>
    <w:rsid w:val="00054B58"/>
    <w:rsid w:val="0005502E"/>
    <w:rsid w:val="000551F9"/>
    <w:rsid w:val="00055354"/>
    <w:rsid w:val="00055665"/>
    <w:rsid w:val="000562C0"/>
    <w:rsid w:val="0005637F"/>
    <w:rsid w:val="0006011C"/>
    <w:rsid w:val="000604E2"/>
    <w:rsid w:val="000607BF"/>
    <w:rsid w:val="00060F32"/>
    <w:rsid w:val="0006183A"/>
    <w:rsid w:val="000646F7"/>
    <w:rsid w:val="000647F0"/>
    <w:rsid w:val="00064864"/>
    <w:rsid w:val="00064BF7"/>
    <w:rsid w:val="00066046"/>
    <w:rsid w:val="0007159F"/>
    <w:rsid w:val="00072031"/>
    <w:rsid w:val="00072415"/>
    <w:rsid w:val="00072A88"/>
    <w:rsid w:val="00072EC8"/>
    <w:rsid w:val="00073585"/>
    <w:rsid w:val="00073AF1"/>
    <w:rsid w:val="00073F76"/>
    <w:rsid w:val="0007410F"/>
    <w:rsid w:val="00075D52"/>
    <w:rsid w:val="00076219"/>
    <w:rsid w:val="00077030"/>
    <w:rsid w:val="00077CFD"/>
    <w:rsid w:val="00080F0F"/>
    <w:rsid w:val="00081ACB"/>
    <w:rsid w:val="0008230C"/>
    <w:rsid w:val="00082413"/>
    <w:rsid w:val="00082872"/>
    <w:rsid w:val="0008300C"/>
    <w:rsid w:val="00083DB7"/>
    <w:rsid w:val="00084DDE"/>
    <w:rsid w:val="00085B26"/>
    <w:rsid w:val="00085F45"/>
    <w:rsid w:val="000866ED"/>
    <w:rsid w:val="0009045C"/>
    <w:rsid w:val="0009219A"/>
    <w:rsid w:val="00092A31"/>
    <w:rsid w:val="00094618"/>
    <w:rsid w:val="00094C97"/>
    <w:rsid w:val="00096114"/>
    <w:rsid w:val="000976D3"/>
    <w:rsid w:val="00097714"/>
    <w:rsid w:val="0009771F"/>
    <w:rsid w:val="000979A0"/>
    <w:rsid w:val="000A00FC"/>
    <w:rsid w:val="000A1AC2"/>
    <w:rsid w:val="000A2BFF"/>
    <w:rsid w:val="000A2D36"/>
    <w:rsid w:val="000A33B8"/>
    <w:rsid w:val="000A574D"/>
    <w:rsid w:val="000A66D2"/>
    <w:rsid w:val="000A6D97"/>
    <w:rsid w:val="000A73BD"/>
    <w:rsid w:val="000A7F04"/>
    <w:rsid w:val="000B0923"/>
    <w:rsid w:val="000B1101"/>
    <w:rsid w:val="000B1FA4"/>
    <w:rsid w:val="000B232C"/>
    <w:rsid w:val="000B3CA6"/>
    <w:rsid w:val="000B4591"/>
    <w:rsid w:val="000B52FD"/>
    <w:rsid w:val="000B5C77"/>
    <w:rsid w:val="000B5E38"/>
    <w:rsid w:val="000B6792"/>
    <w:rsid w:val="000B708A"/>
    <w:rsid w:val="000B7AFD"/>
    <w:rsid w:val="000C0C1B"/>
    <w:rsid w:val="000C14C8"/>
    <w:rsid w:val="000C219C"/>
    <w:rsid w:val="000C28F4"/>
    <w:rsid w:val="000C420F"/>
    <w:rsid w:val="000C46A7"/>
    <w:rsid w:val="000C5612"/>
    <w:rsid w:val="000C5F4B"/>
    <w:rsid w:val="000C67BF"/>
    <w:rsid w:val="000C6E37"/>
    <w:rsid w:val="000C754B"/>
    <w:rsid w:val="000C7675"/>
    <w:rsid w:val="000C76F0"/>
    <w:rsid w:val="000D05AD"/>
    <w:rsid w:val="000D0C0A"/>
    <w:rsid w:val="000D1E3A"/>
    <w:rsid w:val="000D3E97"/>
    <w:rsid w:val="000D4B54"/>
    <w:rsid w:val="000D6436"/>
    <w:rsid w:val="000D7478"/>
    <w:rsid w:val="000D74F5"/>
    <w:rsid w:val="000E35DC"/>
    <w:rsid w:val="000E370D"/>
    <w:rsid w:val="000E3928"/>
    <w:rsid w:val="000E505C"/>
    <w:rsid w:val="000E5BF8"/>
    <w:rsid w:val="000E6104"/>
    <w:rsid w:val="000E63F7"/>
    <w:rsid w:val="000F1315"/>
    <w:rsid w:val="000F19B8"/>
    <w:rsid w:val="000F1A4C"/>
    <w:rsid w:val="000F1C2C"/>
    <w:rsid w:val="000F1F42"/>
    <w:rsid w:val="000F2219"/>
    <w:rsid w:val="000F3EE7"/>
    <w:rsid w:val="000F4557"/>
    <w:rsid w:val="000F4CBD"/>
    <w:rsid w:val="000F7DA4"/>
    <w:rsid w:val="001002BF"/>
    <w:rsid w:val="001012D1"/>
    <w:rsid w:val="00103636"/>
    <w:rsid w:val="00103980"/>
    <w:rsid w:val="00104865"/>
    <w:rsid w:val="00104C7F"/>
    <w:rsid w:val="00104DB6"/>
    <w:rsid w:val="00105E43"/>
    <w:rsid w:val="0010601F"/>
    <w:rsid w:val="00106176"/>
    <w:rsid w:val="001072AC"/>
    <w:rsid w:val="00112F79"/>
    <w:rsid w:val="00113901"/>
    <w:rsid w:val="00114FF1"/>
    <w:rsid w:val="001153BE"/>
    <w:rsid w:val="001162F3"/>
    <w:rsid w:val="0012033E"/>
    <w:rsid w:val="00120D85"/>
    <w:rsid w:val="001210DD"/>
    <w:rsid w:val="00122080"/>
    <w:rsid w:val="0012211E"/>
    <w:rsid w:val="00123948"/>
    <w:rsid w:val="00124B22"/>
    <w:rsid w:val="00125B46"/>
    <w:rsid w:val="001264DB"/>
    <w:rsid w:val="001277CE"/>
    <w:rsid w:val="001278AE"/>
    <w:rsid w:val="0013023F"/>
    <w:rsid w:val="0013145C"/>
    <w:rsid w:val="001317AF"/>
    <w:rsid w:val="00132CFD"/>
    <w:rsid w:val="001330C6"/>
    <w:rsid w:val="00133F73"/>
    <w:rsid w:val="00136070"/>
    <w:rsid w:val="0013661E"/>
    <w:rsid w:val="00137DF7"/>
    <w:rsid w:val="00137F5D"/>
    <w:rsid w:val="00140471"/>
    <w:rsid w:val="00141B5A"/>
    <w:rsid w:val="00142EE0"/>
    <w:rsid w:val="001436DA"/>
    <w:rsid w:val="00144133"/>
    <w:rsid w:val="0014532D"/>
    <w:rsid w:val="00146111"/>
    <w:rsid w:val="001463DA"/>
    <w:rsid w:val="001464BA"/>
    <w:rsid w:val="00146B7B"/>
    <w:rsid w:val="00147654"/>
    <w:rsid w:val="00147FF9"/>
    <w:rsid w:val="0015040C"/>
    <w:rsid w:val="00150967"/>
    <w:rsid w:val="00151820"/>
    <w:rsid w:val="0015233E"/>
    <w:rsid w:val="0015258D"/>
    <w:rsid w:val="001528D0"/>
    <w:rsid w:val="0015492B"/>
    <w:rsid w:val="00154C3C"/>
    <w:rsid w:val="00155102"/>
    <w:rsid w:val="00155620"/>
    <w:rsid w:val="00156550"/>
    <w:rsid w:val="0015690C"/>
    <w:rsid w:val="001569D3"/>
    <w:rsid w:val="0016068B"/>
    <w:rsid w:val="0016182F"/>
    <w:rsid w:val="001629C8"/>
    <w:rsid w:val="00162E25"/>
    <w:rsid w:val="00165167"/>
    <w:rsid w:val="00165176"/>
    <w:rsid w:val="00165348"/>
    <w:rsid w:val="00165FB7"/>
    <w:rsid w:val="001662D7"/>
    <w:rsid w:val="00167136"/>
    <w:rsid w:val="00170DB6"/>
    <w:rsid w:val="00171AB4"/>
    <w:rsid w:val="00171C0B"/>
    <w:rsid w:val="00173921"/>
    <w:rsid w:val="001741FC"/>
    <w:rsid w:val="00176A86"/>
    <w:rsid w:val="001774D8"/>
    <w:rsid w:val="00180150"/>
    <w:rsid w:val="00180911"/>
    <w:rsid w:val="00182223"/>
    <w:rsid w:val="00183463"/>
    <w:rsid w:val="00184EFF"/>
    <w:rsid w:val="001854F3"/>
    <w:rsid w:val="001856EE"/>
    <w:rsid w:val="0018583F"/>
    <w:rsid w:val="00186003"/>
    <w:rsid w:val="00186B1A"/>
    <w:rsid w:val="001874EE"/>
    <w:rsid w:val="001878ED"/>
    <w:rsid w:val="00191DF3"/>
    <w:rsid w:val="00191E57"/>
    <w:rsid w:val="001927D6"/>
    <w:rsid w:val="001949F1"/>
    <w:rsid w:val="00195D22"/>
    <w:rsid w:val="001974FB"/>
    <w:rsid w:val="001A10FA"/>
    <w:rsid w:val="001A1F6D"/>
    <w:rsid w:val="001A3D20"/>
    <w:rsid w:val="001A5B4D"/>
    <w:rsid w:val="001A6215"/>
    <w:rsid w:val="001B3D6C"/>
    <w:rsid w:val="001B5886"/>
    <w:rsid w:val="001B591C"/>
    <w:rsid w:val="001B601C"/>
    <w:rsid w:val="001C02E2"/>
    <w:rsid w:val="001C0500"/>
    <w:rsid w:val="001C05C3"/>
    <w:rsid w:val="001C0B59"/>
    <w:rsid w:val="001C2916"/>
    <w:rsid w:val="001C311C"/>
    <w:rsid w:val="001C4FFD"/>
    <w:rsid w:val="001C62A6"/>
    <w:rsid w:val="001C62C2"/>
    <w:rsid w:val="001C62DE"/>
    <w:rsid w:val="001C63E5"/>
    <w:rsid w:val="001C6CE4"/>
    <w:rsid w:val="001C7767"/>
    <w:rsid w:val="001C7835"/>
    <w:rsid w:val="001C7997"/>
    <w:rsid w:val="001D0FD5"/>
    <w:rsid w:val="001D1A7D"/>
    <w:rsid w:val="001D2D75"/>
    <w:rsid w:val="001D41B0"/>
    <w:rsid w:val="001D4595"/>
    <w:rsid w:val="001D48EE"/>
    <w:rsid w:val="001D5A12"/>
    <w:rsid w:val="001D6192"/>
    <w:rsid w:val="001D6C31"/>
    <w:rsid w:val="001D6D31"/>
    <w:rsid w:val="001D7A2B"/>
    <w:rsid w:val="001E059D"/>
    <w:rsid w:val="001E0B2D"/>
    <w:rsid w:val="001E184C"/>
    <w:rsid w:val="001E23EE"/>
    <w:rsid w:val="001E3064"/>
    <w:rsid w:val="001E3918"/>
    <w:rsid w:val="001E433D"/>
    <w:rsid w:val="001E4BB1"/>
    <w:rsid w:val="001E4DA2"/>
    <w:rsid w:val="001E4E70"/>
    <w:rsid w:val="001E5274"/>
    <w:rsid w:val="001E54FF"/>
    <w:rsid w:val="001E5CA5"/>
    <w:rsid w:val="001E6D31"/>
    <w:rsid w:val="001F0738"/>
    <w:rsid w:val="001F0E8A"/>
    <w:rsid w:val="001F16FD"/>
    <w:rsid w:val="001F237B"/>
    <w:rsid w:val="001F24F3"/>
    <w:rsid w:val="001F2C51"/>
    <w:rsid w:val="001F41D6"/>
    <w:rsid w:val="001F7492"/>
    <w:rsid w:val="001F76DB"/>
    <w:rsid w:val="001F7FA5"/>
    <w:rsid w:val="00200638"/>
    <w:rsid w:val="0020150E"/>
    <w:rsid w:val="00202591"/>
    <w:rsid w:val="002026C0"/>
    <w:rsid w:val="00202717"/>
    <w:rsid w:val="0020271F"/>
    <w:rsid w:val="00203205"/>
    <w:rsid w:val="002035E4"/>
    <w:rsid w:val="002049E9"/>
    <w:rsid w:val="00204ABF"/>
    <w:rsid w:val="00205013"/>
    <w:rsid w:val="002070FC"/>
    <w:rsid w:val="00211111"/>
    <w:rsid w:val="00211C75"/>
    <w:rsid w:val="00213817"/>
    <w:rsid w:val="002140F0"/>
    <w:rsid w:val="002142E4"/>
    <w:rsid w:val="00214F76"/>
    <w:rsid w:val="00215418"/>
    <w:rsid w:val="0021619E"/>
    <w:rsid w:val="002167FE"/>
    <w:rsid w:val="002203E6"/>
    <w:rsid w:val="002212C5"/>
    <w:rsid w:val="00221D4F"/>
    <w:rsid w:val="00221EFE"/>
    <w:rsid w:val="00222CB6"/>
    <w:rsid w:val="00223DD3"/>
    <w:rsid w:val="00225233"/>
    <w:rsid w:val="00225B87"/>
    <w:rsid w:val="00226499"/>
    <w:rsid w:val="00227452"/>
    <w:rsid w:val="00227E44"/>
    <w:rsid w:val="002306DE"/>
    <w:rsid w:val="00230C90"/>
    <w:rsid w:val="00230ECB"/>
    <w:rsid w:val="00231D7F"/>
    <w:rsid w:val="002334AB"/>
    <w:rsid w:val="00233577"/>
    <w:rsid w:val="002352BC"/>
    <w:rsid w:val="00235304"/>
    <w:rsid w:val="00235524"/>
    <w:rsid w:val="0023608A"/>
    <w:rsid w:val="00236457"/>
    <w:rsid w:val="0023708F"/>
    <w:rsid w:val="0023717E"/>
    <w:rsid w:val="00237420"/>
    <w:rsid w:val="00237FDD"/>
    <w:rsid w:val="00241812"/>
    <w:rsid w:val="00241821"/>
    <w:rsid w:val="00242109"/>
    <w:rsid w:val="00243345"/>
    <w:rsid w:val="0024454E"/>
    <w:rsid w:val="002468F5"/>
    <w:rsid w:val="002469B5"/>
    <w:rsid w:val="00247191"/>
    <w:rsid w:val="00247C66"/>
    <w:rsid w:val="00247D2D"/>
    <w:rsid w:val="00247DD2"/>
    <w:rsid w:val="00250448"/>
    <w:rsid w:val="00251206"/>
    <w:rsid w:val="002528F2"/>
    <w:rsid w:val="00252C75"/>
    <w:rsid w:val="00253951"/>
    <w:rsid w:val="00254BB4"/>
    <w:rsid w:val="00254F17"/>
    <w:rsid w:val="00256C48"/>
    <w:rsid w:val="0025707F"/>
    <w:rsid w:val="00257806"/>
    <w:rsid w:val="00257BB5"/>
    <w:rsid w:val="002633B9"/>
    <w:rsid w:val="002646E8"/>
    <w:rsid w:val="00264D3D"/>
    <w:rsid w:val="00265B7C"/>
    <w:rsid w:val="00265E20"/>
    <w:rsid w:val="002666E2"/>
    <w:rsid w:val="0026683F"/>
    <w:rsid w:val="00267E9E"/>
    <w:rsid w:val="002707A5"/>
    <w:rsid w:val="002708E6"/>
    <w:rsid w:val="002713C1"/>
    <w:rsid w:val="00271EA0"/>
    <w:rsid w:val="00273A03"/>
    <w:rsid w:val="00274545"/>
    <w:rsid w:val="0027456C"/>
    <w:rsid w:val="00275396"/>
    <w:rsid w:val="00275FDA"/>
    <w:rsid w:val="002763D4"/>
    <w:rsid w:val="00276EC2"/>
    <w:rsid w:val="00282A26"/>
    <w:rsid w:val="00283367"/>
    <w:rsid w:val="00284FE5"/>
    <w:rsid w:val="00284FED"/>
    <w:rsid w:val="00285619"/>
    <w:rsid w:val="002867DA"/>
    <w:rsid w:val="00286E19"/>
    <w:rsid w:val="00287716"/>
    <w:rsid w:val="00287C4C"/>
    <w:rsid w:val="00290284"/>
    <w:rsid w:val="002905A2"/>
    <w:rsid w:val="00290808"/>
    <w:rsid w:val="00290B55"/>
    <w:rsid w:val="00290BB9"/>
    <w:rsid w:val="00292DEB"/>
    <w:rsid w:val="00293F1E"/>
    <w:rsid w:val="00295798"/>
    <w:rsid w:val="00296216"/>
    <w:rsid w:val="0029686C"/>
    <w:rsid w:val="00296B44"/>
    <w:rsid w:val="00297859"/>
    <w:rsid w:val="002978A2"/>
    <w:rsid w:val="00297EB1"/>
    <w:rsid w:val="002A0F65"/>
    <w:rsid w:val="002A1172"/>
    <w:rsid w:val="002A24E0"/>
    <w:rsid w:val="002A3605"/>
    <w:rsid w:val="002A75C5"/>
    <w:rsid w:val="002A787B"/>
    <w:rsid w:val="002A7ACA"/>
    <w:rsid w:val="002A7C15"/>
    <w:rsid w:val="002B0434"/>
    <w:rsid w:val="002B2731"/>
    <w:rsid w:val="002B2F97"/>
    <w:rsid w:val="002B3B06"/>
    <w:rsid w:val="002B4A95"/>
    <w:rsid w:val="002B4E2B"/>
    <w:rsid w:val="002B4EF8"/>
    <w:rsid w:val="002B581A"/>
    <w:rsid w:val="002B5B31"/>
    <w:rsid w:val="002B5C17"/>
    <w:rsid w:val="002B7247"/>
    <w:rsid w:val="002C12B5"/>
    <w:rsid w:val="002C21C5"/>
    <w:rsid w:val="002C269F"/>
    <w:rsid w:val="002C27DE"/>
    <w:rsid w:val="002C369D"/>
    <w:rsid w:val="002C487D"/>
    <w:rsid w:val="002C4B14"/>
    <w:rsid w:val="002C4C97"/>
    <w:rsid w:val="002C5681"/>
    <w:rsid w:val="002C5FEB"/>
    <w:rsid w:val="002C60BD"/>
    <w:rsid w:val="002C6BAD"/>
    <w:rsid w:val="002C6ECF"/>
    <w:rsid w:val="002C72A6"/>
    <w:rsid w:val="002D1486"/>
    <w:rsid w:val="002D2550"/>
    <w:rsid w:val="002D2607"/>
    <w:rsid w:val="002D2620"/>
    <w:rsid w:val="002D309D"/>
    <w:rsid w:val="002D30A5"/>
    <w:rsid w:val="002D312D"/>
    <w:rsid w:val="002D3F47"/>
    <w:rsid w:val="002D7036"/>
    <w:rsid w:val="002D77C3"/>
    <w:rsid w:val="002E1285"/>
    <w:rsid w:val="002E1E48"/>
    <w:rsid w:val="002E2072"/>
    <w:rsid w:val="002E4004"/>
    <w:rsid w:val="002E414F"/>
    <w:rsid w:val="002E446A"/>
    <w:rsid w:val="002E5CAB"/>
    <w:rsid w:val="002E6E27"/>
    <w:rsid w:val="002E7061"/>
    <w:rsid w:val="002E74AE"/>
    <w:rsid w:val="002E7641"/>
    <w:rsid w:val="002E7A64"/>
    <w:rsid w:val="002E7FFB"/>
    <w:rsid w:val="002F03EB"/>
    <w:rsid w:val="002F084E"/>
    <w:rsid w:val="002F17D1"/>
    <w:rsid w:val="002F249A"/>
    <w:rsid w:val="002F284C"/>
    <w:rsid w:val="002F3E1A"/>
    <w:rsid w:val="002F48D5"/>
    <w:rsid w:val="002F4C2C"/>
    <w:rsid w:val="002F5BD6"/>
    <w:rsid w:val="002F6F9F"/>
    <w:rsid w:val="002F76A7"/>
    <w:rsid w:val="00301AE6"/>
    <w:rsid w:val="00302AAF"/>
    <w:rsid w:val="00302CB9"/>
    <w:rsid w:val="003032BD"/>
    <w:rsid w:val="00303FC5"/>
    <w:rsid w:val="0030499D"/>
    <w:rsid w:val="003058CB"/>
    <w:rsid w:val="00305CEE"/>
    <w:rsid w:val="003064B4"/>
    <w:rsid w:val="003067FE"/>
    <w:rsid w:val="00306892"/>
    <w:rsid w:val="0030692D"/>
    <w:rsid w:val="00310EDC"/>
    <w:rsid w:val="00312DBA"/>
    <w:rsid w:val="003135DD"/>
    <w:rsid w:val="00314296"/>
    <w:rsid w:val="003149CE"/>
    <w:rsid w:val="00314EBE"/>
    <w:rsid w:val="003176B1"/>
    <w:rsid w:val="003205EA"/>
    <w:rsid w:val="00321DA8"/>
    <w:rsid w:val="00325B9C"/>
    <w:rsid w:val="00326913"/>
    <w:rsid w:val="00326B4C"/>
    <w:rsid w:val="003270D7"/>
    <w:rsid w:val="0032745F"/>
    <w:rsid w:val="00327553"/>
    <w:rsid w:val="00330B60"/>
    <w:rsid w:val="00331070"/>
    <w:rsid w:val="00332972"/>
    <w:rsid w:val="003334E7"/>
    <w:rsid w:val="00333662"/>
    <w:rsid w:val="003349BA"/>
    <w:rsid w:val="00335E4E"/>
    <w:rsid w:val="00340289"/>
    <w:rsid w:val="00341440"/>
    <w:rsid w:val="003424D9"/>
    <w:rsid w:val="0034298A"/>
    <w:rsid w:val="00343330"/>
    <w:rsid w:val="0034393B"/>
    <w:rsid w:val="00344155"/>
    <w:rsid w:val="00344865"/>
    <w:rsid w:val="003456FB"/>
    <w:rsid w:val="00347696"/>
    <w:rsid w:val="00350499"/>
    <w:rsid w:val="00350B54"/>
    <w:rsid w:val="00352E59"/>
    <w:rsid w:val="003532A4"/>
    <w:rsid w:val="00353DDC"/>
    <w:rsid w:val="003544FD"/>
    <w:rsid w:val="0035478D"/>
    <w:rsid w:val="00356296"/>
    <w:rsid w:val="00357DA6"/>
    <w:rsid w:val="00360313"/>
    <w:rsid w:val="00360B24"/>
    <w:rsid w:val="00360DAF"/>
    <w:rsid w:val="003617EC"/>
    <w:rsid w:val="003648CD"/>
    <w:rsid w:val="00365A23"/>
    <w:rsid w:val="00365AA2"/>
    <w:rsid w:val="00365D6C"/>
    <w:rsid w:val="00366778"/>
    <w:rsid w:val="00366988"/>
    <w:rsid w:val="00367BEA"/>
    <w:rsid w:val="00367C8B"/>
    <w:rsid w:val="00371338"/>
    <w:rsid w:val="003719F8"/>
    <w:rsid w:val="00371F49"/>
    <w:rsid w:val="00372959"/>
    <w:rsid w:val="0037576D"/>
    <w:rsid w:val="00375FAD"/>
    <w:rsid w:val="003761FA"/>
    <w:rsid w:val="00376780"/>
    <w:rsid w:val="00376EB0"/>
    <w:rsid w:val="003774BB"/>
    <w:rsid w:val="003816B2"/>
    <w:rsid w:val="003824DA"/>
    <w:rsid w:val="00382EFC"/>
    <w:rsid w:val="00385A4E"/>
    <w:rsid w:val="00387177"/>
    <w:rsid w:val="003878DF"/>
    <w:rsid w:val="00392747"/>
    <w:rsid w:val="00392C07"/>
    <w:rsid w:val="00393061"/>
    <w:rsid w:val="00393537"/>
    <w:rsid w:val="0039421B"/>
    <w:rsid w:val="00394954"/>
    <w:rsid w:val="00395748"/>
    <w:rsid w:val="00396F74"/>
    <w:rsid w:val="00397D2C"/>
    <w:rsid w:val="003A00C2"/>
    <w:rsid w:val="003A03E7"/>
    <w:rsid w:val="003A0C1B"/>
    <w:rsid w:val="003A181E"/>
    <w:rsid w:val="003A1B78"/>
    <w:rsid w:val="003A21C1"/>
    <w:rsid w:val="003A2660"/>
    <w:rsid w:val="003A45E6"/>
    <w:rsid w:val="003A4AA5"/>
    <w:rsid w:val="003A5176"/>
    <w:rsid w:val="003A6384"/>
    <w:rsid w:val="003A69BB"/>
    <w:rsid w:val="003A6B46"/>
    <w:rsid w:val="003B1034"/>
    <w:rsid w:val="003B1903"/>
    <w:rsid w:val="003B2295"/>
    <w:rsid w:val="003B3D6E"/>
    <w:rsid w:val="003B4D3E"/>
    <w:rsid w:val="003B51DC"/>
    <w:rsid w:val="003B52DB"/>
    <w:rsid w:val="003B6CF2"/>
    <w:rsid w:val="003B765A"/>
    <w:rsid w:val="003C067B"/>
    <w:rsid w:val="003C0C9F"/>
    <w:rsid w:val="003C16E1"/>
    <w:rsid w:val="003C1BE2"/>
    <w:rsid w:val="003C24DB"/>
    <w:rsid w:val="003C39FC"/>
    <w:rsid w:val="003C472E"/>
    <w:rsid w:val="003C4945"/>
    <w:rsid w:val="003C594D"/>
    <w:rsid w:val="003C59E1"/>
    <w:rsid w:val="003C62B6"/>
    <w:rsid w:val="003C6BAC"/>
    <w:rsid w:val="003D0102"/>
    <w:rsid w:val="003D1B8D"/>
    <w:rsid w:val="003D2006"/>
    <w:rsid w:val="003D3FBF"/>
    <w:rsid w:val="003D42C6"/>
    <w:rsid w:val="003D4EA5"/>
    <w:rsid w:val="003D5A56"/>
    <w:rsid w:val="003D663F"/>
    <w:rsid w:val="003D71AF"/>
    <w:rsid w:val="003D7439"/>
    <w:rsid w:val="003D7B4D"/>
    <w:rsid w:val="003E0D76"/>
    <w:rsid w:val="003E13EA"/>
    <w:rsid w:val="003E22EB"/>
    <w:rsid w:val="003E23E3"/>
    <w:rsid w:val="003E2A04"/>
    <w:rsid w:val="003E3259"/>
    <w:rsid w:val="003E3855"/>
    <w:rsid w:val="003E4496"/>
    <w:rsid w:val="003E57A7"/>
    <w:rsid w:val="003E59B8"/>
    <w:rsid w:val="003E6063"/>
    <w:rsid w:val="003F0BBF"/>
    <w:rsid w:val="003F0DA5"/>
    <w:rsid w:val="003F22FD"/>
    <w:rsid w:val="003F2505"/>
    <w:rsid w:val="003F2CF7"/>
    <w:rsid w:val="003F3578"/>
    <w:rsid w:val="003F35CA"/>
    <w:rsid w:val="003F3941"/>
    <w:rsid w:val="003F3B30"/>
    <w:rsid w:val="003F456D"/>
    <w:rsid w:val="003F4EB9"/>
    <w:rsid w:val="003F50AC"/>
    <w:rsid w:val="003F53E7"/>
    <w:rsid w:val="003F57C4"/>
    <w:rsid w:val="003F688F"/>
    <w:rsid w:val="003F6940"/>
    <w:rsid w:val="003F7505"/>
    <w:rsid w:val="0040070F"/>
    <w:rsid w:val="004013F1"/>
    <w:rsid w:val="00401424"/>
    <w:rsid w:val="00401BB3"/>
    <w:rsid w:val="00401EC1"/>
    <w:rsid w:val="004021E3"/>
    <w:rsid w:val="0040224B"/>
    <w:rsid w:val="0040386B"/>
    <w:rsid w:val="0040441F"/>
    <w:rsid w:val="00404BD8"/>
    <w:rsid w:val="00404BD9"/>
    <w:rsid w:val="00406AF9"/>
    <w:rsid w:val="00407123"/>
    <w:rsid w:val="004072E7"/>
    <w:rsid w:val="00410481"/>
    <w:rsid w:val="004107D0"/>
    <w:rsid w:val="00411AF1"/>
    <w:rsid w:val="00412D01"/>
    <w:rsid w:val="0041554A"/>
    <w:rsid w:val="00415F12"/>
    <w:rsid w:val="0041730A"/>
    <w:rsid w:val="0041742F"/>
    <w:rsid w:val="00417B80"/>
    <w:rsid w:val="00417BE5"/>
    <w:rsid w:val="004215E1"/>
    <w:rsid w:val="00421697"/>
    <w:rsid w:val="004217EE"/>
    <w:rsid w:val="00422068"/>
    <w:rsid w:val="00424045"/>
    <w:rsid w:val="00425CD4"/>
    <w:rsid w:val="00425EB9"/>
    <w:rsid w:val="00426E0B"/>
    <w:rsid w:val="00426F3A"/>
    <w:rsid w:val="0043081C"/>
    <w:rsid w:val="00430E15"/>
    <w:rsid w:val="00432299"/>
    <w:rsid w:val="00433834"/>
    <w:rsid w:val="00434000"/>
    <w:rsid w:val="0043513F"/>
    <w:rsid w:val="00437D02"/>
    <w:rsid w:val="00441213"/>
    <w:rsid w:val="0044286A"/>
    <w:rsid w:val="00443AD5"/>
    <w:rsid w:val="00445293"/>
    <w:rsid w:val="00445730"/>
    <w:rsid w:val="0044673C"/>
    <w:rsid w:val="00447059"/>
    <w:rsid w:val="00447235"/>
    <w:rsid w:val="004476A2"/>
    <w:rsid w:val="00451143"/>
    <w:rsid w:val="00451145"/>
    <w:rsid w:val="004511D2"/>
    <w:rsid w:val="00453441"/>
    <w:rsid w:val="00453A90"/>
    <w:rsid w:val="004563A2"/>
    <w:rsid w:val="00457814"/>
    <w:rsid w:val="004602E0"/>
    <w:rsid w:val="00463F4B"/>
    <w:rsid w:val="00464346"/>
    <w:rsid w:val="004659EE"/>
    <w:rsid w:val="004664AA"/>
    <w:rsid w:val="0046724E"/>
    <w:rsid w:val="00467CDD"/>
    <w:rsid w:val="00467D43"/>
    <w:rsid w:val="00470360"/>
    <w:rsid w:val="00471D5B"/>
    <w:rsid w:val="00471F58"/>
    <w:rsid w:val="004720E1"/>
    <w:rsid w:val="004721D1"/>
    <w:rsid w:val="00472A29"/>
    <w:rsid w:val="0047357A"/>
    <w:rsid w:val="00473677"/>
    <w:rsid w:val="00473B18"/>
    <w:rsid w:val="00473D6D"/>
    <w:rsid w:val="00474659"/>
    <w:rsid w:val="0047482E"/>
    <w:rsid w:val="004754AF"/>
    <w:rsid w:val="00477526"/>
    <w:rsid w:val="00480398"/>
    <w:rsid w:val="00480AD4"/>
    <w:rsid w:val="00481BFF"/>
    <w:rsid w:val="004821C8"/>
    <w:rsid w:val="00482DE7"/>
    <w:rsid w:val="0048313B"/>
    <w:rsid w:val="004838B3"/>
    <w:rsid w:val="0048457B"/>
    <w:rsid w:val="00484EF1"/>
    <w:rsid w:val="00486021"/>
    <w:rsid w:val="004871FE"/>
    <w:rsid w:val="004874FD"/>
    <w:rsid w:val="00487AB5"/>
    <w:rsid w:val="00490D5A"/>
    <w:rsid w:val="0049101B"/>
    <w:rsid w:val="00491D0A"/>
    <w:rsid w:val="004945ED"/>
    <w:rsid w:val="0049483B"/>
    <w:rsid w:val="00495E10"/>
    <w:rsid w:val="00497CBE"/>
    <w:rsid w:val="00497EC3"/>
    <w:rsid w:val="004A0977"/>
    <w:rsid w:val="004A0C89"/>
    <w:rsid w:val="004A2078"/>
    <w:rsid w:val="004A268D"/>
    <w:rsid w:val="004A3027"/>
    <w:rsid w:val="004A36A7"/>
    <w:rsid w:val="004A3925"/>
    <w:rsid w:val="004A3A2B"/>
    <w:rsid w:val="004A3E99"/>
    <w:rsid w:val="004A51D2"/>
    <w:rsid w:val="004A76D7"/>
    <w:rsid w:val="004B06AC"/>
    <w:rsid w:val="004B1A2A"/>
    <w:rsid w:val="004B1EC7"/>
    <w:rsid w:val="004B356A"/>
    <w:rsid w:val="004B49AC"/>
    <w:rsid w:val="004B4CFE"/>
    <w:rsid w:val="004B50E7"/>
    <w:rsid w:val="004B52D1"/>
    <w:rsid w:val="004B54C3"/>
    <w:rsid w:val="004B7419"/>
    <w:rsid w:val="004B7BC8"/>
    <w:rsid w:val="004C1D94"/>
    <w:rsid w:val="004C56A1"/>
    <w:rsid w:val="004C5A67"/>
    <w:rsid w:val="004C6122"/>
    <w:rsid w:val="004C74E7"/>
    <w:rsid w:val="004C78A4"/>
    <w:rsid w:val="004D0C3F"/>
    <w:rsid w:val="004D2868"/>
    <w:rsid w:val="004D3A6B"/>
    <w:rsid w:val="004D3AE7"/>
    <w:rsid w:val="004D3EFC"/>
    <w:rsid w:val="004D4D6F"/>
    <w:rsid w:val="004D588C"/>
    <w:rsid w:val="004D7E52"/>
    <w:rsid w:val="004E0BE9"/>
    <w:rsid w:val="004E2DD4"/>
    <w:rsid w:val="004E4057"/>
    <w:rsid w:val="004E6951"/>
    <w:rsid w:val="004F0163"/>
    <w:rsid w:val="004F07DF"/>
    <w:rsid w:val="004F0839"/>
    <w:rsid w:val="004F1C51"/>
    <w:rsid w:val="004F30B5"/>
    <w:rsid w:val="004F33AD"/>
    <w:rsid w:val="004F3F59"/>
    <w:rsid w:val="004F4B90"/>
    <w:rsid w:val="004F5552"/>
    <w:rsid w:val="004F579C"/>
    <w:rsid w:val="004F61AA"/>
    <w:rsid w:val="004F64C4"/>
    <w:rsid w:val="004F6C35"/>
    <w:rsid w:val="004F6E75"/>
    <w:rsid w:val="004F789C"/>
    <w:rsid w:val="004F7D60"/>
    <w:rsid w:val="00501E3F"/>
    <w:rsid w:val="00502164"/>
    <w:rsid w:val="00502E56"/>
    <w:rsid w:val="0050326F"/>
    <w:rsid w:val="005058D9"/>
    <w:rsid w:val="0050604E"/>
    <w:rsid w:val="005061DE"/>
    <w:rsid w:val="005068D8"/>
    <w:rsid w:val="00506D94"/>
    <w:rsid w:val="0051091E"/>
    <w:rsid w:val="00510BD4"/>
    <w:rsid w:val="00511E59"/>
    <w:rsid w:val="005134EC"/>
    <w:rsid w:val="0051359D"/>
    <w:rsid w:val="00514078"/>
    <w:rsid w:val="00514506"/>
    <w:rsid w:val="0051467F"/>
    <w:rsid w:val="005157A6"/>
    <w:rsid w:val="00516755"/>
    <w:rsid w:val="00516A21"/>
    <w:rsid w:val="00517242"/>
    <w:rsid w:val="00517AB2"/>
    <w:rsid w:val="0052133B"/>
    <w:rsid w:val="005218F6"/>
    <w:rsid w:val="00521EB4"/>
    <w:rsid w:val="00523197"/>
    <w:rsid w:val="00523C52"/>
    <w:rsid w:val="00525115"/>
    <w:rsid w:val="00532A6C"/>
    <w:rsid w:val="005330F2"/>
    <w:rsid w:val="00533365"/>
    <w:rsid w:val="00533366"/>
    <w:rsid w:val="005342C1"/>
    <w:rsid w:val="0053551F"/>
    <w:rsid w:val="005356AB"/>
    <w:rsid w:val="00537623"/>
    <w:rsid w:val="005405B3"/>
    <w:rsid w:val="0054087E"/>
    <w:rsid w:val="005410B4"/>
    <w:rsid w:val="005420C1"/>
    <w:rsid w:val="00544020"/>
    <w:rsid w:val="005442A5"/>
    <w:rsid w:val="0054579D"/>
    <w:rsid w:val="005476C5"/>
    <w:rsid w:val="00551399"/>
    <w:rsid w:val="00551A88"/>
    <w:rsid w:val="005528D1"/>
    <w:rsid w:val="00553A89"/>
    <w:rsid w:val="00554629"/>
    <w:rsid w:val="00554742"/>
    <w:rsid w:val="0055580A"/>
    <w:rsid w:val="00555FC4"/>
    <w:rsid w:val="00557381"/>
    <w:rsid w:val="00560D7B"/>
    <w:rsid w:val="00562403"/>
    <w:rsid w:val="00562876"/>
    <w:rsid w:val="00563036"/>
    <w:rsid w:val="005648B0"/>
    <w:rsid w:val="0056719A"/>
    <w:rsid w:val="00567A3F"/>
    <w:rsid w:val="005702BF"/>
    <w:rsid w:val="005711C9"/>
    <w:rsid w:val="00571C62"/>
    <w:rsid w:val="00571CD6"/>
    <w:rsid w:val="00572EE8"/>
    <w:rsid w:val="00573E42"/>
    <w:rsid w:val="00574457"/>
    <w:rsid w:val="00575029"/>
    <w:rsid w:val="00575F67"/>
    <w:rsid w:val="00576057"/>
    <w:rsid w:val="005763E4"/>
    <w:rsid w:val="0058005D"/>
    <w:rsid w:val="00581E92"/>
    <w:rsid w:val="005823C7"/>
    <w:rsid w:val="00582A9D"/>
    <w:rsid w:val="00582E18"/>
    <w:rsid w:val="00583AFB"/>
    <w:rsid w:val="00584692"/>
    <w:rsid w:val="00584785"/>
    <w:rsid w:val="0059118F"/>
    <w:rsid w:val="0059173A"/>
    <w:rsid w:val="00592DC4"/>
    <w:rsid w:val="005956C7"/>
    <w:rsid w:val="005962A7"/>
    <w:rsid w:val="00596507"/>
    <w:rsid w:val="0059679C"/>
    <w:rsid w:val="005967FE"/>
    <w:rsid w:val="00596CE6"/>
    <w:rsid w:val="00597971"/>
    <w:rsid w:val="005A246A"/>
    <w:rsid w:val="005A2DF0"/>
    <w:rsid w:val="005A2ECB"/>
    <w:rsid w:val="005A362C"/>
    <w:rsid w:val="005A373F"/>
    <w:rsid w:val="005A4C5E"/>
    <w:rsid w:val="005A5893"/>
    <w:rsid w:val="005A5ED7"/>
    <w:rsid w:val="005A686E"/>
    <w:rsid w:val="005A6AFA"/>
    <w:rsid w:val="005A763E"/>
    <w:rsid w:val="005B056F"/>
    <w:rsid w:val="005B16D7"/>
    <w:rsid w:val="005B5B85"/>
    <w:rsid w:val="005B5F14"/>
    <w:rsid w:val="005B67F7"/>
    <w:rsid w:val="005B6CF7"/>
    <w:rsid w:val="005B715D"/>
    <w:rsid w:val="005C0AE3"/>
    <w:rsid w:val="005C130F"/>
    <w:rsid w:val="005C1D28"/>
    <w:rsid w:val="005C396A"/>
    <w:rsid w:val="005C3A3A"/>
    <w:rsid w:val="005C68E3"/>
    <w:rsid w:val="005C6F40"/>
    <w:rsid w:val="005D0E1F"/>
    <w:rsid w:val="005D0FED"/>
    <w:rsid w:val="005D4DA0"/>
    <w:rsid w:val="005D4DDA"/>
    <w:rsid w:val="005D4E79"/>
    <w:rsid w:val="005D668C"/>
    <w:rsid w:val="005E02C5"/>
    <w:rsid w:val="005E0760"/>
    <w:rsid w:val="005E0F39"/>
    <w:rsid w:val="005E38AA"/>
    <w:rsid w:val="005E5182"/>
    <w:rsid w:val="005E5688"/>
    <w:rsid w:val="005E649C"/>
    <w:rsid w:val="005F01EB"/>
    <w:rsid w:val="005F1E58"/>
    <w:rsid w:val="005F38D3"/>
    <w:rsid w:val="005F3C3B"/>
    <w:rsid w:val="005F477B"/>
    <w:rsid w:val="005F4E2D"/>
    <w:rsid w:val="005F7719"/>
    <w:rsid w:val="00601447"/>
    <w:rsid w:val="00601455"/>
    <w:rsid w:val="00601C75"/>
    <w:rsid w:val="00602675"/>
    <w:rsid w:val="00602E65"/>
    <w:rsid w:val="00604982"/>
    <w:rsid w:val="00605882"/>
    <w:rsid w:val="00606CF8"/>
    <w:rsid w:val="006103EB"/>
    <w:rsid w:val="0061175E"/>
    <w:rsid w:val="00612250"/>
    <w:rsid w:val="00614B91"/>
    <w:rsid w:val="006155EC"/>
    <w:rsid w:val="00616AE1"/>
    <w:rsid w:val="00616FD1"/>
    <w:rsid w:val="00620DB1"/>
    <w:rsid w:val="00620DF6"/>
    <w:rsid w:val="006222D8"/>
    <w:rsid w:val="0062231F"/>
    <w:rsid w:val="006232EF"/>
    <w:rsid w:val="00623839"/>
    <w:rsid w:val="00623A21"/>
    <w:rsid w:val="006256A4"/>
    <w:rsid w:val="00625787"/>
    <w:rsid w:val="006258DA"/>
    <w:rsid w:val="00625A23"/>
    <w:rsid w:val="00625D36"/>
    <w:rsid w:val="00625D4A"/>
    <w:rsid w:val="00626706"/>
    <w:rsid w:val="00626875"/>
    <w:rsid w:val="00626B90"/>
    <w:rsid w:val="006279C1"/>
    <w:rsid w:val="00627C57"/>
    <w:rsid w:val="0063019D"/>
    <w:rsid w:val="00630427"/>
    <w:rsid w:val="0063105C"/>
    <w:rsid w:val="00631D2B"/>
    <w:rsid w:val="00632A43"/>
    <w:rsid w:val="006358D9"/>
    <w:rsid w:val="006364AF"/>
    <w:rsid w:val="00637C03"/>
    <w:rsid w:val="00640402"/>
    <w:rsid w:val="00640458"/>
    <w:rsid w:val="006411F6"/>
    <w:rsid w:val="00641781"/>
    <w:rsid w:val="00642843"/>
    <w:rsid w:val="00643C09"/>
    <w:rsid w:val="00646934"/>
    <w:rsid w:val="00646D6C"/>
    <w:rsid w:val="00646FDE"/>
    <w:rsid w:val="006517D1"/>
    <w:rsid w:val="006528B6"/>
    <w:rsid w:val="00653C8D"/>
    <w:rsid w:val="0065571E"/>
    <w:rsid w:val="00655CEE"/>
    <w:rsid w:val="00655EB7"/>
    <w:rsid w:val="00656057"/>
    <w:rsid w:val="0065659F"/>
    <w:rsid w:val="00656985"/>
    <w:rsid w:val="00656F83"/>
    <w:rsid w:val="00657B70"/>
    <w:rsid w:val="00657C21"/>
    <w:rsid w:val="006601A4"/>
    <w:rsid w:val="006603A9"/>
    <w:rsid w:val="00660507"/>
    <w:rsid w:val="006632E7"/>
    <w:rsid w:val="0066357A"/>
    <w:rsid w:val="0066366D"/>
    <w:rsid w:val="006640F0"/>
    <w:rsid w:val="00666363"/>
    <w:rsid w:val="0066687D"/>
    <w:rsid w:val="00666C33"/>
    <w:rsid w:val="006671C7"/>
    <w:rsid w:val="006675BF"/>
    <w:rsid w:val="00667ECC"/>
    <w:rsid w:val="006700CC"/>
    <w:rsid w:val="00670AA6"/>
    <w:rsid w:val="00671399"/>
    <w:rsid w:val="00671F23"/>
    <w:rsid w:val="00672343"/>
    <w:rsid w:val="00672439"/>
    <w:rsid w:val="00673861"/>
    <w:rsid w:val="006740E8"/>
    <w:rsid w:val="006744F9"/>
    <w:rsid w:val="006747A5"/>
    <w:rsid w:val="00674975"/>
    <w:rsid w:val="00674EB1"/>
    <w:rsid w:val="006756C5"/>
    <w:rsid w:val="006758DF"/>
    <w:rsid w:val="00675A74"/>
    <w:rsid w:val="00676456"/>
    <w:rsid w:val="00680210"/>
    <w:rsid w:val="006805DE"/>
    <w:rsid w:val="00681282"/>
    <w:rsid w:val="00681F22"/>
    <w:rsid w:val="00683716"/>
    <w:rsid w:val="00683978"/>
    <w:rsid w:val="0068796A"/>
    <w:rsid w:val="00690A63"/>
    <w:rsid w:val="00691A02"/>
    <w:rsid w:val="00693085"/>
    <w:rsid w:val="00693747"/>
    <w:rsid w:val="00693DF1"/>
    <w:rsid w:val="006A027F"/>
    <w:rsid w:val="006A13E6"/>
    <w:rsid w:val="006A1CC9"/>
    <w:rsid w:val="006A21AE"/>
    <w:rsid w:val="006A22DE"/>
    <w:rsid w:val="006A35F5"/>
    <w:rsid w:val="006A4167"/>
    <w:rsid w:val="006A4703"/>
    <w:rsid w:val="006A4DFD"/>
    <w:rsid w:val="006A5147"/>
    <w:rsid w:val="006A675C"/>
    <w:rsid w:val="006A68B9"/>
    <w:rsid w:val="006A6E35"/>
    <w:rsid w:val="006A7223"/>
    <w:rsid w:val="006B186E"/>
    <w:rsid w:val="006B23B4"/>
    <w:rsid w:val="006B2C42"/>
    <w:rsid w:val="006B3AF7"/>
    <w:rsid w:val="006B5347"/>
    <w:rsid w:val="006C0EB2"/>
    <w:rsid w:val="006C2103"/>
    <w:rsid w:val="006C21E3"/>
    <w:rsid w:val="006C4CB0"/>
    <w:rsid w:val="006C4E05"/>
    <w:rsid w:val="006C5554"/>
    <w:rsid w:val="006C691C"/>
    <w:rsid w:val="006C7448"/>
    <w:rsid w:val="006C7AFA"/>
    <w:rsid w:val="006D0254"/>
    <w:rsid w:val="006D089C"/>
    <w:rsid w:val="006D2324"/>
    <w:rsid w:val="006D2E51"/>
    <w:rsid w:val="006D3342"/>
    <w:rsid w:val="006D36B0"/>
    <w:rsid w:val="006D3E57"/>
    <w:rsid w:val="006D48AA"/>
    <w:rsid w:val="006D48EB"/>
    <w:rsid w:val="006D65FE"/>
    <w:rsid w:val="006D7B36"/>
    <w:rsid w:val="006E1483"/>
    <w:rsid w:val="006E4044"/>
    <w:rsid w:val="006E4542"/>
    <w:rsid w:val="006E4B26"/>
    <w:rsid w:val="006E570E"/>
    <w:rsid w:val="006E5735"/>
    <w:rsid w:val="006E691D"/>
    <w:rsid w:val="006E6A5F"/>
    <w:rsid w:val="006E734E"/>
    <w:rsid w:val="006F4658"/>
    <w:rsid w:val="006F4B8F"/>
    <w:rsid w:val="006F6223"/>
    <w:rsid w:val="006F727C"/>
    <w:rsid w:val="00700961"/>
    <w:rsid w:val="00702521"/>
    <w:rsid w:val="00704166"/>
    <w:rsid w:val="00704AF1"/>
    <w:rsid w:val="00705D73"/>
    <w:rsid w:val="0070663F"/>
    <w:rsid w:val="0070677F"/>
    <w:rsid w:val="007102CB"/>
    <w:rsid w:val="00711260"/>
    <w:rsid w:val="0071179C"/>
    <w:rsid w:val="007122E2"/>
    <w:rsid w:val="0071388E"/>
    <w:rsid w:val="00713C94"/>
    <w:rsid w:val="0071539E"/>
    <w:rsid w:val="00715B6C"/>
    <w:rsid w:val="00717E5F"/>
    <w:rsid w:val="00721DD1"/>
    <w:rsid w:val="00722A05"/>
    <w:rsid w:val="00722AD2"/>
    <w:rsid w:val="00722DEB"/>
    <w:rsid w:val="00724E03"/>
    <w:rsid w:val="00725DF3"/>
    <w:rsid w:val="007264F5"/>
    <w:rsid w:val="00726BC1"/>
    <w:rsid w:val="0072718B"/>
    <w:rsid w:val="0073013B"/>
    <w:rsid w:val="007307D1"/>
    <w:rsid w:val="007325C3"/>
    <w:rsid w:val="00732709"/>
    <w:rsid w:val="00733A50"/>
    <w:rsid w:val="00734C2D"/>
    <w:rsid w:val="0073621F"/>
    <w:rsid w:val="007379B3"/>
    <w:rsid w:val="00737A15"/>
    <w:rsid w:val="00737C32"/>
    <w:rsid w:val="00740101"/>
    <w:rsid w:val="0074109B"/>
    <w:rsid w:val="00742866"/>
    <w:rsid w:val="007431CB"/>
    <w:rsid w:val="00743782"/>
    <w:rsid w:val="0074422A"/>
    <w:rsid w:val="0074467D"/>
    <w:rsid w:val="00744CB0"/>
    <w:rsid w:val="007452DB"/>
    <w:rsid w:val="007467F0"/>
    <w:rsid w:val="007468E9"/>
    <w:rsid w:val="00746EA7"/>
    <w:rsid w:val="007502CC"/>
    <w:rsid w:val="00750790"/>
    <w:rsid w:val="0075117D"/>
    <w:rsid w:val="0075181A"/>
    <w:rsid w:val="007529D6"/>
    <w:rsid w:val="00753C58"/>
    <w:rsid w:val="0075458C"/>
    <w:rsid w:val="0075530B"/>
    <w:rsid w:val="007554EF"/>
    <w:rsid w:val="0075611B"/>
    <w:rsid w:val="0076328B"/>
    <w:rsid w:val="0076564A"/>
    <w:rsid w:val="00765DC9"/>
    <w:rsid w:val="00767DD9"/>
    <w:rsid w:val="00772054"/>
    <w:rsid w:val="007729B6"/>
    <w:rsid w:val="00773D97"/>
    <w:rsid w:val="0077423E"/>
    <w:rsid w:val="00774B5D"/>
    <w:rsid w:val="007770C3"/>
    <w:rsid w:val="0077721B"/>
    <w:rsid w:val="0077764E"/>
    <w:rsid w:val="00781042"/>
    <w:rsid w:val="00782122"/>
    <w:rsid w:val="00782E2F"/>
    <w:rsid w:val="00782E8E"/>
    <w:rsid w:val="007834DA"/>
    <w:rsid w:val="00783A1F"/>
    <w:rsid w:val="00783A77"/>
    <w:rsid w:val="00784361"/>
    <w:rsid w:val="007845EE"/>
    <w:rsid w:val="00792763"/>
    <w:rsid w:val="007934E6"/>
    <w:rsid w:val="007937D0"/>
    <w:rsid w:val="00794E7E"/>
    <w:rsid w:val="00796906"/>
    <w:rsid w:val="0079788E"/>
    <w:rsid w:val="0079791C"/>
    <w:rsid w:val="007A1302"/>
    <w:rsid w:val="007A2138"/>
    <w:rsid w:val="007A224D"/>
    <w:rsid w:val="007A24CD"/>
    <w:rsid w:val="007A2801"/>
    <w:rsid w:val="007A3B9F"/>
    <w:rsid w:val="007A463C"/>
    <w:rsid w:val="007A49EB"/>
    <w:rsid w:val="007A4B8A"/>
    <w:rsid w:val="007A4BA7"/>
    <w:rsid w:val="007A6F0A"/>
    <w:rsid w:val="007B0359"/>
    <w:rsid w:val="007B1310"/>
    <w:rsid w:val="007B1922"/>
    <w:rsid w:val="007B20C7"/>
    <w:rsid w:val="007B2292"/>
    <w:rsid w:val="007B272B"/>
    <w:rsid w:val="007B2D78"/>
    <w:rsid w:val="007B3A22"/>
    <w:rsid w:val="007B487D"/>
    <w:rsid w:val="007B4DE5"/>
    <w:rsid w:val="007C045D"/>
    <w:rsid w:val="007C174B"/>
    <w:rsid w:val="007C215D"/>
    <w:rsid w:val="007C5AE3"/>
    <w:rsid w:val="007C5FC4"/>
    <w:rsid w:val="007C61BE"/>
    <w:rsid w:val="007C6D8F"/>
    <w:rsid w:val="007C7D6E"/>
    <w:rsid w:val="007D1461"/>
    <w:rsid w:val="007D1C24"/>
    <w:rsid w:val="007D23EC"/>
    <w:rsid w:val="007D2B33"/>
    <w:rsid w:val="007D2CCD"/>
    <w:rsid w:val="007D35B3"/>
    <w:rsid w:val="007D3CFF"/>
    <w:rsid w:val="007D5CAB"/>
    <w:rsid w:val="007D5FA6"/>
    <w:rsid w:val="007D6255"/>
    <w:rsid w:val="007D6D1F"/>
    <w:rsid w:val="007D6E64"/>
    <w:rsid w:val="007D7C4E"/>
    <w:rsid w:val="007E0F77"/>
    <w:rsid w:val="007E14C0"/>
    <w:rsid w:val="007E2071"/>
    <w:rsid w:val="007E2873"/>
    <w:rsid w:val="007E3519"/>
    <w:rsid w:val="007E3B9F"/>
    <w:rsid w:val="007E3E6D"/>
    <w:rsid w:val="007E4F06"/>
    <w:rsid w:val="007E51CA"/>
    <w:rsid w:val="007F476A"/>
    <w:rsid w:val="007F5367"/>
    <w:rsid w:val="007F6176"/>
    <w:rsid w:val="007F6DA1"/>
    <w:rsid w:val="007F7205"/>
    <w:rsid w:val="00801C67"/>
    <w:rsid w:val="00802C84"/>
    <w:rsid w:val="008036D0"/>
    <w:rsid w:val="00804077"/>
    <w:rsid w:val="0080415E"/>
    <w:rsid w:val="008056A8"/>
    <w:rsid w:val="00805C9A"/>
    <w:rsid w:val="00805F6F"/>
    <w:rsid w:val="00806577"/>
    <w:rsid w:val="0080772A"/>
    <w:rsid w:val="00807C65"/>
    <w:rsid w:val="0081026F"/>
    <w:rsid w:val="00810B36"/>
    <w:rsid w:val="00811A6D"/>
    <w:rsid w:val="00812014"/>
    <w:rsid w:val="0081335B"/>
    <w:rsid w:val="0081497C"/>
    <w:rsid w:val="008171FC"/>
    <w:rsid w:val="00820464"/>
    <w:rsid w:val="008215D3"/>
    <w:rsid w:val="008224BB"/>
    <w:rsid w:val="008230FB"/>
    <w:rsid w:val="00823BDA"/>
    <w:rsid w:val="00824365"/>
    <w:rsid w:val="00825182"/>
    <w:rsid w:val="00825E59"/>
    <w:rsid w:val="008260BB"/>
    <w:rsid w:val="00826F67"/>
    <w:rsid w:val="00827AD0"/>
    <w:rsid w:val="00827B85"/>
    <w:rsid w:val="00827C65"/>
    <w:rsid w:val="00830067"/>
    <w:rsid w:val="0083162D"/>
    <w:rsid w:val="008321DF"/>
    <w:rsid w:val="00832FB6"/>
    <w:rsid w:val="00833675"/>
    <w:rsid w:val="00834A3F"/>
    <w:rsid w:val="00834EFA"/>
    <w:rsid w:val="0083541D"/>
    <w:rsid w:val="008356F6"/>
    <w:rsid w:val="00836220"/>
    <w:rsid w:val="00837BF1"/>
    <w:rsid w:val="00837E49"/>
    <w:rsid w:val="00837FDE"/>
    <w:rsid w:val="008408C7"/>
    <w:rsid w:val="00841279"/>
    <w:rsid w:val="0084196A"/>
    <w:rsid w:val="00841DE5"/>
    <w:rsid w:val="008436DA"/>
    <w:rsid w:val="00843865"/>
    <w:rsid w:val="0084419E"/>
    <w:rsid w:val="0084540D"/>
    <w:rsid w:val="008462EA"/>
    <w:rsid w:val="00847E3C"/>
    <w:rsid w:val="008509D6"/>
    <w:rsid w:val="008521D4"/>
    <w:rsid w:val="00853005"/>
    <w:rsid w:val="008537C8"/>
    <w:rsid w:val="00854F82"/>
    <w:rsid w:val="008559D8"/>
    <w:rsid w:val="008562BD"/>
    <w:rsid w:val="008565CF"/>
    <w:rsid w:val="00856E92"/>
    <w:rsid w:val="00857750"/>
    <w:rsid w:val="0085784E"/>
    <w:rsid w:val="00857B9B"/>
    <w:rsid w:val="00860A59"/>
    <w:rsid w:val="00862A9B"/>
    <w:rsid w:val="0086381F"/>
    <w:rsid w:val="008645DE"/>
    <w:rsid w:val="00864B61"/>
    <w:rsid w:val="008650B8"/>
    <w:rsid w:val="008656BF"/>
    <w:rsid w:val="0086591D"/>
    <w:rsid w:val="00865C70"/>
    <w:rsid w:val="00866933"/>
    <w:rsid w:val="0086698F"/>
    <w:rsid w:val="00866B65"/>
    <w:rsid w:val="00866F74"/>
    <w:rsid w:val="00867237"/>
    <w:rsid w:val="008672DD"/>
    <w:rsid w:val="008714B1"/>
    <w:rsid w:val="008716CA"/>
    <w:rsid w:val="00871DAC"/>
    <w:rsid w:val="00872A93"/>
    <w:rsid w:val="008736F2"/>
    <w:rsid w:val="00874AB5"/>
    <w:rsid w:val="008764B8"/>
    <w:rsid w:val="008774B1"/>
    <w:rsid w:val="00880E53"/>
    <w:rsid w:val="008820AF"/>
    <w:rsid w:val="00882672"/>
    <w:rsid w:val="00882AD1"/>
    <w:rsid w:val="00883555"/>
    <w:rsid w:val="00883B7D"/>
    <w:rsid w:val="00885315"/>
    <w:rsid w:val="00891F76"/>
    <w:rsid w:val="008924DA"/>
    <w:rsid w:val="008925A5"/>
    <w:rsid w:val="00892B4D"/>
    <w:rsid w:val="00893468"/>
    <w:rsid w:val="00893D71"/>
    <w:rsid w:val="0089433B"/>
    <w:rsid w:val="00894B41"/>
    <w:rsid w:val="00895F6B"/>
    <w:rsid w:val="00896303"/>
    <w:rsid w:val="0089641D"/>
    <w:rsid w:val="00896D37"/>
    <w:rsid w:val="00896D7D"/>
    <w:rsid w:val="008973C0"/>
    <w:rsid w:val="008A0CA0"/>
    <w:rsid w:val="008A10D8"/>
    <w:rsid w:val="008A1D54"/>
    <w:rsid w:val="008A276A"/>
    <w:rsid w:val="008A28BC"/>
    <w:rsid w:val="008A3516"/>
    <w:rsid w:val="008A3908"/>
    <w:rsid w:val="008A50A5"/>
    <w:rsid w:val="008A70DE"/>
    <w:rsid w:val="008A72EF"/>
    <w:rsid w:val="008A7881"/>
    <w:rsid w:val="008B0C94"/>
    <w:rsid w:val="008B42EF"/>
    <w:rsid w:val="008B4FAF"/>
    <w:rsid w:val="008B5007"/>
    <w:rsid w:val="008B66DD"/>
    <w:rsid w:val="008B6773"/>
    <w:rsid w:val="008B71C9"/>
    <w:rsid w:val="008C046F"/>
    <w:rsid w:val="008C0DD3"/>
    <w:rsid w:val="008C0EDE"/>
    <w:rsid w:val="008C2EC2"/>
    <w:rsid w:val="008C369A"/>
    <w:rsid w:val="008C4ECE"/>
    <w:rsid w:val="008D146F"/>
    <w:rsid w:val="008D1591"/>
    <w:rsid w:val="008D28D0"/>
    <w:rsid w:val="008D2EFD"/>
    <w:rsid w:val="008D6A4F"/>
    <w:rsid w:val="008D79FE"/>
    <w:rsid w:val="008D7AAD"/>
    <w:rsid w:val="008D7B90"/>
    <w:rsid w:val="008E14EF"/>
    <w:rsid w:val="008E2B7A"/>
    <w:rsid w:val="008E5959"/>
    <w:rsid w:val="008E74A1"/>
    <w:rsid w:val="008E7BE6"/>
    <w:rsid w:val="008F070F"/>
    <w:rsid w:val="008F0835"/>
    <w:rsid w:val="008F0D53"/>
    <w:rsid w:val="008F0FEE"/>
    <w:rsid w:val="008F1B85"/>
    <w:rsid w:val="008F35BA"/>
    <w:rsid w:val="008F60D6"/>
    <w:rsid w:val="008F65EE"/>
    <w:rsid w:val="008F7029"/>
    <w:rsid w:val="008F79B9"/>
    <w:rsid w:val="008F7AA2"/>
    <w:rsid w:val="009006DF"/>
    <w:rsid w:val="0090090D"/>
    <w:rsid w:val="00900E47"/>
    <w:rsid w:val="0090147C"/>
    <w:rsid w:val="00902935"/>
    <w:rsid w:val="00902F1E"/>
    <w:rsid w:val="00903853"/>
    <w:rsid w:val="0091033C"/>
    <w:rsid w:val="0091040D"/>
    <w:rsid w:val="0091062C"/>
    <w:rsid w:val="009106CC"/>
    <w:rsid w:val="00910A76"/>
    <w:rsid w:val="00911C48"/>
    <w:rsid w:val="00912E9F"/>
    <w:rsid w:val="009135D3"/>
    <w:rsid w:val="00913E99"/>
    <w:rsid w:val="00913EC7"/>
    <w:rsid w:val="00913F2B"/>
    <w:rsid w:val="0091467E"/>
    <w:rsid w:val="009161D3"/>
    <w:rsid w:val="009177A1"/>
    <w:rsid w:val="00920A34"/>
    <w:rsid w:val="00921AA0"/>
    <w:rsid w:val="00921D8A"/>
    <w:rsid w:val="009224A6"/>
    <w:rsid w:val="009226D3"/>
    <w:rsid w:val="00923E48"/>
    <w:rsid w:val="009242A2"/>
    <w:rsid w:val="00924393"/>
    <w:rsid w:val="009262FF"/>
    <w:rsid w:val="0092691D"/>
    <w:rsid w:val="009270EF"/>
    <w:rsid w:val="00927227"/>
    <w:rsid w:val="0092730E"/>
    <w:rsid w:val="00927C55"/>
    <w:rsid w:val="009304F3"/>
    <w:rsid w:val="009305AB"/>
    <w:rsid w:val="00930673"/>
    <w:rsid w:val="00932CE7"/>
    <w:rsid w:val="00935E35"/>
    <w:rsid w:val="00937213"/>
    <w:rsid w:val="00940150"/>
    <w:rsid w:val="00940F27"/>
    <w:rsid w:val="0094184A"/>
    <w:rsid w:val="009421C0"/>
    <w:rsid w:val="00944505"/>
    <w:rsid w:val="0094580A"/>
    <w:rsid w:val="00946622"/>
    <w:rsid w:val="00946774"/>
    <w:rsid w:val="009469C3"/>
    <w:rsid w:val="00946C19"/>
    <w:rsid w:val="00950AB3"/>
    <w:rsid w:val="009517BE"/>
    <w:rsid w:val="00951FA1"/>
    <w:rsid w:val="0095217F"/>
    <w:rsid w:val="0095293D"/>
    <w:rsid w:val="00953FC5"/>
    <w:rsid w:val="0095522D"/>
    <w:rsid w:val="00955594"/>
    <w:rsid w:val="0095565D"/>
    <w:rsid w:val="00955667"/>
    <w:rsid w:val="00956157"/>
    <w:rsid w:val="00960389"/>
    <w:rsid w:val="00961ACE"/>
    <w:rsid w:val="009629FF"/>
    <w:rsid w:val="00964AB1"/>
    <w:rsid w:val="00965529"/>
    <w:rsid w:val="00965898"/>
    <w:rsid w:val="00966D5E"/>
    <w:rsid w:val="00967876"/>
    <w:rsid w:val="00971660"/>
    <w:rsid w:val="00972456"/>
    <w:rsid w:val="00972BF2"/>
    <w:rsid w:val="00972CB5"/>
    <w:rsid w:val="00976084"/>
    <w:rsid w:val="0097677C"/>
    <w:rsid w:val="0098044A"/>
    <w:rsid w:val="00980A0A"/>
    <w:rsid w:val="00983728"/>
    <w:rsid w:val="00983DBE"/>
    <w:rsid w:val="009844DD"/>
    <w:rsid w:val="00987289"/>
    <w:rsid w:val="00990BB5"/>
    <w:rsid w:val="009923F8"/>
    <w:rsid w:val="00992F17"/>
    <w:rsid w:val="0099449F"/>
    <w:rsid w:val="00995866"/>
    <w:rsid w:val="009966D6"/>
    <w:rsid w:val="009A011D"/>
    <w:rsid w:val="009A03BB"/>
    <w:rsid w:val="009A0D56"/>
    <w:rsid w:val="009A1FCE"/>
    <w:rsid w:val="009A2168"/>
    <w:rsid w:val="009A234A"/>
    <w:rsid w:val="009A2DEC"/>
    <w:rsid w:val="009A403C"/>
    <w:rsid w:val="009A4A02"/>
    <w:rsid w:val="009A6021"/>
    <w:rsid w:val="009A62AD"/>
    <w:rsid w:val="009A69C2"/>
    <w:rsid w:val="009B0BD0"/>
    <w:rsid w:val="009B0DCE"/>
    <w:rsid w:val="009B267D"/>
    <w:rsid w:val="009B393E"/>
    <w:rsid w:val="009B46CA"/>
    <w:rsid w:val="009B4E4D"/>
    <w:rsid w:val="009B55A1"/>
    <w:rsid w:val="009B6116"/>
    <w:rsid w:val="009B64C6"/>
    <w:rsid w:val="009B660D"/>
    <w:rsid w:val="009B7FF1"/>
    <w:rsid w:val="009C006D"/>
    <w:rsid w:val="009C02C7"/>
    <w:rsid w:val="009C0CC2"/>
    <w:rsid w:val="009C208C"/>
    <w:rsid w:val="009C32B5"/>
    <w:rsid w:val="009C3982"/>
    <w:rsid w:val="009C5125"/>
    <w:rsid w:val="009C5A1E"/>
    <w:rsid w:val="009C5CF7"/>
    <w:rsid w:val="009C5E3E"/>
    <w:rsid w:val="009C6D1E"/>
    <w:rsid w:val="009C7D13"/>
    <w:rsid w:val="009D0205"/>
    <w:rsid w:val="009D0677"/>
    <w:rsid w:val="009D1043"/>
    <w:rsid w:val="009D149E"/>
    <w:rsid w:val="009D19A6"/>
    <w:rsid w:val="009D21ED"/>
    <w:rsid w:val="009D247E"/>
    <w:rsid w:val="009D2B7D"/>
    <w:rsid w:val="009D311A"/>
    <w:rsid w:val="009D6433"/>
    <w:rsid w:val="009E3EE3"/>
    <w:rsid w:val="009E42FE"/>
    <w:rsid w:val="009E6CFA"/>
    <w:rsid w:val="009E7947"/>
    <w:rsid w:val="009F039C"/>
    <w:rsid w:val="009F24E3"/>
    <w:rsid w:val="009F33AB"/>
    <w:rsid w:val="009F3CCC"/>
    <w:rsid w:val="009F45D4"/>
    <w:rsid w:val="009F47F0"/>
    <w:rsid w:val="009F5BFD"/>
    <w:rsid w:val="009F5CAF"/>
    <w:rsid w:val="009F6996"/>
    <w:rsid w:val="009F6F96"/>
    <w:rsid w:val="009F7D6D"/>
    <w:rsid w:val="00A00D1A"/>
    <w:rsid w:val="00A01081"/>
    <w:rsid w:val="00A01182"/>
    <w:rsid w:val="00A012FD"/>
    <w:rsid w:val="00A01611"/>
    <w:rsid w:val="00A0211B"/>
    <w:rsid w:val="00A02950"/>
    <w:rsid w:val="00A035A3"/>
    <w:rsid w:val="00A03B8D"/>
    <w:rsid w:val="00A03C80"/>
    <w:rsid w:val="00A0402D"/>
    <w:rsid w:val="00A0467D"/>
    <w:rsid w:val="00A0640F"/>
    <w:rsid w:val="00A06A07"/>
    <w:rsid w:val="00A06A94"/>
    <w:rsid w:val="00A07CE6"/>
    <w:rsid w:val="00A12A86"/>
    <w:rsid w:val="00A135E7"/>
    <w:rsid w:val="00A137F3"/>
    <w:rsid w:val="00A14E96"/>
    <w:rsid w:val="00A158E4"/>
    <w:rsid w:val="00A160CD"/>
    <w:rsid w:val="00A16356"/>
    <w:rsid w:val="00A16802"/>
    <w:rsid w:val="00A17283"/>
    <w:rsid w:val="00A20AF7"/>
    <w:rsid w:val="00A20C23"/>
    <w:rsid w:val="00A21263"/>
    <w:rsid w:val="00A21CE1"/>
    <w:rsid w:val="00A22868"/>
    <w:rsid w:val="00A229FB"/>
    <w:rsid w:val="00A2345D"/>
    <w:rsid w:val="00A2369A"/>
    <w:rsid w:val="00A2413D"/>
    <w:rsid w:val="00A24DDC"/>
    <w:rsid w:val="00A24E34"/>
    <w:rsid w:val="00A25158"/>
    <w:rsid w:val="00A25F6E"/>
    <w:rsid w:val="00A26446"/>
    <w:rsid w:val="00A26DA8"/>
    <w:rsid w:val="00A2715F"/>
    <w:rsid w:val="00A275D3"/>
    <w:rsid w:val="00A300FA"/>
    <w:rsid w:val="00A305E2"/>
    <w:rsid w:val="00A31FA2"/>
    <w:rsid w:val="00A32155"/>
    <w:rsid w:val="00A33E03"/>
    <w:rsid w:val="00A34E89"/>
    <w:rsid w:val="00A40A4D"/>
    <w:rsid w:val="00A40E5A"/>
    <w:rsid w:val="00A422F8"/>
    <w:rsid w:val="00A43AA3"/>
    <w:rsid w:val="00A464AA"/>
    <w:rsid w:val="00A466CE"/>
    <w:rsid w:val="00A46F27"/>
    <w:rsid w:val="00A5009A"/>
    <w:rsid w:val="00A51010"/>
    <w:rsid w:val="00A519FD"/>
    <w:rsid w:val="00A51AD9"/>
    <w:rsid w:val="00A52882"/>
    <w:rsid w:val="00A52E67"/>
    <w:rsid w:val="00A53269"/>
    <w:rsid w:val="00A53A8F"/>
    <w:rsid w:val="00A55DEF"/>
    <w:rsid w:val="00A560B7"/>
    <w:rsid w:val="00A564F3"/>
    <w:rsid w:val="00A5688B"/>
    <w:rsid w:val="00A62479"/>
    <w:rsid w:val="00A65732"/>
    <w:rsid w:val="00A66131"/>
    <w:rsid w:val="00A664D0"/>
    <w:rsid w:val="00A6655E"/>
    <w:rsid w:val="00A6789E"/>
    <w:rsid w:val="00A70235"/>
    <w:rsid w:val="00A72691"/>
    <w:rsid w:val="00A733F9"/>
    <w:rsid w:val="00A736B9"/>
    <w:rsid w:val="00A7463A"/>
    <w:rsid w:val="00A7519B"/>
    <w:rsid w:val="00A76B92"/>
    <w:rsid w:val="00A76C31"/>
    <w:rsid w:val="00A76CFE"/>
    <w:rsid w:val="00A76EB8"/>
    <w:rsid w:val="00A81035"/>
    <w:rsid w:val="00A810D0"/>
    <w:rsid w:val="00A81213"/>
    <w:rsid w:val="00A815F6"/>
    <w:rsid w:val="00A820A6"/>
    <w:rsid w:val="00A83E87"/>
    <w:rsid w:val="00A84924"/>
    <w:rsid w:val="00A851B2"/>
    <w:rsid w:val="00A85A73"/>
    <w:rsid w:val="00A860C6"/>
    <w:rsid w:val="00A86ADA"/>
    <w:rsid w:val="00A86FAB"/>
    <w:rsid w:val="00A87400"/>
    <w:rsid w:val="00A90B3C"/>
    <w:rsid w:val="00A90E18"/>
    <w:rsid w:val="00A918DA"/>
    <w:rsid w:val="00A92F18"/>
    <w:rsid w:val="00A93C26"/>
    <w:rsid w:val="00A940E8"/>
    <w:rsid w:val="00A94763"/>
    <w:rsid w:val="00A94B69"/>
    <w:rsid w:val="00A94EA3"/>
    <w:rsid w:val="00A9783C"/>
    <w:rsid w:val="00A97FF1"/>
    <w:rsid w:val="00AA0F3D"/>
    <w:rsid w:val="00AA0FCE"/>
    <w:rsid w:val="00AA1368"/>
    <w:rsid w:val="00AA1D95"/>
    <w:rsid w:val="00AA582B"/>
    <w:rsid w:val="00AA58D6"/>
    <w:rsid w:val="00AA6F20"/>
    <w:rsid w:val="00AB004F"/>
    <w:rsid w:val="00AB0851"/>
    <w:rsid w:val="00AB1EDA"/>
    <w:rsid w:val="00AB24FA"/>
    <w:rsid w:val="00AB328E"/>
    <w:rsid w:val="00AB3C49"/>
    <w:rsid w:val="00AB4AFF"/>
    <w:rsid w:val="00AB7B7D"/>
    <w:rsid w:val="00AB7CB9"/>
    <w:rsid w:val="00AB7CCF"/>
    <w:rsid w:val="00AC0011"/>
    <w:rsid w:val="00AC0585"/>
    <w:rsid w:val="00AC25AD"/>
    <w:rsid w:val="00AC2F56"/>
    <w:rsid w:val="00AC471B"/>
    <w:rsid w:val="00AC5132"/>
    <w:rsid w:val="00AC52B4"/>
    <w:rsid w:val="00AC5B54"/>
    <w:rsid w:val="00AC5B90"/>
    <w:rsid w:val="00AC6364"/>
    <w:rsid w:val="00AC644E"/>
    <w:rsid w:val="00AC6902"/>
    <w:rsid w:val="00AC778C"/>
    <w:rsid w:val="00AC7D2D"/>
    <w:rsid w:val="00AC7FCA"/>
    <w:rsid w:val="00AD147C"/>
    <w:rsid w:val="00AD21D6"/>
    <w:rsid w:val="00AD2E75"/>
    <w:rsid w:val="00AD3296"/>
    <w:rsid w:val="00AD34EA"/>
    <w:rsid w:val="00AD4119"/>
    <w:rsid w:val="00AD46D4"/>
    <w:rsid w:val="00AD5F85"/>
    <w:rsid w:val="00AD6FDA"/>
    <w:rsid w:val="00AD7D2E"/>
    <w:rsid w:val="00AD7E64"/>
    <w:rsid w:val="00AD7F70"/>
    <w:rsid w:val="00AE20C5"/>
    <w:rsid w:val="00AE246A"/>
    <w:rsid w:val="00AE3127"/>
    <w:rsid w:val="00AE3F0F"/>
    <w:rsid w:val="00AE41E4"/>
    <w:rsid w:val="00AE467D"/>
    <w:rsid w:val="00AE54DB"/>
    <w:rsid w:val="00AE5529"/>
    <w:rsid w:val="00AE5C7E"/>
    <w:rsid w:val="00AE65B7"/>
    <w:rsid w:val="00AF067F"/>
    <w:rsid w:val="00AF107E"/>
    <w:rsid w:val="00AF134E"/>
    <w:rsid w:val="00AF13BC"/>
    <w:rsid w:val="00AF196B"/>
    <w:rsid w:val="00AF31CC"/>
    <w:rsid w:val="00AF336C"/>
    <w:rsid w:val="00AF39F9"/>
    <w:rsid w:val="00AF4959"/>
    <w:rsid w:val="00AF4BE1"/>
    <w:rsid w:val="00AF6628"/>
    <w:rsid w:val="00AF6BF0"/>
    <w:rsid w:val="00AF6D9A"/>
    <w:rsid w:val="00AF7521"/>
    <w:rsid w:val="00AF7886"/>
    <w:rsid w:val="00B000F7"/>
    <w:rsid w:val="00B0101C"/>
    <w:rsid w:val="00B02401"/>
    <w:rsid w:val="00B0247E"/>
    <w:rsid w:val="00B04BFE"/>
    <w:rsid w:val="00B059DD"/>
    <w:rsid w:val="00B05B01"/>
    <w:rsid w:val="00B05D7C"/>
    <w:rsid w:val="00B06566"/>
    <w:rsid w:val="00B07EE9"/>
    <w:rsid w:val="00B10825"/>
    <w:rsid w:val="00B13386"/>
    <w:rsid w:val="00B14504"/>
    <w:rsid w:val="00B16F3E"/>
    <w:rsid w:val="00B211FB"/>
    <w:rsid w:val="00B22002"/>
    <w:rsid w:val="00B22019"/>
    <w:rsid w:val="00B22C75"/>
    <w:rsid w:val="00B22DA2"/>
    <w:rsid w:val="00B231A3"/>
    <w:rsid w:val="00B23961"/>
    <w:rsid w:val="00B2445D"/>
    <w:rsid w:val="00B24567"/>
    <w:rsid w:val="00B24901"/>
    <w:rsid w:val="00B268C1"/>
    <w:rsid w:val="00B269CB"/>
    <w:rsid w:val="00B27340"/>
    <w:rsid w:val="00B2779D"/>
    <w:rsid w:val="00B305A2"/>
    <w:rsid w:val="00B3214A"/>
    <w:rsid w:val="00B3250D"/>
    <w:rsid w:val="00B336D5"/>
    <w:rsid w:val="00B33846"/>
    <w:rsid w:val="00B33901"/>
    <w:rsid w:val="00B3698C"/>
    <w:rsid w:val="00B36B96"/>
    <w:rsid w:val="00B37CAA"/>
    <w:rsid w:val="00B37F08"/>
    <w:rsid w:val="00B419B6"/>
    <w:rsid w:val="00B4200F"/>
    <w:rsid w:val="00B42A3C"/>
    <w:rsid w:val="00B432CF"/>
    <w:rsid w:val="00B4370E"/>
    <w:rsid w:val="00B44E7B"/>
    <w:rsid w:val="00B44ED3"/>
    <w:rsid w:val="00B44FE6"/>
    <w:rsid w:val="00B45345"/>
    <w:rsid w:val="00B4735F"/>
    <w:rsid w:val="00B4754F"/>
    <w:rsid w:val="00B478A1"/>
    <w:rsid w:val="00B47EA7"/>
    <w:rsid w:val="00B50628"/>
    <w:rsid w:val="00B50A44"/>
    <w:rsid w:val="00B526D6"/>
    <w:rsid w:val="00B5574E"/>
    <w:rsid w:val="00B56384"/>
    <w:rsid w:val="00B56EBC"/>
    <w:rsid w:val="00B5761F"/>
    <w:rsid w:val="00B603B7"/>
    <w:rsid w:val="00B60A16"/>
    <w:rsid w:val="00B60C86"/>
    <w:rsid w:val="00B6241A"/>
    <w:rsid w:val="00B63397"/>
    <w:rsid w:val="00B6424E"/>
    <w:rsid w:val="00B67813"/>
    <w:rsid w:val="00B70786"/>
    <w:rsid w:val="00B71E2F"/>
    <w:rsid w:val="00B7247C"/>
    <w:rsid w:val="00B74182"/>
    <w:rsid w:val="00B74CFF"/>
    <w:rsid w:val="00B769AB"/>
    <w:rsid w:val="00B769B2"/>
    <w:rsid w:val="00B77324"/>
    <w:rsid w:val="00B809FC"/>
    <w:rsid w:val="00B80BDB"/>
    <w:rsid w:val="00B814EB"/>
    <w:rsid w:val="00B8248A"/>
    <w:rsid w:val="00B87760"/>
    <w:rsid w:val="00B902E2"/>
    <w:rsid w:val="00B90773"/>
    <w:rsid w:val="00B90E72"/>
    <w:rsid w:val="00B9130C"/>
    <w:rsid w:val="00B91831"/>
    <w:rsid w:val="00B932C2"/>
    <w:rsid w:val="00B93F2C"/>
    <w:rsid w:val="00B94987"/>
    <w:rsid w:val="00B95C23"/>
    <w:rsid w:val="00B95F30"/>
    <w:rsid w:val="00B973E0"/>
    <w:rsid w:val="00BA2733"/>
    <w:rsid w:val="00BA27DC"/>
    <w:rsid w:val="00BA51D8"/>
    <w:rsid w:val="00BA5540"/>
    <w:rsid w:val="00BA6282"/>
    <w:rsid w:val="00BA6AF1"/>
    <w:rsid w:val="00BA6C27"/>
    <w:rsid w:val="00BA6D8B"/>
    <w:rsid w:val="00BB0EC4"/>
    <w:rsid w:val="00BB339B"/>
    <w:rsid w:val="00BB3C21"/>
    <w:rsid w:val="00BC0B88"/>
    <w:rsid w:val="00BC2662"/>
    <w:rsid w:val="00BC4534"/>
    <w:rsid w:val="00BC4645"/>
    <w:rsid w:val="00BC4C57"/>
    <w:rsid w:val="00BC56B4"/>
    <w:rsid w:val="00BC5A03"/>
    <w:rsid w:val="00BC5C7F"/>
    <w:rsid w:val="00BC65AB"/>
    <w:rsid w:val="00BC6836"/>
    <w:rsid w:val="00BC7652"/>
    <w:rsid w:val="00BC7F43"/>
    <w:rsid w:val="00BD0015"/>
    <w:rsid w:val="00BD08A9"/>
    <w:rsid w:val="00BD12A3"/>
    <w:rsid w:val="00BD2277"/>
    <w:rsid w:val="00BD285A"/>
    <w:rsid w:val="00BD2F71"/>
    <w:rsid w:val="00BD5200"/>
    <w:rsid w:val="00BD5445"/>
    <w:rsid w:val="00BD5A10"/>
    <w:rsid w:val="00BD68ED"/>
    <w:rsid w:val="00BD7838"/>
    <w:rsid w:val="00BE09A6"/>
    <w:rsid w:val="00BE0E55"/>
    <w:rsid w:val="00BE1399"/>
    <w:rsid w:val="00BE1F50"/>
    <w:rsid w:val="00BE28D8"/>
    <w:rsid w:val="00BE5363"/>
    <w:rsid w:val="00BE723B"/>
    <w:rsid w:val="00BF0D8B"/>
    <w:rsid w:val="00BF10C5"/>
    <w:rsid w:val="00BF2682"/>
    <w:rsid w:val="00BF458B"/>
    <w:rsid w:val="00BF52FA"/>
    <w:rsid w:val="00BF5B4D"/>
    <w:rsid w:val="00C00B47"/>
    <w:rsid w:val="00C01ED4"/>
    <w:rsid w:val="00C02513"/>
    <w:rsid w:val="00C02FD7"/>
    <w:rsid w:val="00C0409D"/>
    <w:rsid w:val="00C04786"/>
    <w:rsid w:val="00C04ABA"/>
    <w:rsid w:val="00C056E0"/>
    <w:rsid w:val="00C05ED7"/>
    <w:rsid w:val="00C071A0"/>
    <w:rsid w:val="00C102AF"/>
    <w:rsid w:val="00C1046A"/>
    <w:rsid w:val="00C10AB3"/>
    <w:rsid w:val="00C120E2"/>
    <w:rsid w:val="00C12BCB"/>
    <w:rsid w:val="00C1551A"/>
    <w:rsid w:val="00C16080"/>
    <w:rsid w:val="00C16270"/>
    <w:rsid w:val="00C16CBD"/>
    <w:rsid w:val="00C1759E"/>
    <w:rsid w:val="00C20C23"/>
    <w:rsid w:val="00C212B3"/>
    <w:rsid w:val="00C2136A"/>
    <w:rsid w:val="00C2285F"/>
    <w:rsid w:val="00C241C5"/>
    <w:rsid w:val="00C2498D"/>
    <w:rsid w:val="00C25A81"/>
    <w:rsid w:val="00C25C4F"/>
    <w:rsid w:val="00C26192"/>
    <w:rsid w:val="00C302C8"/>
    <w:rsid w:val="00C30675"/>
    <w:rsid w:val="00C31095"/>
    <w:rsid w:val="00C31A66"/>
    <w:rsid w:val="00C32EA5"/>
    <w:rsid w:val="00C33629"/>
    <w:rsid w:val="00C347B5"/>
    <w:rsid w:val="00C356A9"/>
    <w:rsid w:val="00C3596A"/>
    <w:rsid w:val="00C35A86"/>
    <w:rsid w:val="00C35D59"/>
    <w:rsid w:val="00C3641A"/>
    <w:rsid w:val="00C3739F"/>
    <w:rsid w:val="00C37864"/>
    <w:rsid w:val="00C40872"/>
    <w:rsid w:val="00C410DD"/>
    <w:rsid w:val="00C41B13"/>
    <w:rsid w:val="00C4389B"/>
    <w:rsid w:val="00C44A6C"/>
    <w:rsid w:val="00C457B4"/>
    <w:rsid w:val="00C46BC5"/>
    <w:rsid w:val="00C47495"/>
    <w:rsid w:val="00C51B5C"/>
    <w:rsid w:val="00C526C6"/>
    <w:rsid w:val="00C53544"/>
    <w:rsid w:val="00C56113"/>
    <w:rsid w:val="00C56FB7"/>
    <w:rsid w:val="00C5765E"/>
    <w:rsid w:val="00C57D96"/>
    <w:rsid w:val="00C610C1"/>
    <w:rsid w:val="00C6357E"/>
    <w:rsid w:val="00C63896"/>
    <w:rsid w:val="00C64471"/>
    <w:rsid w:val="00C645C6"/>
    <w:rsid w:val="00C646A5"/>
    <w:rsid w:val="00C65BEC"/>
    <w:rsid w:val="00C6704A"/>
    <w:rsid w:val="00C6718B"/>
    <w:rsid w:val="00C678F4"/>
    <w:rsid w:val="00C702D6"/>
    <w:rsid w:val="00C712A1"/>
    <w:rsid w:val="00C720BF"/>
    <w:rsid w:val="00C723C2"/>
    <w:rsid w:val="00C73903"/>
    <w:rsid w:val="00C74CF5"/>
    <w:rsid w:val="00C752DF"/>
    <w:rsid w:val="00C75F29"/>
    <w:rsid w:val="00C76F10"/>
    <w:rsid w:val="00C827F8"/>
    <w:rsid w:val="00C82B9E"/>
    <w:rsid w:val="00C83977"/>
    <w:rsid w:val="00C84BD1"/>
    <w:rsid w:val="00C8694B"/>
    <w:rsid w:val="00C86A04"/>
    <w:rsid w:val="00C86E68"/>
    <w:rsid w:val="00C87A02"/>
    <w:rsid w:val="00C87F58"/>
    <w:rsid w:val="00C9005D"/>
    <w:rsid w:val="00C916EB"/>
    <w:rsid w:val="00C91A71"/>
    <w:rsid w:val="00C91BFD"/>
    <w:rsid w:val="00C9279F"/>
    <w:rsid w:val="00C93ED0"/>
    <w:rsid w:val="00C94A6E"/>
    <w:rsid w:val="00C9629D"/>
    <w:rsid w:val="00C967E9"/>
    <w:rsid w:val="00C9743C"/>
    <w:rsid w:val="00CA027A"/>
    <w:rsid w:val="00CA0280"/>
    <w:rsid w:val="00CA17ED"/>
    <w:rsid w:val="00CA2F6B"/>
    <w:rsid w:val="00CA3481"/>
    <w:rsid w:val="00CA402B"/>
    <w:rsid w:val="00CA61F0"/>
    <w:rsid w:val="00CA66EB"/>
    <w:rsid w:val="00CA7237"/>
    <w:rsid w:val="00CA79C3"/>
    <w:rsid w:val="00CB0AA4"/>
    <w:rsid w:val="00CB135C"/>
    <w:rsid w:val="00CB1EA1"/>
    <w:rsid w:val="00CB492F"/>
    <w:rsid w:val="00CB5384"/>
    <w:rsid w:val="00CB607C"/>
    <w:rsid w:val="00CB7359"/>
    <w:rsid w:val="00CC3422"/>
    <w:rsid w:val="00CC3A79"/>
    <w:rsid w:val="00CC530B"/>
    <w:rsid w:val="00CC5C25"/>
    <w:rsid w:val="00CC5F17"/>
    <w:rsid w:val="00CC60EC"/>
    <w:rsid w:val="00CC763D"/>
    <w:rsid w:val="00CC77EF"/>
    <w:rsid w:val="00CD0053"/>
    <w:rsid w:val="00CD051A"/>
    <w:rsid w:val="00CD217F"/>
    <w:rsid w:val="00CD2271"/>
    <w:rsid w:val="00CD2800"/>
    <w:rsid w:val="00CD2F2E"/>
    <w:rsid w:val="00CD3A77"/>
    <w:rsid w:val="00CD44C5"/>
    <w:rsid w:val="00CD4575"/>
    <w:rsid w:val="00CD5BA1"/>
    <w:rsid w:val="00CD670D"/>
    <w:rsid w:val="00CD6B43"/>
    <w:rsid w:val="00CD79CA"/>
    <w:rsid w:val="00CD7F8B"/>
    <w:rsid w:val="00CE0524"/>
    <w:rsid w:val="00CE05BE"/>
    <w:rsid w:val="00CE1C0C"/>
    <w:rsid w:val="00CE20D3"/>
    <w:rsid w:val="00CE364A"/>
    <w:rsid w:val="00CE3B34"/>
    <w:rsid w:val="00CE3CAA"/>
    <w:rsid w:val="00CE47A7"/>
    <w:rsid w:val="00CE5271"/>
    <w:rsid w:val="00CE5808"/>
    <w:rsid w:val="00CE7E5B"/>
    <w:rsid w:val="00CF1C92"/>
    <w:rsid w:val="00CF20A6"/>
    <w:rsid w:val="00CF3F6C"/>
    <w:rsid w:val="00CF56DB"/>
    <w:rsid w:val="00CF584C"/>
    <w:rsid w:val="00CF65E3"/>
    <w:rsid w:val="00CF7E35"/>
    <w:rsid w:val="00D008C9"/>
    <w:rsid w:val="00D00A8B"/>
    <w:rsid w:val="00D01C7F"/>
    <w:rsid w:val="00D0319D"/>
    <w:rsid w:val="00D034E5"/>
    <w:rsid w:val="00D034EB"/>
    <w:rsid w:val="00D03BEF"/>
    <w:rsid w:val="00D04465"/>
    <w:rsid w:val="00D04EF3"/>
    <w:rsid w:val="00D05C58"/>
    <w:rsid w:val="00D0608A"/>
    <w:rsid w:val="00D069F4"/>
    <w:rsid w:val="00D07578"/>
    <w:rsid w:val="00D07A07"/>
    <w:rsid w:val="00D10F07"/>
    <w:rsid w:val="00D11335"/>
    <w:rsid w:val="00D14350"/>
    <w:rsid w:val="00D1468D"/>
    <w:rsid w:val="00D2143F"/>
    <w:rsid w:val="00D21586"/>
    <w:rsid w:val="00D21C17"/>
    <w:rsid w:val="00D21F3E"/>
    <w:rsid w:val="00D22972"/>
    <w:rsid w:val="00D23F62"/>
    <w:rsid w:val="00D249B8"/>
    <w:rsid w:val="00D25246"/>
    <w:rsid w:val="00D25E6D"/>
    <w:rsid w:val="00D262DB"/>
    <w:rsid w:val="00D26453"/>
    <w:rsid w:val="00D27474"/>
    <w:rsid w:val="00D312FC"/>
    <w:rsid w:val="00D323F3"/>
    <w:rsid w:val="00D349CF"/>
    <w:rsid w:val="00D35215"/>
    <w:rsid w:val="00D3588B"/>
    <w:rsid w:val="00D362A9"/>
    <w:rsid w:val="00D36ADC"/>
    <w:rsid w:val="00D36EEA"/>
    <w:rsid w:val="00D37A84"/>
    <w:rsid w:val="00D37B71"/>
    <w:rsid w:val="00D40A8D"/>
    <w:rsid w:val="00D436FA"/>
    <w:rsid w:val="00D439C6"/>
    <w:rsid w:val="00D44001"/>
    <w:rsid w:val="00D451AB"/>
    <w:rsid w:val="00D458B5"/>
    <w:rsid w:val="00D460C7"/>
    <w:rsid w:val="00D476DA"/>
    <w:rsid w:val="00D47B56"/>
    <w:rsid w:val="00D51BE3"/>
    <w:rsid w:val="00D51C7D"/>
    <w:rsid w:val="00D52719"/>
    <w:rsid w:val="00D5435A"/>
    <w:rsid w:val="00D54D97"/>
    <w:rsid w:val="00D55FF0"/>
    <w:rsid w:val="00D60DF1"/>
    <w:rsid w:val="00D61BD3"/>
    <w:rsid w:val="00D6392F"/>
    <w:rsid w:val="00D640E6"/>
    <w:rsid w:val="00D65242"/>
    <w:rsid w:val="00D666D6"/>
    <w:rsid w:val="00D66AD1"/>
    <w:rsid w:val="00D7118C"/>
    <w:rsid w:val="00D7399B"/>
    <w:rsid w:val="00D739BC"/>
    <w:rsid w:val="00D73A63"/>
    <w:rsid w:val="00D73BF7"/>
    <w:rsid w:val="00D75A3C"/>
    <w:rsid w:val="00D76D79"/>
    <w:rsid w:val="00D76D7B"/>
    <w:rsid w:val="00D77A0E"/>
    <w:rsid w:val="00D80C99"/>
    <w:rsid w:val="00D81BED"/>
    <w:rsid w:val="00D82108"/>
    <w:rsid w:val="00D82C81"/>
    <w:rsid w:val="00D83FBD"/>
    <w:rsid w:val="00D854C3"/>
    <w:rsid w:val="00D8607F"/>
    <w:rsid w:val="00D8615D"/>
    <w:rsid w:val="00D869A3"/>
    <w:rsid w:val="00D87B97"/>
    <w:rsid w:val="00D903DD"/>
    <w:rsid w:val="00D9044A"/>
    <w:rsid w:val="00D92CA2"/>
    <w:rsid w:val="00D93930"/>
    <w:rsid w:val="00D9430C"/>
    <w:rsid w:val="00D94428"/>
    <w:rsid w:val="00D94A4E"/>
    <w:rsid w:val="00D955CB"/>
    <w:rsid w:val="00D964A9"/>
    <w:rsid w:val="00D96B9D"/>
    <w:rsid w:val="00D96F72"/>
    <w:rsid w:val="00DA04CF"/>
    <w:rsid w:val="00DA20C4"/>
    <w:rsid w:val="00DA39E9"/>
    <w:rsid w:val="00DA49CB"/>
    <w:rsid w:val="00DA4D87"/>
    <w:rsid w:val="00DA5203"/>
    <w:rsid w:val="00DA67AF"/>
    <w:rsid w:val="00DA728D"/>
    <w:rsid w:val="00DA781D"/>
    <w:rsid w:val="00DA7E59"/>
    <w:rsid w:val="00DB0B6C"/>
    <w:rsid w:val="00DB1D46"/>
    <w:rsid w:val="00DB2184"/>
    <w:rsid w:val="00DB30F9"/>
    <w:rsid w:val="00DB3D91"/>
    <w:rsid w:val="00DB445B"/>
    <w:rsid w:val="00DB4801"/>
    <w:rsid w:val="00DB547E"/>
    <w:rsid w:val="00DB7480"/>
    <w:rsid w:val="00DB7CCE"/>
    <w:rsid w:val="00DB7F93"/>
    <w:rsid w:val="00DC06E3"/>
    <w:rsid w:val="00DC0F13"/>
    <w:rsid w:val="00DC1B0B"/>
    <w:rsid w:val="00DC2F29"/>
    <w:rsid w:val="00DC3895"/>
    <w:rsid w:val="00DC38E1"/>
    <w:rsid w:val="00DC3F0E"/>
    <w:rsid w:val="00DC5144"/>
    <w:rsid w:val="00DC5511"/>
    <w:rsid w:val="00DC5CB9"/>
    <w:rsid w:val="00DC78A1"/>
    <w:rsid w:val="00DD03D4"/>
    <w:rsid w:val="00DD0A79"/>
    <w:rsid w:val="00DD3D15"/>
    <w:rsid w:val="00DD4379"/>
    <w:rsid w:val="00DD5CC5"/>
    <w:rsid w:val="00DD5FB3"/>
    <w:rsid w:val="00DD6C02"/>
    <w:rsid w:val="00DE0036"/>
    <w:rsid w:val="00DE0881"/>
    <w:rsid w:val="00DE09D2"/>
    <w:rsid w:val="00DE0DDC"/>
    <w:rsid w:val="00DE1300"/>
    <w:rsid w:val="00DE3B64"/>
    <w:rsid w:val="00DE3F56"/>
    <w:rsid w:val="00DE4A0A"/>
    <w:rsid w:val="00DE5D63"/>
    <w:rsid w:val="00DF00C5"/>
    <w:rsid w:val="00DF1DBD"/>
    <w:rsid w:val="00DF24CC"/>
    <w:rsid w:val="00DF4089"/>
    <w:rsid w:val="00DF446B"/>
    <w:rsid w:val="00DF4BE7"/>
    <w:rsid w:val="00DF5727"/>
    <w:rsid w:val="00DF75AD"/>
    <w:rsid w:val="00DF7AB7"/>
    <w:rsid w:val="00E0010A"/>
    <w:rsid w:val="00E01E2A"/>
    <w:rsid w:val="00E029EE"/>
    <w:rsid w:val="00E02FAD"/>
    <w:rsid w:val="00E04259"/>
    <w:rsid w:val="00E05BB6"/>
    <w:rsid w:val="00E07281"/>
    <w:rsid w:val="00E11C48"/>
    <w:rsid w:val="00E11F3A"/>
    <w:rsid w:val="00E124E7"/>
    <w:rsid w:val="00E15115"/>
    <w:rsid w:val="00E15B7E"/>
    <w:rsid w:val="00E16176"/>
    <w:rsid w:val="00E17487"/>
    <w:rsid w:val="00E20EFB"/>
    <w:rsid w:val="00E227D5"/>
    <w:rsid w:val="00E23B9C"/>
    <w:rsid w:val="00E24920"/>
    <w:rsid w:val="00E24AA2"/>
    <w:rsid w:val="00E26988"/>
    <w:rsid w:val="00E27D60"/>
    <w:rsid w:val="00E3091D"/>
    <w:rsid w:val="00E32253"/>
    <w:rsid w:val="00E333C8"/>
    <w:rsid w:val="00E345F7"/>
    <w:rsid w:val="00E35840"/>
    <w:rsid w:val="00E36780"/>
    <w:rsid w:val="00E37282"/>
    <w:rsid w:val="00E3731B"/>
    <w:rsid w:val="00E374F0"/>
    <w:rsid w:val="00E37FD5"/>
    <w:rsid w:val="00E42775"/>
    <w:rsid w:val="00E450D4"/>
    <w:rsid w:val="00E45495"/>
    <w:rsid w:val="00E45778"/>
    <w:rsid w:val="00E45978"/>
    <w:rsid w:val="00E462EA"/>
    <w:rsid w:val="00E46323"/>
    <w:rsid w:val="00E46672"/>
    <w:rsid w:val="00E47E2E"/>
    <w:rsid w:val="00E514C3"/>
    <w:rsid w:val="00E52073"/>
    <w:rsid w:val="00E520AC"/>
    <w:rsid w:val="00E522CE"/>
    <w:rsid w:val="00E54816"/>
    <w:rsid w:val="00E54D33"/>
    <w:rsid w:val="00E63479"/>
    <w:rsid w:val="00E63782"/>
    <w:rsid w:val="00E63BD5"/>
    <w:rsid w:val="00E63F48"/>
    <w:rsid w:val="00E64DB5"/>
    <w:rsid w:val="00E64FBA"/>
    <w:rsid w:val="00E65202"/>
    <w:rsid w:val="00E66488"/>
    <w:rsid w:val="00E6654D"/>
    <w:rsid w:val="00E665A4"/>
    <w:rsid w:val="00E671B8"/>
    <w:rsid w:val="00E700AC"/>
    <w:rsid w:val="00E7017C"/>
    <w:rsid w:val="00E70655"/>
    <w:rsid w:val="00E70EA3"/>
    <w:rsid w:val="00E7120C"/>
    <w:rsid w:val="00E71C3F"/>
    <w:rsid w:val="00E73B0E"/>
    <w:rsid w:val="00E73B73"/>
    <w:rsid w:val="00E7473B"/>
    <w:rsid w:val="00E74920"/>
    <w:rsid w:val="00E74B54"/>
    <w:rsid w:val="00E74D05"/>
    <w:rsid w:val="00E7534C"/>
    <w:rsid w:val="00E774D9"/>
    <w:rsid w:val="00E830C5"/>
    <w:rsid w:val="00E8415E"/>
    <w:rsid w:val="00E858CD"/>
    <w:rsid w:val="00E85B48"/>
    <w:rsid w:val="00E85CC6"/>
    <w:rsid w:val="00E8688E"/>
    <w:rsid w:val="00E868EC"/>
    <w:rsid w:val="00E872B4"/>
    <w:rsid w:val="00E87766"/>
    <w:rsid w:val="00E87D10"/>
    <w:rsid w:val="00E90F0F"/>
    <w:rsid w:val="00E9173C"/>
    <w:rsid w:val="00E923D8"/>
    <w:rsid w:val="00E9282C"/>
    <w:rsid w:val="00E94390"/>
    <w:rsid w:val="00E95077"/>
    <w:rsid w:val="00E979C6"/>
    <w:rsid w:val="00EA30D9"/>
    <w:rsid w:val="00EA4117"/>
    <w:rsid w:val="00EA437D"/>
    <w:rsid w:val="00EA6B55"/>
    <w:rsid w:val="00EA6EBF"/>
    <w:rsid w:val="00EB3FA7"/>
    <w:rsid w:val="00EB435B"/>
    <w:rsid w:val="00EB4821"/>
    <w:rsid w:val="00EB5404"/>
    <w:rsid w:val="00EB58E9"/>
    <w:rsid w:val="00EB7DED"/>
    <w:rsid w:val="00EC05E2"/>
    <w:rsid w:val="00EC1B9D"/>
    <w:rsid w:val="00EC2121"/>
    <w:rsid w:val="00EC29C6"/>
    <w:rsid w:val="00EC2A69"/>
    <w:rsid w:val="00EC31ED"/>
    <w:rsid w:val="00EC3B38"/>
    <w:rsid w:val="00EC41BA"/>
    <w:rsid w:val="00EC4990"/>
    <w:rsid w:val="00EC4C58"/>
    <w:rsid w:val="00EC55F4"/>
    <w:rsid w:val="00EC643A"/>
    <w:rsid w:val="00EC6CCD"/>
    <w:rsid w:val="00EC6FA6"/>
    <w:rsid w:val="00EC7093"/>
    <w:rsid w:val="00EC74EC"/>
    <w:rsid w:val="00ED0D27"/>
    <w:rsid w:val="00ED259D"/>
    <w:rsid w:val="00ED2632"/>
    <w:rsid w:val="00ED26A1"/>
    <w:rsid w:val="00ED26BC"/>
    <w:rsid w:val="00ED26E0"/>
    <w:rsid w:val="00ED2F3A"/>
    <w:rsid w:val="00ED5F06"/>
    <w:rsid w:val="00EE3830"/>
    <w:rsid w:val="00EE5E06"/>
    <w:rsid w:val="00EE6B84"/>
    <w:rsid w:val="00EE6CEC"/>
    <w:rsid w:val="00EE7206"/>
    <w:rsid w:val="00EE7F3E"/>
    <w:rsid w:val="00EF09B7"/>
    <w:rsid w:val="00EF1A94"/>
    <w:rsid w:val="00EF1A96"/>
    <w:rsid w:val="00EF26A8"/>
    <w:rsid w:val="00EF3C7E"/>
    <w:rsid w:val="00EF5A1A"/>
    <w:rsid w:val="00EF7BF0"/>
    <w:rsid w:val="00F01097"/>
    <w:rsid w:val="00F01E84"/>
    <w:rsid w:val="00F0241D"/>
    <w:rsid w:val="00F0269B"/>
    <w:rsid w:val="00F02A24"/>
    <w:rsid w:val="00F03804"/>
    <w:rsid w:val="00F03D5C"/>
    <w:rsid w:val="00F05873"/>
    <w:rsid w:val="00F06018"/>
    <w:rsid w:val="00F10405"/>
    <w:rsid w:val="00F10E05"/>
    <w:rsid w:val="00F119F3"/>
    <w:rsid w:val="00F11B7D"/>
    <w:rsid w:val="00F123BB"/>
    <w:rsid w:val="00F134A6"/>
    <w:rsid w:val="00F1540A"/>
    <w:rsid w:val="00F15442"/>
    <w:rsid w:val="00F15738"/>
    <w:rsid w:val="00F165B2"/>
    <w:rsid w:val="00F16D4B"/>
    <w:rsid w:val="00F21CAF"/>
    <w:rsid w:val="00F22283"/>
    <w:rsid w:val="00F23D94"/>
    <w:rsid w:val="00F246D0"/>
    <w:rsid w:val="00F2562D"/>
    <w:rsid w:val="00F25792"/>
    <w:rsid w:val="00F27C5E"/>
    <w:rsid w:val="00F27F88"/>
    <w:rsid w:val="00F30B18"/>
    <w:rsid w:val="00F3225F"/>
    <w:rsid w:val="00F32E4D"/>
    <w:rsid w:val="00F3315E"/>
    <w:rsid w:val="00F33A51"/>
    <w:rsid w:val="00F35010"/>
    <w:rsid w:val="00F3548B"/>
    <w:rsid w:val="00F35CF3"/>
    <w:rsid w:val="00F35EB2"/>
    <w:rsid w:val="00F368F4"/>
    <w:rsid w:val="00F376D9"/>
    <w:rsid w:val="00F37B96"/>
    <w:rsid w:val="00F37BE6"/>
    <w:rsid w:val="00F40301"/>
    <w:rsid w:val="00F40417"/>
    <w:rsid w:val="00F4083F"/>
    <w:rsid w:val="00F40C0E"/>
    <w:rsid w:val="00F40EAC"/>
    <w:rsid w:val="00F4222A"/>
    <w:rsid w:val="00F42D25"/>
    <w:rsid w:val="00F441FC"/>
    <w:rsid w:val="00F4560A"/>
    <w:rsid w:val="00F45E5E"/>
    <w:rsid w:val="00F46224"/>
    <w:rsid w:val="00F465EE"/>
    <w:rsid w:val="00F46E80"/>
    <w:rsid w:val="00F47335"/>
    <w:rsid w:val="00F4798A"/>
    <w:rsid w:val="00F47C94"/>
    <w:rsid w:val="00F51E67"/>
    <w:rsid w:val="00F523D7"/>
    <w:rsid w:val="00F528E6"/>
    <w:rsid w:val="00F52DD6"/>
    <w:rsid w:val="00F54116"/>
    <w:rsid w:val="00F55FB1"/>
    <w:rsid w:val="00F57B72"/>
    <w:rsid w:val="00F6103B"/>
    <w:rsid w:val="00F611C5"/>
    <w:rsid w:val="00F64ED4"/>
    <w:rsid w:val="00F65A43"/>
    <w:rsid w:val="00F65E09"/>
    <w:rsid w:val="00F6699E"/>
    <w:rsid w:val="00F67BD0"/>
    <w:rsid w:val="00F67D55"/>
    <w:rsid w:val="00F70791"/>
    <w:rsid w:val="00F72128"/>
    <w:rsid w:val="00F72ECE"/>
    <w:rsid w:val="00F73071"/>
    <w:rsid w:val="00F73106"/>
    <w:rsid w:val="00F73655"/>
    <w:rsid w:val="00F73687"/>
    <w:rsid w:val="00F73CD8"/>
    <w:rsid w:val="00F73FAF"/>
    <w:rsid w:val="00F75862"/>
    <w:rsid w:val="00F769C2"/>
    <w:rsid w:val="00F80469"/>
    <w:rsid w:val="00F8114F"/>
    <w:rsid w:val="00F81283"/>
    <w:rsid w:val="00F8164A"/>
    <w:rsid w:val="00F840A8"/>
    <w:rsid w:val="00F840B5"/>
    <w:rsid w:val="00F85A93"/>
    <w:rsid w:val="00F864DA"/>
    <w:rsid w:val="00F86906"/>
    <w:rsid w:val="00F901EE"/>
    <w:rsid w:val="00F92525"/>
    <w:rsid w:val="00F939D2"/>
    <w:rsid w:val="00F93ED9"/>
    <w:rsid w:val="00F94B1D"/>
    <w:rsid w:val="00F94CA3"/>
    <w:rsid w:val="00F959A4"/>
    <w:rsid w:val="00F9610D"/>
    <w:rsid w:val="00F96CAA"/>
    <w:rsid w:val="00FA1359"/>
    <w:rsid w:val="00FA13B4"/>
    <w:rsid w:val="00FA1E00"/>
    <w:rsid w:val="00FA1F1C"/>
    <w:rsid w:val="00FA2048"/>
    <w:rsid w:val="00FA20EA"/>
    <w:rsid w:val="00FA2FE6"/>
    <w:rsid w:val="00FA3F06"/>
    <w:rsid w:val="00FA3F65"/>
    <w:rsid w:val="00FA47E7"/>
    <w:rsid w:val="00FA488B"/>
    <w:rsid w:val="00FA542A"/>
    <w:rsid w:val="00FA73A1"/>
    <w:rsid w:val="00FA765D"/>
    <w:rsid w:val="00FB091C"/>
    <w:rsid w:val="00FB0F82"/>
    <w:rsid w:val="00FB149B"/>
    <w:rsid w:val="00FB14B8"/>
    <w:rsid w:val="00FB1EE5"/>
    <w:rsid w:val="00FB2170"/>
    <w:rsid w:val="00FB53B7"/>
    <w:rsid w:val="00FC1790"/>
    <w:rsid w:val="00FC1C53"/>
    <w:rsid w:val="00FC3D48"/>
    <w:rsid w:val="00FC3E8C"/>
    <w:rsid w:val="00FC415C"/>
    <w:rsid w:val="00FC4AAB"/>
    <w:rsid w:val="00FC4BFE"/>
    <w:rsid w:val="00FC5552"/>
    <w:rsid w:val="00FC65B1"/>
    <w:rsid w:val="00FC67FB"/>
    <w:rsid w:val="00FC7009"/>
    <w:rsid w:val="00FC7CD0"/>
    <w:rsid w:val="00FD24F4"/>
    <w:rsid w:val="00FD2CA3"/>
    <w:rsid w:val="00FD3C09"/>
    <w:rsid w:val="00FD520E"/>
    <w:rsid w:val="00FD56AF"/>
    <w:rsid w:val="00FD7841"/>
    <w:rsid w:val="00FD7C2F"/>
    <w:rsid w:val="00FE1454"/>
    <w:rsid w:val="00FE48DE"/>
    <w:rsid w:val="00FE582E"/>
    <w:rsid w:val="00FE63BC"/>
    <w:rsid w:val="00FE6581"/>
    <w:rsid w:val="00FE6FE4"/>
    <w:rsid w:val="00FF2D56"/>
    <w:rsid w:val="00FF3832"/>
    <w:rsid w:val="00FF5205"/>
    <w:rsid w:val="00FF5B5A"/>
    <w:rsid w:val="00FF6367"/>
    <w:rsid w:val="00FF6520"/>
    <w:rsid w:val="00FF7249"/>
    <w:rsid w:val="00FF740B"/>
  </w:rsids>
  <m:mathPr>
    <m:mathFont m:val="Cambria Math"/>
    <m:brkBin m:val="before"/>
    <m:brkBinSub m:val="--"/>
    <m:smallFrac m:val="0"/>
    <m:dispDef/>
    <m:lMargin m:val="0"/>
    <m:rMargin m:val="0"/>
    <m:defJc m:val="centerGroup"/>
    <m:wrapIndent m:val="1440"/>
    <m:intLim m:val="subSup"/>
    <m:naryLim m:val="undOvr"/>
  </m:mathPr>
  <w:themeFontLang w:val="fr-BE"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F86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64" w:lineRule="exact"/>
      <w:jc w:val="both"/>
    </w:pPr>
    <w:rPr>
      <w:rFonts w:ascii="Arial" w:eastAsia="Arial Unicode MS" w:hAnsi="Arial"/>
      <w:sz w:val="15"/>
      <w:szCs w:val="15"/>
      <w:lang w:val="de-DE" w:eastAsia="zh-CN"/>
    </w:rPr>
  </w:style>
  <w:style w:type="paragraph" w:styleId="Heading1">
    <w:name w:val="heading 1"/>
    <w:basedOn w:val="Normal"/>
    <w:next w:val="Normal"/>
    <w:link w:val="Heading1Char"/>
    <w:uiPriority w:val="9"/>
    <w:qFormat/>
    <w:pPr>
      <w:keepNext/>
      <w:outlineLvl w:val="0"/>
    </w:pPr>
    <w:rPr>
      <w:b/>
      <w:bCs/>
      <w:sz w:val="24"/>
      <w:szCs w:val="24"/>
      <w:u w:val="single"/>
    </w:rPr>
  </w:style>
  <w:style w:type="paragraph" w:styleId="Heading2">
    <w:name w:val="heading 2"/>
    <w:basedOn w:val="Normal"/>
    <w:next w:val="Normal"/>
    <w:link w:val="Heading2Char"/>
    <w:qFormat/>
    <w:pPr>
      <w:keepNext/>
      <w:outlineLvl w:val="1"/>
    </w:pPr>
    <w:rPr>
      <w:b/>
      <w:bCs/>
      <w:sz w:val="22"/>
      <w:szCs w:val="22"/>
      <w:u w:val="single"/>
    </w:rPr>
  </w:style>
  <w:style w:type="paragraph" w:styleId="Heading3">
    <w:name w:val="heading 3"/>
    <w:basedOn w:val="Normal"/>
    <w:next w:val="Normal"/>
    <w:link w:val="Heading3Char"/>
    <w:qFormat/>
    <w:pPr>
      <w:keepNext/>
      <w:outlineLvl w:val="2"/>
    </w:pPr>
    <w:rPr>
      <w:b/>
      <w:bCs/>
      <w:sz w:val="22"/>
      <w:szCs w:val="22"/>
      <w:u w:val="single"/>
    </w:rPr>
  </w:style>
  <w:style w:type="paragraph" w:styleId="Heading4">
    <w:name w:val="heading 4"/>
    <w:basedOn w:val="Normal"/>
    <w:next w:val="Normal"/>
    <w:link w:val="Heading4Char"/>
    <w:uiPriority w:val="9"/>
    <w:qFormat/>
    <w:pPr>
      <w:keepNext/>
      <w:jc w:val="center"/>
      <w:outlineLvl w:val="3"/>
    </w:pPr>
    <w:rPr>
      <w:b/>
      <w:bCs/>
      <w:i/>
      <w:iCs/>
      <w:sz w:val="32"/>
      <w:szCs w:val="32"/>
    </w:rPr>
  </w:style>
  <w:style w:type="paragraph" w:styleId="Heading5">
    <w:name w:val="heading 5"/>
    <w:basedOn w:val="Normal"/>
    <w:next w:val="Normal"/>
    <w:link w:val="Heading5Char"/>
    <w:qFormat/>
    <w:pPr>
      <w:keepNext/>
      <w:outlineLvl w:val="4"/>
    </w:pPr>
    <w:rPr>
      <w:sz w:val="24"/>
      <w:szCs w:val="24"/>
    </w:rPr>
  </w:style>
  <w:style w:type="paragraph" w:styleId="Heading6">
    <w:name w:val="heading 6"/>
    <w:basedOn w:val="Normal"/>
    <w:next w:val="Normal"/>
    <w:link w:val="Heading6Char"/>
    <w:qFormat/>
    <w:pPr>
      <w:keepNext/>
      <w:ind w:left="792"/>
      <w:outlineLvl w:val="5"/>
    </w:pPr>
    <w:rPr>
      <w:sz w:val="24"/>
      <w:szCs w:val="24"/>
    </w:rPr>
  </w:style>
  <w:style w:type="paragraph" w:styleId="Heading7">
    <w:name w:val="heading 7"/>
    <w:basedOn w:val="Normal"/>
    <w:next w:val="Normal"/>
    <w:link w:val="Heading7Char"/>
    <w:qFormat/>
    <w:pPr>
      <w:keepNext/>
      <w:outlineLvl w:val="6"/>
    </w:pPr>
    <w:rPr>
      <w:b/>
      <w:bCs/>
      <w:sz w:val="24"/>
      <w:szCs w:val="24"/>
    </w:rPr>
  </w:style>
  <w:style w:type="paragraph" w:styleId="Heading8">
    <w:name w:val="heading 8"/>
    <w:basedOn w:val="Normal"/>
    <w:next w:val="Normal"/>
    <w:link w:val="Heading8Char"/>
    <w:qFormat/>
    <w:pPr>
      <w:keepNext/>
      <w:outlineLvl w:val="7"/>
    </w:pPr>
    <w:rPr>
      <w:sz w:val="24"/>
      <w:szCs w:val="24"/>
      <w:u w:val="single"/>
    </w:rPr>
  </w:style>
  <w:style w:type="paragraph" w:styleId="Heading9">
    <w:name w:val="heading 9"/>
    <w:basedOn w:val="Normal"/>
    <w:next w:val="Normal"/>
    <w:link w:val="Heading9Char"/>
    <w:uiPriority w:val="99"/>
    <w:qFormat/>
    <w:pPr>
      <w:keepNext/>
      <w:tabs>
        <w:tab w:val="left" w:pos="601"/>
      </w:tabs>
      <w:ind w:left="1168"/>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aliases w:val="List Bullet Char,List Bullet Char Char,List Bullet Char Char Char,List Bullet Char Char Char Char,List Bullet Char Char Char Char Char,Lijst opsom.teken Char Char,List Bullet Char Char Char Char Char Char, Char, Cha,Char"/>
    <w:basedOn w:val="Normal"/>
    <w:next w:val="Normal"/>
    <w:link w:val="ListBulletChar1"/>
    <w:uiPriority w:val="99"/>
    <w:qFormat/>
    <w:pPr>
      <w:numPr>
        <w:numId w:val="17"/>
      </w:numPr>
      <w:tabs>
        <w:tab w:val="left" w:pos="113"/>
      </w:tabs>
      <w:spacing w:after="30"/>
    </w:pPr>
    <w:rPr>
      <w:rFonts w:cs="Arial"/>
      <w:lang w:eastAsia="de-DE"/>
    </w:rPr>
  </w:style>
  <w:style w:type="paragraph" w:styleId="Footer">
    <w:name w:val="footer"/>
    <w:basedOn w:val="Normal"/>
    <w:link w:val="FooterChar"/>
    <w:uiPriority w:val="99"/>
    <w:rPr>
      <w:sz w:val="16"/>
      <w:szCs w:val="16"/>
    </w:rPr>
  </w:style>
  <w:style w:type="character" w:styleId="PageNumber">
    <w:name w:val="page number"/>
    <w:rPr>
      <w:rFonts w:ascii="Arial" w:hAnsi="Arial"/>
      <w:sz w:val="16"/>
      <w:szCs w:val="16"/>
      <w:lang w:val="en-US" w:eastAsia="en-US" w:bidi="ar-SA"/>
    </w:rPr>
  </w:style>
  <w:style w:type="paragraph" w:styleId="Header">
    <w:name w:val="header"/>
    <w:basedOn w:val="Normal"/>
    <w:link w:val="HeaderChar"/>
    <w:uiPriority w:val="99"/>
    <w:pPr>
      <w:tabs>
        <w:tab w:val="left" w:pos="680"/>
        <w:tab w:val="center" w:pos="6521"/>
        <w:tab w:val="right" w:pos="12758"/>
      </w:tabs>
      <w:spacing w:after="240" w:line="240" w:lineRule="auto"/>
      <w:jc w:val="left"/>
    </w:pPr>
    <w:rPr>
      <w:b/>
      <w:bCs/>
      <w:sz w:val="24"/>
      <w:szCs w:val="24"/>
    </w:rPr>
  </w:style>
  <w:style w:type="paragraph" w:customStyle="1" w:styleId="StandardLinks">
    <w:name w:val="Standard + Links"/>
    <w:basedOn w:val="Normal"/>
    <w:next w:val="Normal"/>
    <w:link w:val="StandardLinksChar"/>
    <w:qFormat/>
    <w:pPr>
      <w:jc w:val="left"/>
    </w:pPr>
    <w:rPr>
      <w:lang w:eastAsia="de-DE"/>
    </w:rPr>
  </w:style>
  <w:style w:type="character" w:customStyle="1" w:styleId="Heading1Char">
    <w:name w:val="Heading 1 Char"/>
    <w:link w:val="Heading1"/>
    <w:uiPriority w:val="9"/>
    <w:rPr>
      <w:rFonts w:ascii="Arial" w:eastAsia="Arial Unicode MS" w:hAnsi="Arial"/>
      <w:b/>
      <w:bCs/>
      <w:sz w:val="24"/>
      <w:szCs w:val="24"/>
      <w:u w:val="single"/>
      <w:lang w:val="de-DE" w:eastAsia="zh-CN" w:bidi="ar-SA"/>
    </w:rPr>
  </w:style>
  <w:style w:type="paragraph" w:styleId="BalloonText">
    <w:name w:val="Balloon Text"/>
    <w:basedOn w:val="Normal"/>
    <w:link w:val="BalloonTextChar"/>
    <w:semiHidden/>
    <w:rPr>
      <w:rFonts w:ascii="Tahoma" w:hAnsi="Tahoma" w:cs="Tahoma"/>
      <w:noProof/>
      <w:sz w:val="16"/>
      <w:szCs w:val="16"/>
    </w:rPr>
  </w:style>
  <w:style w:type="character" w:customStyle="1" w:styleId="Heading2Char">
    <w:name w:val="Heading 2 Char"/>
    <w:link w:val="Heading2"/>
    <w:rPr>
      <w:rFonts w:ascii="Arial" w:eastAsia="Arial Unicode MS" w:hAnsi="Arial"/>
      <w:b/>
      <w:bCs/>
      <w:sz w:val="22"/>
      <w:szCs w:val="22"/>
      <w:u w:val="single"/>
      <w:lang w:val="de-DE" w:eastAsia="zh-CN" w:bidi="ar-SA"/>
    </w:rPr>
  </w:style>
  <w:style w:type="character" w:customStyle="1" w:styleId="Heading3Char">
    <w:name w:val="Heading 3 Char"/>
    <w:link w:val="Heading3"/>
    <w:rPr>
      <w:rFonts w:ascii="Arial" w:eastAsia="Arial Unicode MS" w:hAnsi="Arial"/>
      <w:b/>
      <w:bCs/>
      <w:sz w:val="22"/>
      <w:szCs w:val="22"/>
      <w:u w:val="single"/>
      <w:lang w:val="de-DE" w:eastAsia="zh-CN" w:bidi="ar-SA"/>
    </w:rPr>
  </w:style>
  <w:style w:type="paragraph" w:styleId="FootnoteText">
    <w:name w:val="footnote text"/>
    <w:basedOn w:val="Normal"/>
    <w:link w:val="FootnoteTextChar"/>
    <w:uiPriority w:val="99"/>
    <w:semiHidden/>
    <w:qFormat/>
    <w:rPr>
      <w:sz w:val="20"/>
      <w:szCs w:val="20"/>
    </w:rPr>
  </w:style>
  <w:style w:type="paragraph" w:customStyle="1" w:styleId="AufzhlungNach0">
    <w:name w:val="Aufzählung + Nach 0"/>
    <w:basedOn w:val="ListBullet"/>
    <w:next w:val="Normal"/>
    <w:link w:val="AufzhlungNach0Char"/>
    <w:uiPriority w:val="99"/>
    <w:qFormat/>
    <w:pPr>
      <w:numPr>
        <w:numId w:val="1"/>
      </w:numPr>
      <w:tabs>
        <w:tab w:val="clear" w:pos="113"/>
      </w:tabs>
      <w:spacing w:after="0"/>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line="164" w:lineRule="exact"/>
      <w:jc w:val="both"/>
    </w:pPr>
    <w:rPr>
      <w:rFonts w:ascii="Courier New" w:hAnsi="Courier New" w:cs="Courier New"/>
      <w:noProof/>
      <w:lang w:val="de-DE" w:eastAsia="de-DE"/>
    </w:rPr>
  </w:style>
  <w:style w:type="character" w:customStyle="1" w:styleId="Heading4Char">
    <w:name w:val="Heading 4 Char"/>
    <w:link w:val="Heading4"/>
    <w:uiPriority w:val="9"/>
    <w:rPr>
      <w:rFonts w:ascii="Arial" w:eastAsia="Arial Unicode MS" w:hAnsi="Arial"/>
      <w:b/>
      <w:bCs/>
      <w:i/>
      <w:iCs/>
      <w:sz w:val="32"/>
      <w:szCs w:val="32"/>
      <w:lang w:val="de-DE" w:eastAsia="zh-CN" w:bidi="ar-SA"/>
    </w:rPr>
  </w:style>
  <w:style w:type="character" w:customStyle="1" w:styleId="Heading5Char">
    <w:name w:val="Heading 5 Char"/>
    <w:link w:val="Heading5"/>
    <w:rPr>
      <w:rFonts w:ascii="Arial" w:eastAsia="Arial Unicode MS" w:hAnsi="Arial"/>
      <w:sz w:val="24"/>
      <w:szCs w:val="24"/>
      <w:lang w:val="de-DE" w:eastAsia="zh-CN" w:bidi="ar-SA"/>
    </w:rPr>
  </w:style>
  <w:style w:type="character" w:customStyle="1" w:styleId="Heading6Char">
    <w:name w:val="Heading 6 Char"/>
    <w:link w:val="Heading6"/>
    <w:rPr>
      <w:rFonts w:ascii="Arial" w:eastAsia="Arial Unicode MS" w:hAnsi="Arial"/>
      <w:sz w:val="24"/>
      <w:szCs w:val="24"/>
      <w:lang w:val="de-DE" w:eastAsia="zh-CN" w:bidi="ar-SA"/>
    </w:rPr>
  </w:style>
  <w:style w:type="character" w:customStyle="1" w:styleId="Heading7Char">
    <w:name w:val="Heading 7 Char"/>
    <w:link w:val="Heading7"/>
    <w:rPr>
      <w:rFonts w:ascii="Arial" w:eastAsia="Arial Unicode MS" w:hAnsi="Arial"/>
      <w:b/>
      <w:bCs/>
      <w:sz w:val="24"/>
      <w:szCs w:val="24"/>
      <w:lang w:val="de-DE" w:eastAsia="zh-CN" w:bidi="ar-SA"/>
    </w:rPr>
  </w:style>
  <w:style w:type="character" w:customStyle="1" w:styleId="Heading8Char">
    <w:name w:val="Heading 8 Char"/>
    <w:link w:val="Heading8"/>
    <w:rPr>
      <w:rFonts w:ascii="Arial" w:eastAsia="Arial Unicode MS" w:hAnsi="Arial"/>
      <w:sz w:val="24"/>
      <w:szCs w:val="24"/>
      <w:u w:val="single"/>
      <w:lang w:val="de-DE" w:eastAsia="zh-CN" w:bidi="ar-SA"/>
    </w:rPr>
  </w:style>
  <w:style w:type="character" w:customStyle="1" w:styleId="Heading9Char">
    <w:name w:val="Heading 9 Char"/>
    <w:link w:val="Heading9"/>
    <w:uiPriority w:val="99"/>
    <w:rPr>
      <w:rFonts w:ascii="Arial" w:eastAsia="Arial Unicode MS" w:hAnsi="Arial"/>
      <w:sz w:val="24"/>
      <w:szCs w:val="24"/>
      <w:lang w:val="de-DE" w:eastAsia="zh-CN" w:bidi="ar-SA"/>
    </w:rPr>
  </w:style>
  <w:style w:type="character" w:customStyle="1" w:styleId="FooterChar">
    <w:name w:val="Footer Char"/>
    <w:link w:val="Footer"/>
    <w:uiPriority w:val="99"/>
    <w:rPr>
      <w:rFonts w:ascii="Arial" w:eastAsia="Arial Unicode MS" w:hAnsi="Arial"/>
      <w:sz w:val="16"/>
      <w:szCs w:val="16"/>
      <w:lang w:val="de-DE" w:eastAsia="zh-CN" w:bidi="ar-SA"/>
    </w:rPr>
  </w:style>
  <w:style w:type="character" w:customStyle="1" w:styleId="HeaderChar">
    <w:name w:val="Header Char"/>
    <w:link w:val="Header"/>
    <w:uiPriority w:val="99"/>
    <w:rPr>
      <w:rFonts w:ascii="Arial" w:eastAsia="Arial Unicode MS" w:hAnsi="Arial"/>
      <w:b/>
      <w:bCs/>
      <w:sz w:val="24"/>
      <w:szCs w:val="24"/>
      <w:lang w:val="de-DE" w:eastAsia="zh-CN" w:bidi="ar-SA"/>
    </w:rPr>
  </w:style>
  <w:style w:type="paragraph" w:customStyle="1" w:styleId="Car">
    <w:name w:val="Car"/>
    <w:basedOn w:val="Normal"/>
    <w:pPr>
      <w:spacing w:after="160" w:line="240" w:lineRule="exact"/>
      <w:jc w:val="left"/>
    </w:pPr>
    <w:rPr>
      <w:rFonts w:ascii="Tahoma" w:hAnsi="Tahoma"/>
      <w:lang w:val="en-US" w:eastAsia="en-US"/>
    </w:rPr>
  </w:style>
  <w:style w:type="character" w:customStyle="1" w:styleId="BalloonTextChar">
    <w:name w:val="Balloon Text Char"/>
    <w:link w:val="BalloonText"/>
    <w:semiHidden/>
    <w:rPr>
      <w:rFonts w:ascii="Tahoma" w:eastAsia="Arial Unicode MS" w:hAnsi="Tahoma" w:cs="Tahoma"/>
      <w:noProof/>
      <w:sz w:val="16"/>
      <w:szCs w:val="16"/>
      <w:lang w:val="de-DE" w:eastAsia="zh-CN" w:bidi="ar-SA"/>
    </w:rPr>
  </w:style>
  <w:style w:type="character" w:customStyle="1" w:styleId="FootnoteTextChar">
    <w:name w:val="Footnote Text Char"/>
    <w:link w:val="FootnoteText"/>
    <w:uiPriority w:val="99"/>
    <w:semiHidden/>
    <w:rPr>
      <w:rFonts w:ascii="Arial" w:eastAsia="Arial Unicode MS" w:hAnsi="Arial"/>
      <w:lang w:val="de-DE" w:eastAsia="zh-CN" w:bidi="ar-SA"/>
    </w:rPr>
  </w:style>
  <w:style w:type="character" w:customStyle="1" w:styleId="MacroTextChar">
    <w:name w:val="Macro Text Char"/>
    <w:link w:val="MacroText"/>
    <w:uiPriority w:val="99"/>
    <w:semiHidden/>
    <w:rPr>
      <w:rFonts w:ascii="Courier New" w:hAnsi="Courier New" w:cs="Courier New"/>
      <w:noProof/>
      <w:lang w:val="de-DE" w:eastAsia="de-DE" w:bidi="ar-SA"/>
    </w:rPr>
  </w:style>
  <w:style w:type="character" w:customStyle="1" w:styleId="ListBulletChar1">
    <w:name w:val="List Bullet Char1"/>
    <w:aliases w:val="List Bullet Char Char1,List Bullet Char Char Char1,List Bullet Char Char Char Char1,List Bullet Char Char Char Char Char1,List Bullet Char Char Char Char Char Char1,Lijst opsom.teken Char Char Char, Char Char, Cha Char,Char Char"/>
    <w:link w:val="ListBullet"/>
    <w:uiPriority w:val="99"/>
    <w:qFormat/>
    <w:rPr>
      <w:rFonts w:ascii="Arial" w:eastAsia="Arial Unicode MS" w:hAnsi="Arial" w:cs="Arial"/>
      <w:sz w:val="15"/>
      <w:szCs w:val="15"/>
      <w:lang w:val="de-DE" w:eastAsia="de-DE"/>
    </w:rPr>
  </w:style>
  <w:style w:type="character" w:customStyle="1" w:styleId="AufzhlungNach0Char">
    <w:name w:val="Aufzählung + Nach 0 Char"/>
    <w:link w:val="AufzhlungNach0"/>
    <w:uiPriority w:val="99"/>
    <w:qFormat/>
    <w:rPr>
      <w:rFonts w:ascii="Arial" w:eastAsia="Arial Unicode MS" w:hAnsi="Arial" w:cs="Arial"/>
      <w:sz w:val="15"/>
      <w:szCs w:val="15"/>
      <w:lang w:val="de-DE" w:eastAsia="de-DE"/>
    </w:rPr>
  </w:style>
  <w:style w:type="paragraph" w:styleId="NormalWeb">
    <w:name w:val="Normal (Web)"/>
    <w:basedOn w:val="Normal"/>
    <w:uiPriority w:val="99"/>
    <w:pPr>
      <w:spacing w:before="100" w:beforeAutospacing="1" w:after="100" w:afterAutospacing="1" w:line="240" w:lineRule="auto"/>
      <w:jc w:val="left"/>
    </w:pPr>
    <w:rPr>
      <w:rFonts w:ascii="Times New Roman" w:eastAsia="Times New Roman" w:hAnsi="Times New Roman"/>
      <w:sz w:val="24"/>
      <w:szCs w:val="24"/>
      <w:lang w:val="en-US" w:eastAsia="en-US"/>
    </w:rPr>
  </w:style>
  <w:style w:type="character" w:customStyle="1" w:styleId="StandardLinksChar">
    <w:name w:val="Standard + Links Char"/>
    <w:link w:val="StandardLinks"/>
    <w:qFormat/>
    <w:rPr>
      <w:rFonts w:ascii="Arial" w:eastAsia="Arial Unicode MS" w:hAnsi="Arial"/>
      <w:sz w:val="15"/>
      <w:szCs w:val="15"/>
      <w:lang w:val="de-DE" w:eastAsia="de-DE" w:bidi="ar-SA"/>
    </w:rPr>
  </w:style>
  <w:style w:type="character" w:styleId="CommentReference">
    <w:name w:val="annotation reference"/>
    <w:uiPriority w:val="99"/>
    <w:unhideWhenUsed/>
    <w:qFormat/>
    <w:rPr>
      <w:rFonts w:ascii="Tahoma" w:hAnsi="Tahoma"/>
      <w:sz w:val="16"/>
      <w:szCs w:val="16"/>
      <w:lang w:val="en-US" w:eastAsia="en-US" w:bidi="ar-SA"/>
    </w:rPr>
  </w:style>
  <w:style w:type="paragraph" w:styleId="CommentText">
    <w:name w:val="annotation text"/>
    <w:basedOn w:val="Normal"/>
    <w:link w:val="CommentTextChar"/>
    <w:uiPriority w:val="99"/>
    <w:unhideWhenUsed/>
    <w:qFormat/>
    <w:rPr>
      <w:sz w:val="20"/>
      <w:szCs w:val="20"/>
    </w:rPr>
  </w:style>
  <w:style w:type="character" w:customStyle="1" w:styleId="CommentTextChar">
    <w:name w:val="Comment Text Char"/>
    <w:link w:val="CommentText"/>
    <w:uiPriority w:val="99"/>
    <w:qFormat/>
    <w:rPr>
      <w:rFonts w:ascii="Arial" w:eastAsia="Arial Unicode MS" w:hAnsi="Arial"/>
      <w:lang w:val="de-DE" w:eastAsia="zh-CN" w:bidi="ar-S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Arial" w:eastAsia="Arial Unicode MS" w:hAnsi="Arial"/>
      <w:b/>
      <w:bCs/>
      <w:lang w:val="de-DE" w:eastAsia="zh-CN" w:bidi="ar-SA"/>
    </w:rPr>
  </w:style>
  <w:style w:type="paragraph" w:customStyle="1" w:styleId="Einzug">
    <w:name w:val="Einzug"/>
    <w:basedOn w:val="Normal"/>
    <w:pPr>
      <w:spacing w:line="240" w:lineRule="atLeast"/>
      <w:ind w:left="240" w:right="25" w:hanging="240"/>
      <w:jc w:val="left"/>
    </w:pPr>
    <w:rPr>
      <w:rFonts w:ascii="Helvetica" w:eastAsia="Times New Roman" w:hAnsi="Helvetica"/>
      <w:sz w:val="18"/>
      <w:szCs w:val="20"/>
      <w:lang w:val="fr-FR" w:eastAsia="en-US"/>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link w:val="BodyText2"/>
    <w:uiPriority w:val="99"/>
    <w:rPr>
      <w:rFonts w:ascii="Arial" w:eastAsia="Arial Unicode MS" w:hAnsi="Arial"/>
      <w:sz w:val="15"/>
      <w:szCs w:val="15"/>
      <w:lang w:val="de-DE" w:eastAsia="zh-CN" w:bidi="ar-SA"/>
    </w:rPr>
  </w:style>
  <w:style w:type="character" w:customStyle="1" w:styleId="st">
    <w:name w:val="st"/>
    <w:rPr>
      <w:rFonts w:ascii="Tahoma" w:hAnsi="Tahoma"/>
      <w:lang w:val="en-US" w:eastAsia="en-US" w:bidi="ar-SA"/>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qFormat/>
    <w:rPr>
      <w:color w:val="0563C1"/>
      <w:u w:val="single"/>
    </w:rPr>
  </w:style>
  <w:style w:type="paragraph" w:styleId="ListParagraph">
    <w:name w:val="List Paragraph"/>
    <w:aliases w:val="Evidence on Demand bullet points,CEIL PEAKS bullet points,Scriptoria bullet points,Dot pt,F5 List Paragraph,List Paragraph1,No Spacing1,List Paragraph Char Char Char,Indicator Text,Numbered Para 1,MAIN CONTENT,Lapis Bulleted List,LI,LISTA"/>
    <w:basedOn w:val="Normal"/>
    <w:link w:val="ListParagraphChar"/>
    <w:uiPriority w:val="34"/>
    <w:qFormat/>
    <w:rsid w:val="00A66131"/>
    <w:pPr>
      <w:spacing w:after="200" w:line="276" w:lineRule="auto"/>
      <w:ind w:left="720"/>
      <w:contextualSpacing/>
      <w:jc w:val="left"/>
    </w:pPr>
    <w:rPr>
      <w:rFonts w:ascii="Calibri" w:eastAsia="Calibri" w:hAnsi="Calibri"/>
      <w:sz w:val="22"/>
      <w:szCs w:val="22"/>
      <w:lang w:val="en-US" w:eastAsia="en-US"/>
    </w:rPr>
  </w:style>
  <w:style w:type="paragraph" w:customStyle="1" w:styleId="ListBullet1">
    <w:name w:val="List Bullet 1"/>
    <w:basedOn w:val="Normal"/>
    <w:link w:val="ListBullet1Char"/>
    <w:qFormat/>
    <w:rsid w:val="00CA7237"/>
    <w:pPr>
      <w:numPr>
        <w:numId w:val="2"/>
      </w:numPr>
    </w:pPr>
  </w:style>
  <w:style w:type="character" w:customStyle="1" w:styleId="ListBullet1Char">
    <w:name w:val="List Bullet 1 Char"/>
    <w:link w:val="ListBullet1"/>
    <w:rsid w:val="00EB3FA7"/>
    <w:rPr>
      <w:rFonts w:ascii="Arial" w:eastAsia="Arial Unicode MS" w:hAnsi="Arial"/>
      <w:sz w:val="15"/>
      <w:szCs w:val="15"/>
      <w:lang w:val="de-DE" w:eastAsia="zh-CN"/>
    </w:rPr>
  </w:style>
  <w:style w:type="character" w:customStyle="1" w:styleId="hps">
    <w:name w:val="hps"/>
    <w:qFormat/>
    <w:rsid w:val="00EB3FA7"/>
  </w:style>
  <w:style w:type="character" w:customStyle="1" w:styleId="apple-style-span">
    <w:name w:val="apple-style-span"/>
    <w:rsid w:val="00EB3FA7"/>
  </w:style>
  <w:style w:type="character" w:customStyle="1" w:styleId="apple-converted-space">
    <w:name w:val="apple-converted-space"/>
    <w:rsid w:val="00EB3FA7"/>
  </w:style>
  <w:style w:type="character" w:customStyle="1" w:styleId="hpsatn">
    <w:name w:val="hps atn"/>
    <w:rsid w:val="00EB3FA7"/>
  </w:style>
  <w:style w:type="character" w:styleId="FollowedHyperlink">
    <w:name w:val="FollowedHyperlink"/>
    <w:uiPriority w:val="99"/>
    <w:semiHidden/>
    <w:unhideWhenUsed/>
    <w:rsid w:val="00C26192"/>
    <w:rPr>
      <w:color w:val="954F72"/>
      <w:u w:val="single"/>
    </w:rPr>
  </w:style>
  <w:style w:type="character" w:customStyle="1" w:styleId="ListParagraphChar">
    <w:name w:val="List Paragraph Char"/>
    <w:aliases w:val="Evidence on Demand bullet points Char,CEIL PEAKS bullet points Char,Scriptoria bullet points Char,Dot pt Char,F5 List Paragraph Char,List Paragraph1 Char,No Spacing1 Char,List Paragraph Char Char Char Char,Indicator Text Char,LI Char"/>
    <w:link w:val="ListParagraph"/>
    <w:uiPriority w:val="34"/>
    <w:qFormat/>
    <w:locked/>
    <w:rsid w:val="00FA13B4"/>
    <w:rPr>
      <w:rFonts w:ascii="Calibri" w:eastAsia="Calibri" w:hAnsi="Calibri"/>
      <w:sz w:val="22"/>
      <w:szCs w:val="22"/>
      <w:lang w:val="en-US" w:eastAsia="en-US"/>
    </w:rPr>
  </w:style>
  <w:style w:type="character" w:customStyle="1" w:styleId="longtext">
    <w:name w:val="long_text"/>
    <w:qFormat/>
    <w:rsid w:val="00FA13B4"/>
    <w:rPr>
      <w:rFonts w:ascii="Tahoma" w:hAnsi="Tahoma" w:cs="Times New Roman" w:hint="default"/>
      <w:lang w:val="en-US" w:eastAsia="en-US" w:bidi="ar-SA"/>
    </w:rPr>
  </w:style>
  <w:style w:type="character" w:customStyle="1" w:styleId="StandardLinksChar1">
    <w:name w:val="Standard + Links Char1"/>
    <w:locked/>
    <w:rsid w:val="00FA13B4"/>
    <w:rPr>
      <w:rFonts w:ascii="Arial" w:eastAsia="Arial Unicode MS" w:hAnsi="Arial" w:cs="Arial"/>
      <w:sz w:val="15"/>
      <w:szCs w:val="15"/>
      <w:lang w:val="de-DE" w:eastAsia="de-DE"/>
    </w:rPr>
  </w:style>
  <w:style w:type="paragraph" w:customStyle="1" w:styleId="1">
    <w:name w:val="Λίστα με κουκκίδες1"/>
    <w:basedOn w:val="Normal"/>
    <w:next w:val="Normal"/>
    <w:qFormat/>
    <w:rsid w:val="00FA13B4"/>
    <w:pPr>
      <w:numPr>
        <w:numId w:val="18"/>
      </w:numPr>
      <w:spacing w:after="30"/>
    </w:pPr>
    <w:rPr>
      <w:rFonts w:cs="Arial"/>
      <w:lang w:eastAsia="ar-SA"/>
    </w:rPr>
  </w:style>
  <w:style w:type="paragraph" w:customStyle="1" w:styleId="Lijstalinea">
    <w:name w:val="Lijstalinea"/>
    <w:basedOn w:val="Normal"/>
    <w:qFormat/>
    <w:rsid w:val="00FA13B4"/>
    <w:pPr>
      <w:ind w:left="720"/>
      <w:contextualSpacing/>
    </w:pPr>
  </w:style>
  <w:style w:type="character" w:customStyle="1" w:styleId="tlid-translation">
    <w:name w:val="tlid-translation"/>
    <w:qFormat/>
    <w:rsid w:val="00FA13B4"/>
  </w:style>
  <w:style w:type="paragraph" w:customStyle="1" w:styleId="paragraph">
    <w:name w:val="paragraph"/>
    <w:basedOn w:val="Normal"/>
    <w:qFormat/>
    <w:rsid w:val="00FA13B4"/>
    <w:pPr>
      <w:spacing w:before="100" w:beforeAutospacing="1" w:after="100" w:afterAutospacing="1" w:line="240" w:lineRule="auto"/>
      <w:jc w:val="left"/>
    </w:pPr>
    <w:rPr>
      <w:rFonts w:ascii="Times New Roman" w:eastAsia="Times New Roman" w:hAnsi="Times New Roman"/>
      <w:sz w:val="24"/>
      <w:szCs w:val="24"/>
      <w:lang w:val="el-GR" w:eastAsia="el-GR"/>
    </w:rPr>
  </w:style>
  <w:style w:type="paragraph" w:styleId="HTMLPreformatted">
    <w:name w:val="HTML Preformatted"/>
    <w:basedOn w:val="Normal"/>
    <w:link w:val="HTMLPreformattedChar"/>
    <w:uiPriority w:val="99"/>
    <w:unhideWhenUsed/>
    <w:qFormat/>
    <w:rsid w:val="00FA1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sz w:val="20"/>
      <w:szCs w:val="20"/>
      <w:lang w:val="el-GR" w:eastAsia="ar-SA"/>
    </w:rPr>
  </w:style>
  <w:style w:type="character" w:customStyle="1" w:styleId="HTMLPreformattedChar">
    <w:name w:val="HTML Preformatted Char"/>
    <w:link w:val="HTMLPreformatted"/>
    <w:uiPriority w:val="99"/>
    <w:qFormat/>
    <w:rsid w:val="00FA13B4"/>
    <w:rPr>
      <w:rFonts w:ascii="Courier New" w:hAnsi="Courier New"/>
      <w:lang w:val="el-GR" w:eastAsia="ar-SA"/>
    </w:rPr>
  </w:style>
  <w:style w:type="paragraph" w:customStyle="1" w:styleId="western">
    <w:name w:val="western"/>
    <w:qFormat/>
    <w:rsid w:val="00FA13B4"/>
    <w:pPr>
      <w:spacing w:after="200" w:line="276" w:lineRule="auto"/>
    </w:pPr>
    <w:rPr>
      <w:rFonts w:ascii="Liberation Serif" w:eastAsia="Liberation Serif" w:hAnsi="Liberation Serif"/>
      <w:sz w:val="24"/>
      <w:szCs w:val="24"/>
      <w:lang w:val="en-US" w:eastAsia="zh-CN"/>
    </w:rPr>
  </w:style>
  <w:style w:type="character" w:customStyle="1" w:styleId="a">
    <w:name w:val="Σύνδεσμος διαδικτύου"/>
    <w:unhideWhenUsed/>
    <w:qFormat/>
    <w:rsid w:val="00F01E84"/>
    <w:rPr>
      <w:color w:val="0000FF"/>
      <w:u w:val="single"/>
    </w:rPr>
  </w:style>
  <w:style w:type="paragraph" w:customStyle="1" w:styleId="Standard1">
    <w:name w:val="Standard1"/>
    <w:rsid w:val="00F01E84"/>
    <w:pPr>
      <w:suppressAutoHyphens/>
      <w:autoSpaceDN w:val="0"/>
      <w:spacing w:before="60" w:after="60"/>
      <w:textAlignment w:val="baseline"/>
    </w:pPr>
    <w:rPr>
      <w:rFonts w:ascii="Arial" w:eastAsia="SimSun" w:hAnsi="Arial" w:cs="Arial"/>
      <w:kern w:val="3"/>
      <w:lang w:val="fr-FR" w:eastAsia="en-US"/>
    </w:rPr>
  </w:style>
  <w:style w:type="character" w:styleId="Strong">
    <w:name w:val="Strong"/>
    <w:uiPriority w:val="22"/>
    <w:qFormat/>
    <w:rsid w:val="00F01E84"/>
    <w:rPr>
      <w:rFonts w:ascii="Tahoma" w:hAnsi="Tahoma"/>
      <w:b/>
      <w:bCs/>
      <w:lang w:val="en-US" w:eastAsia="en-US" w:bidi="ar-SA"/>
    </w:rPr>
  </w:style>
  <w:style w:type="paragraph" w:styleId="Revision">
    <w:name w:val="Revision"/>
    <w:hidden/>
    <w:uiPriority w:val="99"/>
    <w:semiHidden/>
    <w:rsid w:val="00F01E84"/>
    <w:rPr>
      <w:rFonts w:ascii="Arial" w:eastAsia="Arial Unicode MS" w:hAnsi="Arial"/>
      <w:sz w:val="15"/>
      <w:szCs w:val="15"/>
      <w:lang w:val="de-DE" w:eastAsia="zh-CN"/>
    </w:rPr>
  </w:style>
  <w:style w:type="paragraph" w:customStyle="1" w:styleId="Standard2">
    <w:name w:val="Standard2"/>
    <w:rsid w:val="003E0D76"/>
    <w:pPr>
      <w:suppressAutoHyphens/>
      <w:autoSpaceDN w:val="0"/>
      <w:spacing w:before="60" w:after="60"/>
      <w:textAlignment w:val="baseline"/>
    </w:pPr>
    <w:rPr>
      <w:rFonts w:ascii="Arial" w:eastAsia="SimSun" w:hAnsi="Arial" w:cs="Arial"/>
      <w:kern w:val="3"/>
      <w:lang w:val="fr-FR" w:eastAsia="en-US"/>
    </w:rPr>
  </w:style>
  <w:style w:type="character" w:customStyle="1" w:styleId="ListBulletCharCharChar2">
    <w:name w:val="List Bullet Char Char Char2"/>
    <w:aliases w:val="List Bullet Char Char Char Char2,List Bullet Char Char Char Char Char Char2,List Bullet Char Char Char Char Char2,Lijst opsom.teken Char Char Char Char Char Char1, Char Char1,Char Char1"/>
    <w:uiPriority w:val="99"/>
    <w:qFormat/>
    <w:rsid w:val="003E0D76"/>
  </w:style>
  <w:style w:type="paragraph" w:customStyle="1" w:styleId="Normal0">
    <w:name w:val="Normal0"/>
    <w:qFormat/>
    <w:rsid w:val="00451143"/>
    <w:pPr>
      <w:spacing w:before="60" w:after="60"/>
    </w:pPr>
    <w:rPr>
      <w:rFonts w:ascii="Arial" w:eastAsia="Arial" w:hAnsi="Arial" w:cs="Arial"/>
      <w:lang w:val="fr-FR"/>
    </w:rPr>
  </w:style>
  <w:style w:type="character" w:customStyle="1" w:styleId="Bulletpoint2Char">
    <w:name w:val="Bullet point 2 Char"/>
    <w:link w:val="Bulletpoint2"/>
    <w:qFormat/>
    <w:rsid w:val="00AA6F20"/>
    <w:rPr>
      <w:rFonts w:ascii="Verdana" w:hAnsi="Verdana"/>
    </w:rPr>
  </w:style>
  <w:style w:type="paragraph" w:customStyle="1" w:styleId="Bulletpoint2">
    <w:name w:val="Bullet point 2"/>
    <w:basedOn w:val="Normal"/>
    <w:link w:val="Bulletpoint2Char"/>
    <w:qFormat/>
    <w:rsid w:val="00AA6F20"/>
    <w:pPr>
      <w:spacing w:after="120" w:line="240" w:lineRule="auto"/>
    </w:pPr>
    <w:rPr>
      <w:rFonts w:ascii="Verdana" w:eastAsia="Times New Roman" w:hAnsi="Verdana"/>
      <w:sz w:val="20"/>
      <w:szCs w:val="20"/>
      <w:lang w:val="fr-BE" w:eastAsia="fr-BE"/>
    </w:rPr>
  </w:style>
  <w:style w:type="character" w:customStyle="1" w:styleId="rynqvb">
    <w:name w:val="rynqvb"/>
    <w:basedOn w:val="DefaultParagraphFont"/>
    <w:rsid w:val="00894B41"/>
  </w:style>
  <w:style w:type="paragraph" w:customStyle="1" w:styleId="CarChar">
    <w:name w:val="Car Char"/>
    <w:basedOn w:val="Normal"/>
    <w:rsid w:val="00467CDD"/>
    <w:pPr>
      <w:spacing w:after="160" w:line="240" w:lineRule="exact"/>
      <w:jc w:val="left"/>
    </w:pPr>
    <w:rPr>
      <w:rFonts w:ascii="Tahoma" w:hAnsi="Tahoma"/>
      <w:lang w:val="en-US" w:eastAsia="en-US"/>
    </w:rPr>
  </w:style>
  <w:style w:type="paragraph" w:styleId="BodyText">
    <w:name w:val="Body Text"/>
    <w:basedOn w:val="Normal"/>
    <w:link w:val="BodyTextChar"/>
    <w:uiPriority w:val="99"/>
    <w:qFormat/>
    <w:rsid w:val="00467CDD"/>
    <w:pPr>
      <w:tabs>
        <w:tab w:val="left" w:pos="850"/>
        <w:tab w:val="left" w:pos="1191"/>
        <w:tab w:val="left" w:pos="1531"/>
      </w:tabs>
      <w:spacing w:after="240" w:line="240" w:lineRule="auto"/>
      <w:ind w:firstLine="442"/>
    </w:pPr>
    <w:rPr>
      <w:rFonts w:ascii="Tahoma" w:eastAsia="Times New Roman" w:hAnsi="Tahoma"/>
      <w:sz w:val="22"/>
      <w:szCs w:val="22"/>
      <w:lang w:val="en-GB"/>
    </w:rPr>
  </w:style>
  <w:style w:type="character" w:customStyle="1" w:styleId="BodyTextChar">
    <w:name w:val="Body Text Char"/>
    <w:basedOn w:val="DefaultParagraphFont"/>
    <w:link w:val="BodyText"/>
    <w:uiPriority w:val="99"/>
    <w:rsid w:val="00467CDD"/>
    <w:rPr>
      <w:rFonts w:ascii="Tahoma" w:hAnsi="Tahoma"/>
      <w:sz w:val="22"/>
      <w:szCs w:val="22"/>
      <w:lang w:val="en-GB" w:eastAsia="zh-CN"/>
    </w:rPr>
  </w:style>
  <w:style w:type="paragraph" w:customStyle="1" w:styleId="MISSOC">
    <w:name w:val="MISSOC"/>
    <w:basedOn w:val="Normal"/>
    <w:rsid w:val="00467CDD"/>
    <w:rPr>
      <w:rFonts w:eastAsia="Times New Roman"/>
      <w:lang w:eastAsia="de-DE"/>
    </w:rPr>
  </w:style>
  <w:style w:type="paragraph" w:customStyle="1" w:styleId="Default">
    <w:name w:val="Default"/>
    <w:uiPriority w:val="99"/>
    <w:rsid w:val="00467CDD"/>
    <w:pPr>
      <w:autoSpaceDE w:val="0"/>
      <w:autoSpaceDN w:val="0"/>
      <w:adjustRightInd w:val="0"/>
    </w:pPr>
    <w:rPr>
      <w:rFonts w:ascii="CKONNE+Tahoma" w:hAnsi="CKONNE+Tahoma" w:cs="CKONNE+Tahoma"/>
      <w:color w:val="000000"/>
      <w:sz w:val="24"/>
      <w:szCs w:val="24"/>
      <w:lang w:val="en-US" w:eastAsia="en-US"/>
    </w:rPr>
  </w:style>
  <w:style w:type="character" w:customStyle="1" w:styleId="shorttext">
    <w:name w:val="short_text"/>
    <w:basedOn w:val="DefaultParagraphFont"/>
    <w:uiPriority w:val="99"/>
    <w:rsid w:val="00467CDD"/>
  </w:style>
  <w:style w:type="character" w:customStyle="1" w:styleId="ilfuvd">
    <w:name w:val="ilfuvd"/>
    <w:basedOn w:val="DefaultParagraphFont"/>
    <w:rsid w:val="00467CDD"/>
  </w:style>
  <w:style w:type="character" w:customStyle="1" w:styleId="A9">
    <w:name w:val="A9"/>
    <w:uiPriority w:val="99"/>
    <w:rsid w:val="00467CDD"/>
    <w:rPr>
      <w:rFonts w:cs="Myriad Pro Light"/>
      <w:i/>
      <w:iCs/>
      <w:color w:val="000000"/>
      <w:sz w:val="18"/>
      <w:szCs w:val="18"/>
    </w:rPr>
  </w:style>
  <w:style w:type="paragraph" w:styleId="NoSpacing">
    <w:name w:val="No Spacing"/>
    <w:uiPriority w:val="1"/>
    <w:qFormat/>
    <w:rsid w:val="00467CDD"/>
    <w:pPr>
      <w:jc w:val="both"/>
    </w:pPr>
    <w:rPr>
      <w:rFonts w:ascii="Arial" w:eastAsia="Arial Unicode MS" w:hAnsi="Arial"/>
      <w:sz w:val="15"/>
      <w:szCs w:val="15"/>
      <w:lang w:val="en-GB" w:eastAsia="zh-CN"/>
    </w:rPr>
  </w:style>
  <w:style w:type="paragraph" w:customStyle="1" w:styleId="heading30">
    <w:name w:val="heading 30"/>
    <w:basedOn w:val="Normal0"/>
    <w:next w:val="Normal0"/>
    <w:uiPriority w:val="9"/>
    <w:semiHidden/>
    <w:unhideWhenUsed/>
    <w:qFormat/>
    <w:rsid w:val="00DF75AD"/>
    <w:pPr>
      <w:keepNext/>
      <w:keepLines/>
      <w:spacing w:before="280" w:after="80"/>
      <w:outlineLvl w:val="2"/>
    </w:pPr>
    <w:rPr>
      <w:b/>
      <w:sz w:val="28"/>
      <w:szCs w:val="28"/>
      <w:lang w:val="en-GB" w:eastAsia="ja-JP"/>
    </w:rPr>
  </w:style>
  <w:style w:type="character" w:styleId="UnresolvedMention">
    <w:name w:val="Unresolved Mention"/>
    <w:basedOn w:val="DefaultParagraphFont"/>
    <w:uiPriority w:val="99"/>
    <w:semiHidden/>
    <w:unhideWhenUsed/>
    <w:rsid w:val="003D7B4D"/>
    <w:rPr>
      <w:color w:val="605E5C"/>
      <w:shd w:val="clear" w:color="auto" w:fill="E1DFDD"/>
    </w:rPr>
  </w:style>
  <w:style w:type="character" w:customStyle="1" w:styleId="CommentReference1">
    <w:name w:val="Comment Reference1"/>
    <w:basedOn w:val="DefaultParagraphFont"/>
    <w:uiPriority w:val="99"/>
    <w:unhideWhenUsed/>
    <w:qFormat/>
    <w:rsid w:val="004945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5270">
      <w:bodyDiv w:val="1"/>
      <w:marLeft w:val="0"/>
      <w:marRight w:val="0"/>
      <w:marTop w:val="0"/>
      <w:marBottom w:val="0"/>
      <w:divBdr>
        <w:top w:val="none" w:sz="0" w:space="0" w:color="auto"/>
        <w:left w:val="none" w:sz="0" w:space="0" w:color="auto"/>
        <w:bottom w:val="none" w:sz="0" w:space="0" w:color="auto"/>
        <w:right w:val="none" w:sz="0" w:space="0" w:color="auto"/>
      </w:divBdr>
    </w:div>
    <w:div w:id="109713181">
      <w:bodyDiv w:val="1"/>
      <w:marLeft w:val="0"/>
      <w:marRight w:val="0"/>
      <w:marTop w:val="0"/>
      <w:marBottom w:val="0"/>
      <w:divBdr>
        <w:top w:val="none" w:sz="0" w:space="0" w:color="auto"/>
        <w:left w:val="none" w:sz="0" w:space="0" w:color="auto"/>
        <w:bottom w:val="none" w:sz="0" w:space="0" w:color="auto"/>
        <w:right w:val="none" w:sz="0" w:space="0" w:color="auto"/>
      </w:divBdr>
      <w:divsChild>
        <w:div w:id="606349708">
          <w:marLeft w:val="0"/>
          <w:marRight w:val="0"/>
          <w:marTop w:val="0"/>
          <w:marBottom w:val="0"/>
          <w:divBdr>
            <w:top w:val="none" w:sz="0" w:space="0" w:color="auto"/>
            <w:left w:val="none" w:sz="0" w:space="0" w:color="auto"/>
            <w:bottom w:val="none" w:sz="0" w:space="0" w:color="auto"/>
            <w:right w:val="none" w:sz="0" w:space="0" w:color="auto"/>
          </w:divBdr>
          <w:divsChild>
            <w:div w:id="1605917009">
              <w:marLeft w:val="0"/>
              <w:marRight w:val="0"/>
              <w:marTop w:val="0"/>
              <w:marBottom w:val="0"/>
              <w:divBdr>
                <w:top w:val="none" w:sz="0" w:space="0" w:color="auto"/>
                <w:left w:val="none" w:sz="0" w:space="0" w:color="auto"/>
                <w:bottom w:val="none" w:sz="0" w:space="0" w:color="auto"/>
                <w:right w:val="none" w:sz="0" w:space="0" w:color="auto"/>
              </w:divBdr>
              <w:divsChild>
                <w:div w:id="340132029">
                  <w:marLeft w:val="-225"/>
                  <w:marRight w:val="-225"/>
                  <w:marTop w:val="0"/>
                  <w:marBottom w:val="0"/>
                  <w:divBdr>
                    <w:top w:val="none" w:sz="0" w:space="0" w:color="auto"/>
                    <w:left w:val="none" w:sz="0" w:space="0" w:color="auto"/>
                    <w:bottom w:val="none" w:sz="0" w:space="0" w:color="auto"/>
                    <w:right w:val="none" w:sz="0" w:space="0" w:color="auto"/>
                  </w:divBdr>
                  <w:divsChild>
                    <w:div w:id="894975821">
                      <w:marLeft w:val="0"/>
                      <w:marRight w:val="0"/>
                      <w:marTop w:val="0"/>
                      <w:marBottom w:val="0"/>
                      <w:divBdr>
                        <w:top w:val="none" w:sz="0" w:space="0" w:color="auto"/>
                        <w:left w:val="none" w:sz="0" w:space="0" w:color="auto"/>
                        <w:bottom w:val="none" w:sz="0" w:space="0" w:color="auto"/>
                        <w:right w:val="none" w:sz="0" w:space="0" w:color="auto"/>
                      </w:divBdr>
                      <w:divsChild>
                        <w:div w:id="1115369717">
                          <w:marLeft w:val="-225"/>
                          <w:marRight w:val="-225"/>
                          <w:marTop w:val="0"/>
                          <w:marBottom w:val="0"/>
                          <w:divBdr>
                            <w:top w:val="none" w:sz="0" w:space="0" w:color="auto"/>
                            <w:left w:val="none" w:sz="0" w:space="0" w:color="auto"/>
                            <w:bottom w:val="none" w:sz="0" w:space="0" w:color="auto"/>
                            <w:right w:val="none" w:sz="0" w:space="0" w:color="auto"/>
                          </w:divBdr>
                          <w:divsChild>
                            <w:div w:id="1034228532">
                              <w:marLeft w:val="0"/>
                              <w:marRight w:val="0"/>
                              <w:marTop w:val="0"/>
                              <w:marBottom w:val="0"/>
                              <w:divBdr>
                                <w:top w:val="none" w:sz="0" w:space="0" w:color="auto"/>
                                <w:left w:val="none" w:sz="0" w:space="0" w:color="auto"/>
                                <w:bottom w:val="none" w:sz="0" w:space="0" w:color="auto"/>
                                <w:right w:val="none" w:sz="0" w:space="0" w:color="auto"/>
                              </w:divBdr>
                              <w:divsChild>
                                <w:div w:id="653264054">
                                  <w:marLeft w:val="0"/>
                                  <w:marRight w:val="0"/>
                                  <w:marTop w:val="0"/>
                                  <w:marBottom w:val="0"/>
                                  <w:divBdr>
                                    <w:top w:val="none" w:sz="0" w:space="0" w:color="auto"/>
                                    <w:left w:val="none" w:sz="0" w:space="0" w:color="auto"/>
                                    <w:bottom w:val="none" w:sz="0" w:space="0" w:color="auto"/>
                                    <w:right w:val="none" w:sz="0" w:space="0" w:color="auto"/>
                                  </w:divBdr>
                                  <w:divsChild>
                                    <w:div w:id="681786670">
                                      <w:marLeft w:val="0"/>
                                      <w:marRight w:val="0"/>
                                      <w:marTop w:val="0"/>
                                      <w:marBottom w:val="0"/>
                                      <w:divBdr>
                                        <w:top w:val="none" w:sz="0" w:space="0" w:color="auto"/>
                                        <w:left w:val="none" w:sz="0" w:space="0" w:color="auto"/>
                                        <w:bottom w:val="none" w:sz="0" w:space="0" w:color="auto"/>
                                        <w:right w:val="none" w:sz="0" w:space="0" w:color="auto"/>
                                      </w:divBdr>
                                      <w:divsChild>
                                        <w:div w:id="220092420">
                                          <w:marLeft w:val="0"/>
                                          <w:marRight w:val="0"/>
                                          <w:marTop w:val="0"/>
                                          <w:marBottom w:val="0"/>
                                          <w:divBdr>
                                            <w:top w:val="none" w:sz="0" w:space="0" w:color="auto"/>
                                            <w:left w:val="none" w:sz="0" w:space="0" w:color="auto"/>
                                            <w:bottom w:val="none" w:sz="0" w:space="0" w:color="auto"/>
                                            <w:right w:val="none" w:sz="0" w:space="0" w:color="auto"/>
                                          </w:divBdr>
                                          <w:divsChild>
                                            <w:div w:id="4280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843847">
      <w:bodyDiv w:val="1"/>
      <w:marLeft w:val="0"/>
      <w:marRight w:val="0"/>
      <w:marTop w:val="0"/>
      <w:marBottom w:val="0"/>
      <w:divBdr>
        <w:top w:val="none" w:sz="0" w:space="0" w:color="auto"/>
        <w:left w:val="none" w:sz="0" w:space="0" w:color="auto"/>
        <w:bottom w:val="none" w:sz="0" w:space="0" w:color="auto"/>
        <w:right w:val="none" w:sz="0" w:space="0" w:color="auto"/>
      </w:divBdr>
    </w:div>
    <w:div w:id="787702658">
      <w:bodyDiv w:val="1"/>
      <w:marLeft w:val="0"/>
      <w:marRight w:val="0"/>
      <w:marTop w:val="0"/>
      <w:marBottom w:val="0"/>
      <w:divBdr>
        <w:top w:val="none" w:sz="0" w:space="0" w:color="auto"/>
        <w:left w:val="none" w:sz="0" w:space="0" w:color="auto"/>
        <w:bottom w:val="none" w:sz="0" w:space="0" w:color="auto"/>
        <w:right w:val="none" w:sz="0" w:space="0" w:color="auto"/>
      </w:divBdr>
    </w:div>
    <w:div w:id="878666252">
      <w:bodyDiv w:val="1"/>
      <w:marLeft w:val="0"/>
      <w:marRight w:val="0"/>
      <w:marTop w:val="0"/>
      <w:marBottom w:val="0"/>
      <w:divBdr>
        <w:top w:val="none" w:sz="0" w:space="0" w:color="auto"/>
        <w:left w:val="none" w:sz="0" w:space="0" w:color="auto"/>
        <w:bottom w:val="none" w:sz="0" w:space="0" w:color="auto"/>
        <w:right w:val="none" w:sz="0" w:space="0" w:color="auto"/>
      </w:divBdr>
    </w:div>
    <w:div w:id="1324235893">
      <w:bodyDiv w:val="1"/>
      <w:marLeft w:val="0"/>
      <w:marRight w:val="0"/>
      <w:marTop w:val="0"/>
      <w:marBottom w:val="0"/>
      <w:divBdr>
        <w:top w:val="none" w:sz="0" w:space="0" w:color="auto"/>
        <w:left w:val="none" w:sz="0" w:space="0" w:color="auto"/>
        <w:bottom w:val="none" w:sz="0" w:space="0" w:color="auto"/>
        <w:right w:val="none" w:sz="0" w:space="0" w:color="auto"/>
      </w:divBdr>
      <w:divsChild>
        <w:div w:id="1350793907">
          <w:marLeft w:val="0"/>
          <w:marRight w:val="0"/>
          <w:marTop w:val="0"/>
          <w:marBottom w:val="0"/>
          <w:divBdr>
            <w:top w:val="none" w:sz="0" w:space="0" w:color="auto"/>
            <w:left w:val="none" w:sz="0" w:space="0" w:color="auto"/>
            <w:bottom w:val="none" w:sz="0" w:space="0" w:color="auto"/>
            <w:right w:val="none" w:sz="0" w:space="0" w:color="auto"/>
          </w:divBdr>
          <w:divsChild>
            <w:div w:id="1250310810">
              <w:marLeft w:val="0"/>
              <w:marRight w:val="0"/>
              <w:marTop w:val="0"/>
              <w:marBottom w:val="0"/>
              <w:divBdr>
                <w:top w:val="none" w:sz="0" w:space="0" w:color="auto"/>
                <w:left w:val="none" w:sz="0" w:space="0" w:color="auto"/>
                <w:bottom w:val="none" w:sz="0" w:space="0" w:color="auto"/>
                <w:right w:val="none" w:sz="0" w:space="0" w:color="auto"/>
              </w:divBdr>
              <w:divsChild>
                <w:div w:id="1364985211">
                  <w:marLeft w:val="0"/>
                  <w:marRight w:val="0"/>
                  <w:marTop w:val="0"/>
                  <w:marBottom w:val="0"/>
                  <w:divBdr>
                    <w:top w:val="none" w:sz="0" w:space="0" w:color="auto"/>
                    <w:left w:val="none" w:sz="0" w:space="0" w:color="auto"/>
                    <w:bottom w:val="none" w:sz="0" w:space="0" w:color="auto"/>
                    <w:right w:val="none" w:sz="0" w:space="0" w:color="auto"/>
                  </w:divBdr>
                  <w:divsChild>
                    <w:div w:id="90903072">
                      <w:marLeft w:val="0"/>
                      <w:marRight w:val="0"/>
                      <w:marTop w:val="0"/>
                      <w:marBottom w:val="0"/>
                      <w:divBdr>
                        <w:top w:val="none" w:sz="0" w:space="0" w:color="auto"/>
                        <w:left w:val="none" w:sz="0" w:space="0" w:color="auto"/>
                        <w:bottom w:val="none" w:sz="0" w:space="0" w:color="auto"/>
                        <w:right w:val="none" w:sz="0" w:space="0" w:color="auto"/>
                      </w:divBdr>
                      <w:divsChild>
                        <w:div w:id="187303296">
                          <w:marLeft w:val="0"/>
                          <w:marRight w:val="0"/>
                          <w:marTop w:val="0"/>
                          <w:marBottom w:val="0"/>
                          <w:divBdr>
                            <w:top w:val="none" w:sz="0" w:space="0" w:color="auto"/>
                            <w:left w:val="none" w:sz="0" w:space="0" w:color="auto"/>
                            <w:bottom w:val="none" w:sz="0" w:space="0" w:color="auto"/>
                            <w:right w:val="none" w:sz="0" w:space="0" w:color="auto"/>
                          </w:divBdr>
                          <w:divsChild>
                            <w:div w:id="1599363072">
                              <w:marLeft w:val="0"/>
                              <w:marRight w:val="0"/>
                              <w:marTop w:val="0"/>
                              <w:marBottom w:val="0"/>
                              <w:divBdr>
                                <w:top w:val="none" w:sz="0" w:space="0" w:color="auto"/>
                                <w:left w:val="none" w:sz="0" w:space="0" w:color="auto"/>
                                <w:bottom w:val="none" w:sz="0" w:space="0" w:color="auto"/>
                                <w:right w:val="none" w:sz="0" w:space="0" w:color="auto"/>
                              </w:divBdr>
                              <w:divsChild>
                                <w:div w:id="733352553">
                                  <w:marLeft w:val="255"/>
                                  <w:marRight w:val="255"/>
                                  <w:marTop w:val="30"/>
                                  <w:marBottom w:val="2250"/>
                                  <w:divBdr>
                                    <w:top w:val="none" w:sz="0" w:space="0" w:color="auto"/>
                                    <w:left w:val="none" w:sz="0" w:space="0" w:color="auto"/>
                                    <w:bottom w:val="none" w:sz="0" w:space="0" w:color="auto"/>
                                    <w:right w:val="none" w:sz="0" w:space="0" w:color="auto"/>
                                  </w:divBdr>
                                  <w:divsChild>
                                    <w:div w:id="1917862387">
                                      <w:marLeft w:val="0"/>
                                      <w:marRight w:val="0"/>
                                      <w:marTop w:val="0"/>
                                      <w:marBottom w:val="0"/>
                                      <w:divBdr>
                                        <w:top w:val="none" w:sz="0" w:space="0" w:color="auto"/>
                                        <w:left w:val="none" w:sz="0" w:space="0" w:color="auto"/>
                                        <w:bottom w:val="none" w:sz="0" w:space="0" w:color="auto"/>
                                        <w:right w:val="none" w:sz="0" w:space="0" w:color="auto"/>
                                      </w:divBdr>
                                      <w:divsChild>
                                        <w:div w:id="855080528">
                                          <w:marLeft w:val="0"/>
                                          <w:marRight w:val="0"/>
                                          <w:marTop w:val="0"/>
                                          <w:marBottom w:val="0"/>
                                          <w:divBdr>
                                            <w:top w:val="none" w:sz="0" w:space="0" w:color="auto"/>
                                            <w:left w:val="none" w:sz="0" w:space="0" w:color="auto"/>
                                            <w:bottom w:val="none" w:sz="0" w:space="0" w:color="auto"/>
                                            <w:right w:val="none" w:sz="0" w:space="0" w:color="auto"/>
                                          </w:divBdr>
                                          <w:divsChild>
                                            <w:div w:id="162474869">
                                              <w:marLeft w:val="0"/>
                                              <w:marRight w:val="0"/>
                                              <w:marTop w:val="0"/>
                                              <w:marBottom w:val="0"/>
                                              <w:divBdr>
                                                <w:top w:val="none" w:sz="0" w:space="0" w:color="auto"/>
                                                <w:left w:val="none" w:sz="0" w:space="0" w:color="auto"/>
                                                <w:bottom w:val="none" w:sz="0" w:space="0" w:color="auto"/>
                                                <w:right w:val="none" w:sz="0" w:space="0" w:color="auto"/>
                                              </w:divBdr>
                                              <w:divsChild>
                                                <w:div w:id="346760408">
                                                  <w:marLeft w:val="0"/>
                                                  <w:marRight w:val="0"/>
                                                  <w:marTop w:val="0"/>
                                                  <w:marBottom w:val="0"/>
                                                  <w:divBdr>
                                                    <w:top w:val="none" w:sz="0" w:space="0" w:color="auto"/>
                                                    <w:left w:val="none" w:sz="0" w:space="0" w:color="auto"/>
                                                    <w:bottom w:val="none" w:sz="0" w:space="0" w:color="auto"/>
                                                    <w:right w:val="none" w:sz="0" w:space="0" w:color="auto"/>
                                                  </w:divBdr>
                                                  <w:divsChild>
                                                    <w:div w:id="6357225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043488">
      <w:bodyDiv w:val="1"/>
      <w:marLeft w:val="0"/>
      <w:marRight w:val="0"/>
      <w:marTop w:val="0"/>
      <w:marBottom w:val="0"/>
      <w:divBdr>
        <w:top w:val="none" w:sz="0" w:space="0" w:color="auto"/>
        <w:left w:val="none" w:sz="0" w:space="0" w:color="auto"/>
        <w:bottom w:val="none" w:sz="0" w:space="0" w:color="auto"/>
        <w:right w:val="none" w:sz="0" w:space="0" w:color="auto"/>
      </w:divBdr>
    </w:div>
    <w:div w:id="1964580294">
      <w:bodyDiv w:val="1"/>
      <w:marLeft w:val="0"/>
      <w:marRight w:val="0"/>
      <w:marTop w:val="0"/>
      <w:marBottom w:val="0"/>
      <w:divBdr>
        <w:top w:val="none" w:sz="0" w:space="0" w:color="auto"/>
        <w:left w:val="none" w:sz="0" w:space="0" w:color="auto"/>
        <w:bottom w:val="none" w:sz="0" w:space="0" w:color="auto"/>
        <w:right w:val="none" w:sz="0" w:space="0" w:color="auto"/>
      </w:divBdr>
    </w:div>
    <w:div w:id="2021468174">
      <w:bodyDiv w:val="1"/>
      <w:marLeft w:val="0"/>
      <w:marRight w:val="0"/>
      <w:marTop w:val="0"/>
      <w:marBottom w:val="0"/>
      <w:divBdr>
        <w:top w:val="none" w:sz="0" w:space="0" w:color="auto"/>
        <w:left w:val="none" w:sz="0" w:space="0" w:color="auto"/>
        <w:bottom w:val="none" w:sz="0" w:space="0" w:color="auto"/>
        <w:right w:val="none" w:sz="0" w:space="0" w:color="auto"/>
      </w:divBdr>
    </w:div>
    <w:div w:id="213813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earch.et.gr/el/" TargetMode="External"/><Relationship Id="rId18" Type="http://schemas.openxmlformats.org/officeDocument/2006/relationships/hyperlink" Target="https://search.et.gr/el/" TargetMode="External"/><Relationship Id="rId26" Type="http://schemas.openxmlformats.org/officeDocument/2006/relationships/hyperlink" Target="https://search.et.gr/el/"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search.et.gr/el/" TargetMode="External"/><Relationship Id="rId34" Type="http://schemas.openxmlformats.org/officeDocument/2006/relationships/hyperlink" Target="https://search.et.gr/el/" TargetMode="External"/><Relationship Id="rId42"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search.et.gr/el/" TargetMode="External"/><Relationship Id="rId17" Type="http://schemas.openxmlformats.org/officeDocument/2006/relationships/hyperlink" Target="https://search.et.gr/el/" TargetMode="External"/><Relationship Id="rId25" Type="http://schemas.openxmlformats.org/officeDocument/2006/relationships/hyperlink" Target="https://search.et.gr/el/" TargetMode="External"/><Relationship Id="rId33" Type="http://schemas.openxmlformats.org/officeDocument/2006/relationships/hyperlink" Target="https://search.et.gr/el/"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search.et.gr/el/" TargetMode="External"/><Relationship Id="rId20" Type="http://schemas.openxmlformats.org/officeDocument/2006/relationships/hyperlink" Target="https://search.et.gr/el/" TargetMode="External"/><Relationship Id="rId29" Type="http://schemas.openxmlformats.org/officeDocument/2006/relationships/hyperlink" Target="https://search.et.gr/el/"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earch.et.gr/el/" TargetMode="External"/><Relationship Id="rId32" Type="http://schemas.openxmlformats.org/officeDocument/2006/relationships/hyperlink" Target="https://search.et.gr/el/"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search.et.gr/el/" TargetMode="External"/><Relationship Id="rId23" Type="http://schemas.openxmlformats.org/officeDocument/2006/relationships/hyperlink" Target="https://search.et.gr/el/" TargetMode="External"/><Relationship Id="rId28" Type="http://schemas.openxmlformats.org/officeDocument/2006/relationships/hyperlink" Target="https://search.et.gr/el/" TargetMode="External"/><Relationship Id="rId36" Type="http://schemas.openxmlformats.org/officeDocument/2006/relationships/hyperlink" Target="https://search.et.gr/el/" TargetMode="External"/><Relationship Id="rId10" Type="http://schemas.openxmlformats.org/officeDocument/2006/relationships/footnotes" Target="footnotes.xml"/><Relationship Id="rId19" Type="http://schemas.openxmlformats.org/officeDocument/2006/relationships/hyperlink" Target="https://search.et.gr/el/" TargetMode="External"/><Relationship Id="rId31" Type="http://schemas.openxmlformats.org/officeDocument/2006/relationships/hyperlink" Target="https://search.et.gr/e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earch.et.gr/el/" TargetMode="External"/><Relationship Id="rId22" Type="http://schemas.openxmlformats.org/officeDocument/2006/relationships/hyperlink" Target="https://search.et.gr/el/" TargetMode="External"/><Relationship Id="rId27" Type="http://schemas.openxmlformats.org/officeDocument/2006/relationships/hyperlink" Target="https://search.et.gr/el/" TargetMode="External"/><Relationship Id="rId30" Type="http://schemas.openxmlformats.org/officeDocument/2006/relationships/hyperlink" Target="https://search.et.gr/el/" TargetMode="External"/><Relationship Id="rId35" Type="http://schemas.openxmlformats.org/officeDocument/2006/relationships/hyperlink" Target="https://search.et.gr/el/"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B20715B8E2924CB17D127E4AF44DEE" ma:contentTypeVersion="15" ma:contentTypeDescription="Crée un document." ma:contentTypeScope="" ma:versionID="d7a418aec67a26bc3b76790889b081a1">
  <xsd:schema xmlns:xsd="http://www.w3.org/2001/XMLSchema" xmlns:xs="http://www.w3.org/2001/XMLSchema" xmlns:p="http://schemas.microsoft.com/office/2006/metadata/properties" xmlns:ns2="c30f601a-b6c1-4ad3-bb79-9f6a191435e7" xmlns:ns3="8b891751-31b0-4deb-a3e1-d18875f28b91" targetNamespace="http://schemas.microsoft.com/office/2006/metadata/properties" ma:root="true" ma:fieldsID="6aeff312ecb3c1897f447c640481fe70" ns2:_="" ns3:_="">
    <xsd:import namespace="c30f601a-b6c1-4ad3-bb79-9f6a191435e7"/>
    <xsd:import namespace="8b891751-31b0-4deb-a3e1-d18875f28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f601a-b6c1-4ad3-bb79-9f6a1914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e6dc9ca-9e05-4f6f-8ad4-0c6c083f49e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891751-31b0-4deb-a3e1-d18875f28b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4a24621-1b42-4f34-af69-b4fbe4f2191a}" ma:internalName="TaxCatchAll" ma:showField="CatchAllData" ma:web="8b891751-31b0-4deb-a3e1-d18875f28b9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b891751-31b0-4deb-a3e1-d18875f28b91" xsi:nil="true"/>
    <lcf76f155ced4ddcb4097134ff3c332f xmlns="c30f601a-b6c1-4ad3-bb79-9f6a191435e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C5E35A3-6E21-41C3-BE15-073CAFBB2D94}">
  <ds:schemaRefs>
    <ds:schemaRef ds:uri="http://schemas.openxmlformats.org/officeDocument/2006/bibliography"/>
  </ds:schemaRefs>
</ds:datastoreItem>
</file>

<file path=customXml/itemProps2.xml><?xml version="1.0" encoding="utf-8"?>
<ds:datastoreItem xmlns:ds="http://schemas.openxmlformats.org/officeDocument/2006/customXml" ds:itemID="{456AC06D-FE40-41D4-AE47-AC8F4DD0E84D}"/>
</file>

<file path=customXml/itemProps3.xml><?xml version="1.0" encoding="utf-8"?>
<ds:datastoreItem xmlns:ds="http://schemas.openxmlformats.org/officeDocument/2006/customXml" ds:itemID="{897A07B1-1028-4329-9822-7B4D1699DBFF}">
  <ds:schemaRefs>
    <ds:schemaRef ds:uri="http://schemas.microsoft.com/office/2006/metadata/properties"/>
    <ds:schemaRef ds:uri="http://schemas.microsoft.com/office/infopath/2007/PartnerControls"/>
    <ds:schemaRef ds:uri="8b891751-31b0-4deb-a3e1-d18875f28b91"/>
    <ds:schemaRef ds:uri="c30f601a-b6c1-4ad3-bb79-9f6a191435e7"/>
  </ds:schemaRefs>
</ds:datastoreItem>
</file>

<file path=customXml/itemProps4.xml><?xml version="1.0" encoding="utf-8"?>
<ds:datastoreItem xmlns:ds="http://schemas.openxmlformats.org/officeDocument/2006/customXml" ds:itemID="{1D56FA22-A95F-4E67-BF33-E33295DB485F}">
  <ds:schemaRefs>
    <ds:schemaRef ds:uri="http://schemas.microsoft.com/sharepoint/v3/contenttype/forms"/>
  </ds:schemaRefs>
</ds:datastoreItem>
</file>

<file path=customXml/itemProps5.xml><?xml version="1.0" encoding="utf-8"?>
<ds:datastoreItem xmlns:ds="http://schemas.openxmlformats.org/officeDocument/2006/customXml" ds:itemID="{E046B1F5-FA27-43DE-BED2-446055ECDC01}">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79543</Words>
  <Characters>453399</Characters>
  <Application>Microsoft Office Word</Application>
  <DocSecurity>0</DocSecurity>
  <Lines>3778</Lines>
  <Paragraphs>1063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531879</CharactersWithSpaces>
  <SharedDoc>false</SharedDoc>
  <HLinks>
    <vt:vector size="198" baseType="variant">
      <vt:variant>
        <vt:i4>720907</vt:i4>
      </vt:variant>
      <vt:variant>
        <vt:i4>96</vt:i4>
      </vt:variant>
      <vt:variant>
        <vt:i4>0</vt:i4>
      </vt:variant>
      <vt:variant>
        <vt:i4>5</vt:i4>
      </vt:variant>
      <vt:variant>
        <vt:lpwstr>https://www.et.gr/SearchNomoi</vt:lpwstr>
      </vt:variant>
      <vt:variant>
        <vt:lpwstr/>
      </vt:variant>
      <vt:variant>
        <vt:i4>720907</vt:i4>
      </vt:variant>
      <vt:variant>
        <vt:i4>93</vt:i4>
      </vt:variant>
      <vt:variant>
        <vt:i4>0</vt:i4>
      </vt:variant>
      <vt:variant>
        <vt:i4>5</vt:i4>
      </vt:variant>
      <vt:variant>
        <vt:lpwstr>https://www.et.gr/SearchNomoi</vt:lpwstr>
      </vt:variant>
      <vt:variant>
        <vt:lpwstr/>
      </vt:variant>
      <vt:variant>
        <vt:i4>720907</vt:i4>
      </vt:variant>
      <vt:variant>
        <vt:i4>90</vt:i4>
      </vt:variant>
      <vt:variant>
        <vt:i4>0</vt:i4>
      </vt:variant>
      <vt:variant>
        <vt:i4>5</vt:i4>
      </vt:variant>
      <vt:variant>
        <vt:lpwstr>https://www.et.gr/SearchNomoi</vt:lpwstr>
      </vt:variant>
      <vt:variant>
        <vt:lpwstr/>
      </vt:variant>
      <vt:variant>
        <vt:i4>720907</vt:i4>
      </vt:variant>
      <vt:variant>
        <vt:i4>87</vt:i4>
      </vt:variant>
      <vt:variant>
        <vt:i4>0</vt:i4>
      </vt:variant>
      <vt:variant>
        <vt:i4>5</vt:i4>
      </vt:variant>
      <vt:variant>
        <vt:lpwstr>https://www.et.gr/SearchNomoi</vt:lpwstr>
      </vt:variant>
      <vt:variant>
        <vt:lpwstr/>
      </vt:variant>
      <vt:variant>
        <vt:i4>720907</vt:i4>
      </vt:variant>
      <vt:variant>
        <vt:i4>84</vt:i4>
      </vt:variant>
      <vt:variant>
        <vt:i4>0</vt:i4>
      </vt:variant>
      <vt:variant>
        <vt:i4>5</vt:i4>
      </vt:variant>
      <vt:variant>
        <vt:lpwstr>https://www.et.gr/SearchNomoi</vt:lpwstr>
      </vt:variant>
      <vt:variant>
        <vt:lpwstr/>
      </vt:variant>
      <vt:variant>
        <vt:i4>720907</vt:i4>
      </vt:variant>
      <vt:variant>
        <vt:i4>81</vt:i4>
      </vt:variant>
      <vt:variant>
        <vt:i4>0</vt:i4>
      </vt:variant>
      <vt:variant>
        <vt:i4>5</vt:i4>
      </vt:variant>
      <vt:variant>
        <vt:lpwstr>https://www.et.gr/SearchNomoi</vt:lpwstr>
      </vt:variant>
      <vt:variant>
        <vt:lpwstr/>
      </vt:variant>
      <vt:variant>
        <vt:i4>720907</vt:i4>
      </vt:variant>
      <vt:variant>
        <vt:i4>78</vt:i4>
      </vt:variant>
      <vt:variant>
        <vt:i4>0</vt:i4>
      </vt:variant>
      <vt:variant>
        <vt:i4>5</vt:i4>
      </vt:variant>
      <vt:variant>
        <vt:lpwstr>https://www.et.gr/SearchNomoi</vt:lpwstr>
      </vt:variant>
      <vt:variant>
        <vt:lpwstr/>
      </vt:variant>
      <vt:variant>
        <vt:i4>720907</vt:i4>
      </vt:variant>
      <vt:variant>
        <vt:i4>75</vt:i4>
      </vt:variant>
      <vt:variant>
        <vt:i4>0</vt:i4>
      </vt:variant>
      <vt:variant>
        <vt:i4>5</vt:i4>
      </vt:variant>
      <vt:variant>
        <vt:lpwstr>https://www.et.gr/SearchNomoi</vt:lpwstr>
      </vt:variant>
      <vt:variant>
        <vt:lpwstr/>
      </vt:variant>
      <vt:variant>
        <vt:i4>720907</vt:i4>
      </vt:variant>
      <vt:variant>
        <vt:i4>72</vt:i4>
      </vt:variant>
      <vt:variant>
        <vt:i4>0</vt:i4>
      </vt:variant>
      <vt:variant>
        <vt:i4>5</vt:i4>
      </vt:variant>
      <vt:variant>
        <vt:lpwstr>https://www.et.gr/SearchNomoi</vt:lpwstr>
      </vt:variant>
      <vt:variant>
        <vt:lpwstr/>
      </vt:variant>
      <vt:variant>
        <vt:i4>720907</vt:i4>
      </vt:variant>
      <vt:variant>
        <vt:i4>69</vt:i4>
      </vt:variant>
      <vt:variant>
        <vt:i4>0</vt:i4>
      </vt:variant>
      <vt:variant>
        <vt:i4>5</vt:i4>
      </vt:variant>
      <vt:variant>
        <vt:lpwstr>https://www.et.gr/SearchNomoi</vt:lpwstr>
      </vt:variant>
      <vt:variant>
        <vt:lpwstr/>
      </vt:variant>
      <vt:variant>
        <vt:i4>720907</vt:i4>
      </vt:variant>
      <vt:variant>
        <vt:i4>66</vt:i4>
      </vt:variant>
      <vt:variant>
        <vt:i4>0</vt:i4>
      </vt:variant>
      <vt:variant>
        <vt:i4>5</vt:i4>
      </vt:variant>
      <vt:variant>
        <vt:lpwstr>https://www.et.gr/SearchNomoi</vt:lpwstr>
      </vt:variant>
      <vt:variant>
        <vt:lpwstr/>
      </vt:variant>
      <vt:variant>
        <vt:i4>720907</vt:i4>
      </vt:variant>
      <vt:variant>
        <vt:i4>63</vt:i4>
      </vt:variant>
      <vt:variant>
        <vt:i4>0</vt:i4>
      </vt:variant>
      <vt:variant>
        <vt:i4>5</vt:i4>
      </vt:variant>
      <vt:variant>
        <vt:lpwstr>https://www.et.gr/SearchNomoi</vt:lpwstr>
      </vt:variant>
      <vt:variant>
        <vt:lpwstr/>
      </vt:variant>
      <vt:variant>
        <vt:i4>720907</vt:i4>
      </vt:variant>
      <vt:variant>
        <vt:i4>60</vt:i4>
      </vt:variant>
      <vt:variant>
        <vt:i4>0</vt:i4>
      </vt:variant>
      <vt:variant>
        <vt:i4>5</vt:i4>
      </vt:variant>
      <vt:variant>
        <vt:lpwstr>https://www.et.gr/SearchNomoi</vt:lpwstr>
      </vt:variant>
      <vt:variant>
        <vt:lpwstr/>
      </vt:variant>
      <vt:variant>
        <vt:i4>720907</vt:i4>
      </vt:variant>
      <vt:variant>
        <vt:i4>57</vt:i4>
      </vt:variant>
      <vt:variant>
        <vt:i4>0</vt:i4>
      </vt:variant>
      <vt:variant>
        <vt:i4>5</vt:i4>
      </vt:variant>
      <vt:variant>
        <vt:lpwstr>https://www.et.gr/SearchNomoi</vt:lpwstr>
      </vt:variant>
      <vt:variant>
        <vt:lpwstr/>
      </vt:variant>
      <vt:variant>
        <vt:i4>720907</vt:i4>
      </vt:variant>
      <vt:variant>
        <vt:i4>54</vt:i4>
      </vt:variant>
      <vt:variant>
        <vt:i4>0</vt:i4>
      </vt:variant>
      <vt:variant>
        <vt:i4>5</vt:i4>
      </vt:variant>
      <vt:variant>
        <vt:lpwstr>https://www.et.gr/SearchNomoi</vt:lpwstr>
      </vt:variant>
      <vt:variant>
        <vt:lpwstr/>
      </vt:variant>
      <vt:variant>
        <vt:i4>720907</vt:i4>
      </vt:variant>
      <vt:variant>
        <vt:i4>51</vt:i4>
      </vt:variant>
      <vt:variant>
        <vt:i4>0</vt:i4>
      </vt:variant>
      <vt:variant>
        <vt:i4>5</vt:i4>
      </vt:variant>
      <vt:variant>
        <vt:lpwstr>https://www.et.gr/SearchNomoi</vt:lpwstr>
      </vt:variant>
      <vt:variant>
        <vt:lpwstr/>
      </vt:variant>
      <vt:variant>
        <vt:i4>720907</vt:i4>
      </vt:variant>
      <vt:variant>
        <vt:i4>48</vt:i4>
      </vt:variant>
      <vt:variant>
        <vt:i4>0</vt:i4>
      </vt:variant>
      <vt:variant>
        <vt:i4>5</vt:i4>
      </vt:variant>
      <vt:variant>
        <vt:lpwstr>https://www.et.gr/SearchNomoi</vt:lpwstr>
      </vt:variant>
      <vt:variant>
        <vt:lpwstr/>
      </vt:variant>
      <vt:variant>
        <vt:i4>720907</vt:i4>
      </vt:variant>
      <vt:variant>
        <vt:i4>45</vt:i4>
      </vt:variant>
      <vt:variant>
        <vt:i4>0</vt:i4>
      </vt:variant>
      <vt:variant>
        <vt:i4>5</vt:i4>
      </vt:variant>
      <vt:variant>
        <vt:lpwstr>https://www.et.gr/SearchNomoi</vt:lpwstr>
      </vt:variant>
      <vt:variant>
        <vt:lpwstr/>
      </vt:variant>
      <vt:variant>
        <vt:i4>720907</vt:i4>
      </vt:variant>
      <vt:variant>
        <vt:i4>42</vt:i4>
      </vt:variant>
      <vt:variant>
        <vt:i4>0</vt:i4>
      </vt:variant>
      <vt:variant>
        <vt:i4>5</vt:i4>
      </vt:variant>
      <vt:variant>
        <vt:lpwstr>https://www.et.gr/SearchNomoi</vt:lpwstr>
      </vt:variant>
      <vt:variant>
        <vt:lpwstr/>
      </vt:variant>
      <vt:variant>
        <vt:i4>720907</vt:i4>
      </vt:variant>
      <vt:variant>
        <vt:i4>39</vt:i4>
      </vt:variant>
      <vt:variant>
        <vt:i4>0</vt:i4>
      </vt:variant>
      <vt:variant>
        <vt:i4>5</vt:i4>
      </vt:variant>
      <vt:variant>
        <vt:lpwstr>https://www.et.gr/SearchNomoi</vt:lpwstr>
      </vt:variant>
      <vt:variant>
        <vt:lpwstr/>
      </vt:variant>
      <vt:variant>
        <vt:i4>720907</vt:i4>
      </vt:variant>
      <vt:variant>
        <vt:i4>36</vt:i4>
      </vt:variant>
      <vt:variant>
        <vt:i4>0</vt:i4>
      </vt:variant>
      <vt:variant>
        <vt:i4>5</vt:i4>
      </vt:variant>
      <vt:variant>
        <vt:lpwstr>https://www.et.gr/SearchNomoi</vt:lpwstr>
      </vt:variant>
      <vt:variant>
        <vt:lpwstr/>
      </vt:variant>
      <vt:variant>
        <vt:i4>720907</vt:i4>
      </vt:variant>
      <vt:variant>
        <vt:i4>33</vt:i4>
      </vt:variant>
      <vt:variant>
        <vt:i4>0</vt:i4>
      </vt:variant>
      <vt:variant>
        <vt:i4>5</vt:i4>
      </vt:variant>
      <vt:variant>
        <vt:lpwstr>https://www.et.gr/SearchNomoi</vt:lpwstr>
      </vt:variant>
      <vt:variant>
        <vt:lpwstr/>
      </vt:variant>
      <vt:variant>
        <vt:i4>720907</vt:i4>
      </vt:variant>
      <vt:variant>
        <vt:i4>30</vt:i4>
      </vt:variant>
      <vt:variant>
        <vt:i4>0</vt:i4>
      </vt:variant>
      <vt:variant>
        <vt:i4>5</vt:i4>
      </vt:variant>
      <vt:variant>
        <vt:lpwstr>https://www.et.gr/SearchNomoi</vt:lpwstr>
      </vt:variant>
      <vt:variant>
        <vt:lpwstr/>
      </vt:variant>
      <vt:variant>
        <vt:i4>720907</vt:i4>
      </vt:variant>
      <vt:variant>
        <vt:i4>27</vt:i4>
      </vt:variant>
      <vt:variant>
        <vt:i4>0</vt:i4>
      </vt:variant>
      <vt:variant>
        <vt:i4>5</vt:i4>
      </vt:variant>
      <vt:variant>
        <vt:lpwstr>https://www.et.gr/SearchNomoi</vt:lpwstr>
      </vt:variant>
      <vt:variant>
        <vt:lpwstr/>
      </vt:variant>
      <vt:variant>
        <vt:i4>720907</vt:i4>
      </vt:variant>
      <vt:variant>
        <vt:i4>24</vt:i4>
      </vt:variant>
      <vt:variant>
        <vt:i4>0</vt:i4>
      </vt:variant>
      <vt:variant>
        <vt:i4>5</vt:i4>
      </vt:variant>
      <vt:variant>
        <vt:lpwstr>https://www.et.gr/SearchNomoi</vt:lpwstr>
      </vt:variant>
      <vt:variant>
        <vt:lpwstr/>
      </vt:variant>
      <vt:variant>
        <vt:i4>720907</vt:i4>
      </vt:variant>
      <vt:variant>
        <vt:i4>21</vt:i4>
      </vt:variant>
      <vt:variant>
        <vt:i4>0</vt:i4>
      </vt:variant>
      <vt:variant>
        <vt:i4>5</vt:i4>
      </vt:variant>
      <vt:variant>
        <vt:lpwstr>https://www.et.gr/SearchNomoi</vt:lpwstr>
      </vt:variant>
      <vt:variant>
        <vt:lpwstr/>
      </vt:variant>
      <vt:variant>
        <vt:i4>720907</vt:i4>
      </vt:variant>
      <vt:variant>
        <vt:i4>18</vt:i4>
      </vt:variant>
      <vt:variant>
        <vt:i4>0</vt:i4>
      </vt:variant>
      <vt:variant>
        <vt:i4>5</vt:i4>
      </vt:variant>
      <vt:variant>
        <vt:lpwstr>https://www.et.gr/SearchNomoi</vt:lpwstr>
      </vt:variant>
      <vt:variant>
        <vt:lpwstr/>
      </vt:variant>
      <vt:variant>
        <vt:i4>720907</vt:i4>
      </vt:variant>
      <vt:variant>
        <vt:i4>15</vt:i4>
      </vt:variant>
      <vt:variant>
        <vt:i4>0</vt:i4>
      </vt:variant>
      <vt:variant>
        <vt:i4>5</vt:i4>
      </vt:variant>
      <vt:variant>
        <vt:lpwstr>https://www.et.gr/SearchNomoi</vt:lpwstr>
      </vt:variant>
      <vt:variant>
        <vt:lpwstr/>
      </vt:variant>
      <vt:variant>
        <vt:i4>720907</vt:i4>
      </vt:variant>
      <vt:variant>
        <vt:i4>12</vt:i4>
      </vt:variant>
      <vt:variant>
        <vt:i4>0</vt:i4>
      </vt:variant>
      <vt:variant>
        <vt:i4>5</vt:i4>
      </vt:variant>
      <vt:variant>
        <vt:lpwstr>https://www.et.gr/SearchNomoi</vt:lpwstr>
      </vt:variant>
      <vt:variant>
        <vt:lpwstr/>
      </vt:variant>
      <vt:variant>
        <vt:i4>720907</vt:i4>
      </vt:variant>
      <vt:variant>
        <vt:i4>9</vt:i4>
      </vt:variant>
      <vt:variant>
        <vt:i4>0</vt:i4>
      </vt:variant>
      <vt:variant>
        <vt:i4>5</vt:i4>
      </vt:variant>
      <vt:variant>
        <vt:lpwstr>https://www.et.gr/SearchNomoi</vt:lpwstr>
      </vt:variant>
      <vt:variant>
        <vt:lpwstr/>
      </vt:variant>
      <vt:variant>
        <vt:i4>720907</vt:i4>
      </vt:variant>
      <vt:variant>
        <vt:i4>6</vt:i4>
      </vt:variant>
      <vt:variant>
        <vt:i4>0</vt:i4>
      </vt:variant>
      <vt:variant>
        <vt:i4>5</vt:i4>
      </vt:variant>
      <vt:variant>
        <vt:lpwstr>https://www.et.gr/SearchNomoi</vt:lpwstr>
      </vt:variant>
      <vt:variant>
        <vt:lpwstr/>
      </vt:variant>
      <vt:variant>
        <vt:i4>720907</vt:i4>
      </vt:variant>
      <vt:variant>
        <vt:i4>3</vt:i4>
      </vt:variant>
      <vt:variant>
        <vt:i4>0</vt:i4>
      </vt:variant>
      <vt:variant>
        <vt:i4>5</vt:i4>
      </vt:variant>
      <vt:variant>
        <vt:lpwstr>https://www.et.gr/SearchNomoi</vt:lpwstr>
      </vt:variant>
      <vt:variant>
        <vt:lpwstr/>
      </vt:variant>
      <vt:variant>
        <vt:i4>720907</vt:i4>
      </vt:variant>
      <vt:variant>
        <vt:i4>0</vt:i4>
      </vt:variant>
      <vt:variant>
        <vt:i4>0</vt:i4>
      </vt:variant>
      <vt:variant>
        <vt:i4>5</vt:i4>
      </vt:variant>
      <vt:variant>
        <vt:lpwstr>https://www.et.gr/SearchNomoi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2025-12-17T11:02:00Z</dcterms:created>
  <dcterms:modified xsi:type="dcterms:W3CDTF">2026-05-28T15:05:00Z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0x01010067B20715B8E2924CB17D127E4AF44DEE</vt:lpwstr>
  </property>
  <property fmtid="{D5CDD505-2E9C-101B-9397-08002B2CF9AE}" pid="3" name="MediaServiceImageTags">
    <vt:lpwstr/>
  </property>
</Properties>
</file>